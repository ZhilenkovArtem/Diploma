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drawings/drawing3.xml" ContentType="application/vnd.openxmlformats-officedocument.drawingml.chartshap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D0BFA3"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bookmarkStart w:id="0" w:name="_Toc515356890"/>
      <w:bookmarkStart w:id="1" w:name="_Toc7302683"/>
      <w:r w:rsidRPr="00FF4C4F">
        <w:rPr>
          <w:rFonts w:ascii="Times New Roman" w:eastAsia="Times New Roman" w:hAnsi="Times New Roman" w:cs="Times New Roman"/>
          <w:b/>
          <w:noProof/>
          <w:sz w:val="24"/>
          <w:szCs w:val="24"/>
          <w:lang w:eastAsia="ru-RU"/>
        </w:rPr>
        <w:drawing>
          <wp:inline distT="0" distB="0" distL="0" distR="0" wp14:anchorId="3242568E" wp14:editId="35FF5815">
            <wp:extent cx="5429250" cy="65722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
                      <a:extLst>
                        <a:ext uri="{28A0092B-C50C-407E-A947-70E740481C1C}">
                          <a14:useLocalDpi xmlns:a14="http://schemas.microsoft.com/office/drawing/2010/main" val="0"/>
                        </a:ext>
                      </a:extLst>
                    </a:blip>
                    <a:srcRect l="5316"/>
                    <a:stretch/>
                  </pic:blipFill>
                  <pic:spPr bwMode="auto">
                    <a:xfrm>
                      <a:off x="0" y="0"/>
                      <a:ext cx="5429250" cy="657225"/>
                    </a:xfrm>
                    <a:prstGeom prst="rect">
                      <a:avLst/>
                    </a:prstGeom>
                    <a:noFill/>
                    <a:ln>
                      <a:noFill/>
                    </a:ln>
                    <a:extLst>
                      <a:ext uri="{53640926-AAD7-44D8-BBD7-CCE9431645EC}">
                        <a14:shadowObscured xmlns:a14="http://schemas.microsoft.com/office/drawing/2010/main"/>
                      </a:ext>
                    </a:extLst>
                  </pic:spPr>
                </pic:pic>
              </a:graphicData>
            </a:graphic>
          </wp:inline>
        </w:drawing>
      </w:r>
    </w:p>
    <w:p w14:paraId="7C54C88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5B9E9845"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Министерство науки и высшего образования Российской Федерации</w:t>
      </w:r>
    </w:p>
    <w:p w14:paraId="6E44812E"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551CB40D"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93437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734BC991"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r w:rsidRPr="00FF4C4F">
        <w:rPr>
          <w:rFonts w:ascii="Times New Roman" w:eastAsia="Times New Roman" w:hAnsi="Times New Roman" w:cs="Times New Roman"/>
          <w:noProof/>
          <w:sz w:val="24"/>
          <w:szCs w:val="24"/>
          <w:lang w:eastAsia="ru-RU"/>
        </w:rPr>
        <w:t xml:space="preserve"> </w:t>
      </w:r>
    </w:p>
    <w:p w14:paraId="3D80B37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0D70C1F5" w14:textId="09EA4B5E"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Школа</w:t>
      </w:r>
      <w:r>
        <w:rPr>
          <w:rFonts w:ascii="Times New Roman" w:hAnsi="Times New Roman" w:cs="Times New Roman"/>
          <w:sz w:val="24"/>
          <w:szCs w:val="24"/>
        </w:rPr>
        <w:t>:</w:t>
      </w:r>
      <w:r w:rsidRPr="00FF4C4F">
        <w:rPr>
          <w:rFonts w:ascii="Times New Roman" w:hAnsi="Times New Roman" w:cs="Times New Roman"/>
          <w:sz w:val="24"/>
          <w:szCs w:val="24"/>
        </w:rPr>
        <w:t xml:space="preserve"> </w:t>
      </w:r>
      <w:r w:rsidRPr="00FF4C4F">
        <w:rPr>
          <w:rFonts w:ascii="Times New Roman" w:hAnsi="Times New Roman" w:cs="Times New Roman"/>
          <w:sz w:val="24"/>
          <w:szCs w:val="24"/>
          <w:u w:val="single"/>
        </w:rPr>
        <w:t>Инженерная школа энергетики</w:t>
      </w:r>
    </w:p>
    <w:p w14:paraId="39CD878E"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CD62B3B"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5F452556"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AB64934"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E233E7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МАГИСТЕРСКАЯ ДИССЕРТАЦИЯ</w:t>
      </w:r>
    </w:p>
    <w:tbl>
      <w:tblPr>
        <w:tblStyle w:val="42"/>
        <w:tblW w:w="9858" w:type="dxa"/>
        <w:tblLook w:val="04A0" w:firstRow="1" w:lastRow="0" w:firstColumn="1" w:lastColumn="0" w:noHBand="0" w:noVBand="1"/>
      </w:tblPr>
      <w:tblGrid>
        <w:gridCol w:w="9858"/>
      </w:tblGrid>
      <w:tr w:rsidR="00FF4C4F" w:rsidRPr="00FF4C4F" w14:paraId="30F4F36A" w14:textId="77777777" w:rsidTr="00652966">
        <w:trPr>
          <w:trHeight w:val="190"/>
        </w:trPr>
        <w:tc>
          <w:tcPr>
            <w:tcW w:w="9858" w:type="dxa"/>
          </w:tcPr>
          <w:p w14:paraId="6920F8C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Тема работы</w:t>
            </w:r>
          </w:p>
        </w:tc>
      </w:tr>
      <w:tr w:rsidR="00FF4C4F" w:rsidRPr="00FF4C4F" w14:paraId="49BCA694" w14:textId="77777777" w:rsidTr="00652966">
        <w:trPr>
          <w:trHeight w:val="975"/>
        </w:trPr>
        <w:tc>
          <w:tcPr>
            <w:tcW w:w="9858" w:type="dxa"/>
          </w:tcPr>
          <w:p w14:paraId="402AEC6B" w14:textId="0CB64A8C" w:rsidR="00FF4C4F" w:rsidRPr="00FF4C4F" w:rsidRDefault="00FF4C4F" w:rsidP="00FF4C4F">
            <w:pPr>
              <w:jc w:val="both"/>
              <w:rPr>
                <w:rFonts w:ascii="Times New Roman" w:hAnsi="Times New Roman" w:cs="Times New Roman"/>
                <w:b/>
                <w:sz w:val="24"/>
                <w:szCs w:val="24"/>
              </w:rPr>
            </w:pPr>
            <w:r w:rsidRPr="00FF4C4F">
              <w:rPr>
                <w:rFonts w:ascii="Times New Roman" w:hAnsi="Times New Roman" w:cs="Times New Roman"/>
                <w:b/>
                <w:sz w:val="24"/>
                <w:szCs w:val="24"/>
              </w:rPr>
              <w:t>Разработка программного обеспечений централизованной автоматики ликвидации асинхронного режима</w:t>
            </w:r>
          </w:p>
        </w:tc>
      </w:tr>
    </w:tbl>
    <w:p w14:paraId="654F503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УДК</w:t>
      </w:r>
      <w:r w:rsidRPr="00FF4C4F">
        <w:rPr>
          <w:rFonts w:ascii="Times New Roman" w:hAnsi="Times New Roman" w:cs="Times New Roman"/>
          <w:sz w:val="24"/>
          <w:szCs w:val="24"/>
        </w:rPr>
        <w:t xml:space="preserve"> </w:t>
      </w:r>
    </w:p>
    <w:p w14:paraId="2EC4F64B"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Студент</w:t>
      </w:r>
    </w:p>
    <w:tbl>
      <w:tblPr>
        <w:tblStyle w:val="42"/>
        <w:tblW w:w="9889" w:type="dxa"/>
        <w:tblLook w:val="04A0" w:firstRow="1" w:lastRow="0" w:firstColumn="1" w:lastColumn="0" w:noHBand="0" w:noVBand="1"/>
      </w:tblPr>
      <w:tblGrid>
        <w:gridCol w:w="1951"/>
        <w:gridCol w:w="4990"/>
        <w:gridCol w:w="1531"/>
        <w:gridCol w:w="1417"/>
      </w:tblGrid>
      <w:tr w:rsidR="00FF4C4F" w:rsidRPr="00FF4C4F" w14:paraId="65D14969" w14:textId="77777777" w:rsidTr="00652966">
        <w:tc>
          <w:tcPr>
            <w:tcW w:w="1951" w:type="dxa"/>
          </w:tcPr>
          <w:p w14:paraId="55296A7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990" w:type="dxa"/>
          </w:tcPr>
          <w:p w14:paraId="30E5710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531" w:type="dxa"/>
          </w:tcPr>
          <w:p w14:paraId="6D2DFC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1843383D"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C34AAB9" w14:textId="77777777" w:rsidTr="00652966">
        <w:tc>
          <w:tcPr>
            <w:tcW w:w="1951" w:type="dxa"/>
          </w:tcPr>
          <w:p w14:paraId="28FA2566" w14:textId="34C8B732" w:rsidR="00FF4C4F" w:rsidRPr="00FF4C4F" w:rsidRDefault="00FF4C4F" w:rsidP="00FF4C4F">
            <w:pPr>
              <w:jc w:val="center"/>
              <w:rPr>
                <w:rFonts w:ascii="Times New Roman" w:hAnsi="Times New Roman" w:cs="Times New Roman"/>
                <w:sz w:val="24"/>
                <w:szCs w:val="24"/>
              </w:rPr>
            </w:pPr>
            <w:r>
              <w:rPr>
                <w:rFonts w:ascii="Times New Roman" w:hAnsi="Times New Roman"/>
                <w:bCs/>
                <w:color w:val="000000" w:themeColor="text1"/>
                <w:sz w:val="24"/>
                <w:szCs w:val="24"/>
              </w:rPr>
              <w:t>О</w:t>
            </w:r>
            <w:r w:rsidRPr="00FF4C4F">
              <w:rPr>
                <w:rFonts w:ascii="Times New Roman" w:hAnsi="Times New Roman"/>
                <w:bCs/>
                <w:color w:val="000000" w:themeColor="text1"/>
                <w:sz w:val="24"/>
                <w:szCs w:val="24"/>
              </w:rPr>
              <w:t>-5КМ81</w:t>
            </w:r>
          </w:p>
        </w:tc>
        <w:tc>
          <w:tcPr>
            <w:tcW w:w="4990" w:type="dxa"/>
          </w:tcPr>
          <w:p w14:paraId="1F79953F" w14:textId="037792E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Жиленков Артем Алексеевич</w:t>
            </w:r>
          </w:p>
        </w:tc>
        <w:tc>
          <w:tcPr>
            <w:tcW w:w="1531" w:type="dxa"/>
          </w:tcPr>
          <w:p w14:paraId="165F478A" w14:textId="77777777" w:rsidR="00FF4C4F" w:rsidRPr="00FF4C4F" w:rsidRDefault="00FF4C4F" w:rsidP="00FF4C4F">
            <w:pPr>
              <w:rPr>
                <w:rFonts w:ascii="Times New Roman" w:hAnsi="Times New Roman" w:cs="Times New Roman"/>
                <w:sz w:val="24"/>
                <w:szCs w:val="24"/>
              </w:rPr>
            </w:pPr>
          </w:p>
        </w:tc>
        <w:tc>
          <w:tcPr>
            <w:tcW w:w="1417" w:type="dxa"/>
          </w:tcPr>
          <w:p w14:paraId="60482EB4" w14:textId="77777777" w:rsidR="00FF4C4F" w:rsidRPr="00FF4C4F" w:rsidRDefault="00FF4C4F" w:rsidP="00FF4C4F">
            <w:pPr>
              <w:rPr>
                <w:rFonts w:ascii="Times New Roman" w:hAnsi="Times New Roman" w:cs="Times New Roman"/>
                <w:sz w:val="24"/>
                <w:szCs w:val="24"/>
              </w:rPr>
            </w:pPr>
          </w:p>
        </w:tc>
      </w:tr>
    </w:tbl>
    <w:p w14:paraId="1B86544D"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0B5CC054"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ВКР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866852B" w14:textId="77777777" w:rsidTr="00652966">
        <w:tc>
          <w:tcPr>
            <w:tcW w:w="2802" w:type="dxa"/>
          </w:tcPr>
          <w:p w14:paraId="004B0C6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5A2722C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2A6F27C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556F27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39F7C0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7E371242" w14:textId="77777777" w:rsidTr="00652966">
        <w:tc>
          <w:tcPr>
            <w:tcW w:w="2802" w:type="dxa"/>
          </w:tcPr>
          <w:p w14:paraId="0FCA455F" w14:textId="65612CE1" w:rsidR="00FF4C4F" w:rsidRPr="00FF4C4F" w:rsidRDefault="00FF4C4F" w:rsidP="00FF4C4F">
            <w:pPr>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55" w:type="dxa"/>
          </w:tcPr>
          <w:p w14:paraId="5DD41883" w14:textId="718BBBA7"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84" w:type="dxa"/>
          </w:tcPr>
          <w:p w14:paraId="2CBD52F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624FE2F" w14:textId="77777777" w:rsidR="00FF4C4F" w:rsidRPr="00FF4C4F" w:rsidRDefault="00FF4C4F" w:rsidP="00FF4C4F">
            <w:pPr>
              <w:rPr>
                <w:rFonts w:ascii="Times New Roman" w:hAnsi="Times New Roman" w:cs="Times New Roman"/>
                <w:sz w:val="24"/>
                <w:szCs w:val="24"/>
              </w:rPr>
            </w:pPr>
          </w:p>
        </w:tc>
        <w:tc>
          <w:tcPr>
            <w:tcW w:w="1417" w:type="dxa"/>
          </w:tcPr>
          <w:p w14:paraId="04384837" w14:textId="77777777" w:rsidR="00FF4C4F" w:rsidRPr="00FF4C4F" w:rsidRDefault="00FF4C4F" w:rsidP="00FF4C4F">
            <w:pPr>
              <w:rPr>
                <w:rFonts w:ascii="Times New Roman" w:hAnsi="Times New Roman" w:cs="Times New Roman"/>
                <w:sz w:val="24"/>
                <w:szCs w:val="24"/>
              </w:rPr>
            </w:pPr>
          </w:p>
        </w:tc>
      </w:tr>
    </w:tbl>
    <w:p w14:paraId="21C47B98"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w:t>
      </w:r>
    </w:p>
    <w:p w14:paraId="09C6356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выпускной квалификационной работе</w:t>
      </w:r>
    </w:p>
    <w:tbl>
      <w:tblPr>
        <w:tblStyle w:val="42"/>
        <w:tblW w:w="9918" w:type="dxa"/>
        <w:tblLook w:val="04A0" w:firstRow="1" w:lastRow="0" w:firstColumn="1" w:lastColumn="0" w:noHBand="0" w:noVBand="1"/>
      </w:tblPr>
      <w:tblGrid>
        <w:gridCol w:w="2802"/>
        <w:gridCol w:w="2126"/>
        <w:gridCol w:w="1984"/>
        <w:gridCol w:w="1560"/>
        <w:gridCol w:w="1446"/>
      </w:tblGrid>
      <w:tr w:rsidR="00FF4C4F" w:rsidRPr="00FF4C4F" w14:paraId="242CD2BA" w14:textId="77777777" w:rsidTr="00652966">
        <w:tc>
          <w:tcPr>
            <w:tcW w:w="2802" w:type="dxa"/>
          </w:tcPr>
          <w:p w14:paraId="13FACF2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17EA3A9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FD5FBB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60" w:type="dxa"/>
          </w:tcPr>
          <w:p w14:paraId="1F26349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46" w:type="dxa"/>
          </w:tcPr>
          <w:p w14:paraId="17BC0C34"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46B2B0D" w14:textId="77777777" w:rsidTr="00652966">
        <w:tc>
          <w:tcPr>
            <w:tcW w:w="2802" w:type="dxa"/>
          </w:tcPr>
          <w:p w14:paraId="1E29DA51" w14:textId="27B3B1DC"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46A90BE6" w14:textId="354BE02C" w:rsidR="00FF4C4F" w:rsidRPr="00FF4C4F" w:rsidRDefault="00FF4C4F" w:rsidP="00FF4C4F">
            <w:pPr>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vAlign w:val="center"/>
          </w:tcPr>
          <w:p w14:paraId="5E3A526A" w14:textId="6C2F624E"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60" w:type="dxa"/>
          </w:tcPr>
          <w:p w14:paraId="7E78A0DE" w14:textId="77777777" w:rsidR="00FF4C4F" w:rsidRPr="00FF4C4F" w:rsidRDefault="00FF4C4F" w:rsidP="00FF4C4F">
            <w:pPr>
              <w:rPr>
                <w:rFonts w:ascii="Times New Roman" w:hAnsi="Times New Roman" w:cs="Times New Roman"/>
                <w:sz w:val="24"/>
                <w:szCs w:val="24"/>
              </w:rPr>
            </w:pPr>
          </w:p>
        </w:tc>
        <w:tc>
          <w:tcPr>
            <w:tcW w:w="1446" w:type="dxa"/>
          </w:tcPr>
          <w:p w14:paraId="74C06838" w14:textId="77777777" w:rsidR="00FF4C4F" w:rsidRPr="00FF4C4F" w:rsidRDefault="00FF4C4F" w:rsidP="00FF4C4F">
            <w:pPr>
              <w:rPr>
                <w:rFonts w:ascii="Times New Roman" w:hAnsi="Times New Roman" w:cs="Times New Roman"/>
                <w:sz w:val="24"/>
                <w:szCs w:val="24"/>
              </w:rPr>
            </w:pPr>
          </w:p>
        </w:tc>
      </w:tr>
    </w:tbl>
    <w:p w14:paraId="6E5F4B31"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«Финансовый менеджмент, ресурсоэффективность и ресурсосбережение»</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5323C91A" w14:textId="77777777" w:rsidTr="00652966">
        <w:tc>
          <w:tcPr>
            <w:tcW w:w="2802" w:type="dxa"/>
          </w:tcPr>
          <w:p w14:paraId="58D47CD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6AC6A051"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1013D8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07A373C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249DC1E2"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1DBD0B62" w14:textId="77777777" w:rsidTr="00652966">
        <w:tc>
          <w:tcPr>
            <w:tcW w:w="2802" w:type="dxa"/>
            <w:vAlign w:val="center"/>
          </w:tcPr>
          <w:p w14:paraId="1EE6C7A9"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Профессор ОСГН ШБИП ТПУ</w:t>
            </w:r>
            <w:r w:rsidRPr="00FF4C4F">
              <w:rPr>
                <w:rFonts w:ascii="Times New Roman" w:hAnsi="Times New Roman" w:cs="Times New Roman"/>
                <w:sz w:val="24"/>
                <w:szCs w:val="24"/>
              </w:rPr>
              <w:tab/>
            </w:r>
          </w:p>
        </w:tc>
        <w:tc>
          <w:tcPr>
            <w:tcW w:w="2155" w:type="dxa"/>
            <w:vAlign w:val="center"/>
          </w:tcPr>
          <w:p w14:paraId="16865060"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Жиронкин С.А.</w:t>
            </w:r>
          </w:p>
        </w:tc>
        <w:tc>
          <w:tcPr>
            <w:tcW w:w="1984" w:type="dxa"/>
            <w:vAlign w:val="center"/>
          </w:tcPr>
          <w:p w14:paraId="39C62C45" w14:textId="77777777" w:rsidR="00FF4C4F" w:rsidRPr="00FF4C4F" w:rsidRDefault="00FF4C4F" w:rsidP="00FF4C4F">
            <w:pPr>
              <w:jc w:val="center"/>
              <w:rPr>
                <w:rFonts w:ascii="Times New Roman" w:hAnsi="Times New Roman" w:cs="Times New Roman"/>
                <w:sz w:val="24"/>
                <w:szCs w:val="24"/>
                <w:highlight w:val="yellow"/>
              </w:rPr>
            </w:pPr>
            <w:r w:rsidRPr="00FF4C4F">
              <w:rPr>
                <w:rFonts w:ascii="Times New Roman" w:hAnsi="Times New Roman" w:cs="Times New Roman"/>
                <w:sz w:val="24"/>
                <w:szCs w:val="24"/>
              </w:rPr>
              <w:t>д-р. экон. наук</w:t>
            </w:r>
          </w:p>
        </w:tc>
        <w:tc>
          <w:tcPr>
            <w:tcW w:w="1531" w:type="dxa"/>
          </w:tcPr>
          <w:p w14:paraId="029D3228" w14:textId="77777777" w:rsidR="00FF4C4F" w:rsidRPr="00FF4C4F" w:rsidRDefault="00FF4C4F" w:rsidP="00FF4C4F">
            <w:pPr>
              <w:rPr>
                <w:rFonts w:ascii="Times New Roman" w:hAnsi="Times New Roman" w:cs="Times New Roman"/>
                <w:sz w:val="24"/>
                <w:szCs w:val="24"/>
                <w:highlight w:val="yellow"/>
              </w:rPr>
            </w:pPr>
          </w:p>
        </w:tc>
        <w:tc>
          <w:tcPr>
            <w:tcW w:w="1417" w:type="dxa"/>
          </w:tcPr>
          <w:p w14:paraId="6399C8E6" w14:textId="77777777" w:rsidR="00FF4C4F" w:rsidRPr="00FF4C4F" w:rsidRDefault="00FF4C4F" w:rsidP="00FF4C4F">
            <w:pPr>
              <w:rPr>
                <w:rFonts w:ascii="Times New Roman" w:hAnsi="Times New Roman" w:cs="Times New Roman"/>
                <w:sz w:val="24"/>
                <w:szCs w:val="24"/>
                <w:highlight w:val="yellow"/>
              </w:rPr>
            </w:pPr>
          </w:p>
        </w:tc>
      </w:tr>
    </w:tbl>
    <w:p w14:paraId="786A6153"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По разделу «Социальная ответственность»</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737E3A86" w14:textId="77777777" w:rsidTr="00652966">
        <w:tc>
          <w:tcPr>
            <w:tcW w:w="2802" w:type="dxa"/>
          </w:tcPr>
          <w:p w14:paraId="2424AC3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2DF02FAC"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261A3F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26DC0356"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6178D48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4F5BA26" w14:textId="77777777" w:rsidTr="00652966">
        <w:tc>
          <w:tcPr>
            <w:tcW w:w="2802" w:type="dxa"/>
            <w:vAlign w:val="center"/>
          </w:tcPr>
          <w:p w14:paraId="4C980DB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ООД ШБИП ТПУ</w:t>
            </w:r>
          </w:p>
        </w:tc>
        <w:tc>
          <w:tcPr>
            <w:tcW w:w="2155" w:type="dxa"/>
            <w:vAlign w:val="center"/>
          </w:tcPr>
          <w:p w14:paraId="0052A94E"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Сечин А.А.</w:t>
            </w:r>
          </w:p>
        </w:tc>
        <w:tc>
          <w:tcPr>
            <w:tcW w:w="1984" w:type="dxa"/>
            <w:vAlign w:val="center"/>
          </w:tcPr>
          <w:p w14:paraId="7E35D2EC"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71E9B3C6" w14:textId="77777777" w:rsidR="00FF4C4F" w:rsidRPr="00FF4C4F" w:rsidRDefault="00FF4C4F" w:rsidP="00FF4C4F">
            <w:pPr>
              <w:rPr>
                <w:rFonts w:ascii="Times New Roman" w:hAnsi="Times New Roman" w:cs="Times New Roman"/>
                <w:sz w:val="24"/>
                <w:szCs w:val="24"/>
              </w:rPr>
            </w:pPr>
          </w:p>
        </w:tc>
        <w:tc>
          <w:tcPr>
            <w:tcW w:w="1417" w:type="dxa"/>
          </w:tcPr>
          <w:p w14:paraId="2DA2ADE3" w14:textId="77777777" w:rsidR="00FF4C4F" w:rsidRPr="00FF4C4F" w:rsidRDefault="00FF4C4F" w:rsidP="00FF4C4F">
            <w:pPr>
              <w:rPr>
                <w:rFonts w:ascii="Times New Roman" w:hAnsi="Times New Roman" w:cs="Times New Roman"/>
                <w:sz w:val="24"/>
                <w:szCs w:val="24"/>
              </w:rPr>
            </w:pPr>
          </w:p>
        </w:tc>
      </w:tr>
    </w:tbl>
    <w:p w14:paraId="71F33817"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Допустить к защите:</w:t>
      </w:r>
    </w:p>
    <w:p w14:paraId="1ABBC6F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tbl>
      <w:tblPr>
        <w:tblStyle w:val="42"/>
        <w:tblW w:w="9889" w:type="dxa"/>
        <w:tblLook w:val="04A0" w:firstRow="1" w:lastRow="0" w:firstColumn="1" w:lastColumn="0" w:noHBand="0" w:noVBand="1"/>
      </w:tblPr>
      <w:tblGrid>
        <w:gridCol w:w="2802"/>
        <w:gridCol w:w="2155"/>
        <w:gridCol w:w="1984"/>
        <w:gridCol w:w="1531"/>
        <w:gridCol w:w="1417"/>
      </w:tblGrid>
      <w:tr w:rsidR="00FF4C4F" w:rsidRPr="00FF4C4F" w14:paraId="418B3BB4" w14:textId="77777777" w:rsidTr="00652966">
        <w:tc>
          <w:tcPr>
            <w:tcW w:w="2802" w:type="dxa"/>
          </w:tcPr>
          <w:p w14:paraId="30CCA7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55" w:type="dxa"/>
          </w:tcPr>
          <w:p w14:paraId="36522F45"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09EC488E"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531" w:type="dxa"/>
          </w:tcPr>
          <w:p w14:paraId="48A824EF"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759DCB40"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0FCD4840" w14:textId="77777777" w:rsidTr="00652966">
        <w:tc>
          <w:tcPr>
            <w:tcW w:w="2802" w:type="dxa"/>
            <w:vAlign w:val="center"/>
          </w:tcPr>
          <w:p w14:paraId="157E402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2155" w:type="dxa"/>
            <w:vAlign w:val="center"/>
          </w:tcPr>
          <w:p w14:paraId="276F26B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E2D874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531" w:type="dxa"/>
          </w:tcPr>
          <w:p w14:paraId="63AAD913" w14:textId="77777777" w:rsidR="00FF4C4F" w:rsidRPr="00FF4C4F" w:rsidRDefault="00FF4C4F" w:rsidP="00FF4C4F">
            <w:pPr>
              <w:rPr>
                <w:rFonts w:ascii="Times New Roman" w:hAnsi="Times New Roman" w:cs="Times New Roman"/>
                <w:sz w:val="24"/>
                <w:szCs w:val="24"/>
              </w:rPr>
            </w:pPr>
          </w:p>
        </w:tc>
        <w:tc>
          <w:tcPr>
            <w:tcW w:w="1417" w:type="dxa"/>
          </w:tcPr>
          <w:p w14:paraId="2C568F89" w14:textId="77777777" w:rsidR="00FF4C4F" w:rsidRPr="00FF4C4F" w:rsidRDefault="00FF4C4F" w:rsidP="00FF4C4F">
            <w:pPr>
              <w:rPr>
                <w:rFonts w:ascii="Times New Roman" w:hAnsi="Times New Roman" w:cs="Times New Roman"/>
                <w:sz w:val="24"/>
                <w:szCs w:val="24"/>
              </w:rPr>
            </w:pPr>
          </w:p>
        </w:tc>
      </w:tr>
    </w:tbl>
    <w:p w14:paraId="51596BAF"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6E84E765" w14:textId="77777777" w:rsidR="00FF4C4F" w:rsidRPr="00FF4C4F" w:rsidRDefault="00FF4C4F" w:rsidP="00FF4C4F">
      <w:pPr>
        <w:spacing w:after="0" w:line="240" w:lineRule="auto"/>
        <w:jc w:val="center"/>
        <w:rPr>
          <w:rFonts w:ascii="Times New Roman" w:hAnsi="Times New Roman" w:cstheme="majorBidi"/>
          <w:sz w:val="28"/>
          <w:szCs w:val="32"/>
        </w:rPr>
      </w:pPr>
      <w:r w:rsidRPr="00FF4C4F">
        <w:rPr>
          <w:rFonts w:ascii="Times New Roman" w:eastAsia="Times New Roman" w:hAnsi="Times New Roman" w:cs="Times New Roman"/>
          <w:sz w:val="24"/>
          <w:szCs w:val="24"/>
          <w:lang w:eastAsia="ru-RU"/>
        </w:rPr>
        <w:t>Томск – 2021 г.</w:t>
      </w:r>
      <w:r w:rsidRPr="00FF4C4F">
        <w:rPr>
          <w:rFonts w:ascii="Times New Roman" w:hAnsi="Times New Roman" w:cstheme="majorBidi"/>
          <w:sz w:val="28"/>
          <w:szCs w:val="32"/>
        </w:rPr>
        <w:br w:type="page"/>
      </w:r>
    </w:p>
    <w:p w14:paraId="7BAE1130"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Планируемые результаты обучения выпускника образовательной программы магистра по направлению 09.04.03 «Прикладная информатика»</w:t>
      </w:r>
    </w:p>
    <w:p w14:paraId="5FD6563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7"/>
        <w:gridCol w:w="7641"/>
      </w:tblGrid>
      <w:tr w:rsidR="00FF4C4F" w:rsidRPr="00FF4C4F" w14:paraId="5D5C87FC" w14:textId="77777777" w:rsidTr="00652966">
        <w:trPr>
          <w:trHeight w:val="164"/>
          <w:tblHeader/>
        </w:trPr>
        <w:tc>
          <w:tcPr>
            <w:tcW w:w="839" w:type="pct"/>
            <w:shd w:val="clear" w:color="auto" w:fill="auto"/>
            <w:vAlign w:val="center"/>
          </w:tcPr>
          <w:p w14:paraId="3CB799CF" w14:textId="77777777" w:rsidR="00FF4C4F" w:rsidRPr="00FF4C4F" w:rsidRDefault="00FF4C4F" w:rsidP="00FF4C4F">
            <w:pPr>
              <w:spacing w:after="0" w:line="240" w:lineRule="auto"/>
              <w:ind w:firstLine="11"/>
              <w:jc w:val="center"/>
              <w:rPr>
                <w:rFonts w:ascii="Times New Roman" w:eastAsia="Times New Roman" w:hAnsi="Times New Roman" w:cs="Times New Roman"/>
                <w:b/>
                <w:spacing w:val="-6"/>
                <w:sz w:val="24"/>
                <w:szCs w:val="24"/>
                <w:lang w:eastAsia="ru-RU"/>
              </w:rPr>
            </w:pPr>
            <w:r w:rsidRPr="00FF4C4F">
              <w:rPr>
                <w:rFonts w:ascii="Times New Roman" w:eastAsia="Times New Roman" w:hAnsi="Times New Roman" w:cs="Times New Roman"/>
                <w:b/>
                <w:spacing w:val="-6"/>
                <w:sz w:val="24"/>
                <w:szCs w:val="24"/>
                <w:lang w:eastAsia="ru-RU"/>
              </w:rPr>
              <w:t>Код компетенции</w:t>
            </w:r>
          </w:p>
        </w:tc>
        <w:tc>
          <w:tcPr>
            <w:tcW w:w="3227" w:type="pct"/>
            <w:shd w:val="clear" w:color="auto" w:fill="auto"/>
            <w:vAlign w:val="center"/>
          </w:tcPr>
          <w:p w14:paraId="6A947BC1"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pacing w:val="-6"/>
                <w:sz w:val="24"/>
                <w:szCs w:val="24"/>
                <w:lang w:eastAsia="ru-RU"/>
              </w:rPr>
              <w:t>Наименование компетенции</w:t>
            </w:r>
          </w:p>
        </w:tc>
      </w:tr>
      <w:tr w:rsidR="00FF4C4F" w:rsidRPr="00FF4C4F" w14:paraId="7F2DB7DD" w14:textId="77777777" w:rsidTr="00652966">
        <w:trPr>
          <w:trHeight w:val="255"/>
        </w:trPr>
        <w:tc>
          <w:tcPr>
            <w:tcW w:w="839" w:type="pct"/>
          </w:tcPr>
          <w:p w14:paraId="41D9A577"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УК(У)-1</w:t>
            </w:r>
          </w:p>
        </w:tc>
        <w:tc>
          <w:tcPr>
            <w:tcW w:w="3227" w:type="pct"/>
            <w:vAlign w:val="center"/>
          </w:tcPr>
          <w:p w14:paraId="55AD94AE"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осуществлять критический анализ проблемных ситуаций на основе системного подхода, вырабатывать стратегию действий</w:t>
            </w:r>
          </w:p>
        </w:tc>
      </w:tr>
      <w:tr w:rsidR="00FF4C4F" w:rsidRPr="00FF4C4F" w14:paraId="3A3E3B2D" w14:textId="77777777" w:rsidTr="00652966">
        <w:trPr>
          <w:trHeight w:val="141"/>
        </w:trPr>
        <w:tc>
          <w:tcPr>
            <w:tcW w:w="839" w:type="pct"/>
          </w:tcPr>
          <w:p w14:paraId="17F3A5A1"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УК(У)-2</w:t>
            </w:r>
          </w:p>
        </w:tc>
        <w:tc>
          <w:tcPr>
            <w:tcW w:w="3227" w:type="pct"/>
            <w:vAlign w:val="center"/>
          </w:tcPr>
          <w:p w14:paraId="7925CD34"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управлять проектом на всех этапах его жизненного цикла</w:t>
            </w:r>
          </w:p>
        </w:tc>
      </w:tr>
      <w:tr w:rsidR="00FF4C4F" w:rsidRPr="00FF4C4F" w14:paraId="55E607F1" w14:textId="77777777" w:rsidTr="00652966">
        <w:trPr>
          <w:trHeight w:val="45"/>
        </w:trPr>
        <w:tc>
          <w:tcPr>
            <w:tcW w:w="839" w:type="pct"/>
          </w:tcPr>
          <w:p w14:paraId="00710DC9" w14:textId="77777777" w:rsidR="00FF4C4F" w:rsidRPr="00FF4C4F" w:rsidRDefault="00FF4C4F" w:rsidP="00FF4C4F">
            <w:pPr>
              <w:spacing w:after="0" w:line="240" w:lineRule="auto"/>
              <w:ind w:firstLine="13"/>
              <w:jc w:val="center"/>
              <w:rPr>
                <w:rFonts w:ascii="Times New Roman" w:hAnsi="Times New Roman" w:cs="Times New Roman"/>
                <w:color w:val="FF0000"/>
                <w:sz w:val="24"/>
                <w:szCs w:val="24"/>
              </w:rPr>
            </w:pPr>
            <w:r w:rsidRPr="00FF4C4F">
              <w:rPr>
                <w:rFonts w:ascii="Times New Roman" w:hAnsi="Times New Roman" w:cs="Times New Roman"/>
                <w:sz w:val="24"/>
                <w:szCs w:val="24"/>
              </w:rPr>
              <w:t>УК(У)-3</w:t>
            </w:r>
          </w:p>
        </w:tc>
        <w:tc>
          <w:tcPr>
            <w:tcW w:w="3227" w:type="pct"/>
            <w:vAlign w:val="center"/>
          </w:tcPr>
          <w:p w14:paraId="0C2A82BB" w14:textId="77777777" w:rsidR="00FF4C4F" w:rsidRPr="00FF4C4F" w:rsidRDefault="00FF4C4F" w:rsidP="00FF4C4F">
            <w:pPr>
              <w:spacing w:after="0" w:line="240" w:lineRule="auto"/>
              <w:ind w:firstLine="13"/>
              <w:jc w:val="both"/>
              <w:rPr>
                <w:rFonts w:ascii="Times New Roman" w:hAnsi="Times New Roman" w:cs="Times New Roman"/>
                <w:color w:val="FF0000"/>
                <w:sz w:val="24"/>
                <w:szCs w:val="24"/>
              </w:rPr>
            </w:pPr>
            <w:r w:rsidRPr="00FF4C4F">
              <w:rPr>
                <w:rFonts w:ascii="Times New Roman" w:hAnsi="Times New Roman" w:cs="Times New Roman"/>
                <w:sz w:val="24"/>
                <w:szCs w:val="24"/>
              </w:rPr>
              <w:t>Способен организовывать и руководить работой команды, вырабатывая командную стратегию для достижения поставленной цели</w:t>
            </w:r>
          </w:p>
        </w:tc>
      </w:tr>
      <w:tr w:rsidR="00FF4C4F" w:rsidRPr="00FF4C4F" w14:paraId="5C44EAA4" w14:textId="77777777" w:rsidTr="00652966">
        <w:trPr>
          <w:trHeight w:val="45"/>
        </w:trPr>
        <w:tc>
          <w:tcPr>
            <w:tcW w:w="839" w:type="pct"/>
          </w:tcPr>
          <w:p w14:paraId="74CB7CE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УК(У)-4</w:t>
            </w:r>
          </w:p>
        </w:tc>
        <w:tc>
          <w:tcPr>
            <w:tcW w:w="3227" w:type="pct"/>
            <w:vAlign w:val="center"/>
          </w:tcPr>
          <w:p w14:paraId="3D82C178"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современные коммуникативные технологии, в том числе на иностранном (-ых) языке (-ах), для академического и профессионального взаимодействия</w:t>
            </w:r>
          </w:p>
        </w:tc>
      </w:tr>
      <w:tr w:rsidR="00FF4C4F" w:rsidRPr="00FF4C4F" w14:paraId="2F691AAF" w14:textId="77777777" w:rsidTr="00652966">
        <w:trPr>
          <w:trHeight w:val="45"/>
        </w:trPr>
        <w:tc>
          <w:tcPr>
            <w:tcW w:w="839" w:type="pct"/>
          </w:tcPr>
          <w:p w14:paraId="5AEA6B72"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УК(У)-5</w:t>
            </w:r>
          </w:p>
        </w:tc>
        <w:tc>
          <w:tcPr>
            <w:tcW w:w="3227" w:type="pct"/>
            <w:vAlign w:val="center"/>
          </w:tcPr>
          <w:p w14:paraId="6E28D46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и учитывать разнообразие культур в процессе межкультурного взаимодействия</w:t>
            </w:r>
          </w:p>
        </w:tc>
      </w:tr>
      <w:tr w:rsidR="00FF4C4F" w:rsidRPr="00FF4C4F" w14:paraId="1AC5D52D" w14:textId="77777777" w:rsidTr="00652966">
        <w:trPr>
          <w:trHeight w:val="45"/>
        </w:trPr>
        <w:tc>
          <w:tcPr>
            <w:tcW w:w="839" w:type="pct"/>
          </w:tcPr>
          <w:p w14:paraId="6E3165F1"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УК(У)-6</w:t>
            </w:r>
          </w:p>
        </w:tc>
        <w:tc>
          <w:tcPr>
            <w:tcW w:w="3227" w:type="pct"/>
            <w:vAlign w:val="center"/>
          </w:tcPr>
          <w:p w14:paraId="7820BB7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определять и реализовывать приоритеты собственной деятельности и способы ее совершенствования на основе самооценки</w:t>
            </w:r>
          </w:p>
        </w:tc>
      </w:tr>
      <w:tr w:rsidR="00FF4C4F" w:rsidRPr="00FF4C4F" w14:paraId="045395BC" w14:textId="77777777" w:rsidTr="00652966">
        <w:trPr>
          <w:trHeight w:val="45"/>
        </w:trPr>
        <w:tc>
          <w:tcPr>
            <w:tcW w:w="839" w:type="pct"/>
          </w:tcPr>
          <w:p w14:paraId="328FD1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ОПК(У)-1</w:t>
            </w:r>
          </w:p>
        </w:tc>
        <w:tc>
          <w:tcPr>
            <w:tcW w:w="3227" w:type="pct"/>
          </w:tcPr>
          <w:p w14:paraId="525E3CE9"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приобретать, развивать и применять математические, естественнонаучные, социально-экономические и профессиональные знания для решения нестандартных задач, в том числе в новой или незнакомой среде и в междисциплинарном контексте</w:t>
            </w:r>
          </w:p>
        </w:tc>
      </w:tr>
      <w:tr w:rsidR="00FF4C4F" w:rsidRPr="00FF4C4F" w14:paraId="01C1DC38" w14:textId="77777777" w:rsidTr="00652966">
        <w:trPr>
          <w:trHeight w:val="45"/>
        </w:trPr>
        <w:tc>
          <w:tcPr>
            <w:tcW w:w="839" w:type="pct"/>
          </w:tcPr>
          <w:p w14:paraId="15A3EDA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ОПК(У)-2</w:t>
            </w:r>
          </w:p>
        </w:tc>
        <w:tc>
          <w:tcPr>
            <w:tcW w:w="3227" w:type="pct"/>
          </w:tcPr>
          <w:p w14:paraId="4CE17E94"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оригинальные алгоритмы и программные средства, в том числе с использованием современных интеллектуальных технологий, для решения профессиональных задач</w:t>
            </w:r>
          </w:p>
        </w:tc>
      </w:tr>
      <w:tr w:rsidR="00FF4C4F" w:rsidRPr="00FF4C4F" w14:paraId="0579862A" w14:textId="77777777" w:rsidTr="00652966">
        <w:trPr>
          <w:trHeight w:val="45"/>
        </w:trPr>
        <w:tc>
          <w:tcPr>
            <w:tcW w:w="839" w:type="pct"/>
          </w:tcPr>
          <w:p w14:paraId="052A0BC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ОПК(У)-3</w:t>
            </w:r>
          </w:p>
        </w:tc>
        <w:tc>
          <w:tcPr>
            <w:tcW w:w="3227" w:type="pct"/>
          </w:tcPr>
          <w:p w14:paraId="391213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профессиональную информацию, выделять в ней главное, структурировать, оформлять и представлять в виде аналитических обзоров с обоснованными выводами и рекомендациями</w:t>
            </w:r>
          </w:p>
        </w:tc>
      </w:tr>
      <w:tr w:rsidR="00FF4C4F" w:rsidRPr="00FF4C4F" w14:paraId="5FE3A704" w14:textId="77777777" w:rsidTr="00652966">
        <w:trPr>
          <w:trHeight w:val="45"/>
        </w:trPr>
        <w:tc>
          <w:tcPr>
            <w:tcW w:w="839" w:type="pct"/>
          </w:tcPr>
          <w:p w14:paraId="221CB07B"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ОПК(У)-4</w:t>
            </w:r>
          </w:p>
        </w:tc>
        <w:tc>
          <w:tcPr>
            <w:tcW w:w="3227" w:type="pct"/>
          </w:tcPr>
          <w:p w14:paraId="41AB338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применять на практике новые научные принципы и методы исследований</w:t>
            </w:r>
          </w:p>
        </w:tc>
      </w:tr>
      <w:tr w:rsidR="00FF4C4F" w:rsidRPr="00FF4C4F" w14:paraId="48830060" w14:textId="77777777" w:rsidTr="00652966">
        <w:trPr>
          <w:trHeight w:val="45"/>
        </w:trPr>
        <w:tc>
          <w:tcPr>
            <w:tcW w:w="839" w:type="pct"/>
          </w:tcPr>
          <w:p w14:paraId="3B8B2569"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ОПК(У)-5</w:t>
            </w:r>
          </w:p>
        </w:tc>
        <w:tc>
          <w:tcPr>
            <w:tcW w:w="3227" w:type="pct"/>
          </w:tcPr>
          <w:p w14:paraId="642708A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разрабатывать и модернизировать программное и аппаратное обеспечение информационных и автоматизированных систем</w:t>
            </w:r>
          </w:p>
        </w:tc>
      </w:tr>
      <w:tr w:rsidR="00FF4C4F" w:rsidRPr="00FF4C4F" w14:paraId="2752E88D" w14:textId="77777777" w:rsidTr="00652966">
        <w:trPr>
          <w:trHeight w:val="45"/>
        </w:trPr>
        <w:tc>
          <w:tcPr>
            <w:tcW w:w="839" w:type="pct"/>
          </w:tcPr>
          <w:p w14:paraId="64B22E53"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ОПК(У)-6</w:t>
            </w:r>
          </w:p>
        </w:tc>
        <w:tc>
          <w:tcPr>
            <w:tcW w:w="3227" w:type="pct"/>
          </w:tcPr>
          <w:p w14:paraId="22A822FC"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исследовать современные проблемы и методы прикладной информатики и развития информационного общества</w:t>
            </w:r>
          </w:p>
        </w:tc>
      </w:tr>
      <w:tr w:rsidR="00FF4C4F" w:rsidRPr="00FF4C4F" w14:paraId="69A46062" w14:textId="77777777" w:rsidTr="00652966">
        <w:trPr>
          <w:trHeight w:val="45"/>
        </w:trPr>
        <w:tc>
          <w:tcPr>
            <w:tcW w:w="839" w:type="pct"/>
          </w:tcPr>
          <w:p w14:paraId="32B03C3F"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ОПК(У)-7</w:t>
            </w:r>
          </w:p>
        </w:tc>
        <w:tc>
          <w:tcPr>
            <w:tcW w:w="3227" w:type="pct"/>
          </w:tcPr>
          <w:p w14:paraId="2E03FA41"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использовать методы научных исследований и математического моделирования в области проектирования и управления информационными системами</w:t>
            </w:r>
          </w:p>
        </w:tc>
      </w:tr>
      <w:tr w:rsidR="00FF4C4F" w:rsidRPr="00FF4C4F" w14:paraId="24500255" w14:textId="77777777" w:rsidTr="00652966">
        <w:trPr>
          <w:trHeight w:val="45"/>
        </w:trPr>
        <w:tc>
          <w:tcPr>
            <w:tcW w:w="839" w:type="pct"/>
          </w:tcPr>
          <w:p w14:paraId="62128876"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ОПК(У)-8</w:t>
            </w:r>
          </w:p>
        </w:tc>
        <w:tc>
          <w:tcPr>
            <w:tcW w:w="3227" w:type="pct"/>
          </w:tcPr>
          <w:p w14:paraId="7C09F02E"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осуществлять эффективное управление разработкой программных средств и проектов</w:t>
            </w:r>
          </w:p>
        </w:tc>
      </w:tr>
      <w:tr w:rsidR="00FF4C4F" w:rsidRPr="00FF4C4F" w14:paraId="0D4B2BC7" w14:textId="77777777" w:rsidTr="00652966">
        <w:trPr>
          <w:trHeight w:val="45"/>
        </w:trPr>
        <w:tc>
          <w:tcPr>
            <w:tcW w:w="839" w:type="pct"/>
          </w:tcPr>
          <w:p w14:paraId="2C7646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ПК(У)-1</w:t>
            </w:r>
          </w:p>
        </w:tc>
        <w:tc>
          <w:tcPr>
            <w:tcW w:w="3227" w:type="pct"/>
          </w:tcPr>
          <w:p w14:paraId="50880596"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анализировать бизнес-процессы в электроэнергетике, создавать и применять информационные модели для их автоматизации</w:t>
            </w:r>
          </w:p>
        </w:tc>
      </w:tr>
      <w:tr w:rsidR="00FF4C4F" w:rsidRPr="00FF4C4F" w14:paraId="2A814FB3" w14:textId="77777777" w:rsidTr="00652966">
        <w:trPr>
          <w:trHeight w:val="45"/>
        </w:trPr>
        <w:tc>
          <w:tcPr>
            <w:tcW w:w="839" w:type="pct"/>
          </w:tcPr>
          <w:p w14:paraId="17DB346E"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ПК(У)-2</w:t>
            </w:r>
          </w:p>
        </w:tc>
        <w:tc>
          <w:tcPr>
            <w:tcW w:w="3227" w:type="pct"/>
          </w:tcPr>
          <w:p w14:paraId="4F773035"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самостоятельно осваивать и применять информационные технологии для автоматизации бизнес-процессов в электроэнергетике</w:t>
            </w:r>
          </w:p>
        </w:tc>
      </w:tr>
      <w:tr w:rsidR="00FF4C4F" w:rsidRPr="00FF4C4F" w14:paraId="00A04AD5" w14:textId="77777777" w:rsidTr="00652966">
        <w:trPr>
          <w:trHeight w:val="45"/>
        </w:trPr>
        <w:tc>
          <w:tcPr>
            <w:tcW w:w="839" w:type="pct"/>
          </w:tcPr>
          <w:p w14:paraId="3DDB55D4" w14:textId="77777777" w:rsidR="00FF4C4F" w:rsidRPr="00FF4C4F" w:rsidRDefault="00FF4C4F" w:rsidP="00FF4C4F">
            <w:pPr>
              <w:spacing w:after="0" w:line="240" w:lineRule="auto"/>
              <w:ind w:firstLine="13"/>
              <w:jc w:val="center"/>
              <w:rPr>
                <w:rFonts w:ascii="Times New Roman" w:hAnsi="Times New Roman" w:cs="Times New Roman"/>
                <w:sz w:val="24"/>
                <w:szCs w:val="24"/>
              </w:rPr>
            </w:pPr>
            <w:r w:rsidRPr="00FF4C4F">
              <w:rPr>
                <w:rFonts w:ascii="Times New Roman" w:hAnsi="Times New Roman" w:cs="Times New Roman"/>
                <w:sz w:val="24"/>
                <w:szCs w:val="24"/>
              </w:rPr>
              <w:t>ПК(У)-3</w:t>
            </w:r>
          </w:p>
        </w:tc>
        <w:tc>
          <w:tcPr>
            <w:tcW w:w="3227" w:type="pct"/>
          </w:tcPr>
          <w:p w14:paraId="22786AA7" w14:textId="77777777" w:rsidR="00FF4C4F" w:rsidRPr="00FF4C4F" w:rsidRDefault="00FF4C4F" w:rsidP="00FF4C4F">
            <w:pPr>
              <w:spacing w:after="0" w:line="240" w:lineRule="auto"/>
              <w:ind w:firstLine="13"/>
              <w:jc w:val="both"/>
              <w:rPr>
                <w:rFonts w:ascii="Times New Roman" w:hAnsi="Times New Roman" w:cs="Times New Roman"/>
                <w:sz w:val="24"/>
                <w:szCs w:val="24"/>
              </w:rPr>
            </w:pPr>
            <w:r w:rsidRPr="00FF4C4F">
              <w:rPr>
                <w:rFonts w:ascii="Times New Roman" w:hAnsi="Times New Roman" w:cs="Times New Roman"/>
                <w:sz w:val="24"/>
                <w:szCs w:val="24"/>
              </w:rPr>
              <w:t>Способен выявлять ошибки и неисправности в работе информационных систем, предлагать решения по их устранению, реализовывать технические мероприятия по обеспечению требований к надежности и информационной безопасности</w:t>
            </w:r>
          </w:p>
        </w:tc>
      </w:tr>
    </w:tbl>
    <w:p w14:paraId="20638FC5"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268F297F"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5D37C39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3F566C6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7188872C"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1DB69D32"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01B9448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p>
    <w:p w14:paraId="3B86E62E" w14:textId="2D711CA2" w:rsidR="00FF4C4F" w:rsidRPr="00FF4C4F" w:rsidRDefault="006878A7" w:rsidP="00FF4C4F">
      <w:pPr>
        <w:spacing w:after="0" w:line="240" w:lineRule="auto"/>
        <w:jc w:val="both"/>
        <w:rPr>
          <w:rFonts w:ascii="Times New Roman" w:hAnsi="Times New Roman" w:cs="Times New Roman"/>
          <w:sz w:val="24"/>
          <w:szCs w:val="24"/>
          <w:u w:val="single"/>
        </w:rPr>
      </w:pPr>
      <w:r>
        <w:rPr>
          <w:rFonts w:ascii="Times New Roman" w:hAnsi="Times New Roman" w:cs="Times New Roman"/>
          <w:sz w:val="24"/>
          <w:szCs w:val="24"/>
        </w:rPr>
        <w:t>Школа:</w:t>
      </w:r>
      <w:r w:rsidR="00FF4C4F" w:rsidRPr="00FF4C4F">
        <w:rPr>
          <w:rFonts w:ascii="Times New Roman" w:hAnsi="Times New Roman" w:cs="Times New Roman"/>
          <w:sz w:val="24"/>
          <w:szCs w:val="24"/>
        </w:rPr>
        <w:t xml:space="preserve"> </w:t>
      </w:r>
      <w:r w:rsidR="00FF4C4F" w:rsidRPr="00FF4C4F">
        <w:rPr>
          <w:rFonts w:ascii="Times New Roman" w:hAnsi="Times New Roman" w:cs="Times New Roman"/>
          <w:sz w:val="24"/>
          <w:szCs w:val="24"/>
          <w:u w:val="single"/>
        </w:rPr>
        <w:t>Инженерная школа энергетики</w:t>
      </w:r>
    </w:p>
    <w:p w14:paraId="41394536"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4D20F292"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406AF99"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0F8B2AEB"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p>
    <w:p w14:paraId="68FA44E6"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УТВЕРЖДАЮ:</w:t>
      </w:r>
    </w:p>
    <w:p w14:paraId="643208FD"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Руководитель ООП </w:t>
      </w:r>
    </w:p>
    <w:p w14:paraId="6E8FBF27"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___________  _______  ____________</w:t>
      </w:r>
    </w:p>
    <w:p w14:paraId="1BA534EE" w14:textId="77777777" w:rsidR="00FF4C4F" w:rsidRPr="00FF4C4F" w:rsidRDefault="00FF4C4F" w:rsidP="00FF4C4F">
      <w:pPr>
        <w:spacing w:after="0" w:line="240" w:lineRule="auto"/>
        <w:ind w:left="5670" w:firstLine="4"/>
        <w:jc w:val="both"/>
        <w:rPr>
          <w:rFonts w:ascii="Times New Roman" w:eastAsia="Times New Roman" w:hAnsi="Times New Roman" w:cs="Times New Roman"/>
          <w:sz w:val="20"/>
          <w:szCs w:val="24"/>
          <w:lang w:eastAsia="ru-RU"/>
        </w:rPr>
      </w:pPr>
      <w:r w:rsidRPr="00FF4C4F">
        <w:rPr>
          <w:rFonts w:ascii="Times New Roman" w:eastAsia="Times New Roman" w:hAnsi="Times New Roman" w:cs="Times New Roman"/>
          <w:sz w:val="20"/>
          <w:szCs w:val="24"/>
          <w:lang w:eastAsia="ru-RU"/>
        </w:rPr>
        <w:t xml:space="preserve">(Подпись)          </w:t>
      </w:r>
      <w:r w:rsidRPr="00FF4C4F">
        <w:rPr>
          <w:rFonts w:ascii="Times New Roman" w:eastAsia="Times New Roman" w:hAnsi="Times New Roman" w:cs="Times New Roman"/>
          <w:sz w:val="20"/>
          <w:szCs w:val="24"/>
          <w:lang w:eastAsia="ru-RU"/>
        </w:rPr>
        <w:tab/>
        <w:t xml:space="preserve">     (Дата)          (Ф. И. О.)</w:t>
      </w:r>
    </w:p>
    <w:p w14:paraId="2BEC4862" w14:textId="77777777" w:rsidR="00FF4C4F" w:rsidRPr="00FF4C4F" w:rsidRDefault="00FF4C4F" w:rsidP="00FF4C4F">
      <w:pPr>
        <w:spacing w:after="0" w:line="240" w:lineRule="auto"/>
        <w:ind w:left="5670"/>
        <w:jc w:val="both"/>
        <w:rPr>
          <w:rFonts w:ascii="Times New Roman" w:eastAsia="Times New Roman" w:hAnsi="Times New Roman" w:cs="Times New Roman"/>
          <w:sz w:val="24"/>
          <w:szCs w:val="24"/>
          <w:lang w:eastAsia="ru-RU"/>
        </w:rPr>
      </w:pPr>
    </w:p>
    <w:p w14:paraId="22A19ABD"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w:t>
      </w:r>
    </w:p>
    <w:p w14:paraId="2CBA14E9"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 выполнение выпускной квалификационной работы</w:t>
      </w:r>
    </w:p>
    <w:p w14:paraId="79C0F6B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В форме:</w:t>
      </w:r>
    </w:p>
    <w:tbl>
      <w:tblPr>
        <w:tblStyle w:val="520"/>
        <w:tblW w:w="0" w:type="auto"/>
        <w:tblLook w:val="04A0" w:firstRow="1" w:lastRow="0" w:firstColumn="1" w:lastColumn="0" w:noHBand="0" w:noVBand="1"/>
      </w:tblPr>
      <w:tblGrid>
        <w:gridCol w:w="9628"/>
      </w:tblGrid>
      <w:tr w:rsidR="00FF4C4F" w:rsidRPr="00FF4C4F" w14:paraId="1AFBBA39" w14:textId="77777777" w:rsidTr="00652966">
        <w:tc>
          <w:tcPr>
            <w:tcW w:w="9854" w:type="dxa"/>
          </w:tcPr>
          <w:p w14:paraId="7AC60D5E"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Магистерской диссертации</w:t>
            </w:r>
          </w:p>
        </w:tc>
      </w:tr>
    </w:tbl>
    <w:p w14:paraId="4623E5E9"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Студенту:</w:t>
      </w:r>
    </w:p>
    <w:tbl>
      <w:tblPr>
        <w:tblStyle w:val="520"/>
        <w:tblW w:w="0" w:type="auto"/>
        <w:tblLook w:val="04A0" w:firstRow="1" w:lastRow="0" w:firstColumn="1" w:lastColumn="0" w:noHBand="0" w:noVBand="1"/>
      </w:tblPr>
      <w:tblGrid>
        <w:gridCol w:w="2745"/>
        <w:gridCol w:w="6883"/>
      </w:tblGrid>
      <w:tr w:rsidR="00FF4C4F" w:rsidRPr="00FF4C4F" w14:paraId="36B4DF52" w14:textId="77777777" w:rsidTr="00652966">
        <w:tc>
          <w:tcPr>
            <w:tcW w:w="2802" w:type="dxa"/>
          </w:tcPr>
          <w:p w14:paraId="6A38073D"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Группа</w:t>
            </w:r>
          </w:p>
        </w:tc>
        <w:tc>
          <w:tcPr>
            <w:tcW w:w="7052" w:type="dxa"/>
          </w:tcPr>
          <w:p w14:paraId="027AA91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ФИО</w:t>
            </w:r>
          </w:p>
        </w:tc>
      </w:tr>
      <w:tr w:rsidR="00FF4C4F" w:rsidRPr="00FF4C4F" w14:paraId="2BD7B1ED" w14:textId="77777777" w:rsidTr="00652966">
        <w:tc>
          <w:tcPr>
            <w:tcW w:w="2802" w:type="dxa"/>
          </w:tcPr>
          <w:p w14:paraId="53E82714" w14:textId="49443B09"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7052" w:type="dxa"/>
          </w:tcPr>
          <w:p w14:paraId="0C301664" w14:textId="73AE3604" w:rsidR="00FF4C4F" w:rsidRPr="00FF4C4F" w:rsidRDefault="006878A7"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Жиленкову Артему Алексеевичу</w:t>
            </w:r>
          </w:p>
        </w:tc>
      </w:tr>
    </w:tbl>
    <w:p w14:paraId="0CD1A266"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Тема работы: </w:t>
      </w:r>
    </w:p>
    <w:tbl>
      <w:tblPr>
        <w:tblStyle w:val="520"/>
        <w:tblW w:w="0" w:type="auto"/>
        <w:tblLook w:val="04A0" w:firstRow="1" w:lastRow="0" w:firstColumn="1" w:lastColumn="0" w:noHBand="0" w:noVBand="1"/>
      </w:tblPr>
      <w:tblGrid>
        <w:gridCol w:w="5928"/>
        <w:gridCol w:w="3700"/>
      </w:tblGrid>
      <w:tr w:rsidR="00FF4C4F" w:rsidRPr="00FF4C4F" w14:paraId="4F5BCBC6" w14:textId="77777777" w:rsidTr="00652966">
        <w:tc>
          <w:tcPr>
            <w:tcW w:w="9854" w:type="dxa"/>
            <w:gridSpan w:val="2"/>
          </w:tcPr>
          <w:p w14:paraId="614FD99A" w14:textId="786EE089" w:rsidR="00FF4C4F" w:rsidRPr="00FF4C4F" w:rsidRDefault="006878A7" w:rsidP="00FF4C4F">
            <w:pPr>
              <w:spacing w:after="200" w:line="276" w:lineRule="auto"/>
              <w:jc w:val="center"/>
              <w:rPr>
                <w:rFonts w:ascii="Times New Roman" w:hAnsi="Times New Roman" w:cs="Times New Roman"/>
                <w:sz w:val="24"/>
                <w:szCs w:val="24"/>
              </w:rPr>
            </w:pPr>
            <w:r w:rsidRPr="006878A7">
              <w:rPr>
                <w:rFonts w:ascii="Times New Roman" w:hAnsi="Times New Roman" w:cs="Times New Roman"/>
                <w:sz w:val="24"/>
                <w:szCs w:val="24"/>
              </w:rPr>
              <w:t>Разработка программного обеспечений централизованной автоматики ликвидации асинхронного режима</w:t>
            </w:r>
          </w:p>
        </w:tc>
      </w:tr>
      <w:tr w:rsidR="00FF4C4F" w:rsidRPr="00FF4C4F" w14:paraId="1695A9DC" w14:textId="77777777" w:rsidTr="00652966">
        <w:tc>
          <w:tcPr>
            <w:tcW w:w="6062" w:type="dxa"/>
            <w:tcBorders>
              <w:right w:val="single" w:sz="4" w:space="0" w:color="auto"/>
            </w:tcBorders>
          </w:tcPr>
          <w:p w14:paraId="0FA55B2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Утверждена приказом директора</w:t>
            </w:r>
          </w:p>
        </w:tc>
        <w:tc>
          <w:tcPr>
            <w:tcW w:w="3792" w:type="dxa"/>
            <w:tcBorders>
              <w:left w:val="single" w:sz="4" w:space="0" w:color="auto"/>
            </w:tcBorders>
          </w:tcPr>
          <w:p w14:paraId="55A78492" w14:textId="20744C63" w:rsidR="00FF4C4F" w:rsidRPr="00FF4C4F" w:rsidRDefault="006878A7" w:rsidP="006878A7">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 147-59/с</w:t>
            </w:r>
          </w:p>
        </w:tc>
      </w:tr>
    </w:tbl>
    <w:p w14:paraId="06A22814"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tbl>
      <w:tblPr>
        <w:tblStyle w:val="520"/>
        <w:tblW w:w="0" w:type="auto"/>
        <w:tblLook w:val="04A0" w:firstRow="1" w:lastRow="0" w:firstColumn="1" w:lastColumn="0" w:noHBand="0" w:noVBand="1"/>
      </w:tblPr>
      <w:tblGrid>
        <w:gridCol w:w="5917"/>
        <w:gridCol w:w="3711"/>
      </w:tblGrid>
      <w:tr w:rsidR="00FF4C4F" w:rsidRPr="00FF4C4F" w14:paraId="726C3DAA" w14:textId="77777777" w:rsidTr="00652966">
        <w:tc>
          <w:tcPr>
            <w:tcW w:w="6062" w:type="dxa"/>
            <w:vAlign w:val="center"/>
          </w:tcPr>
          <w:p w14:paraId="15E841D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792" w:type="dxa"/>
            <w:vAlign w:val="center"/>
          </w:tcPr>
          <w:p w14:paraId="0A33706A" w14:textId="77777777" w:rsidR="00FF4C4F" w:rsidRPr="00FF4C4F" w:rsidRDefault="00FF4C4F" w:rsidP="00FF4C4F">
            <w:pPr>
              <w:spacing w:after="200" w:line="276" w:lineRule="auto"/>
              <w:rPr>
                <w:rFonts w:ascii="Times New Roman" w:hAnsi="Times New Roman" w:cs="Times New Roman"/>
                <w:i/>
                <w:sz w:val="24"/>
                <w:szCs w:val="24"/>
              </w:rPr>
            </w:pPr>
            <w:r w:rsidRPr="00FF4C4F">
              <w:rPr>
                <w:rFonts w:ascii="Times New Roman" w:hAnsi="Times New Roman" w:cs="Times New Roman"/>
                <w:sz w:val="24"/>
                <w:szCs w:val="24"/>
              </w:rPr>
              <w:t>25.01.2021</w:t>
            </w:r>
          </w:p>
        </w:tc>
      </w:tr>
    </w:tbl>
    <w:p w14:paraId="3D869493"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6EFEA1F1"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ТЕХНИЧЕСКОЕ ЗАДАНИЕ:</w:t>
      </w:r>
    </w:p>
    <w:tbl>
      <w:tblPr>
        <w:tblStyle w:val="520"/>
        <w:tblW w:w="9634" w:type="dxa"/>
        <w:tblLook w:val="04A0" w:firstRow="1" w:lastRow="0" w:firstColumn="1" w:lastColumn="0" w:noHBand="0" w:noVBand="1"/>
      </w:tblPr>
      <w:tblGrid>
        <w:gridCol w:w="3227"/>
        <w:gridCol w:w="1134"/>
        <w:gridCol w:w="5273"/>
      </w:tblGrid>
      <w:tr w:rsidR="00FF4C4F" w:rsidRPr="00FF4C4F" w14:paraId="025CF7DD" w14:textId="77777777" w:rsidTr="00652966">
        <w:trPr>
          <w:trHeight w:val="2041"/>
        </w:trPr>
        <w:tc>
          <w:tcPr>
            <w:tcW w:w="4361" w:type="dxa"/>
            <w:gridSpan w:val="2"/>
          </w:tcPr>
          <w:p w14:paraId="399792E3"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 xml:space="preserve">Исходные данные к работе </w:t>
            </w:r>
          </w:p>
          <w:p w14:paraId="06EADD85" w14:textId="77777777" w:rsidR="00FF4C4F" w:rsidRPr="00FF4C4F" w:rsidRDefault="00FF4C4F" w:rsidP="00FF4C4F">
            <w:pPr>
              <w:spacing w:after="200" w:line="276" w:lineRule="auto"/>
              <w:rPr>
                <w:rFonts w:ascii="Times New Roman" w:hAnsi="Times New Roman" w:cs="Times New Roman"/>
                <w:b/>
                <w:i/>
                <w:sz w:val="24"/>
                <w:szCs w:val="24"/>
              </w:rPr>
            </w:pPr>
          </w:p>
        </w:tc>
        <w:tc>
          <w:tcPr>
            <w:tcW w:w="5273" w:type="dxa"/>
          </w:tcPr>
          <w:p w14:paraId="7B40DCA1" w14:textId="0E65093F" w:rsidR="00FF4C4F" w:rsidRPr="00FF4C4F" w:rsidRDefault="006878A7" w:rsidP="00FF4C4F">
            <w:pPr>
              <w:numPr>
                <w:ilvl w:val="0"/>
                <w:numId w:val="33"/>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Алгоритм централизованной автоматики ликвидации асинхронного режима</w:t>
            </w:r>
          </w:p>
        </w:tc>
      </w:tr>
      <w:tr w:rsidR="00FF4C4F" w:rsidRPr="00FF4C4F" w14:paraId="2F332B95" w14:textId="77777777" w:rsidTr="00652966">
        <w:trPr>
          <w:trHeight w:val="2696"/>
        </w:trPr>
        <w:tc>
          <w:tcPr>
            <w:tcW w:w="4361" w:type="dxa"/>
            <w:gridSpan w:val="2"/>
          </w:tcPr>
          <w:p w14:paraId="439D9800" w14:textId="77777777" w:rsidR="00FF4C4F" w:rsidRPr="00FF4C4F" w:rsidRDefault="00FF4C4F" w:rsidP="00FF4C4F">
            <w:pPr>
              <w:spacing w:after="200" w:line="276" w:lineRule="auto"/>
              <w:rPr>
                <w:rFonts w:ascii="Times New Roman" w:hAnsi="Times New Roman" w:cs="Times New Roman"/>
                <w:b/>
                <w:i/>
                <w:sz w:val="24"/>
                <w:szCs w:val="24"/>
              </w:rPr>
            </w:pPr>
            <w:r w:rsidRPr="00FF4C4F">
              <w:rPr>
                <w:rFonts w:ascii="Times New Roman" w:hAnsi="Times New Roman" w:cs="Times New Roman"/>
                <w:b/>
                <w:sz w:val="24"/>
                <w:szCs w:val="24"/>
              </w:rPr>
              <w:lastRenderedPageBreak/>
              <w:t xml:space="preserve">Перечень подлежащих исследованию, проектированию и разработке вопросов </w:t>
            </w:r>
          </w:p>
        </w:tc>
        <w:tc>
          <w:tcPr>
            <w:tcW w:w="5273" w:type="dxa"/>
          </w:tcPr>
          <w:p w14:paraId="48652427" w14:textId="77777777" w:rsid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Анализ архитектур систем централизованной противоаварийной автоматики</w:t>
            </w:r>
          </w:p>
          <w:p w14:paraId="628F10A7" w14:textId="77777777" w:rsidR="006878A7"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hAnsi="Times New Roman" w:cs="Times New Roman"/>
                <w:sz w:val="24"/>
                <w:szCs w:val="24"/>
              </w:rPr>
              <w:t>Разработка архитектуры централизованной автоматики ликвидации асинхронного режима</w:t>
            </w:r>
          </w:p>
          <w:p w14:paraId="0FDD131E" w14:textId="6395F707" w:rsidR="006878A7" w:rsidRPr="00FF4C4F" w:rsidRDefault="006878A7" w:rsidP="00FF4C4F">
            <w:pPr>
              <w:numPr>
                <w:ilvl w:val="0"/>
                <w:numId w:val="34"/>
              </w:numPr>
              <w:spacing w:after="200" w:line="276" w:lineRule="auto"/>
              <w:ind w:left="352"/>
              <w:contextualSpacing/>
              <w:jc w:val="both"/>
              <w:rPr>
                <w:rFonts w:ascii="Times New Roman" w:hAnsi="Times New Roman" w:cs="Times New Roman"/>
                <w:sz w:val="24"/>
                <w:szCs w:val="24"/>
              </w:rPr>
            </w:pPr>
            <w:r>
              <w:rPr>
                <w:rFonts w:ascii="Times New Roman" w:eastAsia="Calibri" w:hAnsi="Times New Roman"/>
                <w:sz w:val="24"/>
                <w:szCs w:val="24"/>
              </w:rPr>
              <w:t>Разработка и тестирование программного обеспечения централизованной АЛАР</w:t>
            </w:r>
          </w:p>
        </w:tc>
      </w:tr>
      <w:tr w:rsidR="00FF4C4F" w:rsidRPr="00FF4C4F" w14:paraId="5EEE14BD" w14:textId="77777777" w:rsidTr="00652966">
        <w:trPr>
          <w:trHeight w:val="510"/>
        </w:trPr>
        <w:tc>
          <w:tcPr>
            <w:tcW w:w="4361" w:type="dxa"/>
            <w:gridSpan w:val="2"/>
          </w:tcPr>
          <w:p w14:paraId="591BCA1F"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Перечень графического материала</w:t>
            </w:r>
          </w:p>
          <w:p w14:paraId="1A25DCAF" w14:textId="77777777" w:rsidR="00FF4C4F" w:rsidRPr="00FF4C4F" w:rsidRDefault="00FF4C4F" w:rsidP="00FF4C4F">
            <w:pPr>
              <w:spacing w:after="200" w:line="276" w:lineRule="auto"/>
              <w:jc w:val="both"/>
              <w:rPr>
                <w:rFonts w:ascii="Times New Roman" w:hAnsi="Times New Roman" w:cs="Times New Roman"/>
                <w:i/>
                <w:sz w:val="16"/>
                <w:szCs w:val="24"/>
              </w:rPr>
            </w:pPr>
          </w:p>
        </w:tc>
        <w:tc>
          <w:tcPr>
            <w:tcW w:w="5273" w:type="dxa"/>
          </w:tcPr>
          <w:p w14:paraId="5CD10D94" w14:textId="77777777" w:rsidR="006878A7" w:rsidRPr="006878A7" w:rsidRDefault="006878A7" w:rsidP="006878A7">
            <w:pPr>
              <w:numPr>
                <w:ilvl w:val="0"/>
                <w:numId w:val="38"/>
              </w:numPr>
              <w:spacing w:after="200" w:line="276" w:lineRule="auto"/>
              <w:ind w:left="341"/>
              <w:contextualSpacing/>
              <w:jc w:val="both"/>
              <w:rPr>
                <w:rFonts w:ascii="Times New Roman" w:hAnsi="Times New Roman" w:cs="Times New Roman"/>
                <w:sz w:val="24"/>
                <w:szCs w:val="24"/>
              </w:rPr>
            </w:pPr>
            <w:commentRangeStart w:id="2"/>
            <w:commentRangeStart w:id="3"/>
            <w:r w:rsidRPr="006878A7">
              <w:rPr>
                <w:rFonts w:ascii="Times New Roman" w:hAnsi="Times New Roman" w:cs="Times New Roman"/>
                <w:sz w:val="24"/>
                <w:szCs w:val="24"/>
              </w:rPr>
              <w:t>Диаграмма компонентов</w:t>
            </w:r>
          </w:p>
          <w:p w14:paraId="5B02D18A" w14:textId="77777777" w:rsidR="006878A7" w:rsidRPr="006878A7"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пакетов</w:t>
            </w:r>
          </w:p>
          <w:p w14:paraId="398FDBC0" w14:textId="162D6EC1" w:rsidR="00FF4C4F" w:rsidRPr="00FF4C4F" w:rsidRDefault="006878A7" w:rsidP="006878A7">
            <w:pPr>
              <w:numPr>
                <w:ilvl w:val="0"/>
                <w:numId w:val="38"/>
              </w:numPr>
              <w:spacing w:after="200" w:line="276" w:lineRule="auto"/>
              <w:ind w:left="352"/>
              <w:contextualSpacing/>
              <w:jc w:val="both"/>
              <w:rPr>
                <w:rFonts w:ascii="Times New Roman" w:hAnsi="Times New Roman" w:cs="Times New Roman"/>
                <w:sz w:val="24"/>
                <w:szCs w:val="24"/>
              </w:rPr>
            </w:pPr>
            <w:r w:rsidRPr="006878A7">
              <w:rPr>
                <w:rFonts w:ascii="Times New Roman" w:hAnsi="Times New Roman" w:cs="Times New Roman"/>
                <w:sz w:val="24"/>
                <w:szCs w:val="24"/>
              </w:rPr>
              <w:t>Диаграмма классов</w:t>
            </w:r>
            <w:commentRangeEnd w:id="2"/>
            <w:r w:rsidRPr="006878A7">
              <w:rPr>
                <w:rFonts w:ascii="Times New Roman" w:hAnsi="Times New Roman" w:cs="Times New Roman"/>
                <w:sz w:val="24"/>
                <w:szCs w:val="24"/>
              </w:rPr>
              <w:commentReference w:id="2"/>
            </w:r>
            <w:commentRangeEnd w:id="3"/>
            <w:r>
              <w:rPr>
                <w:rStyle w:val="ab"/>
                <w:rFonts w:eastAsiaTheme="minorHAnsi"/>
                <w:lang w:eastAsia="en-US"/>
              </w:rPr>
              <w:commentReference w:id="3"/>
            </w:r>
          </w:p>
        </w:tc>
      </w:tr>
      <w:tr w:rsidR="00FF4C4F" w:rsidRPr="00FF4C4F" w14:paraId="4D24DAAC" w14:textId="77777777" w:rsidTr="00652966">
        <w:tc>
          <w:tcPr>
            <w:tcW w:w="9634" w:type="dxa"/>
            <w:gridSpan w:val="3"/>
          </w:tcPr>
          <w:p w14:paraId="6E9E752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 по выпускной квалификационной работе</w:t>
            </w:r>
          </w:p>
          <w:p w14:paraId="4DD70698" w14:textId="0C110A8F" w:rsidR="00FF4C4F" w:rsidRPr="00FF4C4F" w:rsidRDefault="00DD0695" w:rsidP="00DD0695">
            <w:pPr>
              <w:spacing w:line="276" w:lineRule="auto"/>
              <w:jc w:val="both"/>
              <w:rPr>
                <w:rFonts w:ascii="Times New Roman" w:hAnsi="Times New Roman" w:cs="Times New Roman"/>
                <w:b/>
                <w:sz w:val="24"/>
                <w:szCs w:val="24"/>
              </w:rPr>
            </w:pPr>
            <w:r>
              <w:rPr>
                <w:rFonts w:ascii="Times New Roman" w:hAnsi="Times New Roman" w:cs="Times New Roman"/>
                <w:sz w:val="24"/>
                <w:szCs w:val="24"/>
              </w:rPr>
              <w:t>Калентьев А.А.</w:t>
            </w:r>
            <w:r w:rsidR="00FF4C4F" w:rsidRPr="00FF4C4F">
              <w:rPr>
                <w:rFonts w:ascii="Times New Roman" w:hAnsi="Times New Roman" w:cs="Times New Roman"/>
                <w:sz w:val="24"/>
                <w:szCs w:val="24"/>
              </w:rPr>
              <w:t xml:space="preserve">, </w:t>
            </w:r>
            <w:r w:rsidRPr="00FF4C4F">
              <w:rPr>
                <w:rFonts w:ascii="Times New Roman" w:hAnsi="Times New Roman" w:cs="Times New Roman"/>
                <w:color w:val="000000" w:themeColor="text1"/>
                <w:sz w:val="24"/>
                <w:szCs w:val="24"/>
              </w:rPr>
              <w:t>д</w:t>
            </w:r>
            <w:r>
              <w:rPr>
                <w:rFonts w:ascii="Times New Roman" w:hAnsi="Times New Roman" w:cs="Times New Roman"/>
                <w:color w:val="000000" w:themeColor="text1"/>
                <w:sz w:val="24"/>
                <w:szCs w:val="24"/>
              </w:rPr>
              <w:t>оцент кафедры</w:t>
            </w:r>
            <w:r w:rsidRPr="00FF4C4F">
              <w:rPr>
                <w:rFonts w:ascii="Times New Roman" w:hAnsi="Times New Roman" w:cs="Times New Roman"/>
                <w:color w:val="000000" w:themeColor="text1"/>
                <w:sz w:val="24"/>
                <w:szCs w:val="24"/>
              </w:rPr>
              <w:t xml:space="preserve"> КСУП ТУСУР</w:t>
            </w:r>
          </w:p>
        </w:tc>
      </w:tr>
      <w:tr w:rsidR="00FF4C4F" w:rsidRPr="00FF4C4F" w14:paraId="206C4FB5" w14:textId="77777777" w:rsidTr="00652966">
        <w:tc>
          <w:tcPr>
            <w:tcW w:w="9634" w:type="dxa"/>
            <w:gridSpan w:val="3"/>
          </w:tcPr>
          <w:p w14:paraId="19E5D014"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Консультанты по разделам выпускной квалификационной работы</w:t>
            </w:r>
          </w:p>
        </w:tc>
      </w:tr>
      <w:tr w:rsidR="00FF4C4F" w:rsidRPr="00FF4C4F" w14:paraId="319B2C8A" w14:textId="77777777" w:rsidTr="00652966">
        <w:tc>
          <w:tcPr>
            <w:tcW w:w="3227" w:type="dxa"/>
          </w:tcPr>
          <w:p w14:paraId="763A8E52"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Раздел</w:t>
            </w:r>
          </w:p>
        </w:tc>
        <w:tc>
          <w:tcPr>
            <w:tcW w:w="6407" w:type="dxa"/>
            <w:gridSpan w:val="2"/>
          </w:tcPr>
          <w:p w14:paraId="3F72C923" w14:textId="77777777" w:rsidR="00FF4C4F" w:rsidRPr="00FF4C4F" w:rsidRDefault="00FF4C4F" w:rsidP="00FF4C4F">
            <w:pPr>
              <w:spacing w:after="200" w:line="276" w:lineRule="auto"/>
              <w:jc w:val="center"/>
              <w:rPr>
                <w:rFonts w:ascii="Times New Roman" w:hAnsi="Times New Roman" w:cs="Times New Roman"/>
                <w:b/>
                <w:sz w:val="18"/>
                <w:szCs w:val="24"/>
              </w:rPr>
            </w:pPr>
            <w:r w:rsidRPr="00FF4C4F">
              <w:rPr>
                <w:rFonts w:ascii="Times New Roman" w:hAnsi="Times New Roman" w:cs="Times New Roman"/>
                <w:b/>
                <w:sz w:val="18"/>
                <w:szCs w:val="24"/>
              </w:rPr>
              <w:t>Консультант</w:t>
            </w:r>
          </w:p>
        </w:tc>
      </w:tr>
      <w:tr w:rsidR="00FF4C4F" w:rsidRPr="00FF4C4F" w14:paraId="14F467EE" w14:textId="77777777" w:rsidTr="00652966">
        <w:trPr>
          <w:trHeight w:val="575"/>
        </w:trPr>
        <w:tc>
          <w:tcPr>
            <w:tcW w:w="3227" w:type="dxa"/>
            <w:vAlign w:val="center"/>
          </w:tcPr>
          <w:p w14:paraId="29088865"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Финансовый менеджмент</w:t>
            </w:r>
          </w:p>
        </w:tc>
        <w:tc>
          <w:tcPr>
            <w:tcW w:w="6407" w:type="dxa"/>
            <w:gridSpan w:val="2"/>
          </w:tcPr>
          <w:p w14:paraId="4765518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Жиронкин С.А</w:t>
            </w:r>
            <w:r w:rsidRPr="00FF4C4F">
              <w:rPr>
                <w:rFonts w:ascii="Times New Roman" w:hAnsi="Times New Roman"/>
                <w:sz w:val="24"/>
                <w:szCs w:val="24"/>
              </w:rPr>
              <w:t>, профессор Отделения социально-гуманитарных наук ШБИП ТПУ</w:t>
            </w:r>
          </w:p>
        </w:tc>
      </w:tr>
      <w:tr w:rsidR="00FF4C4F" w:rsidRPr="00FF4C4F" w14:paraId="36F86A28" w14:textId="77777777" w:rsidTr="00652966">
        <w:tc>
          <w:tcPr>
            <w:tcW w:w="3227" w:type="dxa"/>
            <w:vAlign w:val="center"/>
          </w:tcPr>
          <w:p w14:paraId="7F43D36C" w14:textId="77777777" w:rsidR="00FF4C4F" w:rsidRPr="00FF4C4F" w:rsidRDefault="00FF4C4F" w:rsidP="00FF4C4F">
            <w:pPr>
              <w:spacing w:after="200" w:line="276" w:lineRule="auto"/>
              <w:jc w:val="center"/>
              <w:rPr>
                <w:rFonts w:ascii="Times New Roman" w:hAnsi="Times New Roman" w:cs="Times New Roman"/>
                <w:b/>
                <w:sz w:val="24"/>
                <w:szCs w:val="24"/>
              </w:rPr>
            </w:pPr>
            <w:r w:rsidRPr="00FF4C4F">
              <w:rPr>
                <w:rFonts w:ascii="Times New Roman" w:hAnsi="Times New Roman"/>
                <w:sz w:val="24"/>
                <w:szCs w:val="24"/>
              </w:rPr>
              <w:t>Социальная ответственность</w:t>
            </w:r>
          </w:p>
        </w:tc>
        <w:tc>
          <w:tcPr>
            <w:tcW w:w="6407" w:type="dxa"/>
            <w:gridSpan w:val="2"/>
          </w:tcPr>
          <w:p w14:paraId="6812DEC0" w14:textId="77777777" w:rsidR="00FF4C4F" w:rsidRPr="00FF4C4F" w:rsidRDefault="00FF4C4F" w:rsidP="00FF4C4F">
            <w:pPr>
              <w:spacing w:line="276" w:lineRule="auto"/>
              <w:jc w:val="both"/>
              <w:rPr>
                <w:rFonts w:ascii="Times New Roman" w:hAnsi="Times New Roman" w:cs="Times New Roman"/>
                <w:b/>
                <w:sz w:val="24"/>
                <w:szCs w:val="24"/>
              </w:rPr>
            </w:pPr>
            <w:r w:rsidRPr="00FF4C4F">
              <w:rPr>
                <w:rFonts w:ascii="Times New Roman" w:hAnsi="Times New Roman" w:cs="Times New Roman"/>
                <w:sz w:val="24"/>
                <w:szCs w:val="24"/>
              </w:rPr>
              <w:t>Сечин А.А.</w:t>
            </w:r>
            <w:r w:rsidRPr="00FF4C4F">
              <w:rPr>
                <w:rFonts w:ascii="Times New Roman" w:hAnsi="Times New Roman"/>
                <w:sz w:val="24"/>
                <w:szCs w:val="24"/>
              </w:rPr>
              <w:t xml:space="preserve">, </w:t>
            </w:r>
            <w:r w:rsidRPr="00FF4C4F">
              <w:rPr>
                <w:rFonts w:ascii="Times New Roman" w:hAnsi="Times New Roman" w:cs="Times New Roman"/>
                <w:sz w:val="24"/>
                <w:szCs w:val="24"/>
              </w:rPr>
              <w:t>доцент</w:t>
            </w:r>
            <w:r w:rsidRPr="00FF4C4F">
              <w:rPr>
                <w:rFonts w:ascii="Times New Roman" w:hAnsi="Times New Roman"/>
                <w:sz w:val="24"/>
                <w:szCs w:val="24"/>
              </w:rPr>
              <w:t xml:space="preserve"> Отделения общетехнических дисциплин ШБИП ТПУ</w:t>
            </w:r>
          </w:p>
        </w:tc>
      </w:tr>
      <w:tr w:rsidR="00FF4C4F" w:rsidRPr="00FF4C4F" w14:paraId="29273A08" w14:textId="77777777" w:rsidTr="00652966">
        <w:tc>
          <w:tcPr>
            <w:tcW w:w="9634" w:type="dxa"/>
            <w:gridSpan w:val="3"/>
          </w:tcPr>
          <w:p w14:paraId="2E024BEB" w14:textId="77777777" w:rsidR="00FF4C4F" w:rsidRPr="00FF4C4F" w:rsidRDefault="00FF4C4F" w:rsidP="00FF4C4F">
            <w:pPr>
              <w:spacing w:after="200" w:line="276" w:lineRule="auto"/>
              <w:jc w:val="both"/>
              <w:rPr>
                <w:rFonts w:ascii="Times New Roman" w:hAnsi="Times New Roman" w:cs="Times New Roman"/>
                <w:b/>
                <w:sz w:val="24"/>
                <w:szCs w:val="24"/>
              </w:rPr>
            </w:pPr>
            <w:r w:rsidRPr="00FF4C4F">
              <w:rPr>
                <w:rFonts w:ascii="Times New Roman" w:hAnsi="Times New Roman" w:cs="Times New Roman"/>
                <w:b/>
                <w:sz w:val="24"/>
                <w:szCs w:val="24"/>
              </w:rPr>
              <w:t>Названия разделов, которые должны быть написаны на русском и иностранном языках:</w:t>
            </w:r>
          </w:p>
        </w:tc>
      </w:tr>
      <w:tr w:rsidR="00FF4C4F" w:rsidRPr="00FF4C4F" w14:paraId="10C9F5A4" w14:textId="77777777" w:rsidTr="00652966">
        <w:tc>
          <w:tcPr>
            <w:tcW w:w="9634" w:type="dxa"/>
            <w:gridSpan w:val="3"/>
          </w:tcPr>
          <w:p w14:paraId="60EA1F91" w14:textId="77777777" w:rsidR="00FF4C4F" w:rsidRPr="00FF4C4F" w:rsidRDefault="00FF4C4F" w:rsidP="00FF4C4F">
            <w:pPr>
              <w:spacing w:after="200" w:line="276" w:lineRule="auto"/>
              <w:jc w:val="both"/>
              <w:rPr>
                <w:rFonts w:ascii="Times New Roman" w:hAnsi="Times New Roman" w:cs="Times New Roman"/>
                <w:sz w:val="24"/>
                <w:szCs w:val="24"/>
              </w:rPr>
            </w:pPr>
          </w:p>
        </w:tc>
      </w:tr>
    </w:tbl>
    <w:p w14:paraId="2EE140A3"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tbl>
      <w:tblPr>
        <w:tblStyle w:val="520"/>
        <w:tblW w:w="9668" w:type="dxa"/>
        <w:tblInd w:w="-34" w:type="dxa"/>
        <w:tblLook w:val="04A0" w:firstRow="1" w:lastRow="0" w:firstColumn="1" w:lastColumn="0" w:noHBand="0" w:noVBand="1"/>
      </w:tblPr>
      <w:tblGrid>
        <w:gridCol w:w="6833"/>
        <w:gridCol w:w="2835"/>
      </w:tblGrid>
      <w:tr w:rsidR="00FF4C4F" w:rsidRPr="00FF4C4F" w14:paraId="05E58FCE" w14:textId="77777777" w:rsidTr="00652966">
        <w:trPr>
          <w:trHeight w:val="657"/>
        </w:trPr>
        <w:tc>
          <w:tcPr>
            <w:tcW w:w="6833" w:type="dxa"/>
          </w:tcPr>
          <w:p w14:paraId="12797F90" w14:textId="77777777" w:rsidR="00FF4C4F" w:rsidRPr="00FF4C4F" w:rsidRDefault="00FF4C4F" w:rsidP="00FF4C4F">
            <w:pPr>
              <w:spacing w:after="200" w:line="276" w:lineRule="auto"/>
              <w:rPr>
                <w:rFonts w:ascii="Times New Roman" w:hAnsi="Times New Roman" w:cs="Times New Roman"/>
                <w:b/>
                <w:sz w:val="24"/>
                <w:szCs w:val="24"/>
              </w:rPr>
            </w:pPr>
            <w:r w:rsidRPr="00FF4C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5A1F82B0"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2CA7A99" w14:textId="77777777" w:rsidR="00FF4C4F" w:rsidRP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3CCE123A" w14:textId="77777777" w:rsidR="00FF4C4F" w:rsidRPr="00FF4C4F" w:rsidRDefault="00FF4C4F" w:rsidP="00FF4C4F">
      <w:pPr>
        <w:spacing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выдал руководитель:</w:t>
      </w:r>
    </w:p>
    <w:tbl>
      <w:tblPr>
        <w:tblStyle w:val="520"/>
        <w:tblW w:w="9634" w:type="dxa"/>
        <w:tblLook w:val="04A0" w:firstRow="1" w:lastRow="0" w:firstColumn="1" w:lastColumn="0" w:noHBand="0" w:noVBand="1"/>
      </w:tblPr>
      <w:tblGrid>
        <w:gridCol w:w="2802"/>
        <w:gridCol w:w="2179"/>
        <w:gridCol w:w="1931"/>
        <w:gridCol w:w="1426"/>
        <w:gridCol w:w="1296"/>
      </w:tblGrid>
      <w:tr w:rsidR="00FF4C4F" w:rsidRPr="00FF4C4F" w14:paraId="2DEF34F7" w14:textId="77777777" w:rsidTr="00652966">
        <w:tc>
          <w:tcPr>
            <w:tcW w:w="2802" w:type="dxa"/>
          </w:tcPr>
          <w:p w14:paraId="489E225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79" w:type="dxa"/>
          </w:tcPr>
          <w:p w14:paraId="7597892A"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5176073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3800C07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FE3B6F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242029E9" w14:textId="77777777" w:rsidTr="00652966">
        <w:tc>
          <w:tcPr>
            <w:tcW w:w="2802" w:type="dxa"/>
          </w:tcPr>
          <w:p w14:paraId="58D1B4C1" w14:textId="6315E661"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 ОЭЭ ИШЭ ТПУ</w:t>
            </w:r>
          </w:p>
        </w:tc>
        <w:tc>
          <w:tcPr>
            <w:tcW w:w="2179" w:type="dxa"/>
          </w:tcPr>
          <w:p w14:paraId="001030C6" w14:textId="5A3405E8"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082BDB8C" w14:textId="77777777"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15924582"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27813D7A"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00F4A6F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p>
    <w:p w14:paraId="44B5101E"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71381AF3"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634" w:type="dxa"/>
        <w:tblLook w:val="04A0" w:firstRow="1" w:lastRow="0" w:firstColumn="1" w:lastColumn="0" w:noHBand="0" w:noVBand="1"/>
      </w:tblPr>
      <w:tblGrid>
        <w:gridCol w:w="2802"/>
        <w:gridCol w:w="2126"/>
        <w:gridCol w:w="1984"/>
        <w:gridCol w:w="1426"/>
        <w:gridCol w:w="1296"/>
      </w:tblGrid>
      <w:tr w:rsidR="00FF4C4F" w:rsidRPr="00FF4C4F" w14:paraId="766E4A55" w14:textId="77777777" w:rsidTr="00652966">
        <w:tc>
          <w:tcPr>
            <w:tcW w:w="2802" w:type="dxa"/>
          </w:tcPr>
          <w:p w14:paraId="106ECF98"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2126" w:type="dxa"/>
          </w:tcPr>
          <w:p w14:paraId="061EC2AE"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651F331F"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78F92904"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09A768D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DD0695" w:rsidRPr="00FF4C4F" w14:paraId="4C61C495" w14:textId="77777777" w:rsidTr="00652966">
        <w:tc>
          <w:tcPr>
            <w:tcW w:w="2802" w:type="dxa"/>
          </w:tcPr>
          <w:p w14:paraId="5B449104" w14:textId="44DA595E" w:rsidR="00DD0695" w:rsidRPr="00FF4C4F" w:rsidRDefault="00DD0695" w:rsidP="00DD0695">
            <w:pPr>
              <w:spacing w:line="276" w:lineRule="auto"/>
              <w:jc w:val="center"/>
              <w:rPr>
                <w:rFonts w:ascii="Times New Roman" w:hAnsi="Times New Roman" w:cs="Times New Roman"/>
                <w:color w:val="FF0000"/>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2126" w:type="dxa"/>
            <w:vAlign w:val="center"/>
          </w:tcPr>
          <w:p w14:paraId="707C3853" w14:textId="07A3473D" w:rsidR="00DD0695" w:rsidRPr="00FF4C4F" w:rsidRDefault="00DD0695" w:rsidP="00DD0695">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6889AD74" w14:textId="4C862AAA" w:rsidR="00DD0695" w:rsidRPr="00FF4C4F" w:rsidRDefault="00DD0695" w:rsidP="00DD0695">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04D02B2A" w14:textId="77777777" w:rsidR="00DD0695" w:rsidRPr="00FF4C4F" w:rsidRDefault="00DD0695" w:rsidP="00DD0695">
            <w:pPr>
              <w:spacing w:line="276" w:lineRule="auto"/>
              <w:rPr>
                <w:rFonts w:ascii="Times New Roman" w:hAnsi="Times New Roman" w:cs="Times New Roman"/>
                <w:sz w:val="24"/>
                <w:szCs w:val="24"/>
              </w:rPr>
            </w:pPr>
          </w:p>
        </w:tc>
        <w:tc>
          <w:tcPr>
            <w:tcW w:w="1296" w:type="dxa"/>
          </w:tcPr>
          <w:p w14:paraId="41148C93" w14:textId="77777777" w:rsidR="00DD0695" w:rsidRPr="00FF4C4F" w:rsidRDefault="00DD0695" w:rsidP="00DD0695">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5DBF7885"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p>
    <w:p w14:paraId="157F71D7"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Задание принял к исполнению студент:</w:t>
      </w:r>
    </w:p>
    <w:tbl>
      <w:tblPr>
        <w:tblStyle w:val="520"/>
        <w:tblW w:w="9634" w:type="dxa"/>
        <w:tblLook w:val="04A0" w:firstRow="1" w:lastRow="0" w:firstColumn="1" w:lastColumn="0" w:noHBand="0" w:noVBand="1"/>
      </w:tblPr>
      <w:tblGrid>
        <w:gridCol w:w="1929"/>
        <w:gridCol w:w="4727"/>
        <w:gridCol w:w="1682"/>
        <w:gridCol w:w="1296"/>
      </w:tblGrid>
      <w:tr w:rsidR="00FF4C4F" w:rsidRPr="00FF4C4F" w14:paraId="105B0809" w14:textId="77777777" w:rsidTr="00652966">
        <w:tc>
          <w:tcPr>
            <w:tcW w:w="1929" w:type="dxa"/>
          </w:tcPr>
          <w:p w14:paraId="553F11A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Группа</w:t>
            </w:r>
          </w:p>
        </w:tc>
        <w:tc>
          <w:tcPr>
            <w:tcW w:w="4727" w:type="dxa"/>
          </w:tcPr>
          <w:p w14:paraId="6F96327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682" w:type="dxa"/>
          </w:tcPr>
          <w:p w14:paraId="701B4C3B"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296" w:type="dxa"/>
          </w:tcPr>
          <w:p w14:paraId="6248726F"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A4039A" w14:textId="77777777" w:rsidTr="00652966">
        <w:trPr>
          <w:trHeight w:val="309"/>
        </w:trPr>
        <w:tc>
          <w:tcPr>
            <w:tcW w:w="1929" w:type="dxa"/>
          </w:tcPr>
          <w:p w14:paraId="0F4FF07A" w14:textId="0D4AAE35"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727" w:type="dxa"/>
          </w:tcPr>
          <w:p w14:paraId="08C93C6F" w14:textId="6AFA99FD" w:rsidR="00FF4C4F" w:rsidRPr="00FF4C4F" w:rsidRDefault="00DD0695"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Жиленков Артем Алексеевич</w:t>
            </w:r>
          </w:p>
        </w:tc>
        <w:tc>
          <w:tcPr>
            <w:tcW w:w="1682" w:type="dxa"/>
          </w:tcPr>
          <w:p w14:paraId="2B202613" w14:textId="77777777" w:rsidR="00FF4C4F" w:rsidRPr="00FF4C4F" w:rsidRDefault="00FF4C4F" w:rsidP="00FF4C4F">
            <w:pPr>
              <w:spacing w:after="200" w:line="276" w:lineRule="auto"/>
              <w:rPr>
                <w:rFonts w:ascii="Times New Roman" w:hAnsi="Times New Roman" w:cs="Times New Roman"/>
                <w:sz w:val="24"/>
                <w:szCs w:val="24"/>
              </w:rPr>
            </w:pPr>
          </w:p>
        </w:tc>
        <w:tc>
          <w:tcPr>
            <w:tcW w:w="1296" w:type="dxa"/>
          </w:tcPr>
          <w:p w14:paraId="0B615FC7"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C2AE829"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p>
    <w:p w14:paraId="15195619" w14:textId="77777777" w:rsidR="00FF4C4F" w:rsidRPr="00FF4C4F" w:rsidRDefault="00FF4C4F" w:rsidP="00FF4C4F">
      <w:pP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br w:type="page"/>
      </w:r>
    </w:p>
    <w:p w14:paraId="0808B176"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 xml:space="preserve">ЗАДАНИЕ ДЛЯ РАЗДЕЛА </w:t>
      </w:r>
    </w:p>
    <w:p w14:paraId="508CAE12" w14:textId="77777777" w:rsidR="00FF4C4F" w:rsidRPr="00FF4C4F" w:rsidRDefault="00FF4C4F" w:rsidP="00FF4C4F">
      <w:pPr>
        <w:spacing w:after="0" w:line="240" w:lineRule="auto"/>
        <w:jc w:val="center"/>
        <w:rPr>
          <w:rFonts w:ascii="Times New Roman" w:eastAsia="Calibri" w:hAnsi="Times New Roman" w:cs="Times New Roman"/>
          <w:b/>
          <w:sz w:val="24"/>
          <w:szCs w:val="24"/>
        </w:rPr>
      </w:pPr>
      <w:r w:rsidRPr="00FF4C4F">
        <w:rPr>
          <w:rFonts w:ascii="Times New Roman" w:eastAsia="Calibri" w:hAnsi="Times New Roman" w:cs="Times New Roman"/>
          <w:b/>
          <w:sz w:val="24"/>
          <w:szCs w:val="24"/>
        </w:rPr>
        <w:t>«Финансовый менеджмент, ресурсоэффективность и ресурсосбережение»</w:t>
      </w:r>
    </w:p>
    <w:p w14:paraId="3FFEB6D7" w14:textId="77777777" w:rsidR="00FF4C4F" w:rsidRPr="00FF4C4F" w:rsidRDefault="00FF4C4F" w:rsidP="00FF4C4F">
      <w:pPr>
        <w:spacing w:after="0" w:line="240" w:lineRule="auto"/>
        <w:rPr>
          <w:rFonts w:ascii="Times New Roman" w:eastAsia="Calibri" w:hAnsi="Times New Roman" w:cs="Times New Roman"/>
          <w:sz w:val="24"/>
          <w:szCs w:val="24"/>
        </w:rPr>
      </w:pPr>
    </w:p>
    <w:p w14:paraId="29B928D4"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Студенту:</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4"/>
        <w:gridCol w:w="6514"/>
      </w:tblGrid>
      <w:tr w:rsidR="00FF4C4F" w:rsidRPr="00FF4C4F" w14:paraId="77647810" w14:textId="77777777" w:rsidTr="00652966">
        <w:tc>
          <w:tcPr>
            <w:tcW w:w="1617" w:type="pct"/>
          </w:tcPr>
          <w:p w14:paraId="3F6014DF"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Группа</w:t>
            </w:r>
          </w:p>
        </w:tc>
        <w:tc>
          <w:tcPr>
            <w:tcW w:w="3383" w:type="pct"/>
          </w:tcPr>
          <w:p w14:paraId="640D9044"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ФИО</w:t>
            </w:r>
          </w:p>
        </w:tc>
      </w:tr>
      <w:tr w:rsidR="00FF4C4F" w:rsidRPr="00FF4C4F" w14:paraId="49E40834" w14:textId="77777777" w:rsidTr="00652966">
        <w:tc>
          <w:tcPr>
            <w:tcW w:w="1617" w:type="pct"/>
          </w:tcPr>
          <w:p w14:paraId="645EE536" w14:textId="486930F4" w:rsidR="00FF4C4F" w:rsidRPr="00FF4C4F" w:rsidRDefault="00DD0695"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3383" w:type="pct"/>
          </w:tcPr>
          <w:p w14:paraId="278C3BEF" w14:textId="130ABAB1" w:rsidR="00FF4C4F" w:rsidRPr="00FF4C4F" w:rsidRDefault="00DD0695" w:rsidP="00FF4C4F">
            <w:pPr>
              <w:spacing w:after="0" w:line="240" w:lineRule="auto"/>
              <w:jc w:val="center"/>
              <w:rPr>
                <w:rFonts w:ascii="Times New Roman" w:eastAsia="Calibri" w:hAnsi="Times New Roman" w:cs="Times New Roman"/>
                <w:sz w:val="24"/>
                <w:szCs w:val="24"/>
              </w:rPr>
            </w:pPr>
            <w:r w:rsidRPr="00DD0695">
              <w:rPr>
                <w:rFonts w:ascii="Times New Roman" w:eastAsia="Calibri" w:hAnsi="Times New Roman" w:cs="Times New Roman"/>
                <w:sz w:val="24"/>
                <w:szCs w:val="24"/>
              </w:rPr>
              <w:t>Жиленков</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Артем</w:t>
            </w:r>
            <w:r>
              <w:rPr>
                <w:rFonts w:ascii="Times New Roman" w:eastAsia="Calibri" w:hAnsi="Times New Roman" w:cs="Times New Roman"/>
                <w:sz w:val="24"/>
                <w:szCs w:val="24"/>
              </w:rPr>
              <w:t>у</w:t>
            </w:r>
            <w:r w:rsidRPr="00DD0695">
              <w:rPr>
                <w:rFonts w:ascii="Times New Roman" w:eastAsia="Calibri" w:hAnsi="Times New Roman" w:cs="Times New Roman"/>
                <w:sz w:val="24"/>
                <w:szCs w:val="24"/>
              </w:rPr>
              <w:t xml:space="preserve"> Алексеевич</w:t>
            </w:r>
            <w:r>
              <w:rPr>
                <w:rFonts w:ascii="Times New Roman" w:eastAsia="Calibri" w:hAnsi="Times New Roman" w:cs="Times New Roman"/>
                <w:sz w:val="24"/>
                <w:szCs w:val="24"/>
              </w:rPr>
              <w:t>у</w:t>
            </w:r>
          </w:p>
        </w:tc>
      </w:tr>
    </w:tbl>
    <w:p w14:paraId="4C1B9E90"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71"/>
        <w:gridCol w:w="1887"/>
        <w:gridCol w:w="1515"/>
        <w:gridCol w:w="4955"/>
      </w:tblGrid>
      <w:tr w:rsidR="00FF4C4F" w:rsidRPr="00FF4C4F" w14:paraId="0B4D5B46" w14:textId="77777777" w:rsidTr="00652966">
        <w:tc>
          <w:tcPr>
            <w:tcW w:w="660" w:type="pct"/>
          </w:tcPr>
          <w:p w14:paraId="5A9ED4D3" w14:textId="77777777" w:rsidR="00FF4C4F" w:rsidRPr="00FF4C4F" w:rsidRDefault="00FF4C4F" w:rsidP="00FF4C4F">
            <w:pPr>
              <w:spacing w:after="0" w:line="240" w:lineRule="auto"/>
              <w:rPr>
                <w:rFonts w:ascii="Times New Roman" w:eastAsia="Calibri" w:hAnsi="Times New Roman" w:cs="Times New Roman"/>
                <w:b/>
                <w:sz w:val="18"/>
                <w:szCs w:val="24"/>
              </w:rPr>
            </w:pPr>
            <w:r w:rsidRPr="00FF4C4F">
              <w:rPr>
                <w:rFonts w:ascii="Times New Roman" w:eastAsia="Calibri" w:hAnsi="Times New Roman" w:cs="Times New Roman"/>
                <w:b/>
                <w:sz w:val="18"/>
                <w:szCs w:val="24"/>
              </w:rPr>
              <w:t>Школа</w:t>
            </w:r>
          </w:p>
        </w:tc>
        <w:tc>
          <w:tcPr>
            <w:tcW w:w="980" w:type="pct"/>
            <w:tcBorders>
              <w:right w:val="single" w:sz="4" w:space="0" w:color="auto"/>
            </w:tcBorders>
          </w:tcPr>
          <w:p w14:paraId="1A578CAE"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 xml:space="preserve">Инженерная школа </w:t>
            </w:r>
          </w:p>
          <w:p w14:paraId="2BBCA383"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энергетики</w:t>
            </w:r>
          </w:p>
        </w:tc>
        <w:tc>
          <w:tcPr>
            <w:tcW w:w="787" w:type="pct"/>
            <w:tcBorders>
              <w:left w:val="single" w:sz="4" w:space="0" w:color="auto"/>
              <w:right w:val="single" w:sz="4" w:space="0" w:color="auto"/>
            </w:tcBorders>
            <w:vAlign w:val="center"/>
          </w:tcPr>
          <w:p w14:paraId="7ED9AA2F" w14:textId="77777777" w:rsidR="00FF4C4F" w:rsidRPr="00FF4C4F" w:rsidRDefault="00FF4C4F" w:rsidP="00FF4C4F">
            <w:pPr>
              <w:spacing w:after="0" w:line="240" w:lineRule="auto"/>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Подразделение</w:t>
            </w:r>
          </w:p>
        </w:tc>
        <w:tc>
          <w:tcPr>
            <w:tcW w:w="2573" w:type="pct"/>
            <w:tcBorders>
              <w:left w:val="single" w:sz="4" w:space="0" w:color="auto"/>
            </w:tcBorders>
            <w:vAlign w:val="center"/>
          </w:tcPr>
          <w:p w14:paraId="7F62C5DB" w14:textId="77777777" w:rsidR="00FF4C4F" w:rsidRPr="00FF4C4F" w:rsidRDefault="00FF4C4F" w:rsidP="00FF4C4F">
            <w:pPr>
              <w:spacing w:after="0" w:line="240" w:lineRule="auto"/>
              <w:jc w:val="center"/>
              <w:rPr>
                <w:rFonts w:ascii="Times New Roman" w:eastAsia="Calibri" w:hAnsi="Times New Roman" w:cs="Times New Roman"/>
                <w:b/>
                <w:bCs/>
                <w:sz w:val="18"/>
                <w:szCs w:val="18"/>
              </w:rPr>
            </w:pPr>
            <w:r w:rsidRPr="00FF4C4F">
              <w:rPr>
                <w:rFonts w:ascii="Times New Roman" w:eastAsia="Calibri" w:hAnsi="Times New Roman" w:cs="Times New Roman"/>
                <w:b/>
                <w:bCs/>
                <w:sz w:val="18"/>
                <w:szCs w:val="18"/>
              </w:rPr>
              <w:t>Отделение электроэнергетики и электротехники</w:t>
            </w:r>
          </w:p>
        </w:tc>
      </w:tr>
      <w:tr w:rsidR="00FF4C4F" w:rsidRPr="00FF4C4F" w14:paraId="0E3A50D4" w14:textId="77777777" w:rsidTr="00652966">
        <w:trPr>
          <w:trHeight w:val="56"/>
        </w:trPr>
        <w:tc>
          <w:tcPr>
            <w:tcW w:w="660" w:type="pct"/>
            <w:vAlign w:val="center"/>
          </w:tcPr>
          <w:p w14:paraId="31B33185"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Уровень образования</w:t>
            </w:r>
          </w:p>
        </w:tc>
        <w:tc>
          <w:tcPr>
            <w:tcW w:w="980" w:type="pct"/>
            <w:tcBorders>
              <w:right w:val="single" w:sz="4" w:space="0" w:color="auto"/>
            </w:tcBorders>
            <w:vAlign w:val="center"/>
          </w:tcPr>
          <w:p w14:paraId="427F91C9"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Магистратура</w:t>
            </w:r>
          </w:p>
        </w:tc>
        <w:tc>
          <w:tcPr>
            <w:tcW w:w="787" w:type="pct"/>
            <w:tcBorders>
              <w:left w:val="single" w:sz="4" w:space="0" w:color="auto"/>
              <w:right w:val="single" w:sz="4" w:space="0" w:color="auto"/>
            </w:tcBorders>
            <w:vAlign w:val="center"/>
          </w:tcPr>
          <w:p w14:paraId="33089706" w14:textId="77777777" w:rsidR="00FF4C4F" w:rsidRPr="00FF4C4F" w:rsidRDefault="00FF4C4F" w:rsidP="00FF4C4F">
            <w:pPr>
              <w:spacing w:after="0" w:line="240" w:lineRule="auto"/>
              <w:jc w:val="center"/>
              <w:rPr>
                <w:rFonts w:ascii="Times New Roman" w:eastAsia="Calibri" w:hAnsi="Times New Roman" w:cs="Times New Roman"/>
                <w:b/>
                <w:sz w:val="18"/>
                <w:szCs w:val="24"/>
              </w:rPr>
            </w:pPr>
            <w:r w:rsidRPr="00FF4C4F">
              <w:rPr>
                <w:rFonts w:ascii="Times New Roman" w:eastAsia="Calibri" w:hAnsi="Times New Roman" w:cs="Times New Roman"/>
                <w:b/>
                <w:sz w:val="18"/>
                <w:szCs w:val="24"/>
              </w:rPr>
              <w:t>Направление/</w:t>
            </w:r>
          </w:p>
          <w:p w14:paraId="6B96943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b/>
                <w:sz w:val="18"/>
                <w:szCs w:val="24"/>
              </w:rPr>
              <w:t>специальность</w:t>
            </w:r>
          </w:p>
        </w:tc>
        <w:tc>
          <w:tcPr>
            <w:tcW w:w="2573" w:type="pct"/>
            <w:tcBorders>
              <w:left w:val="single" w:sz="4" w:space="0" w:color="auto"/>
            </w:tcBorders>
            <w:vAlign w:val="center"/>
          </w:tcPr>
          <w:p w14:paraId="0AC04C43"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E3B881D" w14:textId="77777777" w:rsidR="00FF4C4F" w:rsidRPr="00FF4C4F" w:rsidRDefault="00FF4C4F" w:rsidP="00FF4C4F">
      <w:pPr>
        <w:spacing w:after="0" w:line="240" w:lineRule="auto"/>
        <w:jc w:val="center"/>
        <w:rPr>
          <w:rFonts w:ascii="Times New Roman" w:eastAsia="Calibri" w:hAnsi="Times New Roman" w:cs="Times New Roman"/>
          <w:b/>
          <w:sz w:val="24"/>
          <w:szCs w:val="24"/>
        </w:rPr>
      </w:pPr>
    </w:p>
    <w:p w14:paraId="7CE1BC17" w14:textId="77777777" w:rsidR="00FF4C4F" w:rsidRPr="00FF4C4F" w:rsidRDefault="00FF4C4F" w:rsidP="00FF4C4F">
      <w:pPr>
        <w:spacing w:after="0" w:line="240" w:lineRule="auto"/>
        <w:jc w:val="both"/>
        <w:rPr>
          <w:rFonts w:ascii="Times New Roman" w:eastAsia="Calibri" w:hAnsi="Times New Roman" w:cs="Times New Roman"/>
          <w:sz w:val="24"/>
          <w:szCs w:val="24"/>
        </w:rPr>
      </w:pPr>
      <w:r w:rsidRPr="00FF4C4F">
        <w:rPr>
          <w:rFonts w:ascii="Times New Roman" w:eastAsia="Calibri" w:hAnsi="Times New Roman" w:cs="Times New Roman"/>
          <w:sz w:val="24"/>
          <w:szCs w:val="24"/>
        </w:rPr>
        <w:t>Тема работы: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240"/>
        <w:gridCol w:w="4388"/>
      </w:tblGrid>
      <w:tr w:rsidR="00FF4C4F" w:rsidRPr="00FF4C4F" w14:paraId="5758A4FE" w14:textId="77777777" w:rsidTr="00652966">
        <w:trPr>
          <w:trHeight w:val="300"/>
        </w:trPr>
        <w:tc>
          <w:tcPr>
            <w:tcW w:w="9628" w:type="dxa"/>
            <w:gridSpan w:val="2"/>
          </w:tcPr>
          <w:p w14:paraId="7AF9AC6C" w14:textId="72830866" w:rsidR="00FF4C4F" w:rsidRPr="00FF4C4F" w:rsidRDefault="00515415" w:rsidP="00FF4C4F">
            <w:pPr>
              <w:spacing w:after="0" w:line="240" w:lineRule="auto"/>
              <w:jc w:val="center"/>
              <w:rPr>
                <w:rFonts w:ascii="Times New Roman" w:eastAsia="Calibri" w:hAnsi="Times New Roman" w:cs="Times New Roman"/>
                <w:b/>
                <w:sz w:val="24"/>
                <w:szCs w:val="24"/>
              </w:rPr>
            </w:pPr>
            <w:r w:rsidRPr="00515415">
              <w:rPr>
                <w:rFonts w:ascii="Times New Roman" w:eastAsia="Calibri" w:hAnsi="Times New Roman" w:cs="Times New Roman"/>
                <w:b/>
                <w:sz w:val="24"/>
                <w:szCs w:val="24"/>
              </w:rPr>
              <w:t>Разработка программного обеспечений централизованной автоматики ликвидации асинхронного режима</w:t>
            </w:r>
          </w:p>
        </w:tc>
      </w:tr>
      <w:tr w:rsidR="00FF4C4F" w:rsidRPr="00FF4C4F" w14:paraId="6DF02515"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9628" w:type="dxa"/>
            <w:gridSpan w:val="2"/>
            <w:tcBorders>
              <w:top w:val="single" w:sz="4" w:space="0" w:color="000000"/>
              <w:left w:val="single" w:sz="4" w:space="0" w:color="000000"/>
              <w:bottom w:val="single" w:sz="4" w:space="0" w:color="000000"/>
              <w:right w:val="single" w:sz="4" w:space="0" w:color="000000"/>
            </w:tcBorders>
            <w:vAlign w:val="center"/>
            <w:hideMark/>
          </w:tcPr>
          <w:p w14:paraId="7EBE848E"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sz w:val="24"/>
                <w:szCs w:val="24"/>
                <w:lang w:eastAsia="ru-RU"/>
              </w:rPr>
              <w:t>Исходные данные к разделу «Финансовый менеджмент»</w:t>
            </w:r>
            <w:r w:rsidRPr="00FF4C4F">
              <w:rPr>
                <w:rFonts w:ascii="Times New Roman" w:eastAsia="Times New Roman" w:hAnsi="Times New Roman" w:cs="Times New Roman"/>
                <w:b/>
                <w:sz w:val="24"/>
                <w:szCs w:val="24"/>
                <w:lang w:eastAsia="ru-RU"/>
              </w:rPr>
              <w:br w:type="page"/>
              <w:t>:</w:t>
            </w:r>
          </w:p>
        </w:tc>
      </w:tr>
      <w:tr w:rsidR="00FF4C4F" w:rsidRPr="00FF4C4F" w14:paraId="02C228FB" w14:textId="77777777" w:rsidTr="00001FD3">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1633"/>
        </w:trPr>
        <w:tc>
          <w:tcPr>
            <w:tcW w:w="5240" w:type="dxa"/>
            <w:tcBorders>
              <w:top w:val="single" w:sz="4" w:space="0" w:color="000000"/>
              <w:left w:val="single" w:sz="4" w:space="0" w:color="000000"/>
              <w:bottom w:val="single" w:sz="4" w:space="0" w:color="auto"/>
              <w:right w:val="single" w:sz="4" w:space="0" w:color="000000"/>
            </w:tcBorders>
            <w:hideMark/>
          </w:tcPr>
          <w:p w14:paraId="30CB8D3E" w14:textId="77777777" w:rsidR="00FF4C4F" w:rsidRPr="00FF4C4F" w:rsidRDefault="00FF4C4F" w:rsidP="00FF4C4F">
            <w:pPr>
              <w:spacing w:after="0" w:line="240" w:lineRule="auto"/>
              <w:contextualSpacing/>
              <w:rPr>
                <w:rFonts w:ascii="Times New Roman" w:eastAsia="Calibri" w:hAnsi="Times New Roman" w:cs="Times New Roman"/>
                <w:i/>
                <w:sz w:val="24"/>
                <w:szCs w:val="24"/>
              </w:rPr>
            </w:pPr>
            <w:r w:rsidRPr="00FF4C4F">
              <w:rPr>
                <w:rFonts w:ascii="Times New Roman" w:eastAsia="Calibri" w:hAnsi="Times New Roman" w:cs="Times New Roman"/>
                <w:i/>
                <w:sz w:val="24"/>
                <w:szCs w:val="24"/>
              </w:rPr>
              <w:t xml:space="preserve">Характеристика объекта исследования и области его применения </w:t>
            </w:r>
          </w:p>
        </w:tc>
        <w:tc>
          <w:tcPr>
            <w:tcW w:w="4388" w:type="dxa"/>
            <w:tcBorders>
              <w:top w:val="single" w:sz="4" w:space="0" w:color="000000"/>
              <w:left w:val="single" w:sz="4" w:space="0" w:color="000000"/>
              <w:bottom w:val="single" w:sz="4" w:space="0" w:color="auto"/>
              <w:right w:val="single" w:sz="4" w:space="0" w:color="000000"/>
            </w:tcBorders>
          </w:tcPr>
          <w:p w14:paraId="50B2E233" w14:textId="646B2461" w:rsidR="00001FD3" w:rsidRPr="00001FD3" w:rsidRDefault="00001FD3" w:rsidP="00001FD3">
            <w:pPr>
              <w:contextualSpacing/>
              <w:rPr>
                <w:rFonts w:ascii="Times New Roman" w:eastAsia="Calibri" w:hAnsi="Times New Roman" w:cs="Times New Roman"/>
                <w:i/>
                <w:sz w:val="24"/>
                <w:szCs w:val="24"/>
              </w:rPr>
            </w:pPr>
            <w:r w:rsidRPr="00001FD3">
              <w:rPr>
                <w:rFonts w:ascii="Times New Roman" w:eastAsia="Calibri" w:hAnsi="Times New Roman" w:cs="Times New Roman"/>
                <w:i/>
                <w:sz w:val="24"/>
                <w:szCs w:val="24"/>
              </w:rPr>
              <w:t xml:space="preserve">Объект исследования: </w:t>
            </w:r>
            <w:r>
              <w:rPr>
                <w:rFonts w:ascii="Times New Roman" w:eastAsia="Calibri" w:hAnsi="Times New Roman" w:cs="Times New Roman"/>
                <w:i/>
                <w:sz w:val="24"/>
                <w:szCs w:val="24"/>
              </w:rPr>
              <w:t>программное обеспечение</w:t>
            </w:r>
            <w:r w:rsidRPr="00001FD3">
              <w:rPr>
                <w:rFonts w:ascii="Times New Roman" w:eastAsia="Calibri" w:hAnsi="Times New Roman" w:cs="Times New Roman"/>
                <w:i/>
                <w:sz w:val="24"/>
                <w:szCs w:val="24"/>
              </w:rPr>
              <w:t xml:space="preserve"> централизованно</w:t>
            </w:r>
            <w:r>
              <w:rPr>
                <w:rFonts w:ascii="Times New Roman" w:eastAsia="Calibri" w:hAnsi="Times New Roman" w:cs="Times New Roman"/>
                <w:i/>
                <w:sz w:val="24"/>
                <w:szCs w:val="24"/>
              </w:rPr>
              <w:t>й</w:t>
            </w:r>
            <w:r w:rsidRPr="00001FD3">
              <w:rPr>
                <w:rFonts w:ascii="Times New Roman" w:eastAsia="Calibri" w:hAnsi="Times New Roman" w:cs="Times New Roman"/>
                <w:i/>
                <w:sz w:val="24"/>
                <w:szCs w:val="24"/>
              </w:rPr>
              <w:t xml:space="preserve"> АЛАР.</w:t>
            </w:r>
          </w:p>
          <w:p w14:paraId="0BF64BAF" w14:textId="4BA9EC7C" w:rsidR="00FF4C4F" w:rsidRPr="00FF4C4F" w:rsidRDefault="00001FD3" w:rsidP="00001FD3">
            <w:pPr>
              <w:contextualSpacing/>
              <w:rPr>
                <w:rFonts w:ascii="Times New Roman" w:eastAsia="Calibri" w:hAnsi="Times New Roman" w:cs="Times New Roman"/>
                <w:b/>
                <w:i/>
                <w:sz w:val="24"/>
                <w:szCs w:val="24"/>
              </w:rPr>
            </w:pPr>
            <w:r w:rsidRPr="00001FD3">
              <w:rPr>
                <w:rFonts w:ascii="Times New Roman" w:eastAsia="Calibri" w:hAnsi="Times New Roman" w:cs="Times New Roman"/>
                <w:i/>
                <w:sz w:val="24"/>
                <w:szCs w:val="24"/>
              </w:rPr>
              <w:t xml:space="preserve">Область применения: </w:t>
            </w:r>
            <w:r>
              <w:rPr>
                <w:rFonts w:ascii="Times New Roman" w:eastAsia="Calibri" w:hAnsi="Times New Roman" w:cs="Times New Roman"/>
                <w:i/>
                <w:sz w:val="24"/>
                <w:szCs w:val="24"/>
              </w:rPr>
              <w:t>объект электроэнергетики, диспетчерский центр</w:t>
            </w:r>
            <w:r w:rsidRPr="00001FD3">
              <w:rPr>
                <w:rFonts w:ascii="Times New Roman" w:eastAsia="Calibri" w:hAnsi="Times New Roman" w:cs="Times New Roman"/>
                <w:i/>
                <w:sz w:val="24"/>
                <w:szCs w:val="24"/>
              </w:rPr>
              <w:t>.</w:t>
            </w:r>
          </w:p>
        </w:tc>
      </w:tr>
      <w:tr w:rsidR="00FF4C4F" w:rsidRPr="00FF4C4F" w14:paraId="503AC69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83"/>
        </w:trPr>
        <w:tc>
          <w:tcPr>
            <w:tcW w:w="9628" w:type="dxa"/>
            <w:gridSpan w:val="2"/>
            <w:tcBorders>
              <w:top w:val="single" w:sz="4" w:space="0" w:color="auto"/>
              <w:left w:val="single" w:sz="4" w:space="0" w:color="000000"/>
              <w:bottom w:val="single" w:sz="4" w:space="0" w:color="000000"/>
              <w:right w:val="single" w:sz="4" w:space="0" w:color="000000"/>
            </w:tcBorders>
            <w:vAlign w:val="center"/>
            <w:hideMark/>
          </w:tcPr>
          <w:p w14:paraId="6DAAE5B2" w14:textId="77777777" w:rsidR="00FF4C4F" w:rsidRPr="00FF4C4F" w:rsidRDefault="00FF4C4F" w:rsidP="00FF4C4F">
            <w:pPr>
              <w:spacing w:after="0" w:line="240" w:lineRule="auto"/>
              <w:contextualSpacing/>
              <w:rPr>
                <w:rFonts w:ascii="Times New Roman" w:eastAsia="Times New Roman" w:hAnsi="Times New Roman" w:cs="Times New Roman"/>
                <w:b/>
                <w:i/>
                <w:sz w:val="24"/>
                <w:szCs w:val="24"/>
                <w:lang w:eastAsia="ru-RU"/>
              </w:rPr>
            </w:pPr>
            <w:r w:rsidRPr="00FF4C4F">
              <w:rPr>
                <w:rFonts w:ascii="Times New Roman" w:eastAsia="Times New Roman" w:hAnsi="Times New Roman" w:cs="Times New Roman"/>
                <w:b/>
                <w:i/>
                <w:sz w:val="24"/>
                <w:szCs w:val="24"/>
                <w:lang w:eastAsia="ru-RU"/>
              </w:rPr>
              <w:t>Перечень вопросов, подлежащих исследованию, проектированию и разработке:</w:t>
            </w:r>
          </w:p>
        </w:tc>
      </w:tr>
      <w:tr w:rsidR="00FF4C4F" w:rsidRPr="00FF4C4F" w14:paraId="0869ADD9"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2334"/>
        </w:trPr>
        <w:tc>
          <w:tcPr>
            <w:tcW w:w="5240" w:type="dxa"/>
            <w:tcBorders>
              <w:top w:val="single" w:sz="4" w:space="0" w:color="auto"/>
              <w:left w:val="single" w:sz="4" w:space="0" w:color="000000"/>
              <w:bottom w:val="single" w:sz="4" w:space="0" w:color="000000"/>
              <w:right w:val="single" w:sz="4" w:space="0" w:color="auto"/>
            </w:tcBorders>
            <w:vAlign w:val="center"/>
          </w:tcPr>
          <w:p w14:paraId="79E07E9E"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Предпроектный анализ:</w:t>
            </w:r>
          </w:p>
          <w:p w14:paraId="34665A5A"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Потенциальные потребители результатов исследования;</w:t>
            </w:r>
          </w:p>
          <w:p w14:paraId="55A4F859"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Анализ конкурентных технических решений с позиции ресурсоэффективности и ресурсосбережения;</w:t>
            </w:r>
          </w:p>
          <w:p w14:paraId="34D85D60"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Times New Roman" w:hAnsi="Times New Roman" w:cs="Times New Roman"/>
                <w:i/>
                <w:sz w:val="24"/>
                <w:szCs w:val="24"/>
                <w:lang w:val="en-US" w:eastAsia="ru-RU"/>
              </w:rPr>
              <w:t>SWOT-</w:t>
            </w:r>
            <w:r w:rsidRPr="00FF4C4F">
              <w:rPr>
                <w:rFonts w:ascii="Times New Roman" w:eastAsia="Times New Roman" w:hAnsi="Times New Roman" w:cs="Times New Roman"/>
                <w:i/>
                <w:sz w:val="24"/>
                <w:szCs w:val="24"/>
                <w:lang w:eastAsia="ru-RU"/>
              </w:rPr>
              <w:t>анализ;</w:t>
            </w:r>
          </w:p>
          <w:p w14:paraId="6B830D0E" w14:textId="77777777" w:rsidR="00FF4C4F" w:rsidRPr="00FF4C4F" w:rsidRDefault="00FF4C4F" w:rsidP="00FF4C4F">
            <w:pPr>
              <w:numPr>
                <w:ilvl w:val="1"/>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Оценка готовности проекта к коммерциализации.</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7DF12099" w14:textId="77777777" w:rsid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Потребителем результатов исследования является АО «СО ЕЭС».</w:t>
            </w:r>
          </w:p>
          <w:p w14:paraId="53CCE21B"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Рассмотрены три производителя и выбран наиболее конкурентоспособный.</w:t>
            </w:r>
          </w:p>
          <w:p w14:paraId="3C4ADC96" w14:textId="77777777" w:rsidR="00DE6B9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 xml:space="preserve">Проведен </w:t>
            </w:r>
            <w:r>
              <w:rPr>
                <w:rFonts w:ascii="Times New Roman" w:eastAsia="Times New Roman" w:hAnsi="Times New Roman" w:cs="Times New Roman"/>
                <w:i/>
                <w:sz w:val="24"/>
                <w:szCs w:val="24"/>
                <w:lang w:val="en-US" w:eastAsia="ru-RU"/>
              </w:rPr>
              <w:t>SWOT</w:t>
            </w:r>
            <w:r w:rsidRPr="00DE6B9F">
              <w:rPr>
                <w:rFonts w:ascii="Times New Roman" w:eastAsia="Times New Roman" w:hAnsi="Times New Roman" w:cs="Times New Roman"/>
                <w:i/>
                <w:sz w:val="24"/>
                <w:szCs w:val="24"/>
                <w:lang w:eastAsia="ru-RU"/>
              </w:rPr>
              <w:t>-</w:t>
            </w:r>
            <w:r>
              <w:rPr>
                <w:rFonts w:ascii="Times New Roman" w:eastAsia="Times New Roman" w:hAnsi="Times New Roman" w:cs="Times New Roman"/>
                <w:i/>
                <w:sz w:val="24"/>
                <w:szCs w:val="24"/>
                <w:lang w:eastAsia="ru-RU"/>
              </w:rPr>
              <w:t>анализ.</w:t>
            </w:r>
          </w:p>
          <w:p w14:paraId="1D98C27B" w14:textId="2F1A0F28" w:rsidR="00DE6B9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Pr>
                <w:rFonts w:ascii="Times New Roman" w:eastAsia="Times New Roman" w:hAnsi="Times New Roman" w:cs="Times New Roman"/>
                <w:i/>
                <w:sz w:val="24"/>
                <w:szCs w:val="24"/>
                <w:lang w:eastAsia="ru-RU"/>
              </w:rPr>
              <w:t>Проект имеет среднюю готовность к комерциализации.</w:t>
            </w:r>
          </w:p>
        </w:tc>
      </w:tr>
      <w:tr w:rsidR="00FF4C4F" w:rsidRPr="00FF4C4F" w14:paraId="1172BCB4"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593F040B" w14:textId="77777777" w:rsidR="00FF4C4F" w:rsidRPr="00FF4C4F" w:rsidRDefault="00FF4C4F" w:rsidP="00FF4C4F">
            <w:pPr>
              <w:numPr>
                <w:ilvl w:val="0"/>
                <w:numId w:val="36"/>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Инициация проекта:</w:t>
            </w:r>
          </w:p>
          <w:p w14:paraId="618B0C43"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w:t>
            </w:r>
            <w:r w:rsidRPr="00FF4C4F">
              <w:rPr>
                <w:rFonts w:ascii="Times New Roman" w:eastAsia="Times New Roman" w:hAnsi="Times New Roman" w:cs="Times New Roman"/>
                <w:i/>
                <w:sz w:val="24"/>
                <w:szCs w:val="24"/>
                <w:lang w:eastAsia="ru-RU"/>
              </w:rPr>
              <w:t>Цели и результат проекта;</w:t>
            </w:r>
          </w:p>
          <w:p w14:paraId="2E624041"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 xml:space="preserve"> </w:t>
            </w:r>
            <w:r w:rsidRPr="00FF4C4F">
              <w:rPr>
                <w:rFonts w:ascii="Times New Roman" w:eastAsia="Calibri" w:hAnsi="Times New Roman" w:cs="Times New Roman"/>
                <w:i/>
                <w:sz w:val="24"/>
                <w:szCs w:val="24"/>
              </w:rPr>
              <w:t>Организационная структура проекта;</w:t>
            </w:r>
          </w:p>
          <w:p w14:paraId="0A47D642" w14:textId="77777777" w:rsidR="00FF4C4F" w:rsidRPr="00FF4C4F" w:rsidRDefault="00FF4C4F" w:rsidP="00FF4C4F">
            <w:pPr>
              <w:numPr>
                <w:ilvl w:val="1"/>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Calibri" w:hAnsi="Times New Roman" w:cs="Times New Roman"/>
                <w:i/>
                <w:sz w:val="24"/>
                <w:szCs w:val="24"/>
              </w:rPr>
              <w:t xml:space="preserve"> Ограничения и допущения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0F350E3" w14:textId="2A565914"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Инициализация проекта. Организационная структура проекта.</w:t>
            </w:r>
          </w:p>
        </w:tc>
      </w:tr>
      <w:tr w:rsidR="00FF4C4F" w:rsidRPr="00FF4C4F" w14:paraId="4ACE361D"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tcPr>
          <w:p w14:paraId="79BE0D9F" w14:textId="77777777" w:rsidR="00FF4C4F" w:rsidRPr="00FF4C4F" w:rsidRDefault="00FF4C4F" w:rsidP="00FF4C4F">
            <w:pPr>
              <w:numPr>
                <w:ilvl w:val="0"/>
                <w:numId w:val="35"/>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Планирование управления научно-техническим проектом:</w:t>
            </w:r>
          </w:p>
          <w:p w14:paraId="0B1D7601"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Иерархическая структура работ проекта;</w:t>
            </w:r>
          </w:p>
          <w:p w14:paraId="0444A928"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Контрольные события проекта;</w:t>
            </w:r>
          </w:p>
          <w:p w14:paraId="591A1E20"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проекта;</w:t>
            </w:r>
          </w:p>
          <w:p w14:paraId="5A028D1C"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Бюджет научного исследования;</w:t>
            </w:r>
          </w:p>
          <w:p w14:paraId="2EEC630F"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Матрица ответственности;</w:t>
            </w:r>
          </w:p>
          <w:p w14:paraId="3DA101E7"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План управления коммуникациями проекта;</w:t>
            </w:r>
          </w:p>
          <w:p w14:paraId="64D2D162" w14:textId="77777777" w:rsidR="00FF4C4F" w:rsidRPr="00FF4C4F" w:rsidRDefault="00FF4C4F" w:rsidP="00FF4C4F">
            <w:pPr>
              <w:numPr>
                <w:ilvl w:val="1"/>
                <w:numId w:val="37"/>
              </w:numPr>
              <w:spacing w:after="0" w:line="240" w:lineRule="auto"/>
              <w:contextualSpacing/>
              <w:jc w:val="both"/>
              <w:rPr>
                <w:rFonts w:ascii="Times New Roman" w:eastAsia="Times New Roman" w:hAnsi="Times New Roman" w:cs="Times New Roman"/>
                <w:i/>
                <w:sz w:val="24"/>
                <w:szCs w:val="24"/>
                <w:lang w:eastAsia="ru-RU"/>
              </w:rPr>
            </w:pPr>
            <w:r w:rsidRPr="00FF4C4F">
              <w:rPr>
                <w:rFonts w:ascii="Times New Roman" w:eastAsia="Times New Roman" w:hAnsi="Times New Roman" w:cs="Times New Roman"/>
                <w:i/>
                <w:sz w:val="24"/>
                <w:szCs w:val="24"/>
                <w:lang w:eastAsia="ru-RU"/>
              </w:rPr>
              <w:t>Реестр рисков проекта.</w:t>
            </w:r>
          </w:p>
        </w:tc>
        <w:tc>
          <w:tcPr>
            <w:tcW w:w="4388" w:type="dxa"/>
            <w:tcBorders>
              <w:top w:val="single" w:sz="4" w:space="0" w:color="auto"/>
              <w:left w:val="single" w:sz="4" w:space="0" w:color="auto"/>
              <w:bottom w:val="single" w:sz="4" w:space="0" w:color="000000"/>
              <w:right w:val="single" w:sz="4" w:space="0" w:color="000000"/>
            </w:tcBorders>
            <w:vAlign w:val="center"/>
          </w:tcPr>
          <w:p w14:paraId="06B78DF9" w14:textId="7BE05D2E"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Структура работ в рамках научного исследования. Разработка плана проведения научного исследования. Расчет бюджета затрат на проектирование. Расчет капитальных затрат на оборудование</w:t>
            </w:r>
          </w:p>
        </w:tc>
      </w:tr>
      <w:tr w:rsidR="00FF4C4F" w:rsidRPr="00FF4C4F" w14:paraId="2CABA1D1" w14:textId="77777777" w:rsidTr="006529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trHeight w:val="397"/>
        </w:trPr>
        <w:tc>
          <w:tcPr>
            <w:tcW w:w="5240" w:type="dxa"/>
            <w:tcBorders>
              <w:top w:val="single" w:sz="4" w:space="0" w:color="auto"/>
              <w:left w:val="single" w:sz="4" w:space="0" w:color="000000"/>
              <w:bottom w:val="single" w:sz="4" w:space="0" w:color="000000"/>
              <w:right w:val="single" w:sz="4" w:space="0" w:color="auto"/>
            </w:tcBorders>
            <w:vAlign w:val="center"/>
            <w:hideMark/>
          </w:tcPr>
          <w:p w14:paraId="63FEDA43" w14:textId="77777777" w:rsidR="00FF4C4F" w:rsidRPr="00FF4C4F" w:rsidRDefault="00FF4C4F" w:rsidP="00FF4C4F">
            <w:pPr>
              <w:numPr>
                <w:ilvl w:val="0"/>
                <w:numId w:val="35"/>
              </w:numPr>
              <w:spacing w:after="0" w:line="240" w:lineRule="auto"/>
              <w:contextualSpacing/>
              <w:jc w:val="both"/>
              <w:rPr>
                <w:rFonts w:ascii="Times New Roman" w:eastAsia="Calibri" w:hAnsi="Times New Roman" w:cs="Times New Roman"/>
                <w:i/>
                <w:sz w:val="24"/>
                <w:szCs w:val="24"/>
              </w:rPr>
            </w:pPr>
            <w:r w:rsidRPr="00FF4C4F">
              <w:rPr>
                <w:rFonts w:ascii="Times New Roman" w:eastAsia="Times New Roman" w:hAnsi="Times New Roman" w:cs="Times New Roman"/>
                <w:i/>
                <w:sz w:val="24"/>
                <w:szCs w:val="24"/>
                <w:lang w:eastAsia="ru-RU"/>
              </w:rPr>
              <w:t>Определение финансовой и ресурсной эффективности проекта</w:t>
            </w:r>
          </w:p>
        </w:tc>
        <w:tc>
          <w:tcPr>
            <w:tcW w:w="4388" w:type="dxa"/>
            <w:tcBorders>
              <w:top w:val="single" w:sz="4" w:space="0" w:color="auto"/>
              <w:left w:val="single" w:sz="4" w:space="0" w:color="auto"/>
              <w:bottom w:val="single" w:sz="4" w:space="0" w:color="000000"/>
              <w:right w:val="single" w:sz="4" w:space="0" w:color="000000"/>
            </w:tcBorders>
            <w:vAlign w:val="center"/>
            <w:hideMark/>
          </w:tcPr>
          <w:p w14:paraId="4308337A" w14:textId="495756FC" w:rsidR="00FF4C4F" w:rsidRPr="00FF4C4F" w:rsidRDefault="00DE6B9F" w:rsidP="00FF4C4F">
            <w:pPr>
              <w:spacing w:after="0" w:line="240" w:lineRule="auto"/>
              <w:contextualSpacing/>
              <w:rPr>
                <w:rFonts w:ascii="Times New Roman" w:eastAsia="Times New Roman" w:hAnsi="Times New Roman" w:cs="Times New Roman"/>
                <w:i/>
                <w:sz w:val="24"/>
                <w:szCs w:val="24"/>
                <w:lang w:eastAsia="ru-RU"/>
              </w:rPr>
            </w:pPr>
            <w:r w:rsidRPr="00DE6B9F">
              <w:rPr>
                <w:rFonts w:ascii="Times New Roman" w:eastAsia="Times New Roman" w:hAnsi="Times New Roman" w:cs="Times New Roman"/>
                <w:i/>
                <w:sz w:val="24"/>
                <w:szCs w:val="24"/>
                <w:lang w:eastAsia="ru-RU"/>
              </w:rPr>
              <w:t>В ходе проектирования была проведена оценка ресурсной эффективности проекта</w:t>
            </w:r>
          </w:p>
        </w:tc>
      </w:tr>
    </w:tbl>
    <w:p w14:paraId="4F6BA83D" w14:textId="77777777" w:rsidR="00FF4C4F" w:rsidRPr="00FF4C4F" w:rsidRDefault="00FF4C4F" w:rsidP="00FF4C4F">
      <w:pPr>
        <w:spacing w:after="0" w:line="240" w:lineRule="auto"/>
        <w:rPr>
          <w:rFonts w:ascii="Times New Roman" w:eastAsia="Calibri" w:hAnsi="Times New Roman" w:cs="Times New Roman"/>
          <w:sz w:val="24"/>
          <w:szCs w:val="24"/>
        </w:rPr>
      </w:pP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878"/>
        <w:gridCol w:w="2750"/>
      </w:tblGrid>
      <w:tr w:rsidR="00FF4C4F" w:rsidRPr="00FF4C4F" w14:paraId="31967629" w14:textId="77777777" w:rsidTr="00652966">
        <w:tc>
          <w:tcPr>
            <w:tcW w:w="3572" w:type="pct"/>
          </w:tcPr>
          <w:p w14:paraId="702219C7" w14:textId="77777777" w:rsidR="00FF4C4F" w:rsidRPr="00FF4C4F" w:rsidRDefault="00FF4C4F" w:rsidP="00FF4C4F">
            <w:pPr>
              <w:spacing w:after="0" w:line="240" w:lineRule="auto"/>
              <w:contextualSpacing/>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Дата выдачи задания для раздела по линейному графику</w:t>
            </w:r>
          </w:p>
        </w:tc>
        <w:tc>
          <w:tcPr>
            <w:tcW w:w="1428" w:type="pct"/>
          </w:tcPr>
          <w:p w14:paraId="6743DD87" w14:textId="77777777" w:rsidR="00FF4C4F" w:rsidRPr="00FF4C4F" w:rsidRDefault="00FF4C4F" w:rsidP="00FF4C4F">
            <w:pPr>
              <w:spacing w:after="0" w:line="240" w:lineRule="auto"/>
              <w:contextualSpacing/>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29.06.2020</w:t>
            </w:r>
          </w:p>
        </w:tc>
      </w:tr>
    </w:tbl>
    <w:p w14:paraId="743FCEDE" w14:textId="254DA053" w:rsidR="00FF4C4F" w:rsidRDefault="00FF4C4F" w:rsidP="00FF4C4F">
      <w:pPr>
        <w:spacing w:after="0" w:line="240" w:lineRule="auto"/>
        <w:ind w:left="426"/>
        <w:contextualSpacing/>
        <w:jc w:val="both"/>
        <w:rPr>
          <w:rFonts w:ascii="Times New Roman" w:eastAsia="Times New Roman" w:hAnsi="Times New Roman" w:cs="Times New Roman"/>
          <w:sz w:val="24"/>
          <w:szCs w:val="24"/>
          <w:lang w:eastAsia="ru-RU"/>
        </w:rPr>
      </w:pPr>
    </w:p>
    <w:p w14:paraId="2E0C5C81" w14:textId="4EC6440A" w:rsidR="00001FD3"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272D2454" w14:textId="77777777" w:rsidR="00001FD3" w:rsidRPr="00FF4C4F" w:rsidRDefault="00001FD3" w:rsidP="00FF4C4F">
      <w:pPr>
        <w:spacing w:after="0" w:line="240" w:lineRule="auto"/>
        <w:ind w:left="426"/>
        <w:contextualSpacing/>
        <w:jc w:val="both"/>
        <w:rPr>
          <w:rFonts w:ascii="Times New Roman" w:eastAsia="Times New Roman" w:hAnsi="Times New Roman" w:cs="Times New Roman"/>
          <w:sz w:val="24"/>
          <w:szCs w:val="24"/>
          <w:lang w:eastAsia="ru-RU"/>
        </w:rPr>
      </w:pPr>
    </w:p>
    <w:p w14:paraId="4EF021E5" w14:textId="77777777" w:rsidR="00FF4C4F" w:rsidRPr="00FF4C4F" w:rsidRDefault="00FF4C4F" w:rsidP="00FF4C4F">
      <w:pPr>
        <w:spacing w:after="0" w:line="240" w:lineRule="auto"/>
        <w:jc w:val="both"/>
        <w:rPr>
          <w:rFonts w:ascii="Times New Roman" w:eastAsia="Calibri" w:hAnsi="Times New Roman" w:cs="Times New Roman"/>
          <w:b/>
          <w:sz w:val="24"/>
          <w:szCs w:val="24"/>
        </w:rPr>
      </w:pPr>
      <w:r w:rsidRPr="00FF4C4F">
        <w:rPr>
          <w:rFonts w:ascii="Times New Roman" w:eastAsia="Calibri" w:hAnsi="Times New Roman" w:cs="Times New Roman"/>
          <w:b/>
          <w:sz w:val="24"/>
          <w:szCs w:val="24"/>
        </w:rPr>
        <w:lastRenderedPageBreak/>
        <w:t>Задание выдал консультант: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83"/>
        <w:gridCol w:w="2754"/>
        <w:gridCol w:w="2005"/>
        <w:gridCol w:w="1307"/>
        <w:gridCol w:w="1379"/>
      </w:tblGrid>
      <w:tr w:rsidR="00FF4C4F" w:rsidRPr="00FF4C4F" w14:paraId="1C6358B4" w14:textId="77777777" w:rsidTr="00652966">
        <w:tc>
          <w:tcPr>
            <w:tcW w:w="1134" w:type="pct"/>
          </w:tcPr>
          <w:p w14:paraId="6D5122C8"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Должность, место работы</w:t>
            </w:r>
          </w:p>
        </w:tc>
        <w:tc>
          <w:tcPr>
            <w:tcW w:w="1430" w:type="pct"/>
          </w:tcPr>
          <w:p w14:paraId="5CB055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1041" w:type="pct"/>
          </w:tcPr>
          <w:p w14:paraId="73D1EEC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Ученая степень, звание</w:t>
            </w:r>
          </w:p>
        </w:tc>
        <w:tc>
          <w:tcPr>
            <w:tcW w:w="679" w:type="pct"/>
          </w:tcPr>
          <w:p w14:paraId="57C35590"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7BB6518C"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0793D7F6" w14:textId="77777777" w:rsidTr="00652966">
        <w:tc>
          <w:tcPr>
            <w:tcW w:w="1134" w:type="pct"/>
          </w:tcPr>
          <w:p w14:paraId="2A4EBA26"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Профессор, ОСГН ШБИП ТПУ</w:t>
            </w:r>
          </w:p>
        </w:tc>
        <w:tc>
          <w:tcPr>
            <w:tcW w:w="1430" w:type="pct"/>
          </w:tcPr>
          <w:p w14:paraId="29480598"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Жиронкин Сергей Александрович</w:t>
            </w:r>
          </w:p>
        </w:tc>
        <w:tc>
          <w:tcPr>
            <w:tcW w:w="1041" w:type="pct"/>
            <w:vAlign w:val="center"/>
          </w:tcPr>
          <w:p w14:paraId="4B0B5E20" w14:textId="77777777" w:rsidR="00FF4C4F" w:rsidRPr="00FF4C4F" w:rsidRDefault="00FF4C4F" w:rsidP="00FF4C4F">
            <w:pPr>
              <w:spacing w:after="0" w:line="240" w:lineRule="auto"/>
              <w:jc w:val="center"/>
              <w:rPr>
                <w:rFonts w:ascii="Times New Roman" w:eastAsia="Calibri" w:hAnsi="Times New Roman" w:cs="Times New Roman"/>
                <w:sz w:val="24"/>
                <w:szCs w:val="24"/>
              </w:rPr>
            </w:pPr>
            <w:r w:rsidRPr="00FF4C4F">
              <w:rPr>
                <w:rFonts w:ascii="Times New Roman" w:hAnsi="Times New Roman" w:cs="Times New Roman"/>
                <w:sz w:val="24"/>
                <w:szCs w:val="24"/>
              </w:rPr>
              <w:t>д-р. экон. наук</w:t>
            </w:r>
          </w:p>
        </w:tc>
        <w:tc>
          <w:tcPr>
            <w:tcW w:w="679" w:type="pct"/>
          </w:tcPr>
          <w:p w14:paraId="0E26DD86"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040D26BD"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4DD0ADCA" w14:textId="77777777" w:rsidR="00FF4C4F" w:rsidRPr="00FF4C4F" w:rsidRDefault="00FF4C4F" w:rsidP="00FF4C4F">
      <w:pPr>
        <w:spacing w:after="0" w:line="240" w:lineRule="auto"/>
        <w:jc w:val="both"/>
        <w:rPr>
          <w:rFonts w:ascii="Times New Roman" w:eastAsia="Calibri" w:hAnsi="Times New Roman" w:cs="Times New Roman"/>
          <w:sz w:val="24"/>
          <w:szCs w:val="24"/>
        </w:rPr>
      </w:pPr>
    </w:p>
    <w:p w14:paraId="59A80BC7" w14:textId="77777777" w:rsidR="00FF4C4F" w:rsidRPr="00FF4C4F" w:rsidRDefault="00FF4C4F" w:rsidP="00FF4C4F">
      <w:pPr>
        <w:spacing w:after="0" w:line="240" w:lineRule="auto"/>
        <w:rPr>
          <w:rFonts w:ascii="Times New Roman" w:eastAsia="Calibri" w:hAnsi="Times New Roman" w:cs="Times New Roman"/>
          <w:b/>
          <w:sz w:val="24"/>
          <w:szCs w:val="24"/>
        </w:rPr>
      </w:pPr>
      <w:r w:rsidRPr="00FF4C4F">
        <w:rPr>
          <w:rFonts w:ascii="Times New Roman" w:eastAsia="Calibri" w:hAnsi="Times New Roman" w:cs="Times New Roman"/>
          <w:b/>
          <w:sz w:val="24"/>
          <w:szCs w:val="24"/>
        </w:rPr>
        <w:t>Задание принял к исполнению студент:</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80"/>
        <w:gridCol w:w="4962"/>
        <w:gridCol w:w="1307"/>
        <w:gridCol w:w="1379"/>
      </w:tblGrid>
      <w:tr w:rsidR="00FF4C4F" w:rsidRPr="00FF4C4F" w14:paraId="3829B44D" w14:textId="77777777" w:rsidTr="00652966">
        <w:tc>
          <w:tcPr>
            <w:tcW w:w="1028" w:type="pct"/>
          </w:tcPr>
          <w:p w14:paraId="1ED8B2A1"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Группа</w:t>
            </w:r>
          </w:p>
        </w:tc>
        <w:tc>
          <w:tcPr>
            <w:tcW w:w="2577" w:type="pct"/>
          </w:tcPr>
          <w:p w14:paraId="7A497C16"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ФИО</w:t>
            </w:r>
          </w:p>
        </w:tc>
        <w:tc>
          <w:tcPr>
            <w:tcW w:w="679" w:type="pct"/>
          </w:tcPr>
          <w:p w14:paraId="702A61A2"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Подпись</w:t>
            </w:r>
          </w:p>
        </w:tc>
        <w:tc>
          <w:tcPr>
            <w:tcW w:w="716" w:type="pct"/>
          </w:tcPr>
          <w:p w14:paraId="24F0779E" w14:textId="77777777" w:rsidR="00FF4C4F" w:rsidRPr="00FF4C4F" w:rsidRDefault="00FF4C4F" w:rsidP="00FF4C4F">
            <w:pPr>
              <w:spacing w:after="0" w:line="240" w:lineRule="auto"/>
              <w:jc w:val="center"/>
              <w:rPr>
                <w:rFonts w:ascii="Times New Roman" w:eastAsia="Calibri" w:hAnsi="Times New Roman" w:cs="Times New Roman"/>
                <w:b/>
                <w:sz w:val="16"/>
                <w:szCs w:val="24"/>
              </w:rPr>
            </w:pPr>
            <w:r w:rsidRPr="00FF4C4F">
              <w:rPr>
                <w:rFonts w:ascii="Times New Roman" w:eastAsia="Calibri" w:hAnsi="Times New Roman" w:cs="Times New Roman"/>
                <w:b/>
                <w:sz w:val="16"/>
                <w:szCs w:val="24"/>
              </w:rPr>
              <w:t>Дата</w:t>
            </w:r>
          </w:p>
        </w:tc>
      </w:tr>
      <w:tr w:rsidR="00FF4C4F" w:rsidRPr="00FF4C4F" w14:paraId="6ED2F6E0" w14:textId="77777777" w:rsidTr="00652966">
        <w:tc>
          <w:tcPr>
            <w:tcW w:w="1028" w:type="pct"/>
          </w:tcPr>
          <w:p w14:paraId="32F6C7E3" w14:textId="546DB029"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2577" w:type="pct"/>
          </w:tcPr>
          <w:p w14:paraId="405F281B" w14:textId="064A96EA" w:rsidR="00FF4C4F" w:rsidRPr="00FF4C4F" w:rsidRDefault="00001FD3" w:rsidP="00FF4C4F">
            <w:pPr>
              <w:spacing w:after="0" w:line="24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Жиленков Артем Алексеевич</w:t>
            </w:r>
          </w:p>
        </w:tc>
        <w:tc>
          <w:tcPr>
            <w:tcW w:w="679" w:type="pct"/>
          </w:tcPr>
          <w:p w14:paraId="1D926914" w14:textId="77777777" w:rsidR="00FF4C4F" w:rsidRPr="00FF4C4F" w:rsidRDefault="00FF4C4F" w:rsidP="00FF4C4F">
            <w:pPr>
              <w:spacing w:after="0" w:line="240" w:lineRule="auto"/>
              <w:rPr>
                <w:rFonts w:ascii="Times New Roman" w:eastAsia="Calibri" w:hAnsi="Times New Roman" w:cs="Times New Roman"/>
                <w:sz w:val="24"/>
                <w:szCs w:val="24"/>
              </w:rPr>
            </w:pPr>
          </w:p>
        </w:tc>
        <w:tc>
          <w:tcPr>
            <w:tcW w:w="716" w:type="pct"/>
          </w:tcPr>
          <w:p w14:paraId="14D5F2DE" w14:textId="77777777" w:rsidR="00FF4C4F" w:rsidRPr="00FF4C4F" w:rsidRDefault="00FF4C4F" w:rsidP="00FF4C4F">
            <w:pPr>
              <w:spacing w:after="0" w:line="240" w:lineRule="auto"/>
              <w:rPr>
                <w:rFonts w:ascii="Times New Roman" w:eastAsia="Calibri"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2E55F37A" w14:textId="77777777" w:rsidR="00FF4C4F" w:rsidRPr="00FF4C4F" w:rsidRDefault="00FF4C4F" w:rsidP="00FF4C4F">
      <w:pPr>
        <w:spacing w:after="0" w:line="240" w:lineRule="auto"/>
        <w:rPr>
          <w:rFonts w:ascii="Times New Roman" w:eastAsia="Calibri" w:hAnsi="Times New Roman" w:cs="Times New Roman"/>
          <w:sz w:val="24"/>
          <w:szCs w:val="24"/>
        </w:rPr>
      </w:pPr>
    </w:p>
    <w:p w14:paraId="326A4BCA" w14:textId="77777777" w:rsidR="00FF4C4F" w:rsidRPr="00FF4C4F" w:rsidRDefault="00FF4C4F" w:rsidP="00FF4C4F">
      <w:pPr>
        <w:spacing w:after="0" w:line="360" w:lineRule="auto"/>
        <w:ind w:firstLine="709"/>
        <w:jc w:val="both"/>
        <w:rPr>
          <w:rFonts w:ascii="Times New Roman" w:hAnsi="Times New Roman"/>
          <w:sz w:val="28"/>
        </w:rPr>
      </w:pPr>
    </w:p>
    <w:p w14:paraId="32EA4E43" w14:textId="77777777" w:rsidR="00FF4C4F" w:rsidRPr="00FF4C4F" w:rsidRDefault="00FF4C4F" w:rsidP="00FF4C4F">
      <w:pPr>
        <w:rPr>
          <w:rFonts w:ascii="Times New Roman" w:hAnsi="Times New Roman"/>
          <w:sz w:val="28"/>
        </w:rPr>
      </w:pPr>
      <w:r w:rsidRPr="00FF4C4F">
        <w:rPr>
          <w:rFonts w:ascii="Times New Roman" w:hAnsi="Times New Roman"/>
          <w:sz w:val="28"/>
        </w:rPr>
        <w:br w:type="page"/>
      </w:r>
    </w:p>
    <w:p w14:paraId="61C93D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lastRenderedPageBreak/>
        <w:t xml:space="preserve">ЗАДАНИЕ ДЛЯ РАЗДЕЛА </w:t>
      </w:r>
    </w:p>
    <w:p w14:paraId="005981EC" w14:textId="77777777" w:rsidR="00FF4C4F" w:rsidRPr="00FF4C4F" w:rsidRDefault="00FF4C4F" w:rsidP="00FF4C4F">
      <w:pPr>
        <w:spacing w:after="0" w:line="240" w:lineRule="auto"/>
        <w:jc w:val="center"/>
        <w:rPr>
          <w:rFonts w:ascii="Times New Roman" w:eastAsia="Times New Roman" w:hAnsi="Times New Roman" w:cs="Times New Roman"/>
          <w:b/>
          <w:sz w:val="28"/>
          <w:szCs w:val="28"/>
        </w:rPr>
      </w:pPr>
      <w:r w:rsidRPr="00FF4C4F">
        <w:rPr>
          <w:rFonts w:ascii="Times New Roman" w:eastAsia="Times New Roman" w:hAnsi="Times New Roman" w:cs="Times New Roman"/>
          <w:b/>
          <w:sz w:val="28"/>
          <w:szCs w:val="28"/>
        </w:rPr>
        <w:t>«СОЦИАЛЬНАЯ ОТВЕТСТВЕННОСТЬ»</w:t>
      </w:r>
    </w:p>
    <w:p w14:paraId="04D9DF87"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3560F8A4"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Студенту:</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864"/>
        <w:gridCol w:w="6634"/>
      </w:tblGrid>
      <w:tr w:rsidR="00FF4C4F" w:rsidRPr="00FF4C4F" w14:paraId="43D4A7A9"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642F6F13"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Группа</w:t>
            </w:r>
          </w:p>
        </w:tc>
        <w:tc>
          <w:tcPr>
            <w:tcW w:w="6634" w:type="dxa"/>
            <w:tcBorders>
              <w:top w:val="single" w:sz="4" w:space="0" w:color="000000"/>
              <w:left w:val="single" w:sz="4" w:space="0" w:color="000000"/>
              <w:bottom w:val="single" w:sz="4" w:space="0" w:color="000000"/>
              <w:right w:val="single" w:sz="4" w:space="0" w:color="000000"/>
            </w:tcBorders>
          </w:tcPr>
          <w:p w14:paraId="0AC5081B"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ФИО</w:t>
            </w:r>
          </w:p>
        </w:tc>
      </w:tr>
      <w:tr w:rsidR="00FF4C4F" w:rsidRPr="00FF4C4F" w14:paraId="29AE190B" w14:textId="77777777" w:rsidTr="00652966">
        <w:tc>
          <w:tcPr>
            <w:tcW w:w="2864" w:type="dxa"/>
            <w:tcBorders>
              <w:top w:val="single" w:sz="4" w:space="0" w:color="000000"/>
              <w:left w:val="single" w:sz="4" w:space="0" w:color="000000"/>
              <w:bottom w:val="single" w:sz="4" w:space="0" w:color="000000"/>
              <w:right w:val="single" w:sz="4" w:space="0" w:color="000000"/>
            </w:tcBorders>
          </w:tcPr>
          <w:p w14:paraId="5030CC8B" w14:textId="40CD6644" w:rsidR="00FF4C4F" w:rsidRPr="00FF4C4F" w:rsidRDefault="00515415"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6634" w:type="dxa"/>
            <w:tcBorders>
              <w:top w:val="single" w:sz="4" w:space="0" w:color="000000"/>
              <w:left w:val="single" w:sz="4" w:space="0" w:color="000000"/>
              <w:bottom w:val="single" w:sz="4" w:space="0" w:color="000000"/>
              <w:right w:val="single" w:sz="4" w:space="0" w:color="000000"/>
            </w:tcBorders>
          </w:tcPr>
          <w:p w14:paraId="7B23DBA4" w14:textId="00EC7338" w:rsidR="00FF4C4F" w:rsidRPr="00FF4C4F" w:rsidRDefault="00515415" w:rsidP="00FF4C4F">
            <w:pPr>
              <w:spacing w:after="0" w:line="240" w:lineRule="auto"/>
              <w:jc w:val="center"/>
              <w:rPr>
                <w:rFonts w:ascii="Times New Roman" w:eastAsia="Times New Roman" w:hAnsi="Times New Roman" w:cs="Times New Roman"/>
                <w:sz w:val="24"/>
                <w:szCs w:val="24"/>
              </w:rPr>
            </w:pPr>
            <w:r w:rsidRPr="00515415">
              <w:rPr>
                <w:rFonts w:ascii="Times New Roman" w:eastAsia="Times New Roman" w:hAnsi="Times New Roman" w:cs="Times New Roman"/>
                <w:sz w:val="24"/>
                <w:szCs w:val="24"/>
              </w:rPr>
              <w:t>Жиленкову Артему Алексеевичу</w:t>
            </w:r>
          </w:p>
        </w:tc>
      </w:tr>
    </w:tbl>
    <w:p w14:paraId="17037538"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241"/>
        <w:gridCol w:w="1653"/>
        <w:gridCol w:w="2570"/>
        <w:gridCol w:w="4034"/>
      </w:tblGrid>
      <w:tr w:rsidR="00FF4C4F" w:rsidRPr="00FF4C4F" w14:paraId="6224E65D"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7AB49DFC"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Школа</w:t>
            </w:r>
          </w:p>
        </w:tc>
        <w:tc>
          <w:tcPr>
            <w:tcW w:w="1653" w:type="dxa"/>
            <w:tcBorders>
              <w:top w:val="single" w:sz="4" w:space="0" w:color="000000"/>
              <w:left w:val="single" w:sz="4" w:space="0" w:color="000000"/>
              <w:bottom w:val="single" w:sz="4" w:space="0" w:color="000000"/>
              <w:right w:val="single" w:sz="4" w:space="0" w:color="auto"/>
            </w:tcBorders>
          </w:tcPr>
          <w:p w14:paraId="7E1DD909"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ИШЭ</w:t>
            </w:r>
          </w:p>
        </w:tc>
        <w:tc>
          <w:tcPr>
            <w:tcW w:w="1813" w:type="dxa"/>
            <w:tcBorders>
              <w:top w:val="single" w:sz="4" w:space="0" w:color="000000"/>
              <w:left w:val="single" w:sz="4" w:space="0" w:color="auto"/>
              <w:bottom w:val="single" w:sz="4" w:space="0" w:color="000000"/>
              <w:right w:val="single" w:sz="4" w:space="0" w:color="auto"/>
            </w:tcBorders>
          </w:tcPr>
          <w:p w14:paraId="5A1C1E49" w14:textId="77777777" w:rsidR="00FF4C4F" w:rsidRPr="00FF4C4F" w:rsidRDefault="00FF4C4F" w:rsidP="00FF4C4F">
            <w:pPr>
              <w:spacing w:after="0" w:line="240" w:lineRule="auto"/>
              <w:jc w:val="both"/>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Отделение (НОЦ)</w:t>
            </w:r>
          </w:p>
        </w:tc>
        <w:tc>
          <w:tcPr>
            <w:tcW w:w="4791" w:type="dxa"/>
            <w:tcBorders>
              <w:top w:val="single" w:sz="4" w:space="0" w:color="000000"/>
              <w:left w:val="single" w:sz="4" w:space="0" w:color="auto"/>
              <w:bottom w:val="single" w:sz="4" w:space="0" w:color="000000"/>
              <w:right w:val="single" w:sz="4" w:space="0" w:color="000000"/>
            </w:tcBorders>
          </w:tcPr>
          <w:p w14:paraId="03C2C5A4" w14:textId="77777777" w:rsidR="00FF4C4F" w:rsidRPr="00FF4C4F" w:rsidRDefault="00FF4C4F" w:rsidP="00FF4C4F">
            <w:pPr>
              <w:spacing w:after="0" w:line="240" w:lineRule="auto"/>
              <w:jc w:val="center"/>
              <w:rPr>
                <w:rFonts w:ascii="Times New Roman" w:eastAsia="Times New Roman" w:hAnsi="Times New Roman" w:cs="Times New Roman"/>
                <w:b/>
                <w:sz w:val="18"/>
                <w:szCs w:val="24"/>
              </w:rPr>
            </w:pPr>
            <w:r w:rsidRPr="00FF4C4F">
              <w:rPr>
                <w:rFonts w:ascii="Times New Roman" w:eastAsia="Times New Roman" w:hAnsi="Times New Roman" w:cs="Times New Roman"/>
                <w:b/>
                <w:sz w:val="18"/>
                <w:szCs w:val="24"/>
              </w:rPr>
              <w:t>Электроэнергетики и электротехники</w:t>
            </w:r>
          </w:p>
        </w:tc>
      </w:tr>
      <w:tr w:rsidR="00FF4C4F" w:rsidRPr="00FF4C4F" w14:paraId="33F22D19" w14:textId="77777777" w:rsidTr="00652966">
        <w:tc>
          <w:tcPr>
            <w:tcW w:w="1241" w:type="dxa"/>
            <w:tcBorders>
              <w:top w:val="single" w:sz="4" w:space="0" w:color="000000"/>
              <w:left w:val="single" w:sz="4" w:space="0" w:color="000000"/>
              <w:bottom w:val="single" w:sz="4" w:space="0" w:color="000000"/>
              <w:right w:val="single" w:sz="4" w:space="0" w:color="000000"/>
            </w:tcBorders>
          </w:tcPr>
          <w:p w14:paraId="3CA66A0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Уровень образования</w:t>
            </w:r>
          </w:p>
        </w:tc>
        <w:tc>
          <w:tcPr>
            <w:tcW w:w="1653" w:type="dxa"/>
            <w:tcBorders>
              <w:top w:val="single" w:sz="4" w:space="0" w:color="000000"/>
              <w:left w:val="single" w:sz="4" w:space="0" w:color="000000"/>
              <w:bottom w:val="single" w:sz="4" w:space="0" w:color="000000"/>
              <w:right w:val="single" w:sz="4" w:space="0" w:color="auto"/>
            </w:tcBorders>
            <w:vAlign w:val="center"/>
          </w:tcPr>
          <w:p w14:paraId="573F86F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Магистратура</w:t>
            </w:r>
          </w:p>
        </w:tc>
        <w:tc>
          <w:tcPr>
            <w:tcW w:w="1813" w:type="dxa"/>
            <w:tcBorders>
              <w:top w:val="single" w:sz="4" w:space="0" w:color="000000"/>
              <w:left w:val="single" w:sz="4" w:space="0" w:color="auto"/>
              <w:bottom w:val="single" w:sz="4" w:space="0" w:color="000000"/>
              <w:right w:val="single" w:sz="4" w:space="0" w:color="auto"/>
            </w:tcBorders>
          </w:tcPr>
          <w:p w14:paraId="3B2A3A9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b/>
                <w:sz w:val="18"/>
                <w:szCs w:val="24"/>
              </w:rPr>
              <w:t>Направление/специальность</w:t>
            </w:r>
          </w:p>
        </w:tc>
        <w:tc>
          <w:tcPr>
            <w:tcW w:w="4791" w:type="dxa"/>
            <w:tcBorders>
              <w:top w:val="single" w:sz="4" w:space="0" w:color="000000"/>
              <w:left w:val="single" w:sz="4" w:space="0" w:color="auto"/>
              <w:bottom w:val="single" w:sz="4" w:space="0" w:color="000000"/>
              <w:right w:val="single" w:sz="4" w:space="0" w:color="000000"/>
            </w:tcBorders>
          </w:tcPr>
          <w:p w14:paraId="5E17039B"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Calibri" w:hAnsi="Times New Roman" w:cs="Times New Roman"/>
                <w:sz w:val="24"/>
                <w:szCs w:val="24"/>
              </w:rPr>
              <w:t>09.04.03 Прикладная информатика</w:t>
            </w:r>
          </w:p>
        </w:tc>
      </w:tr>
    </w:tbl>
    <w:p w14:paraId="6CB8DF1D" w14:textId="77777777" w:rsidR="00FF4C4F" w:rsidRPr="00FF4C4F" w:rsidRDefault="00FF4C4F" w:rsidP="00FF4C4F">
      <w:pPr>
        <w:spacing w:after="0" w:line="240" w:lineRule="auto"/>
        <w:ind w:firstLine="567"/>
        <w:jc w:val="center"/>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 xml:space="preserve"> </w:t>
      </w:r>
    </w:p>
    <w:p w14:paraId="0B543CDF"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 xml:space="preserve">Тема ВКР: </w:t>
      </w:r>
    </w:p>
    <w:tbl>
      <w:tblPr>
        <w:tblW w:w="954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707"/>
        <w:gridCol w:w="4841"/>
      </w:tblGrid>
      <w:tr w:rsidR="00FF4C4F" w:rsidRPr="00FF4C4F" w14:paraId="2C7E9230" w14:textId="77777777" w:rsidTr="00652966">
        <w:trPr>
          <w:trHeight w:val="416"/>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39AFE8B1" w14:textId="3CFE4ABA" w:rsidR="00FF4C4F" w:rsidRPr="00FF4C4F" w:rsidRDefault="00515415" w:rsidP="00515415">
            <w:pPr>
              <w:spacing w:after="0" w:line="240" w:lineRule="auto"/>
              <w:jc w:val="center"/>
              <w:rPr>
                <w:rFonts w:ascii="Times New Roman" w:eastAsia="Times New Roman" w:hAnsi="Times New Roman" w:cs="Times New Roman"/>
                <w:b/>
                <w:lang w:eastAsia="ru-RU"/>
              </w:rPr>
            </w:pPr>
            <w:r w:rsidRPr="00515415">
              <w:rPr>
                <w:rFonts w:ascii="Times New Roman" w:eastAsia="Times New Roman" w:hAnsi="Times New Roman" w:cs="Times New Roman"/>
                <w:b/>
                <w:lang w:eastAsia="ru-RU"/>
              </w:rPr>
              <w:t>Разработка программного обеспечений централизованной автоматики ликвидации асинхронного режима</w:t>
            </w:r>
          </w:p>
        </w:tc>
      </w:tr>
      <w:tr w:rsidR="00FF4C4F" w:rsidRPr="00FF4C4F" w14:paraId="37ADF32D" w14:textId="77777777" w:rsidTr="00652966">
        <w:trPr>
          <w:trHeight w:val="360"/>
        </w:trPr>
        <w:tc>
          <w:tcPr>
            <w:tcW w:w="9548" w:type="dxa"/>
            <w:gridSpan w:val="2"/>
            <w:tcBorders>
              <w:top w:val="single" w:sz="4" w:space="0" w:color="000000"/>
              <w:left w:val="single" w:sz="4" w:space="0" w:color="000000"/>
              <w:bottom w:val="single" w:sz="4" w:space="0" w:color="000000"/>
              <w:right w:val="single" w:sz="4" w:space="0" w:color="000000"/>
            </w:tcBorders>
            <w:vAlign w:val="center"/>
          </w:tcPr>
          <w:p w14:paraId="0EBB04A5" w14:textId="77777777" w:rsidR="00FF4C4F" w:rsidRPr="00FF4C4F" w:rsidRDefault="00FF4C4F" w:rsidP="00FF4C4F">
            <w:pPr>
              <w:spacing w:after="0" w:line="240" w:lineRule="auto"/>
              <w:rPr>
                <w:rFonts w:ascii="Times New Roman" w:eastAsia="Times New Roman" w:hAnsi="Times New Roman" w:cs="Times New Roman"/>
                <w:b/>
                <w:i/>
                <w:sz w:val="20"/>
                <w:szCs w:val="20"/>
                <w:lang w:eastAsia="ru-RU"/>
              </w:rPr>
            </w:pPr>
            <w:r w:rsidRPr="00FF4C4F">
              <w:rPr>
                <w:rFonts w:ascii="Times New Roman" w:eastAsia="Times New Roman" w:hAnsi="Times New Roman" w:cs="Times New Roman"/>
                <w:b/>
                <w:lang w:eastAsia="ru-RU"/>
              </w:rPr>
              <w:t>Исходные данные к разделу «Социальная ответственность»</w:t>
            </w:r>
            <w:r w:rsidRPr="00FF4C4F">
              <w:rPr>
                <w:rFonts w:ascii="Times New Roman" w:eastAsia="Times New Roman" w:hAnsi="Times New Roman" w:cs="Times New Roman"/>
                <w:b/>
                <w:lang w:eastAsia="ru-RU"/>
              </w:rPr>
              <w:br w:type="page"/>
              <w:t>:</w:t>
            </w:r>
          </w:p>
        </w:tc>
      </w:tr>
      <w:tr w:rsidR="00FF4C4F" w:rsidRPr="00FF4C4F" w14:paraId="21857ABF" w14:textId="77777777" w:rsidTr="00652966">
        <w:trPr>
          <w:trHeight w:val="1125"/>
        </w:trPr>
        <w:tc>
          <w:tcPr>
            <w:tcW w:w="4707" w:type="dxa"/>
            <w:tcBorders>
              <w:top w:val="single" w:sz="4" w:space="0" w:color="000000"/>
              <w:left w:val="single" w:sz="4" w:space="0" w:color="000000"/>
              <w:bottom w:val="single" w:sz="4" w:space="0" w:color="auto"/>
              <w:right w:val="single" w:sz="4" w:space="0" w:color="000000"/>
            </w:tcBorders>
          </w:tcPr>
          <w:p w14:paraId="2756D8E5"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lang w:eastAsia="ru-RU"/>
              </w:rPr>
              <w:t>1. Характеристика объекта исследования и области его применения</w:t>
            </w:r>
          </w:p>
        </w:tc>
        <w:tc>
          <w:tcPr>
            <w:tcW w:w="4841" w:type="dxa"/>
            <w:tcBorders>
              <w:top w:val="single" w:sz="4" w:space="0" w:color="000000"/>
              <w:left w:val="single" w:sz="4" w:space="0" w:color="000000"/>
              <w:bottom w:val="single" w:sz="4" w:space="0" w:color="auto"/>
              <w:right w:val="single" w:sz="4" w:space="0" w:color="000000"/>
            </w:tcBorders>
          </w:tcPr>
          <w:p w14:paraId="1A55800D" w14:textId="77777777" w:rsidR="00C54CE9" w:rsidRPr="00C54CE9"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Объект исследования: программное обеспечение централизованной АЛАР.</w:t>
            </w:r>
          </w:p>
          <w:p w14:paraId="49CB90F9" w14:textId="5D1E3DF3" w:rsidR="00FF4C4F" w:rsidRPr="00FF4C4F" w:rsidRDefault="00C54CE9" w:rsidP="00C54CE9">
            <w:pPr>
              <w:spacing w:after="0" w:line="240" w:lineRule="auto"/>
              <w:jc w:val="both"/>
              <w:rPr>
                <w:rFonts w:ascii="Times New Roman" w:eastAsia="Times New Roman" w:hAnsi="Times New Roman" w:cs="Times New Roman"/>
                <w:szCs w:val="24"/>
              </w:rPr>
            </w:pPr>
            <w:r w:rsidRPr="00C54CE9">
              <w:rPr>
                <w:rFonts w:ascii="Times New Roman" w:eastAsia="Times New Roman" w:hAnsi="Times New Roman" w:cs="Times New Roman"/>
                <w:szCs w:val="24"/>
              </w:rPr>
              <w:t>Область применения: объект электроэнергетики, диспетчерский центр.</w:t>
            </w:r>
          </w:p>
        </w:tc>
      </w:tr>
      <w:tr w:rsidR="00FF4C4F" w:rsidRPr="00FF4C4F" w14:paraId="034629E5" w14:textId="77777777" w:rsidTr="00652966">
        <w:trPr>
          <w:trHeight w:val="296"/>
        </w:trPr>
        <w:tc>
          <w:tcPr>
            <w:tcW w:w="9548" w:type="dxa"/>
            <w:gridSpan w:val="2"/>
            <w:tcBorders>
              <w:top w:val="single" w:sz="4" w:space="0" w:color="auto"/>
              <w:left w:val="single" w:sz="4" w:space="0" w:color="000000"/>
              <w:bottom w:val="single" w:sz="4" w:space="0" w:color="000000"/>
              <w:right w:val="single" w:sz="4" w:space="0" w:color="000000"/>
            </w:tcBorders>
            <w:vAlign w:val="center"/>
          </w:tcPr>
          <w:p w14:paraId="18C2C682" w14:textId="77777777" w:rsidR="00FF4C4F" w:rsidRPr="00FF4C4F" w:rsidRDefault="00FF4C4F" w:rsidP="00FF4C4F">
            <w:pPr>
              <w:spacing w:after="0" w:line="240" w:lineRule="auto"/>
              <w:rPr>
                <w:rFonts w:ascii="Times New Roman" w:eastAsia="Times New Roman" w:hAnsi="Times New Roman" w:cs="Times New Roman"/>
                <w:i/>
                <w:sz w:val="20"/>
                <w:szCs w:val="20"/>
                <w:lang w:eastAsia="ru-RU"/>
              </w:rPr>
            </w:pPr>
            <w:r w:rsidRPr="00FF4C4F">
              <w:rPr>
                <w:rFonts w:ascii="Times New Roman" w:eastAsia="Times New Roman" w:hAnsi="Times New Roman" w:cs="Times New Roman"/>
                <w:lang w:eastAsia="ru-RU"/>
              </w:rPr>
              <w:t>Перечень вопросов, подлежащих исследованию, проектированию и разработке:</w:t>
            </w:r>
          </w:p>
        </w:tc>
      </w:tr>
      <w:tr w:rsidR="00FF4C4F" w:rsidRPr="00FF4C4F" w14:paraId="7E6EEA52"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35C1E04D"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1. Правовые и организационные вопросы обеспечения безопасности:</w:t>
            </w:r>
          </w:p>
          <w:p w14:paraId="69C6C6F5"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специальные, правовые нормы трудового законодательства;</w:t>
            </w:r>
          </w:p>
          <w:p w14:paraId="09CBA5CF" w14:textId="77777777" w:rsidR="00FF4C4F" w:rsidRPr="00FF4C4F" w:rsidRDefault="00FF4C4F" w:rsidP="00FF4C4F">
            <w:pPr>
              <w:numPr>
                <w:ilvl w:val="0"/>
                <w:numId w:val="16"/>
              </w:numPr>
              <w:spacing w:after="0" w:line="240" w:lineRule="auto"/>
              <w:jc w:val="both"/>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организационные мероприятия при компоновке рабочей зоны.</w:t>
            </w:r>
          </w:p>
        </w:tc>
        <w:tc>
          <w:tcPr>
            <w:tcW w:w="4841" w:type="dxa"/>
            <w:tcBorders>
              <w:top w:val="single" w:sz="4" w:space="0" w:color="auto"/>
              <w:left w:val="single" w:sz="4" w:space="0" w:color="auto"/>
              <w:bottom w:val="single" w:sz="4" w:space="0" w:color="000000"/>
              <w:right w:val="single" w:sz="4" w:space="0" w:color="000000"/>
            </w:tcBorders>
            <w:vAlign w:val="center"/>
          </w:tcPr>
          <w:p w14:paraId="64A4B2E4"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ТК РФ, ГОСТ 21889-76, </w:t>
            </w:r>
          </w:p>
          <w:p w14:paraId="1D6FB39D"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12.2.032-78 ССБТ, </w:t>
            </w:r>
          </w:p>
          <w:p w14:paraId="614A5F41"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 xml:space="preserve">ГОСТ Р 50923-96, </w:t>
            </w:r>
          </w:p>
          <w:p w14:paraId="7D353CEA" w14:textId="77777777" w:rsidR="00FF4C4F" w:rsidRPr="00FF4C4F" w:rsidRDefault="00FF4C4F" w:rsidP="00FF4C4F">
            <w:pPr>
              <w:spacing w:after="0" w:line="240" w:lineRule="auto"/>
              <w:rPr>
                <w:rFonts w:ascii="Times New Roman" w:eastAsia="Times New Roman" w:hAnsi="Times New Roman" w:cs="Times New Roman"/>
                <w:lang w:eastAsia="ru-RU"/>
              </w:rPr>
            </w:pPr>
            <w:r w:rsidRPr="00FF4C4F">
              <w:rPr>
                <w:rFonts w:ascii="Times New Roman" w:eastAsia="Times New Roman" w:hAnsi="Times New Roman" w:cs="Times New Roman"/>
                <w:lang w:eastAsia="ru-RU"/>
              </w:rPr>
              <w:t>ГОСТ Р ИСО 9241-2-2009</w:t>
            </w:r>
          </w:p>
        </w:tc>
      </w:tr>
      <w:tr w:rsidR="00FF4C4F" w:rsidRPr="00FF4C4F" w14:paraId="75C40ABB"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00203BD0" w14:textId="77777777" w:rsidR="00FF4C4F" w:rsidRPr="00FF4C4F" w:rsidRDefault="00FF4C4F" w:rsidP="00FF4C4F">
            <w:pPr>
              <w:spacing w:after="0" w:line="240" w:lineRule="auto"/>
              <w:rPr>
                <w:rFonts w:ascii="Times New Roman" w:eastAsia="Times New Roman" w:hAnsi="Times New Roman" w:cs="Times New Roman"/>
                <w:b/>
                <w:szCs w:val="20"/>
                <w:lang w:eastAsia="ru-RU"/>
              </w:rPr>
            </w:pPr>
            <w:r w:rsidRPr="00FF4C4F">
              <w:rPr>
                <w:rFonts w:ascii="Times New Roman" w:eastAsia="Times New Roman" w:hAnsi="Times New Roman" w:cs="Times New Roman"/>
                <w:b/>
                <w:lang w:eastAsia="ru-RU"/>
              </w:rPr>
              <w:t>2. Производственная безопасность:</w:t>
            </w:r>
          </w:p>
          <w:p w14:paraId="6FA33CF4"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 xml:space="preserve">2.1. Анализ выявленных вредных и опасных факторов </w:t>
            </w:r>
          </w:p>
          <w:p w14:paraId="646644CA" w14:textId="77777777" w:rsidR="00FF4C4F" w:rsidRPr="00FF4C4F" w:rsidRDefault="00FF4C4F" w:rsidP="00FF4C4F">
            <w:pPr>
              <w:spacing w:after="0" w:line="240" w:lineRule="auto"/>
              <w:rPr>
                <w:rFonts w:ascii="Times New Roman" w:eastAsia="Times New Roman" w:hAnsi="Times New Roman" w:cs="Times New Roman"/>
                <w:szCs w:val="20"/>
                <w:lang w:eastAsia="ru-RU"/>
              </w:rPr>
            </w:pPr>
            <w:r w:rsidRPr="00FF4C4F">
              <w:rPr>
                <w:rFonts w:ascii="Times New Roman" w:eastAsia="Times New Roman" w:hAnsi="Times New Roman" w:cs="Times New Roman"/>
                <w:szCs w:val="20"/>
                <w:lang w:eastAsia="ru-RU"/>
              </w:rPr>
              <w:t>2.2. Обоснование мероприятий по снижению воздействия</w:t>
            </w:r>
          </w:p>
        </w:tc>
        <w:tc>
          <w:tcPr>
            <w:tcW w:w="4841" w:type="dxa"/>
            <w:tcBorders>
              <w:top w:val="single" w:sz="4" w:space="0" w:color="auto"/>
              <w:left w:val="single" w:sz="4" w:space="0" w:color="auto"/>
              <w:bottom w:val="single" w:sz="4" w:space="0" w:color="000000"/>
              <w:right w:val="single" w:sz="4" w:space="0" w:color="000000"/>
            </w:tcBorders>
            <w:vAlign w:val="center"/>
          </w:tcPr>
          <w:p w14:paraId="4269F40A" w14:textId="7D6C929C"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Повышенный уровень шума, повышенный уровень электромагнитного излучения, недостаточная освещенность рабочей зоны, отклонение показателей микроклимата, психофизические нагрузки. Опасность поражения электрическим током.</w:t>
            </w:r>
          </w:p>
        </w:tc>
      </w:tr>
      <w:tr w:rsidR="00FF4C4F" w:rsidRPr="00FF4C4F" w14:paraId="67701F8E" w14:textId="77777777" w:rsidTr="00652966">
        <w:trPr>
          <w:trHeight w:val="416"/>
        </w:trPr>
        <w:tc>
          <w:tcPr>
            <w:tcW w:w="4707" w:type="dxa"/>
            <w:tcBorders>
              <w:top w:val="single" w:sz="4" w:space="0" w:color="auto"/>
              <w:left w:val="single" w:sz="4" w:space="0" w:color="000000"/>
              <w:bottom w:val="single" w:sz="4" w:space="0" w:color="auto"/>
              <w:right w:val="single" w:sz="4" w:space="0" w:color="auto"/>
            </w:tcBorders>
            <w:vAlign w:val="center"/>
          </w:tcPr>
          <w:p w14:paraId="7CDCA5BC"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3. Экологическая безопасность:</w:t>
            </w:r>
          </w:p>
          <w:p w14:paraId="37CF1C9A" w14:textId="77777777" w:rsidR="00FF4C4F" w:rsidRPr="00FF4C4F" w:rsidRDefault="00FF4C4F" w:rsidP="00FF4C4F">
            <w:pPr>
              <w:spacing w:after="0" w:line="240" w:lineRule="auto"/>
              <w:ind w:left="720"/>
              <w:rPr>
                <w:rFonts w:ascii="Times New Roman" w:eastAsia="Times New Roman" w:hAnsi="Times New Roman" w:cs="Times New Roman"/>
                <w:b/>
                <w:lang w:eastAsia="ru-RU"/>
              </w:rPr>
            </w:pPr>
          </w:p>
        </w:tc>
        <w:tc>
          <w:tcPr>
            <w:tcW w:w="4841" w:type="dxa"/>
            <w:tcBorders>
              <w:top w:val="single" w:sz="4" w:space="0" w:color="auto"/>
              <w:left w:val="single" w:sz="4" w:space="0" w:color="auto"/>
              <w:bottom w:val="single" w:sz="4" w:space="0" w:color="auto"/>
              <w:right w:val="single" w:sz="4" w:space="0" w:color="000000"/>
            </w:tcBorders>
            <w:vAlign w:val="center"/>
          </w:tcPr>
          <w:p w14:paraId="1F890ACD" w14:textId="7B0C7A11" w:rsidR="00FF4C4F" w:rsidRPr="00FF4C4F" w:rsidRDefault="00C54CE9" w:rsidP="00FF4C4F">
            <w:pPr>
              <w:spacing w:after="0" w:line="240" w:lineRule="auto"/>
              <w:rPr>
                <w:rFonts w:ascii="Times New Roman" w:eastAsia="Times New Roman" w:hAnsi="Times New Roman" w:cs="Times New Roman"/>
                <w:szCs w:val="24"/>
                <w:lang w:eastAsia="ru-RU"/>
              </w:rPr>
            </w:pPr>
            <w:r w:rsidRPr="00C54CE9">
              <w:rPr>
                <w:rFonts w:ascii="Times New Roman" w:eastAsia="Times New Roman" w:hAnsi="Times New Roman" w:cs="Times New Roman"/>
                <w:szCs w:val="24"/>
                <w:lang w:eastAsia="ru-RU"/>
              </w:rPr>
              <w:t>Утилизация компьютера и периферийных устройств. Переработка бумаги.</w:t>
            </w:r>
          </w:p>
        </w:tc>
      </w:tr>
      <w:tr w:rsidR="00FF4C4F" w:rsidRPr="00FF4C4F" w14:paraId="3DF22ACD" w14:textId="77777777" w:rsidTr="00652966">
        <w:trPr>
          <w:trHeight w:val="416"/>
        </w:trPr>
        <w:tc>
          <w:tcPr>
            <w:tcW w:w="4707" w:type="dxa"/>
            <w:tcBorders>
              <w:top w:val="single" w:sz="4" w:space="0" w:color="auto"/>
              <w:left w:val="single" w:sz="4" w:space="0" w:color="000000"/>
              <w:bottom w:val="single" w:sz="4" w:space="0" w:color="000000"/>
              <w:right w:val="single" w:sz="4" w:space="0" w:color="auto"/>
            </w:tcBorders>
            <w:vAlign w:val="center"/>
          </w:tcPr>
          <w:p w14:paraId="5377768F"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4. Безопасность в чрезвычайных ситуациях:</w:t>
            </w:r>
          </w:p>
          <w:p w14:paraId="290C1BF9" w14:textId="77777777" w:rsidR="00FF4C4F" w:rsidRPr="00FF4C4F" w:rsidRDefault="00FF4C4F" w:rsidP="00FF4C4F">
            <w:pPr>
              <w:spacing w:after="0" w:line="240" w:lineRule="auto"/>
              <w:rPr>
                <w:rFonts w:ascii="Times New Roman" w:eastAsia="Times New Roman" w:hAnsi="Times New Roman" w:cs="Times New Roman"/>
                <w:lang w:eastAsia="ru-RU"/>
              </w:rPr>
            </w:pPr>
          </w:p>
        </w:tc>
        <w:tc>
          <w:tcPr>
            <w:tcW w:w="4841" w:type="dxa"/>
            <w:tcBorders>
              <w:top w:val="single" w:sz="4" w:space="0" w:color="auto"/>
              <w:left w:val="single" w:sz="4" w:space="0" w:color="auto"/>
              <w:bottom w:val="single" w:sz="4" w:space="0" w:color="000000"/>
              <w:right w:val="single" w:sz="4" w:space="0" w:color="000000"/>
            </w:tcBorders>
            <w:vAlign w:val="center"/>
          </w:tcPr>
          <w:p w14:paraId="6EEC265B"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Наиболее вероятными чрезвычайными ситуациями в здании могут быть:</w:t>
            </w:r>
          </w:p>
          <w:p w14:paraId="74886E1C" w14:textId="77777777" w:rsidR="00C54CE9" w:rsidRPr="00C54CE9"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 xml:space="preserve">1) пожары в здании </w:t>
            </w:r>
          </w:p>
          <w:p w14:paraId="5099F8FF" w14:textId="30F52E85" w:rsidR="00FF4C4F" w:rsidRPr="00FF4C4F" w:rsidRDefault="00C54CE9" w:rsidP="00C54CE9">
            <w:pPr>
              <w:spacing w:after="0" w:line="240" w:lineRule="auto"/>
              <w:rPr>
                <w:rFonts w:ascii="Times New Roman" w:eastAsia="Times New Roman" w:hAnsi="Times New Roman" w:cs="Times New Roman"/>
                <w:sz w:val="24"/>
                <w:szCs w:val="24"/>
                <w:lang w:eastAsia="ru-RU"/>
              </w:rPr>
            </w:pPr>
            <w:r w:rsidRPr="00C54CE9">
              <w:rPr>
                <w:rFonts w:ascii="Times New Roman" w:eastAsia="Times New Roman" w:hAnsi="Times New Roman" w:cs="Times New Roman"/>
                <w:sz w:val="24"/>
                <w:szCs w:val="24"/>
                <w:lang w:eastAsia="ru-RU"/>
              </w:rPr>
              <w:t>2) террористические акты и диверсии</w:t>
            </w:r>
          </w:p>
        </w:tc>
      </w:tr>
    </w:tbl>
    <w:p w14:paraId="0E60BDFD"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bl>
      <w:tblPr>
        <w:tblW w:w="958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7150"/>
        <w:gridCol w:w="2430"/>
      </w:tblGrid>
      <w:tr w:rsidR="00FF4C4F" w:rsidRPr="00FF4C4F" w14:paraId="2B0A84BD" w14:textId="77777777" w:rsidTr="00652966">
        <w:trPr>
          <w:trHeight w:val="177"/>
        </w:trPr>
        <w:tc>
          <w:tcPr>
            <w:tcW w:w="7150" w:type="dxa"/>
            <w:tcBorders>
              <w:top w:val="single" w:sz="4" w:space="0" w:color="000000"/>
              <w:left w:val="single" w:sz="4" w:space="0" w:color="000000"/>
              <w:bottom w:val="single" w:sz="4" w:space="0" w:color="000000"/>
              <w:right w:val="single" w:sz="4" w:space="0" w:color="000000"/>
            </w:tcBorders>
          </w:tcPr>
          <w:p w14:paraId="30653946"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b/>
                <w:lang w:eastAsia="ru-RU"/>
              </w:rPr>
              <w:t>Дата выдачи задания для раздела по линейному графику</w:t>
            </w:r>
          </w:p>
        </w:tc>
        <w:tc>
          <w:tcPr>
            <w:tcW w:w="2430" w:type="dxa"/>
            <w:tcBorders>
              <w:top w:val="single" w:sz="4" w:space="0" w:color="000000"/>
              <w:left w:val="single" w:sz="4" w:space="0" w:color="000000"/>
              <w:bottom w:val="single" w:sz="4" w:space="0" w:color="000000"/>
              <w:right w:val="single" w:sz="4" w:space="0" w:color="000000"/>
            </w:tcBorders>
          </w:tcPr>
          <w:p w14:paraId="36530C45" w14:textId="77777777" w:rsidR="00FF4C4F" w:rsidRPr="00FF4C4F" w:rsidRDefault="00FF4C4F" w:rsidP="00FF4C4F">
            <w:pPr>
              <w:spacing w:after="0" w:line="240" w:lineRule="auto"/>
              <w:rPr>
                <w:rFonts w:ascii="Times New Roman" w:eastAsia="Times New Roman" w:hAnsi="Times New Roman" w:cs="Times New Roman"/>
                <w:b/>
                <w:lang w:eastAsia="ru-RU"/>
              </w:rPr>
            </w:pPr>
            <w:r w:rsidRPr="00FF4C4F">
              <w:rPr>
                <w:rFonts w:ascii="Times New Roman" w:eastAsia="Times New Roman" w:hAnsi="Times New Roman" w:cs="Times New Roman"/>
                <w:sz w:val="24"/>
                <w:szCs w:val="24"/>
                <w:lang w:eastAsia="ru-RU"/>
              </w:rPr>
              <w:t>29.06.2020</w:t>
            </w:r>
          </w:p>
        </w:tc>
      </w:tr>
    </w:tbl>
    <w:p w14:paraId="4D93200D" w14:textId="77777777" w:rsidR="00FF4C4F" w:rsidRPr="00FF4C4F" w:rsidRDefault="00FF4C4F" w:rsidP="00FF4C4F">
      <w:pPr>
        <w:spacing w:after="0" w:line="276" w:lineRule="auto"/>
        <w:ind w:left="426"/>
        <w:jc w:val="both"/>
        <w:rPr>
          <w:rFonts w:ascii="Calibri" w:eastAsia="Calibri" w:hAnsi="Calibri" w:cs="Times New Roman"/>
          <w:sz w:val="24"/>
          <w:szCs w:val="24"/>
          <w:lang w:eastAsia="ru-RU"/>
        </w:rPr>
      </w:pPr>
    </w:p>
    <w:p w14:paraId="204160F3"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выдал консультант:</w:t>
      </w:r>
    </w:p>
    <w:tbl>
      <w:tblPr>
        <w:tblW w:w="94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403"/>
        <w:gridCol w:w="2548"/>
        <w:gridCol w:w="1522"/>
        <w:gridCol w:w="1696"/>
        <w:gridCol w:w="1296"/>
      </w:tblGrid>
      <w:tr w:rsidR="00FF4C4F" w:rsidRPr="00FF4C4F" w14:paraId="1D631695"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07311609"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Должность, место работы</w:t>
            </w:r>
          </w:p>
        </w:tc>
        <w:tc>
          <w:tcPr>
            <w:tcW w:w="2552" w:type="dxa"/>
            <w:tcBorders>
              <w:top w:val="single" w:sz="4" w:space="0" w:color="000000"/>
              <w:left w:val="single" w:sz="4" w:space="0" w:color="000000"/>
              <w:bottom w:val="single" w:sz="4" w:space="0" w:color="000000"/>
              <w:right w:val="single" w:sz="4" w:space="0" w:color="000000"/>
            </w:tcBorders>
          </w:tcPr>
          <w:p w14:paraId="0126FCE3"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526" w:type="dxa"/>
            <w:tcBorders>
              <w:top w:val="single" w:sz="4" w:space="0" w:color="000000"/>
              <w:left w:val="single" w:sz="4" w:space="0" w:color="000000"/>
              <w:bottom w:val="single" w:sz="4" w:space="0" w:color="000000"/>
              <w:right w:val="single" w:sz="4" w:space="0" w:color="000000"/>
            </w:tcBorders>
          </w:tcPr>
          <w:p w14:paraId="4FC04A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Ученая степень, звание</w:t>
            </w:r>
          </w:p>
        </w:tc>
        <w:tc>
          <w:tcPr>
            <w:tcW w:w="1701" w:type="dxa"/>
            <w:tcBorders>
              <w:top w:val="single" w:sz="4" w:space="0" w:color="000000"/>
              <w:left w:val="single" w:sz="4" w:space="0" w:color="000000"/>
              <w:bottom w:val="single" w:sz="4" w:space="0" w:color="000000"/>
              <w:right w:val="single" w:sz="4" w:space="0" w:color="000000"/>
            </w:tcBorders>
          </w:tcPr>
          <w:p w14:paraId="1F097A12"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499CBF48"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2C15C8B3" w14:textId="77777777" w:rsidTr="00652966">
        <w:trPr>
          <w:jc w:val="center"/>
        </w:trPr>
        <w:tc>
          <w:tcPr>
            <w:tcW w:w="2410" w:type="dxa"/>
            <w:tcBorders>
              <w:top w:val="single" w:sz="4" w:space="0" w:color="000000"/>
              <w:left w:val="single" w:sz="4" w:space="0" w:color="000000"/>
              <w:bottom w:val="single" w:sz="4" w:space="0" w:color="000000"/>
              <w:right w:val="single" w:sz="4" w:space="0" w:color="000000"/>
            </w:tcBorders>
          </w:tcPr>
          <w:p w14:paraId="7D661B68" w14:textId="77777777" w:rsidR="00FF4C4F" w:rsidRPr="00FF4C4F" w:rsidRDefault="00FF4C4F" w:rsidP="00FF4C4F">
            <w:pPr>
              <w:spacing w:after="0" w:line="240" w:lineRule="auto"/>
              <w:jc w:val="center"/>
              <w:rPr>
                <w:rFonts w:ascii="Times New Roman" w:hAnsi="Times New Roman" w:cs="Times New Roman"/>
                <w:sz w:val="24"/>
                <w:szCs w:val="24"/>
              </w:rPr>
            </w:pPr>
            <w:r w:rsidRPr="00FF4C4F">
              <w:rPr>
                <w:rFonts w:ascii="Times New Roman" w:hAnsi="Times New Roman" w:cs="Times New Roman"/>
                <w:sz w:val="24"/>
                <w:szCs w:val="24"/>
              </w:rPr>
              <w:t>Доцент,</w:t>
            </w:r>
          </w:p>
          <w:p w14:paraId="51365759" w14:textId="77777777" w:rsidR="00FF4C4F" w:rsidRPr="00FF4C4F" w:rsidRDefault="00FF4C4F" w:rsidP="00FF4C4F">
            <w:pPr>
              <w:spacing w:after="0" w:line="240" w:lineRule="auto"/>
              <w:jc w:val="center"/>
              <w:rPr>
                <w:rFonts w:ascii="Times New Roman" w:eastAsia="Times New Roman" w:hAnsi="Times New Roman" w:cs="Times New Roman"/>
                <w:sz w:val="24"/>
                <w:szCs w:val="24"/>
                <w:highlight w:val="yellow"/>
              </w:rPr>
            </w:pPr>
            <w:r w:rsidRPr="00FF4C4F">
              <w:rPr>
                <w:rFonts w:ascii="Times New Roman" w:hAnsi="Times New Roman" w:cs="Times New Roman"/>
                <w:sz w:val="24"/>
                <w:szCs w:val="24"/>
              </w:rPr>
              <w:t xml:space="preserve"> ООД ШБИП ТПУ</w:t>
            </w:r>
          </w:p>
        </w:tc>
        <w:tc>
          <w:tcPr>
            <w:tcW w:w="2552" w:type="dxa"/>
            <w:tcBorders>
              <w:top w:val="single" w:sz="4" w:space="0" w:color="000000"/>
              <w:left w:val="single" w:sz="4" w:space="0" w:color="000000"/>
              <w:bottom w:val="single" w:sz="4" w:space="0" w:color="000000"/>
              <w:right w:val="single" w:sz="4" w:space="0" w:color="000000"/>
            </w:tcBorders>
          </w:tcPr>
          <w:p w14:paraId="2CC1C0D5"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Сечин Андрей Александрович</w:t>
            </w:r>
          </w:p>
        </w:tc>
        <w:tc>
          <w:tcPr>
            <w:tcW w:w="1526" w:type="dxa"/>
            <w:tcBorders>
              <w:top w:val="single" w:sz="4" w:space="0" w:color="000000"/>
              <w:left w:val="single" w:sz="4" w:space="0" w:color="000000"/>
              <w:bottom w:val="single" w:sz="4" w:space="0" w:color="000000"/>
              <w:right w:val="single" w:sz="4" w:space="0" w:color="000000"/>
            </w:tcBorders>
          </w:tcPr>
          <w:p w14:paraId="200F7A81" w14:textId="77777777" w:rsidR="00FF4C4F" w:rsidRPr="00FF4C4F" w:rsidRDefault="00FF4C4F" w:rsidP="00FF4C4F">
            <w:pPr>
              <w:spacing w:after="0" w:line="240" w:lineRule="auto"/>
              <w:jc w:val="center"/>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rPr>
              <w:t>к.т.н.</w:t>
            </w:r>
          </w:p>
        </w:tc>
        <w:tc>
          <w:tcPr>
            <w:tcW w:w="1701" w:type="dxa"/>
            <w:tcBorders>
              <w:top w:val="single" w:sz="4" w:space="0" w:color="000000"/>
              <w:left w:val="single" w:sz="4" w:space="0" w:color="000000"/>
              <w:bottom w:val="single" w:sz="4" w:space="0" w:color="000000"/>
              <w:right w:val="single" w:sz="4" w:space="0" w:color="000000"/>
            </w:tcBorders>
          </w:tcPr>
          <w:p w14:paraId="0CDB7983" w14:textId="77777777" w:rsidR="00FF4C4F" w:rsidRPr="00FF4C4F" w:rsidRDefault="00FF4C4F" w:rsidP="00FF4C4F">
            <w:pPr>
              <w:spacing w:after="0" w:line="240" w:lineRule="auto"/>
              <w:ind w:firstLine="567"/>
              <w:jc w:val="center"/>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5AD1577A"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5AC14BA6"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p w14:paraId="44800A3A" w14:textId="77777777" w:rsidR="00FF4C4F" w:rsidRPr="00FF4C4F" w:rsidRDefault="00FF4C4F" w:rsidP="00FF4C4F">
      <w:pPr>
        <w:spacing w:after="0" w:line="240" w:lineRule="auto"/>
        <w:ind w:firstLine="567"/>
        <w:jc w:val="both"/>
        <w:rPr>
          <w:rFonts w:ascii="Times New Roman" w:eastAsia="Times New Roman" w:hAnsi="Times New Roman" w:cs="Times New Roman"/>
          <w:b/>
          <w:sz w:val="24"/>
          <w:szCs w:val="24"/>
        </w:rPr>
      </w:pPr>
      <w:r w:rsidRPr="00FF4C4F">
        <w:rPr>
          <w:rFonts w:ascii="Times New Roman" w:eastAsia="Times New Roman" w:hAnsi="Times New Roman" w:cs="Times New Roman"/>
          <w:b/>
          <w:sz w:val="24"/>
          <w:szCs w:val="24"/>
        </w:rPr>
        <w:t>Задание принял к исполнению студент:</w:t>
      </w:r>
    </w:p>
    <w:tbl>
      <w:tblPr>
        <w:tblW w:w="949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1948"/>
        <w:gridCol w:w="4557"/>
        <w:gridCol w:w="1697"/>
        <w:gridCol w:w="1296"/>
      </w:tblGrid>
      <w:tr w:rsidR="00FF4C4F" w:rsidRPr="00FF4C4F" w14:paraId="684FA8B0"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7F1534A0"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Группа</w:t>
            </w:r>
          </w:p>
        </w:tc>
        <w:tc>
          <w:tcPr>
            <w:tcW w:w="4570" w:type="dxa"/>
            <w:tcBorders>
              <w:top w:val="single" w:sz="4" w:space="0" w:color="000000"/>
              <w:left w:val="single" w:sz="4" w:space="0" w:color="000000"/>
              <w:bottom w:val="single" w:sz="4" w:space="0" w:color="000000"/>
              <w:right w:val="single" w:sz="4" w:space="0" w:color="000000"/>
            </w:tcBorders>
          </w:tcPr>
          <w:p w14:paraId="6B90CAFE" w14:textId="77777777" w:rsidR="00FF4C4F" w:rsidRPr="00FF4C4F" w:rsidRDefault="00FF4C4F" w:rsidP="00FF4C4F">
            <w:pPr>
              <w:spacing w:after="0" w:line="240" w:lineRule="auto"/>
              <w:ind w:firstLine="567"/>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ФИО</w:t>
            </w:r>
          </w:p>
        </w:tc>
        <w:tc>
          <w:tcPr>
            <w:tcW w:w="1701" w:type="dxa"/>
            <w:tcBorders>
              <w:top w:val="single" w:sz="4" w:space="0" w:color="000000"/>
              <w:left w:val="single" w:sz="4" w:space="0" w:color="000000"/>
              <w:bottom w:val="single" w:sz="4" w:space="0" w:color="000000"/>
              <w:right w:val="single" w:sz="4" w:space="0" w:color="000000"/>
            </w:tcBorders>
          </w:tcPr>
          <w:p w14:paraId="2CC86FA1"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Подпись</w:t>
            </w:r>
          </w:p>
        </w:tc>
        <w:tc>
          <w:tcPr>
            <w:tcW w:w="1276" w:type="dxa"/>
            <w:tcBorders>
              <w:top w:val="single" w:sz="4" w:space="0" w:color="000000"/>
              <w:left w:val="single" w:sz="4" w:space="0" w:color="000000"/>
              <w:bottom w:val="single" w:sz="4" w:space="0" w:color="000000"/>
              <w:right w:val="single" w:sz="4" w:space="0" w:color="000000"/>
            </w:tcBorders>
          </w:tcPr>
          <w:p w14:paraId="206F48FC" w14:textId="77777777" w:rsidR="00FF4C4F" w:rsidRPr="00FF4C4F" w:rsidRDefault="00FF4C4F" w:rsidP="00FF4C4F">
            <w:pPr>
              <w:spacing w:after="0" w:line="240" w:lineRule="auto"/>
              <w:jc w:val="center"/>
              <w:rPr>
                <w:rFonts w:ascii="Times New Roman" w:eastAsia="Times New Roman" w:hAnsi="Times New Roman" w:cs="Times New Roman"/>
                <w:b/>
                <w:sz w:val="16"/>
                <w:szCs w:val="24"/>
              </w:rPr>
            </w:pPr>
            <w:r w:rsidRPr="00FF4C4F">
              <w:rPr>
                <w:rFonts w:ascii="Times New Roman" w:eastAsia="Times New Roman" w:hAnsi="Times New Roman" w:cs="Times New Roman"/>
                <w:b/>
                <w:sz w:val="16"/>
                <w:szCs w:val="24"/>
              </w:rPr>
              <w:t>Дата</w:t>
            </w:r>
          </w:p>
        </w:tc>
      </w:tr>
      <w:tr w:rsidR="00FF4C4F" w:rsidRPr="00FF4C4F" w14:paraId="7F764C7D" w14:textId="77777777" w:rsidTr="00652966">
        <w:tc>
          <w:tcPr>
            <w:tcW w:w="1951" w:type="dxa"/>
            <w:tcBorders>
              <w:top w:val="single" w:sz="4" w:space="0" w:color="000000"/>
              <w:left w:val="single" w:sz="4" w:space="0" w:color="000000"/>
              <w:bottom w:val="single" w:sz="4" w:space="0" w:color="000000"/>
              <w:right w:val="single" w:sz="4" w:space="0" w:color="000000"/>
            </w:tcBorders>
          </w:tcPr>
          <w:p w14:paraId="53074A2B" w14:textId="46703423" w:rsidR="00FF4C4F" w:rsidRPr="00FF4C4F" w:rsidRDefault="00C54CE9" w:rsidP="00FF4C4F">
            <w:pPr>
              <w:spacing w:after="0" w:line="240" w:lineRule="auto"/>
              <w:jc w:val="center"/>
              <w:rPr>
                <w:rFonts w:ascii="Times New Roman" w:eastAsia="Times New Roman" w:hAnsi="Times New Roman" w:cs="Times New Roman"/>
                <w:sz w:val="24"/>
                <w:szCs w:val="24"/>
              </w:rPr>
            </w:pPr>
            <w:r>
              <w:rPr>
                <w:rFonts w:ascii="Times New Roman" w:hAnsi="Times New Roman"/>
                <w:bCs/>
                <w:color w:val="000000" w:themeColor="text1"/>
                <w:sz w:val="24"/>
                <w:szCs w:val="24"/>
              </w:rPr>
              <w:t>О</w:t>
            </w:r>
            <w:r w:rsidR="00FF4C4F" w:rsidRPr="00FF4C4F">
              <w:rPr>
                <w:rFonts w:ascii="Times New Roman" w:hAnsi="Times New Roman"/>
                <w:bCs/>
                <w:color w:val="000000" w:themeColor="text1"/>
                <w:sz w:val="24"/>
                <w:szCs w:val="24"/>
              </w:rPr>
              <w:t>-5КМ81</w:t>
            </w:r>
          </w:p>
        </w:tc>
        <w:tc>
          <w:tcPr>
            <w:tcW w:w="4570" w:type="dxa"/>
            <w:tcBorders>
              <w:top w:val="single" w:sz="4" w:space="0" w:color="000000"/>
              <w:left w:val="single" w:sz="4" w:space="0" w:color="000000"/>
              <w:bottom w:val="single" w:sz="4" w:space="0" w:color="000000"/>
              <w:right w:val="single" w:sz="4" w:space="0" w:color="000000"/>
            </w:tcBorders>
          </w:tcPr>
          <w:p w14:paraId="59B5327B" w14:textId="707D1A53" w:rsidR="00FF4C4F" w:rsidRPr="00FF4C4F" w:rsidRDefault="00C54CE9" w:rsidP="00FF4C4F">
            <w:pPr>
              <w:spacing w:after="0" w:line="240" w:lineRule="auto"/>
              <w:ind w:firstLine="567"/>
              <w:jc w:val="center"/>
              <w:rPr>
                <w:rFonts w:ascii="Times New Roman" w:eastAsia="Times New Roman" w:hAnsi="Times New Roman" w:cs="Times New Roman"/>
                <w:sz w:val="24"/>
                <w:szCs w:val="24"/>
              </w:rPr>
            </w:pPr>
            <w:r w:rsidRPr="00C54CE9">
              <w:rPr>
                <w:rFonts w:ascii="Times New Roman" w:eastAsia="Times New Roman" w:hAnsi="Times New Roman" w:cs="Times New Roman"/>
                <w:sz w:val="24"/>
                <w:szCs w:val="24"/>
              </w:rPr>
              <w:t>Жиленков Артем Алексеевич</w:t>
            </w:r>
          </w:p>
        </w:tc>
        <w:tc>
          <w:tcPr>
            <w:tcW w:w="1701" w:type="dxa"/>
            <w:tcBorders>
              <w:top w:val="single" w:sz="4" w:space="0" w:color="000000"/>
              <w:left w:val="single" w:sz="4" w:space="0" w:color="000000"/>
              <w:bottom w:val="single" w:sz="4" w:space="0" w:color="000000"/>
              <w:right w:val="single" w:sz="4" w:space="0" w:color="000000"/>
            </w:tcBorders>
          </w:tcPr>
          <w:p w14:paraId="175E70E1" w14:textId="77777777" w:rsidR="00FF4C4F" w:rsidRPr="00FF4C4F" w:rsidRDefault="00FF4C4F" w:rsidP="00FF4C4F">
            <w:pPr>
              <w:spacing w:after="0" w:line="240" w:lineRule="auto"/>
              <w:ind w:firstLine="567"/>
              <w:jc w:val="both"/>
              <w:rPr>
                <w:rFonts w:ascii="Times New Roman" w:eastAsia="Times New Roman" w:hAnsi="Times New Roman" w:cs="Times New Roman"/>
                <w:sz w:val="24"/>
                <w:szCs w:val="24"/>
              </w:rPr>
            </w:pPr>
          </w:p>
        </w:tc>
        <w:tc>
          <w:tcPr>
            <w:tcW w:w="1276" w:type="dxa"/>
            <w:tcBorders>
              <w:top w:val="single" w:sz="4" w:space="0" w:color="000000"/>
              <w:left w:val="single" w:sz="4" w:space="0" w:color="000000"/>
              <w:bottom w:val="single" w:sz="4" w:space="0" w:color="000000"/>
              <w:right w:val="single" w:sz="4" w:space="0" w:color="000000"/>
            </w:tcBorders>
          </w:tcPr>
          <w:p w14:paraId="1D1D1333" w14:textId="77777777" w:rsidR="00FF4C4F" w:rsidRPr="00FF4C4F" w:rsidRDefault="00FF4C4F" w:rsidP="00FF4C4F">
            <w:pPr>
              <w:spacing w:after="0" w:line="240" w:lineRule="auto"/>
              <w:jc w:val="both"/>
              <w:rPr>
                <w:rFonts w:ascii="Times New Roman" w:eastAsia="Times New Roman" w:hAnsi="Times New Roman" w:cs="Times New Roman"/>
                <w:sz w:val="24"/>
                <w:szCs w:val="24"/>
              </w:rPr>
            </w:pPr>
            <w:r w:rsidRPr="00FF4C4F">
              <w:rPr>
                <w:rFonts w:ascii="Times New Roman" w:eastAsia="Times New Roman" w:hAnsi="Times New Roman" w:cs="Times New Roman"/>
                <w:sz w:val="24"/>
                <w:szCs w:val="24"/>
                <w:lang w:eastAsia="ru-RU"/>
              </w:rPr>
              <w:t>29.06.2020</w:t>
            </w:r>
          </w:p>
        </w:tc>
      </w:tr>
    </w:tbl>
    <w:p w14:paraId="786143C1" w14:textId="77777777" w:rsidR="00FF4C4F" w:rsidRPr="00FF4C4F" w:rsidRDefault="00FF4C4F" w:rsidP="00FF4C4F">
      <w:pPr>
        <w:jc w:val="center"/>
        <w:rPr>
          <w:rFonts w:ascii="Times New Roman" w:eastAsia="Times New Roman" w:hAnsi="Times New Roman" w:cs="Times New Roman"/>
          <w:b/>
          <w:sz w:val="24"/>
          <w:szCs w:val="24"/>
          <w:lang w:eastAsia="ru-RU"/>
        </w:rPr>
      </w:pPr>
      <w:r w:rsidRPr="00FF4C4F">
        <w:rPr>
          <w:rFonts w:ascii="Times New Roman" w:hAnsi="Times New Roman" w:cstheme="majorBidi"/>
          <w:sz w:val="28"/>
          <w:szCs w:val="32"/>
        </w:rPr>
        <w:br w:type="page"/>
      </w:r>
      <w:r w:rsidRPr="00FF4C4F">
        <w:rPr>
          <w:rFonts w:ascii="Times New Roman" w:eastAsia="Times New Roman" w:hAnsi="Times New Roman" w:cs="Times New Roman"/>
          <w:b/>
          <w:sz w:val="24"/>
          <w:szCs w:val="24"/>
          <w:lang w:eastAsia="ru-RU"/>
        </w:rPr>
        <w:lastRenderedPageBreak/>
        <w:t>Министерство науки и высшего образования Российской Федерации</w:t>
      </w:r>
    </w:p>
    <w:p w14:paraId="46713621"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федеральное государственное автономное </w:t>
      </w:r>
    </w:p>
    <w:p w14:paraId="003662F0"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образовательное учреждение высшего образования</w:t>
      </w:r>
    </w:p>
    <w:p w14:paraId="417E4796" w14:textId="77777777" w:rsidR="00FF4C4F" w:rsidRPr="00FF4C4F" w:rsidRDefault="00FF4C4F" w:rsidP="00FF4C4F">
      <w:pP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«НАЦИОНАЛЬНЫЙ ИССЛЕДОВАТЕЛЬСКИЙ</w:t>
      </w:r>
    </w:p>
    <w:p w14:paraId="248D1A64" w14:textId="77777777" w:rsidR="00FF4C4F" w:rsidRPr="00FF4C4F" w:rsidRDefault="00FF4C4F" w:rsidP="00FF4C4F">
      <w:pPr>
        <w:pBdr>
          <w:bottom w:val="single" w:sz="12" w:space="1" w:color="auto"/>
        </w:pBdr>
        <w:spacing w:after="0" w:line="240" w:lineRule="auto"/>
        <w:jc w:val="center"/>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ТОМСКИЙ ПОЛИТЕХНИЧЕСКИЙ УНИВЕРСИТЕТ»</w:t>
      </w:r>
    </w:p>
    <w:p w14:paraId="543A2879" w14:textId="77777777" w:rsidR="00FF4C4F" w:rsidRPr="00FF4C4F" w:rsidRDefault="00FF4C4F" w:rsidP="00FF4C4F">
      <w:pPr>
        <w:spacing w:after="0" w:line="240" w:lineRule="auto"/>
        <w:jc w:val="center"/>
        <w:rPr>
          <w:rFonts w:ascii="Times New Roman" w:eastAsia="Times New Roman" w:hAnsi="Times New Roman" w:cs="Times New Roman"/>
          <w:sz w:val="24"/>
          <w:szCs w:val="24"/>
          <w:lang w:eastAsia="ru-RU"/>
        </w:rPr>
      </w:pPr>
    </w:p>
    <w:p w14:paraId="562F81FF"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Школа:  </w:t>
      </w:r>
      <w:r w:rsidRPr="00FF4C4F">
        <w:rPr>
          <w:rFonts w:ascii="Times New Roman" w:hAnsi="Times New Roman" w:cs="Times New Roman"/>
          <w:sz w:val="24"/>
          <w:szCs w:val="24"/>
          <w:u w:val="single"/>
        </w:rPr>
        <w:t>Инженерная школа энергетики</w:t>
      </w:r>
    </w:p>
    <w:p w14:paraId="779AFDE2" w14:textId="77777777" w:rsidR="00FF4C4F" w:rsidRPr="00FF4C4F" w:rsidRDefault="00FF4C4F" w:rsidP="00FF4C4F">
      <w:pPr>
        <w:spacing w:after="0" w:line="240" w:lineRule="auto"/>
        <w:jc w:val="both"/>
        <w:rPr>
          <w:rFonts w:ascii="Times New Roman" w:hAnsi="Times New Roman" w:cs="Times New Roman"/>
          <w:sz w:val="24"/>
          <w:szCs w:val="24"/>
        </w:rPr>
      </w:pPr>
      <w:r w:rsidRPr="00FF4C4F">
        <w:rPr>
          <w:rFonts w:ascii="Times New Roman" w:hAnsi="Times New Roman" w:cs="Times New Roman"/>
          <w:sz w:val="24"/>
          <w:szCs w:val="24"/>
        </w:rPr>
        <w:t xml:space="preserve">Отделение школы: </w:t>
      </w:r>
      <w:r w:rsidRPr="00FF4C4F">
        <w:rPr>
          <w:rFonts w:ascii="Times New Roman" w:hAnsi="Times New Roman" w:cs="Times New Roman"/>
          <w:sz w:val="24"/>
          <w:szCs w:val="24"/>
          <w:u w:val="single"/>
        </w:rPr>
        <w:t>Электроэнергетики и электротехники</w:t>
      </w:r>
    </w:p>
    <w:p w14:paraId="100AB6A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 xml:space="preserve">Направление подготовки </w:t>
      </w:r>
      <w:r w:rsidRPr="00FF4C4F">
        <w:rPr>
          <w:rFonts w:ascii="Times New Roman" w:hAnsi="Times New Roman" w:cs="Times New Roman"/>
          <w:sz w:val="24"/>
          <w:szCs w:val="24"/>
          <w:u w:val="single"/>
        </w:rPr>
        <w:t>09.04.03 Прикладная информатика</w:t>
      </w:r>
    </w:p>
    <w:p w14:paraId="060EA9CC" w14:textId="77777777" w:rsidR="00FF4C4F" w:rsidRPr="00FF4C4F" w:rsidRDefault="00FF4C4F" w:rsidP="00FF4C4F">
      <w:pPr>
        <w:spacing w:after="0" w:line="240" w:lineRule="auto"/>
        <w:jc w:val="both"/>
        <w:rPr>
          <w:rFonts w:ascii="Times New Roman" w:hAnsi="Times New Roman" w:cs="Times New Roman"/>
          <w:sz w:val="24"/>
          <w:szCs w:val="24"/>
          <w:u w:val="single"/>
        </w:rPr>
      </w:pPr>
      <w:r w:rsidRPr="00FF4C4F">
        <w:rPr>
          <w:rFonts w:ascii="Times New Roman" w:hAnsi="Times New Roman" w:cs="Times New Roman"/>
          <w:sz w:val="24"/>
          <w:szCs w:val="24"/>
        </w:rPr>
        <w:t>Профиль:</w:t>
      </w:r>
      <w:r w:rsidRPr="00FF4C4F">
        <w:rPr>
          <w:rFonts w:ascii="Times New Roman" w:hAnsi="Times New Roman" w:cs="Times New Roman"/>
          <w:sz w:val="24"/>
          <w:szCs w:val="24"/>
          <w:u w:val="single"/>
        </w:rPr>
        <w:t xml:space="preserve"> Информационные технологии в электроэнергетике</w:t>
      </w:r>
    </w:p>
    <w:p w14:paraId="7B94AB42" w14:textId="77777777" w:rsidR="00FF4C4F" w:rsidRPr="00FF4C4F" w:rsidRDefault="00FF4C4F" w:rsidP="00FF4C4F">
      <w:pPr>
        <w:spacing w:after="0" w:line="240" w:lineRule="auto"/>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 xml:space="preserve">Период выполнения: </w:t>
      </w:r>
      <w:r w:rsidRPr="00FF4C4F">
        <w:rPr>
          <w:rFonts w:ascii="Times New Roman" w:eastAsia="Times New Roman" w:hAnsi="Times New Roman" w:cs="Times New Roman"/>
          <w:sz w:val="24"/>
          <w:lang w:eastAsia="ru-RU"/>
        </w:rPr>
        <w:t>весенний/</w:t>
      </w:r>
      <w:r w:rsidRPr="00FF4C4F">
        <w:rPr>
          <w:rFonts w:ascii="Times New Roman" w:eastAsia="Times New Roman" w:hAnsi="Times New Roman" w:cs="Times New Roman"/>
          <w:sz w:val="24"/>
          <w:szCs w:val="24"/>
          <w:lang w:eastAsia="ru-RU"/>
        </w:rPr>
        <w:t>осенний</w:t>
      </w:r>
      <w:r w:rsidRPr="00FF4C4F">
        <w:rPr>
          <w:rFonts w:ascii="Times New Roman" w:eastAsia="Times New Roman" w:hAnsi="Times New Roman" w:cs="Times New Roman"/>
          <w:sz w:val="24"/>
          <w:lang w:eastAsia="ru-RU"/>
        </w:rPr>
        <w:t xml:space="preserve"> семестр 2020/2021 учебного года</w:t>
      </w:r>
      <w:r w:rsidRPr="00FF4C4F">
        <w:rPr>
          <w:rFonts w:ascii="Times New Roman" w:eastAsia="Times New Roman" w:hAnsi="Times New Roman" w:cs="Times New Roman"/>
          <w:sz w:val="28"/>
          <w:szCs w:val="24"/>
          <w:lang w:eastAsia="ru-RU"/>
        </w:rPr>
        <w:tab/>
      </w:r>
    </w:p>
    <w:p w14:paraId="117AED01" w14:textId="77777777" w:rsidR="00FF4C4F" w:rsidRPr="00FF4C4F" w:rsidRDefault="00FF4C4F" w:rsidP="00FF4C4F">
      <w:pPr>
        <w:spacing w:after="0" w:line="240" w:lineRule="auto"/>
        <w:jc w:val="both"/>
        <w:rPr>
          <w:rFonts w:ascii="Times New Roman" w:eastAsia="Times New Roman" w:hAnsi="Times New Roman" w:cs="Times New Roman"/>
          <w:sz w:val="24"/>
          <w:szCs w:val="24"/>
          <w:lang w:eastAsia="ru-RU"/>
        </w:rPr>
      </w:pPr>
      <w:r w:rsidRPr="00FF4C4F">
        <w:rPr>
          <w:rFonts w:ascii="Times New Roman" w:eastAsia="Times New Roman" w:hAnsi="Times New Roman" w:cs="Times New Roman"/>
          <w:sz w:val="24"/>
          <w:szCs w:val="24"/>
          <w:lang w:eastAsia="ru-RU"/>
        </w:rPr>
        <w:t>Форма представления работы:</w:t>
      </w:r>
    </w:p>
    <w:tbl>
      <w:tblPr>
        <w:tblStyle w:val="6"/>
        <w:tblW w:w="0" w:type="auto"/>
        <w:tblLook w:val="04A0" w:firstRow="1" w:lastRow="0" w:firstColumn="1" w:lastColumn="0" w:noHBand="0" w:noVBand="1"/>
      </w:tblPr>
      <w:tblGrid>
        <w:gridCol w:w="9628"/>
      </w:tblGrid>
      <w:tr w:rsidR="00FF4C4F" w:rsidRPr="00FF4C4F" w14:paraId="24AD723A" w14:textId="77777777" w:rsidTr="00652966">
        <w:trPr>
          <w:trHeight w:val="269"/>
        </w:trPr>
        <w:tc>
          <w:tcPr>
            <w:tcW w:w="9854" w:type="dxa"/>
          </w:tcPr>
          <w:p w14:paraId="33E2F3BD" w14:textId="77777777" w:rsidR="00FF4C4F" w:rsidRPr="00FF4C4F" w:rsidRDefault="00FF4C4F"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Магистерская диссертация</w:t>
            </w:r>
          </w:p>
        </w:tc>
      </w:tr>
    </w:tbl>
    <w:p w14:paraId="2D03E95F" w14:textId="77777777" w:rsidR="00FF4C4F" w:rsidRPr="00FF4C4F" w:rsidRDefault="00FF4C4F" w:rsidP="00FF4C4F">
      <w:pPr>
        <w:spacing w:after="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КАЛЕНДАРНЫЙ РЕЙТИНГ-ПЛАН</w:t>
      </w:r>
    </w:p>
    <w:p w14:paraId="0A1CB43C" w14:textId="77777777" w:rsidR="00FF4C4F" w:rsidRPr="00FF4C4F" w:rsidRDefault="00FF4C4F" w:rsidP="00FF4C4F">
      <w:pPr>
        <w:spacing w:after="120" w:line="240" w:lineRule="auto"/>
        <w:jc w:val="center"/>
        <w:rPr>
          <w:rFonts w:ascii="Times New Roman" w:eastAsia="Times New Roman" w:hAnsi="Times New Roman" w:cs="Times New Roman"/>
          <w:b/>
          <w:sz w:val="24"/>
          <w:lang w:eastAsia="ru-RU"/>
        </w:rPr>
      </w:pPr>
      <w:r w:rsidRPr="00FF4C4F">
        <w:rPr>
          <w:rFonts w:ascii="Times New Roman" w:eastAsia="Times New Roman" w:hAnsi="Times New Roman" w:cs="Times New Roman"/>
          <w:b/>
          <w:sz w:val="24"/>
          <w:lang w:eastAsia="ru-RU"/>
        </w:rPr>
        <w:t>выполнения выпускной квалификационной работы</w:t>
      </w:r>
    </w:p>
    <w:tbl>
      <w:tblPr>
        <w:tblStyle w:val="6"/>
        <w:tblW w:w="9634" w:type="dxa"/>
        <w:tblLook w:val="04A0" w:firstRow="1" w:lastRow="0" w:firstColumn="1" w:lastColumn="0" w:noHBand="0" w:noVBand="1"/>
      </w:tblPr>
      <w:tblGrid>
        <w:gridCol w:w="5936"/>
        <w:gridCol w:w="3698"/>
      </w:tblGrid>
      <w:tr w:rsidR="00FF4C4F" w:rsidRPr="00FF4C4F" w14:paraId="64F77118" w14:textId="77777777" w:rsidTr="00652966">
        <w:tc>
          <w:tcPr>
            <w:tcW w:w="5936" w:type="dxa"/>
          </w:tcPr>
          <w:p w14:paraId="0A3B29A8" w14:textId="77777777" w:rsidR="00FF4C4F" w:rsidRPr="00FF4C4F" w:rsidRDefault="00FF4C4F" w:rsidP="00FF4C4F">
            <w:pPr>
              <w:spacing w:after="200" w:line="276" w:lineRule="auto"/>
              <w:jc w:val="both"/>
              <w:rPr>
                <w:rFonts w:ascii="Times New Roman" w:hAnsi="Times New Roman" w:cs="Times New Roman"/>
                <w:sz w:val="24"/>
                <w:szCs w:val="24"/>
              </w:rPr>
            </w:pPr>
            <w:r w:rsidRPr="00FF4C4F">
              <w:rPr>
                <w:rFonts w:ascii="Times New Roman" w:hAnsi="Times New Roman" w:cs="Times New Roman"/>
                <w:sz w:val="24"/>
                <w:szCs w:val="24"/>
              </w:rPr>
              <w:t>Срок сдачи студентом выполненной работы:</w:t>
            </w:r>
          </w:p>
        </w:tc>
        <w:tc>
          <w:tcPr>
            <w:tcW w:w="3698" w:type="dxa"/>
            <w:vAlign w:val="bottom"/>
          </w:tcPr>
          <w:p w14:paraId="1AB9CCED"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23.01.2021</w:t>
            </w:r>
          </w:p>
        </w:tc>
      </w:tr>
    </w:tbl>
    <w:p w14:paraId="03BA8D20" w14:textId="77777777" w:rsidR="00FF4C4F" w:rsidRPr="00FF4C4F" w:rsidRDefault="00FF4C4F" w:rsidP="00FF4C4F">
      <w:pPr>
        <w:spacing w:after="0" w:line="240" w:lineRule="auto"/>
        <w:rPr>
          <w:rFonts w:ascii="Times New Roman" w:eastAsia="Times New Roman" w:hAnsi="Times New Roman" w:cs="Times New Roman"/>
          <w:lang w:eastAsia="ru-RU"/>
        </w:rPr>
      </w:pPr>
    </w:p>
    <w:tbl>
      <w:tblPr>
        <w:tblW w:w="974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903"/>
        <w:gridCol w:w="6213"/>
        <w:gridCol w:w="1628"/>
      </w:tblGrid>
      <w:tr w:rsidR="00FF4C4F" w:rsidRPr="00FF4C4F" w14:paraId="762F085D"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hideMark/>
          </w:tcPr>
          <w:p w14:paraId="26C4AB37"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 xml:space="preserve">Дата </w:t>
            </w:r>
          </w:p>
          <w:p w14:paraId="61E9255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контроля</w:t>
            </w:r>
          </w:p>
        </w:tc>
        <w:tc>
          <w:tcPr>
            <w:tcW w:w="6213" w:type="dxa"/>
            <w:tcBorders>
              <w:top w:val="single" w:sz="4" w:space="0" w:color="000000"/>
              <w:left w:val="single" w:sz="4" w:space="0" w:color="000000"/>
              <w:bottom w:val="single" w:sz="4" w:space="0" w:color="000000"/>
              <w:right w:val="single" w:sz="4" w:space="0" w:color="000000"/>
            </w:tcBorders>
            <w:hideMark/>
          </w:tcPr>
          <w:p w14:paraId="484B2618"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Название раздела (модуля) /</w:t>
            </w:r>
          </w:p>
          <w:p w14:paraId="0601413C"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вид работы (исследования)</w:t>
            </w:r>
          </w:p>
        </w:tc>
        <w:tc>
          <w:tcPr>
            <w:tcW w:w="1628" w:type="dxa"/>
            <w:tcBorders>
              <w:top w:val="single" w:sz="4" w:space="0" w:color="000000"/>
              <w:left w:val="single" w:sz="4" w:space="0" w:color="000000"/>
              <w:bottom w:val="single" w:sz="4" w:space="0" w:color="000000"/>
              <w:right w:val="single" w:sz="4" w:space="0" w:color="000000"/>
            </w:tcBorders>
            <w:hideMark/>
          </w:tcPr>
          <w:p w14:paraId="79305E74"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Максимальный</w:t>
            </w:r>
          </w:p>
          <w:p w14:paraId="4FA4892B" w14:textId="77777777" w:rsidR="00FF4C4F" w:rsidRPr="00FF4C4F" w:rsidRDefault="00FF4C4F" w:rsidP="00FF4C4F">
            <w:pPr>
              <w:widowControl w:val="0"/>
              <w:spacing w:after="0" w:line="240" w:lineRule="auto"/>
              <w:jc w:val="center"/>
              <w:rPr>
                <w:rFonts w:ascii="Times New Roman" w:eastAsia="Times New Roman" w:hAnsi="Times New Roman" w:cs="Times New Roman"/>
                <w:b/>
                <w:bCs/>
                <w:sz w:val="16"/>
                <w:lang w:eastAsia="ru-RU"/>
              </w:rPr>
            </w:pPr>
            <w:r w:rsidRPr="00FF4C4F">
              <w:rPr>
                <w:rFonts w:ascii="Times New Roman" w:eastAsia="Times New Roman" w:hAnsi="Times New Roman" w:cs="Times New Roman"/>
                <w:b/>
                <w:bCs/>
                <w:sz w:val="16"/>
                <w:lang w:eastAsia="ru-RU"/>
              </w:rPr>
              <w:t>балл раздела (модуля)</w:t>
            </w:r>
          </w:p>
        </w:tc>
      </w:tr>
      <w:tr w:rsidR="00FF4C4F" w:rsidRPr="00FF4C4F" w14:paraId="76D2311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560DE83" w14:textId="1340A1C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31.07.2020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7044EB7A" w14:textId="4348EE1C"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Анализ существующих архитектур централизованной противоаварийной автоматики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1F0AA7C0"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13579F2C"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8B3007F" w14:textId="2B17CD7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31.08.2020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26F5C3" w14:textId="7D638FF6"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Проектирование программного обеспечения централизованной АЛАР</w:t>
            </w:r>
          </w:p>
        </w:tc>
        <w:tc>
          <w:tcPr>
            <w:tcW w:w="1628" w:type="dxa"/>
            <w:tcBorders>
              <w:top w:val="single" w:sz="4" w:space="0" w:color="000000"/>
              <w:left w:val="single" w:sz="4" w:space="0" w:color="000000"/>
              <w:bottom w:val="single" w:sz="4" w:space="0" w:color="000000"/>
              <w:right w:val="single" w:sz="4" w:space="0" w:color="000000"/>
            </w:tcBorders>
            <w:vAlign w:val="center"/>
          </w:tcPr>
          <w:p w14:paraId="1FAEE36D"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10</w:t>
            </w:r>
          </w:p>
        </w:tc>
      </w:tr>
      <w:tr w:rsidR="00FF4C4F" w:rsidRPr="00FF4C4F" w14:paraId="31E8A55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38214E8" w14:textId="6A74F4FC"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31.09.2020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068CB6B" w14:textId="4F9892CD"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Идентификации возникновения асинхронного режима</w:t>
            </w:r>
          </w:p>
        </w:tc>
        <w:tc>
          <w:tcPr>
            <w:tcW w:w="1628" w:type="dxa"/>
            <w:tcBorders>
              <w:top w:val="single" w:sz="4" w:space="0" w:color="000000"/>
              <w:left w:val="single" w:sz="4" w:space="0" w:color="000000"/>
              <w:bottom w:val="single" w:sz="4" w:space="0" w:color="000000"/>
              <w:right w:val="single" w:sz="4" w:space="0" w:color="000000"/>
            </w:tcBorders>
            <w:vAlign w:val="center"/>
          </w:tcPr>
          <w:p w14:paraId="5F50981E" w14:textId="3063AB4B" w:rsidR="00FF4C4F" w:rsidRPr="00FF4C4F" w:rsidRDefault="00FF4C4F"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w:t>
            </w:r>
            <w:r w:rsidR="00BB4347">
              <w:rPr>
                <w:rFonts w:ascii="Times New Roman" w:eastAsia="Times New Roman" w:hAnsi="Times New Roman" w:cs="Times New Roman"/>
                <w:bCs/>
                <w:lang w:eastAsia="ru-RU"/>
              </w:rPr>
              <w:t>5</w:t>
            </w:r>
          </w:p>
        </w:tc>
      </w:tr>
      <w:tr w:rsidR="00FF4C4F" w:rsidRPr="00FF4C4F" w14:paraId="3E55DE79"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51BF0C4" w14:textId="274816D8"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31.10.2020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BF07A33" w14:textId="603D972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данных синхронизированных векторных измерений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338CDF0E"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6BED1DB0"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7F449F3F" w14:textId="6A3E24D4"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31.11.2020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069E252F" w14:textId="064203A5"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Обработки телеметрии из оперативно-информационного комплекса</w:t>
            </w:r>
          </w:p>
        </w:tc>
        <w:tc>
          <w:tcPr>
            <w:tcW w:w="1628" w:type="dxa"/>
            <w:tcBorders>
              <w:top w:val="single" w:sz="4" w:space="0" w:color="000000"/>
              <w:left w:val="single" w:sz="4" w:space="0" w:color="000000"/>
              <w:bottom w:val="single" w:sz="4" w:space="0" w:color="000000"/>
              <w:right w:val="single" w:sz="4" w:space="0" w:color="000000"/>
            </w:tcBorders>
            <w:vAlign w:val="center"/>
          </w:tcPr>
          <w:p w14:paraId="7C0521C3"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15</w:t>
            </w:r>
          </w:p>
        </w:tc>
      </w:tr>
      <w:tr w:rsidR="00FF4C4F" w:rsidRPr="00FF4C4F" w14:paraId="0749910F"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0298DFDA" w14:textId="0690FC6A"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3DD06BDD" w14:textId="0BD93D03"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Разработка подсистемы Выбора управляющих воздействий</w:t>
            </w:r>
          </w:p>
        </w:tc>
        <w:tc>
          <w:tcPr>
            <w:tcW w:w="1628" w:type="dxa"/>
            <w:tcBorders>
              <w:top w:val="single" w:sz="4" w:space="0" w:color="000000"/>
              <w:left w:val="single" w:sz="4" w:space="0" w:color="000000"/>
              <w:bottom w:val="single" w:sz="4" w:space="0" w:color="000000"/>
              <w:right w:val="single" w:sz="4" w:space="0" w:color="000000"/>
            </w:tcBorders>
            <w:vAlign w:val="center"/>
          </w:tcPr>
          <w:p w14:paraId="7FC6C391" w14:textId="22CB112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15</w:t>
            </w:r>
          </w:p>
        </w:tc>
      </w:tr>
      <w:tr w:rsidR="00FF4C4F" w:rsidRPr="00FF4C4F" w14:paraId="28CCAD55"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C4E97D6" w14:textId="6811DAC0"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30.12.2020</w:t>
            </w:r>
          </w:p>
        </w:tc>
        <w:tc>
          <w:tcPr>
            <w:tcW w:w="6213" w:type="dxa"/>
            <w:tcBorders>
              <w:top w:val="single" w:sz="4" w:space="0" w:color="000000"/>
              <w:left w:val="single" w:sz="4" w:space="0" w:color="000000"/>
              <w:bottom w:val="single" w:sz="4" w:space="0" w:color="000000"/>
              <w:right w:val="single" w:sz="4" w:space="0" w:color="000000"/>
            </w:tcBorders>
            <w:vAlign w:val="center"/>
          </w:tcPr>
          <w:p w14:paraId="5E23A6BC" w14:textId="4A2A0400" w:rsidR="00FF4C4F" w:rsidRPr="00FF4C4F" w:rsidRDefault="00BB4347" w:rsidP="00FF4C4F">
            <w:pPr>
              <w:widowControl w:val="0"/>
              <w:spacing w:after="0" w:line="240" w:lineRule="auto"/>
              <w:rPr>
                <w:rFonts w:ascii="Times New Roman" w:eastAsia="Times New Roman" w:hAnsi="Times New Roman" w:cs="Times New Roman"/>
                <w:bCs/>
                <w:lang w:eastAsia="ru-RU"/>
              </w:rPr>
            </w:pPr>
            <w:r>
              <w:rPr>
                <w:rFonts w:ascii="Times New Roman" w:eastAsia="Times New Roman" w:hAnsi="Times New Roman" w:cs="Times New Roman"/>
                <w:bCs/>
                <w:lang w:eastAsia="ru-RU"/>
              </w:rPr>
              <w:t>Тестирование программного обеспечения</w:t>
            </w:r>
          </w:p>
        </w:tc>
        <w:tc>
          <w:tcPr>
            <w:tcW w:w="1628" w:type="dxa"/>
            <w:tcBorders>
              <w:top w:val="single" w:sz="4" w:space="0" w:color="000000"/>
              <w:left w:val="single" w:sz="4" w:space="0" w:color="000000"/>
              <w:bottom w:val="single" w:sz="4" w:space="0" w:color="000000"/>
              <w:right w:val="single" w:sz="4" w:space="0" w:color="000000"/>
            </w:tcBorders>
            <w:vAlign w:val="center"/>
          </w:tcPr>
          <w:p w14:paraId="18C06AC4" w14:textId="69852FAE"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w:t>
            </w:r>
          </w:p>
        </w:tc>
      </w:tr>
      <w:tr w:rsidR="00BB4347" w:rsidRPr="00FF4C4F" w14:paraId="00A07B3B"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4F225E55" w14:textId="1FAB3444"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05.01.2021</w:t>
            </w:r>
          </w:p>
        </w:tc>
        <w:tc>
          <w:tcPr>
            <w:tcW w:w="6213" w:type="dxa"/>
            <w:tcBorders>
              <w:top w:val="single" w:sz="4" w:space="0" w:color="000000"/>
              <w:left w:val="single" w:sz="4" w:space="0" w:color="000000"/>
              <w:bottom w:val="single" w:sz="4" w:space="0" w:color="000000"/>
              <w:right w:val="single" w:sz="4" w:space="0" w:color="000000"/>
            </w:tcBorders>
          </w:tcPr>
          <w:p w14:paraId="7489D584" w14:textId="01A0C7EE"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«Социальная ответственность»</w:t>
            </w:r>
          </w:p>
        </w:tc>
        <w:tc>
          <w:tcPr>
            <w:tcW w:w="1628" w:type="dxa"/>
            <w:tcBorders>
              <w:top w:val="single" w:sz="4" w:space="0" w:color="000000"/>
              <w:left w:val="single" w:sz="4" w:space="0" w:color="000000"/>
              <w:bottom w:val="single" w:sz="4" w:space="0" w:color="000000"/>
              <w:right w:val="single" w:sz="4" w:space="0" w:color="000000"/>
            </w:tcBorders>
            <w:vAlign w:val="center"/>
          </w:tcPr>
          <w:p w14:paraId="66D125B5" w14:textId="7EBFD93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5</w:t>
            </w:r>
          </w:p>
        </w:tc>
      </w:tr>
      <w:tr w:rsidR="00BB4347" w:rsidRPr="00FF4C4F" w14:paraId="4E627CD2"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27A43E2F" w14:textId="181A8D61"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10.01.2021</w:t>
            </w:r>
          </w:p>
        </w:tc>
        <w:tc>
          <w:tcPr>
            <w:tcW w:w="6213" w:type="dxa"/>
            <w:tcBorders>
              <w:top w:val="single" w:sz="4" w:space="0" w:color="000000"/>
              <w:left w:val="single" w:sz="4" w:space="0" w:color="000000"/>
              <w:bottom w:val="single" w:sz="4" w:space="0" w:color="000000"/>
              <w:right w:val="single" w:sz="4" w:space="0" w:color="000000"/>
            </w:tcBorders>
          </w:tcPr>
          <w:p w14:paraId="62F249F2" w14:textId="1022A4D2" w:rsidR="00BB4347" w:rsidRPr="00FF4C4F" w:rsidRDefault="00BB4347" w:rsidP="00BB4347">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Выполнение задания по разделу «Финансовый менеджмент»</w:t>
            </w:r>
          </w:p>
        </w:tc>
        <w:tc>
          <w:tcPr>
            <w:tcW w:w="1628" w:type="dxa"/>
            <w:tcBorders>
              <w:top w:val="single" w:sz="4" w:space="0" w:color="000000"/>
              <w:left w:val="single" w:sz="4" w:space="0" w:color="000000"/>
              <w:bottom w:val="single" w:sz="4" w:space="0" w:color="000000"/>
              <w:right w:val="single" w:sz="4" w:space="0" w:color="000000"/>
            </w:tcBorders>
            <w:vAlign w:val="center"/>
          </w:tcPr>
          <w:p w14:paraId="040BA917" w14:textId="77777777" w:rsidR="00BB4347" w:rsidRPr="00FF4C4F" w:rsidRDefault="00BB4347" w:rsidP="00BB4347">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r w:rsidR="00FF4C4F" w:rsidRPr="00FF4C4F" w14:paraId="2A460798" w14:textId="77777777" w:rsidTr="00652966">
        <w:trPr>
          <w:trHeight w:val="408"/>
          <w:jc w:val="center"/>
        </w:trPr>
        <w:tc>
          <w:tcPr>
            <w:tcW w:w="1903" w:type="dxa"/>
            <w:tcBorders>
              <w:top w:val="single" w:sz="4" w:space="0" w:color="000000"/>
              <w:left w:val="single" w:sz="4" w:space="0" w:color="000000"/>
              <w:bottom w:val="single" w:sz="4" w:space="0" w:color="000000"/>
              <w:right w:val="single" w:sz="4" w:space="0" w:color="000000"/>
            </w:tcBorders>
            <w:vAlign w:val="center"/>
          </w:tcPr>
          <w:p w14:paraId="335B573C" w14:textId="7D85AE87" w:rsidR="00FF4C4F" w:rsidRPr="00FF4C4F" w:rsidRDefault="00BB4347" w:rsidP="00FF4C4F">
            <w:pPr>
              <w:widowControl w:val="0"/>
              <w:spacing w:after="0" w:line="240" w:lineRule="auto"/>
              <w:jc w:val="center"/>
              <w:rPr>
                <w:rFonts w:ascii="Times New Roman" w:eastAsia="Times New Roman" w:hAnsi="Times New Roman" w:cs="Times New Roman"/>
                <w:bCs/>
                <w:lang w:eastAsia="ru-RU"/>
              </w:rPr>
            </w:pPr>
            <w:r>
              <w:rPr>
                <w:rFonts w:ascii="Times New Roman" w:eastAsia="Times New Roman" w:hAnsi="Times New Roman" w:cs="Times New Roman"/>
                <w:bCs/>
                <w:lang w:eastAsia="ru-RU"/>
              </w:rPr>
              <w:t>22.01.2021</w:t>
            </w:r>
          </w:p>
        </w:tc>
        <w:tc>
          <w:tcPr>
            <w:tcW w:w="6213" w:type="dxa"/>
            <w:tcBorders>
              <w:top w:val="single" w:sz="4" w:space="0" w:color="000000"/>
              <w:left w:val="single" w:sz="4" w:space="0" w:color="000000"/>
              <w:bottom w:val="single" w:sz="4" w:space="0" w:color="000000"/>
              <w:right w:val="single" w:sz="4" w:space="0" w:color="000000"/>
            </w:tcBorders>
            <w:vAlign w:val="center"/>
          </w:tcPr>
          <w:p w14:paraId="522E758F" w14:textId="29622250" w:rsidR="00FF4C4F" w:rsidRPr="00FF4C4F" w:rsidRDefault="00BB4347" w:rsidP="00FF4C4F">
            <w:pPr>
              <w:widowControl w:val="0"/>
              <w:spacing w:after="0" w:line="240" w:lineRule="auto"/>
              <w:rPr>
                <w:rFonts w:ascii="Times New Roman" w:eastAsia="Times New Roman" w:hAnsi="Times New Roman" w:cs="Times New Roman"/>
                <w:bCs/>
                <w:lang w:eastAsia="ru-RU"/>
              </w:rPr>
            </w:pPr>
            <w:r w:rsidRPr="00BB4347">
              <w:rPr>
                <w:rFonts w:ascii="Times New Roman" w:eastAsia="Times New Roman" w:hAnsi="Times New Roman" w:cs="Times New Roman"/>
                <w:bCs/>
                <w:lang w:eastAsia="ru-RU"/>
              </w:rPr>
              <w:t>Оформление расчётно-пояснительной записки</w:t>
            </w:r>
          </w:p>
        </w:tc>
        <w:tc>
          <w:tcPr>
            <w:tcW w:w="1628" w:type="dxa"/>
            <w:tcBorders>
              <w:top w:val="single" w:sz="4" w:space="0" w:color="000000"/>
              <w:left w:val="single" w:sz="4" w:space="0" w:color="000000"/>
              <w:bottom w:val="single" w:sz="4" w:space="0" w:color="000000"/>
              <w:right w:val="single" w:sz="4" w:space="0" w:color="000000"/>
            </w:tcBorders>
            <w:vAlign w:val="center"/>
          </w:tcPr>
          <w:p w14:paraId="5B60C3D7" w14:textId="77777777" w:rsidR="00FF4C4F" w:rsidRPr="00FF4C4F" w:rsidRDefault="00FF4C4F" w:rsidP="00FF4C4F">
            <w:pPr>
              <w:widowControl w:val="0"/>
              <w:spacing w:after="0" w:line="240" w:lineRule="auto"/>
              <w:jc w:val="center"/>
              <w:rPr>
                <w:rFonts w:ascii="Times New Roman" w:eastAsia="Times New Roman" w:hAnsi="Times New Roman" w:cs="Times New Roman"/>
                <w:bCs/>
                <w:lang w:eastAsia="ru-RU"/>
              </w:rPr>
            </w:pPr>
            <w:r w:rsidRPr="00FF4C4F">
              <w:rPr>
                <w:rFonts w:ascii="Times New Roman" w:eastAsia="Times New Roman" w:hAnsi="Times New Roman" w:cs="Times New Roman"/>
                <w:bCs/>
                <w:lang w:eastAsia="ru-RU"/>
              </w:rPr>
              <w:t>5</w:t>
            </w:r>
          </w:p>
        </w:tc>
      </w:tr>
    </w:tbl>
    <w:p w14:paraId="5B9E08B1" w14:textId="77777777" w:rsidR="00FF4C4F" w:rsidRPr="00FF4C4F" w:rsidRDefault="00FF4C4F" w:rsidP="00FF4C4F">
      <w:pPr>
        <w:spacing w:before="120" w:after="0" w:line="240" w:lineRule="auto"/>
        <w:jc w:val="both"/>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Составил руководитель ВКР:</w:t>
      </w:r>
    </w:p>
    <w:tbl>
      <w:tblPr>
        <w:tblStyle w:val="520"/>
        <w:tblW w:w="9747" w:type="dxa"/>
        <w:tblLook w:val="04A0" w:firstRow="1" w:lastRow="0" w:firstColumn="1" w:lastColumn="0" w:noHBand="0" w:noVBand="1"/>
      </w:tblPr>
      <w:tblGrid>
        <w:gridCol w:w="3085"/>
        <w:gridCol w:w="1896"/>
        <w:gridCol w:w="1931"/>
        <w:gridCol w:w="1426"/>
        <w:gridCol w:w="1409"/>
      </w:tblGrid>
      <w:tr w:rsidR="00FF4C4F" w:rsidRPr="00FF4C4F" w14:paraId="0B9A3CCF" w14:textId="77777777" w:rsidTr="00652966">
        <w:tc>
          <w:tcPr>
            <w:tcW w:w="3085" w:type="dxa"/>
          </w:tcPr>
          <w:p w14:paraId="58C04A29"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96" w:type="dxa"/>
          </w:tcPr>
          <w:p w14:paraId="63E9FB42"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31" w:type="dxa"/>
          </w:tcPr>
          <w:p w14:paraId="2258F031"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490339C7"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1BCC670E" w14:textId="77777777" w:rsidR="00FF4C4F" w:rsidRPr="00FF4C4F" w:rsidRDefault="00FF4C4F" w:rsidP="00FF4C4F">
            <w:pPr>
              <w:spacing w:after="200"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314BDEBA" w14:textId="77777777" w:rsidTr="00652966">
        <w:tc>
          <w:tcPr>
            <w:tcW w:w="3085" w:type="dxa"/>
          </w:tcPr>
          <w:p w14:paraId="38A07149" w14:textId="20FDB3C1"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 ОЭЭ ИШЭ ТПУ</w:t>
            </w:r>
          </w:p>
        </w:tc>
        <w:tc>
          <w:tcPr>
            <w:tcW w:w="1896" w:type="dxa"/>
          </w:tcPr>
          <w:p w14:paraId="7E26BF9A" w14:textId="415E91F0" w:rsidR="00FF4C4F" w:rsidRPr="00FF4C4F" w:rsidRDefault="001C0B82" w:rsidP="00FF4C4F">
            <w:pPr>
              <w:spacing w:after="200" w:line="276" w:lineRule="auto"/>
              <w:jc w:val="center"/>
              <w:rPr>
                <w:rFonts w:ascii="Times New Roman" w:hAnsi="Times New Roman" w:cs="Times New Roman"/>
                <w:sz w:val="24"/>
                <w:szCs w:val="24"/>
              </w:rPr>
            </w:pPr>
            <w:r>
              <w:rPr>
                <w:rFonts w:ascii="Times New Roman" w:hAnsi="Times New Roman" w:cs="Times New Roman"/>
                <w:sz w:val="24"/>
                <w:szCs w:val="24"/>
              </w:rPr>
              <w:t>Прохоров А.В.</w:t>
            </w:r>
          </w:p>
        </w:tc>
        <w:tc>
          <w:tcPr>
            <w:tcW w:w="1931" w:type="dxa"/>
          </w:tcPr>
          <w:p w14:paraId="2F917F17" w14:textId="77777777" w:rsidR="00FF4C4F" w:rsidRPr="00FF4C4F" w:rsidRDefault="00FF4C4F" w:rsidP="00FF4C4F">
            <w:pPr>
              <w:spacing w:after="200"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7BC570D7" w14:textId="77777777" w:rsidR="00FF4C4F" w:rsidRPr="00FF4C4F" w:rsidRDefault="00FF4C4F" w:rsidP="00FF4C4F">
            <w:pPr>
              <w:spacing w:after="200" w:line="276" w:lineRule="auto"/>
              <w:rPr>
                <w:rFonts w:ascii="Times New Roman" w:hAnsi="Times New Roman" w:cs="Times New Roman"/>
                <w:sz w:val="24"/>
                <w:szCs w:val="24"/>
              </w:rPr>
            </w:pPr>
          </w:p>
        </w:tc>
        <w:tc>
          <w:tcPr>
            <w:tcW w:w="1409" w:type="dxa"/>
          </w:tcPr>
          <w:p w14:paraId="6086DFFD" w14:textId="77777777" w:rsidR="00FF4C4F" w:rsidRPr="00FF4C4F" w:rsidRDefault="00FF4C4F" w:rsidP="00FF4C4F">
            <w:pPr>
              <w:spacing w:after="200"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46AC5C0A"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СОГЛАСОВАНО</w:t>
      </w:r>
    </w:p>
    <w:p w14:paraId="5D53B6A2" w14:textId="77777777" w:rsidR="00FF4C4F" w:rsidRPr="00FF4C4F" w:rsidRDefault="00FF4C4F" w:rsidP="00FF4C4F">
      <w:pPr>
        <w:spacing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Консультанты по ВКР:</w:t>
      </w:r>
    </w:p>
    <w:tbl>
      <w:tblPr>
        <w:tblStyle w:val="6"/>
        <w:tblW w:w="9747" w:type="dxa"/>
        <w:tblLook w:val="04A0" w:firstRow="1" w:lastRow="0" w:firstColumn="1" w:lastColumn="0" w:noHBand="0" w:noVBand="1"/>
      </w:tblPr>
      <w:tblGrid>
        <w:gridCol w:w="3085"/>
        <w:gridCol w:w="1843"/>
        <w:gridCol w:w="1984"/>
        <w:gridCol w:w="1426"/>
        <w:gridCol w:w="1409"/>
      </w:tblGrid>
      <w:tr w:rsidR="00FF4C4F" w:rsidRPr="00FF4C4F" w14:paraId="2E96126D" w14:textId="77777777" w:rsidTr="00652966">
        <w:tc>
          <w:tcPr>
            <w:tcW w:w="3085" w:type="dxa"/>
          </w:tcPr>
          <w:p w14:paraId="6F925E3C"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43" w:type="dxa"/>
          </w:tcPr>
          <w:p w14:paraId="5D360786"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7CCB96E3"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426" w:type="dxa"/>
          </w:tcPr>
          <w:p w14:paraId="2968824B"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09" w:type="dxa"/>
          </w:tcPr>
          <w:p w14:paraId="295B4C97" w14:textId="77777777" w:rsidR="00FF4C4F" w:rsidRPr="00FF4C4F" w:rsidRDefault="00FF4C4F" w:rsidP="00FF4C4F">
            <w:pPr>
              <w:spacing w:line="276" w:lineRule="auto"/>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4FAEA954" w14:textId="77777777" w:rsidTr="00652966">
        <w:tc>
          <w:tcPr>
            <w:tcW w:w="3085" w:type="dxa"/>
          </w:tcPr>
          <w:p w14:paraId="510E79C9" w14:textId="662BD713"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color w:val="000000" w:themeColor="text1"/>
                <w:sz w:val="24"/>
                <w:szCs w:val="24"/>
              </w:rPr>
              <w:t>доцент,</w:t>
            </w:r>
            <w:r>
              <w:rPr>
                <w:rFonts w:ascii="Times New Roman" w:hAnsi="Times New Roman" w:cs="Times New Roman"/>
                <w:color w:val="000000" w:themeColor="text1"/>
                <w:sz w:val="24"/>
                <w:szCs w:val="24"/>
              </w:rPr>
              <w:t xml:space="preserve"> </w:t>
            </w:r>
            <w:r w:rsidRPr="00FF4C4F">
              <w:rPr>
                <w:rFonts w:ascii="Times New Roman" w:hAnsi="Times New Roman" w:cs="Times New Roman"/>
                <w:color w:val="000000" w:themeColor="text1"/>
                <w:sz w:val="24"/>
                <w:szCs w:val="24"/>
              </w:rPr>
              <w:t>каф. КСУП ТУСУР</w:t>
            </w:r>
          </w:p>
        </w:tc>
        <w:tc>
          <w:tcPr>
            <w:tcW w:w="1843" w:type="dxa"/>
          </w:tcPr>
          <w:p w14:paraId="3362E2B2" w14:textId="16EE69E1" w:rsidR="00FF4C4F" w:rsidRPr="00FF4C4F" w:rsidRDefault="001C0B82" w:rsidP="00FF4C4F">
            <w:pPr>
              <w:spacing w:line="276" w:lineRule="auto"/>
              <w:jc w:val="center"/>
              <w:rPr>
                <w:rFonts w:ascii="Times New Roman" w:hAnsi="Times New Roman" w:cs="Times New Roman"/>
                <w:sz w:val="24"/>
                <w:szCs w:val="24"/>
              </w:rPr>
            </w:pPr>
            <w:r>
              <w:rPr>
                <w:rFonts w:ascii="Times New Roman" w:hAnsi="Times New Roman" w:cs="Times New Roman"/>
                <w:sz w:val="24"/>
                <w:szCs w:val="24"/>
              </w:rPr>
              <w:t>Калентьев А.А.</w:t>
            </w:r>
          </w:p>
        </w:tc>
        <w:tc>
          <w:tcPr>
            <w:tcW w:w="1984" w:type="dxa"/>
          </w:tcPr>
          <w:p w14:paraId="739F95DC" w14:textId="5D75597C" w:rsidR="00FF4C4F" w:rsidRPr="00FF4C4F" w:rsidRDefault="001C0B82" w:rsidP="00FF4C4F">
            <w:pPr>
              <w:spacing w:line="276" w:lineRule="auto"/>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426" w:type="dxa"/>
          </w:tcPr>
          <w:p w14:paraId="4C4518E6" w14:textId="77777777" w:rsidR="00FF4C4F" w:rsidRPr="00FF4C4F" w:rsidRDefault="00FF4C4F" w:rsidP="00FF4C4F">
            <w:pPr>
              <w:spacing w:line="276" w:lineRule="auto"/>
              <w:rPr>
                <w:rFonts w:ascii="Times New Roman" w:hAnsi="Times New Roman" w:cs="Times New Roman"/>
                <w:sz w:val="24"/>
                <w:szCs w:val="24"/>
              </w:rPr>
            </w:pPr>
          </w:p>
        </w:tc>
        <w:tc>
          <w:tcPr>
            <w:tcW w:w="1409" w:type="dxa"/>
          </w:tcPr>
          <w:p w14:paraId="11D912B0" w14:textId="77777777" w:rsidR="00FF4C4F" w:rsidRPr="00FF4C4F" w:rsidRDefault="00FF4C4F" w:rsidP="00FF4C4F">
            <w:pPr>
              <w:spacing w:line="276" w:lineRule="auto"/>
              <w:rPr>
                <w:rFonts w:ascii="Times New Roman" w:hAnsi="Times New Roman" w:cs="Times New Roman"/>
                <w:sz w:val="24"/>
                <w:szCs w:val="24"/>
              </w:rPr>
            </w:pPr>
            <w:r w:rsidRPr="00FF4C4F">
              <w:rPr>
                <w:rFonts w:ascii="Times New Roman" w:hAnsi="Times New Roman" w:cs="Times New Roman"/>
                <w:sz w:val="24"/>
                <w:szCs w:val="24"/>
              </w:rPr>
              <w:t>29.06.2020</w:t>
            </w:r>
          </w:p>
        </w:tc>
      </w:tr>
    </w:tbl>
    <w:p w14:paraId="7AA2C89D" w14:textId="77777777" w:rsidR="00FF4C4F" w:rsidRPr="00FF4C4F" w:rsidRDefault="00FF4C4F" w:rsidP="00FF4C4F">
      <w:pPr>
        <w:spacing w:before="120" w:after="0" w:line="240" w:lineRule="auto"/>
        <w:rPr>
          <w:rFonts w:ascii="Times New Roman" w:eastAsia="Times New Roman" w:hAnsi="Times New Roman" w:cs="Times New Roman"/>
          <w:b/>
          <w:sz w:val="24"/>
          <w:szCs w:val="24"/>
          <w:lang w:eastAsia="ru-RU"/>
        </w:rPr>
      </w:pPr>
      <w:r w:rsidRPr="00FF4C4F">
        <w:rPr>
          <w:rFonts w:ascii="Times New Roman" w:eastAsia="Times New Roman" w:hAnsi="Times New Roman" w:cs="Times New Roman"/>
          <w:b/>
          <w:sz w:val="24"/>
          <w:szCs w:val="24"/>
          <w:lang w:eastAsia="ru-RU"/>
        </w:rPr>
        <w:t xml:space="preserve">Руководитель ООП:    </w:t>
      </w:r>
    </w:p>
    <w:tbl>
      <w:tblPr>
        <w:tblStyle w:val="42"/>
        <w:tblW w:w="9747" w:type="dxa"/>
        <w:tblLook w:val="04A0" w:firstRow="1" w:lastRow="0" w:firstColumn="1" w:lastColumn="0" w:noHBand="0" w:noVBand="1"/>
      </w:tblPr>
      <w:tblGrid>
        <w:gridCol w:w="3085"/>
        <w:gridCol w:w="1872"/>
        <w:gridCol w:w="1984"/>
        <w:gridCol w:w="1389"/>
        <w:gridCol w:w="1417"/>
      </w:tblGrid>
      <w:tr w:rsidR="00FF4C4F" w:rsidRPr="00FF4C4F" w14:paraId="139333E1" w14:textId="77777777" w:rsidTr="00652966">
        <w:tc>
          <w:tcPr>
            <w:tcW w:w="3085" w:type="dxa"/>
          </w:tcPr>
          <w:p w14:paraId="51F72BB7"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Должность, место работы</w:t>
            </w:r>
          </w:p>
        </w:tc>
        <w:tc>
          <w:tcPr>
            <w:tcW w:w="1872" w:type="dxa"/>
          </w:tcPr>
          <w:p w14:paraId="1254EEEA"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ФИО</w:t>
            </w:r>
          </w:p>
        </w:tc>
        <w:tc>
          <w:tcPr>
            <w:tcW w:w="1984" w:type="dxa"/>
          </w:tcPr>
          <w:p w14:paraId="5F5E3BE8"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Ученая степень, звание</w:t>
            </w:r>
          </w:p>
        </w:tc>
        <w:tc>
          <w:tcPr>
            <w:tcW w:w="1389" w:type="dxa"/>
          </w:tcPr>
          <w:p w14:paraId="3D2D1643"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Подпись</w:t>
            </w:r>
          </w:p>
        </w:tc>
        <w:tc>
          <w:tcPr>
            <w:tcW w:w="1417" w:type="dxa"/>
          </w:tcPr>
          <w:p w14:paraId="05BBE029" w14:textId="77777777" w:rsidR="00FF4C4F" w:rsidRPr="00FF4C4F" w:rsidRDefault="00FF4C4F" w:rsidP="00FF4C4F">
            <w:pPr>
              <w:jc w:val="center"/>
              <w:rPr>
                <w:rFonts w:ascii="Times New Roman" w:hAnsi="Times New Roman" w:cs="Times New Roman"/>
                <w:b/>
                <w:sz w:val="16"/>
                <w:szCs w:val="24"/>
              </w:rPr>
            </w:pPr>
            <w:r w:rsidRPr="00FF4C4F">
              <w:rPr>
                <w:rFonts w:ascii="Times New Roman" w:hAnsi="Times New Roman" w:cs="Times New Roman"/>
                <w:b/>
                <w:sz w:val="16"/>
                <w:szCs w:val="24"/>
              </w:rPr>
              <w:t>Дата</w:t>
            </w:r>
          </w:p>
        </w:tc>
      </w:tr>
      <w:tr w:rsidR="00FF4C4F" w:rsidRPr="00FF4C4F" w14:paraId="577EB067" w14:textId="77777777" w:rsidTr="00652966">
        <w:tc>
          <w:tcPr>
            <w:tcW w:w="3085" w:type="dxa"/>
            <w:vAlign w:val="center"/>
          </w:tcPr>
          <w:p w14:paraId="1139EDF2"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доцент, ОЭЭ ИШЭ ТПУ</w:t>
            </w:r>
          </w:p>
        </w:tc>
        <w:tc>
          <w:tcPr>
            <w:tcW w:w="1872" w:type="dxa"/>
            <w:vAlign w:val="center"/>
          </w:tcPr>
          <w:p w14:paraId="766A2105"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Прохоров А. В.</w:t>
            </w:r>
          </w:p>
        </w:tc>
        <w:tc>
          <w:tcPr>
            <w:tcW w:w="1984" w:type="dxa"/>
          </w:tcPr>
          <w:p w14:paraId="6081C14A" w14:textId="77777777" w:rsidR="00FF4C4F" w:rsidRPr="00FF4C4F" w:rsidRDefault="00FF4C4F" w:rsidP="00FF4C4F">
            <w:pPr>
              <w:jc w:val="center"/>
              <w:rPr>
                <w:rFonts w:ascii="Times New Roman" w:hAnsi="Times New Roman" w:cs="Times New Roman"/>
                <w:sz w:val="24"/>
                <w:szCs w:val="24"/>
              </w:rPr>
            </w:pPr>
            <w:r w:rsidRPr="00FF4C4F">
              <w:rPr>
                <w:rFonts w:ascii="Times New Roman" w:hAnsi="Times New Roman" w:cs="Times New Roman"/>
                <w:sz w:val="24"/>
                <w:szCs w:val="24"/>
              </w:rPr>
              <w:t>к. т. н.</w:t>
            </w:r>
          </w:p>
        </w:tc>
        <w:tc>
          <w:tcPr>
            <w:tcW w:w="1389" w:type="dxa"/>
          </w:tcPr>
          <w:p w14:paraId="6CE1131D" w14:textId="77777777" w:rsidR="00FF4C4F" w:rsidRPr="00FF4C4F" w:rsidRDefault="00FF4C4F" w:rsidP="00FF4C4F">
            <w:pPr>
              <w:rPr>
                <w:rFonts w:ascii="Times New Roman" w:hAnsi="Times New Roman" w:cs="Times New Roman"/>
                <w:sz w:val="24"/>
                <w:szCs w:val="24"/>
              </w:rPr>
            </w:pPr>
          </w:p>
        </w:tc>
        <w:tc>
          <w:tcPr>
            <w:tcW w:w="1417" w:type="dxa"/>
          </w:tcPr>
          <w:p w14:paraId="11A73A92" w14:textId="77777777" w:rsidR="00FF4C4F" w:rsidRPr="00FF4C4F" w:rsidRDefault="00FF4C4F" w:rsidP="00FF4C4F">
            <w:pPr>
              <w:rPr>
                <w:rFonts w:ascii="Times New Roman" w:hAnsi="Times New Roman" w:cs="Times New Roman"/>
                <w:sz w:val="24"/>
                <w:szCs w:val="24"/>
              </w:rPr>
            </w:pPr>
            <w:r w:rsidRPr="00FF4C4F">
              <w:rPr>
                <w:rFonts w:ascii="Times New Roman" w:hAnsi="Times New Roman" w:cs="Times New Roman"/>
                <w:sz w:val="24"/>
                <w:szCs w:val="24"/>
              </w:rPr>
              <w:t>29.06.2020</w:t>
            </w:r>
          </w:p>
        </w:tc>
      </w:tr>
      <w:bookmarkEnd w:id="0"/>
      <w:bookmarkEnd w:id="1"/>
    </w:tbl>
    <w:p w14:paraId="2D0F6543" w14:textId="1D45CBA4" w:rsidR="00DB3EE1" w:rsidRDefault="00DB3EE1" w:rsidP="00AC4E0E">
      <w:pPr>
        <w:spacing w:line="254" w:lineRule="auto"/>
        <w:rPr>
          <w:rFonts w:ascii="Times New Roman" w:eastAsia="Calibri" w:hAnsi="Times New Roman" w:cs="Times New Roman"/>
          <w:sz w:val="28"/>
          <w:szCs w:val="28"/>
        </w:rPr>
      </w:pPr>
    </w:p>
    <w:p w14:paraId="374DD11D" w14:textId="6A712917" w:rsidR="00FA31F9" w:rsidRPr="00DB3EE1" w:rsidRDefault="00AC4E0E" w:rsidP="00DB3EE1">
      <w:pPr>
        <w:spacing w:after="0" w:line="360" w:lineRule="auto"/>
        <w:ind w:firstLine="709"/>
        <w:contextualSpacing/>
        <w:jc w:val="center"/>
        <w:rPr>
          <w:rFonts w:ascii="Times New Roman" w:hAnsi="Times New Roman" w:cs="Times New Roman"/>
          <w:b/>
          <w:sz w:val="28"/>
          <w:szCs w:val="28"/>
        </w:rPr>
      </w:pPr>
      <w:bookmarkStart w:id="4" w:name="_Toc43125337"/>
      <w:bookmarkStart w:id="5" w:name="_Toc42944671"/>
      <w:bookmarkStart w:id="6" w:name="_Toc42875128"/>
      <w:r w:rsidRPr="00DB3EE1">
        <w:rPr>
          <w:rFonts w:ascii="Times New Roman" w:hAnsi="Times New Roman" w:cs="Times New Roman"/>
          <w:b/>
          <w:sz w:val="28"/>
          <w:szCs w:val="28"/>
        </w:rPr>
        <w:lastRenderedPageBreak/>
        <w:t>Реферат</w:t>
      </w:r>
      <w:bookmarkEnd w:id="4"/>
      <w:bookmarkEnd w:id="5"/>
      <w:bookmarkEnd w:id="6"/>
    </w:p>
    <w:p w14:paraId="2623A32B" w14:textId="53176F53"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Выпускная квалификационная работа содержит </w:t>
      </w:r>
      <w:r w:rsidR="00C172FF">
        <w:rPr>
          <w:rFonts w:ascii="Times New Roman" w:hAnsi="Times New Roman" w:cs="Times New Roman"/>
          <w:sz w:val="28"/>
          <w:szCs w:val="28"/>
        </w:rPr>
        <w:t>92</w:t>
      </w:r>
      <w:r w:rsidRPr="00B44D28">
        <w:rPr>
          <w:rFonts w:ascii="Times New Roman" w:hAnsi="Times New Roman" w:cs="Times New Roman"/>
          <w:sz w:val="28"/>
          <w:szCs w:val="28"/>
        </w:rPr>
        <w:t xml:space="preserve"> страниц, </w:t>
      </w:r>
      <w:r w:rsidR="00C172FF">
        <w:rPr>
          <w:rFonts w:ascii="Times New Roman" w:hAnsi="Times New Roman" w:cs="Times New Roman"/>
          <w:sz w:val="28"/>
          <w:szCs w:val="28"/>
        </w:rPr>
        <w:t>31</w:t>
      </w:r>
      <w:r w:rsidRPr="00B44D28">
        <w:rPr>
          <w:rFonts w:ascii="Times New Roman" w:hAnsi="Times New Roman" w:cs="Times New Roman"/>
          <w:sz w:val="28"/>
          <w:szCs w:val="28"/>
        </w:rPr>
        <w:t xml:space="preserve"> рисунков, </w:t>
      </w:r>
      <w:r w:rsidR="00C172FF">
        <w:rPr>
          <w:rFonts w:ascii="Times New Roman" w:hAnsi="Times New Roman" w:cs="Times New Roman"/>
          <w:sz w:val="28"/>
          <w:szCs w:val="28"/>
        </w:rPr>
        <w:t>23</w:t>
      </w:r>
      <w:r w:rsidRPr="00B44D28">
        <w:rPr>
          <w:rFonts w:ascii="Times New Roman" w:hAnsi="Times New Roman" w:cs="Times New Roman"/>
          <w:sz w:val="28"/>
          <w:szCs w:val="28"/>
        </w:rPr>
        <w:t xml:space="preserve"> таблицы, </w:t>
      </w:r>
      <w:r w:rsidR="00C172FF">
        <w:rPr>
          <w:rFonts w:ascii="Times New Roman" w:hAnsi="Times New Roman" w:cs="Times New Roman"/>
          <w:sz w:val="28"/>
          <w:szCs w:val="28"/>
        </w:rPr>
        <w:t>19</w:t>
      </w:r>
      <w:r w:rsidRPr="00B44D28">
        <w:rPr>
          <w:rFonts w:ascii="Times New Roman" w:hAnsi="Times New Roman" w:cs="Times New Roman"/>
          <w:sz w:val="28"/>
          <w:szCs w:val="28"/>
        </w:rPr>
        <w:t xml:space="preserve"> использованных источ</w:t>
      </w:r>
      <w:r w:rsidR="00C172FF">
        <w:rPr>
          <w:rFonts w:ascii="Times New Roman" w:hAnsi="Times New Roman" w:cs="Times New Roman"/>
          <w:sz w:val="28"/>
          <w:szCs w:val="28"/>
        </w:rPr>
        <w:t>ников</w:t>
      </w:r>
      <w:r w:rsidRPr="00B44D28">
        <w:rPr>
          <w:rFonts w:ascii="Times New Roman" w:hAnsi="Times New Roman" w:cs="Times New Roman"/>
          <w:sz w:val="28"/>
          <w:szCs w:val="28"/>
        </w:rPr>
        <w:t>.</w:t>
      </w:r>
    </w:p>
    <w:p w14:paraId="403780E3" w14:textId="1EDE693A"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Ключевые слова: автоматика </w:t>
      </w:r>
      <w:r>
        <w:rPr>
          <w:rFonts w:ascii="Times New Roman" w:hAnsi="Times New Roman" w:cs="Times New Roman"/>
          <w:sz w:val="28"/>
          <w:szCs w:val="28"/>
        </w:rPr>
        <w:t xml:space="preserve">ликвидации асинхронного режима, классификация, </w:t>
      </w:r>
      <w:r w:rsidRPr="00B44D28">
        <w:rPr>
          <w:rFonts w:ascii="Times New Roman" w:hAnsi="Times New Roman" w:cs="Times New Roman"/>
          <w:sz w:val="28"/>
          <w:szCs w:val="28"/>
        </w:rPr>
        <w:t>кластеризация</w:t>
      </w:r>
      <w:r>
        <w:rPr>
          <w:rFonts w:ascii="Times New Roman" w:hAnsi="Times New Roman" w:cs="Times New Roman"/>
          <w:sz w:val="28"/>
          <w:szCs w:val="28"/>
        </w:rPr>
        <w:t xml:space="preserve">, метод опорных векторов, </w:t>
      </w:r>
      <w:r w:rsidRPr="00B44D28">
        <w:rPr>
          <w:rFonts w:ascii="Times New Roman" w:hAnsi="Times New Roman" w:cs="Times New Roman"/>
          <w:sz w:val="28"/>
          <w:szCs w:val="28"/>
        </w:rPr>
        <w:t>сечение деления системы, группа когерентных генер</w:t>
      </w:r>
      <w:r>
        <w:rPr>
          <w:rFonts w:ascii="Times New Roman" w:hAnsi="Times New Roman" w:cs="Times New Roman"/>
          <w:sz w:val="28"/>
          <w:szCs w:val="28"/>
        </w:rPr>
        <w:t>аторов</w:t>
      </w:r>
      <w:r w:rsidRPr="00B44D28">
        <w:rPr>
          <w:rFonts w:ascii="Times New Roman" w:hAnsi="Times New Roman" w:cs="Times New Roman"/>
          <w:sz w:val="28"/>
          <w:szCs w:val="28"/>
        </w:rPr>
        <w:t>.</w:t>
      </w:r>
    </w:p>
    <w:p w14:paraId="2C585D42" w14:textId="265CBB2E"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Объектом исследования является</w:t>
      </w:r>
      <w:r>
        <w:rPr>
          <w:rFonts w:ascii="Times New Roman" w:hAnsi="Times New Roman" w:cs="Times New Roman"/>
          <w:sz w:val="28"/>
          <w:szCs w:val="28"/>
        </w:rPr>
        <w:t xml:space="preserve"> система централизованной </w:t>
      </w:r>
      <w:r w:rsidRPr="00B44D28">
        <w:rPr>
          <w:rFonts w:ascii="Times New Roman" w:hAnsi="Times New Roman" w:cs="Times New Roman"/>
          <w:sz w:val="28"/>
          <w:szCs w:val="28"/>
        </w:rPr>
        <w:t>автоматик</w:t>
      </w:r>
      <w:r>
        <w:rPr>
          <w:rFonts w:ascii="Times New Roman" w:hAnsi="Times New Roman" w:cs="Times New Roman"/>
          <w:sz w:val="28"/>
          <w:szCs w:val="28"/>
        </w:rPr>
        <w:t>и</w:t>
      </w:r>
      <w:r w:rsidRPr="00B44D28">
        <w:rPr>
          <w:rFonts w:ascii="Times New Roman" w:hAnsi="Times New Roman" w:cs="Times New Roman"/>
          <w:sz w:val="28"/>
          <w:szCs w:val="28"/>
        </w:rPr>
        <w:t xml:space="preserve"> ликвидации асинхронного режима.</w:t>
      </w:r>
    </w:p>
    <w:p w14:paraId="54FE69D1" w14:textId="6CCE4142"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Предмет исследования: </w:t>
      </w:r>
      <w:r>
        <w:rPr>
          <w:rFonts w:ascii="Times New Roman" w:hAnsi="Times New Roman" w:cs="Times New Roman"/>
          <w:sz w:val="28"/>
          <w:szCs w:val="28"/>
        </w:rPr>
        <w:t xml:space="preserve">программное обеспечение </w:t>
      </w:r>
      <w:r w:rsidRPr="00B44D28">
        <w:rPr>
          <w:rFonts w:ascii="Times New Roman" w:hAnsi="Times New Roman" w:cs="Times New Roman"/>
          <w:sz w:val="28"/>
          <w:szCs w:val="28"/>
        </w:rPr>
        <w:t xml:space="preserve">централизованной </w:t>
      </w:r>
      <w:r>
        <w:rPr>
          <w:rFonts w:ascii="Times New Roman" w:hAnsi="Times New Roman" w:cs="Times New Roman"/>
          <w:sz w:val="28"/>
          <w:szCs w:val="28"/>
        </w:rPr>
        <w:t xml:space="preserve">автоматики ликвидации </w:t>
      </w:r>
      <w:r w:rsidRPr="00B44D28">
        <w:rPr>
          <w:rFonts w:ascii="Times New Roman" w:hAnsi="Times New Roman" w:cs="Times New Roman"/>
          <w:sz w:val="28"/>
          <w:szCs w:val="28"/>
        </w:rPr>
        <w:t>асинхронного режима.</w:t>
      </w:r>
    </w:p>
    <w:p w14:paraId="3F2E63A6" w14:textId="1828B8FD"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Цель работы: разработка </w:t>
      </w:r>
      <w:r>
        <w:rPr>
          <w:rFonts w:ascii="Times New Roman" w:hAnsi="Times New Roman" w:cs="Times New Roman"/>
          <w:sz w:val="28"/>
          <w:szCs w:val="28"/>
        </w:rPr>
        <w:t xml:space="preserve">программного обеспечения </w:t>
      </w:r>
      <w:r w:rsidRPr="00B44D28">
        <w:rPr>
          <w:rFonts w:ascii="Times New Roman" w:hAnsi="Times New Roman" w:cs="Times New Roman"/>
          <w:sz w:val="28"/>
          <w:szCs w:val="28"/>
        </w:rPr>
        <w:t>централизованной автоматики ликвидации асинхронного режима.</w:t>
      </w:r>
    </w:p>
    <w:p w14:paraId="71B1A048"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качестве методов исследования применялись:</w:t>
      </w:r>
    </w:p>
    <w:p w14:paraId="4C0200A0" w14:textId="29AF97C3" w:rsidR="00B32FDE"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метод нечетки</w:t>
      </w:r>
      <w:r w:rsidR="00B32FDE">
        <w:rPr>
          <w:rFonts w:ascii="Times New Roman" w:hAnsi="Times New Roman" w:cs="Times New Roman"/>
          <w:sz w:val="28"/>
          <w:szCs w:val="28"/>
        </w:rPr>
        <w:t>х С-средних для кластеризации</w:t>
      </w:r>
      <w:r w:rsidR="00B32FDE" w:rsidRPr="00B32FDE">
        <w:rPr>
          <w:rFonts w:ascii="Times New Roman" w:hAnsi="Times New Roman" w:cs="Times New Roman"/>
          <w:sz w:val="28"/>
          <w:szCs w:val="28"/>
        </w:rPr>
        <w:t xml:space="preserve"> </w:t>
      </w:r>
      <w:r w:rsidR="00B32FDE" w:rsidRPr="00B44D28">
        <w:rPr>
          <w:rFonts w:ascii="Times New Roman" w:hAnsi="Times New Roman" w:cs="Times New Roman"/>
          <w:sz w:val="28"/>
          <w:szCs w:val="28"/>
        </w:rPr>
        <w:t>временных рядов данных</w:t>
      </w:r>
      <w:r w:rsidR="00B32FDE">
        <w:rPr>
          <w:rFonts w:ascii="Times New Roman" w:hAnsi="Times New Roman" w:cs="Times New Roman"/>
          <w:sz w:val="28"/>
          <w:szCs w:val="28"/>
        </w:rPr>
        <w:t>;</w:t>
      </w:r>
    </w:p>
    <w:p w14:paraId="3879FB92" w14:textId="16DB39EB" w:rsidR="00B44D28" w:rsidRPr="00B44D28" w:rsidRDefault="00B44D28" w:rsidP="008947BB">
      <w:pPr>
        <w:numPr>
          <w:ilvl w:val="0"/>
          <w:numId w:val="18"/>
        </w:numPr>
        <w:spacing w:after="0" w:line="360" w:lineRule="auto"/>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метод </w:t>
      </w:r>
      <w:r w:rsidR="00652966">
        <w:rPr>
          <w:rFonts w:ascii="Times New Roman" w:hAnsi="Times New Roman" w:cs="Times New Roman"/>
          <w:sz w:val="28"/>
          <w:szCs w:val="28"/>
        </w:rPr>
        <w:t>опорных векторов</w:t>
      </w:r>
      <w:r w:rsidRPr="00B44D28">
        <w:rPr>
          <w:rFonts w:ascii="Times New Roman" w:hAnsi="Times New Roman" w:cs="Times New Roman"/>
          <w:sz w:val="28"/>
          <w:szCs w:val="28"/>
        </w:rPr>
        <w:t xml:space="preserve"> для классификации временных рядов данных.</w:t>
      </w:r>
    </w:p>
    <w:p w14:paraId="3AB4F0C6" w14:textId="5D1ED7F4"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процессе исследования проводились: анализ </w:t>
      </w:r>
      <w:r w:rsidR="0067517E">
        <w:rPr>
          <w:rFonts w:ascii="Times New Roman" w:hAnsi="Times New Roman" w:cs="Times New Roman"/>
          <w:sz w:val="28"/>
          <w:szCs w:val="28"/>
        </w:rPr>
        <w:t>архитектур</w:t>
      </w:r>
      <w:r w:rsidRPr="00B44D28">
        <w:rPr>
          <w:rFonts w:ascii="Times New Roman" w:hAnsi="Times New Roman" w:cs="Times New Roman"/>
          <w:sz w:val="28"/>
          <w:szCs w:val="28"/>
        </w:rPr>
        <w:t xml:space="preserve"> </w:t>
      </w:r>
      <w:r w:rsidR="0067517E" w:rsidRPr="0067517E">
        <w:rPr>
          <w:rFonts w:ascii="Times New Roman" w:hAnsi="Times New Roman" w:cs="Times New Roman"/>
          <w:sz w:val="28"/>
          <w:szCs w:val="28"/>
        </w:rPr>
        <w:t>систем централизованной противоаварийной автоматики</w:t>
      </w:r>
      <w:r w:rsidRPr="00B44D28">
        <w:rPr>
          <w:rFonts w:ascii="Times New Roman" w:hAnsi="Times New Roman" w:cs="Times New Roman"/>
          <w:sz w:val="28"/>
          <w:szCs w:val="28"/>
        </w:rPr>
        <w:t xml:space="preserve">, разработка </w:t>
      </w:r>
      <w:r w:rsidR="0067517E">
        <w:rPr>
          <w:rFonts w:ascii="Times New Roman" w:hAnsi="Times New Roman" w:cs="Times New Roman"/>
          <w:sz w:val="28"/>
          <w:szCs w:val="28"/>
        </w:rPr>
        <w:t>архитектуры</w:t>
      </w:r>
      <w:r w:rsidRPr="00B44D28">
        <w:rPr>
          <w:rFonts w:ascii="Times New Roman" w:hAnsi="Times New Roman" w:cs="Times New Roman"/>
          <w:sz w:val="28"/>
          <w:szCs w:val="28"/>
        </w:rPr>
        <w:t xml:space="preserve"> централизованной АЛАР</w:t>
      </w:r>
      <w:r w:rsidR="0067517E">
        <w:rPr>
          <w:rFonts w:ascii="Times New Roman" w:hAnsi="Times New Roman" w:cs="Times New Roman"/>
          <w:sz w:val="28"/>
          <w:szCs w:val="28"/>
        </w:rPr>
        <w:t xml:space="preserve">, разработка программного обеспечения </w:t>
      </w:r>
      <w:r w:rsidR="0067517E" w:rsidRPr="00B44D28">
        <w:rPr>
          <w:rFonts w:ascii="Times New Roman" w:hAnsi="Times New Roman" w:cs="Times New Roman"/>
          <w:sz w:val="28"/>
          <w:szCs w:val="28"/>
        </w:rPr>
        <w:t>централизованной АЛАР</w:t>
      </w:r>
      <w:r w:rsidRPr="00B44D28">
        <w:rPr>
          <w:rFonts w:ascii="Times New Roman" w:hAnsi="Times New Roman" w:cs="Times New Roman"/>
          <w:sz w:val="28"/>
          <w:szCs w:val="28"/>
        </w:rPr>
        <w:t>.</w:t>
      </w:r>
    </w:p>
    <w:p w14:paraId="4A85A283" w14:textId="2FB3C2BF"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результате исследования был</w:t>
      </w:r>
      <w:r w:rsidR="0067517E">
        <w:rPr>
          <w:rFonts w:ascii="Times New Roman" w:hAnsi="Times New Roman" w:cs="Times New Roman"/>
          <w:sz w:val="28"/>
          <w:szCs w:val="28"/>
        </w:rPr>
        <w:t>о</w:t>
      </w:r>
      <w:r w:rsidRPr="00B44D28">
        <w:rPr>
          <w:rFonts w:ascii="Times New Roman" w:hAnsi="Times New Roman" w:cs="Times New Roman"/>
          <w:sz w:val="28"/>
          <w:szCs w:val="28"/>
        </w:rPr>
        <w:t xml:space="preserve"> разработан</w:t>
      </w:r>
      <w:r w:rsidR="0067517E">
        <w:rPr>
          <w:rFonts w:ascii="Times New Roman" w:hAnsi="Times New Roman" w:cs="Times New Roman"/>
          <w:sz w:val="28"/>
          <w:szCs w:val="28"/>
        </w:rPr>
        <w:t>о программное обеспечение</w:t>
      </w:r>
      <w:r w:rsidR="0067517E" w:rsidRPr="0067517E">
        <w:rPr>
          <w:rFonts w:ascii="Times New Roman" w:hAnsi="Times New Roman" w:cs="Times New Roman"/>
          <w:sz w:val="28"/>
          <w:szCs w:val="28"/>
        </w:rPr>
        <w:t xml:space="preserve"> </w:t>
      </w:r>
      <w:r w:rsidRPr="00B44D28">
        <w:rPr>
          <w:rFonts w:ascii="Times New Roman" w:hAnsi="Times New Roman" w:cs="Times New Roman"/>
          <w:sz w:val="28"/>
          <w:szCs w:val="28"/>
        </w:rPr>
        <w:t>централизованной АЛАР</w:t>
      </w:r>
      <w:r w:rsidR="0067517E">
        <w:rPr>
          <w:rFonts w:ascii="Times New Roman" w:hAnsi="Times New Roman" w:cs="Times New Roman"/>
          <w:sz w:val="28"/>
          <w:szCs w:val="28"/>
        </w:rPr>
        <w:t xml:space="preserve"> и проведено тестирование его работы</w:t>
      </w:r>
      <w:r w:rsidRPr="00B44D28">
        <w:rPr>
          <w:rFonts w:ascii="Times New Roman" w:hAnsi="Times New Roman" w:cs="Times New Roman"/>
          <w:sz w:val="28"/>
          <w:szCs w:val="28"/>
        </w:rPr>
        <w:t>.</w:t>
      </w:r>
    </w:p>
    <w:p w14:paraId="03B8597B" w14:textId="2A432631"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дальнейшем планируется развитие резуль</w:t>
      </w:r>
      <w:r w:rsidR="0067517E">
        <w:rPr>
          <w:rFonts w:ascii="Times New Roman" w:hAnsi="Times New Roman" w:cs="Times New Roman"/>
          <w:sz w:val="28"/>
          <w:szCs w:val="28"/>
        </w:rPr>
        <w:t>татов работы в части развития архитектуры и кода</w:t>
      </w:r>
      <w:r w:rsidR="0067517E" w:rsidRPr="0067517E">
        <w:rPr>
          <w:rFonts w:ascii="Times New Roman" w:hAnsi="Times New Roman" w:cs="Times New Roman"/>
          <w:sz w:val="28"/>
          <w:szCs w:val="28"/>
        </w:rPr>
        <w:t xml:space="preserve"> </w:t>
      </w:r>
      <w:r w:rsidR="0067517E">
        <w:rPr>
          <w:rFonts w:ascii="Times New Roman" w:hAnsi="Times New Roman" w:cs="Times New Roman"/>
          <w:sz w:val="28"/>
          <w:szCs w:val="28"/>
        </w:rPr>
        <w:t xml:space="preserve">программного обеспечения централизованной автоматики ликвидации асинхронного режима и разработки </w:t>
      </w:r>
      <w:r w:rsidRPr="00B44D28">
        <w:rPr>
          <w:rFonts w:ascii="Times New Roman" w:hAnsi="Times New Roman" w:cs="Times New Roman"/>
          <w:sz w:val="28"/>
          <w:szCs w:val="28"/>
        </w:rPr>
        <w:t>более быстр</w:t>
      </w:r>
      <w:r w:rsidR="0067517E">
        <w:rPr>
          <w:rFonts w:ascii="Times New Roman" w:hAnsi="Times New Roman" w:cs="Times New Roman"/>
          <w:sz w:val="28"/>
          <w:szCs w:val="28"/>
        </w:rPr>
        <w:t xml:space="preserve">ых и </w:t>
      </w:r>
      <w:commentRangeStart w:id="7"/>
      <w:commentRangeStart w:id="8"/>
      <w:r w:rsidR="00652966">
        <w:rPr>
          <w:rFonts w:ascii="Times New Roman" w:hAnsi="Times New Roman" w:cs="Times New Roman"/>
          <w:sz w:val="28"/>
          <w:szCs w:val="28"/>
        </w:rPr>
        <w:t>точных алгоритмов</w:t>
      </w:r>
      <w:r w:rsidR="00652966" w:rsidRPr="00B44D28">
        <w:rPr>
          <w:rFonts w:ascii="Times New Roman" w:hAnsi="Times New Roman" w:cs="Times New Roman"/>
          <w:sz w:val="28"/>
          <w:szCs w:val="28"/>
        </w:rPr>
        <w:t xml:space="preserve"> </w:t>
      </w:r>
      <w:commentRangeEnd w:id="7"/>
      <w:r w:rsidR="00652966">
        <w:rPr>
          <w:rStyle w:val="ab"/>
        </w:rPr>
        <w:commentReference w:id="7"/>
      </w:r>
      <w:commentRangeEnd w:id="8"/>
      <w:r w:rsidR="00652966">
        <w:rPr>
          <w:rStyle w:val="ab"/>
        </w:rPr>
        <w:commentReference w:id="8"/>
      </w:r>
      <w:r w:rsidR="0067517E">
        <w:rPr>
          <w:rFonts w:ascii="Times New Roman" w:hAnsi="Times New Roman" w:cs="Times New Roman"/>
          <w:sz w:val="28"/>
          <w:szCs w:val="28"/>
        </w:rPr>
        <w:t>идентификации и ликвидации асинхронного режима</w:t>
      </w:r>
      <w:r w:rsidRPr="00B44D28">
        <w:rPr>
          <w:rFonts w:ascii="Times New Roman" w:hAnsi="Times New Roman" w:cs="Times New Roman"/>
          <w:sz w:val="28"/>
          <w:szCs w:val="28"/>
        </w:rPr>
        <w:t>.</w:t>
      </w:r>
    </w:p>
    <w:p w14:paraId="6FB65147" w14:textId="081BCC74" w:rsidR="00DB3EE1" w:rsidRDefault="00DB3EE1" w:rsidP="00B44D28">
      <w:pPr>
        <w:spacing w:after="0" w:line="360" w:lineRule="auto"/>
        <w:ind w:firstLine="709"/>
        <w:contextualSpacing/>
        <w:jc w:val="both"/>
        <w:rPr>
          <w:rFonts w:ascii="Times New Roman" w:hAnsi="Times New Roman" w:cs="Times New Roman"/>
          <w:sz w:val="28"/>
          <w:szCs w:val="28"/>
        </w:rPr>
      </w:pPr>
    </w:p>
    <w:p w14:paraId="2D7F2EB2" w14:textId="3D1747D1" w:rsidR="000B5799" w:rsidRDefault="000B5799" w:rsidP="00B44D28">
      <w:pPr>
        <w:spacing w:after="0" w:line="360" w:lineRule="auto"/>
        <w:ind w:firstLine="709"/>
        <w:contextualSpacing/>
        <w:jc w:val="both"/>
        <w:rPr>
          <w:rFonts w:ascii="Times New Roman" w:hAnsi="Times New Roman" w:cs="Times New Roman"/>
          <w:sz w:val="28"/>
          <w:szCs w:val="28"/>
        </w:rPr>
      </w:pPr>
    </w:p>
    <w:p w14:paraId="412B02AE" w14:textId="77777777" w:rsidR="00652966" w:rsidRPr="00B44D28" w:rsidRDefault="00652966" w:rsidP="00B44D28">
      <w:pPr>
        <w:spacing w:after="0" w:line="360" w:lineRule="auto"/>
        <w:ind w:firstLine="709"/>
        <w:contextualSpacing/>
        <w:jc w:val="both"/>
        <w:rPr>
          <w:rFonts w:ascii="Times New Roman" w:hAnsi="Times New Roman" w:cs="Times New Roman"/>
          <w:sz w:val="28"/>
          <w:szCs w:val="28"/>
        </w:rPr>
      </w:pPr>
    </w:p>
    <w:p w14:paraId="524D67A6" w14:textId="77777777" w:rsidR="00B44D28" w:rsidRPr="000B5799" w:rsidRDefault="00B44D28" w:rsidP="000B5799">
      <w:pPr>
        <w:spacing w:after="0" w:line="360" w:lineRule="auto"/>
        <w:ind w:firstLine="709"/>
        <w:contextualSpacing/>
        <w:jc w:val="center"/>
        <w:rPr>
          <w:rFonts w:ascii="Times New Roman" w:hAnsi="Times New Roman" w:cs="Times New Roman"/>
          <w:b/>
          <w:sz w:val="28"/>
          <w:szCs w:val="28"/>
        </w:rPr>
      </w:pPr>
      <w:bookmarkStart w:id="9" w:name="_Toc42875129"/>
      <w:bookmarkStart w:id="10" w:name="_Toc42944672"/>
      <w:bookmarkStart w:id="11" w:name="_Toc43125338"/>
      <w:r w:rsidRPr="000B5799">
        <w:rPr>
          <w:rFonts w:ascii="Times New Roman" w:hAnsi="Times New Roman" w:cs="Times New Roman"/>
          <w:b/>
          <w:sz w:val="28"/>
          <w:szCs w:val="28"/>
        </w:rPr>
        <w:lastRenderedPageBreak/>
        <w:t>Определения, обозначения, сокращения, нормативные ссылки</w:t>
      </w:r>
      <w:bookmarkEnd w:id="9"/>
      <w:bookmarkEnd w:id="10"/>
      <w:bookmarkEnd w:id="11"/>
    </w:p>
    <w:p w14:paraId="7E8E2C5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В настоящей работе использованы ссылки на следующие стандарты: </w:t>
      </w:r>
    </w:p>
    <w:p w14:paraId="2F47C1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1. ГОСТ Р 1.5 – 2012 Стандартизация в области Российской Федерации.   Стандарты национальные Российской Федерации. Правила построения, изложения, оформления и обозначения. </w:t>
      </w:r>
    </w:p>
    <w:p w14:paraId="6EDEBD9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2. ГОСТ 2.104 – 2006 Единая система конструкторской документации. Основные надписи. </w:t>
      </w:r>
    </w:p>
    <w:p w14:paraId="721BB08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3. ГОСТ 2.105 – 95 Единая система конструкторской документации. Общие требования к текстовым документам. </w:t>
      </w:r>
    </w:p>
    <w:p w14:paraId="2B501C4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4. ГОСТ 2.106 – 96 Единая система конструкторской документации. Текстовые документы. </w:t>
      </w:r>
    </w:p>
    <w:p w14:paraId="3B58FB80"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5. ГОСТ 2.702 – 2011 Единая система конструкторской документации. Правила выполнения электрических схем. </w:t>
      </w:r>
    </w:p>
    <w:p w14:paraId="5FB52A1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6. ГОСТ 2.709 – 89 Единая система конструкторской документации. Обозначения условные проводов и контактных соединений электрических элементов, оборудования и участков цепей в электрических схемах. </w:t>
      </w:r>
    </w:p>
    <w:p w14:paraId="441C0D2B"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7. ГОСТ 2.721 – 74 Единая система конструкторской документации. Обозначения условные графические в схемах. Обозначения общего применения. </w:t>
      </w:r>
    </w:p>
    <w:p w14:paraId="0332048A"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8. ГОСТ 3.1102 – 2011 Единая система конструкторской документации. Стадии разработки и виды документов. </w:t>
      </w:r>
    </w:p>
    <w:p w14:paraId="3FC8BCB3" w14:textId="02EA8570" w:rsidR="00B44D28" w:rsidRPr="00B44D28" w:rsidRDefault="00B44D28" w:rsidP="0088339D">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9. ГОСТ 3.1105 – 2011 Единая система конструкторской документации. Формы и правила оформления документов общего назначения.</w:t>
      </w:r>
    </w:p>
    <w:p w14:paraId="12FBFD97"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В данной работе применены следующие термины с соответствующими определениями:</w:t>
      </w:r>
    </w:p>
    <w:p w14:paraId="683C462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 xml:space="preserve">Асинхронный режим энергосистемы: аварийный режим энергосистемы, характеризующийся несинхронным вращением части генераторов энергосистемы. </w:t>
      </w:r>
    </w:p>
    <w:p w14:paraId="664844B5"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АО "СО ЕЭС": АО "Системный оператор Единой энергетической системы России», включая филиалы ОАО "СО ЕЭС".</w:t>
      </w:r>
    </w:p>
    <w:p w14:paraId="7D80CE42"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lastRenderedPageBreak/>
        <w:t>Режим энергосистемы: единый процесс производства, преобразования, передачи и потребления электрической энергии в энергосистеме, характеризуемый его техническими параметрами, состоянием объектов электроэнергетики и энергопринимающих установок потребителей электрической энергии (включая схемы электрических соединений объектов электроэнергетики).</w:t>
      </w:r>
    </w:p>
    <w:p w14:paraId="2C5A69B3"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Сечение: совокупность таких сетевых элементов одной или нескольких связей, отключение которых приводит к полному разделению энергосистемы на две изолированные части.</w:t>
      </w:r>
    </w:p>
    <w:p w14:paraId="770ADE56"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Используемые сокращения:</w:t>
      </w:r>
    </w:p>
    <w:p w14:paraId="668F5B3C"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АЛАР – автоматика ликвидации асинхронного режима</w:t>
      </w:r>
    </w:p>
    <w:p w14:paraId="734E3AC7" w14:textId="2F48219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АР – асинхронный режим</w:t>
      </w:r>
    </w:p>
    <w:p w14:paraId="7D3D816F" w14:textId="1FE4740B" w:rsidR="00AF035E" w:rsidRPr="00B44D28" w:rsidRDefault="00AF035E" w:rsidP="00B44D28">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АССИ – а</w:t>
      </w:r>
      <w:r w:rsidRPr="00F00609">
        <w:rPr>
          <w:rFonts w:ascii="Times New Roman" w:hAnsi="Times New Roman" w:cs="Times New Roman"/>
          <w:sz w:val="28"/>
        </w:rPr>
        <w:t>втоматическая система сбора информации</w:t>
      </w:r>
    </w:p>
    <w:p w14:paraId="484FD64D" w14:textId="764E3094"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ДС – деление энергосистемы</w:t>
      </w:r>
    </w:p>
    <w:p w14:paraId="0E53E930"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ДЦ – диспетчерский центр</w:t>
      </w:r>
    </w:p>
    <w:p w14:paraId="30AA820F" w14:textId="442582CC" w:rsidR="00AF035E"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ИА – исполнительный аппарат АО «СО ЕЭС»</w:t>
      </w:r>
    </w:p>
    <w:p w14:paraId="755563FD" w14:textId="02D094B7" w:rsidR="00B44D28" w:rsidRDefault="0088339D"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КСВД – концентратор синхронизированных векторных данных</w:t>
      </w:r>
    </w:p>
    <w:p w14:paraId="214139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ОДУ – филиал АО «СО ЕЭС» объединенное диспетчерское управление</w:t>
      </w:r>
    </w:p>
    <w:p w14:paraId="5F6DD55D" w14:textId="5DFEF91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ОИК – оперативно-информационный комплекс</w:t>
      </w:r>
      <w:r w:rsidRPr="00AF035E">
        <w:rPr>
          <w:rFonts w:ascii="Times New Roman" w:hAnsi="Times New Roman" w:cs="Times New Roman"/>
          <w:sz w:val="28"/>
          <w:szCs w:val="28"/>
        </w:rPr>
        <w:t xml:space="preserve"> </w:t>
      </w:r>
    </w:p>
    <w:p w14:paraId="5E4CA37D" w14:textId="0F1DD412" w:rsidR="00AF035E" w:rsidRDefault="00AF035E" w:rsidP="00AF035E">
      <w:pPr>
        <w:spacing w:after="0" w:line="360" w:lineRule="auto"/>
        <w:ind w:firstLine="709"/>
        <w:contextualSpacing/>
        <w:jc w:val="both"/>
        <w:rPr>
          <w:rFonts w:ascii="Times New Roman" w:hAnsi="Times New Roman" w:cs="Times New Roman"/>
          <w:sz w:val="28"/>
        </w:rPr>
      </w:pPr>
      <w:r w:rsidRPr="00B44D28">
        <w:rPr>
          <w:rFonts w:ascii="Times New Roman" w:hAnsi="Times New Roman" w:cs="Times New Roman"/>
          <w:sz w:val="28"/>
          <w:szCs w:val="28"/>
        </w:rPr>
        <w:t>ПА – противоаварийная автоматика</w:t>
      </w:r>
    </w:p>
    <w:p w14:paraId="3D28CF9F"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 – программно-аппаратный комплекс</w:t>
      </w:r>
    </w:p>
    <w:p w14:paraId="61B1DF1A"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РДУ – филиал АО «СО ЕЭС» региональное диспетчерское управление</w:t>
      </w:r>
    </w:p>
    <w:p w14:paraId="7FC8C833"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СВИ – синхронизированное векторное измерение</w:t>
      </w:r>
    </w:p>
    <w:p w14:paraId="54B551F9"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СМПР – система мониторинга переходных режимов</w:t>
      </w:r>
    </w:p>
    <w:p w14:paraId="4B16AAA1" w14:textId="77777777" w:rsidR="00AF035E" w:rsidRDefault="00AF035E" w:rsidP="00AF035E">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 ЕЭС – с</w:t>
      </w:r>
      <w:r w:rsidRPr="008D6777">
        <w:rPr>
          <w:rFonts w:ascii="Times New Roman" w:hAnsi="Times New Roman" w:cs="Times New Roman"/>
          <w:sz w:val="28"/>
        </w:rPr>
        <w:t xml:space="preserve">истемный оператор </w:t>
      </w:r>
      <w:r>
        <w:rPr>
          <w:rFonts w:ascii="Times New Roman" w:hAnsi="Times New Roman" w:cs="Times New Roman"/>
          <w:sz w:val="28"/>
        </w:rPr>
        <w:t>е</w:t>
      </w:r>
      <w:r w:rsidRPr="008D6777">
        <w:rPr>
          <w:rFonts w:ascii="Times New Roman" w:hAnsi="Times New Roman" w:cs="Times New Roman"/>
          <w:sz w:val="28"/>
        </w:rPr>
        <w:t>диной энергетической системы</w:t>
      </w:r>
    </w:p>
    <w:p w14:paraId="1D4B7E9B" w14:textId="3F9CAEEA" w:rsidR="00AF035E" w:rsidRPr="00B44D28" w:rsidRDefault="00AF035E" w:rsidP="00AF035E">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rPr>
        <w:t>ТМ – телеметрия</w:t>
      </w:r>
    </w:p>
    <w:p w14:paraId="0F9F479E"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УВ – управляющее воздействие</w:t>
      </w:r>
    </w:p>
    <w:p w14:paraId="6C8B2CD9" w14:textId="77777777" w:rsidR="00B44D28" w:rsidRP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УПАСК – устройство передачи аварийных сигналов и команд</w:t>
      </w:r>
    </w:p>
    <w:p w14:paraId="3244605E" w14:textId="7F50D208" w:rsidR="00B44D28" w:rsidRDefault="00B44D28" w:rsidP="00B44D28">
      <w:pPr>
        <w:spacing w:after="0" w:line="360" w:lineRule="auto"/>
        <w:ind w:firstLine="709"/>
        <w:contextualSpacing/>
        <w:jc w:val="both"/>
        <w:rPr>
          <w:rFonts w:ascii="Times New Roman" w:hAnsi="Times New Roman" w:cs="Times New Roman"/>
          <w:sz w:val="28"/>
          <w:szCs w:val="28"/>
        </w:rPr>
      </w:pPr>
      <w:r w:rsidRPr="00B44D28">
        <w:rPr>
          <w:rFonts w:ascii="Times New Roman" w:hAnsi="Times New Roman" w:cs="Times New Roman"/>
          <w:sz w:val="28"/>
          <w:szCs w:val="28"/>
        </w:rPr>
        <w:t>УСВИ – устройство синхронизированных векторных измерений</w:t>
      </w:r>
    </w:p>
    <w:p w14:paraId="74208E44" w14:textId="65427D61" w:rsidR="00AF035E" w:rsidRPr="00DB3EE1" w:rsidRDefault="00AF035E" w:rsidP="00DB3EE1">
      <w:pPr>
        <w:spacing w:after="0" w:line="360" w:lineRule="auto"/>
        <w:ind w:firstLine="709"/>
        <w:contextualSpacing/>
        <w:jc w:val="both"/>
        <w:rPr>
          <w:rFonts w:ascii="Times New Roman" w:hAnsi="Times New Roman" w:cs="Times New Roman"/>
          <w:sz w:val="28"/>
          <w:szCs w:val="28"/>
        </w:rPr>
      </w:pPr>
      <w:r>
        <w:rPr>
          <w:rFonts w:ascii="Times New Roman" w:hAnsi="Times New Roman" w:cs="Times New Roman"/>
          <w:sz w:val="28"/>
          <w:szCs w:val="28"/>
        </w:rPr>
        <w:t>ЦАЛАР – централизованная АЛАР</w:t>
      </w:r>
    </w:p>
    <w:sdt>
      <w:sdtPr>
        <w:rPr>
          <w:rFonts w:asciiTheme="minorHAnsi" w:eastAsiaTheme="minorHAnsi" w:hAnsiTheme="minorHAnsi" w:cstheme="minorBidi"/>
          <w:color w:val="auto"/>
          <w:sz w:val="22"/>
          <w:szCs w:val="22"/>
          <w:lang w:eastAsia="en-US"/>
        </w:rPr>
        <w:id w:val="-1728530495"/>
        <w:docPartObj>
          <w:docPartGallery w:val="Table of Contents"/>
          <w:docPartUnique/>
        </w:docPartObj>
      </w:sdtPr>
      <w:sdtEndPr>
        <w:rPr>
          <w:rFonts w:ascii="Times New Roman" w:hAnsi="Times New Roman" w:cs="Times New Roman"/>
          <w:b/>
          <w:bCs/>
          <w:sz w:val="28"/>
          <w:szCs w:val="28"/>
        </w:rPr>
      </w:sdtEndPr>
      <w:sdtContent>
        <w:p w14:paraId="7DECE598" w14:textId="52093CB4" w:rsidR="000B5799" w:rsidRDefault="001E7D01" w:rsidP="001E7D01">
          <w:pPr>
            <w:pStyle w:val="aff2"/>
            <w:spacing w:before="0" w:line="360" w:lineRule="auto"/>
            <w:contextualSpacing/>
            <w:jc w:val="center"/>
          </w:pPr>
          <w:r>
            <w:rPr>
              <w:rFonts w:ascii="Times New Roman" w:hAnsi="Times New Roman" w:cs="Times New Roman"/>
              <w:b/>
              <w:color w:val="000000" w:themeColor="text1"/>
              <w:sz w:val="28"/>
            </w:rPr>
            <w:t>Содержание</w:t>
          </w:r>
        </w:p>
        <w:p w14:paraId="63EF8390" w14:textId="4B07E951" w:rsidR="00907192" w:rsidRPr="00907192" w:rsidRDefault="000B5799"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r w:rsidRPr="00907192">
            <w:rPr>
              <w:rFonts w:ascii="Times New Roman" w:hAnsi="Times New Roman" w:cs="Times New Roman"/>
              <w:b/>
              <w:bCs/>
              <w:sz w:val="28"/>
              <w:szCs w:val="28"/>
            </w:rPr>
            <w:fldChar w:fldCharType="begin"/>
          </w:r>
          <w:r w:rsidRPr="00907192">
            <w:rPr>
              <w:rFonts w:ascii="Times New Roman" w:hAnsi="Times New Roman" w:cs="Times New Roman"/>
              <w:b/>
              <w:bCs/>
              <w:sz w:val="28"/>
              <w:szCs w:val="28"/>
            </w:rPr>
            <w:instrText xml:space="preserve"> TOC \o "1-3" \h \z \u </w:instrText>
          </w:r>
          <w:r w:rsidRPr="00907192">
            <w:rPr>
              <w:rFonts w:ascii="Times New Roman" w:hAnsi="Times New Roman" w:cs="Times New Roman"/>
              <w:b/>
              <w:bCs/>
              <w:sz w:val="28"/>
              <w:szCs w:val="28"/>
            </w:rPr>
            <w:fldChar w:fldCharType="separate"/>
          </w:r>
          <w:hyperlink w:anchor="_Toc62602996" w:history="1">
            <w:r w:rsidR="00907192" w:rsidRPr="00907192">
              <w:rPr>
                <w:rStyle w:val="aa"/>
                <w:rFonts w:ascii="Times New Roman" w:hAnsi="Times New Roman" w:cs="Times New Roman"/>
                <w:noProof/>
                <w:sz w:val="28"/>
                <w:szCs w:val="28"/>
              </w:rPr>
              <w:t>Введение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14</w:t>
            </w:r>
            <w:r w:rsidR="00907192" w:rsidRPr="00907192">
              <w:rPr>
                <w:rFonts w:ascii="Times New Roman" w:hAnsi="Times New Roman" w:cs="Times New Roman"/>
                <w:noProof/>
                <w:webHidden/>
                <w:sz w:val="28"/>
                <w:szCs w:val="28"/>
              </w:rPr>
              <w:fldChar w:fldCharType="end"/>
            </w:r>
          </w:hyperlink>
        </w:p>
        <w:p w14:paraId="76971D93" w14:textId="406395A3"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7" w:history="1">
            <w:r w:rsidR="00907192" w:rsidRPr="00907192">
              <w:rPr>
                <w:rStyle w:val="aa"/>
                <w:rFonts w:ascii="Times New Roman" w:hAnsi="Times New Roman" w:cs="Times New Roman"/>
                <w:noProof/>
                <w:sz w:val="28"/>
                <w:szCs w:val="28"/>
              </w:rPr>
              <w:t>1. Анализ существующих архитектур централизованной противоаварийной автоматики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16</w:t>
            </w:r>
            <w:r w:rsidR="00907192" w:rsidRPr="00907192">
              <w:rPr>
                <w:rFonts w:ascii="Times New Roman" w:hAnsi="Times New Roman" w:cs="Times New Roman"/>
                <w:noProof/>
                <w:webHidden/>
                <w:sz w:val="28"/>
                <w:szCs w:val="28"/>
              </w:rPr>
              <w:fldChar w:fldCharType="end"/>
            </w:r>
          </w:hyperlink>
        </w:p>
        <w:p w14:paraId="1E5690AF" w14:textId="19E6409F"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8" w:history="1">
            <w:r w:rsidR="00907192" w:rsidRPr="00907192">
              <w:rPr>
                <w:rStyle w:val="aa"/>
                <w:rFonts w:ascii="Times New Roman" w:hAnsi="Times New Roman" w:cs="Times New Roman"/>
                <w:noProof/>
                <w:sz w:val="28"/>
                <w:szCs w:val="28"/>
              </w:rPr>
              <w:t>Выводы по разделу 1</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79F93BD9" w14:textId="31F55DB0"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2999" w:history="1">
            <w:r w:rsidR="00907192" w:rsidRPr="00907192">
              <w:rPr>
                <w:rStyle w:val="aa"/>
                <w:rFonts w:ascii="Times New Roman" w:hAnsi="Times New Roman" w:cs="Times New Roman"/>
                <w:noProof/>
                <w:sz w:val="28"/>
                <w:szCs w:val="28"/>
              </w:rPr>
              <w:t>2. Проектирование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_Toc62602999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6979EF76" w14:textId="164B3D3B"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0" w:history="1">
            <w:r w:rsidR="00907192" w:rsidRPr="00907192">
              <w:rPr>
                <w:rStyle w:val="aa"/>
                <w:rFonts w:ascii="Times New Roman" w:hAnsi="Times New Roman" w:cs="Times New Roman"/>
                <w:noProof/>
                <w:sz w:val="28"/>
                <w:szCs w:val="28"/>
              </w:rPr>
              <w:t>2.1. Архитектура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05E476FC" w14:textId="47F0144D"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1" w:history="1">
            <w:r w:rsidR="00907192" w:rsidRPr="00907192">
              <w:rPr>
                <w:rStyle w:val="aa"/>
                <w:rFonts w:ascii="Times New Roman" w:hAnsi="Times New Roman" w:cs="Times New Roman"/>
                <w:noProof/>
                <w:sz w:val="28"/>
                <w:szCs w:val="28"/>
              </w:rPr>
              <w:t>2.1.1. Укрупненная структура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20</w:t>
            </w:r>
            <w:r w:rsidR="00907192" w:rsidRPr="00907192">
              <w:rPr>
                <w:rFonts w:ascii="Times New Roman" w:hAnsi="Times New Roman" w:cs="Times New Roman"/>
                <w:noProof/>
                <w:webHidden/>
                <w:sz w:val="28"/>
                <w:szCs w:val="28"/>
              </w:rPr>
              <w:fldChar w:fldCharType="end"/>
            </w:r>
          </w:hyperlink>
        </w:p>
        <w:p w14:paraId="28B5515A" w14:textId="005DDBDC"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2" w:history="1">
            <w:r w:rsidR="00907192" w:rsidRPr="00907192">
              <w:rPr>
                <w:rStyle w:val="aa"/>
                <w:rFonts w:ascii="Times New Roman" w:hAnsi="Times New Roman" w:cs="Times New Roman"/>
                <w:noProof/>
                <w:sz w:val="28"/>
                <w:szCs w:val="28"/>
              </w:rPr>
              <w:t>2.1.2. Диаграмма компонентов разрабатываемого ПО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22</w:t>
            </w:r>
            <w:r w:rsidR="00907192" w:rsidRPr="00907192">
              <w:rPr>
                <w:rFonts w:ascii="Times New Roman" w:hAnsi="Times New Roman" w:cs="Times New Roman"/>
                <w:noProof/>
                <w:webHidden/>
                <w:sz w:val="28"/>
                <w:szCs w:val="28"/>
              </w:rPr>
              <w:fldChar w:fldCharType="end"/>
            </w:r>
          </w:hyperlink>
        </w:p>
        <w:p w14:paraId="4EFEBF30" w14:textId="1A67177F"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3" w:history="1">
            <w:r w:rsidR="00907192" w:rsidRPr="00907192">
              <w:rPr>
                <w:rStyle w:val="aa"/>
                <w:rFonts w:ascii="Times New Roman" w:hAnsi="Times New Roman" w:cs="Times New Roman"/>
                <w:noProof/>
                <w:sz w:val="28"/>
                <w:szCs w:val="28"/>
              </w:rPr>
              <w:t>2.1.3. Диаграмма пакетов разрабатываемого ПО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24</w:t>
            </w:r>
            <w:r w:rsidR="00907192" w:rsidRPr="00907192">
              <w:rPr>
                <w:rFonts w:ascii="Times New Roman" w:hAnsi="Times New Roman" w:cs="Times New Roman"/>
                <w:noProof/>
                <w:webHidden/>
                <w:sz w:val="28"/>
                <w:szCs w:val="28"/>
              </w:rPr>
              <w:fldChar w:fldCharType="end"/>
            </w:r>
          </w:hyperlink>
        </w:p>
        <w:p w14:paraId="1DF977F2" w14:textId="66008E90" w:rsidR="00907192" w:rsidRPr="00907192" w:rsidRDefault="005F7973" w:rsidP="00907192">
          <w:pPr>
            <w:pStyle w:val="22"/>
            <w:tabs>
              <w:tab w:val="left" w:pos="880"/>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4" w:history="1">
            <w:r w:rsidR="00907192" w:rsidRPr="00907192">
              <w:rPr>
                <w:rStyle w:val="aa"/>
                <w:rFonts w:ascii="Times New Roman" w:hAnsi="Times New Roman" w:cs="Times New Roman"/>
                <w:noProof/>
                <w:sz w:val="28"/>
                <w:szCs w:val="28"/>
              </w:rPr>
              <w:t>2.2.</w:t>
            </w:r>
            <w:r w:rsidR="00907192" w:rsidRPr="00907192">
              <w:rPr>
                <w:rFonts w:ascii="Times New Roman" w:eastAsiaTheme="minorEastAsia" w:hAnsi="Times New Roman" w:cs="Times New Roman"/>
                <w:noProof/>
                <w:sz w:val="28"/>
                <w:szCs w:val="28"/>
                <w:lang w:eastAsia="ru-RU"/>
              </w:rPr>
              <w:tab/>
            </w:r>
            <w:r w:rsidR="00907192" w:rsidRPr="00907192">
              <w:rPr>
                <w:rStyle w:val="aa"/>
                <w:rFonts w:ascii="Times New Roman" w:hAnsi="Times New Roman" w:cs="Times New Roman"/>
                <w:noProof/>
                <w:sz w:val="28"/>
                <w:szCs w:val="28"/>
              </w:rPr>
              <w:t>Решения по взаимосвязям системы со смежными системами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26</w:t>
            </w:r>
            <w:r w:rsidR="00907192" w:rsidRPr="00907192">
              <w:rPr>
                <w:rFonts w:ascii="Times New Roman" w:hAnsi="Times New Roman" w:cs="Times New Roman"/>
                <w:noProof/>
                <w:webHidden/>
                <w:sz w:val="28"/>
                <w:szCs w:val="28"/>
              </w:rPr>
              <w:fldChar w:fldCharType="end"/>
            </w:r>
          </w:hyperlink>
        </w:p>
        <w:p w14:paraId="067B3AC9" w14:textId="655BA0DA"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5" w:history="1">
            <w:r w:rsidR="00907192" w:rsidRPr="00907192">
              <w:rPr>
                <w:rStyle w:val="aa"/>
                <w:rFonts w:ascii="Times New Roman" w:hAnsi="Times New Roman" w:cs="Times New Roman"/>
                <w:noProof/>
                <w:sz w:val="28"/>
                <w:szCs w:val="28"/>
              </w:rPr>
              <w:t>2.3. Состав функций, реализуемых системой</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27</w:t>
            </w:r>
            <w:r w:rsidR="00907192" w:rsidRPr="00907192">
              <w:rPr>
                <w:rFonts w:ascii="Times New Roman" w:hAnsi="Times New Roman" w:cs="Times New Roman"/>
                <w:noProof/>
                <w:webHidden/>
                <w:sz w:val="28"/>
                <w:szCs w:val="28"/>
              </w:rPr>
              <w:fldChar w:fldCharType="end"/>
            </w:r>
          </w:hyperlink>
        </w:p>
        <w:p w14:paraId="408AE984" w14:textId="1B1FCBEF"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6" w:history="1">
            <w:r w:rsidR="00907192" w:rsidRPr="00907192">
              <w:rPr>
                <w:rStyle w:val="aa"/>
                <w:rFonts w:ascii="Times New Roman" w:hAnsi="Times New Roman" w:cs="Times New Roman"/>
                <w:noProof/>
                <w:sz w:val="28"/>
                <w:szCs w:val="28"/>
              </w:rPr>
              <w:t>2.4. Сведения об обеспечении заданных в техническом задании потребительских характеристик системы, определяющих ее качество</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28</w:t>
            </w:r>
            <w:r w:rsidR="00907192" w:rsidRPr="00907192">
              <w:rPr>
                <w:rFonts w:ascii="Times New Roman" w:hAnsi="Times New Roman" w:cs="Times New Roman"/>
                <w:noProof/>
                <w:webHidden/>
                <w:sz w:val="28"/>
                <w:szCs w:val="28"/>
              </w:rPr>
              <w:fldChar w:fldCharType="end"/>
            </w:r>
          </w:hyperlink>
        </w:p>
        <w:p w14:paraId="2C2D4525" w14:textId="5326697D"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7" w:history="1">
            <w:r w:rsidR="00907192" w:rsidRPr="00907192">
              <w:rPr>
                <w:rStyle w:val="aa"/>
                <w:rFonts w:ascii="Times New Roman" w:hAnsi="Times New Roman" w:cs="Times New Roman"/>
                <w:noProof/>
                <w:sz w:val="28"/>
                <w:szCs w:val="28"/>
              </w:rPr>
              <w:t>2.5. Методы и средства разработки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5FC26E43" w14:textId="41D5CC6D"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8" w:history="1">
            <w:r w:rsidR="00907192" w:rsidRPr="00907192">
              <w:rPr>
                <w:rStyle w:val="aa"/>
                <w:rFonts w:ascii="Times New Roman" w:hAnsi="Times New Roman" w:cs="Times New Roman"/>
                <w:noProof/>
                <w:sz w:val="28"/>
                <w:szCs w:val="28"/>
              </w:rPr>
              <w:t>2.5. Требования к видам обеспечения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410CE7AB" w14:textId="6D13638D"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09" w:history="1">
            <w:r w:rsidR="00907192" w:rsidRPr="00907192">
              <w:rPr>
                <w:rStyle w:val="aa"/>
                <w:rFonts w:ascii="Times New Roman" w:hAnsi="Times New Roman" w:cs="Times New Roman"/>
                <w:noProof/>
                <w:sz w:val="28"/>
                <w:szCs w:val="28"/>
              </w:rPr>
              <w:t>2.5.1. Требования к информационному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_Toc62603009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2720511B" w14:textId="1BD21058"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0" w:history="1">
            <w:r w:rsidR="00907192" w:rsidRPr="00907192">
              <w:rPr>
                <w:rStyle w:val="aa"/>
                <w:rFonts w:ascii="Times New Roman" w:hAnsi="Times New Roman" w:cs="Times New Roman"/>
                <w:noProof/>
                <w:sz w:val="28"/>
                <w:szCs w:val="28"/>
              </w:rPr>
              <w:t>2.5.2. Требования к программному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1DD44550" w14:textId="18332DD6"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1" w:history="1">
            <w:r w:rsidR="00907192" w:rsidRPr="00907192">
              <w:rPr>
                <w:rStyle w:val="aa"/>
                <w:rFonts w:ascii="Times New Roman" w:hAnsi="Times New Roman" w:cs="Times New Roman"/>
                <w:noProof/>
                <w:sz w:val="28"/>
                <w:szCs w:val="28"/>
              </w:rPr>
              <w:t>2.5.3. Требования к техническому обеспечению</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29</w:t>
            </w:r>
            <w:r w:rsidR="00907192" w:rsidRPr="00907192">
              <w:rPr>
                <w:rFonts w:ascii="Times New Roman" w:hAnsi="Times New Roman" w:cs="Times New Roman"/>
                <w:noProof/>
                <w:webHidden/>
                <w:sz w:val="28"/>
                <w:szCs w:val="28"/>
              </w:rPr>
              <w:fldChar w:fldCharType="end"/>
            </w:r>
          </w:hyperlink>
        </w:p>
        <w:p w14:paraId="7373D2FE" w14:textId="6D7816B1"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2" w:history="1">
            <w:r w:rsidR="00907192" w:rsidRPr="00907192">
              <w:rPr>
                <w:rStyle w:val="aa"/>
                <w:rFonts w:ascii="Times New Roman" w:hAnsi="Times New Roman" w:cs="Times New Roman"/>
                <w:noProof/>
                <w:sz w:val="28"/>
                <w:szCs w:val="28"/>
              </w:rPr>
              <w:t>Выводы по разделу 2</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30</w:t>
            </w:r>
            <w:r w:rsidR="00907192" w:rsidRPr="00907192">
              <w:rPr>
                <w:rFonts w:ascii="Times New Roman" w:hAnsi="Times New Roman" w:cs="Times New Roman"/>
                <w:noProof/>
                <w:webHidden/>
                <w:sz w:val="28"/>
                <w:szCs w:val="28"/>
              </w:rPr>
              <w:fldChar w:fldCharType="end"/>
            </w:r>
          </w:hyperlink>
        </w:p>
        <w:p w14:paraId="3D725EAC" w14:textId="0FFE6E2C"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3" w:history="1">
            <w:r w:rsidR="00907192" w:rsidRPr="00907192">
              <w:rPr>
                <w:rStyle w:val="aa"/>
                <w:rFonts w:ascii="Times New Roman" w:hAnsi="Times New Roman" w:cs="Times New Roman"/>
                <w:noProof/>
                <w:sz w:val="28"/>
                <w:szCs w:val="28"/>
              </w:rPr>
              <w:t>3. Разработка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67A6C4D3" w14:textId="73F0E943"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4" w:history="1">
            <w:r w:rsidR="00907192" w:rsidRPr="00907192">
              <w:rPr>
                <w:rStyle w:val="aa"/>
                <w:rFonts w:ascii="Times New Roman" w:hAnsi="Times New Roman" w:cs="Times New Roman"/>
                <w:noProof/>
                <w:sz w:val="28"/>
                <w:szCs w:val="28"/>
              </w:rPr>
              <w:t>3.1. Описание используемых алгоритмов</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03D9B26A" w14:textId="3FC9299C"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5" w:history="1">
            <w:r w:rsidR="00907192" w:rsidRPr="00907192">
              <w:rPr>
                <w:rStyle w:val="aa"/>
                <w:rFonts w:ascii="Times New Roman" w:hAnsi="Times New Roman" w:cs="Times New Roman"/>
                <w:noProof/>
                <w:sz w:val="28"/>
                <w:szCs w:val="28"/>
              </w:rPr>
              <w:t>3.1.1. Теоретическая основа программной реализации подсистемы Обработки данных СВИ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31</w:t>
            </w:r>
            <w:r w:rsidR="00907192" w:rsidRPr="00907192">
              <w:rPr>
                <w:rFonts w:ascii="Times New Roman" w:hAnsi="Times New Roman" w:cs="Times New Roman"/>
                <w:noProof/>
                <w:webHidden/>
                <w:sz w:val="28"/>
                <w:szCs w:val="28"/>
              </w:rPr>
              <w:fldChar w:fldCharType="end"/>
            </w:r>
          </w:hyperlink>
        </w:p>
        <w:p w14:paraId="519E453A" w14:textId="0ACD4304"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6" w:history="1">
            <w:r w:rsidR="00907192" w:rsidRPr="00907192">
              <w:rPr>
                <w:rStyle w:val="aa"/>
                <w:rFonts w:ascii="Times New Roman" w:hAnsi="Times New Roman" w:cs="Times New Roman"/>
                <w:noProof/>
                <w:sz w:val="28"/>
                <w:szCs w:val="28"/>
              </w:rPr>
              <w:t>3.1.2. Теоретическая основа программной реализации подсистемы Идентификации возникновения асинхронного режима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32</w:t>
            </w:r>
            <w:r w:rsidR="00907192" w:rsidRPr="00907192">
              <w:rPr>
                <w:rFonts w:ascii="Times New Roman" w:hAnsi="Times New Roman" w:cs="Times New Roman"/>
                <w:noProof/>
                <w:webHidden/>
                <w:sz w:val="28"/>
                <w:szCs w:val="28"/>
              </w:rPr>
              <w:fldChar w:fldCharType="end"/>
            </w:r>
          </w:hyperlink>
        </w:p>
        <w:p w14:paraId="3FD2AF2B" w14:textId="567138F9"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7" w:history="1">
            <w:r w:rsidR="00907192" w:rsidRPr="00907192">
              <w:rPr>
                <w:rStyle w:val="aa"/>
                <w:rFonts w:ascii="Times New Roman" w:hAnsi="Times New Roman" w:cs="Times New Roman"/>
                <w:noProof/>
                <w:sz w:val="28"/>
                <w:szCs w:val="28"/>
              </w:rPr>
              <w:t>3.1.3. Теоретическая основа программной реализации подсистемы Обработки телеметрии из ОИК</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33</w:t>
            </w:r>
            <w:r w:rsidR="00907192" w:rsidRPr="00907192">
              <w:rPr>
                <w:rFonts w:ascii="Times New Roman" w:hAnsi="Times New Roman" w:cs="Times New Roman"/>
                <w:noProof/>
                <w:webHidden/>
                <w:sz w:val="28"/>
                <w:szCs w:val="28"/>
              </w:rPr>
              <w:fldChar w:fldCharType="end"/>
            </w:r>
          </w:hyperlink>
        </w:p>
        <w:p w14:paraId="1096CA15" w14:textId="67C65CA7"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8" w:history="1">
            <w:r w:rsidR="00907192" w:rsidRPr="00907192">
              <w:rPr>
                <w:rStyle w:val="aa"/>
                <w:rFonts w:ascii="Times New Roman" w:hAnsi="Times New Roman" w:cs="Times New Roman"/>
                <w:noProof/>
                <w:sz w:val="28"/>
                <w:szCs w:val="28"/>
              </w:rPr>
              <w:t>3.2. Рабочая документация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03D349B8" w14:textId="026F9533"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19" w:history="1">
            <w:r w:rsidR="00907192" w:rsidRPr="00907192">
              <w:rPr>
                <w:rStyle w:val="aa"/>
                <w:rFonts w:ascii="Times New Roman" w:hAnsi="Times New Roman" w:cs="Times New Roman"/>
                <w:noProof/>
                <w:sz w:val="28"/>
                <w:szCs w:val="28"/>
              </w:rPr>
              <w:t>3.2.1. Общие сведения о системе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_Toc62603019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5BBFD343" w14:textId="061BC100"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0" w:history="1">
            <w:r w:rsidR="00907192" w:rsidRPr="00907192">
              <w:rPr>
                <w:rStyle w:val="aa"/>
                <w:rFonts w:ascii="Times New Roman" w:hAnsi="Times New Roman" w:cs="Times New Roman"/>
                <w:noProof/>
                <w:sz w:val="28"/>
                <w:szCs w:val="28"/>
              </w:rPr>
              <w:t>3.2.2. Архитектура и принципы функционирования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36</w:t>
            </w:r>
            <w:r w:rsidR="00907192" w:rsidRPr="00907192">
              <w:rPr>
                <w:rFonts w:ascii="Times New Roman" w:hAnsi="Times New Roman" w:cs="Times New Roman"/>
                <w:noProof/>
                <w:webHidden/>
                <w:sz w:val="28"/>
                <w:szCs w:val="28"/>
              </w:rPr>
              <w:fldChar w:fldCharType="end"/>
            </w:r>
          </w:hyperlink>
        </w:p>
        <w:p w14:paraId="69188CC0" w14:textId="4439FDE7"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1" w:history="1">
            <w:r w:rsidR="00907192" w:rsidRPr="00907192">
              <w:rPr>
                <w:rStyle w:val="aa"/>
                <w:rFonts w:ascii="Times New Roman" w:hAnsi="Times New Roman" w:cs="Times New Roman"/>
                <w:noProof/>
                <w:sz w:val="28"/>
                <w:szCs w:val="28"/>
              </w:rPr>
              <w:t>3.2.3. Входные и выходные данные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42</w:t>
            </w:r>
            <w:r w:rsidR="00907192" w:rsidRPr="00907192">
              <w:rPr>
                <w:rFonts w:ascii="Times New Roman" w:hAnsi="Times New Roman" w:cs="Times New Roman"/>
                <w:noProof/>
                <w:webHidden/>
                <w:sz w:val="28"/>
                <w:szCs w:val="28"/>
              </w:rPr>
              <w:fldChar w:fldCharType="end"/>
            </w:r>
          </w:hyperlink>
        </w:p>
        <w:p w14:paraId="6DDC92AA" w14:textId="171757CA"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2" w:history="1">
            <w:r w:rsidR="00907192" w:rsidRPr="00907192">
              <w:rPr>
                <w:rStyle w:val="aa"/>
                <w:rFonts w:ascii="Times New Roman" w:hAnsi="Times New Roman" w:cs="Times New Roman"/>
                <w:noProof/>
                <w:sz w:val="28"/>
                <w:szCs w:val="28"/>
              </w:rPr>
              <w:t>3.2.4. Системные требования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44</w:t>
            </w:r>
            <w:r w:rsidR="00907192" w:rsidRPr="00907192">
              <w:rPr>
                <w:rFonts w:ascii="Times New Roman" w:hAnsi="Times New Roman" w:cs="Times New Roman"/>
                <w:noProof/>
                <w:webHidden/>
                <w:sz w:val="28"/>
                <w:szCs w:val="28"/>
              </w:rPr>
              <w:fldChar w:fldCharType="end"/>
            </w:r>
          </w:hyperlink>
        </w:p>
        <w:p w14:paraId="41F379B2" w14:textId="2D6BAE66"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3" w:history="1">
            <w:r w:rsidR="00907192" w:rsidRPr="00907192">
              <w:rPr>
                <w:rStyle w:val="aa"/>
                <w:rFonts w:ascii="Times New Roman" w:hAnsi="Times New Roman" w:cs="Times New Roman"/>
                <w:noProof/>
                <w:sz w:val="28"/>
                <w:szCs w:val="28"/>
              </w:rPr>
              <w:t>3.2.5. Требования к пользователю системы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44</w:t>
            </w:r>
            <w:r w:rsidR="00907192" w:rsidRPr="00907192">
              <w:rPr>
                <w:rFonts w:ascii="Times New Roman" w:hAnsi="Times New Roman" w:cs="Times New Roman"/>
                <w:noProof/>
                <w:webHidden/>
                <w:sz w:val="28"/>
                <w:szCs w:val="28"/>
              </w:rPr>
              <w:fldChar w:fldCharType="end"/>
            </w:r>
          </w:hyperlink>
        </w:p>
        <w:p w14:paraId="349077E8" w14:textId="4D7D89C6"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4" w:history="1">
            <w:r w:rsidR="00907192" w:rsidRPr="00907192">
              <w:rPr>
                <w:rStyle w:val="aa"/>
                <w:rFonts w:ascii="Times New Roman" w:hAnsi="Times New Roman" w:cs="Times New Roman"/>
                <w:noProof/>
                <w:sz w:val="28"/>
                <w:szCs w:val="28"/>
              </w:rPr>
              <w:t>3.2.6. Интерфейс пользователя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45</w:t>
            </w:r>
            <w:r w:rsidR="00907192" w:rsidRPr="00907192">
              <w:rPr>
                <w:rFonts w:ascii="Times New Roman" w:hAnsi="Times New Roman" w:cs="Times New Roman"/>
                <w:noProof/>
                <w:webHidden/>
                <w:sz w:val="28"/>
                <w:szCs w:val="28"/>
              </w:rPr>
              <w:fldChar w:fldCharType="end"/>
            </w:r>
          </w:hyperlink>
        </w:p>
        <w:p w14:paraId="2554DBBF" w14:textId="0EB4D21E"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5" w:history="1">
            <w:r w:rsidR="00907192" w:rsidRPr="00907192">
              <w:rPr>
                <w:rStyle w:val="aa"/>
                <w:rFonts w:ascii="Times New Roman" w:hAnsi="Times New Roman" w:cs="Times New Roman"/>
                <w:noProof/>
                <w:sz w:val="28"/>
                <w:szCs w:val="28"/>
              </w:rPr>
              <w:t>Выводы по разделу 3</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46</w:t>
            </w:r>
            <w:r w:rsidR="00907192" w:rsidRPr="00907192">
              <w:rPr>
                <w:rFonts w:ascii="Times New Roman" w:hAnsi="Times New Roman" w:cs="Times New Roman"/>
                <w:noProof/>
                <w:webHidden/>
                <w:sz w:val="28"/>
                <w:szCs w:val="28"/>
              </w:rPr>
              <w:fldChar w:fldCharType="end"/>
            </w:r>
          </w:hyperlink>
        </w:p>
        <w:p w14:paraId="437EE768" w14:textId="1E3F9A78"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6" w:history="1">
            <w:r w:rsidR="00907192" w:rsidRPr="00907192">
              <w:rPr>
                <w:rStyle w:val="aa"/>
                <w:rFonts w:ascii="Times New Roman" w:hAnsi="Times New Roman" w:cs="Times New Roman"/>
                <w:noProof/>
                <w:sz w:val="28"/>
                <w:szCs w:val="28"/>
              </w:rPr>
              <w:t>4. Тестирование программного обеспечения централизованной АЛАР</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76806362" w14:textId="711792FE"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7" w:history="1">
            <w:r w:rsidR="00907192" w:rsidRPr="00907192">
              <w:rPr>
                <w:rStyle w:val="aa"/>
                <w:rFonts w:ascii="Times New Roman" w:hAnsi="Times New Roman" w:cs="Times New Roman"/>
                <w:noProof/>
                <w:sz w:val="28"/>
                <w:szCs w:val="28"/>
              </w:rPr>
              <w:t>4.1. Тестирование подсистемы Обработки данных СВИ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3671A84E" w14:textId="45A503FF"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8" w:history="1">
            <w:r w:rsidR="00907192" w:rsidRPr="00907192">
              <w:rPr>
                <w:rStyle w:val="aa"/>
                <w:rFonts w:ascii="Times New Roman" w:hAnsi="Times New Roman" w:cs="Times New Roman"/>
                <w:noProof/>
                <w:sz w:val="28"/>
                <w:szCs w:val="28"/>
              </w:rPr>
              <w:t>4.2. Тестирование подсистемы Идентификации возникновения асинхронного режима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47</w:t>
            </w:r>
            <w:r w:rsidR="00907192" w:rsidRPr="00907192">
              <w:rPr>
                <w:rFonts w:ascii="Times New Roman" w:hAnsi="Times New Roman" w:cs="Times New Roman"/>
                <w:noProof/>
                <w:webHidden/>
                <w:sz w:val="28"/>
                <w:szCs w:val="28"/>
              </w:rPr>
              <w:fldChar w:fldCharType="end"/>
            </w:r>
          </w:hyperlink>
        </w:p>
        <w:p w14:paraId="41527BFF" w14:textId="7F06B07C"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29" w:history="1">
            <w:r w:rsidR="00907192" w:rsidRPr="00907192">
              <w:rPr>
                <w:rStyle w:val="aa"/>
                <w:rFonts w:ascii="Times New Roman" w:hAnsi="Times New Roman" w:cs="Times New Roman"/>
                <w:noProof/>
                <w:sz w:val="28"/>
                <w:szCs w:val="28"/>
              </w:rPr>
              <w:t>4.3. Тестирование подсистемы Выбора управляющих воздействий</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_Toc62603029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48</w:t>
            </w:r>
            <w:r w:rsidR="00907192" w:rsidRPr="00907192">
              <w:rPr>
                <w:rFonts w:ascii="Times New Roman" w:hAnsi="Times New Roman" w:cs="Times New Roman"/>
                <w:noProof/>
                <w:webHidden/>
                <w:sz w:val="28"/>
                <w:szCs w:val="28"/>
              </w:rPr>
              <w:fldChar w:fldCharType="end"/>
            </w:r>
          </w:hyperlink>
        </w:p>
        <w:p w14:paraId="146BC04E" w14:textId="7A9B4112"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0" w:history="1">
            <w:r w:rsidR="00907192" w:rsidRPr="00907192">
              <w:rPr>
                <w:rStyle w:val="aa"/>
                <w:rFonts w:ascii="Times New Roman" w:hAnsi="Times New Roman" w:cs="Times New Roman"/>
                <w:noProof/>
                <w:sz w:val="28"/>
                <w:szCs w:val="28"/>
              </w:rPr>
              <w:t>4.4. Тестирование подсистемы Обработки телеметрии из ОИК</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51</w:t>
            </w:r>
            <w:r w:rsidR="00907192" w:rsidRPr="00907192">
              <w:rPr>
                <w:rFonts w:ascii="Times New Roman" w:hAnsi="Times New Roman" w:cs="Times New Roman"/>
                <w:noProof/>
                <w:webHidden/>
                <w:sz w:val="28"/>
                <w:szCs w:val="28"/>
              </w:rPr>
              <w:fldChar w:fldCharType="end"/>
            </w:r>
          </w:hyperlink>
        </w:p>
        <w:p w14:paraId="04BD1B93" w14:textId="29DBD489"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1" w:history="1">
            <w:r w:rsidR="00907192" w:rsidRPr="00907192">
              <w:rPr>
                <w:rStyle w:val="aa"/>
                <w:rFonts w:ascii="Times New Roman" w:hAnsi="Times New Roman" w:cs="Times New Roman"/>
                <w:noProof/>
                <w:sz w:val="28"/>
                <w:szCs w:val="28"/>
              </w:rPr>
              <w:t>Выводы по разделу 4</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52</w:t>
            </w:r>
            <w:r w:rsidR="00907192" w:rsidRPr="00907192">
              <w:rPr>
                <w:rFonts w:ascii="Times New Roman" w:hAnsi="Times New Roman" w:cs="Times New Roman"/>
                <w:noProof/>
                <w:webHidden/>
                <w:sz w:val="28"/>
                <w:szCs w:val="28"/>
              </w:rPr>
              <w:fldChar w:fldCharType="end"/>
            </w:r>
          </w:hyperlink>
        </w:p>
        <w:p w14:paraId="65D78275" w14:textId="6BE42679"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2" w:history="1">
            <w:r w:rsidR="00907192" w:rsidRPr="00907192">
              <w:rPr>
                <w:rStyle w:val="aa"/>
                <w:rFonts w:ascii="Times New Roman" w:hAnsi="Times New Roman" w:cs="Times New Roman"/>
                <w:noProof/>
                <w:sz w:val="28"/>
                <w:szCs w:val="28"/>
              </w:rPr>
              <w:t>5. Финансовый менеджмент, ресурсоэффективность и ресурсосбережение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17B4BB37" w14:textId="26C985AF"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3" w:history="1">
            <w:r w:rsidR="00907192" w:rsidRPr="00907192">
              <w:rPr>
                <w:rStyle w:val="aa"/>
                <w:rFonts w:ascii="Times New Roman" w:eastAsia="Times New Roman" w:hAnsi="Times New Roman" w:cs="Times New Roman"/>
                <w:noProof/>
                <w:sz w:val="28"/>
                <w:szCs w:val="28"/>
                <w:lang w:eastAsia="ru-RU"/>
              </w:rPr>
              <w:t>5.1. Предпроектный анализ</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0B7EF85D" w14:textId="480391C3"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4" w:history="1">
            <w:r w:rsidR="00907192" w:rsidRPr="00907192">
              <w:rPr>
                <w:rStyle w:val="aa"/>
                <w:rFonts w:ascii="Times New Roman" w:eastAsia="Times New Roman" w:hAnsi="Times New Roman" w:cs="Times New Roman"/>
                <w:noProof/>
                <w:sz w:val="28"/>
                <w:szCs w:val="28"/>
                <w:lang w:eastAsia="ru-RU"/>
              </w:rPr>
              <w:t>5.1.1. Потенциальные потребители результатов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210AB0EC" w14:textId="3D3F1A88"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5" w:history="1">
            <w:r w:rsidR="00907192" w:rsidRPr="00907192">
              <w:rPr>
                <w:rStyle w:val="aa"/>
                <w:rFonts w:ascii="Times New Roman" w:eastAsia="Times New Roman" w:hAnsi="Times New Roman" w:cs="Times New Roman"/>
                <w:noProof/>
                <w:sz w:val="28"/>
                <w:szCs w:val="28"/>
                <w:lang w:eastAsia="ru-RU"/>
              </w:rPr>
              <w:t>5.1.2. Анализ конкурентных технических решений с позиции ресурсоэффективности и ресурсосбережения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53</w:t>
            </w:r>
            <w:r w:rsidR="00907192" w:rsidRPr="00907192">
              <w:rPr>
                <w:rFonts w:ascii="Times New Roman" w:hAnsi="Times New Roman" w:cs="Times New Roman"/>
                <w:noProof/>
                <w:webHidden/>
                <w:sz w:val="28"/>
                <w:szCs w:val="28"/>
              </w:rPr>
              <w:fldChar w:fldCharType="end"/>
            </w:r>
          </w:hyperlink>
        </w:p>
        <w:p w14:paraId="32321CDC" w14:textId="3A410CB0"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6" w:history="1">
            <w:r w:rsidR="00907192" w:rsidRPr="00907192">
              <w:rPr>
                <w:rStyle w:val="aa"/>
                <w:rFonts w:ascii="Times New Roman" w:eastAsia="Times New Roman" w:hAnsi="Times New Roman" w:cs="Times New Roman"/>
                <w:noProof/>
                <w:sz w:val="28"/>
                <w:szCs w:val="28"/>
                <w:lang w:eastAsia="ru-RU"/>
              </w:rPr>
              <w:t>5.1.3. SWOT-анализ</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55</w:t>
            </w:r>
            <w:r w:rsidR="00907192" w:rsidRPr="00907192">
              <w:rPr>
                <w:rFonts w:ascii="Times New Roman" w:hAnsi="Times New Roman" w:cs="Times New Roman"/>
                <w:noProof/>
                <w:webHidden/>
                <w:sz w:val="28"/>
                <w:szCs w:val="28"/>
              </w:rPr>
              <w:fldChar w:fldCharType="end"/>
            </w:r>
          </w:hyperlink>
        </w:p>
        <w:p w14:paraId="4789F691" w14:textId="2EA2C2CE"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7" w:history="1">
            <w:r w:rsidR="00907192" w:rsidRPr="00907192">
              <w:rPr>
                <w:rStyle w:val="aa"/>
                <w:rFonts w:ascii="Times New Roman" w:eastAsia="Times New Roman" w:hAnsi="Times New Roman" w:cs="Times New Roman"/>
                <w:noProof/>
                <w:sz w:val="28"/>
                <w:szCs w:val="28"/>
              </w:rPr>
              <w:t>5.1.4. Оценка готовности проекта к коммерциализации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57</w:t>
            </w:r>
            <w:r w:rsidR="00907192" w:rsidRPr="00907192">
              <w:rPr>
                <w:rFonts w:ascii="Times New Roman" w:hAnsi="Times New Roman" w:cs="Times New Roman"/>
                <w:noProof/>
                <w:webHidden/>
                <w:sz w:val="28"/>
                <w:szCs w:val="28"/>
              </w:rPr>
              <w:fldChar w:fldCharType="end"/>
            </w:r>
          </w:hyperlink>
        </w:p>
        <w:p w14:paraId="12C4FFEE" w14:textId="5C0E672D"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8" w:history="1">
            <w:r w:rsidR="00907192" w:rsidRPr="00907192">
              <w:rPr>
                <w:rStyle w:val="aa"/>
                <w:rFonts w:ascii="Times New Roman" w:eastAsia="Calibri" w:hAnsi="Times New Roman" w:cs="Times New Roman"/>
                <w:noProof/>
                <w:sz w:val="28"/>
                <w:szCs w:val="28"/>
              </w:rPr>
              <w:t>5.1.5. Методы коммерциализации результатов научно-технического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2A9B0C7A" w14:textId="4FE63263"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39" w:history="1">
            <w:r w:rsidR="00907192" w:rsidRPr="00907192">
              <w:rPr>
                <w:rStyle w:val="aa"/>
                <w:rFonts w:ascii="Times New Roman" w:eastAsia="Calibri" w:hAnsi="Times New Roman" w:cs="Times New Roman"/>
                <w:noProof/>
                <w:sz w:val="28"/>
                <w:szCs w:val="28"/>
              </w:rPr>
              <w:t>5.2. Инициация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_Toc62603039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193A74F2" w14:textId="41F5A8E2"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0" w:history="1">
            <w:r w:rsidR="00907192" w:rsidRPr="00907192">
              <w:rPr>
                <w:rStyle w:val="aa"/>
                <w:rFonts w:ascii="Times New Roman" w:eastAsia="Calibri" w:hAnsi="Times New Roman" w:cs="Times New Roman"/>
                <w:noProof/>
                <w:sz w:val="28"/>
                <w:szCs w:val="28"/>
              </w:rPr>
              <w:t>5.2.1. Цели и результат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58</w:t>
            </w:r>
            <w:r w:rsidR="00907192" w:rsidRPr="00907192">
              <w:rPr>
                <w:rFonts w:ascii="Times New Roman" w:hAnsi="Times New Roman" w:cs="Times New Roman"/>
                <w:noProof/>
                <w:webHidden/>
                <w:sz w:val="28"/>
                <w:szCs w:val="28"/>
              </w:rPr>
              <w:fldChar w:fldCharType="end"/>
            </w:r>
          </w:hyperlink>
        </w:p>
        <w:p w14:paraId="72A52C78" w14:textId="12F3D1EA"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1" w:history="1">
            <w:r w:rsidR="00907192" w:rsidRPr="00907192">
              <w:rPr>
                <w:rStyle w:val="aa"/>
                <w:rFonts w:ascii="Times New Roman" w:eastAsia="Calibri" w:hAnsi="Times New Roman" w:cs="Times New Roman"/>
                <w:noProof/>
                <w:sz w:val="28"/>
                <w:szCs w:val="28"/>
              </w:rPr>
              <w:t>5.2.2. Организационная структура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60</w:t>
            </w:r>
            <w:r w:rsidR="00907192" w:rsidRPr="00907192">
              <w:rPr>
                <w:rFonts w:ascii="Times New Roman" w:hAnsi="Times New Roman" w:cs="Times New Roman"/>
                <w:noProof/>
                <w:webHidden/>
                <w:sz w:val="28"/>
                <w:szCs w:val="28"/>
              </w:rPr>
              <w:fldChar w:fldCharType="end"/>
            </w:r>
          </w:hyperlink>
        </w:p>
        <w:p w14:paraId="45A7FF83" w14:textId="6EC42661"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2" w:history="1">
            <w:r w:rsidR="00907192" w:rsidRPr="00907192">
              <w:rPr>
                <w:rStyle w:val="aa"/>
                <w:rFonts w:ascii="Times New Roman" w:eastAsia="Calibri" w:hAnsi="Times New Roman" w:cs="Times New Roman"/>
                <w:noProof/>
                <w:sz w:val="28"/>
                <w:szCs w:val="28"/>
              </w:rPr>
              <w:t>5.3. Планирование управления научно-техническим проектом</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61</w:t>
            </w:r>
            <w:r w:rsidR="00907192" w:rsidRPr="00907192">
              <w:rPr>
                <w:rFonts w:ascii="Times New Roman" w:hAnsi="Times New Roman" w:cs="Times New Roman"/>
                <w:noProof/>
                <w:webHidden/>
                <w:sz w:val="28"/>
                <w:szCs w:val="28"/>
              </w:rPr>
              <w:fldChar w:fldCharType="end"/>
            </w:r>
          </w:hyperlink>
        </w:p>
        <w:p w14:paraId="5902319C" w14:textId="7100BCEC"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3" w:history="1">
            <w:r w:rsidR="00907192" w:rsidRPr="00907192">
              <w:rPr>
                <w:rStyle w:val="aa"/>
                <w:rFonts w:ascii="Times New Roman" w:eastAsia="Calibri" w:hAnsi="Times New Roman" w:cs="Times New Roman"/>
                <w:noProof/>
                <w:sz w:val="28"/>
                <w:szCs w:val="28"/>
              </w:rPr>
              <w:t>5.3.1. Иерархическая структура работ</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61</w:t>
            </w:r>
            <w:r w:rsidR="00907192" w:rsidRPr="00907192">
              <w:rPr>
                <w:rFonts w:ascii="Times New Roman" w:hAnsi="Times New Roman" w:cs="Times New Roman"/>
                <w:noProof/>
                <w:webHidden/>
                <w:sz w:val="28"/>
                <w:szCs w:val="28"/>
              </w:rPr>
              <w:fldChar w:fldCharType="end"/>
            </w:r>
          </w:hyperlink>
        </w:p>
        <w:p w14:paraId="44361287" w14:textId="03B86550"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4" w:history="1">
            <w:r w:rsidR="00907192" w:rsidRPr="00907192">
              <w:rPr>
                <w:rStyle w:val="aa"/>
                <w:rFonts w:ascii="Times New Roman" w:eastAsia="Calibri" w:hAnsi="Times New Roman" w:cs="Times New Roman"/>
                <w:noProof/>
                <w:sz w:val="28"/>
                <w:szCs w:val="28"/>
              </w:rPr>
              <w:t>5.3.2. Бюджет научного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64</w:t>
            </w:r>
            <w:r w:rsidR="00907192" w:rsidRPr="00907192">
              <w:rPr>
                <w:rFonts w:ascii="Times New Roman" w:hAnsi="Times New Roman" w:cs="Times New Roman"/>
                <w:noProof/>
                <w:webHidden/>
                <w:sz w:val="28"/>
                <w:szCs w:val="28"/>
              </w:rPr>
              <w:fldChar w:fldCharType="end"/>
            </w:r>
          </w:hyperlink>
        </w:p>
        <w:p w14:paraId="69718B40" w14:textId="1FBCE4C9"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5" w:history="1">
            <w:r w:rsidR="00907192" w:rsidRPr="00907192">
              <w:rPr>
                <w:rStyle w:val="aa"/>
                <w:rFonts w:ascii="Times New Roman" w:eastAsia="Times New Roman" w:hAnsi="Times New Roman" w:cs="Times New Roman"/>
                <w:noProof/>
                <w:sz w:val="28"/>
                <w:szCs w:val="28"/>
                <w:lang w:eastAsia="ru-RU"/>
              </w:rPr>
              <w:t>5.3.3. Организационная структура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67</w:t>
            </w:r>
            <w:r w:rsidR="00907192" w:rsidRPr="00907192">
              <w:rPr>
                <w:rFonts w:ascii="Times New Roman" w:hAnsi="Times New Roman" w:cs="Times New Roman"/>
                <w:noProof/>
                <w:webHidden/>
                <w:sz w:val="28"/>
                <w:szCs w:val="28"/>
              </w:rPr>
              <w:fldChar w:fldCharType="end"/>
            </w:r>
          </w:hyperlink>
        </w:p>
        <w:p w14:paraId="43F7F7A8" w14:textId="0678AAA3"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6" w:history="1">
            <w:r w:rsidR="00907192" w:rsidRPr="00907192">
              <w:rPr>
                <w:rStyle w:val="aa"/>
                <w:rFonts w:ascii="Times New Roman" w:eastAsia="Times New Roman" w:hAnsi="Times New Roman" w:cs="Times New Roman"/>
                <w:noProof/>
                <w:sz w:val="28"/>
                <w:szCs w:val="28"/>
                <w:lang w:eastAsia="ru-RU"/>
              </w:rPr>
              <w:t>5.3.4. План управления коммуникациями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67</w:t>
            </w:r>
            <w:r w:rsidR="00907192" w:rsidRPr="00907192">
              <w:rPr>
                <w:rFonts w:ascii="Times New Roman" w:hAnsi="Times New Roman" w:cs="Times New Roman"/>
                <w:noProof/>
                <w:webHidden/>
                <w:sz w:val="28"/>
                <w:szCs w:val="28"/>
              </w:rPr>
              <w:fldChar w:fldCharType="end"/>
            </w:r>
          </w:hyperlink>
        </w:p>
        <w:p w14:paraId="1AE4C6F8" w14:textId="50982293"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7" w:history="1">
            <w:r w:rsidR="00907192" w:rsidRPr="00907192">
              <w:rPr>
                <w:rStyle w:val="aa"/>
                <w:rFonts w:ascii="Times New Roman" w:eastAsia="Times New Roman" w:hAnsi="Times New Roman" w:cs="Times New Roman"/>
                <w:noProof/>
                <w:sz w:val="28"/>
                <w:szCs w:val="28"/>
                <w:lang w:eastAsia="ru-RU"/>
              </w:rPr>
              <w:t>5.3.5. Реестр рисков проекта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68</w:t>
            </w:r>
            <w:r w:rsidR="00907192" w:rsidRPr="00907192">
              <w:rPr>
                <w:rFonts w:ascii="Times New Roman" w:hAnsi="Times New Roman" w:cs="Times New Roman"/>
                <w:noProof/>
                <w:webHidden/>
                <w:sz w:val="28"/>
                <w:szCs w:val="28"/>
              </w:rPr>
              <w:fldChar w:fldCharType="end"/>
            </w:r>
          </w:hyperlink>
        </w:p>
        <w:p w14:paraId="55B1D0E3" w14:textId="09E45171"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8" w:history="1">
            <w:r w:rsidR="00907192" w:rsidRPr="00907192">
              <w:rPr>
                <w:rStyle w:val="aa"/>
                <w:rFonts w:ascii="Times New Roman" w:eastAsia="Times New Roman" w:hAnsi="Times New Roman" w:cs="Times New Roman"/>
                <w:noProof/>
                <w:sz w:val="28"/>
                <w:szCs w:val="28"/>
                <w:lang w:eastAsia="ru-RU"/>
              </w:rPr>
              <w:t>5.4. Определение ресурсной эффективности исследования</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68</w:t>
            </w:r>
            <w:r w:rsidR="00907192" w:rsidRPr="00907192">
              <w:rPr>
                <w:rFonts w:ascii="Times New Roman" w:hAnsi="Times New Roman" w:cs="Times New Roman"/>
                <w:noProof/>
                <w:webHidden/>
                <w:sz w:val="28"/>
                <w:szCs w:val="28"/>
              </w:rPr>
              <w:fldChar w:fldCharType="end"/>
            </w:r>
          </w:hyperlink>
        </w:p>
        <w:p w14:paraId="21A78888" w14:textId="370455A2"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49" w:history="1">
            <w:r w:rsidR="00907192" w:rsidRPr="00907192">
              <w:rPr>
                <w:rStyle w:val="aa"/>
                <w:rFonts w:ascii="Times New Roman" w:eastAsia="Calibri" w:hAnsi="Times New Roman" w:cs="Times New Roman"/>
                <w:noProof/>
                <w:sz w:val="28"/>
                <w:szCs w:val="28"/>
              </w:rPr>
              <w:t>Выводы по разделу 5</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_Toc62603049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70</w:t>
            </w:r>
            <w:r w:rsidR="00907192" w:rsidRPr="00907192">
              <w:rPr>
                <w:rFonts w:ascii="Times New Roman" w:hAnsi="Times New Roman" w:cs="Times New Roman"/>
                <w:noProof/>
                <w:webHidden/>
                <w:sz w:val="28"/>
                <w:szCs w:val="28"/>
              </w:rPr>
              <w:fldChar w:fldCharType="end"/>
            </w:r>
          </w:hyperlink>
        </w:p>
        <w:p w14:paraId="332D8ABF" w14:textId="7A51AD61"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0" w:history="1">
            <w:r w:rsidR="00907192" w:rsidRPr="00907192">
              <w:rPr>
                <w:rStyle w:val="aa"/>
                <w:rFonts w:ascii="Times New Roman" w:eastAsia="Calibri" w:hAnsi="Times New Roman" w:cs="Times New Roman"/>
                <w:noProof/>
                <w:sz w:val="28"/>
                <w:szCs w:val="28"/>
              </w:rPr>
              <w:t>6. Социальная ответственность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71</w:t>
            </w:r>
            <w:r w:rsidR="00907192" w:rsidRPr="00907192">
              <w:rPr>
                <w:rFonts w:ascii="Times New Roman" w:hAnsi="Times New Roman" w:cs="Times New Roman"/>
                <w:noProof/>
                <w:webHidden/>
                <w:sz w:val="28"/>
                <w:szCs w:val="28"/>
              </w:rPr>
              <w:fldChar w:fldCharType="end"/>
            </w:r>
          </w:hyperlink>
        </w:p>
        <w:p w14:paraId="753083D8" w14:textId="1F26E6B3"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1" w:history="1">
            <w:r w:rsidR="00907192" w:rsidRPr="00907192">
              <w:rPr>
                <w:rStyle w:val="aa"/>
                <w:rFonts w:ascii="Times New Roman" w:eastAsia="Calibri" w:hAnsi="Times New Roman" w:cs="Times New Roman"/>
                <w:noProof/>
                <w:snapToGrid w:val="0"/>
                <w:sz w:val="28"/>
                <w:szCs w:val="28"/>
              </w:rPr>
              <w:t>6.1. Правовые и организационные вопросы обеспечения безопасности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71</w:t>
            </w:r>
            <w:r w:rsidR="00907192" w:rsidRPr="00907192">
              <w:rPr>
                <w:rFonts w:ascii="Times New Roman" w:hAnsi="Times New Roman" w:cs="Times New Roman"/>
                <w:noProof/>
                <w:webHidden/>
                <w:sz w:val="28"/>
                <w:szCs w:val="28"/>
              </w:rPr>
              <w:fldChar w:fldCharType="end"/>
            </w:r>
          </w:hyperlink>
        </w:p>
        <w:p w14:paraId="613EFA17" w14:textId="54F98979"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2" w:history="1">
            <w:r w:rsidR="00907192" w:rsidRPr="00907192">
              <w:rPr>
                <w:rStyle w:val="aa"/>
                <w:rFonts w:ascii="Times New Roman" w:eastAsia="Calibri" w:hAnsi="Times New Roman" w:cs="Times New Roman"/>
                <w:noProof/>
                <w:sz w:val="28"/>
                <w:szCs w:val="28"/>
              </w:rPr>
              <w:t>6.2. Производственная безопасность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73</w:t>
            </w:r>
            <w:r w:rsidR="00907192" w:rsidRPr="00907192">
              <w:rPr>
                <w:rFonts w:ascii="Times New Roman" w:hAnsi="Times New Roman" w:cs="Times New Roman"/>
                <w:noProof/>
                <w:webHidden/>
                <w:sz w:val="28"/>
                <w:szCs w:val="28"/>
              </w:rPr>
              <w:fldChar w:fldCharType="end"/>
            </w:r>
          </w:hyperlink>
        </w:p>
        <w:p w14:paraId="480D31AD" w14:textId="370F78B9"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3" w:history="1">
            <w:r w:rsidR="00907192" w:rsidRPr="00907192">
              <w:rPr>
                <w:rStyle w:val="aa"/>
                <w:rFonts w:ascii="Times New Roman" w:eastAsia="Calibri" w:hAnsi="Times New Roman" w:cs="Times New Roman"/>
                <w:noProof/>
                <w:sz w:val="28"/>
                <w:szCs w:val="28"/>
              </w:rPr>
              <w:t>6.2.1. Анализ вредных и опасных производственных факторов</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73</w:t>
            </w:r>
            <w:r w:rsidR="00907192" w:rsidRPr="00907192">
              <w:rPr>
                <w:rFonts w:ascii="Times New Roman" w:hAnsi="Times New Roman" w:cs="Times New Roman"/>
                <w:noProof/>
                <w:webHidden/>
                <w:sz w:val="28"/>
                <w:szCs w:val="28"/>
              </w:rPr>
              <w:fldChar w:fldCharType="end"/>
            </w:r>
          </w:hyperlink>
        </w:p>
        <w:p w14:paraId="3D379436" w14:textId="38E62717"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4" w:history="1">
            <w:r w:rsidR="00907192" w:rsidRPr="00907192">
              <w:rPr>
                <w:rStyle w:val="aa"/>
                <w:rFonts w:ascii="Times New Roman" w:eastAsia="Calibri" w:hAnsi="Times New Roman" w:cs="Times New Roman"/>
                <w:noProof/>
                <w:sz w:val="28"/>
                <w:szCs w:val="28"/>
              </w:rPr>
              <w:t>6.2.2.1. Повышенный уровень шума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75</w:t>
            </w:r>
            <w:r w:rsidR="00907192" w:rsidRPr="00907192">
              <w:rPr>
                <w:rFonts w:ascii="Times New Roman" w:hAnsi="Times New Roman" w:cs="Times New Roman"/>
                <w:noProof/>
                <w:webHidden/>
                <w:sz w:val="28"/>
                <w:szCs w:val="28"/>
              </w:rPr>
              <w:fldChar w:fldCharType="end"/>
            </w:r>
          </w:hyperlink>
        </w:p>
        <w:p w14:paraId="183DB7B5" w14:textId="659AA7C9"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5" w:history="1">
            <w:r w:rsidR="00907192" w:rsidRPr="00907192">
              <w:rPr>
                <w:rStyle w:val="aa"/>
                <w:rFonts w:ascii="Times New Roman" w:eastAsia="Calibri" w:hAnsi="Times New Roman" w:cs="Times New Roman"/>
                <w:noProof/>
                <w:sz w:val="28"/>
                <w:szCs w:val="28"/>
              </w:rPr>
              <w:t>6.2.2.2. Поражение электрическим током</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_Toc62603055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75</w:t>
            </w:r>
            <w:r w:rsidR="00907192" w:rsidRPr="00907192">
              <w:rPr>
                <w:rFonts w:ascii="Times New Roman" w:hAnsi="Times New Roman" w:cs="Times New Roman"/>
                <w:noProof/>
                <w:webHidden/>
                <w:sz w:val="28"/>
                <w:szCs w:val="28"/>
              </w:rPr>
              <w:fldChar w:fldCharType="end"/>
            </w:r>
          </w:hyperlink>
        </w:p>
        <w:p w14:paraId="12BD574D" w14:textId="6A55EB82"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6" w:history="1">
            <w:r w:rsidR="00907192" w:rsidRPr="00907192">
              <w:rPr>
                <w:rStyle w:val="aa"/>
                <w:rFonts w:ascii="Times New Roman" w:eastAsia="Calibri" w:hAnsi="Times New Roman" w:cs="Times New Roman"/>
                <w:noProof/>
                <w:sz w:val="28"/>
                <w:szCs w:val="28"/>
              </w:rPr>
              <w:t>6.2.2.3. Повышенный уровень электромагнитных и ионизирующих излучений в рабочей зоне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_Toc62603056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77</w:t>
            </w:r>
            <w:r w:rsidR="00907192" w:rsidRPr="00907192">
              <w:rPr>
                <w:rFonts w:ascii="Times New Roman" w:hAnsi="Times New Roman" w:cs="Times New Roman"/>
                <w:noProof/>
                <w:webHidden/>
                <w:sz w:val="28"/>
                <w:szCs w:val="28"/>
              </w:rPr>
              <w:fldChar w:fldCharType="end"/>
            </w:r>
          </w:hyperlink>
        </w:p>
        <w:p w14:paraId="04CACF76" w14:textId="6D926E0F"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7" w:history="1">
            <w:r w:rsidR="00907192" w:rsidRPr="00907192">
              <w:rPr>
                <w:rStyle w:val="aa"/>
                <w:rFonts w:ascii="Times New Roman" w:eastAsia="Calibri" w:hAnsi="Times New Roman" w:cs="Times New Roman"/>
                <w:noProof/>
                <w:sz w:val="28"/>
                <w:szCs w:val="28"/>
              </w:rPr>
              <w:t>6.3. Отклонение показателей микроклимата</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_Toc62603057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78</w:t>
            </w:r>
            <w:r w:rsidR="00907192" w:rsidRPr="00907192">
              <w:rPr>
                <w:rFonts w:ascii="Times New Roman" w:hAnsi="Times New Roman" w:cs="Times New Roman"/>
                <w:noProof/>
                <w:webHidden/>
                <w:sz w:val="28"/>
                <w:szCs w:val="28"/>
              </w:rPr>
              <w:fldChar w:fldCharType="end"/>
            </w:r>
          </w:hyperlink>
        </w:p>
        <w:p w14:paraId="738594F7" w14:textId="75433F18"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8" w:history="1">
            <w:r w:rsidR="00907192" w:rsidRPr="00907192">
              <w:rPr>
                <w:rStyle w:val="aa"/>
                <w:rFonts w:ascii="Times New Roman" w:eastAsia="Calibri" w:hAnsi="Times New Roman" w:cs="Times New Roman"/>
                <w:noProof/>
                <w:sz w:val="28"/>
                <w:szCs w:val="28"/>
                <w:lang w:bidi="en-US"/>
              </w:rPr>
              <w:t>6.3.2. Недостаточная освещенность рабочей зоны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_Toc62603058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79</w:t>
            </w:r>
            <w:r w:rsidR="00907192" w:rsidRPr="00907192">
              <w:rPr>
                <w:rFonts w:ascii="Times New Roman" w:hAnsi="Times New Roman" w:cs="Times New Roman"/>
                <w:noProof/>
                <w:webHidden/>
                <w:sz w:val="28"/>
                <w:szCs w:val="28"/>
              </w:rPr>
              <w:fldChar w:fldCharType="end"/>
            </w:r>
          </w:hyperlink>
        </w:p>
        <w:p w14:paraId="66B0C349" w14:textId="40C3F6FD" w:rsidR="00907192" w:rsidRPr="00907192" w:rsidRDefault="005F7973" w:rsidP="00907192">
          <w:pPr>
            <w:pStyle w:val="34"/>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59" w:history="1">
            <w:r w:rsidR="00907192" w:rsidRPr="00907192">
              <w:rPr>
                <w:rStyle w:val="aa"/>
                <w:rFonts w:ascii="Times New Roman" w:eastAsia="Calibri" w:hAnsi="Times New Roman" w:cs="Times New Roman"/>
                <w:noProof/>
                <w:sz w:val="28"/>
                <w:szCs w:val="28"/>
                <w:lang w:bidi="en-US"/>
              </w:rPr>
              <w:t>6.3.3. Психофизические нагрузки</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_Toc62603059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82</w:t>
            </w:r>
            <w:r w:rsidR="00907192" w:rsidRPr="00907192">
              <w:rPr>
                <w:rFonts w:ascii="Times New Roman" w:hAnsi="Times New Roman" w:cs="Times New Roman"/>
                <w:noProof/>
                <w:webHidden/>
                <w:sz w:val="28"/>
                <w:szCs w:val="28"/>
              </w:rPr>
              <w:fldChar w:fldCharType="end"/>
            </w:r>
          </w:hyperlink>
        </w:p>
        <w:p w14:paraId="2640B597" w14:textId="291A4D0F"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0" w:history="1">
            <w:r w:rsidR="00907192" w:rsidRPr="00907192">
              <w:rPr>
                <w:rStyle w:val="aa"/>
                <w:rFonts w:ascii="Times New Roman" w:eastAsia="Calibri" w:hAnsi="Times New Roman" w:cs="Times New Roman"/>
                <w:noProof/>
                <w:sz w:val="28"/>
                <w:szCs w:val="28"/>
                <w:lang w:bidi="en-US"/>
              </w:rPr>
              <w:t>6.4. Экологическая безопасность</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_Toc62603060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84</w:t>
            </w:r>
            <w:r w:rsidR="00907192" w:rsidRPr="00907192">
              <w:rPr>
                <w:rFonts w:ascii="Times New Roman" w:hAnsi="Times New Roman" w:cs="Times New Roman"/>
                <w:noProof/>
                <w:webHidden/>
                <w:sz w:val="28"/>
                <w:szCs w:val="28"/>
              </w:rPr>
              <w:fldChar w:fldCharType="end"/>
            </w:r>
          </w:hyperlink>
        </w:p>
        <w:p w14:paraId="1B83352E" w14:textId="1C547CAB"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1" w:history="1">
            <w:r w:rsidR="00907192" w:rsidRPr="00907192">
              <w:rPr>
                <w:rStyle w:val="aa"/>
                <w:rFonts w:ascii="Times New Roman" w:eastAsia="Calibri" w:hAnsi="Times New Roman" w:cs="Times New Roman"/>
                <w:noProof/>
                <w:sz w:val="28"/>
                <w:szCs w:val="28"/>
                <w:lang w:bidi="en-US"/>
              </w:rPr>
              <w:t>6.5. Безопасность в чрезвычайных ситуациях</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_Toc62603061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87</w:t>
            </w:r>
            <w:r w:rsidR="00907192" w:rsidRPr="00907192">
              <w:rPr>
                <w:rFonts w:ascii="Times New Roman" w:hAnsi="Times New Roman" w:cs="Times New Roman"/>
                <w:noProof/>
                <w:webHidden/>
                <w:sz w:val="28"/>
                <w:szCs w:val="28"/>
              </w:rPr>
              <w:fldChar w:fldCharType="end"/>
            </w:r>
          </w:hyperlink>
        </w:p>
        <w:p w14:paraId="139BD897" w14:textId="31D5EDFB" w:rsidR="00907192" w:rsidRPr="00907192" w:rsidRDefault="005F7973" w:rsidP="00907192">
          <w:pPr>
            <w:pStyle w:val="22"/>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2" w:history="1">
            <w:r w:rsidR="00907192" w:rsidRPr="00907192">
              <w:rPr>
                <w:rStyle w:val="aa"/>
                <w:rFonts w:ascii="Times New Roman" w:eastAsia="Times New Roman" w:hAnsi="Times New Roman" w:cs="Times New Roman"/>
                <w:noProof/>
                <w:sz w:val="28"/>
                <w:szCs w:val="28"/>
                <w:lang w:bidi="en-US"/>
              </w:rPr>
              <w:t>Выводы по разделу 6</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_Toc62603062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88</w:t>
            </w:r>
            <w:r w:rsidR="00907192" w:rsidRPr="00907192">
              <w:rPr>
                <w:rFonts w:ascii="Times New Roman" w:hAnsi="Times New Roman" w:cs="Times New Roman"/>
                <w:noProof/>
                <w:webHidden/>
                <w:sz w:val="28"/>
                <w:szCs w:val="28"/>
              </w:rPr>
              <w:fldChar w:fldCharType="end"/>
            </w:r>
          </w:hyperlink>
        </w:p>
        <w:p w14:paraId="5CD0D924" w14:textId="7679F352"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3" w:history="1">
            <w:r w:rsidR="00907192" w:rsidRPr="00907192">
              <w:rPr>
                <w:rStyle w:val="aa"/>
                <w:rFonts w:ascii="Times New Roman" w:hAnsi="Times New Roman" w:cs="Times New Roman"/>
                <w:noProof/>
                <w:sz w:val="28"/>
                <w:szCs w:val="28"/>
              </w:rPr>
              <w:t>Заключение</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_Toc62603063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89</w:t>
            </w:r>
            <w:r w:rsidR="00907192" w:rsidRPr="00907192">
              <w:rPr>
                <w:rFonts w:ascii="Times New Roman" w:hAnsi="Times New Roman" w:cs="Times New Roman"/>
                <w:noProof/>
                <w:webHidden/>
                <w:sz w:val="28"/>
                <w:szCs w:val="28"/>
              </w:rPr>
              <w:fldChar w:fldCharType="end"/>
            </w:r>
          </w:hyperlink>
        </w:p>
        <w:p w14:paraId="5327346F" w14:textId="42DAE171" w:rsidR="00907192" w:rsidRPr="00907192" w:rsidRDefault="005F7973" w:rsidP="00907192">
          <w:pPr>
            <w:pStyle w:val="15"/>
            <w:tabs>
              <w:tab w:val="right" w:leader="dot" w:pos="9628"/>
            </w:tabs>
            <w:spacing w:after="0" w:line="360" w:lineRule="auto"/>
            <w:contextualSpacing/>
            <w:jc w:val="both"/>
            <w:rPr>
              <w:rFonts w:ascii="Times New Roman" w:eastAsiaTheme="minorEastAsia" w:hAnsi="Times New Roman" w:cs="Times New Roman"/>
              <w:noProof/>
              <w:sz w:val="28"/>
              <w:szCs w:val="28"/>
              <w:lang w:eastAsia="ru-RU"/>
            </w:rPr>
          </w:pPr>
          <w:hyperlink w:anchor="_Toc62603064" w:history="1">
            <w:r w:rsidR="00907192" w:rsidRPr="00907192">
              <w:rPr>
                <w:rStyle w:val="aa"/>
                <w:rFonts w:ascii="Times New Roman" w:hAnsi="Times New Roman" w:cs="Times New Roman"/>
                <w:noProof/>
                <w:sz w:val="28"/>
                <w:szCs w:val="28"/>
              </w:rPr>
              <w:t>Список литературы</w:t>
            </w:r>
            <w:r w:rsidR="00907192" w:rsidRPr="00907192">
              <w:rPr>
                <w:rFonts w:ascii="Times New Roman" w:hAnsi="Times New Roman" w:cs="Times New Roman"/>
                <w:noProof/>
                <w:webHidden/>
                <w:sz w:val="28"/>
                <w:szCs w:val="28"/>
              </w:rPr>
              <w:tab/>
            </w:r>
            <w:r w:rsidR="00907192" w:rsidRPr="00907192">
              <w:rPr>
                <w:rFonts w:ascii="Times New Roman" w:hAnsi="Times New Roman" w:cs="Times New Roman"/>
                <w:noProof/>
                <w:webHidden/>
                <w:sz w:val="28"/>
                <w:szCs w:val="28"/>
              </w:rPr>
              <w:fldChar w:fldCharType="begin"/>
            </w:r>
            <w:r w:rsidR="00907192" w:rsidRPr="00907192">
              <w:rPr>
                <w:rFonts w:ascii="Times New Roman" w:hAnsi="Times New Roman" w:cs="Times New Roman"/>
                <w:noProof/>
                <w:webHidden/>
                <w:sz w:val="28"/>
                <w:szCs w:val="28"/>
              </w:rPr>
              <w:instrText xml:space="preserve"> PAGEREF _Toc62603064 \h </w:instrText>
            </w:r>
            <w:r w:rsidR="00907192" w:rsidRPr="00907192">
              <w:rPr>
                <w:rFonts w:ascii="Times New Roman" w:hAnsi="Times New Roman" w:cs="Times New Roman"/>
                <w:noProof/>
                <w:webHidden/>
                <w:sz w:val="28"/>
                <w:szCs w:val="28"/>
              </w:rPr>
            </w:r>
            <w:r w:rsidR="00907192" w:rsidRPr="00907192">
              <w:rPr>
                <w:rFonts w:ascii="Times New Roman" w:hAnsi="Times New Roman" w:cs="Times New Roman"/>
                <w:noProof/>
                <w:webHidden/>
                <w:sz w:val="28"/>
                <w:szCs w:val="28"/>
              </w:rPr>
              <w:fldChar w:fldCharType="separate"/>
            </w:r>
            <w:r w:rsidR="00907192" w:rsidRPr="00907192">
              <w:rPr>
                <w:rFonts w:ascii="Times New Roman" w:hAnsi="Times New Roman" w:cs="Times New Roman"/>
                <w:noProof/>
                <w:webHidden/>
                <w:sz w:val="28"/>
                <w:szCs w:val="28"/>
              </w:rPr>
              <w:t>90</w:t>
            </w:r>
            <w:r w:rsidR="00907192" w:rsidRPr="00907192">
              <w:rPr>
                <w:rFonts w:ascii="Times New Roman" w:hAnsi="Times New Roman" w:cs="Times New Roman"/>
                <w:noProof/>
                <w:webHidden/>
                <w:sz w:val="28"/>
                <w:szCs w:val="28"/>
              </w:rPr>
              <w:fldChar w:fldCharType="end"/>
            </w:r>
          </w:hyperlink>
        </w:p>
        <w:p w14:paraId="043102D7" w14:textId="544E8920" w:rsidR="000B5799" w:rsidRPr="00907192" w:rsidRDefault="000B5799" w:rsidP="00907192">
          <w:pPr>
            <w:spacing w:after="0" w:line="360" w:lineRule="auto"/>
            <w:contextualSpacing/>
            <w:jc w:val="both"/>
            <w:rPr>
              <w:rFonts w:ascii="Times New Roman" w:hAnsi="Times New Roman" w:cs="Times New Roman"/>
              <w:sz w:val="28"/>
              <w:szCs w:val="28"/>
            </w:rPr>
          </w:pPr>
          <w:r w:rsidRPr="00907192">
            <w:rPr>
              <w:rFonts w:ascii="Times New Roman" w:hAnsi="Times New Roman" w:cs="Times New Roman"/>
              <w:b/>
              <w:bCs/>
              <w:sz w:val="28"/>
              <w:szCs w:val="28"/>
            </w:rPr>
            <w:fldChar w:fldCharType="end"/>
          </w:r>
        </w:p>
      </w:sdtContent>
    </w:sdt>
    <w:p w14:paraId="0331A02C" w14:textId="0BA0FFE5" w:rsidR="00AF035E" w:rsidRDefault="00AF035E" w:rsidP="00AF035E">
      <w:pPr>
        <w:spacing w:after="0" w:line="360" w:lineRule="auto"/>
        <w:ind w:firstLine="709"/>
        <w:contextualSpacing/>
        <w:jc w:val="both"/>
        <w:rPr>
          <w:rFonts w:ascii="Times New Roman" w:hAnsi="Times New Roman" w:cs="Times New Roman"/>
          <w:sz w:val="28"/>
          <w:lang w:val="en-US"/>
        </w:rPr>
      </w:pPr>
    </w:p>
    <w:p w14:paraId="3A8599BB" w14:textId="792725B6" w:rsidR="00AF035E" w:rsidRDefault="00AF035E" w:rsidP="00AF035E">
      <w:pPr>
        <w:spacing w:after="0" w:line="360" w:lineRule="auto"/>
        <w:ind w:firstLine="709"/>
        <w:contextualSpacing/>
        <w:jc w:val="both"/>
        <w:rPr>
          <w:rFonts w:ascii="Times New Roman" w:hAnsi="Times New Roman" w:cs="Times New Roman"/>
          <w:sz w:val="28"/>
          <w:lang w:val="en-US"/>
        </w:rPr>
      </w:pPr>
    </w:p>
    <w:p w14:paraId="6DDEBB37" w14:textId="27C4D7B8" w:rsidR="00AF035E" w:rsidRDefault="00AF035E" w:rsidP="00AF035E">
      <w:pPr>
        <w:spacing w:after="0" w:line="360" w:lineRule="auto"/>
        <w:ind w:firstLine="709"/>
        <w:contextualSpacing/>
        <w:jc w:val="both"/>
        <w:rPr>
          <w:rFonts w:ascii="Times New Roman" w:hAnsi="Times New Roman" w:cs="Times New Roman"/>
          <w:sz w:val="28"/>
          <w:lang w:val="en-US"/>
        </w:rPr>
      </w:pPr>
    </w:p>
    <w:p w14:paraId="45947ED7" w14:textId="129A88D2" w:rsidR="00AF035E" w:rsidRDefault="00AF035E" w:rsidP="00AF035E">
      <w:pPr>
        <w:spacing w:after="0" w:line="360" w:lineRule="auto"/>
        <w:ind w:firstLine="709"/>
        <w:contextualSpacing/>
        <w:jc w:val="both"/>
        <w:rPr>
          <w:rFonts w:ascii="Times New Roman" w:hAnsi="Times New Roman" w:cs="Times New Roman"/>
          <w:sz w:val="28"/>
          <w:lang w:val="en-US"/>
        </w:rPr>
      </w:pPr>
    </w:p>
    <w:p w14:paraId="4D7FA034" w14:textId="493B16B0" w:rsidR="00AF035E" w:rsidRDefault="00AF035E" w:rsidP="00AF035E">
      <w:pPr>
        <w:spacing w:after="0" w:line="360" w:lineRule="auto"/>
        <w:ind w:firstLine="709"/>
        <w:contextualSpacing/>
        <w:jc w:val="both"/>
        <w:rPr>
          <w:rFonts w:ascii="Times New Roman" w:hAnsi="Times New Roman" w:cs="Times New Roman"/>
          <w:sz w:val="28"/>
          <w:lang w:val="en-US"/>
        </w:rPr>
      </w:pPr>
    </w:p>
    <w:p w14:paraId="7AE24243" w14:textId="4547D9A9" w:rsidR="00AF035E" w:rsidRDefault="00AF035E" w:rsidP="00AF035E">
      <w:pPr>
        <w:spacing w:after="0" w:line="360" w:lineRule="auto"/>
        <w:ind w:firstLine="709"/>
        <w:contextualSpacing/>
        <w:jc w:val="both"/>
        <w:rPr>
          <w:rFonts w:ascii="Times New Roman" w:hAnsi="Times New Roman" w:cs="Times New Roman"/>
          <w:sz w:val="28"/>
          <w:lang w:val="en-US"/>
        </w:rPr>
      </w:pPr>
    </w:p>
    <w:p w14:paraId="70760C45" w14:textId="38D585E8" w:rsidR="00AF035E" w:rsidRDefault="00AF035E" w:rsidP="00AF035E">
      <w:pPr>
        <w:spacing w:after="0" w:line="360" w:lineRule="auto"/>
        <w:ind w:firstLine="709"/>
        <w:contextualSpacing/>
        <w:jc w:val="both"/>
        <w:rPr>
          <w:rFonts w:ascii="Times New Roman" w:hAnsi="Times New Roman" w:cs="Times New Roman"/>
          <w:sz w:val="28"/>
          <w:lang w:val="en-US"/>
        </w:rPr>
      </w:pPr>
    </w:p>
    <w:p w14:paraId="727EE501" w14:textId="00585F85" w:rsidR="00AF035E" w:rsidRDefault="00AF035E" w:rsidP="00AF035E">
      <w:pPr>
        <w:spacing w:after="0" w:line="360" w:lineRule="auto"/>
        <w:ind w:firstLine="709"/>
        <w:contextualSpacing/>
        <w:jc w:val="both"/>
        <w:rPr>
          <w:rFonts w:ascii="Times New Roman" w:hAnsi="Times New Roman" w:cs="Times New Roman"/>
          <w:sz w:val="28"/>
          <w:lang w:val="en-US"/>
        </w:rPr>
      </w:pPr>
    </w:p>
    <w:p w14:paraId="595533C7" w14:textId="2E4E8529" w:rsidR="00AF035E" w:rsidRDefault="00AF035E" w:rsidP="00AF035E">
      <w:pPr>
        <w:spacing w:after="0" w:line="360" w:lineRule="auto"/>
        <w:ind w:firstLine="709"/>
        <w:contextualSpacing/>
        <w:jc w:val="both"/>
        <w:rPr>
          <w:rFonts w:ascii="Times New Roman" w:hAnsi="Times New Roman" w:cs="Times New Roman"/>
          <w:sz w:val="28"/>
          <w:lang w:val="en-US"/>
        </w:rPr>
      </w:pPr>
    </w:p>
    <w:p w14:paraId="2C96327C" w14:textId="16947BCE" w:rsidR="00AF035E" w:rsidRDefault="00AF035E" w:rsidP="00907192">
      <w:pPr>
        <w:spacing w:after="0" w:line="360" w:lineRule="auto"/>
        <w:contextualSpacing/>
        <w:jc w:val="both"/>
        <w:rPr>
          <w:rFonts w:ascii="Times New Roman" w:hAnsi="Times New Roman" w:cs="Times New Roman"/>
          <w:sz w:val="28"/>
          <w:lang w:val="en-US"/>
        </w:rPr>
      </w:pPr>
    </w:p>
    <w:p w14:paraId="3F5C1748" w14:textId="77777777" w:rsidR="00115DC3" w:rsidRPr="00147562" w:rsidRDefault="00115DC3" w:rsidP="00536818">
      <w:pPr>
        <w:pStyle w:val="1"/>
      </w:pPr>
      <w:bookmarkStart w:id="12" w:name="_Toc62602996"/>
      <w:r w:rsidRPr="00115DC3">
        <w:lastRenderedPageBreak/>
        <w:t>Введение</w:t>
      </w:r>
      <w:bookmarkEnd w:id="12"/>
    </w:p>
    <w:p w14:paraId="4AF60584"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Применение централизованной архитектуры построения системы противоаварийной автоматики позволяет повысить эффективность выбора управляющих воздействий за счет увеличение объема анализируемой информации об энергосистеме, однако, при этом, требуется применение более сложных алгоритмов расчёта, в том числе в режиме реального времени.</w:t>
      </w:r>
    </w:p>
    <w:p w14:paraId="5B3E630E" w14:textId="77777777" w:rsidR="00C23DB1" w:rsidRPr="007E7BB1"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конечном итоге требуется разработка таких решений в части алгоритмического и программного обеспечения централизованной системы противоаварийной автоматики, которые бы обеспечивали компромисс между большим объемом данных, сложностью аналитических алгоритмов и необходимостью формирования эффективного управляющего воздействия в реальном времени.</w:t>
      </w:r>
    </w:p>
    <w:p w14:paraId="036B0295" w14:textId="77777777" w:rsidR="00C23DB1" w:rsidRPr="00115DC3" w:rsidRDefault="00C23DB1" w:rsidP="00C23DB1">
      <w:pPr>
        <w:spacing w:after="0" w:line="360" w:lineRule="auto"/>
        <w:ind w:firstLine="709"/>
        <w:contextualSpacing/>
        <w:jc w:val="both"/>
        <w:rPr>
          <w:rFonts w:ascii="Times New Roman" w:hAnsi="Times New Roman" w:cs="Times New Roman"/>
          <w:sz w:val="28"/>
        </w:rPr>
      </w:pPr>
      <w:r w:rsidRPr="007E7BB1">
        <w:rPr>
          <w:rFonts w:ascii="Times New Roman" w:hAnsi="Times New Roman" w:cs="Times New Roman"/>
          <w:sz w:val="28"/>
        </w:rPr>
        <w:t>В настоящее время в энергосистемах отсутствуют примеры реализации централизованной автоматики ликвидации асинхронного режима (ЦАЛАР), а существующие варианты алгоритмов, предназначенных для решения отдельных задач ЦАЛАР, не исследовались совместно и не реализовывались программно в составе единой системы.</w:t>
      </w:r>
    </w:p>
    <w:p w14:paraId="3B4EB039" w14:textId="77777777" w:rsidR="00C23DB1" w:rsidRDefault="00C23DB1" w:rsidP="00C23DB1">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 xml:space="preserve">Цель </w:t>
      </w:r>
      <w:r>
        <w:rPr>
          <w:rFonts w:ascii="Times New Roman" w:hAnsi="Times New Roman" w:cs="Times New Roman"/>
          <w:sz w:val="28"/>
        </w:rPr>
        <w:t>работы</w:t>
      </w:r>
      <w:r w:rsidRPr="00115DC3">
        <w:rPr>
          <w:rFonts w:ascii="Times New Roman" w:hAnsi="Times New Roman" w:cs="Times New Roman"/>
          <w:sz w:val="28"/>
        </w:rPr>
        <w:t xml:space="preserve">: </w:t>
      </w:r>
      <w:r>
        <w:rPr>
          <w:rFonts w:ascii="Times New Roman" w:hAnsi="Times New Roman" w:cs="Times New Roman"/>
          <w:sz w:val="28"/>
        </w:rPr>
        <w:t>разработка программного обеспечения</w:t>
      </w:r>
      <w:r w:rsidRPr="00115DC3">
        <w:rPr>
          <w:rFonts w:ascii="Times New Roman" w:hAnsi="Times New Roman" w:cs="Times New Roman"/>
          <w:sz w:val="28"/>
        </w:rPr>
        <w:t xml:space="preserve"> централизованной автоматики</w:t>
      </w:r>
      <w:r>
        <w:rPr>
          <w:rFonts w:ascii="Times New Roman" w:hAnsi="Times New Roman" w:cs="Times New Roman"/>
          <w:sz w:val="28"/>
        </w:rPr>
        <w:t xml:space="preserve"> ликвидации асинхронного режима.</w:t>
      </w:r>
    </w:p>
    <w:p w14:paraId="54CB46FC" w14:textId="544A6E5B" w:rsidR="00115DC3" w:rsidRPr="00115DC3" w:rsidRDefault="00652966" w:rsidP="00115DC3">
      <w:pPr>
        <w:spacing w:after="0" w:line="360" w:lineRule="auto"/>
        <w:ind w:firstLine="709"/>
        <w:contextualSpacing/>
        <w:jc w:val="both"/>
        <w:rPr>
          <w:rFonts w:ascii="Times New Roman" w:hAnsi="Times New Roman" w:cs="Times New Roman"/>
          <w:sz w:val="28"/>
        </w:rPr>
      </w:pPr>
      <w:commentRangeStart w:id="13"/>
      <w:commentRangeStart w:id="14"/>
      <w:r w:rsidRPr="00115DC3">
        <w:rPr>
          <w:rFonts w:ascii="Times New Roman" w:hAnsi="Times New Roman" w:cs="Times New Roman"/>
          <w:sz w:val="28"/>
        </w:rPr>
        <w:t>Задачи</w:t>
      </w:r>
      <w:commentRangeEnd w:id="13"/>
      <w:r>
        <w:rPr>
          <w:rStyle w:val="ab"/>
        </w:rPr>
        <w:commentReference w:id="13"/>
      </w:r>
      <w:commentRangeEnd w:id="14"/>
      <w:r w:rsidR="00D47834">
        <w:rPr>
          <w:rStyle w:val="ab"/>
        </w:rPr>
        <w:commentReference w:id="14"/>
      </w:r>
      <w:r w:rsidR="00115DC3" w:rsidRPr="00115DC3">
        <w:rPr>
          <w:rFonts w:ascii="Times New Roman" w:hAnsi="Times New Roman" w:cs="Times New Roman"/>
          <w:sz w:val="28"/>
        </w:rPr>
        <w:t>:</w:t>
      </w:r>
    </w:p>
    <w:p w14:paraId="7F56C1DE" w14:textId="487901FA"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Провести а</w:t>
      </w:r>
      <w:r w:rsidRPr="00652966">
        <w:rPr>
          <w:rFonts w:ascii="Times New Roman" w:hAnsi="Times New Roman" w:cs="Times New Roman"/>
          <w:sz w:val="28"/>
        </w:rPr>
        <w:t>нализ существующих архитектур централизованной противоаварийной автоматики</w:t>
      </w:r>
      <w:r>
        <w:rPr>
          <w:rFonts w:ascii="Times New Roman" w:hAnsi="Times New Roman" w:cs="Times New Roman"/>
          <w:sz w:val="28"/>
        </w:rPr>
        <w:t>.</w:t>
      </w:r>
    </w:p>
    <w:p w14:paraId="780F2023" w14:textId="792FB214" w:rsidR="00652966" w:rsidRDefault="00652966" w:rsidP="00652966">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архитектуру централизованной АЛАР.</w:t>
      </w:r>
    </w:p>
    <w:p w14:paraId="71206334" w14:textId="64775721" w:rsidR="00C23DB1" w:rsidRPr="00C23DB1" w:rsidRDefault="00652966"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 xml:space="preserve">Выполнить проектирование </w:t>
      </w:r>
      <w:r w:rsidR="00D47834">
        <w:rPr>
          <w:rFonts w:ascii="Times New Roman" w:hAnsi="Times New Roman" w:cs="Times New Roman"/>
          <w:sz w:val="28"/>
        </w:rPr>
        <w:t>программного обеспечения централизованной АЛАР</w:t>
      </w:r>
      <w:r w:rsidR="00C23DB1" w:rsidRPr="00C23DB1">
        <w:rPr>
          <w:rFonts w:ascii="Times New Roman" w:hAnsi="Times New Roman" w:cs="Times New Roman"/>
          <w:sz w:val="28"/>
        </w:rPr>
        <w:t>.</w:t>
      </w:r>
    </w:p>
    <w:p w14:paraId="028ABC8D" w14:textId="0D86AAC0" w:rsidR="00C23DB1" w:rsidRPr="00C23DB1" w:rsidRDefault="00D47834" w:rsidP="008947BB">
      <w:pPr>
        <w:pStyle w:val="a4"/>
        <w:numPr>
          <w:ilvl w:val="0"/>
          <w:numId w:val="1"/>
        </w:numPr>
        <w:spacing w:after="0" w:line="360" w:lineRule="auto"/>
        <w:jc w:val="both"/>
        <w:rPr>
          <w:rFonts w:ascii="Times New Roman" w:hAnsi="Times New Roman" w:cs="Times New Roman"/>
          <w:sz w:val="28"/>
        </w:rPr>
      </w:pPr>
      <w:r>
        <w:rPr>
          <w:rFonts w:ascii="Times New Roman" w:hAnsi="Times New Roman" w:cs="Times New Roman"/>
          <w:sz w:val="28"/>
        </w:rPr>
        <w:t>Разработать программное обеспечение централизованной АЛАР</w:t>
      </w:r>
      <w:r w:rsidR="00C23DB1" w:rsidRPr="00C23DB1">
        <w:rPr>
          <w:rFonts w:ascii="Times New Roman" w:hAnsi="Times New Roman" w:cs="Times New Roman"/>
          <w:sz w:val="28"/>
        </w:rPr>
        <w:t>.</w:t>
      </w:r>
    </w:p>
    <w:p w14:paraId="2DA2EDAF" w14:textId="77777777" w:rsidR="00C23DB1"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Выполнить тестирование разработанного ПО.</w:t>
      </w:r>
    </w:p>
    <w:p w14:paraId="5E8517F5" w14:textId="77A3E809" w:rsidR="008B644F" w:rsidRPr="00C23DB1" w:rsidRDefault="00C23DB1" w:rsidP="008947BB">
      <w:pPr>
        <w:pStyle w:val="a4"/>
        <w:numPr>
          <w:ilvl w:val="0"/>
          <w:numId w:val="1"/>
        </w:numPr>
        <w:spacing w:after="0" w:line="360" w:lineRule="auto"/>
        <w:jc w:val="both"/>
        <w:rPr>
          <w:rFonts w:ascii="Times New Roman" w:hAnsi="Times New Roman" w:cs="Times New Roman"/>
          <w:sz w:val="28"/>
        </w:rPr>
      </w:pPr>
      <w:r w:rsidRPr="00C23DB1">
        <w:rPr>
          <w:rFonts w:ascii="Times New Roman" w:hAnsi="Times New Roman" w:cs="Times New Roman"/>
          <w:sz w:val="28"/>
        </w:rPr>
        <w:t xml:space="preserve">Разработать </w:t>
      </w:r>
      <w:r>
        <w:rPr>
          <w:rFonts w:ascii="Times New Roman" w:hAnsi="Times New Roman" w:cs="Times New Roman"/>
          <w:sz w:val="28"/>
        </w:rPr>
        <w:t>рабочую</w:t>
      </w:r>
      <w:r w:rsidRPr="00C23DB1">
        <w:rPr>
          <w:rFonts w:ascii="Times New Roman" w:hAnsi="Times New Roman" w:cs="Times New Roman"/>
          <w:sz w:val="28"/>
        </w:rPr>
        <w:t xml:space="preserve"> документацию</w:t>
      </w:r>
      <w:r w:rsidR="00D47834">
        <w:rPr>
          <w:rFonts w:ascii="Times New Roman" w:hAnsi="Times New Roman" w:cs="Times New Roman"/>
          <w:sz w:val="28"/>
        </w:rPr>
        <w:t xml:space="preserve"> </w:t>
      </w:r>
      <w:r w:rsidR="00D47834" w:rsidRPr="00C23DB1">
        <w:rPr>
          <w:rFonts w:ascii="Times New Roman" w:hAnsi="Times New Roman" w:cs="Times New Roman"/>
          <w:sz w:val="28"/>
        </w:rPr>
        <w:t>ПО</w:t>
      </w:r>
      <w:r w:rsidR="00D47834" w:rsidRPr="00D47834">
        <w:rPr>
          <w:rFonts w:ascii="Times New Roman" w:hAnsi="Times New Roman" w:cs="Times New Roman"/>
          <w:sz w:val="28"/>
        </w:rPr>
        <w:t xml:space="preserve"> </w:t>
      </w:r>
      <w:r w:rsidR="00D47834">
        <w:rPr>
          <w:rFonts w:ascii="Times New Roman" w:hAnsi="Times New Roman" w:cs="Times New Roman"/>
          <w:sz w:val="28"/>
        </w:rPr>
        <w:t>централизованной АЛАР</w:t>
      </w:r>
      <w:r w:rsidRPr="00C23DB1">
        <w:rPr>
          <w:rFonts w:ascii="Times New Roman" w:hAnsi="Times New Roman" w:cs="Times New Roman"/>
          <w:sz w:val="28"/>
        </w:rPr>
        <w:t>.</w:t>
      </w:r>
    </w:p>
    <w:p w14:paraId="32F4F37D" w14:textId="25914F00" w:rsidR="00115DC3" w:rsidRPr="00115DC3" w:rsidRDefault="008B644F" w:rsidP="008B644F">
      <w:pPr>
        <w:spacing w:after="0" w:line="360" w:lineRule="auto"/>
        <w:ind w:firstLine="709"/>
        <w:contextualSpacing/>
        <w:jc w:val="both"/>
        <w:rPr>
          <w:rFonts w:ascii="Times New Roman" w:hAnsi="Times New Roman" w:cs="Times New Roman"/>
          <w:sz w:val="28"/>
        </w:rPr>
      </w:pPr>
      <w:r w:rsidRPr="008B644F">
        <w:rPr>
          <w:rFonts w:ascii="Times New Roman" w:hAnsi="Times New Roman" w:cs="Times New Roman"/>
          <w:sz w:val="28"/>
        </w:rPr>
        <w:t xml:space="preserve"> </w:t>
      </w:r>
      <w:r w:rsidR="00115DC3" w:rsidRPr="00115DC3">
        <w:rPr>
          <w:rFonts w:ascii="Times New Roman" w:hAnsi="Times New Roman" w:cs="Times New Roman"/>
          <w:sz w:val="28"/>
        </w:rPr>
        <w:t xml:space="preserve">Научная и практическая новизна: </w:t>
      </w:r>
      <w:r w:rsidR="00963A24">
        <w:rPr>
          <w:rFonts w:ascii="Times New Roman" w:hAnsi="Times New Roman" w:cs="Times New Roman"/>
          <w:sz w:val="28"/>
        </w:rPr>
        <w:t>п</w:t>
      </w:r>
      <w:r w:rsidR="00963A24" w:rsidRPr="00963A24">
        <w:rPr>
          <w:rFonts w:ascii="Times New Roman" w:hAnsi="Times New Roman" w:cs="Times New Roman"/>
          <w:sz w:val="28"/>
        </w:rPr>
        <w:t xml:space="preserve">редложена оригинальная архитектура централизованной АЛАР, обеспечивающая функции прогнозирования </w:t>
      </w:r>
      <w:r w:rsidR="00963A24" w:rsidRPr="00963A24">
        <w:rPr>
          <w:rFonts w:ascii="Times New Roman" w:hAnsi="Times New Roman" w:cs="Times New Roman"/>
          <w:sz w:val="28"/>
        </w:rPr>
        <w:lastRenderedPageBreak/>
        <w:t xml:space="preserve">возникновения асинхронного режима, определения групп когерентных генераторов и </w:t>
      </w:r>
      <w:r w:rsidR="00D47834">
        <w:rPr>
          <w:rFonts w:ascii="Times New Roman" w:hAnsi="Times New Roman" w:cs="Times New Roman"/>
          <w:sz w:val="28"/>
        </w:rPr>
        <w:t>поиска</w:t>
      </w:r>
      <w:r w:rsidR="00963A24" w:rsidRPr="00963A24">
        <w:rPr>
          <w:rFonts w:ascii="Times New Roman" w:hAnsi="Times New Roman" w:cs="Times New Roman"/>
          <w:sz w:val="28"/>
        </w:rPr>
        <w:t xml:space="preserve"> сечения деления системы.</w:t>
      </w:r>
    </w:p>
    <w:p w14:paraId="7A2DC1F2" w14:textId="77777777" w:rsidR="00115DC3" w:rsidRDefault="00115DC3" w:rsidP="00115DC3">
      <w:pPr>
        <w:spacing w:after="0" w:line="360" w:lineRule="auto"/>
        <w:ind w:firstLine="709"/>
        <w:contextualSpacing/>
        <w:jc w:val="both"/>
        <w:rPr>
          <w:rFonts w:ascii="Times New Roman" w:hAnsi="Times New Roman" w:cs="Times New Roman"/>
          <w:sz w:val="28"/>
        </w:rPr>
      </w:pPr>
      <w:r w:rsidRPr="00115DC3">
        <w:rPr>
          <w:rFonts w:ascii="Times New Roman" w:hAnsi="Times New Roman" w:cs="Times New Roman"/>
          <w:sz w:val="28"/>
        </w:rPr>
        <w:t>Практическая значимост</w:t>
      </w:r>
      <w:r w:rsidR="00775898">
        <w:rPr>
          <w:rFonts w:ascii="Times New Roman" w:hAnsi="Times New Roman" w:cs="Times New Roman"/>
          <w:sz w:val="28"/>
        </w:rPr>
        <w:t xml:space="preserve">ь результатов ВКР: </w:t>
      </w:r>
      <w:r w:rsidR="00963A24" w:rsidRPr="00963A24">
        <w:rPr>
          <w:rFonts w:ascii="Times New Roman" w:hAnsi="Times New Roman" w:cs="Times New Roman"/>
          <w:sz w:val="28"/>
        </w:rPr>
        <w:t>Разработанное программное обеспечение может быть использовано при проектировании комплексов централизованных систем противоаварийной автоматики, использующих схожие принципы функционирования.</w:t>
      </w:r>
    </w:p>
    <w:p w14:paraId="48766251" w14:textId="10F24E45" w:rsidR="008B644F" w:rsidRDefault="008B644F" w:rsidP="00115DC3">
      <w:pPr>
        <w:spacing w:after="0" w:line="360" w:lineRule="auto"/>
        <w:ind w:firstLine="709"/>
        <w:contextualSpacing/>
        <w:jc w:val="both"/>
        <w:rPr>
          <w:rFonts w:ascii="Times New Roman" w:hAnsi="Times New Roman" w:cs="Times New Roman"/>
          <w:sz w:val="28"/>
        </w:rPr>
      </w:pPr>
    </w:p>
    <w:p w14:paraId="3AB169D5" w14:textId="0C125E50" w:rsidR="00DB3EE1" w:rsidRDefault="00DB3EE1" w:rsidP="00115DC3">
      <w:pPr>
        <w:spacing w:after="0" w:line="360" w:lineRule="auto"/>
        <w:ind w:firstLine="709"/>
        <w:contextualSpacing/>
        <w:jc w:val="both"/>
        <w:rPr>
          <w:rFonts w:ascii="Times New Roman" w:hAnsi="Times New Roman" w:cs="Times New Roman"/>
          <w:sz w:val="28"/>
        </w:rPr>
      </w:pPr>
    </w:p>
    <w:p w14:paraId="37B8D3FE" w14:textId="5D39656A" w:rsidR="00DB3EE1" w:rsidRDefault="00DB3EE1" w:rsidP="00115DC3">
      <w:pPr>
        <w:spacing w:after="0" w:line="360" w:lineRule="auto"/>
        <w:ind w:firstLine="709"/>
        <w:contextualSpacing/>
        <w:jc w:val="both"/>
        <w:rPr>
          <w:rFonts w:ascii="Times New Roman" w:hAnsi="Times New Roman" w:cs="Times New Roman"/>
          <w:sz w:val="28"/>
        </w:rPr>
      </w:pPr>
    </w:p>
    <w:p w14:paraId="7DF47BF4" w14:textId="10DFDDC0" w:rsidR="00DB3EE1" w:rsidRDefault="00DB3EE1" w:rsidP="00115DC3">
      <w:pPr>
        <w:spacing w:after="0" w:line="360" w:lineRule="auto"/>
        <w:ind w:firstLine="709"/>
        <w:contextualSpacing/>
        <w:jc w:val="both"/>
        <w:rPr>
          <w:rFonts w:ascii="Times New Roman" w:hAnsi="Times New Roman" w:cs="Times New Roman"/>
          <w:sz w:val="28"/>
        </w:rPr>
      </w:pPr>
    </w:p>
    <w:p w14:paraId="774ADA33" w14:textId="60BE82B8" w:rsidR="00DB3EE1" w:rsidRDefault="00DB3EE1" w:rsidP="00115DC3">
      <w:pPr>
        <w:spacing w:after="0" w:line="360" w:lineRule="auto"/>
        <w:ind w:firstLine="709"/>
        <w:contextualSpacing/>
        <w:jc w:val="both"/>
        <w:rPr>
          <w:rFonts w:ascii="Times New Roman" w:hAnsi="Times New Roman" w:cs="Times New Roman"/>
          <w:sz w:val="28"/>
        </w:rPr>
      </w:pPr>
    </w:p>
    <w:p w14:paraId="07A9A9FC" w14:textId="2E10FDF1" w:rsidR="00DB3EE1" w:rsidRDefault="00DB3EE1" w:rsidP="00115DC3">
      <w:pPr>
        <w:spacing w:after="0" w:line="360" w:lineRule="auto"/>
        <w:ind w:firstLine="709"/>
        <w:contextualSpacing/>
        <w:jc w:val="both"/>
        <w:rPr>
          <w:rFonts w:ascii="Times New Roman" w:hAnsi="Times New Roman" w:cs="Times New Roman"/>
          <w:sz w:val="28"/>
        </w:rPr>
      </w:pPr>
    </w:p>
    <w:p w14:paraId="5CEAD0CE" w14:textId="1A7C9361" w:rsidR="00DB3EE1" w:rsidRDefault="00DB3EE1" w:rsidP="00115DC3">
      <w:pPr>
        <w:spacing w:after="0" w:line="360" w:lineRule="auto"/>
        <w:ind w:firstLine="709"/>
        <w:contextualSpacing/>
        <w:jc w:val="both"/>
        <w:rPr>
          <w:rFonts w:ascii="Times New Roman" w:hAnsi="Times New Roman" w:cs="Times New Roman"/>
          <w:sz w:val="28"/>
        </w:rPr>
      </w:pPr>
    </w:p>
    <w:p w14:paraId="382EBF97" w14:textId="1E31332F" w:rsidR="00DB3EE1" w:rsidRDefault="00DB3EE1" w:rsidP="00115DC3">
      <w:pPr>
        <w:spacing w:after="0" w:line="360" w:lineRule="auto"/>
        <w:ind w:firstLine="709"/>
        <w:contextualSpacing/>
        <w:jc w:val="both"/>
        <w:rPr>
          <w:rFonts w:ascii="Times New Roman" w:hAnsi="Times New Roman" w:cs="Times New Roman"/>
          <w:sz w:val="28"/>
        </w:rPr>
      </w:pPr>
    </w:p>
    <w:p w14:paraId="60855DAD" w14:textId="0F0F558C" w:rsidR="00DB3EE1" w:rsidRDefault="00DB3EE1" w:rsidP="00115DC3">
      <w:pPr>
        <w:spacing w:after="0" w:line="360" w:lineRule="auto"/>
        <w:ind w:firstLine="709"/>
        <w:contextualSpacing/>
        <w:jc w:val="both"/>
        <w:rPr>
          <w:rFonts w:ascii="Times New Roman" w:hAnsi="Times New Roman" w:cs="Times New Roman"/>
          <w:sz w:val="28"/>
        </w:rPr>
      </w:pPr>
    </w:p>
    <w:p w14:paraId="5A51A630" w14:textId="7715BE02" w:rsidR="00DB3EE1" w:rsidRDefault="00DB3EE1" w:rsidP="00115DC3">
      <w:pPr>
        <w:spacing w:after="0" w:line="360" w:lineRule="auto"/>
        <w:ind w:firstLine="709"/>
        <w:contextualSpacing/>
        <w:jc w:val="both"/>
        <w:rPr>
          <w:rFonts w:ascii="Times New Roman" w:hAnsi="Times New Roman" w:cs="Times New Roman"/>
          <w:sz w:val="28"/>
        </w:rPr>
      </w:pPr>
    </w:p>
    <w:p w14:paraId="18274E36" w14:textId="181973CB" w:rsidR="00DB3EE1" w:rsidRDefault="00DB3EE1" w:rsidP="00115DC3">
      <w:pPr>
        <w:spacing w:after="0" w:line="360" w:lineRule="auto"/>
        <w:ind w:firstLine="709"/>
        <w:contextualSpacing/>
        <w:jc w:val="both"/>
        <w:rPr>
          <w:rFonts w:ascii="Times New Roman" w:hAnsi="Times New Roman" w:cs="Times New Roman"/>
          <w:sz w:val="28"/>
        </w:rPr>
      </w:pPr>
    </w:p>
    <w:p w14:paraId="237BE9D2" w14:textId="6BB6804D" w:rsidR="00DB3EE1" w:rsidRDefault="00DB3EE1" w:rsidP="00115DC3">
      <w:pPr>
        <w:spacing w:after="0" w:line="360" w:lineRule="auto"/>
        <w:ind w:firstLine="709"/>
        <w:contextualSpacing/>
        <w:jc w:val="both"/>
        <w:rPr>
          <w:rFonts w:ascii="Times New Roman" w:hAnsi="Times New Roman" w:cs="Times New Roman"/>
          <w:sz w:val="28"/>
        </w:rPr>
      </w:pPr>
    </w:p>
    <w:p w14:paraId="5364F678" w14:textId="48D5917F" w:rsidR="00DB3EE1" w:rsidRDefault="00DB3EE1" w:rsidP="00115DC3">
      <w:pPr>
        <w:spacing w:after="0" w:line="360" w:lineRule="auto"/>
        <w:ind w:firstLine="709"/>
        <w:contextualSpacing/>
        <w:jc w:val="both"/>
        <w:rPr>
          <w:rFonts w:ascii="Times New Roman" w:hAnsi="Times New Roman" w:cs="Times New Roman"/>
          <w:sz w:val="28"/>
        </w:rPr>
      </w:pPr>
    </w:p>
    <w:p w14:paraId="443B8F5A" w14:textId="5A3521B3" w:rsidR="00DB3EE1" w:rsidRDefault="00DB3EE1" w:rsidP="00115DC3">
      <w:pPr>
        <w:spacing w:after="0" w:line="360" w:lineRule="auto"/>
        <w:ind w:firstLine="709"/>
        <w:contextualSpacing/>
        <w:jc w:val="both"/>
        <w:rPr>
          <w:rFonts w:ascii="Times New Roman" w:hAnsi="Times New Roman" w:cs="Times New Roman"/>
          <w:sz w:val="28"/>
        </w:rPr>
      </w:pPr>
    </w:p>
    <w:p w14:paraId="435AADFD" w14:textId="4B9F7334" w:rsidR="00DB3EE1" w:rsidRDefault="00DB3EE1" w:rsidP="00115DC3">
      <w:pPr>
        <w:spacing w:after="0" w:line="360" w:lineRule="auto"/>
        <w:ind w:firstLine="709"/>
        <w:contextualSpacing/>
        <w:jc w:val="both"/>
        <w:rPr>
          <w:rFonts w:ascii="Times New Roman" w:hAnsi="Times New Roman" w:cs="Times New Roman"/>
          <w:sz w:val="28"/>
        </w:rPr>
      </w:pPr>
    </w:p>
    <w:p w14:paraId="3F135CBF" w14:textId="46EBF449" w:rsidR="00DB3EE1" w:rsidRDefault="00DB3EE1" w:rsidP="00115DC3">
      <w:pPr>
        <w:spacing w:after="0" w:line="360" w:lineRule="auto"/>
        <w:ind w:firstLine="709"/>
        <w:contextualSpacing/>
        <w:jc w:val="both"/>
        <w:rPr>
          <w:rFonts w:ascii="Times New Roman" w:hAnsi="Times New Roman" w:cs="Times New Roman"/>
          <w:sz w:val="28"/>
        </w:rPr>
      </w:pPr>
    </w:p>
    <w:p w14:paraId="65076537" w14:textId="2270B91A" w:rsidR="00D47834" w:rsidRDefault="00D47834" w:rsidP="00115DC3">
      <w:pPr>
        <w:spacing w:after="0" w:line="360" w:lineRule="auto"/>
        <w:ind w:firstLine="709"/>
        <w:contextualSpacing/>
        <w:jc w:val="both"/>
        <w:rPr>
          <w:rFonts w:ascii="Times New Roman" w:hAnsi="Times New Roman" w:cs="Times New Roman"/>
          <w:sz w:val="28"/>
        </w:rPr>
      </w:pPr>
    </w:p>
    <w:p w14:paraId="5979DACF" w14:textId="19ED6371" w:rsidR="00D47834" w:rsidRDefault="00D47834" w:rsidP="00115DC3">
      <w:pPr>
        <w:spacing w:after="0" w:line="360" w:lineRule="auto"/>
        <w:ind w:firstLine="709"/>
        <w:contextualSpacing/>
        <w:jc w:val="both"/>
        <w:rPr>
          <w:rFonts w:ascii="Times New Roman" w:hAnsi="Times New Roman" w:cs="Times New Roman"/>
          <w:sz w:val="28"/>
        </w:rPr>
      </w:pPr>
    </w:p>
    <w:p w14:paraId="12FBF5C7" w14:textId="6E9551B2" w:rsidR="00D47834" w:rsidRDefault="00D47834" w:rsidP="00115DC3">
      <w:pPr>
        <w:spacing w:after="0" w:line="360" w:lineRule="auto"/>
        <w:ind w:firstLine="709"/>
        <w:contextualSpacing/>
        <w:jc w:val="both"/>
        <w:rPr>
          <w:rFonts w:ascii="Times New Roman" w:hAnsi="Times New Roman" w:cs="Times New Roman"/>
          <w:sz w:val="28"/>
        </w:rPr>
      </w:pPr>
    </w:p>
    <w:p w14:paraId="73923DA4" w14:textId="391665DE" w:rsidR="00DB3EE1" w:rsidRDefault="00DB3EE1" w:rsidP="00115DC3">
      <w:pPr>
        <w:spacing w:after="0" w:line="360" w:lineRule="auto"/>
        <w:ind w:firstLine="709"/>
        <w:contextualSpacing/>
        <w:jc w:val="both"/>
        <w:rPr>
          <w:rFonts w:ascii="Times New Roman" w:hAnsi="Times New Roman" w:cs="Times New Roman"/>
          <w:sz w:val="28"/>
        </w:rPr>
      </w:pPr>
    </w:p>
    <w:p w14:paraId="2B4ED5B5" w14:textId="77777777" w:rsidR="00DB3EE1" w:rsidRDefault="00DB3EE1" w:rsidP="00115DC3">
      <w:pPr>
        <w:spacing w:after="0" w:line="360" w:lineRule="auto"/>
        <w:ind w:firstLine="709"/>
        <w:contextualSpacing/>
        <w:jc w:val="both"/>
        <w:rPr>
          <w:rFonts w:ascii="Times New Roman" w:hAnsi="Times New Roman" w:cs="Times New Roman"/>
          <w:sz w:val="28"/>
        </w:rPr>
      </w:pPr>
    </w:p>
    <w:p w14:paraId="00A68B95" w14:textId="77777777" w:rsidR="005D6C6A" w:rsidRDefault="005D6C6A" w:rsidP="00963A24">
      <w:pPr>
        <w:pStyle w:val="1"/>
      </w:pPr>
      <w:bookmarkStart w:id="15" w:name="_Toc62602997"/>
      <w:r w:rsidRPr="005D6C6A">
        <w:lastRenderedPageBreak/>
        <w:t>1.</w:t>
      </w:r>
      <w:r>
        <w:t xml:space="preserve"> </w:t>
      </w:r>
      <w:r w:rsidR="00963A24">
        <w:t xml:space="preserve">Анализ </w:t>
      </w:r>
      <w:r w:rsidR="00963A24" w:rsidRPr="00963A24">
        <w:t>существующих архитектур централизованной противоаварийной автоматики</w:t>
      </w:r>
      <w:bookmarkEnd w:id="15"/>
    </w:p>
    <w:p w14:paraId="1045718E" w14:textId="5062F867" w:rsidR="009D0F98" w:rsidRDefault="0043728C" w:rsidP="00115DC3">
      <w:pPr>
        <w:spacing w:after="0" w:line="360" w:lineRule="auto"/>
        <w:ind w:firstLine="709"/>
        <w:contextualSpacing/>
        <w:jc w:val="both"/>
        <w:rPr>
          <w:rFonts w:ascii="Times New Roman" w:hAnsi="Times New Roman" w:cs="Times New Roman"/>
          <w:sz w:val="28"/>
        </w:rPr>
      </w:pPr>
      <w:r w:rsidRPr="0043728C">
        <w:rPr>
          <w:rFonts w:ascii="Times New Roman" w:hAnsi="Times New Roman" w:cs="Times New Roman"/>
          <w:sz w:val="28"/>
        </w:rPr>
        <w:t>В</w:t>
      </w:r>
      <w:r>
        <w:rPr>
          <w:rFonts w:ascii="Times New Roman" w:hAnsi="Times New Roman" w:cs="Times New Roman"/>
          <w:sz w:val="28"/>
        </w:rPr>
        <w:t xml:space="preserve"> соответствии с </w:t>
      </w:r>
      <w:sdt>
        <w:sdtPr>
          <w:rPr>
            <w:rFonts w:ascii="Times New Roman" w:hAnsi="Times New Roman" w:cs="Times New Roman"/>
            <w:sz w:val="28"/>
          </w:rPr>
          <w:id w:val="565146124"/>
          <w:citation/>
        </w:sdtPr>
        <w:sdtContent>
          <w:r>
            <w:rPr>
              <w:rFonts w:ascii="Times New Roman" w:hAnsi="Times New Roman" w:cs="Times New Roman"/>
              <w:sz w:val="28"/>
            </w:rPr>
            <w:fldChar w:fldCharType="begin"/>
          </w:r>
          <w:r w:rsidR="005B3252">
            <w:rPr>
              <w:rFonts w:ascii="Times New Roman" w:hAnsi="Times New Roman" w:cs="Times New Roman"/>
              <w:sz w:val="28"/>
            </w:rPr>
            <w:instrText xml:space="preserve">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sidR="00827689">
        <w:rPr>
          <w:rFonts w:ascii="Times New Roman" w:hAnsi="Times New Roman" w:cs="Times New Roman"/>
          <w:sz w:val="28"/>
        </w:rPr>
        <w:t xml:space="preserve"> </w:t>
      </w:r>
      <w:r w:rsidR="00FC4C9F" w:rsidRPr="00FC4C9F">
        <w:rPr>
          <w:rFonts w:ascii="Times New Roman" w:hAnsi="Times New Roman" w:cs="Times New Roman"/>
          <w:sz w:val="28"/>
        </w:rPr>
        <w:t>существующие</w:t>
      </w:r>
      <w:r w:rsidR="00F31A5D">
        <w:rPr>
          <w:rFonts w:ascii="Times New Roman" w:hAnsi="Times New Roman" w:cs="Times New Roman"/>
          <w:sz w:val="28"/>
        </w:rPr>
        <w:t xml:space="preserve"> программно-аппаратные комплексы, обеспечивающие выполнение функций</w:t>
      </w:r>
      <w:r w:rsidR="00FC4C9F">
        <w:rPr>
          <w:rFonts w:ascii="Times New Roman" w:hAnsi="Times New Roman" w:cs="Times New Roman"/>
          <w:sz w:val="28"/>
        </w:rPr>
        <w:t xml:space="preserve"> </w:t>
      </w:r>
      <w:commentRangeStart w:id="16"/>
      <w:commentRangeStart w:id="17"/>
      <w:commentRangeStart w:id="18"/>
      <w:r w:rsidR="00F31A5D" w:rsidRPr="00FC4C9F">
        <w:rPr>
          <w:rFonts w:ascii="Times New Roman" w:hAnsi="Times New Roman" w:cs="Times New Roman"/>
          <w:sz w:val="28"/>
        </w:rPr>
        <w:t xml:space="preserve">АЛАР </w:t>
      </w:r>
      <w:commentRangeEnd w:id="16"/>
      <w:r w:rsidR="00F31A5D">
        <w:rPr>
          <w:rStyle w:val="ab"/>
        </w:rPr>
        <w:commentReference w:id="16"/>
      </w:r>
      <w:commentRangeEnd w:id="17"/>
      <w:r w:rsidR="00F31A5D">
        <w:rPr>
          <w:rStyle w:val="ab"/>
        </w:rPr>
        <w:commentReference w:id="17"/>
      </w:r>
      <w:commentRangeEnd w:id="18"/>
      <w:r w:rsidR="006223BF">
        <w:rPr>
          <w:rStyle w:val="ab"/>
        </w:rPr>
        <w:commentReference w:id="18"/>
      </w:r>
      <w:r w:rsidR="00F31A5D">
        <w:rPr>
          <w:rFonts w:ascii="Times New Roman" w:hAnsi="Times New Roman" w:cs="Times New Roman"/>
          <w:sz w:val="28"/>
        </w:rPr>
        <w:t xml:space="preserve"> обладают рядом недостатков. Программная логика таких устройств не всегда обеспечивает работу АЛАР</w:t>
      </w:r>
      <w:r w:rsidR="00FC4C9F" w:rsidRPr="00FC4C9F">
        <w:rPr>
          <w:rFonts w:ascii="Times New Roman" w:hAnsi="Times New Roman" w:cs="Times New Roman"/>
          <w:sz w:val="28"/>
        </w:rPr>
        <w:t xml:space="preserve"> с</w:t>
      </w:r>
      <w:r w:rsidR="00F31A5D">
        <w:rPr>
          <w:rFonts w:ascii="Times New Roman" w:hAnsi="Times New Roman" w:cs="Times New Roman"/>
          <w:sz w:val="28"/>
        </w:rPr>
        <w:t xml:space="preserve"> высокими </w:t>
      </w:r>
      <w:r w:rsidR="00FC4C9F" w:rsidRPr="00FC4C9F">
        <w:rPr>
          <w:rFonts w:ascii="Times New Roman" w:hAnsi="Times New Roman" w:cs="Times New Roman"/>
          <w:sz w:val="28"/>
        </w:rPr>
        <w:t>быстродействием, селективностью и чувствительностью.</w:t>
      </w:r>
      <w:r w:rsidR="00F31A5D">
        <w:rPr>
          <w:rFonts w:ascii="Times New Roman" w:hAnsi="Times New Roman" w:cs="Times New Roman"/>
          <w:sz w:val="28"/>
        </w:rPr>
        <w:t xml:space="preserve"> При настройке таких устройств используются программные комплексы </w:t>
      </w:r>
      <w:r w:rsidR="00F31A5D">
        <w:rPr>
          <w:rFonts w:ascii="Times New Roman" w:hAnsi="Times New Roman" w:cs="Times New Roman"/>
          <w:sz w:val="28"/>
          <w:lang w:val="en-US"/>
        </w:rPr>
        <w:t>RastrWin</w:t>
      </w:r>
      <w:r w:rsidR="00F31A5D" w:rsidRPr="00F31A5D">
        <w:rPr>
          <w:rFonts w:ascii="Times New Roman" w:hAnsi="Times New Roman" w:cs="Times New Roman"/>
          <w:sz w:val="28"/>
        </w:rPr>
        <w:t xml:space="preserve">3 </w:t>
      </w:r>
      <w:r w:rsidR="00F31A5D">
        <w:rPr>
          <w:rFonts w:ascii="Times New Roman" w:hAnsi="Times New Roman" w:cs="Times New Roman"/>
          <w:sz w:val="28"/>
        </w:rPr>
        <w:t xml:space="preserve">и </w:t>
      </w:r>
      <w:r w:rsidR="00F31A5D">
        <w:rPr>
          <w:rFonts w:ascii="Times New Roman" w:hAnsi="Times New Roman" w:cs="Times New Roman"/>
          <w:sz w:val="28"/>
          <w:lang w:val="en-US"/>
        </w:rPr>
        <w:t>EUROSTAG</w:t>
      </w:r>
      <w:r w:rsidR="00F31A5D" w:rsidRPr="00F31A5D">
        <w:rPr>
          <w:rFonts w:ascii="Times New Roman" w:hAnsi="Times New Roman" w:cs="Times New Roman"/>
          <w:sz w:val="28"/>
        </w:rPr>
        <w:t>.</w:t>
      </w:r>
      <w:r w:rsidR="00F31A5D">
        <w:rPr>
          <w:rFonts w:ascii="Times New Roman" w:hAnsi="Times New Roman" w:cs="Times New Roman"/>
          <w:sz w:val="28"/>
        </w:rPr>
        <w:t xml:space="preserve"> При этом </w:t>
      </w:r>
      <w:r w:rsidR="00F31A5D" w:rsidRPr="00F31A5D">
        <w:rPr>
          <w:rFonts w:ascii="Times New Roman" w:hAnsi="Times New Roman" w:cs="Times New Roman"/>
          <w:sz w:val="28"/>
        </w:rPr>
        <w:t>процесс настройки представляет собой многократный расчет переходных процессов</w:t>
      </w:r>
      <w:r w:rsidR="00FC4C9F" w:rsidRPr="00FC4C9F">
        <w:rPr>
          <w:rFonts w:ascii="Times New Roman" w:hAnsi="Times New Roman" w:cs="Times New Roman"/>
          <w:sz w:val="28"/>
        </w:rPr>
        <w:t xml:space="preserve">, </w:t>
      </w:r>
      <w:r w:rsidR="00F31A5D">
        <w:rPr>
          <w:rFonts w:ascii="Times New Roman" w:hAnsi="Times New Roman" w:cs="Times New Roman"/>
          <w:sz w:val="28"/>
        </w:rPr>
        <w:t>что требует больших трудозатрат. Слабая автоматизация данного процесса</w:t>
      </w:r>
      <w:r w:rsidR="00FC4C9F" w:rsidRPr="00FC4C9F">
        <w:rPr>
          <w:rFonts w:ascii="Times New Roman" w:hAnsi="Times New Roman" w:cs="Times New Roman"/>
          <w:sz w:val="28"/>
        </w:rPr>
        <w:t xml:space="preserve"> может привести к человеческой ошибке при расчете или задании уставок устройства АЛАР.</w:t>
      </w:r>
      <w:r w:rsidR="00FC4C9F">
        <w:rPr>
          <w:rFonts w:ascii="Times New Roman" w:hAnsi="Times New Roman" w:cs="Times New Roman"/>
          <w:sz w:val="28"/>
        </w:rPr>
        <w:t xml:space="preserve"> В работе </w:t>
      </w:r>
      <w:sdt>
        <w:sdtPr>
          <w:rPr>
            <w:rFonts w:ascii="Times New Roman" w:hAnsi="Times New Roman" w:cs="Times New Roman"/>
            <w:sz w:val="28"/>
          </w:rPr>
          <w:id w:val="737902170"/>
          <w:citation/>
        </w:sdtPr>
        <w:sdtContent>
          <w:r w:rsidR="00FC4C9F">
            <w:rPr>
              <w:rFonts w:ascii="Times New Roman" w:hAnsi="Times New Roman" w:cs="Times New Roman"/>
              <w:sz w:val="28"/>
            </w:rPr>
            <w:fldChar w:fldCharType="begin"/>
          </w:r>
          <w:r w:rsidR="00FC4C9F">
            <w:rPr>
              <w:rFonts w:ascii="Times New Roman" w:hAnsi="Times New Roman" w:cs="Times New Roman"/>
              <w:sz w:val="28"/>
            </w:rPr>
            <w:instrText xml:space="preserve"> CITATION МагДис \l 1049 </w:instrText>
          </w:r>
          <w:r w:rsidR="00FC4C9F">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FC4C9F">
            <w:rPr>
              <w:rFonts w:ascii="Times New Roman" w:hAnsi="Times New Roman" w:cs="Times New Roman"/>
              <w:sz w:val="28"/>
            </w:rPr>
            <w:fldChar w:fldCharType="end"/>
          </w:r>
        </w:sdtContent>
      </w:sdt>
      <w:r w:rsidR="00FC4C9F">
        <w:rPr>
          <w:rFonts w:ascii="Times New Roman" w:hAnsi="Times New Roman" w:cs="Times New Roman"/>
          <w:sz w:val="28"/>
        </w:rPr>
        <w:t xml:space="preserve"> предложена концепция </w:t>
      </w:r>
      <w:r w:rsidR="00FC4C9F" w:rsidRPr="00FC4C9F">
        <w:rPr>
          <w:rFonts w:ascii="Times New Roman" w:hAnsi="Times New Roman" w:cs="Times New Roman"/>
          <w:sz w:val="28"/>
        </w:rPr>
        <w:t>централизованной автоматики</w:t>
      </w:r>
      <w:r w:rsidR="00FC4C9F">
        <w:rPr>
          <w:rFonts w:ascii="Times New Roman" w:hAnsi="Times New Roman" w:cs="Times New Roman"/>
          <w:sz w:val="28"/>
        </w:rPr>
        <w:t xml:space="preserve"> ликвидации асинхронного режима, которая исключает многие недостатки существующих устройств.</w:t>
      </w:r>
      <w:r w:rsidR="009D0F98">
        <w:rPr>
          <w:rFonts w:ascii="Times New Roman" w:hAnsi="Times New Roman" w:cs="Times New Roman"/>
          <w:sz w:val="28"/>
        </w:rPr>
        <w:t xml:space="preserve"> Согласно данной концепции централизованная АЛАР включает в себя два основных блока: </w:t>
      </w:r>
    </w:p>
    <w:p w14:paraId="060F82FC" w14:textId="77777777" w:rsidR="006223BF" w:rsidRPr="009D0F98" w:rsidRDefault="006223BF" w:rsidP="006223BF">
      <w:pPr>
        <w:pStyle w:val="a4"/>
        <w:numPr>
          <w:ilvl w:val="0"/>
          <w:numId w:val="2"/>
        </w:numPr>
        <w:spacing w:after="0" w:line="360" w:lineRule="auto"/>
        <w:jc w:val="both"/>
        <w:rPr>
          <w:rFonts w:ascii="Times New Roman" w:hAnsi="Times New Roman" w:cs="Times New Roman"/>
          <w:sz w:val="28"/>
        </w:rPr>
      </w:pPr>
      <w:commentRangeStart w:id="19"/>
      <w:commentRangeStart w:id="20"/>
      <w:r w:rsidRPr="009D0F98">
        <w:rPr>
          <w:rFonts w:ascii="Times New Roman" w:hAnsi="Times New Roman" w:cs="Times New Roman"/>
          <w:sz w:val="28"/>
        </w:rPr>
        <w:t>прогнозирующий выявительный орган</w:t>
      </w:r>
      <w:r>
        <w:rPr>
          <w:rFonts w:ascii="Times New Roman" w:hAnsi="Times New Roman" w:cs="Times New Roman"/>
          <w:sz w:val="28"/>
        </w:rPr>
        <w:t>,</w:t>
      </w:r>
    </w:p>
    <w:p w14:paraId="5A267BCC" w14:textId="1C20AA95" w:rsidR="009D0F98" w:rsidRPr="009D0F98" w:rsidRDefault="006223BF" w:rsidP="006223BF">
      <w:pPr>
        <w:pStyle w:val="a4"/>
        <w:numPr>
          <w:ilvl w:val="0"/>
          <w:numId w:val="2"/>
        </w:numPr>
        <w:spacing w:after="0" w:line="360" w:lineRule="auto"/>
        <w:jc w:val="both"/>
        <w:rPr>
          <w:rFonts w:ascii="Times New Roman" w:hAnsi="Times New Roman" w:cs="Times New Roman"/>
          <w:sz w:val="28"/>
        </w:rPr>
      </w:pPr>
      <w:r w:rsidRPr="009D0F98">
        <w:rPr>
          <w:rFonts w:ascii="Times New Roman" w:hAnsi="Times New Roman" w:cs="Times New Roman"/>
          <w:sz w:val="28"/>
        </w:rPr>
        <w:t>орган централизованного определения сечения деления системы</w:t>
      </w:r>
      <w:r>
        <w:rPr>
          <w:rFonts w:ascii="Times New Roman" w:hAnsi="Times New Roman" w:cs="Times New Roman"/>
          <w:sz w:val="28"/>
        </w:rPr>
        <w:t>.</w:t>
      </w:r>
      <w:commentRangeEnd w:id="19"/>
      <w:r>
        <w:rPr>
          <w:rStyle w:val="ab"/>
        </w:rPr>
        <w:commentReference w:id="19"/>
      </w:r>
      <w:commentRangeEnd w:id="20"/>
      <w:r>
        <w:rPr>
          <w:rStyle w:val="ab"/>
        </w:rPr>
        <w:commentReference w:id="20"/>
      </w:r>
    </w:p>
    <w:p w14:paraId="536F2575" w14:textId="77777777" w:rsidR="005F7973" w:rsidRDefault="006223BF" w:rsidP="00115DC3">
      <w:pPr>
        <w:spacing w:after="0" w:line="360" w:lineRule="auto"/>
        <w:ind w:firstLine="709"/>
        <w:contextualSpacing/>
        <w:jc w:val="both"/>
        <w:rPr>
          <w:ins w:id="21" w:author="Пользователь Windows" w:date="2021-01-27T15:46:00Z"/>
          <w:rFonts w:ascii="Times New Roman" w:hAnsi="Times New Roman" w:cs="Times New Roman"/>
          <w:sz w:val="28"/>
        </w:rPr>
      </w:pPr>
      <w:commentRangeStart w:id="22"/>
      <w:commentRangeStart w:id="23"/>
      <w:commentRangeStart w:id="24"/>
      <w:r>
        <w:rPr>
          <w:rFonts w:ascii="Times New Roman" w:hAnsi="Times New Roman" w:cs="Times New Roman"/>
          <w:sz w:val="28"/>
        </w:rPr>
        <w:t xml:space="preserve">Исследования </w:t>
      </w:r>
      <w:sdt>
        <w:sdtPr>
          <w:rPr>
            <w:rFonts w:ascii="Times New Roman" w:hAnsi="Times New Roman" w:cs="Times New Roman"/>
            <w:sz w:val="28"/>
          </w:rPr>
          <w:id w:val="289863440"/>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централизация АЛАР позволяет</w:t>
      </w:r>
      <w:ins w:id="25" w:author="Пользователь Windows" w:date="2021-01-27T15:46:00Z">
        <w:r w:rsidR="005F7973">
          <w:rPr>
            <w:rFonts w:ascii="Times New Roman" w:hAnsi="Times New Roman" w:cs="Times New Roman"/>
            <w:sz w:val="28"/>
          </w:rPr>
          <w:t>:</w:t>
        </w:r>
      </w:ins>
    </w:p>
    <w:p w14:paraId="690269C0" w14:textId="77777777" w:rsidR="005F7973" w:rsidRDefault="006223BF" w:rsidP="005F7973">
      <w:pPr>
        <w:pStyle w:val="a4"/>
        <w:numPr>
          <w:ilvl w:val="0"/>
          <w:numId w:val="42"/>
        </w:numPr>
        <w:spacing w:after="0" w:line="360" w:lineRule="auto"/>
        <w:jc w:val="both"/>
        <w:rPr>
          <w:ins w:id="26" w:author="Пользователь Windows" w:date="2021-01-27T15:47:00Z"/>
          <w:rFonts w:ascii="Times New Roman" w:hAnsi="Times New Roman" w:cs="Times New Roman"/>
          <w:sz w:val="28"/>
        </w:rPr>
        <w:pPrChange w:id="27" w:author="Пользователь Windows" w:date="2021-01-27T15:46:00Z">
          <w:pPr>
            <w:spacing w:after="0" w:line="360" w:lineRule="auto"/>
            <w:ind w:firstLine="709"/>
            <w:contextualSpacing/>
            <w:jc w:val="both"/>
          </w:pPr>
        </w:pPrChange>
      </w:pPr>
      <w:del w:id="28" w:author="Пользователь Windows" w:date="2021-01-27T15:46:00Z">
        <w:r w:rsidRPr="005F7973" w:rsidDel="005F7973">
          <w:rPr>
            <w:rFonts w:ascii="Times New Roman" w:hAnsi="Times New Roman" w:cs="Times New Roman"/>
            <w:sz w:val="28"/>
            <w:rPrChange w:id="29" w:author="Пользователь Windows" w:date="2021-01-27T15:46:00Z">
              <w:rPr/>
            </w:rPrChange>
          </w:rPr>
          <w:delText xml:space="preserve"> </w:delText>
        </w:r>
      </w:del>
      <w:r w:rsidRPr="005F7973">
        <w:rPr>
          <w:rFonts w:ascii="Times New Roman" w:hAnsi="Times New Roman" w:cs="Times New Roman"/>
          <w:sz w:val="28"/>
          <w:rPrChange w:id="30" w:author="Пользователь Windows" w:date="2021-01-27T15:46:00Z">
            <w:rPr/>
          </w:rPrChange>
        </w:rPr>
        <w:t>повысить эффективность выбора управляющих воздействий</w:t>
      </w:r>
      <w:ins w:id="31" w:author="Пользователь Windows" w:date="2021-01-27T15:44:00Z">
        <w:r w:rsidR="005F7973" w:rsidRPr="005F7973">
          <w:rPr>
            <w:rFonts w:ascii="Times New Roman" w:hAnsi="Times New Roman" w:cs="Times New Roman"/>
            <w:sz w:val="28"/>
            <w:rPrChange w:id="32" w:author="Пользователь Windows" w:date="2021-01-27T15:46:00Z">
              <w:rPr/>
            </w:rPrChange>
          </w:rPr>
          <w:t xml:space="preserve"> </w:t>
        </w:r>
      </w:ins>
      <w:ins w:id="33" w:author="Пользователь Windows" w:date="2021-01-27T15:45:00Z">
        <w:r w:rsidR="005F7973" w:rsidRPr="005F7973">
          <w:rPr>
            <w:rFonts w:ascii="Times New Roman" w:hAnsi="Times New Roman" w:cs="Times New Roman"/>
            <w:sz w:val="28"/>
            <w:rPrChange w:id="34" w:author="Пользователь Windows" w:date="2021-01-27T15:46:00Z">
              <w:rPr/>
            </w:rPrChange>
          </w:rPr>
          <w:t>за счет</w:t>
        </w:r>
      </w:ins>
      <w:ins w:id="35" w:author="Пользователь Windows" w:date="2021-01-27T15:47:00Z">
        <w:r w:rsidR="005F7973">
          <w:rPr>
            <w:rFonts w:ascii="Times New Roman" w:hAnsi="Times New Roman" w:cs="Times New Roman"/>
            <w:sz w:val="28"/>
          </w:rPr>
          <w:t>:</w:t>
        </w:r>
      </w:ins>
    </w:p>
    <w:p w14:paraId="21018904" w14:textId="16B65B63" w:rsidR="005F7973" w:rsidRDefault="005F7973" w:rsidP="005F7973">
      <w:pPr>
        <w:pStyle w:val="a4"/>
        <w:numPr>
          <w:ilvl w:val="1"/>
          <w:numId w:val="42"/>
        </w:numPr>
        <w:spacing w:after="0" w:line="360" w:lineRule="auto"/>
        <w:jc w:val="both"/>
        <w:rPr>
          <w:ins w:id="36" w:author="Пользователь Windows" w:date="2021-01-27T15:47:00Z"/>
          <w:rFonts w:ascii="Times New Roman" w:hAnsi="Times New Roman" w:cs="Times New Roman"/>
          <w:sz w:val="28"/>
        </w:rPr>
        <w:pPrChange w:id="37" w:author="Пользователь Windows" w:date="2021-01-27T15:47:00Z">
          <w:pPr>
            <w:spacing w:after="0" w:line="360" w:lineRule="auto"/>
            <w:ind w:firstLine="709"/>
            <w:contextualSpacing/>
            <w:jc w:val="both"/>
          </w:pPr>
        </w:pPrChange>
      </w:pPr>
      <w:ins w:id="38" w:author="Пользователь Windows" w:date="2021-01-27T15:45:00Z">
        <w:r w:rsidRPr="005F7973">
          <w:rPr>
            <w:rFonts w:ascii="Times New Roman" w:hAnsi="Times New Roman" w:cs="Times New Roman"/>
            <w:sz w:val="28"/>
            <w:rPrChange w:id="39" w:author="Пользователь Windows" w:date="2021-01-27T15:46:00Z">
              <w:rPr/>
            </w:rPrChange>
          </w:rPr>
          <w:t xml:space="preserve">применения алгоритмов </w:t>
        </w:r>
      </w:ins>
      <w:ins w:id="40" w:author="Пользователь Windows" w:date="2021-01-27T15:48:00Z">
        <w:r w:rsidRPr="00EB6D44">
          <w:rPr>
            <w:rFonts w:ascii="Times New Roman" w:hAnsi="Times New Roman" w:cs="Times New Roman"/>
            <w:sz w:val="28"/>
            <w:lang w:val="en-US"/>
          </w:rPr>
          <w:t>II</w:t>
        </w:r>
        <w:r w:rsidRPr="00EB6D44">
          <w:rPr>
            <w:rFonts w:ascii="Times New Roman" w:hAnsi="Times New Roman" w:cs="Times New Roman"/>
            <w:sz w:val="28"/>
          </w:rPr>
          <w:t>-ДО</w:t>
        </w:r>
        <w:r w:rsidRPr="005F7973">
          <w:rPr>
            <w:rFonts w:ascii="Times New Roman" w:hAnsi="Times New Roman" w:cs="Times New Roman"/>
            <w:sz w:val="28"/>
            <w:rPrChange w:id="41" w:author="Пользователь Windows" w:date="2021-01-27T15:46:00Z">
              <w:rPr>
                <w:rFonts w:ascii="Times New Roman" w:hAnsi="Times New Roman" w:cs="Times New Roman"/>
                <w:sz w:val="28"/>
              </w:rPr>
            </w:rPrChange>
          </w:rPr>
          <w:t xml:space="preserve"> </w:t>
        </w:r>
      </w:ins>
      <w:ins w:id="42" w:author="Пользователь Windows" w:date="2021-01-27T15:45:00Z">
        <w:r w:rsidRPr="005F7973">
          <w:rPr>
            <w:rFonts w:ascii="Times New Roman" w:hAnsi="Times New Roman" w:cs="Times New Roman"/>
            <w:sz w:val="28"/>
            <w:rPrChange w:id="43" w:author="Пользователь Windows" w:date="2021-01-27T15:46:00Z">
              <w:rPr/>
            </w:rPrChange>
          </w:rPr>
          <w:t>определения сечений деления системы и обучения классификатора</w:t>
        </w:r>
      </w:ins>
      <w:ins w:id="44" w:author="Пользователь Windows" w:date="2021-01-27T15:49:00Z">
        <w:r w:rsidR="00B030F8">
          <w:rPr>
            <w:rFonts w:ascii="Times New Roman" w:hAnsi="Times New Roman" w:cs="Times New Roman"/>
            <w:sz w:val="28"/>
          </w:rPr>
          <w:t>;</w:t>
        </w:r>
      </w:ins>
    </w:p>
    <w:p w14:paraId="5CD2B9F8" w14:textId="68FEB8DA" w:rsidR="005F7973" w:rsidRDefault="005F7973" w:rsidP="005F7973">
      <w:pPr>
        <w:pStyle w:val="a4"/>
        <w:numPr>
          <w:ilvl w:val="1"/>
          <w:numId w:val="42"/>
        </w:numPr>
        <w:spacing w:after="0" w:line="360" w:lineRule="auto"/>
        <w:jc w:val="both"/>
        <w:rPr>
          <w:ins w:id="45" w:author="Пользователь Windows" w:date="2021-01-27T15:45:00Z"/>
          <w:rFonts w:ascii="Times New Roman" w:hAnsi="Times New Roman" w:cs="Times New Roman"/>
          <w:sz w:val="28"/>
          <w:rPrChange w:id="46" w:author="Пользователь Windows" w:date="2021-01-27T15:46:00Z">
            <w:rPr>
              <w:ins w:id="47" w:author="Пользователь Windows" w:date="2021-01-27T15:45:00Z"/>
              <w:rFonts w:ascii="Times New Roman" w:hAnsi="Times New Roman" w:cs="Times New Roman"/>
              <w:sz w:val="28"/>
            </w:rPr>
          </w:rPrChange>
        </w:rPr>
        <w:pPrChange w:id="48" w:author="Пользователь Windows" w:date="2021-01-27T15:47:00Z">
          <w:pPr>
            <w:spacing w:after="0" w:line="360" w:lineRule="auto"/>
            <w:ind w:firstLine="709"/>
            <w:contextualSpacing/>
            <w:jc w:val="both"/>
          </w:pPr>
        </w:pPrChange>
      </w:pPr>
      <w:ins w:id="49" w:author="Пользователь Windows" w:date="2021-01-27T15:47:00Z">
        <w:r>
          <w:rPr>
            <w:rFonts w:ascii="Times New Roman" w:hAnsi="Times New Roman" w:cs="Times New Roman"/>
            <w:sz w:val="28"/>
          </w:rPr>
          <w:t xml:space="preserve">применения алгоритма </w:t>
        </w:r>
      </w:ins>
      <w:ins w:id="50" w:author="Пользователь Windows" w:date="2021-01-27T15:48:00Z">
        <w:r>
          <w:rPr>
            <w:rFonts w:ascii="Times New Roman" w:hAnsi="Times New Roman" w:cs="Times New Roman"/>
            <w:sz w:val="28"/>
            <w:lang w:val="en-US"/>
          </w:rPr>
          <w:t>I</w:t>
        </w:r>
        <w:r w:rsidRPr="005F7973">
          <w:rPr>
            <w:rFonts w:ascii="Times New Roman" w:hAnsi="Times New Roman" w:cs="Times New Roman"/>
            <w:sz w:val="28"/>
            <w:rPrChange w:id="51" w:author="Пользователь Windows" w:date="2021-01-27T15:48:00Z">
              <w:rPr>
                <w:rFonts w:ascii="Times New Roman" w:hAnsi="Times New Roman" w:cs="Times New Roman"/>
                <w:sz w:val="28"/>
                <w:lang w:val="en-US"/>
              </w:rPr>
            </w:rPrChange>
          </w:rPr>
          <w:t>-</w:t>
        </w:r>
        <w:r>
          <w:rPr>
            <w:rFonts w:ascii="Times New Roman" w:hAnsi="Times New Roman" w:cs="Times New Roman"/>
            <w:sz w:val="28"/>
          </w:rPr>
          <w:t xml:space="preserve">ДО </w:t>
        </w:r>
      </w:ins>
      <w:ins w:id="52" w:author="Пользователь Windows" w:date="2021-01-27T15:47:00Z">
        <w:r>
          <w:rPr>
            <w:rFonts w:ascii="Times New Roman" w:hAnsi="Times New Roman" w:cs="Times New Roman"/>
            <w:sz w:val="28"/>
          </w:rPr>
          <w:t>выбора</w:t>
        </w:r>
      </w:ins>
      <w:ins w:id="53" w:author="Пользователь Windows" w:date="2021-01-27T15:48:00Z">
        <w:r w:rsidR="00B030F8">
          <w:rPr>
            <w:rFonts w:ascii="Times New Roman" w:hAnsi="Times New Roman" w:cs="Times New Roman"/>
            <w:sz w:val="28"/>
          </w:rPr>
          <w:t xml:space="preserve"> сечений ДС и обученного классификатора, соответствующих текущему режиму работы ЭЭС</w:t>
        </w:r>
      </w:ins>
      <w:ins w:id="54" w:author="Пользователь Windows" w:date="2021-01-27T15:49:00Z">
        <w:r w:rsidR="00B030F8">
          <w:rPr>
            <w:rFonts w:ascii="Times New Roman" w:hAnsi="Times New Roman" w:cs="Times New Roman"/>
            <w:sz w:val="28"/>
          </w:rPr>
          <w:t>;</w:t>
        </w:r>
      </w:ins>
    </w:p>
    <w:p w14:paraId="116827C4" w14:textId="7AEB089C" w:rsidR="00FC4C9F" w:rsidRPr="005F7973" w:rsidRDefault="006223BF" w:rsidP="00B030F8">
      <w:pPr>
        <w:pStyle w:val="a4"/>
        <w:numPr>
          <w:ilvl w:val="0"/>
          <w:numId w:val="42"/>
        </w:numPr>
        <w:spacing w:after="0" w:line="360" w:lineRule="auto"/>
        <w:jc w:val="both"/>
        <w:rPr>
          <w:rFonts w:ascii="Times New Roman" w:hAnsi="Times New Roman" w:cs="Times New Roman"/>
          <w:sz w:val="28"/>
          <w:rPrChange w:id="55" w:author="Пользователь Windows" w:date="2021-01-27T15:46:00Z">
            <w:rPr/>
          </w:rPrChange>
        </w:rPr>
        <w:pPrChange w:id="56" w:author="Пользователь Windows" w:date="2021-01-27T15:48:00Z">
          <w:pPr>
            <w:spacing w:after="0" w:line="360" w:lineRule="auto"/>
            <w:ind w:firstLine="709"/>
            <w:contextualSpacing/>
            <w:jc w:val="both"/>
          </w:pPr>
        </w:pPrChange>
      </w:pPr>
      <w:del w:id="57" w:author="Пользователь Windows" w:date="2021-01-27T15:48:00Z">
        <w:r w:rsidRPr="005F7973" w:rsidDel="00B030F8">
          <w:rPr>
            <w:rFonts w:ascii="Times New Roman" w:hAnsi="Times New Roman" w:cs="Times New Roman"/>
            <w:sz w:val="28"/>
            <w:rPrChange w:id="58" w:author="Пользователь Windows" w:date="2021-01-27T15:46:00Z">
              <w:rPr/>
            </w:rPrChange>
          </w:rPr>
          <w:delText xml:space="preserve"> и в некоторых </w:delText>
        </w:r>
      </w:del>
      <w:del w:id="59" w:author="Пользователь Windows" w:date="2021-01-27T15:49:00Z">
        <w:r w:rsidRPr="005F7973" w:rsidDel="00B030F8">
          <w:rPr>
            <w:rFonts w:ascii="Times New Roman" w:hAnsi="Times New Roman" w:cs="Times New Roman"/>
            <w:sz w:val="28"/>
            <w:rPrChange w:id="60" w:author="Пользователь Windows" w:date="2021-01-27T15:46:00Z">
              <w:rPr/>
            </w:rPrChange>
          </w:rPr>
          <w:delText xml:space="preserve">случаях </w:delText>
        </w:r>
      </w:del>
      <w:r w:rsidRPr="005F7973">
        <w:rPr>
          <w:rFonts w:ascii="Times New Roman" w:hAnsi="Times New Roman" w:cs="Times New Roman"/>
          <w:sz w:val="28"/>
          <w:rPrChange w:id="61" w:author="Пользователь Windows" w:date="2021-01-27T15:46:00Z">
            <w:rPr/>
          </w:rPrChange>
        </w:rPr>
        <w:t xml:space="preserve">улучшить быстродействие </w:t>
      </w:r>
      <w:del w:id="62" w:author="Пользователь Windows" w:date="2021-01-27T15:49:00Z">
        <w:r w:rsidRPr="005F7973" w:rsidDel="00B030F8">
          <w:rPr>
            <w:rFonts w:ascii="Times New Roman" w:hAnsi="Times New Roman" w:cs="Times New Roman"/>
            <w:sz w:val="28"/>
            <w:rPrChange w:id="63" w:author="Пользователь Windows" w:date="2021-01-27T15:46:00Z">
              <w:rPr/>
            </w:rPrChange>
          </w:rPr>
          <w:delText xml:space="preserve">данной </w:delText>
        </w:r>
      </w:del>
      <w:r w:rsidRPr="005F7973">
        <w:rPr>
          <w:rFonts w:ascii="Times New Roman" w:hAnsi="Times New Roman" w:cs="Times New Roman"/>
          <w:sz w:val="28"/>
          <w:rPrChange w:id="64" w:author="Пользователь Windows" w:date="2021-01-27T15:46:00Z">
            <w:rPr/>
          </w:rPrChange>
        </w:rPr>
        <w:t>автоматики</w:t>
      </w:r>
      <w:commentRangeEnd w:id="22"/>
      <w:r>
        <w:rPr>
          <w:rStyle w:val="ab"/>
        </w:rPr>
        <w:commentReference w:id="22"/>
      </w:r>
      <w:commentRangeEnd w:id="23"/>
      <w:r>
        <w:rPr>
          <w:rStyle w:val="ab"/>
        </w:rPr>
        <w:commentReference w:id="23"/>
      </w:r>
      <w:commentRangeEnd w:id="24"/>
      <w:r w:rsidR="00B030F8">
        <w:rPr>
          <w:rStyle w:val="ab"/>
        </w:rPr>
        <w:commentReference w:id="24"/>
      </w:r>
      <w:r w:rsidRPr="005F7973">
        <w:rPr>
          <w:rFonts w:ascii="Times New Roman" w:hAnsi="Times New Roman" w:cs="Times New Roman"/>
          <w:sz w:val="28"/>
          <w:rPrChange w:id="65" w:author="Пользователь Windows" w:date="2021-01-27T15:46:00Z">
            <w:rPr/>
          </w:rPrChange>
        </w:rPr>
        <w:t xml:space="preserve"> за счет применения </w:t>
      </w:r>
      <w:del w:id="66" w:author="Пользователь Windows" w:date="2021-01-27T15:49:00Z">
        <w:r w:rsidRPr="005F7973" w:rsidDel="00B030F8">
          <w:rPr>
            <w:rFonts w:ascii="Times New Roman" w:hAnsi="Times New Roman" w:cs="Times New Roman"/>
            <w:sz w:val="28"/>
            <w:rPrChange w:id="67" w:author="Пользователь Windows" w:date="2021-01-27T15:46:00Z">
              <w:rPr/>
            </w:rPrChange>
          </w:rPr>
          <w:delText xml:space="preserve">оригинального </w:delText>
        </w:r>
      </w:del>
      <w:r w:rsidRPr="005F7973">
        <w:rPr>
          <w:rFonts w:ascii="Times New Roman" w:hAnsi="Times New Roman" w:cs="Times New Roman"/>
          <w:sz w:val="28"/>
          <w:rPrChange w:id="68" w:author="Пользователь Windows" w:date="2021-01-27T15:46:00Z">
            <w:rPr/>
          </w:rPrChange>
        </w:rPr>
        <w:t>алгоритма</w:t>
      </w:r>
      <w:ins w:id="69" w:author="Пользователь Windows" w:date="2021-01-27T15:49:00Z">
        <w:r w:rsidR="00B030F8">
          <w:rPr>
            <w:rFonts w:ascii="Times New Roman" w:hAnsi="Times New Roman" w:cs="Times New Roman"/>
            <w:sz w:val="28"/>
          </w:rPr>
          <w:t xml:space="preserve"> идентификации возникновения АР</w:t>
        </w:r>
      </w:ins>
      <w:r w:rsidRPr="005F7973">
        <w:rPr>
          <w:rFonts w:ascii="Times New Roman" w:hAnsi="Times New Roman" w:cs="Times New Roman"/>
          <w:sz w:val="28"/>
          <w:rPrChange w:id="70" w:author="Пользователь Windows" w:date="2021-01-27T15:46:00Z">
            <w:rPr/>
          </w:rPrChange>
        </w:rPr>
        <w:t xml:space="preserve"> с использованием предиктивных технологий</w:t>
      </w:r>
      <w:r w:rsidR="00585030" w:rsidRPr="005F7973">
        <w:rPr>
          <w:rFonts w:ascii="Times New Roman" w:hAnsi="Times New Roman" w:cs="Times New Roman"/>
          <w:sz w:val="28"/>
          <w:rPrChange w:id="71" w:author="Пользователь Windows" w:date="2021-01-27T15:46:00Z">
            <w:rPr/>
          </w:rPrChange>
        </w:rPr>
        <w:t>.</w:t>
      </w:r>
    </w:p>
    <w:p w14:paraId="63CA37D5" w14:textId="0819AE72" w:rsidR="00585030" w:rsidDel="00B030F8" w:rsidRDefault="00C34E4B" w:rsidP="00C34E4B">
      <w:pPr>
        <w:spacing w:after="0" w:line="360" w:lineRule="auto"/>
        <w:ind w:firstLine="709"/>
        <w:contextualSpacing/>
        <w:jc w:val="both"/>
        <w:rPr>
          <w:del w:id="72" w:author="Пользователь Windows" w:date="2021-01-27T15:50:00Z"/>
          <w:rFonts w:ascii="Times New Roman" w:hAnsi="Times New Roman" w:cs="Times New Roman"/>
          <w:sz w:val="28"/>
        </w:rPr>
      </w:pPr>
      <w:del w:id="73" w:author="Пользователь Windows" w:date="2021-01-27T15:50:00Z">
        <w:r w:rsidRPr="00C34E4B" w:rsidDel="00B030F8">
          <w:rPr>
            <w:rFonts w:ascii="Times New Roman" w:hAnsi="Times New Roman" w:cs="Times New Roman"/>
            <w:sz w:val="28"/>
          </w:rPr>
          <w:delText>В настоящее время в энергосистемах примеры реализации централизованной автоматики ликвидации асинхронного режима</w:delText>
        </w:r>
        <w:r w:rsidR="00352500" w:rsidRPr="00352500" w:rsidDel="00B030F8">
          <w:rPr>
            <w:rFonts w:ascii="Times New Roman" w:hAnsi="Times New Roman" w:cs="Times New Roman"/>
            <w:sz w:val="28"/>
          </w:rPr>
          <w:delText xml:space="preserve"> </w:delText>
        </w:r>
        <w:r w:rsidR="00352500" w:rsidRPr="00C34E4B" w:rsidDel="00B030F8">
          <w:rPr>
            <w:rFonts w:ascii="Times New Roman" w:hAnsi="Times New Roman" w:cs="Times New Roman"/>
            <w:sz w:val="28"/>
          </w:rPr>
          <w:delText>отсутствуют</w:delText>
        </w:r>
        <w:r w:rsidR="00877B1B" w:rsidDel="00B030F8">
          <w:rPr>
            <w:rFonts w:ascii="Times New Roman" w:hAnsi="Times New Roman" w:cs="Times New Roman"/>
            <w:sz w:val="28"/>
          </w:rPr>
          <w:delText>.</w:delText>
        </w:r>
      </w:del>
    </w:p>
    <w:p w14:paraId="4E0C3EA2" w14:textId="77777777" w:rsidR="00B030F8" w:rsidRDefault="00146B3B" w:rsidP="00C34E4B">
      <w:pPr>
        <w:spacing w:after="0" w:line="360" w:lineRule="auto"/>
        <w:ind w:firstLine="709"/>
        <w:contextualSpacing/>
        <w:jc w:val="both"/>
        <w:rPr>
          <w:ins w:id="74" w:author="Пользователь Windows" w:date="2021-01-27T15:51:00Z"/>
          <w:rFonts w:ascii="Times New Roman" w:hAnsi="Times New Roman" w:cs="Times New Roman"/>
          <w:sz w:val="28"/>
        </w:rPr>
      </w:pPr>
      <w:r w:rsidRPr="00146B3B">
        <w:rPr>
          <w:rFonts w:ascii="Times New Roman" w:hAnsi="Times New Roman" w:cs="Times New Roman"/>
          <w:sz w:val="28"/>
        </w:rPr>
        <w:t>В зарубежных энергосистемах активно веду</w:t>
      </w:r>
      <w:ins w:id="75" w:author="Пользователь Windows" w:date="2021-01-27T15:51:00Z">
        <w:r w:rsidR="00B030F8">
          <w:rPr>
            <w:rFonts w:ascii="Times New Roman" w:hAnsi="Times New Roman" w:cs="Times New Roman"/>
            <w:sz w:val="28"/>
          </w:rPr>
          <w:t>т</w:t>
        </w:r>
      </w:ins>
      <w:r w:rsidRPr="00146B3B">
        <w:rPr>
          <w:rFonts w:ascii="Times New Roman" w:hAnsi="Times New Roman" w:cs="Times New Roman"/>
          <w:sz w:val="28"/>
        </w:rPr>
        <w:t xml:space="preserve">ся работы по разработке и внедрению технологии </w:t>
      </w:r>
      <w:r w:rsidR="00877B1B">
        <w:rPr>
          <w:rFonts w:ascii="Times New Roman" w:hAnsi="Times New Roman" w:cs="Times New Roman"/>
          <w:sz w:val="28"/>
        </w:rPr>
        <w:t>WAMPAC</w:t>
      </w:r>
      <w:r w:rsidR="00877B1B" w:rsidRPr="00877B1B">
        <w:rPr>
          <w:rFonts w:ascii="Times New Roman" w:hAnsi="Times New Roman" w:cs="Times New Roman"/>
          <w:sz w:val="28"/>
        </w:rPr>
        <w:t xml:space="preserve"> </w:t>
      </w:r>
      <w:r w:rsidR="00877B1B">
        <w:rPr>
          <w:rFonts w:ascii="Times New Roman" w:hAnsi="Times New Roman" w:cs="Times New Roman"/>
          <w:sz w:val="28"/>
        </w:rPr>
        <w:t>(</w:t>
      </w:r>
      <w:r w:rsidR="00877B1B" w:rsidRPr="00877B1B">
        <w:rPr>
          <w:rFonts w:ascii="Times New Roman" w:hAnsi="Times New Roman" w:cs="Times New Roman"/>
          <w:sz w:val="28"/>
        </w:rPr>
        <w:t xml:space="preserve">wide-area monitoring, </w:t>
      </w:r>
      <w:r w:rsidR="00877B1B">
        <w:rPr>
          <w:rFonts w:ascii="Times New Roman" w:hAnsi="Times New Roman" w:cs="Times New Roman"/>
          <w:sz w:val="28"/>
        </w:rPr>
        <w:t>protectio</w:t>
      </w:r>
      <w:r w:rsidR="009408D3">
        <w:rPr>
          <w:rFonts w:ascii="Times New Roman" w:hAnsi="Times New Roman" w:cs="Times New Roman"/>
          <w:sz w:val="28"/>
        </w:rPr>
        <w:t>n</w:t>
      </w:r>
      <w:r w:rsidR="00877B1B">
        <w:rPr>
          <w:rFonts w:ascii="Times New Roman" w:hAnsi="Times New Roman" w:cs="Times New Roman"/>
          <w:sz w:val="28"/>
        </w:rPr>
        <w:t xml:space="preserve"> and control)</w:t>
      </w:r>
      <w:r w:rsidR="006222FB">
        <w:rPr>
          <w:rFonts w:ascii="Times New Roman" w:hAnsi="Times New Roman" w:cs="Times New Roman"/>
          <w:sz w:val="28"/>
        </w:rPr>
        <w:t xml:space="preserve">, </w:t>
      </w:r>
      <w:r w:rsidR="006222FB" w:rsidRPr="006222FB">
        <w:rPr>
          <w:rFonts w:ascii="Times New Roman" w:hAnsi="Times New Roman" w:cs="Times New Roman"/>
          <w:sz w:val="28"/>
        </w:rPr>
        <w:t>которая</w:t>
      </w:r>
      <w:r w:rsidR="006222FB">
        <w:rPr>
          <w:rFonts w:ascii="Times New Roman" w:hAnsi="Times New Roman" w:cs="Times New Roman"/>
          <w:sz w:val="28"/>
        </w:rPr>
        <w:t xml:space="preserve"> предназначена для</w:t>
      </w:r>
      <w:r w:rsidR="006222FB" w:rsidRPr="006222FB">
        <w:rPr>
          <w:rFonts w:ascii="Times New Roman" w:hAnsi="Times New Roman" w:cs="Times New Roman"/>
          <w:sz w:val="28"/>
        </w:rPr>
        <w:t xml:space="preserve"> централиз</w:t>
      </w:r>
      <w:r w:rsidR="006222FB">
        <w:rPr>
          <w:rFonts w:ascii="Times New Roman" w:hAnsi="Times New Roman" w:cs="Times New Roman"/>
          <w:sz w:val="28"/>
        </w:rPr>
        <w:t>ации</w:t>
      </w:r>
      <w:r w:rsidR="006222FB" w:rsidRPr="006222FB">
        <w:rPr>
          <w:rFonts w:ascii="Times New Roman" w:hAnsi="Times New Roman" w:cs="Times New Roman"/>
          <w:sz w:val="28"/>
        </w:rPr>
        <w:t xml:space="preserve"> </w:t>
      </w:r>
      <w:r w:rsidR="006222FB">
        <w:rPr>
          <w:rFonts w:ascii="Times New Roman" w:hAnsi="Times New Roman" w:cs="Times New Roman"/>
          <w:sz w:val="28"/>
        </w:rPr>
        <w:t xml:space="preserve">информации об энергосистеме для </w:t>
      </w:r>
      <w:r w:rsidR="006222FB">
        <w:rPr>
          <w:rFonts w:ascii="Times New Roman" w:hAnsi="Times New Roman" w:cs="Times New Roman"/>
          <w:sz w:val="28"/>
        </w:rPr>
        <w:lastRenderedPageBreak/>
        <w:t>мониторинга, анализа,</w:t>
      </w:r>
      <w:r w:rsidR="006222FB" w:rsidRPr="006222FB">
        <w:rPr>
          <w:rFonts w:ascii="Times New Roman" w:hAnsi="Times New Roman" w:cs="Times New Roman"/>
          <w:sz w:val="28"/>
        </w:rPr>
        <w:t xml:space="preserve"> прогнозирования состояния энергосистемы</w:t>
      </w:r>
      <w:r w:rsidR="006222FB">
        <w:rPr>
          <w:rFonts w:ascii="Times New Roman" w:hAnsi="Times New Roman" w:cs="Times New Roman"/>
          <w:sz w:val="28"/>
        </w:rPr>
        <w:t xml:space="preserve"> и распределения сигналов о необходимости </w:t>
      </w:r>
      <w:r w:rsidR="00395118">
        <w:rPr>
          <w:rFonts w:ascii="Times New Roman" w:hAnsi="Times New Roman" w:cs="Times New Roman"/>
          <w:sz w:val="28"/>
        </w:rPr>
        <w:t xml:space="preserve">выбора </w:t>
      </w:r>
      <w:r w:rsidR="006222FB">
        <w:rPr>
          <w:rFonts w:ascii="Times New Roman" w:hAnsi="Times New Roman" w:cs="Times New Roman"/>
          <w:sz w:val="28"/>
        </w:rPr>
        <w:t>управляющих воздействий на нижестоящие устройства противоаварийной автоматики</w:t>
      </w:r>
      <w:r w:rsidR="005A5F6B">
        <w:rPr>
          <w:rFonts w:ascii="Times New Roman" w:hAnsi="Times New Roman" w:cs="Times New Roman"/>
          <w:sz w:val="28"/>
        </w:rPr>
        <w:t xml:space="preserve"> </w:t>
      </w:r>
      <w:sdt>
        <w:sdtPr>
          <w:rPr>
            <w:rFonts w:ascii="Times New Roman" w:hAnsi="Times New Roman" w:cs="Times New Roman"/>
            <w:sz w:val="28"/>
          </w:rPr>
          <w:id w:val="-1069496886"/>
          <w:citation/>
        </w:sdtPr>
        <w:sdtContent>
          <w:r w:rsidR="005A5F6B">
            <w:rPr>
              <w:rFonts w:ascii="Times New Roman" w:hAnsi="Times New Roman" w:cs="Times New Roman"/>
              <w:sz w:val="28"/>
            </w:rPr>
            <w:fldChar w:fldCharType="begin"/>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CITATION</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AJo</w:instrText>
          </w:r>
          <w:r w:rsidR="005A5F6B" w:rsidRPr="005A5F6B">
            <w:rPr>
              <w:rFonts w:ascii="Times New Roman" w:hAnsi="Times New Roman" w:cs="Times New Roman"/>
              <w:sz w:val="28"/>
            </w:rPr>
            <w:instrText xml:space="preserve"> \</w:instrText>
          </w:r>
          <w:r w:rsidR="005A5F6B">
            <w:rPr>
              <w:rFonts w:ascii="Times New Roman" w:hAnsi="Times New Roman" w:cs="Times New Roman"/>
              <w:sz w:val="28"/>
              <w:lang w:val="en-US"/>
            </w:rPr>
            <w:instrText>l</w:instrText>
          </w:r>
          <w:r w:rsidR="005A5F6B" w:rsidRPr="005A5F6B">
            <w:rPr>
              <w:rFonts w:ascii="Times New Roman" w:hAnsi="Times New Roman" w:cs="Times New Roman"/>
              <w:sz w:val="28"/>
            </w:rPr>
            <w:instrText xml:space="preserve"> 1033 </w:instrText>
          </w:r>
          <w:r w:rsidR="005A5F6B">
            <w:rPr>
              <w:rFonts w:ascii="Times New Roman" w:hAnsi="Times New Roman" w:cs="Times New Roman"/>
              <w:sz w:val="28"/>
            </w:rPr>
            <w:fldChar w:fldCharType="separate"/>
          </w:r>
          <w:r w:rsidR="00387B53" w:rsidRPr="00CF7458">
            <w:rPr>
              <w:rFonts w:ascii="Times New Roman" w:hAnsi="Times New Roman" w:cs="Times New Roman"/>
              <w:noProof/>
              <w:sz w:val="28"/>
            </w:rPr>
            <w:t>[2]</w:t>
          </w:r>
          <w:r w:rsidR="005A5F6B">
            <w:rPr>
              <w:rFonts w:ascii="Times New Roman" w:hAnsi="Times New Roman" w:cs="Times New Roman"/>
              <w:sz w:val="28"/>
            </w:rPr>
            <w:fldChar w:fldCharType="end"/>
          </w:r>
        </w:sdtContent>
      </w:sdt>
      <w:r w:rsidR="006222FB">
        <w:rPr>
          <w:rFonts w:ascii="Times New Roman" w:hAnsi="Times New Roman" w:cs="Times New Roman"/>
          <w:sz w:val="28"/>
        </w:rPr>
        <w:t>.</w:t>
      </w:r>
      <w:r w:rsidR="009408D3">
        <w:rPr>
          <w:rFonts w:ascii="Times New Roman" w:hAnsi="Times New Roman" w:cs="Times New Roman"/>
          <w:sz w:val="28"/>
        </w:rPr>
        <w:t xml:space="preserve"> </w:t>
      </w:r>
      <w:r w:rsidR="00CA6200">
        <w:rPr>
          <w:rFonts w:ascii="Times New Roman" w:hAnsi="Times New Roman" w:cs="Times New Roman"/>
          <w:sz w:val="28"/>
        </w:rPr>
        <w:t xml:space="preserve">Системы </w:t>
      </w:r>
      <w:r w:rsidR="00CA6200">
        <w:rPr>
          <w:rFonts w:ascii="Times New Roman" w:hAnsi="Times New Roman" w:cs="Times New Roman"/>
          <w:sz w:val="28"/>
          <w:lang w:val="en-US"/>
        </w:rPr>
        <w:t>WAM</w:t>
      </w:r>
      <w:r>
        <w:rPr>
          <w:rFonts w:ascii="Times New Roman" w:hAnsi="Times New Roman" w:cs="Times New Roman"/>
          <w:sz w:val="28"/>
          <w:lang w:val="en-US"/>
        </w:rPr>
        <w:t>S</w:t>
      </w:r>
      <w:r w:rsidR="00CA6200">
        <w:rPr>
          <w:rFonts w:ascii="Times New Roman" w:hAnsi="Times New Roman" w:cs="Times New Roman"/>
          <w:sz w:val="28"/>
        </w:rPr>
        <w:t>,</w:t>
      </w:r>
      <w:r w:rsidR="009408D3">
        <w:rPr>
          <w:rFonts w:ascii="Times New Roman" w:hAnsi="Times New Roman" w:cs="Times New Roman"/>
          <w:sz w:val="28"/>
        </w:rPr>
        <w:t xml:space="preserve"> </w:t>
      </w:r>
      <w:r w:rsidR="009408D3">
        <w:rPr>
          <w:rFonts w:ascii="Times New Roman" w:hAnsi="Times New Roman" w:cs="Times New Roman"/>
          <w:sz w:val="28"/>
          <w:lang w:val="en-US"/>
        </w:rPr>
        <w:t>WAP</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9408D3">
        <w:rPr>
          <w:rFonts w:ascii="Times New Roman" w:hAnsi="Times New Roman" w:cs="Times New Roman"/>
          <w:sz w:val="28"/>
        </w:rPr>
        <w:t xml:space="preserve">и </w:t>
      </w:r>
      <w:r w:rsidR="009408D3">
        <w:rPr>
          <w:rFonts w:ascii="Times New Roman" w:hAnsi="Times New Roman" w:cs="Times New Roman"/>
          <w:sz w:val="28"/>
          <w:lang w:val="en-US"/>
        </w:rPr>
        <w:t>WAC</w:t>
      </w:r>
      <w:r>
        <w:rPr>
          <w:rFonts w:ascii="Times New Roman" w:hAnsi="Times New Roman" w:cs="Times New Roman"/>
          <w:sz w:val="28"/>
          <w:lang w:val="en-US"/>
        </w:rPr>
        <w:t>S</w:t>
      </w:r>
      <w:r w:rsidR="009408D3" w:rsidRPr="00CA6200">
        <w:rPr>
          <w:rFonts w:ascii="Times New Roman" w:hAnsi="Times New Roman" w:cs="Times New Roman"/>
          <w:sz w:val="28"/>
        </w:rPr>
        <w:t xml:space="preserve"> </w:t>
      </w:r>
      <w:r w:rsidR="00CA6200">
        <w:rPr>
          <w:rFonts w:ascii="Times New Roman" w:hAnsi="Times New Roman" w:cs="Times New Roman"/>
          <w:sz w:val="28"/>
        </w:rPr>
        <w:t xml:space="preserve">имеют </w:t>
      </w:r>
      <w:r w:rsidR="004033D6" w:rsidRPr="004033D6">
        <w:rPr>
          <w:rFonts w:ascii="Times New Roman" w:hAnsi="Times New Roman" w:cs="Times New Roman"/>
          <w:sz w:val="28"/>
        </w:rPr>
        <w:t>сходство</w:t>
      </w:r>
      <w:r w:rsidR="004033D6">
        <w:rPr>
          <w:rFonts w:ascii="Times New Roman" w:hAnsi="Times New Roman" w:cs="Times New Roman"/>
          <w:sz w:val="28"/>
        </w:rPr>
        <w:t>, которое</w:t>
      </w:r>
      <w:r w:rsidR="004033D6" w:rsidRPr="004033D6">
        <w:rPr>
          <w:rFonts w:ascii="Times New Roman" w:hAnsi="Times New Roman" w:cs="Times New Roman"/>
          <w:sz w:val="28"/>
        </w:rPr>
        <w:t xml:space="preserve"> благоприятствует</w:t>
      </w:r>
      <w:r w:rsidR="004033D6">
        <w:rPr>
          <w:rFonts w:ascii="Times New Roman" w:hAnsi="Times New Roman" w:cs="Times New Roman"/>
          <w:sz w:val="28"/>
        </w:rPr>
        <w:t xml:space="preserve"> </w:t>
      </w:r>
      <w:commentRangeStart w:id="76"/>
      <w:commentRangeStart w:id="77"/>
      <w:r>
        <w:rPr>
          <w:rFonts w:ascii="Times New Roman" w:hAnsi="Times New Roman" w:cs="Times New Roman"/>
          <w:sz w:val="28"/>
        </w:rPr>
        <w:t>их</w:t>
      </w:r>
      <w:r w:rsidRPr="004033D6">
        <w:rPr>
          <w:rFonts w:ascii="Times New Roman" w:hAnsi="Times New Roman" w:cs="Times New Roman"/>
          <w:sz w:val="28"/>
        </w:rPr>
        <w:t xml:space="preserve"> интегр</w:t>
      </w:r>
      <w:r>
        <w:rPr>
          <w:rFonts w:ascii="Times New Roman" w:hAnsi="Times New Roman" w:cs="Times New Roman"/>
          <w:sz w:val="28"/>
        </w:rPr>
        <w:t>ации</w:t>
      </w:r>
      <w:r w:rsidRPr="004033D6">
        <w:rPr>
          <w:rFonts w:ascii="Times New Roman" w:hAnsi="Times New Roman" w:cs="Times New Roman"/>
          <w:sz w:val="28"/>
        </w:rPr>
        <w:t xml:space="preserve"> </w:t>
      </w:r>
      <w:r>
        <w:rPr>
          <w:rFonts w:ascii="Times New Roman" w:hAnsi="Times New Roman" w:cs="Times New Roman"/>
          <w:sz w:val="28"/>
        </w:rPr>
        <w:t>в систему</w:t>
      </w:r>
      <w:r w:rsidRPr="004033D6">
        <w:rPr>
          <w:rFonts w:ascii="Times New Roman" w:hAnsi="Times New Roman" w:cs="Times New Roman"/>
          <w:sz w:val="28"/>
        </w:rPr>
        <w:t xml:space="preserve"> WAMPAC</w:t>
      </w:r>
      <w:commentRangeEnd w:id="76"/>
      <w:r>
        <w:rPr>
          <w:rStyle w:val="ab"/>
        </w:rPr>
        <w:commentReference w:id="76"/>
      </w:r>
      <w:commentRangeEnd w:id="77"/>
      <w:r>
        <w:rPr>
          <w:rStyle w:val="ab"/>
        </w:rPr>
        <w:commentReference w:id="77"/>
      </w:r>
      <w:r w:rsidR="004033D6">
        <w:rPr>
          <w:rFonts w:ascii="Times New Roman" w:hAnsi="Times New Roman" w:cs="Times New Roman"/>
          <w:sz w:val="28"/>
        </w:rPr>
        <w:t>.</w:t>
      </w:r>
    </w:p>
    <w:p w14:paraId="5FCCD7F8" w14:textId="16E2349D" w:rsidR="00877B1B" w:rsidRPr="0000341F" w:rsidRDefault="00750235" w:rsidP="00C34E4B">
      <w:pPr>
        <w:spacing w:after="0" w:line="360" w:lineRule="auto"/>
        <w:ind w:firstLine="709"/>
        <w:contextualSpacing/>
        <w:jc w:val="both"/>
        <w:rPr>
          <w:rFonts w:ascii="Times New Roman" w:hAnsi="Times New Roman" w:cs="Times New Roman"/>
          <w:sz w:val="28"/>
        </w:rPr>
      </w:pPr>
      <w:del w:id="78" w:author="Пользователь Windows" w:date="2021-01-27T15:51:00Z">
        <w:r w:rsidDel="00B030F8">
          <w:rPr>
            <w:rFonts w:ascii="Times New Roman" w:hAnsi="Times New Roman" w:cs="Times New Roman"/>
            <w:sz w:val="28"/>
          </w:rPr>
          <w:delText xml:space="preserve"> Схожесть </w:delText>
        </w:r>
        <w:r w:rsidR="0048739D" w:rsidDel="00B030F8">
          <w:rPr>
            <w:rFonts w:ascii="Times New Roman" w:hAnsi="Times New Roman" w:cs="Times New Roman"/>
            <w:sz w:val="28"/>
          </w:rPr>
          <w:delText>данных</w:delText>
        </w:r>
      </w:del>
      <w:ins w:id="79" w:author="Пользователь Windows" w:date="2021-01-27T15:51:00Z">
        <w:r w:rsidR="00B030F8">
          <w:rPr>
            <w:rFonts w:ascii="Times New Roman" w:hAnsi="Times New Roman" w:cs="Times New Roman"/>
            <w:sz w:val="28"/>
          </w:rPr>
          <w:t>Общим для</w:t>
        </w:r>
      </w:ins>
      <w:r>
        <w:rPr>
          <w:rFonts w:ascii="Times New Roman" w:hAnsi="Times New Roman" w:cs="Times New Roman"/>
          <w:sz w:val="28"/>
        </w:rPr>
        <w:t xml:space="preserve"> систем </w:t>
      </w:r>
      <w:ins w:id="80" w:author="Пользователь Windows" w:date="2021-01-27T15:51:00Z">
        <w:r w:rsidR="00B030F8">
          <w:rPr>
            <w:rFonts w:ascii="Times New Roman" w:hAnsi="Times New Roman" w:cs="Times New Roman"/>
            <w:sz w:val="28"/>
            <w:lang w:val="en-US"/>
          </w:rPr>
          <w:t>WAMPAC</w:t>
        </w:r>
        <w:r w:rsidR="00B030F8" w:rsidRPr="00B030F8">
          <w:rPr>
            <w:rFonts w:ascii="Times New Roman" w:hAnsi="Times New Roman" w:cs="Times New Roman"/>
            <w:sz w:val="28"/>
            <w:rPrChange w:id="81" w:author="Пользователь Windows" w:date="2021-01-27T15:51:00Z">
              <w:rPr>
                <w:rFonts w:ascii="Times New Roman" w:hAnsi="Times New Roman" w:cs="Times New Roman"/>
                <w:sz w:val="28"/>
                <w:lang w:val="en-US"/>
              </w:rPr>
            </w:rPrChange>
          </w:rPr>
          <w:t xml:space="preserve">, </w:t>
        </w:r>
      </w:ins>
      <w:ins w:id="82" w:author="Пользователь Windows" w:date="2021-01-27T15:52:00Z">
        <w:r w:rsidR="00B030F8">
          <w:rPr>
            <w:rFonts w:ascii="Times New Roman" w:hAnsi="Times New Roman" w:cs="Times New Roman"/>
            <w:sz w:val="28"/>
          </w:rPr>
          <w:t xml:space="preserve">использующих данные СВИ, </w:t>
        </w:r>
      </w:ins>
      <w:del w:id="83" w:author="Пользователь Windows" w:date="2021-01-27T15:52:00Z">
        <w:r w:rsidDel="00B030F8">
          <w:rPr>
            <w:rFonts w:ascii="Times New Roman" w:hAnsi="Times New Roman" w:cs="Times New Roman"/>
            <w:sz w:val="28"/>
          </w:rPr>
          <w:delText>в первую очередь состоит в</w:delText>
        </w:r>
      </w:del>
      <w:ins w:id="84" w:author="Пользователь Windows" w:date="2021-01-27T15:52:00Z">
        <w:r w:rsidR="00B030F8">
          <w:rPr>
            <w:rFonts w:ascii="Times New Roman" w:hAnsi="Times New Roman" w:cs="Times New Roman"/>
            <w:sz w:val="28"/>
          </w:rPr>
          <w:t>является</w:t>
        </w:r>
      </w:ins>
      <w:r>
        <w:rPr>
          <w:rFonts w:ascii="Times New Roman" w:hAnsi="Times New Roman" w:cs="Times New Roman"/>
          <w:sz w:val="28"/>
        </w:rPr>
        <w:t xml:space="preserve"> сбор</w:t>
      </w:r>
      <w:del w:id="85" w:author="Пользователь Windows" w:date="2021-01-27T15:52:00Z">
        <w:r w:rsidDel="00B030F8">
          <w:rPr>
            <w:rFonts w:ascii="Times New Roman" w:hAnsi="Times New Roman" w:cs="Times New Roman"/>
            <w:sz w:val="28"/>
          </w:rPr>
          <w:delText>е</w:delText>
        </w:r>
      </w:del>
      <w:r>
        <w:rPr>
          <w:rFonts w:ascii="Times New Roman" w:hAnsi="Times New Roman" w:cs="Times New Roman"/>
          <w:sz w:val="28"/>
        </w:rPr>
        <w:t xml:space="preserve"> данных </w:t>
      </w:r>
      <w:del w:id="86" w:author="Пользователь Windows" w:date="2021-01-27T15:52:00Z">
        <w:r w:rsidDel="00B030F8">
          <w:rPr>
            <w:rFonts w:ascii="Times New Roman" w:hAnsi="Times New Roman" w:cs="Times New Roman"/>
            <w:sz w:val="28"/>
          </w:rPr>
          <w:delText>с энергосистемы</w:delText>
        </w:r>
        <w:r w:rsidR="00F82DD1" w:rsidDel="00B030F8">
          <w:rPr>
            <w:rFonts w:ascii="Times New Roman" w:hAnsi="Times New Roman" w:cs="Times New Roman"/>
            <w:sz w:val="28"/>
          </w:rPr>
          <w:delText xml:space="preserve"> </w:delText>
        </w:r>
      </w:del>
      <w:r>
        <w:rPr>
          <w:rFonts w:ascii="Times New Roman" w:hAnsi="Times New Roman" w:cs="Times New Roman"/>
          <w:sz w:val="28"/>
        </w:rPr>
        <w:t>(</w:t>
      </w:r>
      <w:commentRangeStart w:id="87"/>
      <w:commentRangeStart w:id="88"/>
      <w:r w:rsidR="003131BF">
        <w:rPr>
          <w:rFonts w:ascii="Times New Roman" w:hAnsi="Times New Roman" w:cs="Times New Roman"/>
          <w:sz w:val="28"/>
        </w:rPr>
        <w:t>рисунке 1</w:t>
      </w:r>
      <w:r>
        <w:rPr>
          <w:rFonts w:ascii="Times New Roman" w:hAnsi="Times New Roman" w:cs="Times New Roman"/>
          <w:sz w:val="28"/>
        </w:rPr>
        <w:t>)</w:t>
      </w:r>
      <w:r w:rsidR="003131BF">
        <w:rPr>
          <w:rFonts w:ascii="Times New Roman" w:hAnsi="Times New Roman" w:cs="Times New Roman"/>
          <w:sz w:val="28"/>
        </w:rPr>
        <w:t>.</w:t>
      </w:r>
      <w:r w:rsidR="003131BF" w:rsidRPr="0000341F">
        <w:rPr>
          <w:rFonts w:ascii="Times New Roman" w:hAnsi="Times New Roman" w:cs="Times New Roman"/>
          <w:sz w:val="28"/>
        </w:rPr>
        <w:t xml:space="preserve"> </w:t>
      </w:r>
      <w:commentRangeEnd w:id="87"/>
      <w:r w:rsidR="003131BF">
        <w:rPr>
          <w:rStyle w:val="ab"/>
        </w:rPr>
        <w:commentReference w:id="87"/>
      </w:r>
      <w:commentRangeEnd w:id="88"/>
      <w:r w:rsidR="0048739D">
        <w:rPr>
          <w:rStyle w:val="ab"/>
        </w:rPr>
        <w:commentReference w:id="88"/>
      </w:r>
      <w:r w:rsidR="0000341F">
        <w:rPr>
          <w:rFonts w:ascii="Times New Roman" w:hAnsi="Times New Roman" w:cs="Times New Roman"/>
          <w:sz w:val="28"/>
        </w:rPr>
        <w:t xml:space="preserve">Данные с УСВИ либо сразу отправляются в региональный КСВД, либо собираются в КСВД на уровне объекта </w:t>
      </w:r>
      <w:r w:rsidR="000B75AB">
        <w:rPr>
          <w:rFonts w:ascii="Times New Roman" w:hAnsi="Times New Roman" w:cs="Times New Roman"/>
          <w:sz w:val="28"/>
        </w:rPr>
        <w:t>электро</w:t>
      </w:r>
      <w:r w:rsidR="0000341F">
        <w:rPr>
          <w:rFonts w:ascii="Times New Roman" w:hAnsi="Times New Roman" w:cs="Times New Roman"/>
          <w:sz w:val="28"/>
        </w:rPr>
        <w:t>энергетики, а затем поступают в КСВД более в</w:t>
      </w:r>
      <w:r w:rsidR="00352500">
        <w:rPr>
          <w:rFonts w:ascii="Times New Roman" w:hAnsi="Times New Roman" w:cs="Times New Roman"/>
          <w:sz w:val="28"/>
        </w:rPr>
        <w:t>ысоко</w:t>
      </w:r>
      <w:r w:rsidR="0000341F">
        <w:rPr>
          <w:rFonts w:ascii="Times New Roman" w:hAnsi="Times New Roman" w:cs="Times New Roman"/>
          <w:sz w:val="28"/>
        </w:rPr>
        <w:t>го уровня. После этого данные со всех региональных КСВД собираются в КСВД</w:t>
      </w:r>
      <w:r w:rsidR="00352500">
        <w:rPr>
          <w:rFonts w:ascii="Times New Roman" w:hAnsi="Times New Roman" w:cs="Times New Roman"/>
          <w:sz w:val="28"/>
        </w:rPr>
        <w:t xml:space="preserve"> главного уровня</w:t>
      </w:r>
      <w:r w:rsidR="0000341F">
        <w:rPr>
          <w:rFonts w:ascii="Times New Roman" w:hAnsi="Times New Roman" w:cs="Times New Roman"/>
          <w:sz w:val="28"/>
        </w:rPr>
        <w:t>.</w:t>
      </w:r>
    </w:p>
    <w:p w14:paraId="50862D05" w14:textId="77777777" w:rsidR="008666DD" w:rsidRPr="008911B9" w:rsidRDefault="00F82DD1" w:rsidP="00F82DD1">
      <w:pPr>
        <w:spacing w:after="0" w:line="360" w:lineRule="auto"/>
        <w:ind w:firstLine="709"/>
        <w:contextualSpacing/>
        <w:jc w:val="center"/>
        <w:rPr>
          <w:rFonts w:ascii="Times New Roman" w:hAnsi="Times New Roman" w:cs="Times New Roman"/>
          <w:sz w:val="28"/>
          <w:lang w:val="en-US"/>
        </w:rPr>
      </w:pPr>
      <w:r w:rsidRPr="00F82DD1">
        <w:rPr>
          <w:noProof/>
          <w:lang w:eastAsia="ru-RU"/>
        </w:rPr>
        <w:drawing>
          <wp:inline distT="0" distB="0" distL="0" distR="0" wp14:anchorId="70ADD3B8" wp14:editId="57A040B7">
            <wp:extent cx="2633134" cy="33799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56006" cy="3409317"/>
                    </a:xfrm>
                    <a:prstGeom prst="rect">
                      <a:avLst/>
                    </a:prstGeom>
                  </pic:spPr>
                </pic:pic>
              </a:graphicData>
            </a:graphic>
          </wp:inline>
        </w:drawing>
      </w:r>
    </w:p>
    <w:p w14:paraId="4679F02F" w14:textId="644AE27E" w:rsidR="009D0F98" w:rsidRDefault="00F82DD1" w:rsidP="00F82DD1">
      <w:pPr>
        <w:spacing w:after="0" w:line="360" w:lineRule="auto"/>
        <w:ind w:firstLine="709"/>
        <w:contextualSpacing/>
        <w:jc w:val="center"/>
        <w:rPr>
          <w:ins w:id="89" w:author="Пользователь Windows" w:date="2021-01-27T15:52:00Z"/>
          <w:rFonts w:ascii="Times New Roman" w:hAnsi="Times New Roman" w:cs="Times New Roman"/>
          <w:sz w:val="28"/>
          <w:lang w:val="en-US"/>
        </w:rPr>
      </w:pPr>
      <w:r>
        <w:rPr>
          <w:rFonts w:ascii="Times New Roman" w:hAnsi="Times New Roman" w:cs="Times New Roman"/>
          <w:sz w:val="28"/>
        </w:rPr>
        <w:t xml:space="preserve">Рисунок 1 – </w:t>
      </w:r>
      <w:r w:rsidR="00750235">
        <w:rPr>
          <w:rFonts w:ascii="Times New Roman" w:hAnsi="Times New Roman" w:cs="Times New Roman"/>
          <w:sz w:val="28"/>
        </w:rPr>
        <w:t>Система сбора данных</w:t>
      </w:r>
      <w:r>
        <w:rPr>
          <w:rFonts w:ascii="Times New Roman" w:hAnsi="Times New Roman" w:cs="Times New Roman"/>
          <w:sz w:val="28"/>
        </w:rPr>
        <w:t xml:space="preserve"> </w:t>
      </w:r>
      <w:r>
        <w:rPr>
          <w:rFonts w:ascii="Times New Roman" w:hAnsi="Times New Roman" w:cs="Times New Roman"/>
          <w:sz w:val="28"/>
          <w:lang w:val="en-US"/>
        </w:rPr>
        <w:t>WAMPAC</w:t>
      </w:r>
    </w:p>
    <w:p w14:paraId="0EE39702" w14:textId="17672462" w:rsidR="00937FBA" w:rsidRDefault="00937FBA" w:rsidP="00B030F8">
      <w:pPr>
        <w:spacing w:after="0" w:line="360" w:lineRule="auto"/>
        <w:ind w:firstLine="709"/>
        <w:contextualSpacing/>
        <w:jc w:val="both"/>
        <w:rPr>
          <w:ins w:id="90" w:author="Пользователь Windows" w:date="2021-01-27T16:25:00Z"/>
          <w:rFonts w:ascii="Times New Roman" w:hAnsi="Times New Roman" w:cs="Times New Roman"/>
          <w:sz w:val="28"/>
        </w:rPr>
        <w:pPrChange w:id="91" w:author="Пользователь Windows" w:date="2021-01-27T15:53:00Z">
          <w:pPr>
            <w:spacing w:after="0" w:line="360" w:lineRule="auto"/>
            <w:ind w:firstLine="709"/>
            <w:contextualSpacing/>
            <w:jc w:val="center"/>
          </w:pPr>
        </w:pPrChange>
      </w:pPr>
      <w:moveToRangeStart w:id="92" w:author="Пользователь Windows" w:date="2021-01-27T16:25:00Z" w:name="move62657172"/>
      <w:moveTo w:id="93" w:author="Пользователь Windows" w:date="2021-01-27T16:25:00Z">
        <w:r>
          <w:rPr>
            <w:rFonts w:ascii="Times New Roman" w:hAnsi="Times New Roman" w:cs="Times New Roman"/>
            <w:sz w:val="28"/>
          </w:rPr>
          <w:t xml:space="preserve">В случае централизованной АЛАР главный уровень в большинстве случаев будет отсутствовать, так как предметом контроля ЦАЛАР являются одно или несколько сечений. Следовательно, для работы ЦАЛАР необходим ограниченный объем данных СВИ. 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на расположение сервера ЦАЛАР в первую очередь влияет скорость передачи данных СВИ от КСВД объектового уровня </w:t>
        </w:r>
        <w:r>
          <w:rPr>
            <w:rFonts w:ascii="Times New Roman" w:hAnsi="Times New Roman" w:cs="Times New Roman"/>
            <w:sz w:val="28"/>
          </w:rPr>
          <w:lastRenderedPageBreak/>
          <w:t>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moveTo>
      <w:moveToRangeEnd w:id="92"/>
    </w:p>
    <w:p w14:paraId="27DFEEA4" w14:textId="20704A6A" w:rsidR="00B030F8" w:rsidRDefault="00B030F8" w:rsidP="00B030F8">
      <w:pPr>
        <w:spacing w:after="0" w:line="360" w:lineRule="auto"/>
        <w:ind w:firstLine="709"/>
        <w:contextualSpacing/>
        <w:jc w:val="both"/>
        <w:rPr>
          <w:ins w:id="94" w:author="Пользователь Windows" w:date="2021-01-27T15:57:00Z"/>
          <w:rFonts w:ascii="Times New Roman" w:hAnsi="Times New Roman" w:cs="Times New Roman"/>
          <w:sz w:val="28"/>
        </w:rPr>
        <w:pPrChange w:id="95" w:author="Пользователь Windows" w:date="2021-01-27T15:53:00Z">
          <w:pPr>
            <w:spacing w:after="0" w:line="360" w:lineRule="auto"/>
            <w:ind w:firstLine="709"/>
            <w:contextualSpacing/>
            <w:jc w:val="center"/>
          </w:pPr>
        </w:pPrChange>
      </w:pPr>
      <w:ins w:id="96" w:author="Пользователь Windows" w:date="2021-01-27T15:53:00Z">
        <w:r>
          <w:rPr>
            <w:rFonts w:ascii="Times New Roman" w:hAnsi="Times New Roman" w:cs="Times New Roman"/>
            <w:sz w:val="28"/>
          </w:rPr>
          <w:t xml:space="preserve">Аналогом </w:t>
        </w:r>
        <w:r>
          <w:rPr>
            <w:rFonts w:ascii="Times New Roman" w:hAnsi="Times New Roman" w:cs="Times New Roman"/>
            <w:sz w:val="28"/>
            <w:lang w:val="en-US"/>
          </w:rPr>
          <w:t>WAPS</w:t>
        </w:r>
        <w:r w:rsidRPr="00B030F8">
          <w:rPr>
            <w:rFonts w:ascii="Times New Roman" w:hAnsi="Times New Roman" w:cs="Times New Roman"/>
            <w:sz w:val="28"/>
            <w:rPrChange w:id="97" w:author="Пользователь Windows" w:date="2021-01-27T15:53:00Z">
              <w:rPr>
                <w:rFonts w:ascii="Times New Roman" w:hAnsi="Times New Roman" w:cs="Times New Roman"/>
                <w:sz w:val="28"/>
                <w:lang w:val="en-US"/>
              </w:rPr>
            </w:rPrChange>
          </w:rPr>
          <w:t xml:space="preserve"> </w:t>
        </w:r>
        <w:r>
          <w:rPr>
            <w:rFonts w:ascii="Times New Roman" w:hAnsi="Times New Roman" w:cs="Times New Roman"/>
            <w:sz w:val="28"/>
          </w:rPr>
          <w:t>в России можно считать централизованную систему противоаварийной автоматики (ЦСПА).</w:t>
        </w:r>
      </w:ins>
      <w:ins w:id="98" w:author="Пользователь Windows" w:date="2021-01-27T15:54:00Z">
        <w:r>
          <w:rPr>
            <w:rFonts w:ascii="Times New Roman" w:hAnsi="Times New Roman" w:cs="Times New Roman"/>
            <w:sz w:val="28"/>
          </w:rPr>
          <w:t xml:space="preserve"> Она служит для снижения объемов противоаварийного управления и координации действия </w:t>
        </w:r>
      </w:ins>
      <w:ins w:id="99" w:author="Пользователь Windows" w:date="2021-01-27T15:55:00Z">
        <w:r>
          <w:rPr>
            <w:rFonts w:ascii="Times New Roman" w:hAnsi="Times New Roman" w:cs="Times New Roman"/>
            <w:sz w:val="28"/>
          </w:rPr>
          <w:t>районных комплексов</w:t>
        </w:r>
        <w:r w:rsidRPr="00B030F8">
          <w:rPr>
            <w:rFonts w:ascii="Times New Roman" w:hAnsi="Times New Roman" w:cs="Times New Roman"/>
            <w:sz w:val="28"/>
          </w:rPr>
          <w:t xml:space="preserve"> </w:t>
        </w:r>
        <w:r>
          <w:rPr>
            <w:rFonts w:ascii="Times New Roman" w:hAnsi="Times New Roman" w:cs="Times New Roman"/>
            <w:sz w:val="28"/>
          </w:rPr>
          <w:t>противоаварийного</w:t>
        </w:r>
        <w:r w:rsidRPr="00B030F8">
          <w:rPr>
            <w:rFonts w:ascii="Times New Roman" w:hAnsi="Times New Roman" w:cs="Times New Roman"/>
            <w:sz w:val="28"/>
          </w:rPr>
          <w:t xml:space="preserve"> </w:t>
        </w:r>
        <w:r>
          <w:rPr>
            <w:rFonts w:ascii="Times New Roman" w:hAnsi="Times New Roman" w:cs="Times New Roman"/>
            <w:sz w:val="28"/>
          </w:rPr>
          <w:t>управления</w:t>
        </w:r>
        <w:r>
          <w:rPr>
            <w:rFonts w:ascii="Times New Roman" w:hAnsi="Times New Roman" w:cs="Times New Roman"/>
            <w:sz w:val="28"/>
          </w:rPr>
          <w:t xml:space="preserve">. Наиболее общей </w:t>
        </w:r>
      </w:ins>
      <w:ins w:id="100" w:author="Пользователь Windows" w:date="2021-01-27T15:56:00Z">
        <w:r>
          <w:rPr>
            <w:rFonts w:ascii="Times New Roman" w:hAnsi="Times New Roman" w:cs="Times New Roman"/>
            <w:sz w:val="28"/>
          </w:rPr>
          <w:t>схемой, описывающей принцип построения</w:t>
        </w:r>
      </w:ins>
      <w:ins w:id="101" w:author="Пользователь Windows" w:date="2021-01-27T15:55:00Z">
        <w:r>
          <w:rPr>
            <w:rFonts w:ascii="Times New Roman" w:hAnsi="Times New Roman" w:cs="Times New Roman"/>
            <w:sz w:val="28"/>
          </w:rPr>
          <w:t xml:space="preserve"> </w:t>
        </w:r>
      </w:ins>
      <w:ins w:id="102" w:author="Пользователь Windows" w:date="2021-01-27T15:56:00Z">
        <w:r>
          <w:rPr>
            <w:rFonts w:ascii="Times New Roman" w:hAnsi="Times New Roman" w:cs="Times New Roman"/>
            <w:sz w:val="28"/>
          </w:rPr>
          <w:t>систем централизованного противоаварийного управления</w:t>
        </w:r>
      </w:ins>
      <w:ins w:id="103" w:author="Пользователь Windows" w:date="2021-01-27T15:57:00Z">
        <w:r>
          <w:rPr>
            <w:rFonts w:ascii="Times New Roman" w:hAnsi="Times New Roman" w:cs="Times New Roman"/>
            <w:sz w:val="28"/>
          </w:rPr>
          <w:t xml:space="preserve">, является схема КСПА (координирующая </w:t>
        </w:r>
        <w:r>
          <w:rPr>
            <w:rFonts w:ascii="Times New Roman" w:hAnsi="Times New Roman" w:cs="Times New Roman"/>
            <w:sz w:val="28"/>
          </w:rPr>
          <w:t>систем</w:t>
        </w:r>
        <w:r>
          <w:rPr>
            <w:rFonts w:ascii="Times New Roman" w:hAnsi="Times New Roman" w:cs="Times New Roman"/>
            <w:sz w:val="28"/>
          </w:rPr>
          <w:t>а</w:t>
        </w:r>
        <w:r>
          <w:rPr>
            <w:rFonts w:ascii="Times New Roman" w:hAnsi="Times New Roman" w:cs="Times New Roman"/>
            <w:sz w:val="28"/>
          </w:rPr>
          <w:t xml:space="preserve"> противоаварийной автоматики</w:t>
        </w:r>
        <w:r>
          <w:rPr>
            <w:rFonts w:ascii="Times New Roman" w:hAnsi="Times New Roman" w:cs="Times New Roman"/>
            <w:sz w:val="28"/>
          </w:rPr>
          <w:t>)</w:t>
        </w:r>
      </w:ins>
      <w:ins w:id="104" w:author="Пользователь Windows" w:date="2021-01-27T15:58:00Z">
        <w:r w:rsidR="00572533">
          <w:rPr>
            <w:rFonts w:ascii="Times New Roman" w:hAnsi="Times New Roman" w:cs="Times New Roman"/>
            <w:sz w:val="28"/>
          </w:rPr>
          <w:t xml:space="preserve"> (рисунок 2)</w:t>
        </w:r>
      </w:ins>
      <w:ins w:id="105" w:author="Пользователь Windows" w:date="2021-01-27T15:57:00Z">
        <w:r>
          <w:rPr>
            <w:rFonts w:ascii="Times New Roman" w:hAnsi="Times New Roman" w:cs="Times New Roman"/>
            <w:sz w:val="28"/>
          </w:rPr>
          <w:t>.</w:t>
        </w:r>
      </w:ins>
    </w:p>
    <w:p w14:paraId="076E8575" w14:textId="77C8BD2B" w:rsidR="00B030F8" w:rsidRDefault="00CD3A99" w:rsidP="00B030F8">
      <w:pPr>
        <w:spacing w:after="0" w:line="360" w:lineRule="auto"/>
        <w:ind w:firstLine="709"/>
        <w:contextualSpacing/>
        <w:jc w:val="center"/>
        <w:rPr>
          <w:ins w:id="106" w:author="Пользователь Windows" w:date="2021-01-27T15:58:00Z"/>
          <w:rFonts w:ascii="Times New Roman" w:hAnsi="Times New Roman" w:cs="Times New Roman"/>
          <w:sz w:val="28"/>
        </w:rPr>
        <w:pPrChange w:id="107" w:author="Пользователь Windows" w:date="2021-01-27T15:58:00Z">
          <w:pPr>
            <w:spacing w:after="0" w:line="360" w:lineRule="auto"/>
            <w:ind w:firstLine="709"/>
            <w:contextualSpacing/>
            <w:jc w:val="center"/>
          </w:pPr>
        </w:pPrChange>
      </w:pPr>
      <w:ins w:id="108" w:author="Пользователь Windows" w:date="2021-01-27T16:40:00Z">
        <w:r>
          <w:object w:dxaOrig="9109" w:dyaOrig="6685" w14:anchorId="5ACCA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455.4pt;height:334.2pt" o:ole="">
              <v:imagedata r:id="rId12" o:title=""/>
            </v:shape>
            <o:OLEObject Type="Embed" ProgID="Visio.Drawing.15" ShapeID="_x0000_i1036" DrawAspect="Content" ObjectID="_1673271791" r:id="rId13"/>
          </w:object>
        </w:r>
      </w:ins>
    </w:p>
    <w:p w14:paraId="48B6E63D" w14:textId="08C23232" w:rsidR="00B030F8" w:rsidRPr="00B030F8" w:rsidRDefault="00B030F8" w:rsidP="00B030F8">
      <w:pPr>
        <w:spacing w:after="0" w:line="360" w:lineRule="auto"/>
        <w:ind w:firstLine="709"/>
        <w:contextualSpacing/>
        <w:jc w:val="center"/>
        <w:rPr>
          <w:rFonts w:ascii="Times New Roman" w:hAnsi="Times New Roman" w:cs="Times New Roman"/>
          <w:sz w:val="28"/>
          <w:rPrChange w:id="109" w:author="Пользователь Windows" w:date="2021-01-27T15:53:00Z">
            <w:rPr>
              <w:rFonts w:ascii="Times New Roman" w:hAnsi="Times New Roman" w:cs="Times New Roman"/>
              <w:sz w:val="28"/>
            </w:rPr>
          </w:rPrChange>
        </w:rPr>
        <w:pPrChange w:id="110" w:author="Пользователь Windows" w:date="2021-01-27T15:58:00Z">
          <w:pPr>
            <w:spacing w:after="0" w:line="360" w:lineRule="auto"/>
            <w:ind w:firstLine="709"/>
            <w:contextualSpacing/>
            <w:jc w:val="center"/>
          </w:pPr>
        </w:pPrChange>
      </w:pPr>
      <w:ins w:id="111" w:author="Пользователь Windows" w:date="2021-01-27T15:58:00Z">
        <w:r>
          <w:rPr>
            <w:rFonts w:ascii="Times New Roman" w:hAnsi="Times New Roman" w:cs="Times New Roman"/>
            <w:sz w:val="28"/>
          </w:rPr>
          <w:t xml:space="preserve">Рисунок 2 – </w:t>
        </w:r>
        <w:r w:rsidR="00572533">
          <w:rPr>
            <w:rFonts w:ascii="Times New Roman" w:hAnsi="Times New Roman" w:cs="Times New Roman"/>
            <w:sz w:val="28"/>
          </w:rPr>
          <w:t>КСПА</w:t>
        </w:r>
      </w:ins>
    </w:p>
    <w:p w14:paraId="3E45B491" w14:textId="519E9286" w:rsidR="00572533" w:rsidRDefault="00572533" w:rsidP="00FD650C">
      <w:pPr>
        <w:spacing w:after="0" w:line="360" w:lineRule="auto"/>
        <w:ind w:firstLine="709"/>
        <w:contextualSpacing/>
        <w:jc w:val="both"/>
        <w:rPr>
          <w:ins w:id="112" w:author="Пользователь Windows" w:date="2021-01-27T16:02:00Z"/>
          <w:rFonts w:ascii="Times New Roman" w:hAnsi="Times New Roman" w:cs="Times New Roman"/>
          <w:sz w:val="28"/>
        </w:rPr>
      </w:pPr>
      <w:ins w:id="113" w:author="Пользователь Windows" w:date="2021-01-27T16:00:00Z">
        <w:r>
          <w:rPr>
            <w:rFonts w:ascii="Times New Roman" w:hAnsi="Times New Roman" w:cs="Times New Roman"/>
            <w:sz w:val="28"/>
          </w:rPr>
          <w:t xml:space="preserve">В настоящее время в России применяется только ЦСПА, которое координирует работу районных </w:t>
        </w:r>
      </w:ins>
      <w:ins w:id="114" w:author="Пользователь Windows" w:date="2021-01-27T16:01:00Z">
        <w:r>
          <w:rPr>
            <w:rFonts w:ascii="Times New Roman" w:hAnsi="Times New Roman" w:cs="Times New Roman"/>
            <w:sz w:val="28"/>
          </w:rPr>
          <w:t>комплексов</w:t>
        </w:r>
      </w:ins>
      <w:ins w:id="115" w:author="Пользователь Windows" w:date="2021-01-27T16:00:00Z">
        <w:r>
          <w:rPr>
            <w:rFonts w:ascii="Times New Roman" w:hAnsi="Times New Roman" w:cs="Times New Roman"/>
            <w:sz w:val="28"/>
          </w:rPr>
          <w:t xml:space="preserve"> </w:t>
        </w:r>
      </w:ins>
      <w:ins w:id="116" w:author="Пользователь Windows" w:date="2021-01-27T16:01:00Z">
        <w:r>
          <w:rPr>
            <w:rFonts w:ascii="Times New Roman" w:hAnsi="Times New Roman" w:cs="Times New Roman"/>
            <w:sz w:val="28"/>
          </w:rPr>
          <w:t>ПА. То есть верхний уровень на рисунке 2 отсутствует.</w:t>
        </w:r>
      </w:ins>
    </w:p>
    <w:p w14:paraId="4B67F66C" w14:textId="110F7E2B" w:rsidR="00572533" w:rsidRDefault="00572533" w:rsidP="00FD650C">
      <w:pPr>
        <w:spacing w:after="0" w:line="360" w:lineRule="auto"/>
        <w:ind w:firstLine="709"/>
        <w:contextualSpacing/>
        <w:jc w:val="both"/>
        <w:rPr>
          <w:ins w:id="117" w:author="Пользователь Windows" w:date="2021-01-27T16:07:00Z"/>
          <w:rFonts w:ascii="Times New Roman" w:hAnsi="Times New Roman" w:cs="Times New Roman"/>
          <w:sz w:val="28"/>
        </w:rPr>
      </w:pPr>
      <w:ins w:id="118" w:author="Пользователь Windows" w:date="2021-01-27T16:02:00Z">
        <w:r>
          <w:rPr>
            <w:rFonts w:ascii="Times New Roman" w:hAnsi="Times New Roman" w:cs="Times New Roman"/>
            <w:sz w:val="28"/>
          </w:rPr>
          <w:t xml:space="preserve">ПТК верхнего уровня собирает доаварийную информацию о схеме и режиме работы ЭЭС с </w:t>
        </w:r>
      </w:ins>
      <w:ins w:id="119" w:author="Пользователь Windows" w:date="2021-01-27T16:03:00Z">
        <w:r>
          <w:rPr>
            <w:rFonts w:ascii="Times New Roman" w:hAnsi="Times New Roman" w:cs="Times New Roman"/>
            <w:sz w:val="28"/>
          </w:rPr>
          <w:t xml:space="preserve">ЛАПНУ и ОИК. Также от ЛАПНУ в ПТК поступает </w:t>
        </w:r>
        <w:r>
          <w:rPr>
            <w:rFonts w:ascii="Times New Roman" w:hAnsi="Times New Roman" w:cs="Times New Roman"/>
            <w:sz w:val="28"/>
          </w:rPr>
          <w:lastRenderedPageBreak/>
          <w:t>информация о настройке устройства нижнего уровня</w:t>
        </w:r>
      </w:ins>
      <w:ins w:id="120" w:author="Пользователь Windows" w:date="2021-01-27T16:04:00Z">
        <w:r>
          <w:rPr>
            <w:rFonts w:ascii="Times New Roman" w:hAnsi="Times New Roman" w:cs="Times New Roman"/>
            <w:sz w:val="28"/>
          </w:rPr>
          <w:t xml:space="preserve">. А ПТК в свою очередь передает на ЛАПНУ </w:t>
        </w:r>
      </w:ins>
      <w:ins w:id="121" w:author="Пользователь Windows" w:date="2021-01-27T16:05:00Z">
        <w:r>
          <w:rPr>
            <w:rFonts w:ascii="Times New Roman" w:hAnsi="Times New Roman" w:cs="Times New Roman"/>
            <w:sz w:val="28"/>
          </w:rPr>
          <w:t>рассчитанные УВ для каждого учитываемого аварийного возмущения.</w:t>
        </w:r>
      </w:ins>
    </w:p>
    <w:p w14:paraId="1A67EB79" w14:textId="53CC7202" w:rsidR="00572533" w:rsidRDefault="00572533" w:rsidP="00FD650C">
      <w:pPr>
        <w:spacing w:after="0" w:line="360" w:lineRule="auto"/>
        <w:ind w:firstLine="709"/>
        <w:contextualSpacing/>
        <w:jc w:val="both"/>
        <w:rPr>
          <w:ins w:id="122" w:author="Пользователь Windows" w:date="2021-01-27T16:06:00Z"/>
          <w:rFonts w:ascii="Times New Roman" w:hAnsi="Times New Roman" w:cs="Times New Roman"/>
          <w:sz w:val="28"/>
        </w:rPr>
      </w:pPr>
      <w:ins w:id="123" w:author="Пользователь Windows" w:date="2021-01-27T16:08:00Z">
        <w:r>
          <w:rPr>
            <w:rFonts w:ascii="Times New Roman" w:hAnsi="Times New Roman" w:cs="Times New Roman"/>
            <w:sz w:val="28"/>
          </w:rPr>
          <w:t xml:space="preserve">Архитектуру ЦСПА можно изобразить в виде, представленном на рисунке 3. </w:t>
        </w:r>
        <w:r w:rsidR="00460A60">
          <w:rPr>
            <w:rFonts w:ascii="Times New Roman" w:hAnsi="Times New Roman" w:cs="Times New Roman"/>
            <w:sz w:val="28"/>
          </w:rPr>
          <w:t xml:space="preserve">Подсистема телемеханики принимает и </w:t>
        </w:r>
      </w:ins>
      <w:ins w:id="124" w:author="Пользователь Windows" w:date="2021-01-27T16:09:00Z">
        <w:r w:rsidR="00460A60">
          <w:rPr>
            <w:rFonts w:ascii="Times New Roman" w:hAnsi="Times New Roman" w:cs="Times New Roman"/>
            <w:sz w:val="28"/>
          </w:rPr>
          <w:t xml:space="preserve">передает ПТК верхнего уровня ЦСПА доаварийную информацию от объектов управления и </w:t>
        </w:r>
      </w:ins>
      <w:ins w:id="125" w:author="Пользователь Windows" w:date="2021-01-27T16:10:00Z">
        <w:r w:rsidR="00460A60">
          <w:rPr>
            <w:rFonts w:ascii="Times New Roman" w:hAnsi="Times New Roman" w:cs="Times New Roman"/>
            <w:sz w:val="28"/>
          </w:rPr>
          <w:t>телеинформацию из ОИК. После оценки телеинформации ПТК выполняет расчет УВ для заданного набора пусковых органов</w:t>
        </w:r>
      </w:ins>
      <w:ins w:id="126" w:author="Пользователь Windows" w:date="2021-01-27T16:11:00Z">
        <w:r w:rsidR="00460A60">
          <w:rPr>
            <w:rFonts w:ascii="Times New Roman" w:hAnsi="Times New Roman" w:cs="Times New Roman"/>
            <w:sz w:val="28"/>
          </w:rPr>
          <w:t xml:space="preserve"> и передает их в ЛАПНУ (низовой уровень ЦСПА).</w:t>
        </w:r>
      </w:ins>
      <w:ins w:id="127" w:author="Пользователь Windows" w:date="2021-01-27T16:12:00Z">
        <w:r w:rsidR="00460A60">
          <w:rPr>
            <w:rFonts w:ascii="Times New Roman" w:hAnsi="Times New Roman" w:cs="Times New Roman"/>
            <w:sz w:val="28"/>
          </w:rPr>
          <w:t xml:space="preserve"> ЛАПНУ в свою очередь при появлении сигналов об аварийном отключении передает</w:t>
        </w:r>
      </w:ins>
      <w:ins w:id="128" w:author="Пользователь Windows" w:date="2021-01-27T16:13:00Z">
        <w:r w:rsidR="00460A60">
          <w:rPr>
            <w:rFonts w:ascii="Times New Roman" w:hAnsi="Times New Roman" w:cs="Times New Roman"/>
            <w:sz w:val="28"/>
          </w:rPr>
          <w:t xml:space="preserve"> на объекты управления</w:t>
        </w:r>
      </w:ins>
      <w:ins w:id="129" w:author="Пользователь Windows" w:date="2021-01-27T16:12:00Z">
        <w:r w:rsidR="00460A60">
          <w:rPr>
            <w:rFonts w:ascii="Times New Roman" w:hAnsi="Times New Roman" w:cs="Times New Roman"/>
            <w:sz w:val="28"/>
          </w:rPr>
          <w:t xml:space="preserve"> УВ через подсистему передачи аварийной и управляющей информации.</w:t>
        </w:r>
      </w:ins>
    </w:p>
    <w:p w14:paraId="2DB400EA" w14:textId="68363F6A" w:rsidR="00572533" w:rsidRDefault="00CD3A99" w:rsidP="00572533">
      <w:pPr>
        <w:spacing w:after="0" w:line="360" w:lineRule="auto"/>
        <w:ind w:firstLine="709"/>
        <w:contextualSpacing/>
        <w:jc w:val="center"/>
        <w:rPr>
          <w:ins w:id="130" w:author="Пользователь Windows" w:date="2021-01-27T16:07:00Z"/>
          <w:rFonts w:ascii="Times New Roman" w:hAnsi="Times New Roman" w:cs="Times New Roman"/>
          <w:sz w:val="28"/>
        </w:rPr>
        <w:pPrChange w:id="131" w:author="Пользователь Windows" w:date="2021-01-27T16:07:00Z">
          <w:pPr>
            <w:spacing w:after="0" w:line="360" w:lineRule="auto"/>
            <w:ind w:firstLine="709"/>
            <w:contextualSpacing/>
            <w:jc w:val="both"/>
          </w:pPr>
        </w:pPrChange>
      </w:pPr>
      <w:ins w:id="132" w:author="Пользователь Windows" w:date="2021-01-27T16:50:00Z">
        <w:r>
          <w:object w:dxaOrig="9600" w:dyaOrig="5737" w14:anchorId="6961CE5A">
            <v:shape id="_x0000_i1037" type="#_x0000_t75" style="width:480pt;height:286.8pt" o:ole="">
              <v:imagedata r:id="rId14" o:title=""/>
            </v:shape>
            <o:OLEObject Type="Embed" ProgID="Visio.Drawing.15" ShapeID="_x0000_i1037" DrawAspect="Content" ObjectID="_1673271792" r:id="rId15"/>
          </w:object>
        </w:r>
      </w:ins>
    </w:p>
    <w:p w14:paraId="2922D181" w14:textId="2A650493" w:rsidR="00572533" w:rsidRDefault="00572533" w:rsidP="00572533">
      <w:pPr>
        <w:spacing w:after="0" w:line="360" w:lineRule="auto"/>
        <w:ind w:firstLine="709"/>
        <w:contextualSpacing/>
        <w:jc w:val="center"/>
        <w:rPr>
          <w:ins w:id="133" w:author="Пользователь Windows" w:date="2021-01-27T16:06:00Z"/>
          <w:rFonts w:ascii="Times New Roman" w:hAnsi="Times New Roman" w:cs="Times New Roman"/>
          <w:sz w:val="28"/>
        </w:rPr>
        <w:pPrChange w:id="134" w:author="Пользователь Windows" w:date="2021-01-27T16:07:00Z">
          <w:pPr>
            <w:spacing w:after="0" w:line="360" w:lineRule="auto"/>
            <w:ind w:firstLine="709"/>
            <w:contextualSpacing/>
            <w:jc w:val="both"/>
          </w:pPr>
        </w:pPrChange>
      </w:pPr>
      <w:ins w:id="135" w:author="Пользователь Windows" w:date="2021-01-27T16:07:00Z">
        <w:r>
          <w:rPr>
            <w:rFonts w:ascii="Times New Roman" w:hAnsi="Times New Roman" w:cs="Times New Roman"/>
            <w:sz w:val="28"/>
          </w:rPr>
          <w:t>Рисунок 3 – Архитектура ЦСПА</w:t>
        </w:r>
      </w:ins>
    </w:p>
    <w:p w14:paraId="19BB4C7D" w14:textId="319490B0" w:rsidR="00572533" w:rsidRDefault="00937FBA" w:rsidP="00FD650C">
      <w:pPr>
        <w:spacing w:after="0" w:line="360" w:lineRule="auto"/>
        <w:ind w:firstLine="709"/>
        <w:contextualSpacing/>
        <w:jc w:val="both"/>
        <w:rPr>
          <w:ins w:id="136" w:author="Пользователь Windows" w:date="2021-01-27T15:59:00Z"/>
          <w:rFonts w:ascii="Times New Roman" w:hAnsi="Times New Roman" w:cs="Times New Roman"/>
          <w:sz w:val="28"/>
        </w:rPr>
      </w:pPr>
      <w:ins w:id="137" w:author="Пользователь Windows" w:date="2021-01-27T16:19:00Z">
        <w:r>
          <w:rPr>
            <w:rFonts w:ascii="Times New Roman" w:hAnsi="Times New Roman" w:cs="Times New Roman"/>
            <w:sz w:val="28"/>
          </w:rPr>
          <w:t>Так как</w:t>
        </w:r>
      </w:ins>
      <w:ins w:id="138" w:author="Пользователь Windows" w:date="2021-01-27T16:22:00Z">
        <w:r w:rsidRPr="00937FBA">
          <w:rPr>
            <w:rFonts w:ascii="Times New Roman" w:hAnsi="Times New Roman" w:cs="Times New Roman"/>
            <w:sz w:val="28"/>
          </w:rPr>
          <w:t xml:space="preserve"> </w:t>
        </w:r>
        <w:r>
          <w:rPr>
            <w:rFonts w:ascii="Times New Roman" w:hAnsi="Times New Roman" w:cs="Times New Roman"/>
            <w:sz w:val="28"/>
          </w:rPr>
          <w:t>для АЛАР</w:t>
        </w:r>
      </w:ins>
      <w:ins w:id="139" w:author="Пользователь Windows" w:date="2021-01-27T16:19:00Z">
        <w:r>
          <w:rPr>
            <w:rFonts w:ascii="Times New Roman" w:hAnsi="Times New Roman" w:cs="Times New Roman"/>
            <w:sz w:val="28"/>
          </w:rPr>
          <w:t xml:space="preserve"> </w:t>
        </w:r>
        <w:r>
          <w:rPr>
            <w:rFonts w:ascii="Times New Roman" w:hAnsi="Times New Roman" w:cs="Times New Roman"/>
            <w:sz w:val="28"/>
          </w:rPr>
          <w:t xml:space="preserve">быстродействие </w:t>
        </w:r>
      </w:ins>
      <w:ins w:id="140" w:author="Пользователь Windows" w:date="2021-01-27T16:20:00Z">
        <w:r>
          <w:rPr>
            <w:rFonts w:ascii="Times New Roman" w:hAnsi="Times New Roman" w:cs="Times New Roman"/>
            <w:sz w:val="28"/>
          </w:rPr>
          <w:t>критично, то в архитектуре системы централизованной АЛАР</w:t>
        </w:r>
      </w:ins>
      <w:ins w:id="141" w:author="Пользователь Windows" w:date="2021-01-27T16:21:00Z">
        <w:r>
          <w:rPr>
            <w:rFonts w:ascii="Times New Roman" w:hAnsi="Times New Roman" w:cs="Times New Roman"/>
            <w:sz w:val="28"/>
          </w:rPr>
          <w:t xml:space="preserve">, предназначенной для защиты от АР одного или нескольких смежных сечений, применение </w:t>
        </w:r>
      </w:ins>
      <w:ins w:id="142" w:author="Пользователь Windows" w:date="2021-01-27T16:22:00Z">
        <w:r>
          <w:rPr>
            <w:rFonts w:ascii="Times New Roman" w:hAnsi="Times New Roman" w:cs="Times New Roman"/>
            <w:sz w:val="28"/>
          </w:rPr>
          <w:t xml:space="preserve">иерархической структуры бессмысленно. </w:t>
        </w:r>
      </w:ins>
      <w:ins w:id="143" w:author="Пользователь Windows" w:date="2021-01-27T16:23:00Z">
        <w:r>
          <w:rPr>
            <w:rFonts w:ascii="Times New Roman" w:hAnsi="Times New Roman" w:cs="Times New Roman"/>
            <w:sz w:val="28"/>
          </w:rPr>
          <w:t xml:space="preserve">Однако </w:t>
        </w:r>
      </w:ins>
      <w:ins w:id="144" w:author="Пользователь Windows" w:date="2021-01-27T16:15:00Z">
        <w:r w:rsidR="00406004">
          <w:rPr>
            <w:rFonts w:ascii="Times New Roman" w:hAnsi="Times New Roman" w:cs="Times New Roman"/>
            <w:sz w:val="28"/>
          </w:rPr>
          <w:t xml:space="preserve">принцип построения ЦСПА </w:t>
        </w:r>
      </w:ins>
      <w:ins w:id="145" w:author="Пользователь Windows" w:date="2021-01-27T16:16:00Z">
        <w:r w:rsidR="00406004">
          <w:rPr>
            <w:rFonts w:ascii="Times New Roman" w:hAnsi="Times New Roman" w:cs="Times New Roman"/>
            <w:sz w:val="28"/>
          </w:rPr>
          <w:t>мо</w:t>
        </w:r>
      </w:ins>
      <w:ins w:id="146" w:author="Пользователь Windows" w:date="2021-01-27T16:18:00Z">
        <w:r w:rsidR="00406004">
          <w:rPr>
            <w:rFonts w:ascii="Times New Roman" w:hAnsi="Times New Roman" w:cs="Times New Roman"/>
            <w:sz w:val="28"/>
          </w:rPr>
          <w:t>же</w:t>
        </w:r>
      </w:ins>
      <w:ins w:id="147" w:author="Пользователь Windows" w:date="2021-01-27T16:16:00Z">
        <w:r w:rsidR="00406004">
          <w:rPr>
            <w:rFonts w:ascii="Times New Roman" w:hAnsi="Times New Roman" w:cs="Times New Roman"/>
            <w:sz w:val="28"/>
          </w:rPr>
          <w:t>т быть прим</w:t>
        </w:r>
        <w:r>
          <w:rPr>
            <w:rFonts w:ascii="Times New Roman" w:hAnsi="Times New Roman" w:cs="Times New Roman"/>
            <w:sz w:val="28"/>
          </w:rPr>
          <w:t xml:space="preserve">енен </w:t>
        </w:r>
      </w:ins>
      <w:ins w:id="148" w:author="Пользователь Windows" w:date="2021-01-27T16:19:00Z">
        <w:r>
          <w:rPr>
            <w:rFonts w:ascii="Times New Roman" w:hAnsi="Times New Roman" w:cs="Times New Roman"/>
            <w:sz w:val="28"/>
          </w:rPr>
          <w:t>для большей централизации</w:t>
        </w:r>
      </w:ins>
      <w:ins w:id="149" w:author="Пользователь Windows" w:date="2021-01-27T16:23:00Z">
        <w:r>
          <w:rPr>
            <w:rFonts w:ascii="Times New Roman" w:hAnsi="Times New Roman" w:cs="Times New Roman"/>
            <w:sz w:val="28"/>
          </w:rPr>
          <w:t xml:space="preserve"> АЛАР</w:t>
        </w:r>
      </w:ins>
      <w:ins w:id="150" w:author="Пользователь Windows" w:date="2021-01-27T16:19:00Z">
        <w:r>
          <w:rPr>
            <w:rFonts w:ascii="Times New Roman" w:hAnsi="Times New Roman" w:cs="Times New Roman"/>
            <w:sz w:val="28"/>
          </w:rPr>
          <w:t xml:space="preserve"> </w:t>
        </w:r>
      </w:ins>
      <w:ins w:id="151" w:author="Пользователь Windows" w:date="2021-01-27T16:16:00Z">
        <w:r>
          <w:rPr>
            <w:rFonts w:ascii="Times New Roman" w:hAnsi="Times New Roman" w:cs="Times New Roman"/>
            <w:sz w:val="28"/>
          </w:rPr>
          <w:t>при дальнейших разработках</w:t>
        </w:r>
      </w:ins>
      <w:ins w:id="152" w:author="Пользователь Windows" w:date="2021-01-27T16:18:00Z">
        <w:r>
          <w:rPr>
            <w:rFonts w:ascii="Times New Roman" w:hAnsi="Times New Roman" w:cs="Times New Roman"/>
            <w:sz w:val="28"/>
          </w:rPr>
          <w:t>.</w:t>
        </w:r>
      </w:ins>
    </w:p>
    <w:p w14:paraId="4F000CF8" w14:textId="13837D03" w:rsidR="009F0979" w:rsidDel="00937FBA" w:rsidRDefault="00A36F57" w:rsidP="00FD650C">
      <w:pPr>
        <w:spacing w:after="0" w:line="360" w:lineRule="auto"/>
        <w:ind w:firstLine="709"/>
        <w:contextualSpacing/>
        <w:jc w:val="both"/>
        <w:rPr>
          <w:del w:id="153" w:author="Пользователь Windows" w:date="2021-01-27T16:25:00Z"/>
          <w:rFonts w:ascii="Times New Roman" w:hAnsi="Times New Roman" w:cs="Times New Roman"/>
          <w:sz w:val="28"/>
        </w:rPr>
      </w:pPr>
      <w:r>
        <w:rPr>
          <w:rFonts w:ascii="Times New Roman" w:hAnsi="Times New Roman" w:cs="Times New Roman"/>
          <w:sz w:val="28"/>
        </w:rPr>
        <w:lastRenderedPageBreak/>
        <w:t>Аналогичная</w:t>
      </w:r>
      <w:r w:rsidRPr="00FD650C">
        <w:rPr>
          <w:rFonts w:ascii="Times New Roman" w:hAnsi="Times New Roman" w:cs="Times New Roman"/>
          <w:sz w:val="28"/>
        </w:rPr>
        <w:t xml:space="preserve"> </w:t>
      </w:r>
      <w:r>
        <w:rPr>
          <w:rFonts w:ascii="Times New Roman" w:hAnsi="Times New Roman" w:cs="Times New Roman"/>
          <w:sz w:val="28"/>
          <w:lang w:val="en-US"/>
        </w:rPr>
        <w:t>WAMS</w:t>
      </w:r>
      <w:r w:rsidRPr="00FD650C">
        <w:rPr>
          <w:rFonts w:ascii="Times New Roman" w:hAnsi="Times New Roman" w:cs="Times New Roman"/>
          <w:sz w:val="28"/>
        </w:rPr>
        <w:t xml:space="preserve"> (</w:t>
      </w:r>
      <w:r>
        <w:rPr>
          <w:rFonts w:ascii="Times New Roman" w:hAnsi="Times New Roman" w:cs="Times New Roman"/>
          <w:sz w:val="28"/>
          <w:lang w:val="en-US"/>
        </w:rPr>
        <w:t>wide</w:t>
      </w:r>
      <w:r w:rsidRPr="00FD650C">
        <w:rPr>
          <w:rFonts w:ascii="Times New Roman" w:hAnsi="Times New Roman" w:cs="Times New Roman"/>
          <w:sz w:val="28"/>
        </w:rPr>
        <w:t>-</w:t>
      </w:r>
      <w:r>
        <w:rPr>
          <w:rFonts w:ascii="Times New Roman" w:hAnsi="Times New Roman" w:cs="Times New Roman"/>
          <w:sz w:val="28"/>
          <w:lang w:val="en-US"/>
        </w:rPr>
        <w:t>area</w:t>
      </w:r>
      <w:r w:rsidRPr="00FD650C">
        <w:rPr>
          <w:rFonts w:ascii="Times New Roman" w:hAnsi="Times New Roman" w:cs="Times New Roman"/>
          <w:sz w:val="28"/>
        </w:rPr>
        <w:t xml:space="preserve"> </w:t>
      </w:r>
      <w:r>
        <w:rPr>
          <w:rFonts w:ascii="Times New Roman" w:hAnsi="Times New Roman" w:cs="Times New Roman"/>
          <w:sz w:val="28"/>
          <w:lang w:val="en-US"/>
        </w:rPr>
        <w:t>monitoring</w:t>
      </w:r>
      <w:r w:rsidRPr="00FD650C">
        <w:rPr>
          <w:rFonts w:ascii="Times New Roman" w:hAnsi="Times New Roman" w:cs="Times New Roman"/>
          <w:sz w:val="28"/>
        </w:rPr>
        <w:t xml:space="preserve"> </w:t>
      </w:r>
      <w:r>
        <w:rPr>
          <w:rFonts w:ascii="Times New Roman" w:hAnsi="Times New Roman" w:cs="Times New Roman"/>
          <w:sz w:val="28"/>
          <w:lang w:val="en-US"/>
        </w:rPr>
        <w:t>system</w:t>
      </w:r>
      <w:r w:rsidRPr="00FD650C">
        <w:rPr>
          <w:rFonts w:ascii="Times New Roman" w:hAnsi="Times New Roman" w:cs="Times New Roman"/>
          <w:sz w:val="28"/>
        </w:rPr>
        <w:t xml:space="preserve">) </w:t>
      </w:r>
      <w:r>
        <w:rPr>
          <w:rFonts w:ascii="Times New Roman" w:hAnsi="Times New Roman" w:cs="Times New Roman"/>
          <w:sz w:val="28"/>
        </w:rPr>
        <w:t>система в</w:t>
      </w:r>
      <w:r w:rsidRPr="00FD650C">
        <w:rPr>
          <w:rFonts w:ascii="Times New Roman" w:hAnsi="Times New Roman" w:cs="Times New Roman"/>
          <w:sz w:val="28"/>
        </w:rPr>
        <w:t xml:space="preserve"> </w:t>
      </w:r>
      <w:r>
        <w:rPr>
          <w:rFonts w:ascii="Times New Roman" w:hAnsi="Times New Roman" w:cs="Times New Roman"/>
          <w:sz w:val="28"/>
        </w:rPr>
        <w:t>России – система монито</w:t>
      </w:r>
      <w:r w:rsidR="001D3544">
        <w:rPr>
          <w:rFonts w:ascii="Times New Roman" w:hAnsi="Times New Roman" w:cs="Times New Roman"/>
          <w:sz w:val="28"/>
        </w:rPr>
        <w:t>ринга переходных режимов (СМПР).</w:t>
      </w:r>
      <w:r>
        <w:rPr>
          <w:rFonts w:ascii="Times New Roman" w:hAnsi="Times New Roman" w:cs="Times New Roman"/>
          <w:sz w:val="28"/>
        </w:rPr>
        <w:t xml:space="preserve"> </w:t>
      </w:r>
      <w:r w:rsidR="001D3544">
        <w:rPr>
          <w:rFonts w:ascii="Times New Roman" w:hAnsi="Times New Roman" w:cs="Times New Roman"/>
          <w:sz w:val="28"/>
        </w:rPr>
        <w:t>Она</w:t>
      </w:r>
      <w:r w:rsidRPr="00FD650C">
        <w:t xml:space="preserve"> </w:t>
      </w:r>
      <w:r>
        <w:rPr>
          <w:rFonts w:ascii="Times New Roman" w:hAnsi="Times New Roman" w:cs="Times New Roman"/>
          <w:sz w:val="28"/>
        </w:rPr>
        <w:t xml:space="preserve">предназначена для получения </w:t>
      </w:r>
      <w:r w:rsidRPr="00FD650C">
        <w:rPr>
          <w:rFonts w:ascii="Times New Roman" w:hAnsi="Times New Roman" w:cs="Times New Roman"/>
          <w:sz w:val="28"/>
        </w:rPr>
        <w:t xml:space="preserve">данных </w:t>
      </w:r>
      <w:r>
        <w:rPr>
          <w:rFonts w:ascii="Times New Roman" w:hAnsi="Times New Roman" w:cs="Times New Roman"/>
          <w:sz w:val="28"/>
        </w:rPr>
        <w:t xml:space="preserve">СВИ </w:t>
      </w:r>
      <w:r w:rsidRPr="00FD650C">
        <w:rPr>
          <w:rFonts w:ascii="Times New Roman" w:hAnsi="Times New Roman" w:cs="Times New Roman"/>
          <w:sz w:val="28"/>
        </w:rPr>
        <w:t>в</w:t>
      </w:r>
      <w:r>
        <w:rPr>
          <w:rFonts w:ascii="Times New Roman" w:hAnsi="Times New Roman" w:cs="Times New Roman"/>
          <w:sz w:val="28"/>
        </w:rPr>
        <w:t xml:space="preserve"> </w:t>
      </w:r>
      <w:r w:rsidRPr="00FD650C">
        <w:rPr>
          <w:rFonts w:ascii="Times New Roman" w:hAnsi="Times New Roman" w:cs="Times New Roman"/>
          <w:sz w:val="28"/>
        </w:rPr>
        <w:t>установившихся режимах работы</w:t>
      </w:r>
      <w:r>
        <w:rPr>
          <w:rFonts w:ascii="Times New Roman" w:hAnsi="Times New Roman" w:cs="Times New Roman"/>
          <w:sz w:val="28"/>
        </w:rPr>
        <w:t xml:space="preserve"> </w:t>
      </w:r>
      <w:r w:rsidRPr="00FD650C">
        <w:rPr>
          <w:rFonts w:ascii="Times New Roman" w:hAnsi="Times New Roman" w:cs="Times New Roman"/>
          <w:sz w:val="28"/>
        </w:rPr>
        <w:t>энергосистемы</w:t>
      </w:r>
      <w:r w:rsidR="001D3544">
        <w:rPr>
          <w:rFonts w:ascii="Times New Roman" w:hAnsi="Times New Roman" w:cs="Times New Roman"/>
          <w:sz w:val="28"/>
        </w:rPr>
        <w:t xml:space="preserve"> и при переходных процессах</w:t>
      </w:r>
      <w:r w:rsidRPr="00FD650C">
        <w:rPr>
          <w:rFonts w:ascii="Times New Roman" w:hAnsi="Times New Roman" w:cs="Times New Roman"/>
          <w:sz w:val="28"/>
        </w:rPr>
        <w:t xml:space="preserve"> </w:t>
      </w:r>
      <w:r>
        <w:rPr>
          <w:rFonts w:ascii="Times New Roman" w:hAnsi="Times New Roman" w:cs="Times New Roman"/>
          <w:sz w:val="28"/>
        </w:rPr>
        <w:t xml:space="preserve">в реальном времени и по запросу. </w:t>
      </w:r>
      <w:r w:rsidR="009F0979">
        <w:rPr>
          <w:rFonts w:ascii="Times New Roman" w:hAnsi="Times New Roman" w:cs="Times New Roman"/>
          <w:sz w:val="28"/>
        </w:rPr>
        <w:t>В российской энергосистеме объектовым уровнем является уровень объектов электроэнергетики, региональным – уровень РДУ и ОДУ, главным – ЦДУ.</w:t>
      </w:r>
      <w:del w:id="154" w:author="Пользователь Windows" w:date="2021-01-27T16:25:00Z">
        <w:r w:rsidR="009F0979" w:rsidDel="00937FBA">
          <w:rPr>
            <w:rFonts w:ascii="Times New Roman" w:hAnsi="Times New Roman" w:cs="Times New Roman"/>
            <w:sz w:val="28"/>
          </w:rPr>
          <w:delText xml:space="preserve"> </w:delText>
        </w:r>
      </w:del>
    </w:p>
    <w:p w14:paraId="4FFE7463" w14:textId="36D30864" w:rsidR="00792F11" w:rsidRDefault="00792F11" w:rsidP="00FD650C">
      <w:pPr>
        <w:spacing w:after="0" w:line="360" w:lineRule="auto"/>
        <w:ind w:firstLine="709"/>
        <w:contextualSpacing/>
        <w:jc w:val="both"/>
        <w:rPr>
          <w:rFonts w:ascii="Times New Roman" w:hAnsi="Times New Roman" w:cs="Times New Roman"/>
          <w:sz w:val="28"/>
        </w:rPr>
      </w:pPr>
      <w:moveFromRangeStart w:id="155" w:author="Пользователь Windows" w:date="2021-01-27T16:25:00Z" w:name="move62657172"/>
      <w:moveFrom w:id="156" w:author="Пользователь Windows" w:date="2021-01-27T16:25:00Z">
        <w:r w:rsidDel="00937FBA">
          <w:rPr>
            <w:rFonts w:ascii="Times New Roman" w:hAnsi="Times New Roman" w:cs="Times New Roman"/>
            <w:sz w:val="28"/>
          </w:rPr>
          <w:t>В случае централизованной АЛАР главный уровень в большинстве случаев будет отсутствовать, так как предметом контроля ЦАЛАР являются одно или нескольк</w:t>
        </w:r>
        <w:r w:rsidR="000D1C39" w:rsidDel="00937FBA">
          <w:rPr>
            <w:rFonts w:ascii="Times New Roman" w:hAnsi="Times New Roman" w:cs="Times New Roman"/>
            <w:sz w:val="28"/>
          </w:rPr>
          <w:t>о</w:t>
        </w:r>
        <w:r w:rsidDel="00937FBA">
          <w:rPr>
            <w:rFonts w:ascii="Times New Roman" w:hAnsi="Times New Roman" w:cs="Times New Roman"/>
            <w:sz w:val="28"/>
          </w:rPr>
          <w:t xml:space="preserve"> сечений. Следовательно, </w:t>
        </w:r>
        <w:r w:rsidR="000D1C39" w:rsidDel="00937FBA">
          <w:rPr>
            <w:rFonts w:ascii="Times New Roman" w:hAnsi="Times New Roman" w:cs="Times New Roman"/>
            <w:sz w:val="28"/>
          </w:rPr>
          <w:t xml:space="preserve">для работы ЦАЛАР необходим ограниченный объем данных СВИ. </w:t>
        </w:r>
        <w:r w:rsidR="009F0979" w:rsidDel="00937FBA">
          <w:rPr>
            <w:rFonts w:ascii="Times New Roman" w:hAnsi="Times New Roman" w:cs="Times New Roman"/>
            <w:sz w:val="28"/>
          </w:rPr>
          <w:t xml:space="preserve">Таким образом, архитектура централизованной АЛАР содержит в себе региональный и объектовый уровни. А региональный КСВД может находиться как в РДУ или ОДУ, так и на объекте электроэнергетики, потому что </w:t>
        </w:r>
        <w:r w:rsidR="00A36F57" w:rsidDel="00937FBA">
          <w:rPr>
            <w:rFonts w:ascii="Times New Roman" w:hAnsi="Times New Roman" w:cs="Times New Roman"/>
            <w:sz w:val="28"/>
          </w:rPr>
          <w:t>на расположение сервера ЦАЛАР в первую очередь влияет скорость передачи данных СВИ от КСВД объектового уровня или автономных УСВИ и скорость передачи сигналов на устройства деления системы. Но при этом сервер ЦАЛАР будет находиться под управлением ОДУ или ЦДУ.</w:t>
        </w:r>
      </w:moveFrom>
      <w:moveFromRangeEnd w:id="155"/>
    </w:p>
    <w:p w14:paraId="6FC3E230" w14:textId="07330AE6" w:rsidR="00F82DD1" w:rsidRDefault="00F00609" w:rsidP="00FD650C">
      <w:pPr>
        <w:spacing w:after="0" w:line="360" w:lineRule="auto"/>
        <w:ind w:firstLine="709"/>
        <w:contextualSpacing/>
        <w:jc w:val="both"/>
        <w:rPr>
          <w:rFonts w:ascii="Times New Roman" w:hAnsi="Times New Roman" w:cs="Times New Roman"/>
          <w:sz w:val="28"/>
        </w:rPr>
      </w:pPr>
      <w:r w:rsidRPr="00F00609">
        <w:rPr>
          <w:rFonts w:ascii="Times New Roman" w:hAnsi="Times New Roman" w:cs="Times New Roman"/>
          <w:sz w:val="28"/>
        </w:rPr>
        <w:t xml:space="preserve">АО «СО ЕЭС» ведет работы по внедрению и развитию </w:t>
      </w:r>
      <w:r>
        <w:rPr>
          <w:rFonts w:ascii="Times New Roman" w:hAnsi="Times New Roman" w:cs="Times New Roman"/>
          <w:sz w:val="28"/>
        </w:rPr>
        <w:t>СМПР ЕЭС</w:t>
      </w:r>
      <w:r w:rsidRPr="00F00609">
        <w:rPr>
          <w:rFonts w:ascii="Times New Roman" w:hAnsi="Times New Roman" w:cs="Times New Roman"/>
          <w:sz w:val="28"/>
        </w:rPr>
        <w:t xml:space="preserve"> начиная с 2005 года</w:t>
      </w:r>
      <w:r>
        <w:rPr>
          <w:rFonts w:ascii="Times New Roman" w:hAnsi="Times New Roman" w:cs="Times New Roman"/>
          <w:sz w:val="28"/>
        </w:rPr>
        <w:t xml:space="preserve"> </w:t>
      </w:r>
      <w:sdt>
        <w:sdtPr>
          <w:rPr>
            <w:rFonts w:ascii="Times New Roman" w:hAnsi="Times New Roman" w:cs="Times New Roman"/>
            <w:sz w:val="28"/>
          </w:rPr>
          <w:id w:val="-29607138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АВЖ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[3]</w:t>
          </w:r>
          <w:r>
            <w:rPr>
              <w:rFonts w:ascii="Times New Roman" w:hAnsi="Times New Roman" w:cs="Times New Roman"/>
              <w:sz w:val="28"/>
            </w:rPr>
            <w:fldChar w:fldCharType="end"/>
          </w:r>
        </w:sdtContent>
      </w:sdt>
      <w:r w:rsidRPr="00F00609">
        <w:rPr>
          <w:rFonts w:ascii="Times New Roman" w:hAnsi="Times New Roman" w:cs="Times New Roman"/>
          <w:sz w:val="28"/>
        </w:rPr>
        <w:t>. Для решения задач по сбору и хранению информации СМПР в 2009-2011 гг. была создана и запущена в промышленную эксплуатацию Автоматическая система сбора информации от регистраторов СМПР (АССИ)</w:t>
      </w:r>
      <w:r>
        <w:rPr>
          <w:rFonts w:ascii="Times New Roman" w:hAnsi="Times New Roman" w:cs="Times New Roman"/>
          <w:sz w:val="28"/>
        </w:rPr>
        <w:t xml:space="preserve"> </w:t>
      </w:r>
      <w:sdt>
        <w:sdtPr>
          <w:rPr>
            <w:rFonts w:ascii="Times New Roman" w:hAnsi="Times New Roman" w:cs="Times New Roman"/>
            <w:sz w:val="28"/>
          </w:rPr>
          <w:id w:val="160167674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ФНГ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[4]</w:t>
          </w:r>
          <w:r>
            <w:rPr>
              <w:rFonts w:ascii="Times New Roman" w:hAnsi="Times New Roman" w:cs="Times New Roman"/>
              <w:sz w:val="28"/>
            </w:rPr>
            <w:fldChar w:fldCharType="end"/>
          </w:r>
        </w:sdtContent>
      </w:sdt>
      <w:r w:rsidRPr="00F00609">
        <w:rPr>
          <w:rFonts w:ascii="Times New Roman" w:hAnsi="Times New Roman" w:cs="Times New Roman"/>
          <w:sz w:val="28"/>
        </w:rPr>
        <w:t>.</w:t>
      </w:r>
    </w:p>
    <w:p w14:paraId="48C93EAD" w14:textId="77777777" w:rsidR="002820C2" w:rsidRDefault="002820C2" w:rsidP="00FD650C">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Архитектура узла АССИ СМПР:</w:t>
      </w:r>
    </w:p>
    <w:p w14:paraId="6B765AC5" w14:textId="77777777" w:rsid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протокола C37,</w:t>
      </w:r>
    </w:p>
    <w:p w14:paraId="3685354C" w14:textId="77777777" w:rsidR="00F00609" w:rsidRPr="002820C2"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х</w:t>
      </w:r>
      <w:r w:rsidR="00352500">
        <w:rPr>
          <w:rFonts w:ascii="Times New Roman" w:hAnsi="Times New Roman" w:cs="Times New Roman"/>
          <w:sz w:val="28"/>
        </w:rPr>
        <w:t>ранилище данных</w:t>
      </w:r>
      <w:r>
        <w:rPr>
          <w:rFonts w:ascii="Times New Roman" w:hAnsi="Times New Roman" w:cs="Times New Roman"/>
          <w:sz w:val="28"/>
        </w:rPr>
        <w:t>,</w:t>
      </w:r>
    </w:p>
    <w:p w14:paraId="2F5A76A8"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р</w:t>
      </w:r>
      <w:r w:rsidR="00F00609" w:rsidRPr="00F00609">
        <w:rPr>
          <w:rFonts w:ascii="Times New Roman" w:hAnsi="Times New Roman" w:cs="Times New Roman"/>
          <w:sz w:val="28"/>
        </w:rPr>
        <w:t>асчетный модуль</w:t>
      </w:r>
      <w:r>
        <w:rPr>
          <w:rFonts w:ascii="Times New Roman" w:hAnsi="Times New Roman" w:cs="Times New Roman"/>
          <w:sz w:val="28"/>
        </w:rPr>
        <w:t>,</w:t>
      </w:r>
    </w:p>
    <w:p w14:paraId="3C86E0E6"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обработки запросов</w:t>
      </w:r>
      <w:r>
        <w:rPr>
          <w:rFonts w:ascii="Times New Roman" w:hAnsi="Times New Roman" w:cs="Times New Roman"/>
          <w:sz w:val="28"/>
        </w:rPr>
        <w:t>,</w:t>
      </w:r>
    </w:p>
    <w:p w14:paraId="1D6EB78A"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шлюз FTP,</w:t>
      </w:r>
    </w:p>
    <w:p w14:paraId="3B83F6C2"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адаптер файлового протокола,</w:t>
      </w:r>
    </w:p>
    <w:p w14:paraId="509E5135" w14:textId="77777777" w:rsidR="00F00609" w:rsidRPr="00F00609" w:rsidRDefault="002820C2" w:rsidP="008947BB">
      <w:pPr>
        <w:pStyle w:val="a4"/>
        <w:numPr>
          <w:ilvl w:val="0"/>
          <w:numId w:val="3"/>
        </w:numPr>
        <w:spacing w:after="0" w:line="360" w:lineRule="auto"/>
        <w:jc w:val="both"/>
        <w:rPr>
          <w:rFonts w:ascii="Times New Roman" w:hAnsi="Times New Roman" w:cs="Times New Roman"/>
          <w:sz w:val="28"/>
        </w:rPr>
      </w:pPr>
      <w:r>
        <w:rPr>
          <w:rFonts w:ascii="Times New Roman" w:hAnsi="Times New Roman" w:cs="Times New Roman"/>
          <w:sz w:val="28"/>
        </w:rPr>
        <w:t>м</w:t>
      </w:r>
      <w:r w:rsidR="00F00609" w:rsidRPr="00F00609">
        <w:rPr>
          <w:rFonts w:ascii="Times New Roman" w:hAnsi="Times New Roman" w:cs="Times New Roman"/>
          <w:sz w:val="28"/>
        </w:rPr>
        <w:t>одуль управления и конфигурирования</w:t>
      </w:r>
      <w:r>
        <w:rPr>
          <w:rFonts w:ascii="Times New Roman" w:hAnsi="Times New Roman" w:cs="Times New Roman"/>
          <w:sz w:val="28"/>
        </w:rPr>
        <w:t>.</w:t>
      </w:r>
    </w:p>
    <w:p w14:paraId="649E4B33" w14:textId="0855EF77" w:rsidR="00FD650C" w:rsidRDefault="0027524D" w:rsidP="0027524D">
      <w:pPr>
        <w:spacing w:after="0" w:line="360" w:lineRule="auto"/>
        <w:ind w:firstLine="709"/>
        <w:contextualSpacing/>
        <w:jc w:val="both"/>
        <w:rPr>
          <w:rFonts w:ascii="Times New Roman" w:hAnsi="Times New Roman" w:cs="Times New Roman"/>
          <w:sz w:val="28"/>
        </w:rPr>
      </w:pPr>
      <w:r w:rsidRPr="0027524D">
        <w:rPr>
          <w:rFonts w:ascii="Times New Roman" w:hAnsi="Times New Roman" w:cs="Times New Roman"/>
          <w:sz w:val="28"/>
        </w:rPr>
        <w:t>Основная идея АС СИ СМПР состоит в предоставлении пользователю любого филиала СО ЕЭС данных СВИ за запрошенный период с интересующих его точек измерений независимо от того, к какому филиалу СО ЕЭС подключен энергообъект и какого типа регистраторы на нём установлены</w:t>
      </w:r>
      <w:r>
        <w:rPr>
          <w:rFonts w:ascii="Times New Roman" w:hAnsi="Times New Roman" w:cs="Times New Roman"/>
          <w:sz w:val="28"/>
        </w:rPr>
        <w:t xml:space="preserve"> </w:t>
      </w:r>
      <w:sdt>
        <w:sdtPr>
          <w:rPr>
            <w:rFonts w:ascii="Times New Roman" w:hAnsi="Times New Roman" w:cs="Times New Roman"/>
            <w:sz w:val="28"/>
          </w:rPr>
          <w:id w:val="185565195"/>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ААК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[5]</w:t>
          </w:r>
          <w:r>
            <w:rPr>
              <w:rFonts w:ascii="Times New Roman" w:hAnsi="Times New Roman" w:cs="Times New Roman"/>
              <w:sz w:val="28"/>
            </w:rPr>
            <w:fldChar w:fldCharType="end"/>
          </w:r>
        </w:sdtContent>
      </w:sdt>
      <w:r w:rsidRPr="0027524D">
        <w:rPr>
          <w:rFonts w:ascii="Times New Roman" w:hAnsi="Times New Roman" w:cs="Times New Roman"/>
          <w:sz w:val="28"/>
        </w:rPr>
        <w:t>.</w:t>
      </w:r>
    </w:p>
    <w:p w14:paraId="63D05D6D" w14:textId="29E66FD8" w:rsidR="0048739D" w:rsidRPr="00047952" w:rsidRDefault="0048739D" w:rsidP="0027524D">
      <w:pPr>
        <w:spacing w:after="0" w:line="360" w:lineRule="auto"/>
        <w:ind w:firstLine="709"/>
        <w:contextualSpacing/>
        <w:jc w:val="both"/>
        <w:rPr>
          <w:rFonts w:ascii="Times New Roman" w:hAnsi="Times New Roman" w:cs="Times New Roman"/>
          <w:sz w:val="28"/>
          <w:rPrChange w:id="157" w:author="Пользователь Windows" w:date="2021-01-27T16:50:00Z">
            <w:rPr>
              <w:rFonts w:ascii="Times New Roman" w:hAnsi="Times New Roman" w:cs="Times New Roman"/>
              <w:sz w:val="28"/>
              <w:lang w:val="en-US"/>
            </w:rPr>
          </w:rPrChange>
        </w:rPr>
      </w:pPr>
      <w:r>
        <w:rPr>
          <w:rFonts w:ascii="Times New Roman" w:hAnsi="Times New Roman" w:cs="Times New Roman"/>
          <w:sz w:val="28"/>
        </w:rPr>
        <w:t xml:space="preserve">Взаимодействие АС СИ СМПР с внешними системами представлено на рисунке </w:t>
      </w:r>
      <w:del w:id="158" w:author="Пользователь Windows" w:date="2021-01-27T16:50:00Z">
        <w:r w:rsidDel="00047952">
          <w:rPr>
            <w:rFonts w:ascii="Times New Roman" w:hAnsi="Times New Roman" w:cs="Times New Roman"/>
            <w:sz w:val="28"/>
          </w:rPr>
          <w:delText>2</w:delText>
        </w:r>
      </w:del>
      <w:ins w:id="159" w:author="Пользователь Windows" w:date="2021-01-27T16:50:00Z">
        <w:r w:rsidR="00047952">
          <w:rPr>
            <w:rFonts w:ascii="Times New Roman" w:hAnsi="Times New Roman" w:cs="Times New Roman"/>
            <w:sz w:val="28"/>
          </w:rPr>
          <w:t>4</w:t>
        </w:r>
      </w:ins>
      <w:r>
        <w:rPr>
          <w:rFonts w:ascii="Times New Roman" w:hAnsi="Times New Roman" w:cs="Times New Roman"/>
          <w:sz w:val="28"/>
        </w:rPr>
        <w:t xml:space="preserve">. Взаимодействие обеспечивается рядом протоколов: </w:t>
      </w:r>
    </w:p>
    <w:p w14:paraId="6CD43E0C" w14:textId="1226EFEC"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C37.118;</w:t>
      </w:r>
    </w:p>
    <w:p w14:paraId="7ACED991" w14:textId="5D56C924" w:rsid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Thrift API;</w:t>
      </w:r>
    </w:p>
    <w:p w14:paraId="656F5BE4" w14:textId="0D4E1A6E" w:rsidR="0048739D" w:rsidRPr="0048739D" w:rsidRDefault="0048739D" w:rsidP="0048739D">
      <w:pPr>
        <w:pStyle w:val="a4"/>
        <w:numPr>
          <w:ilvl w:val="0"/>
          <w:numId w:val="39"/>
        </w:numPr>
        <w:spacing w:after="0" w:line="360" w:lineRule="auto"/>
        <w:jc w:val="both"/>
        <w:rPr>
          <w:rFonts w:ascii="Times New Roman" w:hAnsi="Times New Roman" w:cs="Times New Roman"/>
          <w:sz w:val="28"/>
          <w:lang w:val="en-US"/>
        </w:rPr>
      </w:pPr>
      <w:r>
        <w:rPr>
          <w:rFonts w:ascii="Times New Roman" w:hAnsi="Times New Roman" w:cs="Times New Roman"/>
          <w:sz w:val="28"/>
          <w:lang w:val="en-US"/>
        </w:rPr>
        <w:t>HTTP/SOAP, FTP.</w:t>
      </w:r>
    </w:p>
    <w:p w14:paraId="3C1AFC7B" w14:textId="7858BD35" w:rsidR="0048739D" w:rsidRPr="0048739D" w:rsidRDefault="0048739D" w:rsidP="0027524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Отметим, что для передачи данных в режиме онлайн используется протокол </w:t>
      </w:r>
      <w:r>
        <w:rPr>
          <w:rFonts w:ascii="Times New Roman" w:hAnsi="Times New Roman" w:cs="Times New Roman"/>
          <w:sz w:val="28"/>
          <w:lang w:val="en-US"/>
        </w:rPr>
        <w:t>C</w:t>
      </w:r>
      <w:r w:rsidRPr="0048739D">
        <w:rPr>
          <w:rFonts w:ascii="Times New Roman" w:hAnsi="Times New Roman" w:cs="Times New Roman"/>
          <w:sz w:val="28"/>
        </w:rPr>
        <w:t>37.118.</w:t>
      </w:r>
    </w:p>
    <w:p w14:paraId="56C33508" w14:textId="5FEE5E85" w:rsidR="0048739D" w:rsidRDefault="0048739D" w:rsidP="0048739D">
      <w:pPr>
        <w:spacing w:after="0" w:line="360" w:lineRule="auto"/>
        <w:ind w:firstLine="709"/>
        <w:contextualSpacing/>
        <w:jc w:val="center"/>
        <w:rPr>
          <w:rFonts w:ascii="Times New Roman" w:hAnsi="Times New Roman" w:cs="Times New Roman"/>
          <w:sz w:val="28"/>
        </w:rPr>
      </w:pPr>
      <w:del w:id="160" w:author="Пользователь Windows" w:date="2021-01-27T16:55:00Z">
        <w:r w:rsidRPr="0048739D" w:rsidDel="00350B99">
          <w:rPr>
            <w:rFonts w:ascii="Times New Roman" w:hAnsi="Times New Roman" w:cs="Times New Roman"/>
            <w:noProof/>
            <w:sz w:val="28"/>
            <w:lang w:eastAsia="ru-RU"/>
          </w:rPr>
          <w:lastRenderedPageBreak/>
          <w:drawing>
            <wp:inline distT="0" distB="0" distL="0" distR="0" wp14:anchorId="58968114" wp14:editId="6BCC24D6">
              <wp:extent cx="2095792" cy="4001058"/>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792" cy="4001058"/>
                      </a:xfrm>
                      <a:prstGeom prst="rect">
                        <a:avLst/>
                      </a:prstGeom>
                    </pic:spPr>
                  </pic:pic>
                </a:graphicData>
              </a:graphic>
            </wp:inline>
          </w:drawing>
        </w:r>
      </w:del>
      <w:ins w:id="161" w:author="Пользователь Windows" w:date="2021-01-27T16:55:00Z">
        <w:r w:rsidR="00350B99" w:rsidRPr="00350B99">
          <w:t xml:space="preserve"> </w:t>
        </w:r>
        <w:r w:rsidR="00350B99">
          <w:object w:dxaOrig="5305" w:dyaOrig="5041" w14:anchorId="0AD5E5EB">
            <v:shape id="_x0000_i1038" type="#_x0000_t75" style="width:265.2pt;height:252pt" o:ole="">
              <v:imagedata r:id="rId17" o:title=""/>
            </v:shape>
            <o:OLEObject Type="Embed" ProgID="Visio.Drawing.15" ShapeID="_x0000_i1038" DrawAspect="Content" ObjectID="_1673271793" r:id="rId18"/>
          </w:object>
        </w:r>
      </w:ins>
    </w:p>
    <w:p w14:paraId="243F2F0B" w14:textId="201E470E" w:rsidR="0048739D" w:rsidRPr="0027524D" w:rsidRDefault="0048739D" w:rsidP="0048739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del w:id="162" w:author="Пользователь Windows" w:date="2021-01-27T16:50:00Z">
        <w:r w:rsidDel="00047952">
          <w:rPr>
            <w:rFonts w:ascii="Times New Roman" w:hAnsi="Times New Roman" w:cs="Times New Roman"/>
            <w:sz w:val="28"/>
          </w:rPr>
          <w:delText xml:space="preserve">2 </w:delText>
        </w:r>
      </w:del>
      <w:ins w:id="163" w:author="Пользователь Windows" w:date="2021-01-27T16:50:00Z">
        <w:r w:rsidR="00047952">
          <w:rPr>
            <w:rFonts w:ascii="Times New Roman" w:hAnsi="Times New Roman" w:cs="Times New Roman"/>
            <w:sz w:val="28"/>
          </w:rPr>
          <w:t>4</w:t>
        </w:r>
        <w:r w:rsidR="00047952">
          <w:rPr>
            <w:rFonts w:ascii="Times New Roman" w:hAnsi="Times New Roman" w:cs="Times New Roman"/>
            <w:sz w:val="28"/>
          </w:rPr>
          <w:t xml:space="preserve"> </w:t>
        </w:r>
      </w:ins>
      <w:r>
        <w:rPr>
          <w:rFonts w:ascii="Times New Roman" w:hAnsi="Times New Roman" w:cs="Times New Roman"/>
          <w:sz w:val="28"/>
        </w:rPr>
        <w:t>– Взаимодействие АС СИ СМПР с внешними системами</w:t>
      </w:r>
    </w:p>
    <w:p w14:paraId="27B7C16A" w14:textId="43EC8FA0" w:rsidR="0027524D" w:rsidRDefault="00A36F57"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сервере централизованной АЛАР нет необходимости в компонентах АССИ, связанных с работой СМПР в режиме офлайн. Поэтому в ней нет необходимости.</w:t>
      </w:r>
      <w:r w:rsidR="0048739D">
        <w:rPr>
          <w:rFonts w:ascii="Times New Roman" w:hAnsi="Times New Roman" w:cs="Times New Roman"/>
          <w:sz w:val="28"/>
        </w:rPr>
        <w:t xml:space="preserve"> Однако в качестве протокола передачи данных также воспользуемся протоколом </w:t>
      </w:r>
      <w:r w:rsidR="0048739D">
        <w:rPr>
          <w:rFonts w:ascii="Times New Roman" w:hAnsi="Times New Roman" w:cs="Times New Roman"/>
          <w:sz w:val="28"/>
          <w:lang w:val="en-US"/>
        </w:rPr>
        <w:t>C</w:t>
      </w:r>
      <w:r w:rsidR="0048739D" w:rsidRPr="0048739D">
        <w:rPr>
          <w:rFonts w:ascii="Times New Roman" w:hAnsi="Times New Roman" w:cs="Times New Roman"/>
          <w:sz w:val="28"/>
        </w:rPr>
        <w:t>37.118.</w:t>
      </w:r>
      <w:r>
        <w:rPr>
          <w:rFonts w:ascii="Times New Roman" w:hAnsi="Times New Roman" w:cs="Times New Roman"/>
          <w:sz w:val="28"/>
        </w:rPr>
        <w:t xml:space="preserve"> </w:t>
      </w:r>
      <w:commentRangeStart w:id="164"/>
      <w:commentRangeStart w:id="165"/>
      <w:r w:rsidR="00750235">
        <w:rPr>
          <w:rFonts w:ascii="Times New Roman" w:hAnsi="Times New Roman" w:cs="Times New Roman"/>
          <w:sz w:val="28"/>
        </w:rPr>
        <w:t xml:space="preserve">В литературе нет примеров реализации </w:t>
      </w:r>
      <w:r w:rsidR="00750235" w:rsidRPr="00A36F57">
        <w:rPr>
          <w:rFonts w:ascii="Times New Roman" w:hAnsi="Times New Roman" w:cs="Times New Roman"/>
          <w:sz w:val="28"/>
        </w:rPr>
        <w:t>централизованной</w:t>
      </w:r>
      <w:r w:rsidR="00750235">
        <w:rPr>
          <w:rFonts w:ascii="Times New Roman" w:hAnsi="Times New Roman" w:cs="Times New Roman"/>
          <w:sz w:val="28"/>
        </w:rPr>
        <w:t xml:space="preserve"> автоматики ликвидации асинхронного режима. </w:t>
      </w:r>
      <w:commentRangeEnd w:id="164"/>
      <w:r w:rsidR="00750235">
        <w:rPr>
          <w:rStyle w:val="ab"/>
        </w:rPr>
        <w:commentReference w:id="164"/>
      </w:r>
      <w:commentRangeEnd w:id="165"/>
      <w:r w:rsidR="00750235">
        <w:rPr>
          <w:rStyle w:val="ab"/>
        </w:rPr>
        <w:commentReference w:id="165"/>
      </w:r>
      <w:r>
        <w:rPr>
          <w:rFonts w:ascii="Times New Roman" w:hAnsi="Times New Roman" w:cs="Times New Roman"/>
          <w:sz w:val="28"/>
        </w:rPr>
        <w:t xml:space="preserve">Таким образом, </w:t>
      </w:r>
      <w:r w:rsidR="00B12904">
        <w:rPr>
          <w:rFonts w:ascii="Times New Roman" w:hAnsi="Times New Roman" w:cs="Times New Roman"/>
          <w:sz w:val="28"/>
        </w:rPr>
        <w:t>основополагающей задачей работы является разработка архитектуры ЦАЛАР.</w:t>
      </w:r>
    </w:p>
    <w:p w14:paraId="4F83C9D6" w14:textId="36AF365C" w:rsidR="00B12904" w:rsidRDefault="00963A24" w:rsidP="00963A24">
      <w:pPr>
        <w:pStyle w:val="2"/>
      </w:pPr>
      <w:bookmarkStart w:id="166" w:name="_Toc62602998"/>
      <w:r>
        <w:t xml:space="preserve">Выводы по разделу </w:t>
      </w:r>
      <w:commentRangeStart w:id="167"/>
      <w:commentRangeStart w:id="168"/>
      <w:r w:rsidR="00750235">
        <w:t>1</w:t>
      </w:r>
      <w:commentRangeEnd w:id="167"/>
      <w:r w:rsidR="00750235">
        <w:rPr>
          <w:rStyle w:val="ab"/>
          <w:rFonts w:asciiTheme="minorHAnsi" w:eastAsiaTheme="minorHAnsi" w:hAnsiTheme="minorHAnsi" w:cstheme="minorBidi"/>
          <w:b w:val="0"/>
          <w:color w:val="auto"/>
        </w:rPr>
        <w:commentReference w:id="167"/>
      </w:r>
      <w:commentRangeEnd w:id="168"/>
      <w:r w:rsidR="00C501D6">
        <w:rPr>
          <w:rStyle w:val="ab"/>
          <w:rFonts w:asciiTheme="minorHAnsi" w:eastAsiaTheme="minorHAnsi" w:hAnsiTheme="minorHAnsi" w:cstheme="minorBidi"/>
          <w:b w:val="0"/>
          <w:color w:val="auto"/>
        </w:rPr>
        <w:commentReference w:id="168"/>
      </w:r>
      <w:bookmarkEnd w:id="166"/>
    </w:p>
    <w:p w14:paraId="0DE2F7C7" w14:textId="77777777" w:rsidR="005C1A27" w:rsidRPr="00963A24" w:rsidDel="00EB5D74" w:rsidRDefault="00963A24" w:rsidP="00115DC3">
      <w:pPr>
        <w:spacing w:after="0" w:line="360" w:lineRule="auto"/>
        <w:ind w:firstLine="709"/>
        <w:contextualSpacing/>
        <w:jc w:val="both"/>
        <w:rPr>
          <w:del w:id="169" w:author="Пользователь Windows" w:date="2021-01-27T16:56:00Z"/>
          <w:rFonts w:ascii="Times New Roman" w:hAnsi="Times New Roman" w:cs="Times New Roman"/>
          <w:sz w:val="28"/>
        </w:rPr>
      </w:pPr>
      <w:r>
        <w:rPr>
          <w:rFonts w:ascii="Times New Roman" w:hAnsi="Times New Roman" w:cs="Times New Roman"/>
          <w:sz w:val="28"/>
        </w:rPr>
        <w:t xml:space="preserve">В данном разделе были указаны недостатки существующих устройств АЛАР. Было отмечено, что централизация АЛАР может исключить эти недостатки. На основе анализа зарубежной и российской литературы была описана архитектура </w:t>
      </w:r>
      <w:r>
        <w:rPr>
          <w:rFonts w:ascii="Times New Roman" w:hAnsi="Times New Roman" w:cs="Times New Roman"/>
          <w:sz w:val="28"/>
          <w:lang w:val="en-US"/>
        </w:rPr>
        <w:t>WAMPAC</w:t>
      </w:r>
      <w:r w:rsidRPr="00963A24">
        <w:rPr>
          <w:rFonts w:ascii="Times New Roman" w:hAnsi="Times New Roman" w:cs="Times New Roman"/>
          <w:sz w:val="28"/>
        </w:rPr>
        <w:t xml:space="preserve"> </w:t>
      </w:r>
      <w:r>
        <w:rPr>
          <w:rFonts w:ascii="Times New Roman" w:hAnsi="Times New Roman" w:cs="Times New Roman"/>
          <w:sz w:val="28"/>
        </w:rPr>
        <w:t xml:space="preserve">в общем виде. Замечено, что для централизованной АЛАР нужны только два нижних уровня архитектуры </w:t>
      </w:r>
      <w:r>
        <w:rPr>
          <w:rFonts w:ascii="Times New Roman" w:hAnsi="Times New Roman" w:cs="Times New Roman"/>
          <w:sz w:val="28"/>
          <w:lang w:val="en-US"/>
        </w:rPr>
        <w:t>WAMPAC</w:t>
      </w:r>
      <w:r w:rsidR="0018490C">
        <w:rPr>
          <w:rFonts w:ascii="Times New Roman" w:hAnsi="Times New Roman" w:cs="Times New Roman"/>
          <w:sz w:val="28"/>
        </w:rPr>
        <w:t>,</w:t>
      </w:r>
      <w:r w:rsidRPr="00963A24">
        <w:rPr>
          <w:rFonts w:ascii="Times New Roman" w:hAnsi="Times New Roman" w:cs="Times New Roman"/>
          <w:sz w:val="28"/>
        </w:rPr>
        <w:t xml:space="preserve"> </w:t>
      </w:r>
      <w:r w:rsidR="0018490C">
        <w:rPr>
          <w:rFonts w:ascii="Times New Roman" w:hAnsi="Times New Roman" w:cs="Times New Roman"/>
          <w:sz w:val="28"/>
        </w:rPr>
        <w:t>и что может потребоваться нахождение сервера ЦАЛАР вне ДЦ. Определено, что в использовании АССИ СМПР при реализации системы ЦАЛАР нет необходимости. Сказано также, что в</w:t>
      </w:r>
      <w:r w:rsidR="0018490C" w:rsidRPr="0018490C">
        <w:rPr>
          <w:rFonts w:ascii="Times New Roman" w:hAnsi="Times New Roman" w:cs="Times New Roman"/>
          <w:sz w:val="28"/>
        </w:rPr>
        <w:t xml:space="preserve"> литературе нет примеров реализации централизованной архитектуры системы </w:t>
      </w:r>
      <w:r w:rsidR="0018490C">
        <w:rPr>
          <w:rFonts w:ascii="Times New Roman" w:hAnsi="Times New Roman" w:cs="Times New Roman"/>
          <w:sz w:val="28"/>
        </w:rPr>
        <w:t>ПА</w:t>
      </w:r>
      <w:r w:rsidR="0018490C" w:rsidRPr="0018490C">
        <w:rPr>
          <w:rFonts w:ascii="Times New Roman" w:hAnsi="Times New Roman" w:cs="Times New Roman"/>
          <w:sz w:val="28"/>
        </w:rPr>
        <w:t>.</w:t>
      </w:r>
      <w:r w:rsidR="0018490C">
        <w:rPr>
          <w:rFonts w:ascii="Times New Roman" w:hAnsi="Times New Roman" w:cs="Times New Roman"/>
          <w:sz w:val="28"/>
        </w:rPr>
        <w:t xml:space="preserve"> Поэтому </w:t>
      </w:r>
      <w:r w:rsidR="0018490C" w:rsidRPr="0018490C">
        <w:rPr>
          <w:rFonts w:ascii="Times New Roman" w:hAnsi="Times New Roman" w:cs="Times New Roman"/>
          <w:sz w:val="28"/>
        </w:rPr>
        <w:t>архитектур</w:t>
      </w:r>
      <w:r w:rsidR="0018490C">
        <w:rPr>
          <w:rFonts w:ascii="Times New Roman" w:hAnsi="Times New Roman" w:cs="Times New Roman"/>
          <w:sz w:val="28"/>
        </w:rPr>
        <w:t>а</w:t>
      </w:r>
      <w:r w:rsidR="0018490C" w:rsidRPr="0018490C">
        <w:rPr>
          <w:rFonts w:ascii="Times New Roman" w:hAnsi="Times New Roman" w:cs="Times New Roman"/>
          <w:sz w:val="28"/>
        </w:rPr>
        <w:t xml:space="preserve"> ЦАЛАР </w:t>
      </w:r>
      <w:r w:rsidR="0018490C">
        <w:rPr>
          <w:rFonts w:ascii="Times New Roman" w:hAnsi="Times New Roman" w:cs="Times New Roman"/>
          <w:sz w:val="28"/>
        </w:rPr>
        <w:t>должна быть разработана в данной работе</w:t>
      </w:r>
      <w:r w:rsidR="0018490C" w:rsidRPr="0018490C">
        <w:rPr>
          <w:rFonts w:ascii="Times New Roman" w:hAnsi="Times New Roman" w:cs="Times New Roman"/>
          <w:sz w:val="28"/>
        </w:rPr>
        <w:t>.</w:t>
      </w:r>
      <w:bookmarkStart w:id="170" w:name="_GoBack"/>
      <w:bookmarkEnd w:id="170"/>
    </w:p>
    <w:p w14:paraId="57484962" w14:textId="77777777" w:rsidR="005C1A27" w:rsidRPr="0027524D" w:rsidRDefault="005C1A27" w:rsidP="00EB5D74">
      <w:pPr>
        <w:spacing w:after="0" w:line="360" w:lineRule="auto"/>
        <w:ind w:firstLine="709"/>
        <w:contextualSpacing/>
        <w:jc w:val="both"/>
        <w:rPr>
          <w:rFonts w:ascii="Times New Roman" w:hAnsi="Times New Roman" w:cs="Times New Roman"/>
          <w:sz w:val="28"/>
        </w:rPr>
        <w:pPrChange w:id="171" w:author="Пользователь Windows" w:date="2021-01-27T16:56:00Z">
          <w:pPr>
            <w:spacing w:after="0" w:line="360" w:lineRule="auto"/>
            <w:ind w:firstLine="709"/>
            <w:contextualSpacing/>
            <w:jc w:val="both"/>
          </w:pPr>
        </w:pPrChange>
      </w:pPr>
    </w:p>
    <w:p w14:paraId="0B34285F" w14:textId="77777777" w:rsidR="00656E91" w:rsidRDefault="005D6C6A" w:rsidP="005C1A27">
      <w:pPr>
        <w:pStyle w:val="1"/>
      </w:pPr>
      <w:bookmarkStart w:id="172" w:name="_Toc62602999"/>
      <w:r>
        <w:lastRenderedPageBreak/>
        <w:t>2</w:t>
      </w:r>
      <w:r w:rsidR="00656E91" w:rsidRPr="00656E91">
        <w:t>.</w:t>
      </w:r>
      <w:r w:rsidR="00656E91">
        <w:t xml:space="preserve"> </w:t>
      </w:r>
      <w:r>
        <w:t>Проектирование</w:t>
      </w:r>
      <w:r w:rsidR="00656E91" w:rsidRPr="00656E91">
        <w:t xml:space="preserve"> программного обеспечения централизованной АЛАР</w:t>
      </w:r>
      <w:bookmarkEnd w:id="172"/>
    </w:p>
    <w:p w14:paraId="1CDCF170" w14:textId="2E1F8336" w:rsidR="0048739D" w:rsidRDefault="0048739D" w:rsidP="0048739D">
      <w:pPr>
        <w:pStyle w:val="2"/>
      </w:pPr>
      <w:bookmarkStart w:id="173" w:name="_Toc62603000"/>
      <w:r>
        <w:t xml:space="preserve">2.1. </w:t>
      </w:r>
      <w:r w:rsidR="00E124B2">
        <w:t>А</w:t>
      </w:r>
      <w:r>
        <w:t>рхитектур</w:t>
      </w:r>
      <w:r w:rsidR="00E124B2">
        <w:t>а программного обеспечения</w:t>
      </w:r>
      <w:r>
        <w:t xml:space="preserve"> </w:t>
      </w:r>
      <w:r w:rsidRPr="00AF035E">
        <w:t>централизованной АЛАР</w:t>
      </w:r>
      <w:bookmarkEnd w:id="173"/>
    </w:p>
    <w:p w14:paraId="632717FF" w14:textId="77777777" w:rsidR="0048739D" w:rsidRPr="00A417E1" w:rsidRDefault="0048739D" w:rsidP="0048739D">
      <w:pPr>
        <w:pStyle w:val="3"/>
      </w:pPr>
      <w:bookmarkStart w:id="174" w:name="_Toc62603001"/>
      <w:r>
        <w:t>2.1.1. Укрупненная структура централизованной АЛАР</w:t>
      </w:r>
      <w:bookmarkEnd w:id="174"/>
    </w:p>
    <w:p w14:paraId="61C1320A" w14:textId="29EBDB9D" w:rsidR="002F59C0" w:rsidRDefault="0048739D" w:rsidP="0048739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C501D6">
        <w:rPr>
          <w:rFonts w:ascii="Times New Roman" w:hAnsi="Times New Roman" w:cs="Times New Roman"/>
          <w:sz w:val="28"/>
        </w:rPr>
        <w:t>3</w:t>
      </w:r>
      <w:r>
        <w:rPr>
          <w:rFonts w:ascii="Times New Roman" w:hAnsi="Times New Roman" w:cs="Times New Roman"/>
          <w:sz w:val="28"/>
        </w:rPr>
        <w:t xml:space="preserve"> представлена укрупненная структура </w:t>
      </w:r>
      <w:r w:rsidRPr="002F59C0">
        <w:rPr>
          <w:rFonts w:ascii="Times New Roman" w:hAnsi="Times New Roman" w:cs="Times New Roman"/>
          <w:sz w:val="28"/>
        </w:rPr>
        <w:t>централизованной АЛАР</w:t>
      </w:r>
      <w:r>
        <w:rPr>
          <w:rFonts w:ascii="Times New Roman" w:hAnsi="Times New Roman" w:cs="Times New Roman"/>
          <w:sz w:val="28"/>
        </w:rPr>
        <w:t xml:space="preserve">. Желтым цветом показан функциональный блок, предназначенный для прогнозирования возникновения асинхронного режима. Синим цветом отмечен функциональный блок, решающий задачу для выбора сечения деления системы в случае, когда возникает АР. Фиолетовым цветом указан </w:t>
      </w:r>
      <w:commentRangeStart w:id="175"/>
      <w:commentRangeStart w:id="176"/>
      <w:r>
        <w:rPr>
          <w:rFonts w:ascii="Times New Roman" w:hAnsi="Times New Roman" w:cs="Times New Roman"/>
          <w:sz w:val="28"/>
        </w:rPr>
        <w:t>блок выявления возмущения в энергосистеме</w:t>
      </w:r>
      <w:commentRangeEnd w:id="175"/>
      <w:r>
        <w:rPr>
          <w:rStyle w:val="ab"/>
        </w:rPr>
        <w:commentReference w:id="175"/>
      </w:r>
      <w:commentRangeEnd w:id="176"/>
      <w:r w:rsidR="00E124B2">
        <w:rPr>
          <w:rStyle w:val="ab"/>
        </w:rPr>
        <w:commentReference w:id="176"/>
      </w:r>
      <w:r>
        <w:rPr>
          <w:rFonts w:ascii="Times New Roman" w:hAnsi="Times New Roman" w:cs="Times New Roman"/>
          <w:sz w:val="28"/>
        </w:rPr>
        <w:t xml:space="preserve"> и определения групп когерентных генераторов. По </w:t>
      </w:r>
      <w:sdt>
        <w:sdtPr>
          <w:rPr>
            <w:rFonts w:ascii="Times New Roman" w:hAnsi="Times New Roman" w:cs="Times New Roman"/>
            <w:sz w:val="28"/>
          </w:rPr>
          <w:id w:val="-1185898921"/>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данный блок относится к </w:t>
      </w:r>
      <w:r w:rsidRPr="009D0F98">
        <w:rPr>
          <w:rFonts w:ascii="Times New Roman" w:hAnsi="Times New Roman" w:cs="Times New Roman"/>
          <w:sz w:val="28"/>
        </w:rPr>
        <w:t>орган</w:t>
      </w:r>
      <w:r>
        <w:rPr>
          <w:rFonts w:ascii="Times New Roman" w:hAnsi="Times New Roman" w:cs="Times New Roman"/>
          <w:sz w:val="28"/>
        </w:rPr>
        <w:t>у</w:t>
      </w:r>
      <w:r w:rsidRPr="009D0F98">
        <w:rPr>
          <w:rFonts w:ascii="Times New Roman" w:hAnsi="Times New Roman" w:cs="Times New Roman"/>
          <w:sz w:val="28"/>
        </w:rPr>
        <w:t xml:space="preserve"> централизованного определения сечения деления системы</w:t>
      </w:r>
      <w:r>
        <w:rPr>
          <w:rFonts w:ascii="Times New Roman" w:hAnsi="Times New Roman" w:cs="Times New Roman"/>
          <w:sz w:val="28"/>
        </w:rPr>
        <w:t>. Но так как от факта выявления им возмущения зависит, будет ли происходить идентификация АР, то данный блок вынесен отдельно.</w:t>
      </w:r>
    </w:p>
    <w:p w14:paraId="4BA9857F" w14:textId="4581D542" w:rsidR="002F59C0" w:rsidRDefault="00E124B2" w:rsidP="00DD6B66">
      <w:pPr>
        <w:spacing w:after="0" w:line="360" w:lineRule="auto"/>
        <w:ind w:firstLine="709"/>
        <w:contextualSpacing/>
        <w:jc w:val="center"/>
        <w:rPr>
          <w:rFonts w:ascii="Times New Roman" w:hAnsi="Times New Roman" w:cs="Times New Roman"/>
          <w:sz w:val="28"/>
        </w:rPr>
      </w:pPr>
      <w:r w:rsidRPr="00E124B2">
        <w:rPr>
          <w:rFonts w:ascii="Times New Roman" w:hAnsi="Times New Roman" w:cs="Times New Roman"/>
          <w:noProof/>
          <w:sz w:val="28"/>
          <w:lang w:eastAsia="ru-RU"/>
        </w:rPr>
        <w:drawing>
          <wp:inline distT="0" distB="0" distL="0" distR="0" wp14:anchorId="20DF0DE2" wp14:editId="380BF28F">
            <wp:extent cx="5630333" cy="3694359"/>
            <wp:effectExtent l="0" t="0" r="889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45510" cy="3704318"/>
                    </a:xfrm>
                    <a:prstGeom prst="rect">
                      <a:avLst/>
                    </a:prstGeom>
                  </pic:spPr>
                </pic:pic>
              </a:graphicData>
            </a:graphic>
          </wp:inline>
        </w:drawing>
      </w:r>
    </w:p>
    <w:p w14:paraId="41732723" w14:textId="54CE931A" w:rsidR="002F59C0" w:rsidRPr="00CF4958" w:rsidRDefault="002F59C0" w:rsidP="002F59C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2F59C0">
        <w:rPr>
          <w:rFonts w:ascii="Times New Roman" w:hAnsi="Times New Roman" w:cs="Times New Roman"/>
          <w:sz w:val="28"/>
        </w:rPr>
        <w:t xml:space="preserve"> </w:t>
      </w:r>
      <w:r w:rsidR="00C501D6">
        <w:rPr>
          <w:rFonts w:ascii="Times New Roman" w:hAnsi="Times New Roman" w:cs="Times New Roman"/>
          <w:sz w:val="28"/>
        </w:rPr>
        <w:t>3</w:t>
      </w:r>
      <w:r w:rsidR="00CF4958" w:rsidRPr="00CF4958">
        <w:rPr>
          <w:rFonts w:ascii="Times New Roman" w:hAnsi="Times New Roman" w:cs="Times New Roman"/>
          <w:sz w:val="28"/>
        </w:rPr>
        <w:t xml:space="preserve"> – </w:t>
      </w:r>
      <w:r w:rsidR="00CF4958" w:rsidRPr="0086076A">
        <w:rPr>
          <w:rFonts w:ascii="Times New Roman" w:hAnsi="Times New Roman" w:cs="Times New Roman"/>
          <w:sz w:val="28"/>
        </w:rPr>
        <w:t>Укрупн</w:t>
      </w:r>
      <w:r w:rsidR="00CF4958">
        <w:rPr>
          <w:rFonts w:ascii="Times New Roman" w:hAnsi="Times New Roman" w:cs="Times New Roman"/>
          <w:sz w:val="28"/>
        </w:rPr>
        <w:t>ё</w:t>
      </w:r>
      <w:r w:rsidR="00CF4958" w:rsidRPr="0086076A">
        <w:rPr>
          <w:rFonts w:ascii="Times New Roman" w:hAnsi="Times New Roman" w:cs="Times New Roman"/>
          <w:sz w:val="28"/>
        </w:rPr>
        <w:t xml:space="preserve">нная структура </w:t>
      </w:r>
      <w:r w:rsidR="00CF4958">
        <w:rPr>
          <w:rFonts w:ascii="Times New Roman" w:hAnsi="Times New Roman" w:cs="Times New Roman"/>
          <w:sz w:val="28"/>
        </w:rPr>
        <w:t>Ц</w:t>
      </w:r>
      <w:r w:rsidR="00CF4958" w:rsidRPr="0086076A">
        <w:rPr>
          <w:rFonts w:ascii="Times New Roman" w:hAnsi="Times New Roman" w:cs="Times New Roman"/>
          <w:sz w:val="28"/>
        </w:rPr>
        <w:t>АЛАР</w:t>
      </w:r>
    </w:p>
    <w:p w14:paraId="5F665E90" w14:textId="77777777" w:rsidR="00FD4150" w:rsidRDefault="00FD4150" w:rsidP="00E124B2">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Работа разрабатываемой</w:t>
      </w:r>
      <w:commentRangeStart w:id="177"/>
      <w:commentRangeStart w:id="178"/>
      <w:r w:rsidR="00E124B2" w:rsidRPr="00B83429">
        <w:rPr>
          <w:rFonts w:ascii="Times New Roman" w:hAnsi="Times New Roman" w:cs="Times New Roman"/>
          <w:sz w:val="28"/>
        </w:rPr>
        <w:t xml:space="preserve"> системы </w:t>
      </w:r>
      <w:r>
        <w:rPr>
          <w:rFonts w:ascii="Times New Roman" w:hAnsi="Times New Roman" w:cs="Times New Roman"/>
          <w:sz w:val="28"/>
        </w:rPr>
        <w:t>основана на</w:t>
      </w:r>
      <w:r w:rsidR="00E124B2" w:rsidRPr="00B83429">
        <w:rPr>
          <w:rFonts w:ascii="Times New Roman" w:hAnsi="Times New Roman" w:cs="Times New Roman"/>
          <w:sz w:val="28"/>
        </w:rPr>
        <w:t xml:space="preserve"> тр</w:t>
      </w:r>
      <w:r>
        <w:rPr>
          <w:rFonts w:ascii="Times New Roman" w:hAnsi="Times New Roman" w:cs="Times New Roman"/>
          <w:sz w:val="28"/>
        </w:rPr>
        <w:t>ех</w:t>
      </w:r>
      <w:r w:rsidR="00E124B2" w:rsidRPr="00B83429">
        <w:rPr>
          <w:rFonts w:ascii="Times New Roman" w:hAnsi="Times New Roman" w:cs="Times New Roman"/>
          <w:sz w:val="28"/>
        </w:rPr>
        <w:t xml:space="preserve"> </w:t>
      </w:r>
      <w:r>
        <w:rPr>
          <w:rFonts w:ascii="Times New Roman" w:hAnsi="Times New Roman" w:cs="Times New Roman"/>
          <w:sz w:val="28"/>
        </w:rPr>
        <w:t>принципах</w:t>
      </w:r>
      <w:r w:rsidR="00E124B2" w:rsidRPr="00B83429">
        <w:rPr>
          <w:rFonts w:ascii="Times New Roman" w:hAnsi="Times New Roman" w:cs="Times New Roman"/>
          <w:sz w:val="28"/>
        </w:rPr>
        <w:t xml:space="preserve"> работы</w:t>
      </w:r>
      <w:commentRangeEnd w:id="177"/>
      <w:r w:rsidR="00E124B2">
        <w:rPr>
          <w:rStyle w:val="ab"/>
        </w:rPr>
        <w:commentReference w:id="177"/>
      </w:r>
      <w:commentRangeEnd w:id="178"/>
      <w:r>
        <w:rPr>
          <w:rStyle w:val="ab"/>
        </w:rPr>
        <w:commentReference w:id="178"/>
      </w:r>
      <w:r w:rsidR="00E124B2" w:rsidRPr="00B83429">
        <w:rPr>
          <w:rFonts w:ascii="Times New Roman" w:hAnsi="Times New Roman" w:cs="Times New Roman"/>
          <w:sz w:val="28"/>
        </w:rPr>
        <w:t xml:space="preserve">: </w:t>
      </w:r>
    </w:p>
    <w:p w14:paraId="6647DBE2" w14:textId="773B37CF" w:rsidR="00FD4150" w:rsidRDefault="00FD4150" w:rsidP="00FD4150">
      <w:pPr>
        <w:pStyle w:val="a4"/>
        <w:numPr>
          <w:ilvl w:val="0"/>
          <w:numId w:val="41"/>
        </w:numPr>
        <w:spacing w:after="0" w:line="360" w:lineRule="auto"/>
        <w:jc w:val="both"/>
        <w:rPr>
          <w:rFonts w:ascii="Times New Roman" w:hAnsi="Times New Roman" w:cs="Times New Roman"/>
          <w:sz w:val="28"/>
        </w:rPr>
      </w:pPr>
      <w:r>
        <w:rPr>
          <w:rFonts w:ascii="Times New Roman" w:hAnsi="Times New Roman" w:cs="Times New Roman"/>
          <w:sz w:val="28"/>
        </w:rPr>
        <w:t>II-ДО: офлайн, время выполнения не имеет ограничений.</w:t>
      </w:r>
    </w:p>
    <w:p w14:paraId="578211BD" w14:textId="5599A41E" w:rsid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t>I-ДО</w:t>
      </w:r>
      <w:r w:rsidR="00FD4150">
        <w:rPr>
          <w:rFonts w:ascii="Times New Roman" w:hAnsi="Times New Roman" w:cs="Times New Roman"/>
          <w:sz w:val="28"/>
        </w:rPr>
        <w:t>: офлайн, время выполнения не более 30 с.</w:t>
      </w:r>
    </w:p>
    <w:p w14:paraId="7DA904B7" w14:textId="4CCADD2B" w:rsidR="00FD4150" w:rsidRPr="00FD4150" w:rsidRDefault="00E124B2" w:rsidP="00FD4150">
      <w:pPr>
        <w:pStyle w:val="a4"/>
        <w:numPr>
          <w:ilvl w:val="0"/>
          <w:numId w:val="41"/>
        </w:numPr>
        <w:spacing w:after="0" w:line="360" w:lineRule="auto"/>
        <w:jc w:val="both"/>
        <w:rPr>
          <w:rFonts w:ascii="Times New Roman" w:hAnsi="Times New Roman" w:cs="Times New Roman"/>
          <w:sz w:val="28"/>
        </w:rPr>
      </w:pPr>
      <w:r w:rsidRPr="00FD4150">
        <w:rPr>
          <w:rFonts w:ascii="Times New Roman" w:hAnsi="Times New Roman" w:cs="Times New Roman"/>
          <w:sz w:val="28"/>
        </w:rPr>
        <w:lastRenderedPageBreak/>
        <w:t>ПОСЛЕ</w:t>
      </w:r>
      <w:r w:rsidR="00FD4150">
        <w:rPr>
          <w:rFonts w:ascii="Times New Roman" w:hAnsi="Times New Roman" w:cs="Times New Roman"/>
          <w:sz w:val="28"/>
        </w:rPr>
        <w:t>:</w:t>
      </w:r>
      <w:r w:rsidRPr="00FD4150">
        <w:rPr>
          <w:rFonts w:ascii="Times New Roman" w:hAnsi="Times New Roman" w:cs="Times New Roman"/>
          <w:sz w:val="28"/>
        </w:rPr>
        <w:t xml:space="preserve"> </w:t>
      </w:r>
      <w:r w:rsidR="00FD4150">
        <w:rPr>
          <w:rFonts w:ascii="Times New Roman" w:hAnsi="Times New Roman" w:cs="Times New Roman"/>
          <w:sz w:val="28"/>
        </w:rPr>
        <w:t>онлайн, выполнение в темпе процесса.</w:t>
      </w:r>
    </w:p>
    <w:p w14:paraId="3F735869" w14:textId="3AAA5BAF"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II-ДО</w:t>
      </w:r>
      <w:r w:rsidR="00FD4150" w:rsidRPr="00FD4150">
        <w:rPr>
          <w:rFonts w:ascii="Times New Roman" w:hAnsi="Times New Roman" w:cs="Times New Roman"/>
          <w:sz w:val="28"/>
        </w:rPr>
        <w:t xml:space="preserve"> </w:t>
      </w:r>
      <w:r w:rsidR="00FD4150">
        <w:rPr>
          <w:rFonts w:ascii="Times New Roman" w:hAnsi="Times New Roman" w:cs="Times New Roman"/>
          <w:sz w:val="28"/>
        </w:rPr>
        <w:t xml:space="preserve">при помощи ПК </w:t>
      </w:r>
      <w:r w:rsidR="00FD4150">
        <w:rPr>
          <w:rFonts w:ascii="Times New Roman" w:hAnsi="Times New Roman" w:cs="Times New Roman"/>
          <w:sz w:val="28"/>
          <w:lang w:val="en-US"/>
        </w:rPr>
        <w:t>RastrWin</w:t>
      </w:r>
      <w:r w:rsidR="00FD4150" w:rsidRPr="002F59C0">
        <w:rPr>
          <w:rFonts w:ascii="Times New Roman" w:hAnsi="Times New Roman" w:cs="Times New Roman"/>
          <w:sz w:val="28"/>
        </w:rPr>
        <w:t xml:space="preserve">3 </w:t>
      </w:r>
      <w:r w:rsidR="00FD4150">
        <w:rPr>
          <w:rFonts w:ascii="Times New Roman" w:hAnsi="Times New Roman" w:cs="Times New Roman"/>
          <w:sz w:val="28"/>
        </w:rPr>
        <w:t xml:space="preserve">и ПАК </w:t>
      </w:r>
      <w:r w:rsidR="00FD4150">
        <w:rPr>
          <w:rFonts w:ascii="Times New Roman" w:hAnsi="Times New Roman" w:cs="Times New Roman"/>
          <w:sz w:val="28"/>
          <w:lang w:val="en-US"/>
        </w:rPr>
        <w:t>Eurostag</w:t>
      </w:r>
      <w:r w:rsidRPr="00B83429">
        <w:rPr>
          <w:rFonts w:ascii="Times New Roman" w:hAnsi="Times New Roman" w:cs="Times New Roman"/>
          <w:sz w:val="28"/>
        </w:rPr>
        <w:t xml:space="preserve"> проводится большой объем предварительных расчетов</w:t>
      </w:r>
      <w:r w:rsidR="00FD4150">
        <w:rPr>
          <w:rFonts w:ascii="Times New Roman" w:hAnsi="Times New Roman" w:cs="Times New Roman"/>
          <w:sz w:val="28"/>
        </w:rPr>
        <w:t xml:space="preserve"> для</w:t>
      </w:r>
      <w:r>
        <w:rPr>
          <w:rFonts w:ascii="Times New Roman" w:hAnsi="Times New Roman" w:cs="Times New Roman"/>
          <w:sz w:val="28"/>
        </w:rPr>
        <w:t xml:space="preserve"> </w:t>
      </w:r>
      <w:commentRangeStart w:id="179"/>
      <w:commentRangeStart w:id="180"/>
      <w:r>
        <w:rPr>
          <w:rFonts w:ascii="Times New Roman" w:hAnsi="Times New Roman" w:cs="Times New Roman"/>
          <w:sz w:val="28"/>
        </w:rPr>
        <w:t>формир</w:t>
      </w:r>
      <w:r w:rsidR="00FD4150">
        <w:rPr>
          <w:rFonts w:ascii="Times New Roman" w:hAnsi="Times New Roman" w:cs="Times New Roman"/>
          <w:sz w:val="28"/>
        </w:rPr>
        <w:t>ования наборов</w:t>
      </w:r>
      <w:r w:rsidRPr="00B83429">
        <w:rPr>
          <w:rFonts w:ascii="Times New Roman" w:hAnsi="Times New Roman" w:cs="Times New Roman"/>
          <w:sz w:val="28"/>
        </w:rPr>
        <w:t xml:space="preserve"> данных</w:t>
      </w:r>
      <w:r w:rsidR="00FD4150">
        <w:rPr>
          <w:rFonts w:ascii="Times New Roman" w:hAnsi="Times New Roman" w:cs="Times New Roman"/>
          <w:sz w:val="28"/>
        </w:rPr>
        <w:t>.</w:t>
      </w:r>
      <w:r w:rsidRPr="00B83429">
        <w:rPr>
          <w:rFonts w:ascii="Times New Roman" w:hAnsi="Times New Roman" w:cs="Times New Roman"/>
          <w:sz w:val="28"/>
        </w:rPr>
        <w:t xml:space="preserve"> </w:t>
      </w:r>
      <w:r w:rsidR="00FD4150">
        <w:rPr>
          <w:rFonts w:ascii="Times New Roman" w:hAnsi="Times New Roman" w:cs="Times New Roman"/>
          <w:sz w:val="28"/>
        </w:rPr>
        <w:t>Наборы данных включают в себя</w:t>
      </w:r>
      <w:r>
        <w:rPr>
          <w:rFonts w:ascii="Times New Roman" w:hAnsi="Times New Roman" w:cs="Times New Roman"/>
          <w:sz w:val="28"/>
        </w:rPr>
        <w:t xml:space="preserve"> обученные классификаторы и наборы сечений-кандидатов </w:t>
      </w:r>
      <w:r w:rsidR="00FD4150">
        <w:rPr>
          <w:rFonts w:ascii="Times New Roman" w:hAnsi="Times New Roman" w:cs="Times New Roman"/>
          <w:sz w:val="28"/>
        </w:rPr>
        <w:t>деления системы</w:t>
      </w:r>
      <w:r>
        <w:rPr>
          <w:rFonts w:ascii="Times New Roman" w:hAnsi="Times New Roman" w:cs="Times New Roman"/>
          <w:sz w:val="28"/>
        </w:rPr>
        <w:t>.</w:t>
      </w:r>
    </w:p>
    <w:p w14:paraId="471396FA" w14:textId="4BDD7381" w:rsidR="00E124B2" w:rsidRPr="00B83429"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I-ДО циклически вып</w:t>
      </w:r>
      <w:r w:rsidR="00FD4150">
        <w:rPr>
          <w:rFonts w:ascii="Times New Roman" w:hAnsi="Times New Roman" w:cs="Times New Roman"/>
          <w:sz w:val="28"/>
        </w:rPr>
        <w:t>олняется анализ текущего режима.</w:t>
      </w:r>
      <w:r>
        <w:rPr>
          <w:rFonts w:ascii="Times New Roman" w:hAnsi="Times New Roman" w:cs="Times New Roman"/>
          <w:sz w:val="28"/>
        </w:rPr>
        <w:t xml:space="preserve"> </w:t>
      </w:r>
      <w:r w:rsidR="00FD4150">
        <w:rPr>
          <w:rFonts w:ascii="Times New Roman" w:hAnsi="Times New Roman" w:cs="Times New Roman"/>
          <w:sz w:val="28"/>
        </w:rPr>
        <w:t>На основе анализа</w:t>
      </w:r>
      <w:r w:rsidRPr="00B83429">
        <w:rPr>
          <w:rFonts w:ascii="Times New Roman" w:hAnsi="Times New Roman" w:cs="Times New Roman"/>
          <w:sz w:val="28"/>
        </w:rPr>
        <w:t xml:space="preserve"> выбираются сечения-кандидаты</w:t>
      </w:r>
      <w:r>
        <w:rPr>
          <w:rFonts w:ascii="Times New Roman" w:hAnsi="Times New Roman" w:cs="Times New Roman"/>
          <w:sz w:val="28"/>
        </w:rPr>
        <w:t xml:space="preserve"> ДС</w:t>
      </w:r>
      <w:r w:rsidRPr="00B83429">
        <w:rPr>
          <w:rFonts w:ascii="Times New Roman" w:hAnsi="Times New Roman" w:cs="Times New Roman"/>
          <w:sz w:val="28"/>
        </w:rPr>
        <w:t xml:space="preserve"> и обученный классификатор</w:t>
      </w:r>
      <w:r>
        <w:rPr>
          <w:rFonts w:ascii="Times New Roman" w:hAnsi="Times New Roman" w:cs="Times New Roman"/>
          <w:sz w:val="28"/>
        </w:rPr>
        <w:t xml:space="preserve">, которые соответствуют </w:t>
      </w:r>
      <w:r w:rsidR="00FD4150">
        <w:rPr>
          <w:rFonts w:ascii="Times New Roman" w:hAnsi="Times New Roman" w:cs="Times New Roman"/>
          <w:sz w:val="28"/>
        </w:rPr>
        <w:t>текущему режиму работы ЭЭС</w:t>
      </w:r>
      <w:r w:rsidRPr="00B83429">
        <w:rPr>
          <w:rFonts w:ascii="Times New Roman" w:hAnsi="Times New Roman" w:cs="Times New Roman"/>
          <w:sz w:val="28"/>
        </w:rPr>
        <w:t>.</w:t>
      </w:r>
    </w:p>
    <w:p w14:paraId="50350A85" w14:textId="7760967F" w:rsidR="002F59C0" w:rsidRDefault="00E124B2" w:rsidP="00E124B2">
      <w:pPr>
        <w:spacing w:after="0" w:line="360" w:lineRule="auto"/>
        <w:ind w:firstLine="709"/>
        <w:contextualSpacing/>
        <w:jc w:val="both"/>
        <w:rPr>
          <w:rFonts w:ascii="Times New Roman" w:hAnsi="Times New Roman" w:cs="Times New Roman"/>
          <w:sz w:val="28"/>
        </w:rPr>
      </w:pPr>
      <w:r w:rsidRPr="00B83429">
        <w:rPr>
          <w:rFonts w:ascii="Times New Roman" w:hAnsi="Times New Roman" w:cs="Times New Roman"/>
          <w:sz w:val="28"/>
        </w:rPr>
        <w:t>На этапе ПОСЛЕ</w:t>
      </w:r>
      <w:r w:rsidR="00FD4150">
        <w:rPr>
          <w:rFonts w:ascii="Times New Roman" w:hAnsi="Times New Roman" w:cs="Times New Roman"/>
          <w:sz w:val="28"/>
        </w:rPr>
        <w:t xml:space="preserve"> выполняется</w:t>
      </w:r>
      <w:r w:rsidRPr="00B83429">
        <w:rPr>
          <w:rFonts w:ascii="Times New Roman" w:hAnsi="Times New Roman" w:cs="Times New Roman"/>
          <w:sz w:val="28"/>
        </w:rPr>
        <w:t xml:space="preserve"> </w:t>
      </w:r>
      <w:r>
        <w:rPr>
          <w:rFonts w:ascii="Times New Roman" w:hAnsi="Times New Roman" w:cs="Times New Roman"/>
          <w:sz w:val="28"/>
        </w:rPr>
        <w:t>выявл</w:t>
      </w:r>
      <w:r w:rsidR="00FD4150">
        <w:rPr>
          <w:rFonts w:ascii="Times New Roman" w:hAnsi="Times New Roman" w:cs="Times New Roman"/>
          <w:sz w:val="28"/>
        </w:rPr>
        <w:t>ение</w:t>
      </w:r>
      <w:r>
        <w:rPr>
          <w:rFonts w:ascii="Times New Roman" w:hAnsi="Times New Roman" w:cs="Times New Roman"/>
          <w:sz w:val="28"/>
        </w:rPr>
        <w:t xml:space="preserve"> возмущения, которое может привести к нарушению </w:t>
      </w:r>
      <w:r w:rsidR="00FD4150">
        <w:rPr>
          <w:rFonts w:ascii="Times New Roman" w:hAnsi="Times New Roman" w:cs="Times New Roman"/>
          <w:sz w:val="28"/>
        </w:rPr>
        <w:t>асинхронному режиму</w:t>
      </w:r>
      <w:r>
        <w:rPr>
          <w:rFonts w:ascii="Times New Roman" w:hAnsi="Times New Roman" w:cs="Times New Roman"/>
          <w:sz w:val="28"/>
        </w:rPr>
        <w:t xml:space="preserve">, и определяются группы когерентных генераторов. Если </w:t>
      </w:r>
      <w:r w:rsidR="00FD4150">
        <w:rPr>
          <w:rFonts w:ascii="Times New Roman" w:hAnsi="Times New Roman" w:cs="Times New Roman"/>
          <w:sz w:val="28"/>
        </w:rPr>
        <w:t>выявлено возникновение возмущения</w:t>
      </w:r>
      <w:r>
        <w:rPr>
          <w:rFonts w:ascii="Times New Roman" w:hAnsi="Times New Roman" w:cs="Times New Roman"/>
          <w:sz w:val="28"/>
        </w:rPr>
        <w:t xml:space="preserve">, запускается процесс </w:t>
      </w:r>
      <w:r w:rsidR="00FD4150">
        <w:rPr>
          <w:rFonts w:ascii="Times New Roman" w:hAnsi="Times New Roman" w:cs="Times New Roman"/>
          <w:sz w:val="28"/>
        </w:rPr>
        <w:t>идентификации</w:t>
      </w:r>
      <w:r>
        <w:rPr>
          <w:rFonts w:ascii="Times New Roman" w:hAnsi="Times New Roman" w:cs="Times New Roman"/>
          <w:sz w:val="28"/>
        </w:rPr>
        <w:t xml:space="preserve"> возникновения </w:t>
      </w:r>
      <w:r w:rsidR="00FD4150">
        <w:rPr>
          <w:rFonts w:ascii="Times New Roman" w:hAnsi="Times New Roman" w:cs="Times New Roman"/>
          <w:sz w:val="28"/>
        </w:rPr>
        <w:t>АР</w:t>
      </w:r>
      <w:r>
        <w:rPr>
          <w:rFonts w:ascii="Times New Roman" w:hAnsi="Times New Roman" w:cs="Times New Roman"/>
          <w:sz w:val="28"/>
        </w:rPr>
        <w:t xml:space="preserve"> и выбора сечения деления системы.</w:t>
      </w:r>
      <w:commentRangeEnd w:id="179"/>
      <w:r>
        <w:rPr>
          <w:rStyle w:val="ab"/>
        </w:rPr>
        <w:commentReference w:id="179"/>
      </w:r>
      <w:commentRangeEnd w:id="180"/>
      <w:r w:rsidR="00FD4150">
        <w:rPr>
          <w:rStyle w:val="ab"/>
        </w:rPr>
        <w:commentReference w:id="180"/>
      </w:r>
    </w:p>
    <w:p w14:paraId="6E4AFC27" w14:textId="5A5E2277" w:rsidR="00775658" w:rsidRDefault="00775658" w:rsidP="00B83429">
      <w:pPr>
        <w:spacing w:after="0" w:line="360" w:lineRule="auto"/>
        <w:ind w:firstLine="709"/>
        <w:contextualSpacing/>
        <w:jc w:val="both"/>
        <w:rPr>
          <w:rFonts w:ascii="Times New Roman" w:hAnsi="Times New Roman" w:cs="Times New Roman"/>
          <w:sz w:val="28"/>
        </w:rPr>
      </w:pPr>
    </w:p>
    <w:p w14:paraId="685D0865" w14:textId="7ECA3882" w:rsidR="00775658" w:rsidRDefault="00775658" w:rsidP="00B83429">
      <w:pPr>
        <w:spacing w:after="0" w:line="360" w:lineRule="auto"/>
        <w:ind w:firstLine="709"/>
        <w:contextualSpacing/>
        <w:jc w:val="both"/>
        <w:rPr>
          <w:rFonts w:ascii="Times New Roman" w:hAnsi="Times New Roman" w:cs="Times New Roman"/>
          <w:sz w:val="28"/>
        </w:rPr>
      </w:pPr>
    </w:p>
    <w:p w14:paraId="2EE6C99D" w14:textId="7169A3B2" w:rsidR="00775658" w:rsidRDefault="00775658" w:rsidP="00B83429">
      <w:pPr>
        <w:spacing w:after="0" w:line="360" w:lineRule="auto"/>
        <w:ind w:firstLine="709"/>
        <w:contextualSpacing/>
        <w:jc w:val="both"/>
        <w:rPr>
          <w:rFonts w:ascii="Times New Roman" w:hAnsi="Times New Roman" w:cs="Times New Roman"/>
          <w:sz w:val="28"/>
        </w:rPr>
      </w:pPr>
    </w:p>
    <w:p w14:paraId="7CB9E2AA" w14:textId="79CE57C3" w:rsidR="00775658" w:rsidRDefault="00775658" w:rsidP="00B83429">
      <w:pPr>
        <w:spacing w:after="0" w:line="360" w:lineRule="auto"/>
        <w:ind w:firstLine="709"/>
        <w:contextualSpacing/>
        <w:jc w:val="both"/>
        <w:rPr>
          <w:rFonts w:ascii="Times New Roman" w:hAnsi="Times New Roman" w:cs="Times New Roman"/>
          <w:sz w:val="28"/>
        </w:rPr>
      </w:pPr>
    </w:p>
    <w:p w14:paraId="7C09C581" w14:textId="651DD0C0" w:rsidR="00775658" w:rsidRDefault="00775658" w:rsidP="00B83429">
      <w:pPr>
        <w:spacing w:after="0" w:line="360" w:lineRule="auto"/>
        <w:ind w:firstLine="709"/>
        <w:contextualSpacing/>
        <w:jc w:val="both"/>
        <w:rPr>
          <w:rFonts w:ascii="Times New Roman" w:hAnsi="Times New Roman" w:cs="Times New Roman"/>
          <w:sz w:val="28"/>
        </w:rPr>
      </w:pPr>
    </w:p>
    <w:p w14:paraId="43DE3CB4" w14:textId="0A8D844D" w:rsidR="00775658" w:rsidRDefault="00775658" w:rsidP="00B83429">
      <w:pPr>
        <w:spacing w:after="0" w:line="360" w:lineRule="auto"/>
        <w:ind w:firstLine="709"/>
        <w:contextualSpacing/>
        <w:jc w:val="both"/>
        <w:rPr>
          <w:rFonts w:ascii="Times New Roman" w:hAnsi="Times New Roman" w:cs="Times New Roman"/>
          <w:sz w:val="28"/>
        </w:rPr>
      </w:pPr>
    </w:p>
    <w:p w14:paraId="721922E9" w14:textId="6CAE377D" w:rsidR="00775658" w:rsidRDefault="00775658" w:rsidP="00B83429">
      <w:pPr>
        <w:spacing w:after="0" w:line="360" w:lineRule="auto"/>
        <w:ind w:firstLine="709"/>
        <w:contextualSpacing/>
        <w:jc w:val="both"/>
        <w:rPr>
          <w:rFonts w:ascii="Times New Roman" w:hAnsi="Times New Roman" w:cs="Times New Roman"/>
          <w:sz w:val="28"/>
        </w:rPr>
      </w:pPr>
    </w:p>
    <w:p w14:paraId="72939903" w14:textId="33707B84" w:rsidR="00775658" w:rsidRDefault="00775658" w:rsidP="00B83429">
      <w:pPr>
        <w:spacing w:after="0" w:line="360" w:lineRule="auto"/>
        <w:ind w:firstLine="709"/>
        <w:contextualSpacing/>
        <w:jc w:val="both"/>
        <w:rPr>
          <w:rFonts w:ascii="Times New Roman" w:hAnsi="Times New Roman" w:cs="Times New Roman"/>
          <w:sz w:val="28"/>
        </w:rPr>
      </w:pPr>
    </w:p>
    <w:p w14:paraId="7D3F403B" w14:textId="4049A8F7" w:rsidR="00775658" w:rsidRDefault="00775658" w:rsidP="00B83429">
      <w:pPr>
        <w:spacing w:after="0" w:line="360" w:lineRule="auto"/>
        <w:ind w:firstLine="709"/>
        <w:contextualSpacing/>
        <w:jc w:val="both"/>
        <w:rPr>
          <w:rFonts w:ascii="Times New Roman" w:hAnsi="Times New Roman" w:cs="Times New Roman"/>
          <w:sz w:val="28"/>
        </w:rPr>
      </w:pPr>
    </w:p>
    <w:p w14:paraId="64E3E1E5" w14:textId="34E19275" w:rsidR="00775658" w:rsidRDefault="00775658" w:rsidP="00B83429">
      <w:pPr>
        <w:spacing w:after="0" w:line="360" w:lineRule="auto"/>
        <w:ind w:firstLine="709"/>
        <w:contextualSpacing/>
        <w:jc w:val="both"/>
        <w:rPr>
          <w:rFonts w:ascii="Times New Roman" w:hAnsi="Times New Roman" w:cs="Times New Roman"/>
          <w:sz w:val="28"/>
        </w:rPr>
      </w:pPr>
    </w:p>
    <w:p w14:paraId="4CBC74F6" w14:textId="198AA8CF" w:rsidR="00775658" w:rsidRDefault="00775658" w:rsidP="00B83429">
      <w:pPr>
        <w:spacing w:after="0" w:line="360" w:lineRule="auto"/>
        <w:ind w:firstLine="709"/>
        <w:contextualSpacing/>
        <w:jc w:val="both"/>
        <w:rPr>
          <w:rFonts w:ascii="Times New Roman" w:hAnsi="Times New Roman" w:cs="Times New Roman"/>
          <w:sz w:val="28"/>
        </w:rPr>
      </w:pPr>
    </w:p>
    <w:p w14:paraId="777AD14E" w14:textId="77777777" w:rsidR="00775658" w:rsidRPr="00B83429" w:rsidRDefault="00775658" w:rsidP="00B83429">
      <w:pPr>
        <w:spacing w:after="0" w:line="360" w:lineRule="auto"/>
        <w:ind w:firstLine="709"/>
        <w:contextualSpacing/>
        <w:jc w:val="both"/>
        <w:rPr>
          <w:rFonts w:ascii="Times New Roman" w:hAnsi="Times New Roman" w:cs="Times New Roman"/>
          <w:sz w:val="28"/>
        </w:rPr>
      </w:pPr>
    </w:p>
    <w:p w14:paraId="1DE1765F" w14:textId="77777777" w:rsidR="005D6C6A" w:rsidRDefault="005D6C6A" w:rsidP="005C1A27">
      <w:pPr>
        <w:pStyle w:val="3"/>
      </w:pPr>
      <w:bookmarkStart w:id="181" w:name="_Toc62603002"/>
      <w:r>
        <w:t>2.</w:t>
      </w:r>
      <w:r w:rsidR="005C1A27">
        <w:t>1.</w:t>
      </w:r>
      <w:r>
        <w:t>2. Диаграмма компонентов разрабатываемого ПО</w:t>
      </w:r>
      <w:bookmarkEnd w:id="181"/>
    </w:p>
    <w:p w14:paraId="6D86DD1F" w14:textId="59A3EB49"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На </w:t>
      </w:r>
      <w:r w:rsidR="007877D6">
        <w:rPr>
          <w:rFonts w:ascii="Times New Roman" w:hAnsi="Times New Roman" w:cs="Times New Roman"/>
          <w:sz w:val="28"/>
        </w:rPr>
        <w:t xml:space="preserve">рисунке </w:t>
      </w:r>
      <w:r w:rsidR="00C501D6">
        <w:rPr>
          <w:rFonts w:ascii="Times New Roman" w:hAnsi="Times New Roman" w:cs="Times New Roman"/>
          <w:sz w:val="28"/>
        </w:rPr>
        <w:t>4</w:t>
      </w:r>
      <w:r w:rsidRPr="006614C9">
        <w:rPr>
          <w:rFonts w:ascii="Times New Roman" w:hAnsi="Times New Roman" w:cs="Times New Roman"/>
          <w:sz w:val="28"/>
        </w:rPr>
        <w:t xml:space="preserve"> представлена диаграмма компонентов </w:t>
      </w:r>
      <w:r w:rsidR="007877D6">
        <w:rPr>
          <w:rFonts w:ascii="Times New Roman" w:hAnsi="Times New Roman" w:cs="Times New Roman"/>
          <w:sz w:val="28"/>
        </w:rPr>
        <w:t>программного обеспечения</w:t>
      </w:r>
      <w:r w:rsidRPr="006614C9">
        <w:rPr>
          <w:rFonts w:ascii="Times New Roman" w:hAnsi="Times New Roman" w:cs="Times New Roman"/>
          <w:sz w:val="28"/>
        </w:rPr>
        <w:t>.</w:t>
      </w:r>
    </w:p>
    <w:p w14:paraId="69DDDA75" w14:textId="77777777" w:rsidR="006614C9" w:rsidRPr="00275C6B"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Формирования набора данных представляет собой часть системы, которая работает по принципу </w:t>
      </w:r>
      <w:r w:rsidRPr="006614C9">
        <w:rPr>
          <w:rFonts w:ascii="Times New Roman" w:hAnsi="Times New Roman" w:cs="Times New Roman"/>
          <w:sz w:val="28"/>
          <w:lang w:val="en-US"/>
        </w:rPr>
        <w:t>II</w:t>
      </w:r>
      <w:r w:rsidRPr="006614C9">
        <w:rPr>
          <w:rFonts w:ascii="Times New Roman" w:hAnsi="Times New Roman" w:cs="Times New Roman"/>
          <w:sz w:val="28"/>
        </w:rPr>
        <w:t>-ДО.</w:t>
      </w:r>
      <w:r w:rsidR="00275C6B">
        <w:rPr>
          <w:rFonts w:ascii="Times New Roman" w:hAnsi="Times New Roman" w:cs="Times New Roman"/>
          <w:sz w:val="28"/>
        </w:rPr>
        <w:t xml:space="preserve"> Т.е. она взаимодействует с ПК </w:t>
      </w:r>
      <w:r w:rsidR="00275C6B">
        <w:rPr>
          <w:rFonts w:ascii="Times New Roman" w:hAnsi="Times New Roman" w:cs="Times New Roman"/>
          <w:sz w:val="28"/>
          <w:lang w:val="en-US"/>
        </w:rPr>
        <w:lastRenderedPageBreak/>
        <w:t>RastrWin</w:t>
      </w:r>
      <w:r w:rsidR="00275C6B" w:rsidRPr="00275C6B">
        <w:rPr>
          <w:rFonts w:ascii="Times New Roman" w:hAnsi="Times New Roman" w:cs="Times New Roman"/>
          <w:sz w:val="28"/>
        </w:rPr>
        <w:t xml:space="preserve">3 </w:t>
      </w:r>
      <w:r w:rsidR="00275C6B">
        <w:rPr>
          <w:rFonts w:ascii="Times New Roman" w:hAnsi="Times New Roman" w:cs="Times New Roman"/>
          <w:sz w:val="28"/>
        </w:rPr>
        <w:t xml:space="preserve">и ПАК </w:t>
      </w:r>
      <w:r w:rsidR="00275C6B">
        <w:rPr>
          <w:rFonts w:ascii="Times New Roman" w:hAnsi="Times New Roman" w:cs="Times New Roman"/>
          <w:sz w:val="28"/>
          <w:lang w:val="en-US"/>
        </w:rPr>
        <w:t>Eurostag</w:t>
      </w:r>
      <w:r w:rsidR="00275C6B" w:rsidRPr="00275C6B">
        <w:rPr>
          <w:rFonts w:ascii="Times New Roman" w:hAnsi="Times New Roman" w:cs="Times New Roman"/>
          <w:sz w:val="28"/>
        </w:rPr>
        <w:t xml:space="preserve"> </w:t>
      </w:r>
      <w:r w:rsidR="00275C6B">
        <w:rPr>
          <w:rFonts w:ascii="Times New Roman" w:hAnsi="Times New Roman" w:cs="Times New Roman"/>
          <w:sz w:val="28"/>
        </w:rPr>
        <w:t xml:space="preserve">для получения набора режимов работы ЭЭС и соответствующих им обученных классификаторов и наборов сечений-кандидатов ДС. </w:t>
      </w:r>
    </w:p>
    <w:p w14:paraId="7F129F6E" w14:textId="77777777" w:rsidR="006614C9" w:rsidRPr="006614C9" w:rsidRDefault="006614C9" w:rsidP="006614C9">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 xml:space="preserve">Подсистема Обработки ТМ из ОИК представляет собой часть системы, которая работает по принципу </w:t>
      </w:r>
      <w:r w:rsidRPr="006614C9">
        <w:rPr>
          <w:rFonts w:ascii="Times New Roman" w:hAnsi="Times New Roman" w:cs="Times New Roman"/>
          <w:sz w:val="28"/>
          <w:lang w:val="en-US"/>
        </w:rPr>
        <w:t>I</w:t>
      </w:r>
      <w:r w:rsidRPr="006614C9">
        <w:rPr>
          <w:rFonts w:ascii="Times New Roman" w:hAnsi="Times New Roman" w:cs="Times New Roman"/>
          <w:sz w:val="28"/>
        </w:rPr>
        <w:t>-ДО.</w:t>
      </w:r>
      <w:r w:rsidR="00275C6B">
        <w:rPr>
          <w:rFonts w:ascii="Times New Roman" w:hAnsi="Times New Roman" w:cs="Times New Roman"/>
          <w:sz w:val="28"/>
        </w:rPr>
        <w:t xml:space="preserve"> В ней происходит выбор расчетного режима из набора, по которому выбираются сечения-кандидаты и классификаторы для подсистем, работающих по принципу ПОСЛЕ.</w:t>
      </w:r>
    </w:p>
    <w:p w14:paraId="087B3281" w14:textId="77777777" w:rsidR="006614C9" w:rsidRPr="006614C9" w:rsidRDefault="006614C9" w:rsidP="00F30A43">
      <w:pPr>
        <w:spacing w:after="0" w:line="360" w:lineRule="auto"/>
        <w:ind w:firstLine="709"/>
        <w:contextualSpacing/>
        <w:jc w:val="both"/>
        <w:rPr>
          <w:rFonts w:ascii="Times New Roman" w:hAnsi="Times New Roman" w:cs="Times New Roman"/>
          <w:sz w:val="28"/>
        </w:rPr>
      </w:pPr>
      <w:r w:rsidRPr="006614C9">
        <w:rPr>
          <w:rFonts w:ascii="Times New Roman" w:hAnsi="Times New Roman" w:cs="Times New Roman"/>
          <w:sz w:val="28"/>
        </w:rPr>
        <w:t>Подсистемы Обработки данных СВИ, Идентификации возникновения АР и Выбора УВ работают по принципу ПОСЛЕ.</w:t>
      </w:r>
      <w:r w:rsidR="00275C6B">
        <w:rPr>
          <w:rFonts w:ascii="Times New Roman" w:hAnsi="Times New Roman" w:cs="Times New Roman"/>
          <w:sz w:val="28"/>
        </w:rPr>
        <w:t xml:space="preserve"> Подсистема Обработки данных СВИ выявляет появление возмущения и определяет группы когерентных генераторов. Если возмущение возникло, то на подсистемы Идентификации возникновения АР и Выбора УВ подается сигнал на выполнение расчетов. </w:t>
      </w:r>
      <w:r w:rsidR="00EC48FD">
        <w:rPr>
          <w:rFonts w:ascii="Times New Roman" w:hAnsi="Times New Roman" w:cs="Times New Roman"/>
          <w:sz w:val="28"/>
        </w:rPr>
        <w:t xml:space="preserve">В подсистему Идентификации возникновения АР также передается набор некоторых данных СВИ, а конкретно действующее значение напряжения и фаза напряжения узлов электрической сети. А в подсистему Выбора УВ передается информация о группах когерентных генераторов для выбора правильного сечения ДС. Если в результате работы подсистемы Идентификации возникновения АР выявлено, что асинхронный режим появится, то сигнал о необходимости </w:t>
      </w:r>
      <w:r w:rsidR="00395118">
        <w:rPr>
          <w:rFonts w:ascii="Times New Roman" w:hAnsi="Times New Roman" w:cs="Times New Roman"/>
          <w:sz w:val="28"/>
        </w:rPr>
        <w:t xml:space="preserve">выбора </w:t>
      </w:r>
      <w:r w:rsidR="00EC48FD">
        <w:rPr>
          <w:rFonts w:ascii="Times New Roman" w:hAnsi="Times New Roman" w:cs="Times New Roman"/>
          <w:sz w:val="28"/>
        </w:rPr>
        <w:t>управляющих воздействий передается в подсистему Выбора УВ, которая должна разослать команды на деление системы на нижестоящие устройства.</w:t>
      </w:r>
    </w:p>
    <w:p w14:paraId="16711B85" w14:textId="77777777" w:rsidR="00775658" w:rsidRPr="00775658" w:rsidRDefault="00775658" w:rsidP="00775658">
      <w:pPr>
        <w:spacing w:after="0" w:line="360" w:lineRule="auto"/>
        <w:ind w:firstLine="426"/>
        <w:contextualSpacing/>
        <w:jc w:val="center"/>
        <w:rPr>
          <w:rFonts w:ascii="Times New Roman" w:hAnsi="Times New Roman" w:cs="Times New Roman"/>
          <w:b/>
          <w:sz w:val="28"/>
          <w:lang w:val="en-US"/>
        </w:rPr>
      </w:pPr>
      <w:r w:rsidRPr="00775658">
        <w:rPr>
          <w:rFonts w:ascii="Times New Roman" w:hAnsi="Times New Roman" w:cs="Times New Roman"/>
          <w:b/>
          <w:noProof/>
          <w:sz w:val="28"/>
          <w:lang w:eastAsia="ru-RU"/>
        </w:rPr>
        <w:lastRenderedPageBreak/>
        <w:drawing>
          <wp:inline distT="0" distB="0" distL="0" distR="0" wp14:anchorId="6CDB5FD7" wp14:editId="36F8A342">
            <wp:extent cx="5797828" cy="438912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00278" cy="4390975"/>
                    </a:xfrm>
                    <a:prstGeom prst="rect">
                      <a:avLst/>
                    </a:prstGeom>
                  </pic:spPr>
                </pic:pic>
              </a:graphicData>
            </a:graphic>
          </wp:inline>
        </w:drawing>
      </w:r>
    </w:p>
    <w:p w14:paraId="0C396807" w14:textId="29D7A5DC"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C501D6">
        <w:rPr>
          <w:rFonts w:ascii="Times New Roman" w:hAnsi="Times New Roman" w:cs="Times New Roman"/>
          <w:sz w:val="28"/>
        </w:rPr>
        <w:t>4</w:t>
      </w:r>
      <w:r w:rsidRPr="00775658">
        <w:rPr>
          <w:rFonts w:ascii="Times New Roman" w:hAnsi="Times New Roman" w:cs="Times New Roman"/>
          <w:sz w:val="28"/>
        </w:rPr>
        <w:t xml:space="preserve"> – Диаграмма компонентов</w:t>
      </w:r>
    </w:p>
    <w:p w14:paraId="11589C8D" w14:textId="77777777" w:rsidR="00775658" w:rsidRPr="00775658"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noProof/>
          <w:sz w:val="28"/>
          <w:lang w:eastAsia="ru-RU"/>
        </w:rPr>
        <w:drawing>
          <wp:inline distT="0" distB="0" distL="0" distR="0" wp14:anchorId="7B9BE108" wp14:editId="2614E9BE">
            <wp:extent cx="4907705" cy="3269263"/>
            <wp:effectExtent l="0" t="0" r="7620" b="7620"/>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1"/>
                    <pic:cNvPicPr>
                      <a:picLocks noChangeAspect="1"/>
                    </pic:cNvPicPr>
                  </pic:nvPicPr>
                  <pic:blipFill>
                    <a:blip r:embed="rId21"/>
                    <a:stretch>
                      <a:fillRect/>
                    </a:stretch>
                  </pic:blipFill>
                  <pic:spPr>
                    <a:xfrm>
                      <a:off x="0" y="0"/>
                      <a:ext cx="4907705" cy="3269263"/>
                    </a:xfrm>
                    <a:prstGeom prst="rect">
                      <a:avLst/>
                    </a:prstGeom>
                  </pic:spPr>
                </pic:pic>
              </a:graphicData>
            </a:graphic>
          </wp:inline>
        </w:drawing>
      </w:r>
    </w:p>
    <w:p w14:paraId="221AFF12" w14:textId="4DFC909F" w:rsidR="006614C9" w:rsidRPr="006614C9" w:rsidRDefault="00775658" w:rsidP="00775658">
      <w:pPr>
        <w:spacing w:after="0" w:line="360" w:lineRule="auto"/>
        <w:ind w:firstLine="709"/>
        <w:contextualSpacing/>
        <w:jc w:val="center"/>
        <w:rPr>
          <w:rFonts w:ascii="Times New Roman" w:hAnsi="Times New Roman" w:cs="Times New Roman"/>
          <w:sz w:val="28"/>
        </w:rPr>
      </w:pPr>
      <w:r w:rsidRPr="00775658">
        <w:rPr>
          <w:rFonts w:ascii="Times New Roman" w:hAnsi="Times New Roman" w:cs="Times New Roman"/>
          <w:sz w:val="28"/>
        </w:rPr>
        <w:t xml:space="preserve">Рисунок </w:t>
      </w:r>
      <w:r w:rsidR="009221F8">
        <w:rPr>
          <w:rFonts w:ascii="Times New Roman" w:hAnsi="Times New Roman" w:cs="Times New Roman"/>
          <w:sz w:val="28"/>
        </w:rPr>
        <w:t>5</w:t>
      </w:r>
      <w:r w:rsidRPr="00775658">
        <w:rPr>
          <w:rFonts w:ascii="Times New Roman" w:hAnsi="Times New Roman" w:cs="Times New Roman"/>
          <w:sz w:val="28"/>
        </w:rPr>
        <w:t xml:space="preserve"> – Диаграмма компонентов подсистемы Формирования набора данных</w:t>
      </w:r>
    </w:p>
    <w:p w14:paraId="340CF8C6" w14:textId="45A33DD2" w:rsidR="005C1A27" w:rsidRPr="00CF4958" w:rsidRDefault="00CF4958" w:rsidP="006614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В работе разрабатывается ПО, включающее только подсистемы, выделенные цветами: Обработки ТМ из ОИК, Обработки данных СВИ, Идентификации возникновения АР и Выбора УВ.</w:t>
      </w:r>
    </w:p>
    <w:p w14:paraId="70B09E38" w14:textId="77777777" w:rsidR="005D6C6A" w:rsidRDefault="005D6C6A" w:rsidP="005C1A27">
      <w:pPr>
        <w:pStyle w:val="3"/>
      </w:pPr>
      <w:bookmarkStart w:id="182" w:name="_Toc62603003"/>
      <w:r>
        <w:t>2.</w:t>
      </w:r>
      <w:r w:rsidR="005C1A27">
        <w:t>1.</w:t>
      </w:r>
      <w:r>
        <w:t>3. Диаграмма пакетов</w:t>
      </w:r>
      <w:r w:rsidRPr="005D6C6A">
        <w:t xml:space="preserve"> </w:t>
      </w:r>
      <w:r>
        <w:t>разрабатываемого ПО</w:t>
      </w:r>
      <w:bookmarkEnd w:id="182"/>
    </w:p>
    <w:p w14:paraId="42B2AAF7" w14:textId="46CB82ED" w:rsidR="00D2171D" w:rsidRDefault="0082794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Диаграмма пакетов, разработанная для выбранных подсистем, представлена на рисунке </w:t>
      </w:r>
      <w:r w:rsidR="009221F8">
        <w:rPr>
          <w:rFonts w:ascii="Times New Roman" w:hAnsi="Times New Roman" w:cs="Times New Roman"/>
          <w:sz w:val="28"/>
        </w:rPr>
        <w:t>6</w:t>
      </w:r>
      <w:r>
        <w:rPr>
          <w:rFonts w:ascii="Times New Roman" w:hAnsi="Times New Roman" w:cs="Times New Roman"/>
          <w:sz w:val="28"/>
        </w:rPr>
        <w:t>.</w:t>
      </w:r>
    </w:p>
    <w:p w14:paraId="5B559514" w14:textId="77777777" w:rsidR="00827945" w:rsidRPr="00A6318C" w:rsidRDefault="000C5376"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Пакет</w:t>
      </w:r>
      <w:r w:rsidRPr="000C5376">
        <w:rPr>
          <w:rFonts w:ascii="Times New Roman" w:hAnsi="Times New Roman" w:cs="Times New Roman"/>
          <w:sz w:val="28"/>
        </w:rPr>
        <w:t xml:space="preserve"> </w:t>
      </w:r>
      <w:r>
        <w:rPr>
          <w:rFonts w:ascii="Times New Roman" w:hAnsi="Times New Roman" w:cs="Times New Roman"/>
          <w:sz w:val="28"/>
          <w:lang w:val="en-US"/>
        </w:rPr>
        <w:t>OIK</w:t>
      </w:r>
      <w:r>
        <w:rPr>
          <w:rFonts w:ascii="Times New Roman" w:hAnsi="Times New Roman" w:cs="Times New Roman"/>
          <w:sz w:val="28"/>
        </w:rPr>
        <w:t xml:space="preserve"> представляет собой </w:t>
      </w:r>
      <w:r w:rsidR="00742D73">
        <w:rPr>
          <w:rFonts w:ascii="Times New Roman" w:hAnsi="Times New Roman" w:cs="Times New Roman"/>
          <w:sz w:val="28"/>
        </w:rPr>
        <w:t>симулятор</w:t>
      </w:r>
      <w:r>
        <w:rPr>
          <w:rFonts w:ascii="Times New Roman" w:hAnsi="Times New Roman" w:cs="Times New Roman"/>
          <w:sz w:val="28"/>
        </w:rPr>
        <w:t xml:space="preserve"> ОИК</w:t>
      </w:r>
      <w:r w:rsidR="00742D73">
        <w:rPr>
          <w:rFonts w:ascii="Times New Roman" w:hAnsi="Times New Roman" w:cs="Times New Roman"/>
          <w:sz w:val="28"/>
        </w:rPr>
        <w:t xml:space="preserve"> в диспетчерском центре</w:t>
      </w:r>
      <w:r>
        <w:rPr>
          <w:rFonts w:ascii="Times New Roman" w:hAnsi="Times New Roman" w:cs="Times New Roman"/>
          <w:sz w:val="28"/>
        </w:rPr>
        <w:t xml:space="preserve">, который является </w:t>
      </w:r>
      <w:r>
        <w:rPr>
          <w:rFonts w:ascii="Times New Roman" w:hAnsi="Times New Roman" w:cs="Times New Roman"/>
          <w:sz w:val="28"/>
          <w:lang w:val="en-US"/>
        </w:rPr>
        <w:t>slave</w:t>
      </w:r>
      <w:r>
        <w:rPr>
          <w:rFonts w:ascii="Times New Roman" w:hAnsi="Times New Roman" w:cs="Times New Roman"/>
          <w:sz w:val="28"/>
        </w:rPr>
        <w:t xml:space="preserve"> и передает телеметрию на сервер ЦАЛАР по протоколу </w:t>
      </w:r>
      <w:r w:rsidRPr="000C5376">
        <w:rPr>
          <w:rFonts w:ascii="Times New Roman" w:hAnsi="Times New Roman" w:cs="Times New Roman"/>
          <w:sz w:val="28"/>
        </w:rPr>
        <w:t xml:space="preserve">МЭК </w:t>
      </w:r>
      <w:r>
        <w:rPr>
          <w:rFonts w:ascii="Times New Roman" w:hAnsi="Times New Roman" w:cs="Times New Roman"/>
          <w:sz w:val="28"/>
        </w:rPr>
        <w:t>60870-5-104.</w:t>
      </w:r>
      <w:r w:rsidR="00742D73">
        <w:rPr>
          <w:rFonts w:ascii="Times New Roman" w:hAnsi="Times New Roman" w:cs="Times New Roman"/>
          <w:sz w:val="28"/>
        </w:rPr>
        <w:t xml:space="preserve"> Пакет </w:t>
      </w:r>
      <w:r w:rsidR="00742D73">
        <w:rPr>
          <w:rFonts w:ascii="Times New Roman" w:hAnsi="Times New Roman" w:cs="Times New Roman"/>
          <w:sz w:val="28"/>
          <w:lang w:val="en-US"/>
        </w:rPr>
        <w:t>Adapter</w:t>
      </w:r>
      <w:r w:rsidR="00742D73" w:rsidRPr="00742D73">
        <w:rPr>
          <w:rFonts w:ascii="Times New Roman" w:hAnsi="Times New Roman" w:cs="Times New Roman"/>
          <w:sz w:val="28"/>
        </w:rPr>
        <w:t xml:space="preserve"> </w:t>
      </w:r>
      <w:r w:rsidR="00742D73">
        <w:rPr>
          <w:rFonts w:ascii="Times New Roman" w:hAnsi="Times New Roman" w:cs="Times New Roman"/>
          <w:sz w:val="28"/>
          <w:lang w:val="en-US"/>
        </w:rPr>
        <w:t>IEC</w:t>
      </w:r>
      <w:r w:rsidR="00742D73" w:rsidRPr="00742D73">
        <w:rPr>
          <w:rFonts w:ascii="Times New Roman" w:hAnsi="Times New Roman" w:cs="Times New Roman"/>
          <w:sz w:val="28"/>
        </w:rPr>
        <w:t xml:space="preserve">60870 </w:t>
      </w:r>
      <w:r w:rsidR="00742D73">
        <w:rPr>
          <w:rFonts w:ascii="Times New Roman" w:hAnsi="Times New Roman" w:cs="Times New Roman"/>
          <w:sz w:val="28"/>
        </w:rPr>
        <w:t xml:space="preserve">является </w:t>
      </w:r>
      <w:r w:rsidR="00742D73">
        <w:rPr>
          <w:rFonts w:ascii="Times New Roman" w:hAnsi="Times New Roman" w:cs="Times New Roman"/>
          <w:sz w:val="28"/>
          <w:lang w:val="en-US"/>
        </w:rPr>
        <w:t>master</w:t>
      </w:r>
      <w:r w:rsidR="00742D73">
        <w:rPr>
          <w:rFonts w:ascii="Times New Roman" w:hAnsi="Times New Roman" w:cs="Times New Roman"/>
          <w:sz w:val="28"/>
        </w:rPr>
        <w:t xml:space="preserve"> и принимает телеметрию от ОИК.</w:t>
      </w:r>
      <w:r w:rsidR="00A6318C">
        <w:rPr>
          <w:rFonts w:ascii="Times New Roman" w:hAnsi="Times New Roman" w:cs="Times New Roman"/>
          <w:sz w:val="28"/>
        </w:rPr>
        <w:t xml:space="preserve"> Пакеты </w:t>
      </w:r>
      <w:r w:rsidR="00A6318C">
        <w:rPr>
          <w:rFonts w:ascii="Times New Roman" w:hAnsi="Times New Roman" w:cs="Times New Roman"/>
          <w:sz w:val="28"/>
          <w:lang w:val="en-US"/>
        </w:rPr>
        <w:t>OIK</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и </w:t>
      </w:r>
      <w:r w:rsidR="00A6318C">
        <w:rPr>
          <w:rFonts w:ascii="Times New Roman" w:hAnsi="Times New Roman" w:cs="Times New Roman"/>
          <w:sz w:val="28"/>
          <w:lang w:val="en-US"/>
        </w:rPr>
        <w:t>Adapter</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rPr>
        <w:t xml:space="preserve">используют пакет </w:t>
      </w:r>
      <w:r w:rsidR="00A6318C">
        <w:rPr>
          <w:rFonts w:ascii="Times New Roman" w:hAnsi="Times New Roman" w:cs="Times New Roman"/>
          <w:sz w:val="28"/>
          <w:lang w:val="en-US"/>
        </w:rPr>
        <w:t>IEC</w:t>
      </w:r>
      <w:r w:rsidR="00A6318C" w:rsidRPr="00A6318C">
        <w:rPr>
          <w:rFonts w:ascii="Times New Roman" w:hAnsi="Times New Roman" w:cs="Times New Roman"/>
          <w:sz w:val="28"/>
        </w:rPr>
        <w:t xml:space="preserve">60870 </w:t>
      </w:r>
      <w:r w:rsidR="00A6318C">
        <w:rPr>
          <w:rFonts w:ascii="Times New Roman" w:hAnsi="Times New Roman" w:cs="Times New Roman"/>
          <w:sz w:val="28"/>
          <w:lang w:val="en-US"/>
        </w:rPr>
        <w:t>Library</w:t>
      </w:r>
      <w:r w:rsidR="00A6318C" w:rsidRPr="00A6318C">
        <w:rPr>
          <w:rFonts w:ascii="Times New Roman" w:hAnsi="Times New Roman" w:cs="Times New Roman"/>
          <w:sz w:val="28"/>
        </w:rPr>
        <w:t xml:space="preserve">. </w:t>
      </w:r>
      <w:r w:rsidR="00A6318C">
        <w:rPr>
          <w:rFonts w:ascii="Times New Roman" w:hAnsi="Times New Roman" w:cs="Times New Roman"/>
          <w:sz w:val="28"/>
        </w:rPr>
        <w:t xml:space="preserve">Полученная телеметрия используется пакетом </w:t>
      </w:r>
      <w:r w:rsidR="00A6318C">
        <w:rPr>
          <w:rFonts w:ascii="Times New Roman" w:hAnsi="Times New Roman" w:cs="Times New Roman"/>
          <w:sz w:val="28"/>
          <w:lang w:val="en-US"/>
        </w:rPr>
        <w:t>Comparison</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Of</w:t>
      </w:r>
      <w:r w:rsidR="00A6318C" w:rsidRPr="00A6318C">
        <w:rPr>
          <w:rFonts w:ascii="Times New Roman" w:hAnsi="Times New Roman" w:cs="Times New Roman"/>
          <w:sz w:val="28"/>
        </w:rPr>
        <w:t xml:space="preserve"> </w:t>
      </w:r>
      <w:r w:rsidR="00A6318C">
        <w:rPr>
          <w:rFonts w:ascii="Times New Roman" w:hAnsi="Times New Roman" w:cs="Times New Roman"/>
          <w:sz w:val="28"/>
          <w:lang w:val="en-US"/>
        </w:rPr>
        <w:t>Modes</w:t>
      </w:r>
      <w:r w:rsidR="00A6318C" w:rsidRPr="00A6318C">
        <w:rPr>
          <w:rFonts w:ascii="Times New Roman" w:hAnsi="Times New Roman" w:cs="Times New Roman"/>
          <w:sz w:val="28"/>
        </w:rPr>
        <w:t xml:space="preserve"> </w:t>
      </w:r>
      <w:r w:rsidR="00A6318C">
        <w:rPr>
          <w:rFonts w:ascii="Times New Roman" w:hAnsi="Times New Roman" w:cs="Times New Roman"/>
          <w:sz w:val="28"/>
        </w:rPr>
        <w:t>для выбора расчетного режима по текущему, и соответствующих ему обученного классификатора и сечений-кандидатов ДС.</w:t>
      </w:r>
    </w:p>
    <w:p w14:paraId="7D4507D0" w14:textId="77777777" w:rsidR="00742D73" w:rsidRPr="00401DFB" w:rsidRDefault="00BB6F9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 </w:t>
      </w:r>
      <w:r>
        <w:rPr>
          <w:rFonts w:ascii="Times New Roman" w:hAnsi="Times New Roman" w:cs="Times New Roman"/>
          <w:sz w:val="28"/>
          <w:lang w:val="en-US"/>
        </w:rPr>
        <w:t>PDC</w:t>
      </w:r>
      <w:r w:rsidRPr="00BB6F95">
        <w:rPr>
          <w:rFonts w:ascii="Times New Roman" w:hAnsi="Times New Roman" w:cs="Times New Roman"/>
          <w:sz w:val="28"/>
        </w:rPr>
        <w:t xml:space="preserve"> </w:t>
      </w:r>
      <w:r>
        <w:rPr>
          <w:rFonts w:ascii="Times New Roman" w:hAnsi="Times New Roman" w:cs="Times New Roman"/>
          <w:sz w:val="28"/>
        </w:rPr>
        <w:t xml:space="preserve">представляет собой </w:t>
      </w:r>
      <w:r w:rsidR="00AA4315">
        <w:rPr>
          <w:rFonts w:ascii="Times New Roman" w:hAnsi="Times New Roman" w:cs="Times New Roman"/>
          <w:sz w:val="28"/>
        </w:rPr>
        <w:t xml:space="preserve">симулятор регионального </w:t>
      </w:r>
      <w:r>
        <w:rPr>
          <w:rFonts w:ascii="Times New Roman" w:hAnsi="Times New Roman" w:cs="Times New Roman"/>
          <w:sz w:val="28"/>
        </w:rPr>
        <w:t>КСВД, который передает данные СВИ на сервер ЦАЛАР</w:t>
      </w:r>
      <w:r w:rsidR="00AA4315">
        <w:rPr>
          <w:rFonts w:ascii="Times New Roman" w:hAnsi="Times New Roman" w:cs="Times New Roman"/>
          <w:sz w:val="28"/>
        </w:rPr>
        <w:t xml:space="preserve"> по протоколу </w:t>
      </w:r>
      <w:r w:rsidR="00AA4315">
        <w:rPr>
          <w:rFonts w:ascii="Times New Roman" w:hAnsi="Times New Roman" w:cs="Times New Roman"/>
          <w:sz w:val="28"/>
          <w:lang w:val="en-US"/>
        </w:rPr>
        <w:t>C</w:t>
      </w:r>
      <w:r w:rsidR="00AA4315" w:rsidRPr="00AA4315">
        <w:rPr>
          <w:rFonts w:ascii="Times New Roman" w:hAnsi="Times New Roman" w:cs="Times New Roman"/>
          <w:sz w:val="28"/>
        </w:rPr>
        <w:t>37</w:t>
      </w:r>
      <w:r w:rsidR="00AA4315">
        <w:rPr>
          <w:rFonts w:ascii="Times New Roman" w:hAnsi="Times New Roman" w:cs="Times New Roman"/>
          <w:sz w:val="28"/>
        </w:rPr>
        <w:t>.118</w:t>
      </w:r>
      <w:r>
        <w:rPr>
          <w:rFonts w:ascii="Times New Roman" w:hAnsi="Times New Roman" w:cs="Times New Roman"/>
          <w:sz w:val="28"/>
        </w:rPr>
        <w:t xml:space="preserve">. Пакет </w:t>
      </w:r>
      <w:r>
        <w:rPr>
          <w:rFonts w:ascii="Times New Roman" w:hAnsi="Times New Roman" w:cs="Times New Roman"/>
          <w:sz w:val="28"/>
          <w:lang w:val="en-US"/>
        </w:rPr>
        <w:t>Adapter</w:t>
      </w:r>
      <w:r w:rsidRPr="00AA4315">
        <w:rPr>
          <w:rFonts w:ascii="Times New Roman" w:hAnsi="Times New Roman" w:cs="Times New Roman"/>
          <w:sz w:val="28"/>
        </w:rPr>
        <w:t xml:space="preserve"> </w:t>
      </w:r>
      <w:r>
        <w:rPr>
          <w:rFonts w:ascii="Times New Roman" w:hAnsi="Times New Roman" w:cs="Times New Roman"/>
          <w:sz w:val="28"/>
          <w:lang w:val="en-US"/>
        </w:rPr>
        <w:t>C</w:t>
      </w:r>
      <w:r w:rsidRPr="00AA4315">
        <w:rPr>
          <w:rFonts w:ascii="Times New Roman" w:hAnsi="Times New Roman" w:cs="Times New Roman"/>
          <w:sz w:val="28"/>
        </w:rPr>
        <w:t>37</w:t>
      </w:r>
      <w:r>
        <w:rPr>
          <w:rFonts w:ascii="Times New Roman" w:hAnsi="Times New Roman" w:cs="Times New Roman"/>
          <w:sz w:val="28"/>
        </w:rPr>
        <w:t xml:space="preserve"> </w:t>
      </w:r>
      <w:r w:rsidR="00AA4315">
        <w:rPr>
          <w:rFonts w:ascii="Times New Roman" w:hAnsi="Times New Roman" w:cs="Times New Roman"/>
          <w:sz w:val="28"/>
        </w:rPr>
        <w:t xml:space="preserve">принимает и обрабатывает данные СВИ, полученные от КСВД. Эти пакеты используют пакет </w:t>
      </w:r>
      <w:r w:rsidR="00AA4315">
        <w:rPr>
          <w:rFonts w:ascii="Times New Roman" w:hAnsi="Times New Roman" w:cs="Times New Roman"/>
          <w:sz w:val="28"/>
          <w:lang w:val="en-US"/>
        </w:rPr>
        <w:t>C</w:t>
      </w:r>
      <w:r w:rsidR="00AA4315" w:rsidRPr="00AA4315">
        <w:rPr>
          <w:rFonts w:ascii="Times New Roman" w:hAnsi="Times New Roman" w:cs="Times New Roman"/>
          <w:sz w:val="28"/>
        </w:rPr>
        <w:t xml:space="preserve">37 </w:t>
      </w:r>
      <w:r w:rsidR="00AA4315">
        <w:rPr>
          <w:rFonts w:ascii="Times New Roman" w:hAnsi="Times New Roman" w:cs="Times New Roman"/>
          <w:sz w:val="28"/>
          <w:lang w:val="en-US"/>
        </w:rPr>
        <w:t>Library</w:t>
      </w:r>
      <w:r w:rsidR="00AA4315" w:rsidRPr="00AA4315">
        <w:rPr>
          <w:rFonts w:ascii="Times New Roman" w:hAnsi="Times New Roman" w:cs="Times New Roman"/>
          <w:sz w:val="28"/>
        </w:rPr>
        <w:t xml:space="preserve">. </w:t>
      </w:r>
      <w:r w:rsidR="00AA4315">
        <w:rPr>
          <w:rFonts w:ascii="Times New Roman" w:hAnsi="Times New Roman" w:cs="Times New Roman"/>
          <w:sz w:val="28"/>
        </w:rPr>
        <w:t xml:space="preserve">Данные СВИ используются пакетами </w:t>
      </w:r>
      <w:r w:rsidR="00AA4315">
        <w:rPr>
          <w:rFonts w:ascii="Times New Roman" w:hAnsi="Times New Roman" w:cs="Times New Roman"/>
          <w:sz w:val="28"/>
          <w:lang w:val="en-US"/>
        </w:rPr>
        <w:t>Synchronized</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Vector</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Measurement</w:t>
      </w:r>
      <w:r w:rsidR="00AA4315" w:rsidRPr="00AA4315">
        <w:rPr>
          <w:rFonts w:ascii="Times New Roman" w:hAnsi="Times New Roman" w:cs="Times New Roman"/>
          <w:sz w:val="28"/>
        </w:rPr>
        <w:t xml:space="preserve"> </w:t>
      </w:r>
      <w:r w:rsidR="00AA4315">
        <w:rPr>
          <w:rFonts w:ascii="Times New Roman" w:hAnsi="Times New Roman" w:cs="Times New Roman"/>
          <w:sz w:val="28"/>
          <w:lang w:val="en-US"/>
        </w:rPr>
        <w:t>Processing</w:t>
      </w:r>
      <w:r w:rsidR="00AA4315">
        <w:rPr>
          <w:rFonts w:ascii="Times New Roman" w:hAnsi="Times New Roman" w:cs="Times New Roman"/>
          <w:sz w:val="28"/>
        </w:rPr>
        <w:t xml:space="preserve">, который выявляет появление возмущения и определяет группы когерентных генераторов,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который идентифицирует возникновение АР, и пакет</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Control</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Actions</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Selection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который выбирает сечение ДС. </w:t>
      </w:r>
      <w:r w:rsidR="00674695">
        <w:rPr>
          <w:rFonts w:ascii="Times New Roman" w:hAnsi="Times New Roman" w:cs="Times New Roman"/>
          <w:sz w:val="28"/>
          <w:lang w:val="en-US"/>
        </w:rPr>
        <w:t>Asynchrony</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Identification</w:t>
      </w:r>
      <w:r w:rsidR="00674695" w:rsidRPr="00674695">
        <w:rPr>
          <w:rFonts w:ascii="Times New Roman" w:hAnsi="Times New Roman" w:cs="Times New Roman"/>
          <w:sz w:val="28"/>
        </w:rPr>
        <w:t xml:space="preserve"> </w:t>
      </w:r>
      <w:r w:rsidR="00674695">
        <w:rPr>
          <w:rFonts w:ascii="Times New Roman" w:hAnsi="Times New Roman" w:cs="Times New Roman"/>
          <w:sz w:val="28"/>
        </w:rPr>
        <w:t xml:space="preserve">в свою очередь для выполнения классификации использует пакет </w:t>
      </w:r>
      <w:r w:rsidR="00674695">
        <w:rPr>
          <w:rFonts w:ascii="Times New Roman" w:hAnsi="Times New Roman" w:cs="Times New Roman"/>
          <w:sz w:val="28"/>
          <w:lang w:val="en-US"/>
        </w:rPr>
        <w:t>R</w:t>
      </w:r>
      <w:r w:rsidR="00674695" w:rsidRPr="00674695">
        <w:rPr>
          <w:rFonts w:ascii="Times New Roman" w:hAnsi="Times New Roman" w:cs="Times New Roman"/>
          <w:sz w:val="28"/>
        </w:rPr>
        <w:t xml:space="preserve"> </w:t>
      </w:r>
      <w:r w:rsidR="00674695">
        <w:rPr>
          <w:rFonts w:ascii="Times New Roman" w:hAnsi="Times New Roman" w:cs="Times New Roman"/>
          <w:sz w:val="28"/>
          <w:lang w:val="en-US"/>
        </w:rPr>
        <w:t>classifier</w:t>
      </w:r>
      <w:r w:rsidR="00674695" w:rsidRPr="00674695">
        <w:rPr>
          <w:rFonts w:ascii="Times New Roman" w:hAnsi="Times New Roman" w:cs="Times New Roman"/>
          <w:sz w:val="28"/>
        </w:rPr>
        <w:t>.</w:t>
      </w:r>
      <w:r w:rsidR="00401DFB">
        <w:rPr>
          <w:rFonts w:ascii="Times New Roman" w:hAnsi="Times New Roman" w:cs="Times New Roman"/>
          <w:sz w:val="28"/>
        </w:rPr>
        <w:t xml:space="preserve"> Сечения-кандидаты ДС и обученный классификатор, полученные в результате процессов в </w:t>
      </w:r>
      <w:r w:rsidR="00401DFB">
        <w:rPr>
          <w:rFonts w:ascii="Times New Roman" w:hAnsi="Times New Roman" w:cs="Times New Roman"/>
          <w:sz w:val="28"/>
          <w:lang w:val="en-US"/>
        </w:rPr>
        <w:t>Comparison</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Of</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Modes</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используются пакетами </w:t>
      </w:r>
      <w:r w:rsidR="00401DFB">
        <w:rPr>
          <w:rFonts w:ascii="Times New Roman" w:hAnsi="Times New Roman" w:cs="Times New Roman"/>
          <w:sz w:val="28"/>
          <w:lang w:val="en-US"/>
        </w:rPr>
        <w:t>Control</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Actions</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Selection</w:t>
      </w:r>
      <w:r w:rsidR="00401DFB" w:rsidRPr="00401DFB">
        <w:rPr>
          <w:rFonts w:ascii="Times New Roman" w:hAnsi="Times New Roman" w:cs="Times New Roman"/>
          <w:sz w:val="28"/>
        </w:rPr>
        <w:t xml:space="preserve"> </w:t>
      </w:r>
      <w:r w:rsidR="00401DFB">
        <w:rPr>
          <w:rFonts w:ascii="Times New Roman" w:hAnsi="Times New Roman" w:cs="Times New Roman"/>
          <w:sz w:val="28"/>
        </w:rPr>
        <w:t xml:space="preserve">и </w:t>
      </w:r>
      <w:r w:rsidR="00401DFB">
        <w:rPr>
          <w:rFonts w:ascii="Times New Roman" w:hAnsi="Times New Roman" w:cs="Times New Roman"/>
          <w:sz w:val="28"/>
          <w:lang w:val="en-US"/>
        </w:rPr>
        <w:t>Asynchrony</w:t>
      </w:r>
      <w:r w:rsidR="00401DFB" w:rsidRPr="00401DFB">
        <w:rPr>
          <w:rFonts w:ascii="Times New Roman" w:hAnsi="Times New Roman" w:cs="Times New Roman"/>
          <w:sz w:val="28"/>
        </w:rPr>
        <w:t xml:space="preserve"> </w:t>
      </w:r>
      <w:r w:rsidR="00401DFB">
        <w:rPr>
          <w:rFonts w:ascii="Times New Roman" w:hAnsi="Times New Roman" w:cs="Times New Roman"/>
          <w:sz w:val="28"/>
          <w:lang w:val="en-US"/>
        </w:rPr>
        <w:t>Identification</w:t>
      </w:r>
      <w:r w:rsidR="00401DFB" w:rsidRPr="00401DFB">
        <w:rPr>
          <w:rFonts w:ascii="Times New Roman" w:hAnsi="Times New Roman" w:cs="Times New Roman"/>
          <w:sz w:val="28"/>
        </w:rPr>
        <w:t xml:space="preserve"> </w:t>
      </w:r>
      <w:r w:rsidR="00401DFB">
        <w:rPr>
          <w:rFonts w:ascii="Times New Roman" w:hAnsi="Times New Roman" w:cs="Times New Roman"/>
          <w:sz w:val="28"/>
        </w:rPr>
        <w:t>соответственно.</w:t>
      </w:r>
    </w:p>
    <w:p w14:paraId="5C49B7D0" w14:textId="77777777" w:rsidR="00CF4958" w:rsidRDefault="00A6318C" w:rsidP="00CF4958">
      <w:pPr>
        <w:spacing w:after="0" w:line="360" w:lineRule="auto"/>
        <w:ind w:firstLine="709"/>
        <w:contextualSpacing/>
        <w:jc w:val="center"/>
        <w:rPr>
          <w:rFonts w:ascii="Times New Roman" w:hAnsi="Times New Roman" w:cs="Times New Roman"/>
          <w:sz w:val="28"/>
          <w:lang w:val="en-US"/>
        </w:rPr>
      </w:pPr>
      <w:r w:rsidRPr="00A6318C">
        <w:rPr>
          <w:rFonts w:ascii="Times New Roman" w:hAnsi="Times New Roman" w:cs="Times New Roman"/>
          <w:noProof/>
          <w:sz w:val="28"/>
          <w:lang w:eastAsia="ru-RU"/>
        </w:rPr>
        <w:lastRenderedPageBreak/>
        <w:drawing>
          <wp:inline distT="0" distB="0" distL="0" distR="0" wp14:anchorId="4C8AE270" wp14:editId="071DC05A">
            <wp:extent cx="5520266" cy="4155985"/>
            <wp:effectExtent l="0" t="0" r="444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7758" cy="4161626"/>
                    </a:xfrm>
                    <a:prstGeom prst="rect">
                      <a:avLst/>
                    </a:prstGeom>
                  </pic:spPr>
                </pic:pic>
              </a:graphicData>
            </a:graphic>
          </wp:inline>
        </w:drawing>
      </w:r>
    </w:p>
    <w:p w14:paraId="131D8D24" w14:textId="3DF9920D" w:rsidR="00CF4958" w:rsidRDefault="00981E0D" w:rsidP="00981E0D">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221F8">
        <w:rPr>
          <w:rFonts w:ascii="Times New Roman" w:hAnsi="Times New Roman" w:cs="Times New Roman"/>
          <w:sz w:val="28"/>
        </w:rPr>
        <w:t>6</w:t>
      </w:r>
      <w:r>
        <w:rPr>
          <w:rFonts w:ascii="Times New Roman" w:hAnsi="Times New Roman" w:cs="Times New Roman"/>
          <w:sz w:val="28"/>
        </w:rPr>
        <w:t xml:space="preserve"> – Диаграмма пакетов</w:t>
      </w:r>
    </w:p>
    <w:p w14:paraId="486E4F08" w14:textId="2D4C3153" w:rsidR="00775658" w:rsidRDefault="00775658" w:rsidP="00981E0D">
      <w:pPr>
        <w:spacing w:after="0" w:line="360" w:lineRule="auto"/>
        <w:ind w:firstLine="709"/>
        <w:contextualSpacing/>
        <w:jc w:val="center"/>
        <w:rPr>
          <w:rFonts w:ascii="Times New Roman" w:hAnsi="Times New Roman" w:cs="Times New Roman"/>
          <w:sz w:val="28"/>
        </w:rPr>
      </w:pPr>
    </w:p>
    <w:p w14:paraId="5F0D1B1C" w14:textId="4DFEC597" w:rsidR="00775658" w:rsidRDefault="00775658" w:rsidP="00981E0D">
      <w:pPr>
        <w:spacing w:after="0" w:line="360" w:lineRule="auto"/>
        <w:ind w:firstLine="709"/>
        <w:contextualSpacing/>
        <w:jc w:val="center"/>
        <w:rPr>
          <w:rFonts w:ascii="Times New Roman" w:hAnsi="Times New Roman" w:cs="Times New Roman"/>
          <w:sz w:val="28"/>
        </w:rPr>
      </w:pPr>
    </w:p>
    <w:p w14:paraId="41EF02C7" w14:textId="71B366ED" w:rsidR="00775658" w:rsidRDefault="00775658" w:rsidP="00981E0D">
      <w:pPr>
        <w:spacing w:after="0" w:line="360" w:lineRule="auto"/>
        <w:ind w:firstLine="709"/>
        <w:contextualSpacing/>
        <w:jc w:val="center"/>
        <w:rPr>
          <w:rFonts w:ascii="Times New Roman" w:hAnsi="Times New Roman" w:cs="Times New Roman"/>
          <w:sz w:val="28"/>
        </w:rPr>
      </w:pPr>
    </w:p>
    <w:p w14:paraId="0A807A40" w14:textId="51E4BFE8" w:rsidR="00775658" w:rsidRDefault="00775658" w:rsidP="00981E0D">
      <w:pPr>
        <w:spacing w:after="0" w:line="360" w:lineRule="auto"/>
        <w:ind w:firstLine="709"/>
        <w:contextualSpacing/>
        <w:jc w:val="center"/>
        <w:rPr>
          <w:rFonts w:ascii="Times New Roman" w:hAnsi="Times New Roman" w:cs="Times New Roman"/>
          <w:sz w:val="28"/>
        </w:rPr>
      </w:pPr>
    </w:p>
    <w:p w14:paraId="4FA2FC19" w14:textId="142FC118" w:rsidR="00775658" w:rsidRDefault="00775658" w:rsidP="00981E0D">
      <w:pPr>
        <w:spacing w:after="0" w:line="360" w:lineRule="auto"/>
        <w:ind w:firstLine="709"/>
        <w:contextualSpacing/>
        <w:jc w:val="center"/>
        <w:rPr>
          <w:rFonts w:ascii="Times New Roman" w:hAnsi="Times New Roman" w:cs="Times New Roman"/>
          <w:sz w:val="28"/>
        </w:rPr>
      </w:pPr>
    </w:p>
    <w:p w14:paraId="070F67ED" w14:textId="5B00C5D7" w:rsidR="00775658" w:rsidRDefault="00775658" w:rsidP="00981E0D">
      <w:pPr>
        <w:spacing w:after="0" w:line="360" w:lineRule="auto"/>
        <w:ind w:firstLine="709"/>
        <w:contextualSpacing/>
        <w:jc w:val="center"/>
        <w:rPr>
          <w:rFonts w:ascii="Times New Roman" w:hAnsi="Times New Roman" w:cs="Times New Roman"/>
          <w:sz w:val="28"/>
        </w:rPr>
      </w:pPr>
    </w:p>
    <w:p w14:paraId="47B2AEC8" w14:textId="784DA69C" w:rsidR="00775658" w:rsidRDefault="00775658" w:rsidP="00981E0D">
      <w:pPr>
        <w:spacing w:after="0" w:line="360" w:lineRule="auto"/>
        <w:ind w:firstLine="709"/>
        <w:contextualSpacing/>
        <w:jc w:val="center"/>
        <w:rPr>
          <w:rFonts w:ascii="Times New Roman" w:hAnsi="Times New Roman" w:cs="Times New Roman"/>
          <w:sz w:val="28"/>
        </w:rPr>
      </w:pPr>
    </w:p>
    <w:p w14:paraId="55FD9B21" w14:textId="7092C058" w:rsidR="00775658" w:rsidRDefault="00775658" w:rsidP="00981E0D">
      <w:pPr>
        <w:spacing w:after="0" w:line="360" w:lineRule="auto"/>
        <w:ind w:firstLine="709"/>
        <w:contextualSpacing/>
        <w:jc w:val="center"/>
        <w:rPr>
          <w:rFonts w:ascii="Times New Roman" w:hAnsi="Times New Roman" w:cs="Times New Roman"/>
          <w:sz w:val="28"/>
        </w:rPr>
      </w:pPr>
    </w:p>
    <w:p w14:paraId="48E9E814" w14:textId="476D2F74" w:rsidR="00775658" w:rsidRDefault="00775658" w:rsidP="00981E0D">
      <w:pPr>
        <w:spacing w:after="0" w:line="360" w:lineRule="auto"/>
        <w:ind w:firstLine="709"/>
        <w:contextualSpacing/>
        <w:jc w:val="center"/>
        <w:rPr>
          <w:rFonts w:ascii="Times New Roman" w:hAnsi="Times New Roman" w:cs="Times New Roman"/>
          <w:sz w:val="28"/>
        </w:rPr>
      </w:pPr>
    </w:p>
    <w:p w14:paraId="42C25978" w14:textId="222EA70C" w:rsidR="00775658" w:rsidRDefault="00775658" w:rsidP="00981E0D">
      <w:pPr>
        <w:spacing w:after="0" w:line="360" w:lineRule="auto"/>
        <w:ind w:firstLine="709"/>
        <w:contextualSpacing/>
        <w:jc w:val="center"/>
        <w:rPr>
          <w:rFonts w:ascii="Times New Roman" w:hAnsi="Times New Roman" w:cs="Times New Roman"/>
          <w:sz w:val="28"/>
        </w:rPr>
      </w:pPr>
    </w:p>
    <w:p w14:paraId="72CB449C" w14:textId="08A4B73D" w:rsidR="00775658" w:rsidRDefault="00775658" w:rsidP="00981E0D">
      <w:pPr>
        <w:spacing w:after="0" w:line="360" w:lineRule="auto"/>
        <w:ind w:firstLine="709"/>
        <w:contextualSpacing/>
        <w:jc w:val="center"/>
        <w:rPr>
          <w:rFonts w:ascii="Times New Roman" w:hAnsi="Times New Roman" w:cs="Times New Roman"/>
          <w:sz w:val="28"/>
        </w:rPr>
      </w:pPr>
    </w:p>
    <w:p w14:paraId="32164B38" w14:textId="49DD77A3" w:rsidR="00775658" w:rsidRDefault="00775658" w:rsidP="00981E0D">
      <w:pPr>
        <w:spacing w:after="0" w:line="360" w:lineRule="auto"/>
        <w:ind w:firstLine="709"/>
        <w:contextualSpacing/>
        <w:jc w:val="center"/>
        <w:rPr>
          <w:rFonts w:ascii="Times New Roman" w:hAnsi="Times New Roman" w:cs="Times New Roman"/>
          <w:sz w:val="28"/>
        </w:rPr>
      </w:pPr>
    </w:p>
    <w:p w14:paraId="6AC06E15" w14:textId="4203E73B" w:rsidR="00775658" w:rsidRPr="00981E0D" w:rsidRDefault="00775658" w:rsidP="00981E0D">
      <w:pPr>
        <w:spacing w:after="0" w:line="360" w:lineRule="auto"/>
        <w:ind w:firstLine="709"/>
        <w:contextualSpacing/>
        <w:jc w:val="center"/>
        <w:rPr>
          <w:rFonts w:ascii="Times New Roman" w:hAnsi="Times New Roman" w:cs="Times New Roman"/>
          <w:sz w:val="28"/>
        </w:rPr>
      </w:pPr>
    </w:p>
    <w:p w14:paraId="6FBC6B1A" w14:textId="77777777" w:rsidR="00981E0D" w:rsidRDefault="005C1A27" w:rsidP="005C1A27">
      <w:pPr>
        <w:pStyle w:val="2"/>
      </w:pPr>
      <w:bookmarkStart w:id="183" w:name="_Toc62603004"/>
      <w:r w:rsidRPr="005C1A27">
        <w:lastRenderedPageBreak/>
        <w:t>2.2.</w:t>
      </w:r>
      <w:r w:rsidRPr="005C1A27">
        <w:tab/>
        <w:t>Решения по взаимосвязям системы со смежными системами</w:t>
      </w:r>
      <w:bookmarkEnd w:id="183"/>
    </w:p>
    <w:p w14:paraId="2A65BA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В таблице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представлены </w:t>
      </w:r>
      <w:r w:rsidR="007C1419" w:rsidRPr="007C1419">
        <w:rPr>
          <w:rFonts w:ascii="Times New Roman" w:hAnsi="Times New Roman" w:cs="Times New Roman"/>
          <w:color w:val="000000" w:themeColor="text1"/>
          <w:sz w:val="28"/>
        </w:rPr>
        <w:t>информационные системы</w:t>
      </w:r>
      <w:r w:rsidRPr="00AF275D">
        <w:rPr>
          <w:rFonts w:ascii="Times New Roman" w:hAnsi="Times New Roman" w:cs="Times New Roman"/>
          <w:color w:val="000000" w:themeColor="text1"/>
          <w:sz w:val="28"/>
        </w:rPr>
        <w:t>, с которыми взаимосвязана система, а также способ взаимодействия между ними.</w:t>
      </w:r>
    </w:p>
    <w:p w14:paraId="1BA37829" w14:textId="77777777" w:rsidR="00AF275D" w:rsidRPr="00AF275D" w:rsidRDefault="00AF275D" w:rsidP="00AF275D">
      <w:pPr>
        <w:spacing w:after="0" w:line="360" w:lineRule="auto"/>
        <w:ind w:firstLine="709"/>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 xml:space="preserve">Таблица </w:t>
      </w:r>
      <w:r w:rsidR="007C1419" w:rsidRPr="007C1419">
        <w:rPr>
          <w:rFonts w:ascii="Times New Roman" w:hAnsi="Times New Roman" w:cs="Times New Roman"/>
          <w:color w:val="000000" w:themeColor="text1"/>
          <w:sz w:val="28"/>
        </w:rPr>
        <w:t>1</w:t>
      </w:r>
      <w:r w:rsidRPr="00AF275D">
        <w:rPr>
          <w:rFonts w:ascii="Times New Roman" w:hAnsi="Times New Roman" w:cs="Times New Roman"/>
          <w:color w:val="000000" w:themeColor="text1"/>
          <w:sz w:val="28"/>
        </w:rPr>
        <w:t xml:space="preserve"> – Взаимодействие со смежными системами</w:t>
      </w:r>
    </w:p>
    <w:tbl>
      <w:tblPr>
        <w:tblStyle w:val="11"/>
        <w:tblW w:w="0" w:type="auto"/>
        <w:tblInd w:w="279" w:type="dxa"/>
        <w:tblLook w:val="04A0" w:firstRow="1" w:lastRow="0" w:firstColumn="1" w:lastColumn="0" w:noHBand="0" w:noVBand="1"/>
      </w:tblPr>
      <w:tblGrid>
        <w:gridCol w:w="5098"/>
        <w:gridCol w:w="3686"/>
      </w:tblGrid>
      <w:tr w:rsidR="00AF275D" w:rsidRPr="00AF275D" w14:paraId="0A9F2CC5" w14:textId="77777777" w:rsidTr="001F6D71">
        <w:tc>
          <w:tcPr>
            <w:tcW w:w="5098" w:type="dxa"/>
          </w:tcPr>
          <w:p w14:paraId="69457863"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Наименование смежной информационной системы</w:t>
            </w:r>
          </w:p>
        </w:tc>
        <w:tc>
          <w:tcPr>
            <w:tcW w:w="3686" w:type="dxa"/>
          </w:tcPr>
          <w:p w14:paraId="29285059" w14:textId="77777777" w:rsidR="00AF275D" w:rsidRPr="00AF275D" w:rsidRDefault="00AF275D" w:rsidP="00AF275D">
            <w:pPr>
              <w:spacing w:line="360" w:lineRule="auto"/>
              <w:contextualSpacing/>
              <w:jc w:val="center"/>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Протокол взаимодействия</w:t>
            </w:r>
          </w:p>
        </w:tc>
      </w:tr>
      <w:tr w:rsidR="00AF275D" w:rsidRPr="00AF275D" w14:paraId="137AB7F2" w14:textId="77777777" w:rsidTr="001F6D71">
        <w:tc>
          <w:tcPr>
            <w:tcW w:w="5098" w:type="dxa"/>
          </w:tcPr>
          <w:p w14:paraId="17852B2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rPr>
              <w:t>Оперативно-информационный комплекс</w:t>
            </w:r>
          </w:p>
        </w:tc>
        <w:tc>
          <w:tcPr>
            <w:tcW w:w="3686" w:type="dxa"/>
          </w:tcPr>
          <w:p w14:paraId="6AD549BD" w14:textId="100CA8A3" w:rsidR="00AF275D" w:rsidRPr="00AF275D" w:rsidRDefault="005F7973" w:rsidP="00C935FF">
            <w:pPr>
              <w:spacing w:line="360" w:lineRule="auto"/>
              <w:contextualSpacing/>
              <w:jc w:val="both"/>
              <w:rPr>
                <w:rFonts w:ascii="Times New Roman" w:hAnsi="Times New Roman" w:cs="Times New Roman"/>
                <w:color w:val="000000" w:themeColor="text1"/>
                <w:sz w:val="28"/>
              </w:rPr>
            </w:pPr>
            <w:hyperlink r:id="rId23" w:tgtFrame="_blank" w:history="1">
              <w:r w:rsidR="007C1419" w:rsidRPr="007C1419">
                <w:rPr>
                  <w:rFonts w:ascii="Times New Roman" w:hAnsi="Times New Roman" w:cs="Times New Roman"/>
                  <w:color w:val="000000" w:themeColor="text1"/>
                  <w:sz w:val="28"/>
                </w:rPr>
                <w:t xml:space="preserve">МЭК 60870-5-104 </w:t>
              </w:r>
            </w:hyperlink>
          </w:p>
        </w:tc>
      </w:tr>
      <w:tr w:rsidR="00AF275D" w:rsidRPr="00AF275D" w14:paraId="68A80E6D" w14:textId="77777777" w:rsidTr="001F6D71">
        <w:tc>
          <w:tcPr>
            <w:tcW w:w="5098" w:type="dxa"/>
          </w:tcPr>
          <w:p w14:paraId="65EF821F" w14:textId="77777777" w:rsidR="00AF275D" w:rsidRPr="00AF275D" w:rsidRDefault="001D4205" w:rsidP="00AF275D">
            <w:pPr>
              <w:spacing w:line="360" w:lineRule="auto"/>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Энергообъекты</w:t>
            </w:r>
            <w:r w:rsidR="00DE0755">
              <w:rPr>
                <w:rFonts w:ascii="Times New Roman" w:hAnsi="Times New Roman" w:cs="Times New Roman"/>
                <w:color w:val="000000" w:themeColor="text1"/>
                <w:sz w:val="28"/>
              </w:rPr>
              <w:t xml:space="preserve"> (УСВИ, КСВД)</w:t>
            </w:r>
          </w:p>
        </w:tc>
        <w:tc>
          <w:tcPr>
            <w:tcW w:w="3686" w:type="dxa"/>
          </w:tcPr>
          <w:p w14:paraId="305FDCD8" w14:textId="0EC808EB" w:rsidR="00AF275D" w:rsidRPr="00AF275D" w:rsidRDefault="005F7973" w:rsidP="00C935FF">
            <w:pPr>
              <w:spacing w:line="360" w:lineRule="auto"/>
              <w:contextualSpacing/>
              <w:jc w:val="both"/>
              <w:rPr>
                <w:rFonts w:ascii="Times New Roman" w:hAnsi="Times New Roman" w:cs="Times New Roman"/>
                <w:color w:val="000000" w:themeColor="text1"/>
                <w:sz w:val="28"/>
              </w:rPr>
            </w:pPr>
            <w:hyperlink r:id="rId24" w:tgtFrame="_blank" w:history="1">
              <w:r w:rsidR="007C1419" w:rsidRPr="007C1419">
                <w:rPr>
                  <w:rFonts w:ascii="Times New Roman" w:hAnsi="Times New Roman" w:cs="Times New Roman"/>
                  <w:color w:val="000000" w:themeColor="text1"/>
                  <w:sz w:val="28"/>
                </w:rPr>
                <w:t>C37.118.1</w:t>
              </w:r>
            </w:hyperlink>
          </w:p>
        </w:tc>
      </w:tr>
      <w:tr w:rsidR="00AF275D" w:rsidRPr="00AF275D" w14:paraId="6F1E96DB" w14:textId="77777777" w:rsidTr="001F6D71">
        <w:tc>
          <w:tcPr>
            <w:tcW w:w="5098" w:type="dxa"/>
          </w:tcPr>
          <w:p w14:paraId="42201473"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EUROSTAG</w:t>
            </w:r>
          </w:p>
        </w:tc>
        <w:tc>
          <w:tcPr>
            <w:tcW w:w="3686" w:type="dxa"/>
          </w:tcPr>
          <w:p w14:paraId="63BD457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r w:rsidR="00AF275D" w:rsidRPr="00AF275D" w14:paraId="18B6BC6F" w14:textId="77777777" w:rsidTr="001F6D71">
        <w:tc>
          <w:tcPr>
            <w:tcW w:w="5098" w:type="dxa"/>
          </w:tcPr>
          <w:p w14:paraId="038E4B58"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lang w:val="en-US"/>
              </w:rPr>
            </w:pPr>
            <w:r w:rsidRPr="00AF275D">
              <w:rPr>
                <w:rFonts w:ascii="Times New Roman" w:hAnsi="Times New Roman" w:cs="Times New Roman"/>
                <w:color w:val="000000" w:themeColor="text1"/>
                <w:sz w:val="28"/>
              </w:rPr>
              <w:t xml:space="preserve">ПАК </w:t>
            </w:r>
            <w:r w:rsidRPr="00AF275D">
              <w:rPr>
                <w:rFonts w:ascii="Times New Roman" w:hAnsi="Times New Roman" w:cs="Times New Roman"/>
                <w:color w:val="000000" w:themeColor="text1"/>
                <w:sz w:val="28"/>
                <w:lang w:val="en-US"/>
              </w:rPr>
              <w:t>RastrWin3</w:t>
            </w:r>
          </w:p>
        </w:tc>
        <w:tc>
          <w:tcPr>
            <w:tcW w:w="3686" w:type="dxa"/>
          </w:tcPr>
          <w:p w14:paraId="04ED2525" w14:textId="77777777" w:rsidR="00AF275D" w:rsidRPr="00AF275D" w:rsidRDefault="00AF275D" w:rsidP="00AF275D">
            <w:pPr>
              <w:spacing w:line="360" w:lineRule="auto"/>
              <w:contextualSpacing/>
              <w:jc w:val="both"/>
              <w:rPr>
                <w:rFonts w:ascii="Times New Roman" w:hAnsi="Times New Roman" w:cs="Times New Roman"/>
                <w:color w:val="000000" w:themeColor="text1"/>
                <w:sz w:val="28"/>
              </w:rPr>
            </w:pPr>
            <w:r w:rsidRPr="00AF275D">
              <w:rPr>
                <w:rFonts w:ascii="Times New Roman" w:hAnsi="Times New Roman" w:cs="Times New Roman"/>
                <w:color w:val="000000" w:themeColor="text1"/>
                <w:sz w:val="28"/>
                <w:lang w:val="en-US"/>
              </w:rPr>
              <w:t>COM</w:t>
            </w:r>
          </w:p>
        </w:tc>
      </w:tr>
    </w:tbl>
    <w:p w14:paraId="3567A672" w14:textId="77777777" w:rsidR="005C1A27" w:rsidRDefault="005C1A27" w:rsidP="00D2171D">
      <w:pPr>
        <w:spacing w:after="0" w:line="360" w:lineRule="auto"/>
        <w:ind w:firstLine="709"/>
        <w:contextualSpacing/>
        <w:jc w:val="both"/>
        <w:rPr>
          <w:rFonts w:ascii="Times New Roman" w:hAnsi="Times New Roman" w:cs="Times New Roman"/>
          <w:sz w:val="28"/>
        </w:rPr>
      </w:pPr>
    </w:p>
    <w:p w14:paraId="64693F20" w14:textId="6AA84851" w:rsidR="001D4205" w:rsidRDefault="001D4205"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221F8">
        <w:rPr>
          <w:rFonts w:ascii="Times New Roman" w:hAnsi="Times New Roman" w:cs="Times New Roman"/>
          <w:sz w:val="28"/>
        </w:rPr>
        <w:t>7</w:t>
      </w:r>
      <w:r>
        <w:rPr>
          <w:rFonts w:ascii="Times New Roman" w:hAnsi="Times New Roman" w:cs="Times New Roman"/>
          <w:sz w:val="28"/>
        </w:rPr>
        <w:t xml:space="preserve"> представлена схема взаимодействия с внешними системами.</w:t>
      </w:r>
    </w:p>
    <w:p w14:paraId="34A7950E" w14:textId="6F388D36" w:rsidR="005C1A27" w:rsidRDefault="00C935FF" w:rsidP="002C3E07">
      <w:pPr>
        <w:spacing w:after="0" w:line="360" w:lineRule="auto"/>
        <w:ind w:firstLine="709"/>
        <w:contextualSpacing/>
        <w:jc w:val="center"/>
      </w:pPr>
      <w:r>
        <w:object w:dxaOrig="11449" w:dyaOrig="4584" w14:anchorId="49789202">
          <v:shape id="_x0000_i1025" type="#_x0000_t75" style="width:481.2pt;height:192.6pt" o:ole="">
            <v:imagedata r:id="rId25" o:title=""/>
          </v:shape>
          <o:OLEObject Type="Embed" ProgID="Visio.Drawing.15" ShapeID="_x0000_i1025" DrawAspect="Content" ObjectID="_1673271794" r:id="rId26"/>
        </w:object>
      </w:r>
    </w:p>
    <w:p w14:paraId="1C0DF92E" w14:textId="7A86B7B9" w:rsidR="001D4205" w:rsidRDefault="001D4205" w:rsidP="002C3E07">
      <w:pPr>
        <w:spacing w:after="0" w:line="360" w:lineRule="auto"/>
        <w:ind w:firstLine="709"/>
        <w:contextualSpacing/>
        <w:jc w:val="center"/>
        <w:rPr>
          <w:rFonts w:ascii="Times New Roman" w:hAnsi="Times New Roman" w:cs="Times New Roman"/>
          <w:sz w:val="28"/>
        </w:rPr>
      </w:pPr>
      <w:r w:rsidRPr="001D4205">
        <w:rPr>
          <w:rFonts w:ascii="Times New Roman" w:hAnsi="Times New Roman" w:cs="Times New Roman"/>
          <w:sz w:val="28"/>
        </w:rPr>
        <w:t xml:space="preserve">Рисунок </w:t>
      </w:r>
      <w:r w:rsidR="009221F8">
        <w:rPr>
          <w:rFonts w:ascii="Times New Roman" w:hAnsi="Times New Roman" w:cs="Times New Roman"/>
          <w:sz w:val="28"/>
        </w:rPr>
        <w:t>7</w:t>
      </w:r>
      <w:r>
        <w:rPr>
          <w:rFonts w:ascii="Times New Roman" w:hAnsi="Times New Roman" w:cs="Times New Roman"/>
          <w:sz w:val="28"/>
        </w:rPr>
        <w:t xml:space="preserve"> – Схема взаимодействия с внешними системами</w:t>
      </w:r>
    </w:p>
    <w:p w14:paraId="201F3FB7" w14:textId="5C1761C4" w:rsidR="00775658" w:rsidRDefault="00775658" w:rsidP="002C3E07">
      <w:pPr>
        <w:spacing w:after="0" w:line="360" w:lineRule="auto"/>
        <w:ind w:firstLine="709"/>
        <w:contextualSpacing/>
        <w:jc w:val="center"/>
        <w:rPr>
          <w:rFonts w:ascii="Times New Roman" w:hAnsi="Times New Roman" w:cs="Times New Roman"/>
          <w:sz w:val="28"/>
        </w:rPr>
      </w:pPr>
    </w:p>
    <w:p w14:paraId="080E80D6" w14:textId="74F39C99" w:rsidR="00775658" w:rsidRDefault="00775658" w:rsidP="002C3E07">
      <w:pPr>
        <w:spacing w:after="0" w:line="360" w:lineRule="auto"/>
        <w:ind w:firstLine="709"/>
        <w:contextualSpacing/>
        <w:jc w:val="center"/>
        <w:rPr>
          <w:rFonts w:ascii="Times New Roman" w:hAnsi="Times New Roman" w:cs="Times New Roman"/>
          <w:sz w:val="28"/>
        </w:rPr>
      </w:pPr>
    </w:p>
    <w:p w14:paraId="40CBA04E" w14:textId="16695BB0" w:rsidR="00775658" w:rsidRDefault="00775658" w:rsidP="002C3E07">
      <w:pPr>
        <w:spacing w:after="0" w:line="360" w:lineRule="auto"/>
        <w:ind w:firstLine="709"/>
        <w:contextualSpacing/>
        <w:jc w:val="center"/>
        <w:rPr>
          <w:rFonts w:ascii="Times New Roman" w:hAnsi="Times New Roman" w:cs="Times New Roman"/>
          <w:sz w:val="28"/>
        </w:rPr>
      </w:pPr>
    </w:p>
    <w:p w14:paraId="62EF3020" w14:textId="6A0BF587" w:rsidR="00775658" w:rsidRDefault="00775658" w:rsidP="002C3E07">
      <w:pPr>
        <w:spacing w:after="0" w:line="360" w:lineRule="auto"/>
        <w:ind w:firstLine="709"/>
        <w:contextualSpacing/>
        <w:jc w:val="center"/>
        <w:rPr>
          <w:rFonts w:ascii="Times New Roman" w:hAnsi="Times New Roman" w:cs="Times New Roman"/>
          <w:sz w:val="28"/>
        </w:rPr>
      </w:pPr>
    </w:p>
    <w:p w14:paraId="67D73546" w14:textId="3207B1E6" w:rsidR="00775658" w:rsidRDefault="00775658" w:rsidP="002C3E07">
      <w:pPr>
        <w:spacing w:after="0" w:line="360" w:lineRule="auto"/>
        <w:ind w:firstLine="709"/>
        <w:contextualSpacing/>
        <w:jc w:val="center"/>
        <w:rPr>
          <w:rFonts w:ascii="Times New Roman" w:hAnsi="Times New Roman" w:cs="Times New Roman"/>
          <w:sz w:val="28"/>
        </w:rPr>
      </w:pPr>
    </w:p>
    <w:p w14:paraId="6C4086F0" w14:textId="224F0619" w:rsidR="00775658" w:rsidRDefault="00775658" w:rsidP="002C3E07">
      <w:pPr>
        <w:spacing w:after="0" w:line="360" w:lineRule="auto"/>
        <w:ind w:firstLine="709"/>
        <w:contextualSpacing/>
        <w:jc w:val="center"/>
        <w:rPr>
          <w:rFonts w:ascii="Times New Roman" w:hAnsi="Times New Roman" w:cs="Times New Roman"/>
          <w:sz w:val="28"/>
        </w:rPr>
      </w:pPr>
    </w:p>
    <w:p w14:paraId="4CA9BB15" w14:textId="77777777" w:rsidR="002B5FFB" w:rsidRDefault="002B5FFB" w:rsidP="002C3E07">
      <w:pPr>
        <w:spacing w:after="0" w:line="360" w:lineRule="auto"/>
        <w:ind w:firstLine="709"/>
        <w:contextualSpacing/>
        <w:jc w:val="center"/>
        <w:rPr>
          <w:rFonts w:ascii="Times New Roman" w:hAnsi="Times New Roman" w:cs="Times New Roman"/>
          <w:sz w:val="28"/>
        </w:rPr>
      </w:pPr>
    </w:p>
    <w:p w14:paraId="0CE28365" w14:textId="77777777" w:rsidR="00775658" w:rsidRPr="001D4205" w:rsidRDefault="00775658" w:rsidP="002C3E07">
      <w:pPr>
        <w:spacing w:after="0" w:line="360" w:lineRule="auto"/>
        <w:ind w:firstLine="709"/>
        <w:contextualSpacing/>
        <w:jc w:val="center"/>
        <w:rPr>
          <w:rFonts w:ascii="Times New Roman" w:hAnsi="Times New Roman" w:cs="Times New Roman"/>
          <w:sz w:val="28"/>
        </w:rPr>
      </w:pPr>
    </w:p>
    <w:p w14:paraId="5F1D0AF0" w14:textId="77777777" w:rsidR="00A67742" w:rsidRPr="00A67742" w:rsidRDefault="00A67742" w:rsidP="00A67742">
      <w:pPr>
        <w:pStyle w:val="2"/>
      </w:pPr>
      <w:bookmarkStart w:id="184" w:name="_Toc62603005"/>
      <w:r w:rsidRPr="00A67742">
        <w:lastRenderedPageBreak/>
        <w:t>2.3. Состав функций, реализуемых системой</w:t>
      </w:r>
      <w:bookmarkEnd w:id="184"/>
    </w:p>
    <w:p w14:paraId="78397FFC" w14:textId="34CC337B" w:rsidR="00A67742" w:rsidRPr="00485D31" w:rsidRDefault="00A67742" w:rsidP="00A67742">
      <w:pPr>
        <w:spacing w:after="0" w:line="360" w:lineRule="auto"/>
        <w:ind w:firstLine="709"/>
        <w:contextualSpacing/>
        <w:jc w:val="both"/>
        <w:rPr>
          <w:rFonts w:ascii="Times New Roman" w:hAnsi="Times New Roman" w:cs="Times New Roman"/>
          <w:color w:val="000000" w:themeColor="text1"/>
          <w:sz w:val="28"/>
        </w:rPr>
      </w:pPr>
      <w:r w:rsidRPr="00485D31">
        <w:rPr>
          <w:rFonts w:ascii="Times New Roman" w:hAnsi="Times New Roman" w:cs="Times New Roman"/>
          <w:color w:val="000000" w:themeColor="text1"/>
          <w:sz w:val="28"/>
        </w:rPr>
        <w:t>Подсистема</w:t>
      </w:r>
      <w:r>
        <w:rPr>
          <w:rFonts w:ascii="Times New Roman" w:hAnsi="Times New Roman" w:cs="Times New Roman"/>
          <w:color w:val="000000" w:themeColor="text1"/>
          <w:sz w:val="28"/>
        </w:rPr>
        <w:t xml:space="preserve"> «Обработки ТИ из ОИК»:</w:t>
      </w:r>
    </w:p>
    <w:p w14:paraId="50EFEED7"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актуальных параметров режима из ОИК (1 раз в секунду).</w:t>
      </w:r>
    </w:p>
    <w:p w14:paraId="1FAA9788"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Сравнение текущего режима с</w:t>
      </w:r>
      <w:r w:rsidRPr="00A67742">
        <w:rPr>
          <w:rFonts w:ascii="Times New Roman" w:hAnsi="Times New Roman" w:cs="Times New Roman"/>
          <w:color w:val="000000" w:themeColor="text1"/>
          <w:sz w:val="28"/>
        </w:rPr>
        <w:t xml:space="preserve"> набором заранее рассчитанных режимов и выбор ближайшего похожего.</w:t>
      </w:r>
    </w:p>
    <w:p w14:paraId="6E8405AF" w14:textId="77777777" w:rsidR="00A67742" w:rsidRPr="00A67742" w:rsidRDefault="00A67742"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Выбор классификатора и сечений-кандидатов, соответствующих выбранному режиму</w:t>
      </w:r>
      <w:r>
        <w:rPr>
          <w:rFonts w:ascii="Times New Roman" w:hAnsi="Times New Roman" w:cs="Times New Roman"/>
          <w:color w:val="000000" w:themeColor="text1"/>
          <w:sz w:val="28"/>
        </w:rPr>
        <w:t>.</w:t>
      </w:r>
    </w:p>
    <w:p w14:paraId="59DAFD23" w14:textId="4AEAE567" w:rsidR="00AA0BDE" w:rsidRDefault="00AA0BDE" w:rsidP="00AA0BDE">
      <w:pPr>
        <w:spacing w:after="0" w:line="360" w:lineRule="auto"/>
        <w:ind w:firstLine="709"/>
        <w:contextualSpacing/>
        <w:jc w:val="both"/>
        <w:rPr>
          <w:rFonts w:ascii="Times New Roman" w:hAnsi="Times New Roman" w:cs="Times New Roman"/>
          <w:color w:val="000000" w:themeColor="text1"/>
          <w:sz w:val="28"/>
        </w:rPr>
      </w:pPr>
      <w:r w:rsidRPr="00EC1798">
        <w:rPr>
          <w:rFonts w:ascii="Times New Roman" w:hAnsi="Times New Roman" w:cs="Times New Roman"/>
          <w:color w:val="000000" w:themeColor="text1"/>
          <w:sz w:val="28"/>
        </w:rPr>
        <w:t>По</w:t>
      </w:r>
      <w:r>
        <w:rPr>
          <w:rFonts w:ascii="Times New Roman" w:hAnsi="Times New Roman" w:cs="Times New Roman"/>
          <w:color w:val="000000" w:themeColor="text1"/>
          <w:sz w:val="28"/>
        </w:rPr>
        <w:t>дсистема «Обработки данных СВИ»</w:t>
      </w:r>
      <w:r w:rsidRPr="00B267A4">
        <w:rPr>
          <w:rFonts w:ascii="Times New Roman" w:hAnsi="Times New Roman" w:cs="Times New Roman"/>
          <w:color w:val="000000" w:themeColor="text1"/>
          <w:sz w:val="28"/>
        </w:rPr>
        <w:t>:</w:t>
      </w:r>
    </w:p>
    <w:p w14:paraId="412E1D9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Получение данных СВИ (в зависимости от частоты обновления данных)</w:t>
      </w:r>
      <w:r>
        <w:rPr>
          <w:rFonts w:ascii="Times New Roman" w:hAnsi="Times New Roman" w:cs="Times New Roman"/>
          <w:color w:val="000000" w:themeColor="text1"/>
          <w:sz w:val="28"/>
        </w:rPr>
        <w:t>.</w:t>
      </w:r>
    </w:p>
    <w:p w14:paraId="213185E4" w14:textId="77777777" w:rsidR="00AA0BDE" w:rsidRPr="00A67742"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Идентификация возмущения.</w:t>
      </w:r>
    </w:p>
    <w:p w14:paraId="03EA4E7A" w14:textId="77777777" w:rsidR="00AA0BDE" w:rsidRPr="00EC1798" w:rsidRDefault="00AA0BDE" w:rsidP="008947BB">
      <w:pPr>
        <w:pStyle w:val="a4"/>
        <w:numPr>
          <w:ilvl w:val="0"/>
          <w:numId w:val="4"/>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Определение группы когерентных генераторов</w:t>
      </w:r>
      <w:r>
        <w:rPr>
          <w:rFonts w:ascii="Times New Roman" w:hAnsi="Times New Roman" w:cs="Times New Roman"/>
          <w:color w:val="000000" w:themeColor="text1"/>
          <w:sz w:val="28"/>
        </w:rPr>
        <w:t>.</w:t>
      </w:r>
    </w:p>
    <w:p w14:paraId="4ED15F35" w14:textId="493CB405"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885E83">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«И</w:t>
      </w:r>
      <w:r w:rsidRPr="00885E83">
        <w:rPr>
          <w:rFonts w:ascii="Times New Roman" w:hAnsi="Times New Roman" w:cs="Times New Roman"/>
          <w:color w:val="000000" w:themeColor="text1"/>
          <w:sz w:val="28"/>
        </w:rPr>
        <w:t>дентификации нарушения устойчивости</w:t>
      </w:r>
      <w:r>
        <w:rPr>
          <w:rFonts w:ascii="Times New Roman" w:hAnsi="Times New Roman" w:cs="Times New Roman"/>
          <w:color w:val="000000" w:themeColor="text1"/>
          <w:sz w:val="28"/>
        </w:rPr>
        <w:t>»:</w:t>
      </w:r>
    </w:p>
    <w:p w14:paraId="513E59A2"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Кластеризация набора данных на группы по признаку возникновения АР.</w:t>
      </w:r>
    </w:p>
    <w:p w14:paraId="60016C79" w14:textId="77777777" w:rsidR="00A67742"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Обучение классификатора.</w:t>
      </w:r>
    </w:p>
    <w:p w14:paraId="31AB48E2" w14:textId="77777777" w:rsidR="00A67742" w:rsidRPr="00885E83" w:rsidRDefault="00A67742" w:rsidP="008947BB">
      <w:pPr>
        <w:pStyle w:val="a4"/>
        <w:numPr>
          <w:ilvl w:val="0"/>
          <w:numId w:val="6"/>
        </w:numPr>
        <w:spacing w:after="0" w:line="360" w:lineRule="auto"/>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Выполнение классификации.</w:t>
      </w:r>
    </w:p>
    <w:p w14:paraId="1317C14C" w14:textId="6DADA61C" w:rsidR="00A67742" w:rsidRDefault="00A67742" w:rsidP="00A67742">
      <w:pPr>
        <w:spacing w:after="0" w:line="360" w:lineRule="auto"/>
        <w:ind w:firstLine="709"/>
        <w:contextualSpacing/>
        <w:jc w:val="both"/>
        <w:rPr>
          <w:rFonts w:ascii="Times New Roman" w:hAnsi="Times New Roman" w:cs="Times New Roman"/>
          <w:color w:val="000000" w:themeColor="text1"/>
          <w:sz w:val="28"/>
        </w:rPr>
      </w:pPr>
      <w:r w:rsidRPr="00B267A4">
        <w:rPr>
          <w:rFonts w:ascii="Times New Roman" w:hAnsi="Times New Roman" w:cs="Times New Roman"/>
          <w:color w:val="000000" w:themeColor="text1"/>
          <w:sz w:val="28"/>
        </w:rPr>
        <w:t xml:space="preserve">Подсистема </w:t>
      </w:r>
      <w:r>
        <w:rPr>
          <w:rFonts w:ascii="Times New Roman" w:hAnsi="Times New Roman" w:cs="Times New Roman"/>
          <w:color w:val="000000" w:themeColor="text1"/>
          <w:sz w:val="28"/>
        </w:rPr>
        <w:t>«В</w:t>
      </w:r>
      <w:r w:rsidRPr="00B267A4">
        <w:rPr>
          <w:rFonts w:ascii="Times New Roman" w:hAnsi="Times New Roman" w:cs="Times New Roman"/>
          <w:color w:val="000000" w:themeColor="text1"/>
          <w:sz w:val="28"/>
        </w:rPr>
        <w:t>ыбора УВ</w:t>
      </w:r>
      <w:r>
        <w:rPr>
          <w:rFonts w:ascii="Times New Roman" w:hAnsi="Times New Roman" w:cs="Times New Roman"/>
          <w:color w:val="000000" w:themeColor="text1"/>
          <w:sz w:val="28"/>
        </w:rPr>
        <w:t>»</w:t>
      </w:r>
      <w:r w:rsidRPr="00B267A4">
        <w:rPr>
          <w:rFonts w:ascii="Times New Roman" w:hAnsi="Times New Roman" w:cs="Times New Roman"/>
          <w:color w:val="000000" w:themeColor="text1"/>
          <w:sz w:val="28"/>
        </w:rPr>
        <w:t>:</w:t>
      </w:r>
    </w:p>
    <w:p w14:paraId="115F471F"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КПР</w:t>
      </w:r>
    </w:p>
    <w:p w14:paraId="0F3820D2" w14:textId="77777777" w:rsidR="00A67742" w:rsidRP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Фильтрация сечений-кандидатов по данным СВИ</w:t>
      </w:r>
    </w:p>
    <w:p w14:paraId="774FC05F" w14:textId="753C4B28" w:rsidR="00A67742" w:rsidRDefault="00A67742" w:rsidP="008947BB">
      <w:pPr>
        <w:pStyle w:val="a4"/>
        <w:numPr>
          <w:ilvl w:val="0"/>
          <w:numId w:val="5"/>
        </w:numPr>
        <w:spacing w:after="0" w:line="360" w:lineRule="auto"/>
        <w:jc w:val="both"/>
        <w:rPr>
          <w:rFonts w:ascii="Times New Roman" w:hAnsi="Times New Roman" w:cs="Times New Roman"/>
          <w:color w:val="000000" w:themeColor="text1"/>
          <w:sz w:val="28"/>
        </w:rPr>
      </w:pPr>
      <w:r w:rsidRPr="00A67742">
        <w:rPr>
          <w:rFonts w:ascii="Times New Roman" w:hAnsi="Times New Roman" w:cs="Times New Roman"/>
          <w:color w:val="000000" w:themeColor="text1"/>
          <w:sz w:val="28"/>
        </w:rPr>
        <w:t xml:space="preserve">Принятие решения о необходимости </w:t>
      </w:r>
      <w:r w:rsidR="00395118">
        <w:rPr>
          <w:rFonts w:ascii="Times New Roman" w:hAnsi="Times New Roman" w:cs="Times New Roman"/>
          <w:sz w:val="28"/>
        </w:rPr>
        <w:t xml:space="preserve">выбора </w:t>
      </w:r>
      <w:r w:rsidRPr="00A67742">
        <w:rPr>
          <w:rFonts w:ascii="Times New Roman" w:hAnsi="Times New Roman" w:cs="Times New Roman"/>
          <w:color w:val="000000" w:themeColor="text1"/>
          <w:sz w:val="28"/>
        </w:rPr>
        <w:t>УВ по сигналу от подсистемы Идентификации возникновения АР</w:t>
      </w:r>
      <w:r>
        <w:rPr>
          <w:rFonts w:ascii="Times New Roman" w:hAnsi="Times New Roman" w:cs="Times New Roman"/>
          <w:color w:val="000000" w:themeColor="text1"/>
          <w:sz w:val="28"/>
        </w:rPr>
        <w:t>.</w:t>
      </w:r>
    </w:p>
    <w:p w14:paraId="251C3C89" w14:textId="220B3B29"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E94C51" w14:textId="0B99BAAC"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239B0704" w14:textId="59F3F8F7"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7FA2FDA8" w14:textId="408F1F36" w:rsidR="00775658"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DAD36B4" w14:textId="77777777" w:rsidR="00775658" w:rsidRPr="00AA0BDE" w:rsidRDefault="00775658" w:rsidP="00775658">
      <w:pPr>
        <w:spacing w:after="0" w:line="360" w:lineRule="auto"/>
        <w:ind w:firstLine="709"/>
        <w:contextualSpacing/>
        <w:jc w:val="both"/>
        <w:rPr>
          <w:rFonts w:ascii="Times New Roman" w:hAnsi="Times New Roman" w:cs="Times New Roman"/>
          <w:color w:val="000000" w:themeColor="text1"/>
          <w:sz w:val="28"/>
        </w:rPr>
      </w:pPr>
    </w:p>
    <w:p w14:paraId="49940388" w14:textId="77777777" w:rsidR="00243D5D" w:rsidRPr="00243D5D" w:rsidRDefault="00243D5D" w:rsidP="00243D5D">
      <w:pPr>
        <w:pStyle w:val="2"/>
      </w:pPr>
      <w:bookmarkStart w:id="185" w:name="_Toc62603006"/>
      <w:r>
        <w:lastRenderedPageBreak/>
        <w:t xml:space="preserve">2.4. </w:t>
      </w:r>
      <w:r w:rsidRPr="00243D5D">
        <w:t>Сведения об обеспечении заданных в техническом задании потребительских характеристик системы, определяющих ее качество</w:t>
      </w:r>
      <w:bookmarkEnd w:id="185"/>
      <w:r w:rsidRPr="00243D5D">
        <w:t xml:space="preserve"> </w:t>
      </w:r>
    </w:p>
    <w:p w14:paraId="2AACCF64" w14:textId="221B567A" w:rsidR="00EB007C" w:rsidRDefault="00E16A9D" w:rsidP="00EB007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 таблице 2 представлены требования к характеристикам системы и методы их реализации.</w:t>
      </w:r>
    </w:p>
    <w:p w14:paraId="4E585E88" w14:textId="3B6145E3" w:rsidR="00243D5D" w:rsidRPr="00BF59A4" w:rsidRDefault="00243D5D" w:rsidP="00243D5D">
      <w:pPr>
        <w:spacing w:after="0" w:line="360" w:lineRule="auto"/>
        <w:ind w:firstLine="709"/>
        <w:contextualSpacing/>
        <w:jc w:val="both"/>
        <w:rPr>
          <w:rFonts w:ascii="Times New Roman" w:hAnsi="Times New Roman" w:cs="Times New Roman"/>
          <w:color w:val="000000" w:themeColor="text1"/>
          <w:sz w:val="28"/>
        </w:rPr>
      </w:pPr>
      <w:r w:rsidRPr="00BF59A4">
        <w:rPr>
          <w:rFonts w:ascii="Times New Roman" w:hAnsi="Times New Roman" w:cs="Times New Roman"/>
          <w:color w:val="000000" w:themeColor="text1"/>
          <w:sz w:val="28"/>
        </w:rPr>
        <w:t xml:space="preserve">Таблица </w:t>
      </w:r>
      <w:r>
        <w:rPr>
          <w:rFonts w:ascii="Times New Roman" w:hAnsi="Times New Roman" w:cs="Times New Roman"/>
          <w:color w:val="000000" w:themeColor="text1"/>
          <w:sz w:val="28"/>
        </w:rPr>
        <w:t>2</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BF59A4">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С</w:t>
      </w:r>
      <w:r w:rsidRPr="00BF59A4">
        <w:rPr>
          <w:rFonts w:ascii="Times New Roman" w:hAnsi="Times New Roman" w:cs="Times New Roman"/>
          <w:color w:val="000000" w:themeColor="text1"/>
          <w:sz w:val="28"/>
        </w:rPr>
        <w:t>ведения об обеспечении потребительских характеристик системы</w:t>
      </w:r>
    </w:p>
    <w:tbl>
      <w:tblPr>
        <w:tblStyle w:val="a3"/>
        <w:tblW w:w="9639" w:type="dxa"/>
        <w:tblInd w:w="-5" w:type="dxa"/>
        <w:tblLook w:val="04A0" w:firstRow="1" w:lastRow="0" w:firstColumn="1" w:lastColumn="0" w:noHBand="0" w:noVBand="1"/>
      </w:tblPr>
      <w:tblGrid>
        <w:gridCol w:w="3686"/>
        <w:gridCol w:w="5953"/>
      </w:tblGrid>
      <w:tr w:rsidR="00243D5D" w14:paraId="38F87016" w14:textId="77777777" w:rsidTr="00EB007C">
        <w:tc>
          <w:tcPr>
            <w:tcW w:w="3686" w:type="dxa"/>
          </w:tcPr>
          <w:p w14:paraId="2F2F775A" w14:textId="77777777" w:rsidR="00243D5D" w:rsidRPr="007566E0" w:rsidRDefault="00243D5D" w:rsidP="001F6D71">
            <w:pPr>
              <w:spacing w:line="360" w:lineRule="auto"/>
              <w:ind w:left="105"/>
              <w:jc w:val="center"/>
              <w:rPr>
                <w:rFonts w:ascii="Times New Roman" w:hAnsi="Times New Roman" w:cs="Times New Roman"/>
                <w:color w:val="000000" w:themeColor="text1"/>
                <w:sz w:val="28"/>
              </w:rPr>
            </w:pPr>
            <w:commentRangeStart w:id="186"/>
            <w:commentRangeStart w:id="187"/>
            <w:commentRangeStart w:id="188"/>
            <w:commentRangeStart w:id="189"/>
            <w:r w:rsidRPr="007566E0">
              <w:rPr>
                <w:rFonts w:ascii="Times New Roman" w:hAnsi="Times New Roman" w:cs="Times New Roman"/>
                <w:color w:val="000000" w:themeColor="text1"/>
                <w:sz w:val="28"/>
              </w:rPr>
              <w:t>Требование</w:t>
            </w:r>
            <w:commentRangeEnd w:id="186"/>
            <w:r w:rsidR="00FD5458">
              <w:rPr>
                <w:rStyle w:val="ab"/>
              </w:rPr>
              <w:commentReference w:id="186"/>
            </w:r>
            <w:commentRangeEnd w:id="187"/>
            <w:r w:rsidR="00E16A9D">
              <w:rPr>
                <w:rStyle w:val="ab"/>
              </w:rPr>
              <w:commentReference w:id="187"/>
            </w:r>
            <w:commentRangeEnd w:id="188"/>
            <w:r w:rsidR="00122C92">
              <w:rPr>
                <w:rStyle w:val="ab"/>
              </w:rPr>
              <w:commentReference w:id="188"/>
            </w:r>
            <w:commentRangeEnd w:id="189"/>
            <w:r w:rsidR="00EB007C">
              <w:rPr>
                <w:rStyle w:val="ab"/>
              </w:rPr>
              <w:commentReference w:id="189"/>
            </w:r>
          </w:p>
        </w:tc>
        <w:tc>
          <w:tcPr>
            <w:tcW w:w="5953" w:type="dxa"/>
          </w:tcPr>
          <w:p w14:paraId="4B027968" w14:textId="77777777" w:rsidR="00243D5D" w:rsidRPr="007566E0" w:rsidRDefault="00243D5D" w:rsidP="001F6D71">
            <w:pPr>
              <w:spacing w:line="360" w:lineRule="auto"/>
              <w:ind w:left="121"/>
              <w:jc w:val="center"/>
              <w:rPr>
                <w:rFonts w:ascii="Times New Roman" w:hAnsi="Times New Roman" w:cs="Times New Roman"/>
                <w:color w:val="000000" w:themeColor="text1"/>
                <w:sz w:val="28"/>
              </w:rPr>
            </w:pPr>
            <w:r>
              <w:rPr>
                <w:rFonts w:ascii="Times New Roman" w:hAnsi="Times New Roman" w:cs="Times New Roman"/>
                <w:color w:val="000000" w:themeColor="text1"/>
                <w:sz w:val="28"/>
              </w:rPr>
              <w:t>Метод реализации</w:t>
            </w:r>
          </w:p>
        </w:tc>
      </w:tr>
      <w:tr w:rsidR="00243D5D" w14:paraId="17D7E368" w14:textId="77777777" w:rsidTr="00EB007C">
        <w:tc>
          <w:tcPr>
            <w:tcW w:w="3686" w:type="dxa"/>
          </w:tcPr>
          <w:p w14:paraId="2DF0C5A6" w14:textId="77777777" w:rsidR="00243D5D" w:rsidRPr="007566E0" w:rsidRDefault="00243D5D" w:rsidP="001F6D71">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Время выполнения задач определения сечения ДС и идентификации нарушения устойчивости должно составлять менее 1 с</w:t>
            </w:r>
            <w:r w:rsidR="009C7DD0">
              <w:rPr>
                <w:rFonts w:ascii="Times New Roman" w:hAnsi="Times New Roman" w:cs="Times New Roman"/>
                <w:color w:val="000000" w:themeColor="text1"/>
                <w:sz w:val="28"/>
              </w:rPr>
              <w:t>.</w:t>
            </w:r>
          </w:p>
        </w:tc>
        <w:tc>
          <w:tcPr>
            <w:tcW w:w="5953" w:type="dxa"/>
          </w:tcPr>
          <w:p w14:paraId="08DB39FD"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Параллельное выполнение задач определения сечения ДС и идент</w:t>
            </w:r>
            <w:r>
              <w:rPr>
                <w:rFonts w:ascii="Times New Roman" w:hAnsi="Times New Roman" w:cs="Times New Roman"/>
                <w:color w:val="000000" w:themeColor="text1"/>
                <w:sz w:val="28"/>
              </w:rPr>
              <w:t>ификации нарушения устойчивости.</w:t>
            </w:r>
          </w:p>
          <w:p w14:paraId="5D4C59BA"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Кластеризация и обучение классификатора происходит на этапе </w:t>
            </w:r>
            <w:r w:rsidRPr="00243D5D">
              <w:rPr>
                <w:rFonts w:ascii="Times New Roman" w:hAnsi="Times New Roman" w:cs="Times New Roman"/>
                <w:color w:val="000000" w:themeColor="text1"/>
                <w:sz w:val="28"/>
                <w:lang w:val="en-US"/>
              </w:rPr>
              <w:t>II</w:t>
            </w:r>
            <w:r w:rsidRPr="00243D5D">
              <w:rPr>
                <w:rFonts w:ascii="Times New Roman" w:hAnsi="Times New Roman" w:cs="Times New Roman"/>
                <w:color w:val="000000" w:themeColor="text1"/>
                <w:sz w:val="28"/>
              </w:rPr>
              <w:t>-ДО</w:t>
            </w:r>
            <w:r>
              <w:rPr>
                <w:rFonts w:ascii="Times New Roman" w:hAnsi="Times New Roman" w:cs="Times New Roman"/>
                <w:color w:val="000000" w:themeColor="text1"/>
                <w:sz w:val="28"/>
              </w:rPr>
              <w:t>.</w:t>
            </w:r>
          </w:p>
          <w:p w14:paraId="551B24F6"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Данные для выполнения классификации подготавливаются заранее на этапе </w:t>
            </w:r>
            <w:r w:rsidRPr="00243D5D">
              <w:rPr>
                <w:rFonts w:ascii="Times New Roman" w:hAnsi="Times New Roman" w:cs="Times New Roman"/>
                <w:color w:val="000000" w:themeColor="text1"/>
                <w:sz w:val="28"/>
                <w:lang w:val="en-US"/>
              </w:rPr>
              <w:t>I</w:t>
            </w:r>
            <w:r>
              <w:rPr>
                <w:rFonts w:ascii="Times New Roman" w:hAnsi="Times New Roman" w:cs="Times New Roman"/>
                <w:color w:val="000000" w:themeColor="text1"/>
                <w:sz w:val="28"/>
              </w:rPr>
              <w:t>-До.</w:t>
            </w:r>
          </w:p>
          <w:p w14:paraId="0D65DCE5" w14:textId="77777777" w:rsidR="00243D5D" w:rsidRP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sidRPr="00243D5D">
              <w:rPr>
                <w:rFonts w:ascii="Times New Roman" w:hAnsi="Times New Roman" w:cs="Times New Roman"/>
                <w:color w:val="000000" w:themeColor="text1"/>
                <w:sz w:val="28"/>
              </w:rPr>
              <w:t xml:space="preserve">Выполнение классификации происходит на языке </w:t>
            </w:r>
            <w:r w:rsidRPr="00243D5D">
              <w:rPr>
                <w:rFonts w:ascii="Times New Roman" w:hAnsi="Times New Roman" w:cs="Times New Roman"/>
                <w:color w:val="000000" w:themeColor="text1"/>
                <w:sz w:val="28"/>
                <w:lang w:val="en-US"/>
              </w:rPr>
              <w:t>R</w:t>
            </w:r>
            <w:r w:rsidRPr="00243D5D">
              <w:rPr>
                <w:rFonts w:ascii="Times New Roman" w:hAnsi="Times New Roman" w:cs="Times New Roman"/>
                <w:color w:val="000000" w:themeColor="text1"/>
                <w:sz w:val="28"/>
              </w:rPr>
              <w:t>.</w:t>
            </w:r>
          </w:p>
        </w:tc>
      </w:tr>
      <w:tr w:rsidR="00243D5D" w14:paraId="571FAEFD" w14:textId="77777777" w:rsidTr="00EB007C">
        <w:tc>
          <w:tcPr>
            <w:tcW w:w="3686" w:type="dxa"/>
          </w:tcPr>
          <w:p w14:paraId="503BD8AF" w14:textId="77777777" w:rsidR="00243D5D" w:rsidRPr="007566E0" w:rsidRDefault="00243D5D" w:rsidP="009C7DD0">
            <w:pPr>
              <w:spacing w:line="360" w:lineRule="auto"/>
              <w:ind w:left="105"/>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Данные для выполнения функций системы по принципу ПОСЛЕ </w:t>
            </w:r>
            <w:r w:rsidR="009C7DD0">
              <w:rPr>
                <w:rFonts w:ascii="Times New Roman" w:hAnsi="Times New Roman" w:cs="Times New Roman"/>
                <w:color w:val="000000" w:themeColor="text1"/>
                <w:sz w:val="28"/>
              </w:rPr>
              <w:t>должны быть получены</w:t>
            </w:r>
            <w:r>
              <w:rPr>
                <w:rFonts w:ascii="Times New Roman" w:hAnsi="Times New Roman" w:cs="Times New Roman"/>
                <w:color w:val="000000" w:themeColor="text1"/>
                <w:sz w:val="28"/>
              </w:rPr>
              <w:t xml:space="preserve"> не ранее, чем за 30 с</w:t>
            </w:r>
            <w:r w:rsidR="009C7DD0">
              <w:rPr>
                <w:rFonts w:ascii="Times New Roman" w:hAnsi="Times New Roman" w:cs="Times New Roman"/>
                <w:color w:val="000000" w:themeColor="text1"/>
                <w:sz w:val="28"/>
              </w:rPr>
              <w:t>.</w:t>
            </w:r>
          </w:p>
        </w:tc>
        <w:tc>
          <w:tcPr>
            <w:tcW w:w="5953" w:type="dxa"/>
          </w:tcPr>
          <w:p w14:paraId="22F48B7E" w14:textId="77777777" w:rsidR="00243D5D" w:rsidRDefault="00243D5D"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По принципу </w:t>
            </w:r>
            <w:r w:rsidRPr="009C7DD0">
              <w:rPr>
                <w:rFonts w:ascii="Times New Roman" w:hAnsi="Times New Roman" w:cs="Times New Roman"/>
                <w:color w:val="000000" w:themeColor="text1"/>
                <w:sz w:val="28"/>
              </w:rPr>
              <w:t>I</w:t>
            </w:r>
            <w:r w:rsidR="009C7DD0">
              <w:rPr>
                <w:rFonts w:ascii="Times New Roman" w:hAnsi="Times New Roman" w:cs="Times New Roman"/>
                <w:color w:val="000000" w:themeColor="text1"/>
                <w:sz w:val="28"/>
              </w:rPr>
              <w:t>-До выполняется</w:t>
            </w:r>
            <w:r>
              <w:rPr>
                <w:rFonts w:ascii="Times New Roman" w:hAnsi="Times New Roman" w:cs="Times New Roman"/>
                <w:color w:val="000000" w:themeColor="text1"/>
                <w:sz w:val="28"/>
              </w:rPr>
              <w:t xml:space="preserve"> только</w:t>
            </w:r>
            <w:r w:rsidR="009C7DD0">
              <w:rPr>
                <w:rFonts w:ascii="Times New Roman" w:hAnsi="Times New Roman" w:cs="Times New Roman"/>
                <w:color w:val="000000" w:themeColor="text1"/>
                <w:sz w:val="28"/>
              </w:rPr>
              <w:t xml:space="preserve"> выбор обученного классификатора и сечений-кандидатов ДС на основе расчетного режима, наиболее близкого к текущему режиму работы ЭЭС, информация о котором получена из</w:t>
            </w:r>
            <w:r>
              <w:rPr>
                <w:rFonts w:ascii="Times New Roman" w:hAnsi="Times New Roman" w:cs="Times New Roman"/>
                <w:color w:val="000000" w:themeColor="text1"/>
                <w:sz w:val="28"/>
              </w:rPr>
              <w:t xml:space="preserve"> ОИК</w:t>
            </w:r>
            <w:r w:rsidR="009C7DD0">
              <w:rPr>
                <w:rFonts w:ascii="Times New Roman" w:hAnsi="Times New Roman" w:cs="Times New Roman"/>
                <w:color w:val="000000" w:themeColor="text1"/>
                <w:sz w:val="28"/>
              </w:rPr>
              <w:t>.</w:t>
            </w:r>
          </w:p>
          <w:p w14:paraId="1A98130E" w14:textId="77777777" w:rsidR="00243D5D" w:rsidRPr="00472610" w:rsidRDefault="009C7DD0" w:rsidP="008947BB">
            <w:pPr>
              <w:pStyle w:val="a4"/>
              <w:numPr>
                <w:ilvl w:val="0"/>
                <w:numId w:val="7"/>
              </w:numPr>
              <w:spacing w:line="360" w:lineRule="auto"/>
              <w:ind w:left="34" w:firstLine="44"/>
              <w:rPr>
                <w:rFonts w:ascii="Times New Roman" w:hAnsi="Times New Roman" w:cs="Times New Roman"/>
                <w:color w:val="000000" w:themeColor="text1"/>
                <w:sz w:val="28"/>
              </w:rPr>
            </w:pPr>
            <w:r>
              <w:rPr>
                <w:rFonts w:ascii="Times New Roman" w:hAnsi="Times New Roman" w:cs="Times New Roman"/>
                <w:color w:val="000000" w:themeColor="text1"/>
                <w:sz w:val="28"/>
              </w:rPr>
              <w:t>Формирование набора данных, состоящего из расчетных режимов работы ЭЭС и соответствующих им обученных классификаторов и сечений-кандидатов ДС, происходит</w:t>
            </w:r>
            <w:r w:rsidR="00243D5D">
              <w:rPr>
                <w:rFonts w:ascii="Times New Roman" w:hAnsi="Times New Roman" w:cs="Times New Roman"/>
                <w:color w:val="000000" w:themeColor="text1"/>
                <w:sz w:val="28"/>
              </w:rPr>
              <w:t xml:space="preserve"> по принципу </w:t>
            </w:r>
            <w:r w:rsidR="00243D5D">
              <w:rPr>
                <w:rFonts w:ascii="Times New Roman" w:hAnsi="Times New Roman" w:cs="Times New Roman"/>
                <w:color w:val="000000" w:themeColor="text1"/>
                <w:sz w:val="28"/>
                <w:lang w:val="en-US"/>
              </w:rPr>
              <w:t>II</w:t>
            </w:r>
            <w:r>
              <w:rPr>
                <w:rFonts w:ascii="Times New Roman" w:hAnsi="Times New Roman" w:cs="Times New Roman"/>
                <w:color w:val="000000" w:themeColor="text1"/>
                <w:sz w:val="28"/>
              </w:rPr>
              <w:t>-До.</w:t>
            </w:r>
          </w:p>
        </w:tc>
      </w:tr>
    </w:tbl>
    <w:p w14:paraId="758914DF" w14:textId="77777777" w:rsidR="00A67742" w:rsidRDefault="00A67742" w:rsidP="00AA0BDE">
      <w:pPr>
        <w:spacing w:after="0" w:line="360" w:lineRule="auto"/>
        <w:ind w:firstLine="709"/>
        <w:contextualSpacing/>
        <w:jc w:val="both"/>
        <w:rPr>
          <w:rFonts w:ascii="Times New Roman" w:hAnsi="Times New Roman" w:cs="Times New Roman"/>
          <w:color w:val="000000" w:themeColor="text1"/>
          <w:sz w:val="28"/>
        </w:rPr>
      </w:pPr>
    </w:p>
    <w:p w14:paraId="26F29D9C" w14:textId="77777777" w:rsidR="003208AC" w:rsidRPr="003208AC" w:rsidRDefault="003208AC" w:rsidP="003208AC">
      <w:pPr>
        <w:pStyle w:val="2"/>
      </w:pPr>
      <w:bookmarkStart w:id="190" w:name="_Toc62603007"/>
      <w:r>
        <w:lastRenderedPageBreak/>
        <w:t xml:space="preserve">2.5. </w:t>
      </w:r>
      <w:r w:rsidRPr="003208AC">
        <w:t>Методы и средства разработки</w:t>
      </w:r>
      <w:bookmarkEnd w:id="190"/>
    </w:p>
    <w:p w14:paraId="4495210B" w14:textId="77777777" w:rsidR="003208AC" w:rsidRPr="003208AC" w:rsidRDefault="00781D8A" w:rsidP="003208AC">
      <w:pPr>
        <w:spacing w:after="0" w:line="360" w:lineRule="auto"/>
        <w:ind w:firstLine="709"/>
        <w:contextualSpacing/>
        <w:jc w:val="both"/>
        <w:rPr>
          <w:rFonts w:ascii="Times New Roman" w:hAnsi="Times New Roman" w:cs="Times New Roman"/>
          <w:color w:val="000000" w:themeColor="text1"/>
          <w:sz w:val="28"/>
        </w:rPr>
      </w:pPr>
      <w:r>
        <w:rPr>
          <w:rFonts w:ascii="Times New Roman" w:hAnsi="Times New Roman" w:cs="Times New Roman"/>
          <w:color w:val="000000" w:themeColor="text1"/>
          <w:sz w:val="28"/>
        </w:rPr>
        <w:t>С</w:t>
      </w:r>
      <w:r w:rsidR="003208AC" w:rsidRPr="003208AC">
        <w:rPr>
          <w:rFonts w:ascii="Times New Roman" w:hAnsi="Times New Roman" w:cs="Times New Roman"/>
          <w:color w:val="000000" w:themeColor="text1"/>
          <w:sz w:val="28"/>
        </w:rPr>
        <w:t>оздани</w:t>
      </w:r>
      <w:r>
        <w:rPr>
          <w:rFonts w:ascii="Times New Roman" w:hAnsi="Times New Roman" w:cs="Times New Roman"/>
          <w:color w:val="000000" w:themeColor="text1"/>
          <w:sz w:val="28"/>
        </w:rPr>
        <w:t>е</w:t>
      </w:r>
      <w:r w:rsidR="003208AC" w:rsidRPr="003208AC">
        <w:rPr>
          <w:rFonts w:ascii="Times New Roman" w:hAnsi="Times New Roman" w:cs="Times New Roman"/>
          <w:color w:val="000000" w:themeColor="text1"/>
          <w:sz w:val="28"/>
        </w:rPr>
        <w:t xml:space="preserve"> программно</w:t>
      </w:r>
      <w:r>
        <w:rPr>
          <w:rFonts w:ascii="Times New Roman" w:hAnsi="Times New Roman" w:cs="Times New Roman"/>
          <w:color w:val="000000" w:themeColor="text1"/>
          <w:sz w:val="28"/>
        </w:rPr>
        <w:t xml:space="preserve">го обеспечения </w:t>
      </w:r>
      <w:r w:rsidR="007E0A18">
        <w:rPr>
          <w:rFonts w:ascii="Times New Roman" w:hAnsi="Times New Roman" w:cs="Times New Roman"/>
          <w:color w:val="000000" w:themeColor="text1"/>
          <w:sz w:val="28"/>
        </w:rPr>
        <w:t>выполняет</w:t>
      </w:r>
      <w:r>
        <w:rPr>
          <w:rFonts w:ascii="Times New Roman" w:hAnsi="Times New Roman" w:cs="Times New Roman"/>
          <w:color w:val="000000" w:themeColor="text1"/>
          <w:sz w:val="28"/>
        </w:rPr>
        <w:t>ся на</w:t>
      </w:r>
      <w:r w:rsidR="003208AC" w:rsidRPr="003208AC">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операционной системе</w:t>
      </w:r>
      <w:r w:rsidR="003208AC" w:rsidRPr="003208AC">
        <w:rPr>
          <w:rFonts w:ascii="Times New Roman" w:hAnsi="Times New Roman" w:cs="Times New Roman"/>
          <w:color w:val="000000" w:themeColor="text1"/>
          <w:sz w:val="28"/>
        </w:rPr>
        <w:t xml:space="preserve"> </w:t>
      </w:r>
      <w:r w:rsidR="003208AC" w:rsidRPr="003208AC">
        <w:rPr>
          <w:rFonts w:ascii="Times New Roman" w:hAnsi="Times New Roman" w:cs="Times New Roman"/>
          <w:color w:val="000000" w:themeColor="text1"/>
          <w:sz w:val="28"/>
          <w:lang w:val="en-US"/>
        </w:rPr>
        <w:t>Windows</w:t>
      </w:r>
      <w:r w:rsidR="003208AC" w:rsidRPr="003208AC">
        <w:rPr>
          <w:rFonts w:ascii="Times New Roman" w:hAnsi="Times New Roman" w:cs="Times New Roman"/>
          <w:color w:val="000000" w:themeColor="text1"/>
          <w:sz w:val="28"/>
        </w:rPr>
        <w:t xml:space="preserve"> </w:t>
      </w:r>
      <w:r w:rsidR="003208AC">
        <w:rPr>
          <w:rFonts w:ascii="Times New Roman" w:hAnsi="Times New Roman" w:cs="Times New Roman"/>
          <w:color w:val="000000" w:themeColor="text1"/>
          <w:sz w:val="28"/>
        </w:rPr>
        <w:t>10</w:t>
      </w:r>
      <w:r w:rsidR="003208AC" w:rsidRPr="003208AC">
        <w:rPr>
          <w:rFonts w:ascii="Times New Roman" w:hAnsi="Times New Roman" w:cs="Times New Roman"/>
          <w:color w:val="000000" w:themeColor="text1"/>
          <w:sz w:val="28"/>
        </w:rPr>
        <w:t>.</w:t>
      </w:r>
    </w:p>
    <w:p w14:paraId="282185C1" w14:textId="77777777" w:rsidR="003208AC" w:rsidRDefault="003208AC" w:rsidP="003208AC">
      <w:pPr>
        <w:spacing w:after="0" w:line="360" w:lineRule="auto"/>
        <w:ind w:firstLine="709"/>
        <w:contextualSpacing/>
        <w:jc w:val="both"/>
        <w:rPr>
          <w:rFonts w:ascii="Times New Roman" w:hAnsi="Times New Roman" w:cs="Times New Roman"/>
          <w:color w:val="000000" w:themeColor="text1"/>
          <w:sz w:val="28"/>
        </w:rPr>
      </w:pPr>
      <w:r w:rsidRPr="003208AC">
        <w:rPr>
          <w:rFonts w:ascii="Times New Roman" w:hAnsi="Times New Roman" w:cs="Times New Roman"/>
          <w:color w:val="000000" w:themeColor="text1"/>
          <w:sz w:val="28"/>
        </w:rPr>
        <w:t>Для основной логики программы использ</w:t>
      </w:r>
      <w:r w:rsidR="007E0A18">
        <w:rPr>
          <w:rFonts w:ascii="Times New Roman" w:hAnsi="Times New Roman" w:cs="Times New Roman"/>
          <w:color w:val="000000" w:themeColor="text1"/>
          <w:sz w:val="28"/>
        </w:rPr>
        <w:t>ует</w:t>
      </w:r>
      <w:r w:rsidRPr="003208AC">
        <w:rPr>
          <w:rFonts w:ascii="Times New Roman" w:hAnsi="Times New Roman" w:cs="Times New Roman"/>
          <w:color w:val="000000" w:themeColor="text1"/>
          <w:sz w:val="28"/>
        </w:rPr>
        <w:t xml:space="preserve">ся язык программирования </w:t>
      </w:r>
      <w:r w:rsidRPr="003208AC">
        <w:rPr>
          <w:rFonts w:ascii="Times New Roman" w:hAnsi="Times New Roman" w:cs="Times New Roman"/>
          <w:color w:val="000000" w:themeColor="text1"/>
          <w:sz w:val="28"/>
          <w:lang w:val="en-US"/>
        </w:rPr>
        <w:t>C</w:t>
      </w:r>
      <w:r w:rsidRPr="003208AC">
        <w:rPr>
          <w:rFonts w:ascii="Times New Roman" w:hAnsi="Times New Roman" w:cs="Times New Roman"/>
          <w:color w:val="000000" w:themeColor="text1"/>
          <w:sz w:val="28"/>
        </w:rPr>
        <w:t>#</w:t>
      </w:r>
      <w:r>
        <w:rPr>
          <w:rFonts w:ascii="Times New Roman" w:hAnsi="Times New Roman" w:cs="Times New Roman"/>
          <w:color w:val="000000" w:themeColor="text1"/>
          <w:sz w:val="28"/>
        </w:rPr>
        <w:t>.</w:t>
      </w:r>
    </w:p>
    <w:p w14:paraId="29150007" w14:textId="77777777" w:rsidR="00A67742" w:rsidRDefault="003208AC" w:rsidP="003208AC">
      <w:pPr>
        <w:spacing w:after="0" w:line="360" w:lineRule="auto"/>
        <w:ind w:firstLine="709"/>
        <w:contextualSpacing/>
        <w:jc w:val="both"/>
        <w:rPr>
          <w:rFonts w:ascii="Times New Roman" w:hAnsi="Times New Roman" w:cs="Times New Roman"/>
          <w:sz w:val="28"/>
        </w:rPr>
      </w:pPr>
      <w:r>
        <w:rPr>
          <w:rFonts w:ascii="Times New Roman" w:hAnsi="Times New Roman" w:cs="Times New Roman"/>
          <w:color w:val="000000" w:themeColor="text1"/>
          <w:sz w:val="28"/>
        </w:rPr>
        <w:t>Д</w:t>
      </w:r>
      <w:r w:rsidRPr="003208AC">
        <w:rPr>
          <w:rFonts w:ascii="Times New Roman" w:hAnsi="Times New Roman" w:cs="Times New Roman"/>
          <w:color w:val="000000" w:themeColor="text1"/>
          <w:sz w:val="28"/>
        </w:rPr>
        <w:t xml:space="preserve">ля выполнения задач кластеризации и классификации </w:t>
      </w:r>
      <w:r w:rsidR="007E0A18" w:rsidRPr="003208AC">
        <w:rPr>
          <w:rFonts w:ascii="Times New Roman" w:hAnsi="Times New Roman" w:cs="Times New Roman"/>
          <w:color w:val="000000" w:themeColor="text1"/>
          <w:sz w:val="28"/>
        </w:rPr>
        <w:t>использ</w:t>
      </w:r>
      <w:r w:rsidR="007E0A18">
        <w:rPr>
          <w:rFonts w:ascii="Times New Roman" w:hAnsi="Times New Roman" w:cs="Times New Roman"/>
          <w:color w:val="000000" w:themeColor="text1"/>
          <w:sz w:val="28"/>
        </w:rPr>
        <w:t>ует</w:t>
      </w:r>
      <w:r w:rsidR="007E0A18" w:rsidRPr="003208AC">
        <w:rPr>
          <w:rFonts w:ascii="Times New Roman" w:hAnsi="Times New Roman" w:cs="Times New Roman"/>
          <w:color w:val="000000" w:themeColor="text1"/>
          <w:sz w:val="28"/>
        </w:rPr>
        <w:t>ся</w:t>
      </w:r>
      <w:r w:rsidRPr="003208AC">
        <w:rPr>
          <w:rFonts w:ascii="Times New Roman" w:hAnsi="Times New Roman" w:cs="Times New Roman"/>
          <w:color w:val="000000" w:themeColor="text1"/>
          <w:sz w:val="28"/>
        </w:rPr>
        <w:t xml:space="preserve"> язык программирования </w:t>
      </w:r>
      <w:r w:rsidRPr="003208AC">
        <w:rPr>
          <w:rFonts w:ascii="Times New Roman" w:hAnsi="Times New Roman" w:cs="Times New Roman"/>
          <w:color w:val="000000" w:themeColor="text1"/>
          <w:sz w:val="28"/>
          <w:lang w:val="en-US"/>
        </w:rPr>
        <w:t>R</w:t>
      </w:r>
      <w:r w:rsidRPr="003208AC">
        <w:rPr>
          <w:rFonts w:ascii="Times New Roman" w:hAnsi="Times New Roman" w:cs="Times New Roman"/>
          <w:color w:val="000000" w:themeColor="text1"/>
          <w:sz w:val="28"/>
        </w:rPr>
        <w:t>.</w:t>
      </w:r>
    </w:p>
    <w:p w14:paraId="25AEC7E3" w14:textId="77777777" w:rsidR="005C1A27" w:rsidRDefault="003D3B00" w:rsidP="003D3B00">
      <w:pPr>
        <w:pStyle w:val="2"/>
      </w:pPr>
      <w:bookmarkStart w:id="191" w:name="_Toc62603008"/>
      <w:r>
        <w:t>2</w:t>
      </w:r>
      <w:r w:rsidRPr="003D3B00">
        <w:t>.</w:t>
      </w:r>
      <w:r>
        <w:t>5</w:t>
      </w:r>
      <w:r w:rsidR="007E0A18">
        <w:t>.</w:t>
      </w:r>
      <w:r w:rsidRPr="003D3B00">
        <w:t xml:space="preserve"> Требования к видам обеспечения</w:t>
      </w:r>
      <w:bookmarkEnd w:id="191"/>
    </w:p>
    <w:p w14:paraId="3D3723E9" w14:textId="77777777" w:rsidR="003D3B00" w:rsidRPr="003D3B00" w:rsidRDefault="003D3B00" w:rsidP="003D3B00">
      <w:pPr>
        <w:pStyle w:val="3"/>
      </w:pPr>
      <w:bookmarkStart w:id="192" w:name="_Toc62603009"/>
      <w:r>
        <w:t>2</w:t>
      </w:r>
      <w:r w:rsidRPr="003D3B00">
        <w:t>.</w:t>
      </w:r>
      <w:r>
        <w:t>5</w:t>
      </w:r>
      <w:r w:rsidRPr="003D3B00">
        <w:t>.1</w:t>
      </w:r>
      <w:r w:rsidR="007E0A18">
        <w:t>.</w:t>
      </w:r>
      <w:r w:rsidRPr="003D3B00">
        <w:t xml:space="preserve"> Требования к информационному обеспечению</w:t>
      </w:r>
      <w:bookmarkEnd w:id="192"/>
    </w:p>
    <w:p w14:paraId="07697053" w14:textId="77777777" w:rsidR="005C1A27" w:rsidRDefault="003D3B00" w:rsidP="003D3B00">
      <w:pPr>
        <w:spacing w:after="0" w:line="360" w:lineRule="auto"/>
        <w:ind w:firstLine="709"/>
        <w:contextualSpacing/>
        <w:jc w:val="both"/>
        <w:rPr>
          <w:rFonts w:ascii="Times New Roman" w:hAnsi="Times New Roman" w:cs="Times New Roman"/>
          <w:sz w:val="28"/>
        </w:rPr>
      </w:pPr>
      <w:r w:rsidRPr="003D3B00">
        <w:rPr>
          <w:rFonts w:ascii="Times New Roman" w:hAnsi="Times New Roman" w:cs="Times New Roman"/>
          <w:sz w:val="28"/>
        </w:rPr>
        <w:t>Состав параметров</w:t>
      </w:r>
      <w:r w:rsidR="00E60063">
        <w:rPr>
          <w:rFonts w:ascii="Times New Roman" w:hAnsi="Times New Roman" w:cs="Times New Roman"/>
          <w:sz w:val="28"/>
        </w:rPr>
        <w:t xml:space="preserve"> режима, получаемых из ОИК</w:t>
      </w:r>
      <w:r w:rsidRPr="003D3B00">
        <w:rPr>
          <w:rFonts w:ascii="Times New Roman" w:hAnsi="Times New Roman" w:cs="Times New Roman"/>
          <w:sz w:val="28"/>
        </w:rPr>
        <w:t xml:space="preserve">: </w:t>
      </w:r>
      <w:r w:rsidR="00E60063">
        <w:rPr>
          <w:rFonts w:ascii="Times New Roman" w:hAnsi="Times New Roman" w:cs="Times New Roman"/>
          <w:sz w:val="28"/>
        </w:rPr>
        <w:t xml:space="preserve">включенное состояние </w:t>
      </w:r>
      <w:r w:rsidR="0058694C">
        <w:rPr>
          <w:rFonts w:ascii="Times New Roman" w:hAnsi="Times New Roman" w:cs="Times New Roman"/>
          <w:sz w:val="28"/>
        </w:rPr>
        <w:t>генераторов и электросетевого оборудования</w:t>
      </w:r>
      <w:r w:rsidR="00E60063">
        <w:rPr>
          <w:rFonts w:ascii="Times New Roman" w:hAnsi="Times New Roman" w:cs="Times New Roman"/>
          <w:sz w:val="28"/>
        </w:rPr>
        <w:t xml:space="preserve">, </w:t>
      </w:r>
      <w:r w:rsidRPr="003D3B00">
        <w:rPr>
          <w:rFonts w:ascii="Times New Roman" w:hAnsi="Times New Roman" w:cs="Times New Roman"/>
          <w:sz w:val="28"/>
        </w:rPr>
        <w:t xml:space="preserve">напряжение, ток, генерируемая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w:t>
      </w:r>
      <w:r w:rsidR="0058694C">
        <w:rPr>
          <w:rFonts w:ascii="Times New Roman" w:hAnsi="Times New Roman" w:cs="Times New Roman"/>
          <w:sz w:val="28"/>
        </w:rPr>
        <w:t>мощность</w:t>
      </w:r>
      <w:r w:rsidRPr="003D3B00">
        <w:rPr>
          <w:rFonts w:ascii="Times New Roman" w:hAnsi="Times New Roman" w:cs="Times New Roman"/>
          <w:sz w:val="28"/>
        </w:rPr>
        <w:t xml:space="preserve">, </w:t>
      </w:r>
      <w:r w:rsidR="0058694C">
        <w:rPr>
          <w:rFonts w:ascii="Times New Roman" w:hAnsi="Times New Roman" w:cs="Times New Roman"/>
          <w:sz w:val="28"/>
        </w:rPr>
        <w:t>потребляемая</w:t>
      </w:r>
      <w:r w:rsidR="0058694C" w:rsidRPr="003D3B00">
        <w:rPr>
          <w:rFonts w:ascii="Times New Roman" w:hAnsi="Times New Roman" w:cs="Times New Roman"/>
          <w:sz w:val="28"/>
        </w:rPr>
        <w:t xml:space="preserve"> 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 xml:space="preserve">реактивная мощность, </w:t>
      </w:r>
      <w:r w:rsidR="0058694C">
        <w:rPr>
          <w:rFonts w:ascii="Times New Roman" w:hAnsi="Times New Roman" w:cs="Times New Roman"/>
          <w:sz w:val="28"/>
        </w:rPr>
        <w:t>передаваемая по линии</w:t>
      </w:r>
      <w:r w:rsidR="0058694C" w:rsidRPr="0058694C">
        <w:rPr>
          <w:rFonts w:ascii="Times New Roman" w:hAnsi="Times New Roman" w:cs="Times New Roman"/>
          <w:sz w:val="28"/>
        </w:rPr>
        <w:t xml:space="preserve"> </w:t>
      </w:r>
      <w:r w:rsidR="0058694C" w:rsidRPr="003D3B00">
        <w:rPr>
          <w:rFonts w:ascii="Times New Roman" w:hAnsi="Times New Roman" w:cs="Times New Roman"/>
          <w:sz w:val="28"/>
        </w:rPr>
        <w:t xml:space="preserve">активная </w:t>
      </w:r>
      <w:r w:rsidR="0058694C">
        <w:rPr>
          <w:rFonts w:ascii="Times New Roman" w:hAnsi="Times New Roman" w:cs="Times New Roman"/>
          <w:sz w:val="28"/>
        </w:rPr>
        <w:t xml:space="preserve">и </w:t>
      </w:r>
      <w:r w:rsidR="0058694C" w:rsidRPr="003D3B00">
        <w:rPr>
          <w:rFonts w:ascii="Times New Roman" w:hAnsi="Times New Roman" w:cs="Times New Roman"/>
          <w:sz w:val="28"/>
        </w:rPr>
        <w:t>реактивная мощность</w:t>
      </w:r>
      <w:r w:rsidRPr="003D3B00">
        <w:rPr>
          <w:rFonts w:ascii="Times New Roman" w:hAnsi="Times New Roman" w:cs="Times New Roman"/>
          <w:sz w:val="28"/>
        </w:rPr>
        <w:t>.</w:t>
      </w:r>
    </w:p>
    <w:p w14:paraId="7306C8FC" w14:textId="77777777" w:rsidR="005C1A27" w:rsidRDefault="0058694C"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Состав данных СВИ, полученных от регионального КСВД: активная мощность генератора, действующее значение напряжения и фаза напряжения</w:t>
      </w:r>
      <w:r w:rsidRPr="0058694C">
        <w:rPr>
          <w:rFonts w:ascii="Times New Roman" w:hAnsi="Times New Roman" w:cs="Times New Roman"/>
          <w:sz w:val="28"/>
        </w:rPr>
        <w:t xml:space="preserve"> </w:t>
      </w:r>
      <w:r>
        <w:rPr>
          <w:rFonts w:ascii="Times New Roman" w:hAnsi="Times New Roman" w:cs="Times New Roman"/>
          <w:sz w:val="28"/>
        </w:rPr>
        <w:t>узла сети.</w:t>
      </w:r>
    </w:p>
    <w:p w14:paraId="66596B86" w14:textId="77777777" w:rsidR="00E850E8" w:rsidRPr="00E850E8" w:rsidRDefault="00E850E8" w:rsidP="00D2171D">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Данные о расчетных режимах, сечения-кандидаты ДС и обученные классификаторы содержатся в формате </w:t>
      </w:r>
      <w:r>
        <w:rPr>
          <w:rFonts w:ascii="Times New Roman" w:hAnsi="Times New Roman" w:cs="Times New Roman"/>
          <w:sz w:val="28"/>
          <w:lang w:val="en-US"/>
        </w:rPr>
        <w:t>CSV</w:t>
      </w:r>
      <w:r>
        <w:rPr>
          <w:rFonts w:ascii="Times New Roman" w:hAnsi="Times New Roman" w:cs="Times New Roman"/>
          <w:sz w:val="28"/>
        </w:rPr>
        <w:t xml:space="preserve"> (при реализации ЦАЛАР их необходимо поместить в БД).</w:t>
      </w:r>
    </w:p>
    <w:p w14:paraId="0F7ED6D0" w14:textId="77777777" w:rsidR="007E0A18" w:rsidRPr="007E0A18" w:rsidRDefault="007E0A18" w:rsidP="007E0A18">
      <w:pPr>
        <w:pStyle w:val="3"/>
      </w:pPr>
      <w:bookmarkStart w:id="193" w:name="_Toc62603010"/>
      <w:r>
        <w:t>2.5.</w:t>
      </w:r>
      <w:r w:rsidRPr="007E0A18">
        <w:t>2</w:t>
      </w:r>
      <w:r>
        <w:t>.</w:t>
      </w:r>
      <w:r w:rsidRPr="007E0A18">
        <w:t xml:space="preserve"> Требования к программному обеспечению</w:t>
      </w:r>
      <w:bookmarkEnd w:id="193"/>
    </w:p>
    <w:p w14:paraId="1003A8F5" w14:textId="77777777" w:rsidR="007E0A18" w:rsidRDefault="007E0A18" w:rsidP="007E0A18">
      <w:pPr>
        <w:spacing w:after="0" w:line="360" w:lineRule="auto"/>
        <w:ind w:firstLine="709"/>
        <w:contextualSpacing/>
        <w:jc w:val="both"/>
        <w:rPr>
          <w:rFonts w:ascii="Times New Roman" w:hAnsi="Times New Roman" w:cs="Times New Roman"/>
          <w:sz w:val="28"/>
        </w:rPr>
      </w:pPr>
      <w:r w:rsidRPr="007E0A18">
        <w:rPr>
          <w:rFonts w:ascii="Times New Roman" w:hAnsi="Times New Roman" w:cs="Times New Roman"/>
          <w:sz w:val="28"/>
        </w:rPr>
        <w:t xml:space="preserve">Для </w:t>
      </w:r>
      <w:r>
        <w:rPr>
          <w:rFonts w:ascii="Times New Roman" w:hAnsi="Times New Roman" w:cs="Times New Roman"/>
          <w:sz w:val="28"/>
        </w:rPr>
        <w:t>работы системы требуется:</w:t>
      </w:r>
    </w:p>
    <w:p w14:paraId="777565BD" w14:textId="77777777" w:rsidR="007E0A18" w:rsidRPr="005B01D4" w:rsidRDefault="007E0A18" w:rsidP="008947BB">
      <w:pPr>
        <w:pStyle w:val="a4"/>
        <w:numPr>
          <w:ilvl w:val="0"/>
          <w:numId w:val="8"/>
        </w:numPr>
        <w:spacing w:after="0" w:line="360" w:lineRule="auto"/>
        <w:jc w:val="both"/>
        <w:rPr>
          <w:rFonts w:ascii="Times New Roman" w:hAnsi="Times New Roman" w:cs="Times New Roman"/>
          <w:sz w:val="28"/>
        </w:rPr>
      </w:pPr>
      <w:r w:rsidRPr="005B01D4">
        <w:rPr>
          <w:rFonts w:ascii="Times New Roman" w:hAnsi="Times New Roman" w:cs="Times New Roman"/>
          <w:sz w:val="28"/>
        </w:rPr>
        <w:t>ПК RastrWin3 версии 2.5.0 или совместимой;</w:t>
      </w:r>
    </w:p>
    <w:p w14:paraId="534404C9" w14:textId="168B9D2B" w:rsidR="00775658" w:rsidRPr="00EB007C" w:rsidRDefault="007E0A18" w:rsidP="00652966">
      <w:pPr>
        <w:pStyle w:val="a4"/>
        <w:numPr>
          <w:ilvl w:val="0"/>
          <w:numId w:val="8"/>
        </w:numPr>
        <w:spacing w:after="0" w:line="360" w:lineRule="auto"/>
        <w:jc w:val="both"/>
        <w:rPr>
          <w:rFonts w:ascii="Times New Roman" w:hAnsi="Times New Roman" w:cs="Times New Roman"/>
          <w:sz w:val="28"/>
        </w:rPr>
      </w:pPr>
      <w:r w:rsidRPr="00EB007C">
        <w:rPr>
          <w:rFonts w:ascii="Times New Roman" w:hAnsi="Times New Roman" w:cs="Times New Roman"/>
          <w:sz w:val="28"/>
        </w:rPr>
        <w:t>ПАК Eurostag версии 5.1 или совместимой.</w:t>
      </w:r>
    </w:p>
    <w:p w14:paraId="6C92ED08" w14:textId="77777777" w:rsidR="005C1A27" w:rsidRDefault="005B01D4" w:rsidP="005B01D4">
      <w:pPr>
        <w:pStyle w:val="3"/>
      </w:pPr>
      <w:bookmarkStart w:id="194" w:name="_Toc62603011"/>
      <w:r>
        <w:t xml:space="preserve">2.5.3. </w:t>
      </w:r>
      <w:r w:rsidRPr="005B01D4">
        <w:t>Требования к техническому обеспечению</w:t>
      </w:r>
      <w:bookmarkEnd w:id="194"/>
    </w:p>
    <w:p w14:paraId="5B9C4D9B" w14:textId="77777777" w:rsidR="005B01D4" w:rsidRDefault="005B01D4" w:rsidP="005B01D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Сервер должен включать:</w:t>
      </w:r>
    </w:p>
    <w:p w14:paraId="165A1D56"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rPr>
      </w:pPr>
      <w:r w:rsidRPr="004A4750">
        <w:rPr>
          <w:rFonts w:ascii="Times New Roman" w:hAnsi="Times New Roman" w:cs="Times New Roman"/>
          <w:sz w:val="28"/>
        </w:rPr>
        <w:t>серверную платформу IBM x3750 M4;</w:t>
      </w:r>
    </w:p>
    <w:p w14:paraId="1A24208B"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процессор</w:t>
      </w:r>
      <w:r w:rsidRPr="004A4750">
        <w:rPr>
          <w:rFonts w:ascii="Times New Roman" w:hAnsi="Times New Roman" w:cs="Times New Roman"/>
          <w:sz w:val="28"/>
          <w:lang w:val="en-US"/>
        </w:rPr>
        <w:t xml:space="preserve"> Intel Xeon 8C Processor Model E5-4650 130W 2.7GHz/1600MHz/20MB;</w:t>
      </w:r>
    </w:p>
    <w:p w14:paraId="77014617"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модуль</w:t>
      </w:r>
      <w:r w:rsidRPr="00F73C2C">
        <w:rPr>
          <w:rFonts w:ascii="Times New Roman" w:hAnsi="Times New Roman" w:cs="Times New Roman"/>
          <w:sz w:val="28"/>
          <w:lang w:val="en-US"/>
        </w:rPr>
        <w:t xml:space="preserve"> </w:t>
      </w:r>
      <w:r w:rsidRPr="004A4750">
        <w:rPr>
          <w:rFonts w:ascii="Times New Roman" w:hAnsi="Times New Roman" w:cs="Times New Roman"/>
          <w:sz w:val="28"/>
        </w:rPr>
        <w:t>памяти</w:t>
      </w:r>
      <w:r w:rsidRPr="00F73C2C">
        <w:rPr>
          <w:rFonts w:ascii="Times New Roman" w:hAnsi="Times New Roman" w:cs="Times New Roman"/>
          <w:sz w:val="28"/>
          <w:lang w:val="en-US"/>
        </w:rPr>
        <w:t xml:space="preserve"> 8</w:t>
      </w:r>
      <w:r w:rsidRPr="004A4750">
        <w:rPr>
          <w:rFonts w:ascii="Times New Roman" w:hAnsi="Times New Roman" w:cs="Times New Roman"/>
          <w:sz w:val="28"/>
          <w:lang w:val="en-US"/>
        </w:rPr>
        <w:t>GB</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x</w:t>
      </w:r>
      <w:r w:rsidRPr="00F73C2C">
        <w:rPr>
          <w:rFonts w:ascii="Times New Roman" w:hAnsi="Times New Roman" w:cs="Times New Roman"/>
          <w:sz w:val="28"/>
          <w:lang w:val="en-US"/>
        </w:rPr>
        <w:t>8</w:t>
      </w:r>
      <w:r w:rsidRPr="004A4750">
        <w:rPr>
          <w:rFonts w:ascii="Times New Roman" w:hAnsi="Times New Roman" w:cs="Times New Roman"/>
          <w:sz w:val="28"/>
          <w:lang w:val="en-US"/>
        </w:rPr>
        <w:t>GB</w:t>
      </w:r>
      <w:r w:rsidRPr="00F73C2C">
        <w:rPr>
          <w:rFonts w:ascii="Times New Roman" w:hAnsi="Times New Roman" w:cs="Times New Roman"/>
          <w:sz w:val="28"/>
          <w:lang w:val="en-US"/>
        </w:rPr>
        <w:t>, 2</w:t>
      </w:r>
      <w:r w:rsidRPr="004A4750">
        <w:rPr>
          <w:rFonts w:ascii="Times New Roman" w:hAnsi="Times New Roman" w:cs="Times New Roman"/>
          <w:sz w:val="28"/>
          <w:lang w:val="en-US"/>
        </w:rPr>
        <w:t>Rx</w:t>
      </w:r>
      <w:r w:rsidRPr="00F73C2C">
        <w:rPr>
          <w:rFonts w:ascii="Times New Roman" w:hAnsi="Times New Roman" w:cs="Times New Roman"/>
          <w:sz w:val="28"/>
          <w:lang w:val="en-US"/>
        </w:rPr>
        <w:t>4, 1.35</w:t>
      </w:r>
      <w:r w:rsidRPr="004A4750">
        <w:rPr>
          <w:rFonts w:ascii="Times New Roman" w:hAnsi="Times New Roman" w:cs="Times New Roman"/>
          <w:sz w:val="28"/>
          <w:lang w:val="en-US"/>
        </w:rPr>
        <w:t>V</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PC</w:t>
      </w:r>
      <w:r w:rsidRPr="00F73C2C">
        <w:rPr>
          <w:rFonts w:ascii="Times New Roman" w:hAnsi="Times New Roman" w:cs="Times New Roman"/>
          <w:sz w:val="28"/>
          <w:lang w:val="en-US"/>
        </w:rPr>
        <w:t>3</w:t>
      </w:r>
      <w:r w:rsidRPr="004A4750">
        <w:rPr>
          <w:rFonts w:ascii="Times New Roman" w:hAnsi="Times New Roman" w:cs="Times New Roman"/>
          <w:sz w:val="28"/>
          <w:lang w:val="en-US"/>
        </w:rPr>
        <w:t>L</w:t>
      </w:r>
      <w:r w:rsidRPr="00F73C2C">
        <w:rPr>
          <w:rFonts w:ascii="Times New Roman" w:hAnsi="Times New Roman" w:cs="Times New Roman"/>
          <w:sz w:val="28"/>
          <w:lang w:val="en-US"/>
        </w:rPr>
        <w:t xml:space="preserve">-10600 </w:t>
      </w:r>
      <w:r w:rsidRPr="004A4750">
        <w:rPr>
          <w:rFonts w:ascii="Times New Roman" w:hAnsi="Times New Roman" w:cs="Times New Roman"/>
          <w:sz w:val="28"/>
          <w:lang w:val="en-US"/>
        </w:rPr>
        <w:t>CL</w:t>
      </w:r>
      <w:r w:rsidRPr="00F73C2C">
        <w:rPr>
          <w:rFonts w:ascii="Times New Roman" w:hAnsi="Times New Roman" w:cs="Times New Roman"/>
          <w:sz w:val="28"/>
          <w:lang w:val="en-US"/>
        </w:rPr>
        <w:t xml:space="preserve">9 </w:t>
      </w:r>
      <w:r w:rsidRPr="004A4750">
        <w:rPr>
          <w:rFonts w:ascii="Times New Roman" w:hAnsi="Times New Roman" w:cs="Times New Roman"/>
          <w:sz w:val="28"/>
          <w:lang w:val="en-US"/>
        </w:rPr>
        <w:t>ECC</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DDR</w:t>
      </w:r>
      <w:r w:rsidRPr="00F73C2C">
        <w:rPr>
          <w:rFonts w:ascii="Times New Roman" w:hAnsi="Times New Roman" w:cs="Times New Roman"/>
          <w:sz w:val="28"/>
          <w:lang w:val="en-US"/>
        </w:rPr>
        <w:t>3 1333</w:t>
      </w:r>
      <w:r w:rsidRPr="004A4750">
        <w:rPr>
          <w:rFonts w:ascii="Times New Roman" w:hAnsi="Times New Roman" w:cs="Times New Roman"/>
          <w:sz w:val="28"/>
          <w:lang w:val="en-US"/>
        </w:rPr>
        <w:t>MHz</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LP</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RDIMM</w:t>
      </w:r>
      <w:r w:rsidRPr="00F73C2C">
        <w:rPr>
          <w:rFonts w:ascii="Times New Roman" w:hAnsi="Times New Roman" w:cs="Times New Roman"/>
          <w:sz w:val="28"/>
          <w:lang w:val="en-US"/>
        </w:rPr>
        <w:t>;</w:t>
      </w:r>
    </w:p>
    <w:p w14:paraId="06EAD925" w14:textId="77777777" w:rsidR="005B01D4" w:rsidRPr="004A4750"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lastRenderedPageBreak/>
        <w:t>жесткий</w:t>
      </w:r>
      <w:r w:rsidRPr="004A4750">
        <w:rPr>
          <w:rFonts w:ascii="Times New Roman" w:hAnsi="Times New Roman" w:cs="Times New Roman"/>
          <w:sz w:val="28"/>
          <w:lang w:val="en-US"/>
        </w:rPr>
        <w:t xml:space="preserve"> </w:t>
      </w:r>
      <w:r w:rsidRPr="004A4750">
        <w:rPr>
          <w:rFonts w:ascii="Times New Roman" w:hAnsi="Times New Roman" w:cs="Times New Roman"/>
          <w:sz w:val="28"/>
        </w:rPr>
        <w:t>диск</w:t>
      </w:r>
      <w:r w:rsidRPr="004A4750">
        <w:rPr>
          <w:rFonts w:ascii="Times New Roman" w:hAnsi="Times New Roman" w:cs="Times New Roman"/>
          <w:sz w:val="28"/>
          <w:lang w:val="en-US"/>
        </w:rPr>
        <w:t xml:space="preserve"> IBM 256GB SATA 2.5in MLC HS Enterprise Value SSD;</w:t>
      </w:r>
    </w:p>
    <w:p w14:paraId="7A990C6C" w14:textId="77777777" w:rsidR="005B01D4" w:rsidRPr="00F73C2C" w:rsidRDefault="005B01D4" w:rsidP="008947BB">
      <w:pPr>
        <w:pStyle w:val="a4"/>
        <w:numPr>
          <w:ilvl w:val="0"/>
          <w:numId w:val="9"/>
        </w:numPr>
        <w:spacing w:after="0" w:line="360" w:lineRule="auto"/>
        <w:jc w:val="both"/>
        <w:rPr>
          <w:rFonts w:ascii="Times New Roman" w:hAnsi="Times New Roman" w:cs="Times New Roman"/>
          <w:sz w:val="28"/>
          <w:lang w:val="en-US"/>
        </w:rPr>
      </w:pPr>
      <w:r w:rsidRPr="004A4750">
        <w:rPr>
          <w:rFonts w:ascii="Times New Roman" w:hAnsi="Times New Roman" w:cs="Times New Roman"/>
          <w:sz w:val="28"/>
        </w:rPr>
        <w:t>жесткий</w:t>
      </w:r>
      <w:r w:rsidRPr="00F73C2C">
        <w:rPr>
          <w:rFonts w:ascii="Times New Roman" w:hAnsi="Times New Roman" w:cs="Times New Roman"/>
          <w:sz w:val="28"/>
          <w:lang w:val="en-US"/>
        </w:rPr>
        <w:t xml:space="preserve"> </w:t>
      </w:r>
      <w:r w:rsidRPr="004A4750">
        <w:rPr>
          <w:rFonts w:ascii="Times New Roman" w:hAnsi="Times New Roman" w:cs="Times New Roman"/>
          <w:sz w:val="28"/>
        </w:rPr>
        <w:t>диск</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IBM</w:t>
      </w:r>
      <w:r w:rsidRPr="00F73C2C">
        <w:rPr>
          <w:rFonts w:ascii="Times New Roman" w:hAnsi="Times New Roman" w:cs="Times New Roman"/>
          <w:sz w:val="28"/>
          <w:lang w:val="en-US"/>
        </w:rPr>
        <w:t xml:space="preserve"> 1</w:t>
      </w:r>
      <w:r w:rsidRPr="004A4750">
        <w:rPr>
          <w:rFonts w:ascii="Times New Roman" w:hAnsi="Times New Roman" w:cs="Times New Roman"/>
          <w:sz w:val="28"/>
          <w:lang w:val="en-US"/>
        </w:rPr>
        <w:t>TB</w:t>
      </w:r>
      <w:r w:rsidRPr="00F73C2C">
        <w:rPr>
          <w:rFonts w:ascii="Times New Roman" w:hAnsi="Times New Roman" w:cs="Times New Roman"/>
          <w:sz w:val="28"/>
          <w:lang w:val="en-US"/>
        </w:rPr>
        <w:t xml:space="preserve"> 2.5</w:t>
      </w:r>
      <w:r w:rsidRPr="004A4750">
        <w:rPr>
          <w:rFonts w:ascii="Times New Roman" w:hAnsi="Times New Roman" w:cs="Times New Roman"/>
          <w:sz w:val="28"/>
          <w:lang w:val="en-US"/>
        </w:rPr>
        <w:t>in</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SFF</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HS</w:t>
      </w:r>
      <w:r w:rsidRPr="00F73C2C">
        <w:rPr>
          <w:rFonts w:ascii="Times New Roman" w:hAnsi="Times New Roman" w:cs="Times New Roman"/>
          <w:sz w:val="28"/>
          <w:lang w:val="en-US"/>
        </w:rPr>
        <w:t xml:space="preserve"> 7.2</w:t>
      </w:r>
      <w:r w:rsidRPr="004A4750">
        <w:rPr>
          <w:rFonts w:ascii="Times New Roman" w:hAnsi="Times New Roman" w:cs="Times New Roman"/>
          <w:sz w:val="28"/>
          <w:lang w:val="en-US"/>
        </w:rPr>
        <w:t>K</w:t>
      </w:r>
      <w:r w:rsidRPr="00F73C2C">
        <w:rPr>
          <w:rFonts w:ascii="Times New Roman" w:hAnsi="Times New Roman" w:cs="Times New Roman"/>
          <w:sz w:val="28"/>
          <w:lang w:val="en-US"/>
        </w:rPr>
        <w:t xml:space="preserve"> 6</w:t>
      </w:r>
      <w:r w:rsidRPr="004A4750">
        <w:rPr>
          <w:rFonts w:ascii="Times New Roman" w:hAnsi="Times New Roman" w:cs="Times New Roman"/>
          <w:sz w:val="28"/>
          <w:lang w:val="en-US"/>
        </w:rPr>
        <w:t>Gbps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NL</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SAS</w:t>
      </w:r>
      <w:r w:rsidRPr="00F73C2C">
        <w:rPr>
          <w:rFonts w:ascii="Times New Roman" w:hAnsi="Times New Roman" w:cs="Times New Roman"/>
          <w:sz w:val="28"/>
          <w:lang w:val="en-US"/>
        </w:rPr>
        <w:t xml:space="preserve"> </w:t>
      </w:r>
      <w:r w:rsidRPr="004A4750">
        <w:rPr>
          <w:rFonts w:ascii="Times New Roman" w:hAnsi="Times New Roman" w:cs="Times New Roman"/>
          <w:sz w:val="28"/>
          <w:lang w:val="en-US"/>
        </w:rPr>
        <w:t>HDD</w:t>
      </w:r>
      <w:r w:rsidRPr="00F73C2C">
        <w:rPr>
          <w:rFonts w:ascii="Times New Roman" w:hAnsi="Times New Roman" w:cs="Times New Roman"/>
          <w:sz w:val="28"/>
          <w:lang w:val="en-US"/>
        </w:rPr>
        <w:t>.</w:t>
      </w:r>
    </w:p>
    <w:p w14:paraId="5C7E7CF9" w14:textId="77777777" w:rsidR="005B01D4" w:rsidRPr="005B01D4" w:rsidRDefault="005B01D4" w:rsidP="005B01D4">
      <w:pPr>
        <w:spacing w:after="0" w:line="360" w:lineRule="auto"/>
        <w:ind w:firstLine="709"/>
        <w:contextualSpacing/>
        <w:jc w:val="both"/>
        <w:rPr>
          <w:rFonts w:ascii="Times New Roman" w:hAnsi="Times New Roman" w:cs="Times New Roman"/>
          <w:sz w:val="28"/>
        </w:rPr>
      </w:pPr>
      <w:r w:rsidRPr="005B01D4">
        <w:rPr>
          <w:rFonts w:ascii="Times New Roman" w:hAnsi="Times New Roman" w:cs="Times New Roman"/>
          <w:sz w:val="28"/>
        </w:rPr>
        <w:t>Сервера должны быть размещены в шкафу 19 производства APC.</w:t>
      </w:r>
      <w:r w:rsidR="004A4750">
        <w:rPr>
          <w:rFonts w:ascii="Times New Roman" w:hAnsi="Times New Roman" w:cs="Times New Roman"/>
          <w:sz w:val="28"/>
        </w:rPr>
        <w:t xml:space="preserve"> </w:t>
      </w:r>
      <w:r w:rsidRPr="005B01D4">
        <w:rPr>
          <w:rFonts w:ascii="Times New Roman" w:hAnsi="Times New Roman" w:cs="Times New Roman"/>
          <w:sz w:val="28"/>
        </w:rPr>
        <w:t xml:space="preserve">В шкафу также </w:t>
      </w:r>
      <w:r w:rsidR="004A4750">
        <w:rPr>
          <w:rFonts w:ascii="Times New Roman" w:hAnsi="Times New Roman" w:cs="Times New Roman"/>
          <w:sz w:val="28"/>
        </w:rPr>
        <w:t xml:space="preserve">должны быть </w:t>
      </w:r>
      <w:r w:rsidRPr="005B01D4">
        <w:rPr>
          <w:rFonts w:ascii="Times New Roman" w:hAnsi="Times New Roman" w:cs="Times New Roman"/>
          <w:sz w:val="28"/>
        </w:rPr>
        <w:t>размещены:</w:t>
      </w:r>
    </w:p>
    <w:p w14:paraId="7B8D5277" w14:textId="77777777" w:rsidR="005B01D4" w:rsidRPr="004A4750" w:rsidRDefault="005B01D4" w:rsidP="008947BB">
      <w:pPr>
        <w:pStyle w:val="a4"/>
        <w:numPr>
          <w:ilvl w:val="0"/>
          <w:numId w:val="10"/>
        </w:numPr>
        <w:spacing w:after="0" w:line="360" w:lineRule="auto"/>
        <w:jc w:val="both"/>
        <w:rPr>
          <w:rFonts w:ascii="Times New Roman" w:hAnsi="Times New Roman" w:cs="Times New Roman"/>
          <w:sz w:val="28"/>
        </w:rPr>
      </w:pPr>
      <w:r w:rsidRPr="004A4750">
        <w:rPr>
          <w:rFonts w:ascii="Times New Roman" w:hAnsi="Times New Roman" w:cs="Times New Roman"/>
          <w:sz w:val="28"/>
        </w:rPr>
        <w:t>источник бесперебойного питания;</w:t>
      </w:r>
    </w:p>
    <w:p w14:paraId="77A1A2A7" w14:textId="77777777" w:rsidR="005C1A27" w:rsidRDefault="004A4750" w:rsidP="008947BB">
      <w:pPr>
        <w:pStyle w:val="a4"/>
        <w:numPr>
          <w:ilvl w:val="0"/>
          <w:numId w:val="10"/>
        </w:numPr>
        <w:spacing w:after="0" w:line="360" w:lineRule="auto"/>
        <w:jc w:val="both"/>
        <w:rPr>
          <w:rFonts w:ascii="Times New Roman" w:hAnsi="Times New Roman" w:cs="Times New Roman"/>
          <w:sz w:val="28"/>
        </w:rPr>
      </w:pPr>
      <w:r>
        <w:rPr>
          <w:rFonts w:ascii="Times New Roman" w:hAnsi="Times New Roman" w:cs="Times New Roman"/>
          <w:sz w:val="28"/>
        </w:rPr>
        <w:t>сетевые коммутаторы Cisco.</w:t>
      </w:r>
    </w:p>
    <w:p w14:paraId="0EE9D197" w14:textId="77777777" w:rsidR="005D6C6A" w:rsidRPr="00656E91" w:rsidRDefault="005D6C6A" w:rsidP="003B65A0">
      <w:pPr>
        <w:pStyle w:val="2"/>
      </w:pPr>
      <w:bookmarkStart w:id="195" w:name="_Toc62603012"/>
      <w:r>
        <w:t>Выводы по разделу 2</w:t>
      </w:r>
      <w:bookmarkEnd w:id="195"/>
    </w:p>
    <w:p w14:paraId="3B1A3724" w14:textId="77777777" w:rsidR="00656E91" w:rsidRDefault="00817BAF" w:rsidP="00CC333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 разработан проект ПО</w:t>
      </w:r>
      <w:r w:rsidR="00E8790D">
        <w:rPr>
          <w:rFonts w:ascii="Times New Roman" w:hAnsi="Times New Roman" w:cs="Times New Roman"/>
          <w:sz w:val="28"/>
        </w:rPr>
        <w:t>: предложены решения по архитектуре системы и взаимодействию подсистемы со внешними системами, описаны требования к характеристикам системы, к средствам разработки и видам обеспечения разрабатываемой системы.</w:t>
      </w:r>
      <w:r w:rsidR="001E55F2">
        <w:rPr>
          <w:rFonts w:ascii="Times New Roman" w:hAnsi="Times New Roman" w:cs="Times New Roman"/>
          <w:sz w:val="28"/>
        </w:rPr>
        <w:t xml:space="preserve"> Определены компоненты системы, которые будут разрабатываться в рамках выпускной квалификационной работы: подсистемы </w:t>
      </w:r>
      <w:r w:rsidR="001E55F2" w:rsidRPr="001E55F2">
        <w:rPr>
          <w:rFonts w:ascii="Times New Roman" w:hAnsi="Times New Roman" w:cs="Times New Roman"/>
          <w:sz w:val="28"/>
        </w:rPr>
        <w:t>Обработки ТМ из ОИК, Обработки данных СВИ, Идентификации возникновения АР и Выбора УВ</w:t>
      </w:r>
      <w:r w:rsidR="001E55F2">
        <w:rPr>
          <w:rFonts w:ascii="Times New Roman" w:hAnsi="Times New Roman" w:cs="Times New Roman"/>
          <w:sz w:val="28"/>
        </w:rPr>
        <w:t>.</w:t>
      </w:r>
    </w:p>
    <w:p w14:paraId="77C23D23" w14:textId="24463A61" w:rsidR="00CC3330" w:rsidRDefault="00CC3330" w:rsidP="00CC3330">
      <w:pPr>
        <w:spacing w:after="0" w:line="360" w:lineRule="auto"/>
        <w:ind w:firstLine="709"/>
        <w:contextualSpacing/>
        <w:jc w:val="both"/>
        <w:rPr>
          <w:rFonts w:ascii="Times New Roman" w:hAnsi="Times New Roman" w:cs="Times New Roman"/>
          <w:sz w:val="28"/>
        </w:rPr>
      </w:pPr>
    </w:p>
    <w:p w14:paraId="353A542F" w14:textId="7689BD62" w:rsidR="00775658" w:rsidRDefault="00775658" w:rsidP="00CC3330">
      <w:pPr>
        <w:spacing w:after="0" w:line="360" w:lineRule="auto"/>
        <w:ind w:firstLine="709"/>
        <w:contextualSpacing/>
        <w:jc w:val="both"/>
        <w:rPr>
          <w:rFonts w:ascii="Times New Roman" w:hAnsi="Times New Roman" w:cs="Times New Roman"/>
          <w:sz w:val="28"/>
        </w:rPr>
      </w:pPr>
    </w:p>
    <w:p w14:paraId="1D333E48" w14:textId="77F54C29" w:rsidR="00775658" w:rsidRDefault="00775658" w:rsidP="00CC3330">
      <w:pPr>
        <w:spacing w:after="0" w:line="360" w:lineRule="auto"/>
        <w:ind w:firstLine="709"/>
        <w:contextualSpacing/>
        <w:jc w:val="both"/>
        <w:rPr>
          <w:rFonts w:ascii="Times New Roman" w:hAnsi="Times New Roman" w:cs="Times New Roman"/>
          <w:sz w:val="28"/>
        </w:rPr>
      </w:pPr>
    </w:p>
    <w:p w14:paraId="1877ABF8" w14:textId="52675882" w:rsidR="002B5FFB" w:rsidRDefault="002B5FFB" w:rsidP="00CC3330">
      <w:pPr>
        <w:spacing w:after="0" w:line="360" w:lineRule="auto"/>
        <w:ind w:firstLine="709"/>
        <w:contextualSpacing/>
        <w:jc w:val="both"/>
        <w:rPr>
          <w:rFonts w:ascii="Times New Roman" w:hAnsi="Times New Roman" w:cs="Times New Roman"/>
          <w:sz w:val="28"/>
        </w:rPr>
      </w:pPr>
    </w:p>
    <w:p w14:paraId="61BB65DD" w14:textId="5F016F7C" w:rsidR="002B5FFB" w:rsidRDefault="002B5FFB" w:rsidP="00CC3330">
      <w:pPr>
        <w:spacing w:after="0" w:line="360" w:lineRule="auto"/>
        <w:ind w:firstLine="709"/>
        <w:contextualSpacing/>
        <w:jc w:val="both"/>
        <w:rPr>
          <w:rFonts w:ascii="Times New Roman" w:hAnsi="Times New Roman" w:cs="Times New Roman"/>
          <w:sz w:val="28"/>
        </w:rPr>
      </w:pPr>
    </w:p>
    <w:p w14:paraId="551EDE95" w14:textId="27C65F66" w:rsidR="002B5FFB" w:rsidRDefault="002B5FFB" w:rsidP="00CC3330">
      <w:pPr>
        <w:spacing w:after="0" w:line="360" w:lineRule="auto"/>
        <w:ind w:firstLine="709"/>
        <w:contextualSpacing/>
        <w:jc w:val="both"/>
        <w:rPr>
          <w:rFonts w:ascii="Times New Roman" w:hAnsi="Times New Roman" w:cs="Times New Roman"/>
          <w:sz w:val="28"/>
        </w:rPr>
      </w:pPr>
    </w:p>
    <w:p w14:paraId="004683A8" w14:textId="774974EA" w:rsidR="002B5FFB" w:rsidRDefault="002B5FFB" w:rsidP="00CC3330">
      <w:pPr>
        <w:spacing w:after="0" w:line="360" w:lineRule="auto"/>
        <w:ind w:firstLine="709"/>
        <w:contextualSpacing/>
        <w:jc w:val="both"/>
        <w:rPr>
          <w:rFonts w:ascii="Times New Roman" w:hAnsi="Times New Roman" w:cs="Times New Roman"/>
          <w:sz w:val="28"/>
        </w:rPr>
      </w:pPr>
    </w:p>
    <w:p w14:paraId="58172D0B" w14:textId="65675EBA" w:rsidR="002B5FFB" w:rsidRDefault="002B5FFB" w:rsidP="00CC3330">
      <w:pPr>
        <w:spacing w:after="0" w:line="360" w:lineRule="auto"/>
        <w:ind w:firstLine="709"/>
        <w:contextualSpacing/>
        <w:jc w:val="both"/>
        <w:rPr>
          <w:rFonts w:ascii="Times New Roman" w:hAnsi="Times New Roman" w:cs="Times New Roman"/>
          <w:sz w:val="28"/>
        </w:rPr>
      </w:pPr>
    </w:p>
    <w:p w14:paraId="49A9EA6C" w14:textId="06FAC933" w:rsidR="002B5FFB" w:rsidRDefault="002B5FFB" w:rsidP="00CC3330">
      <w:pPr>
        <w:spacing w:after="0" w:line="360" w:lineRule="auto"/>
        <w:ind w:firstLine="709"/>
        <w:contextualSpacing/>
        <w:jc w:val="both"/>
        <w:rPr>
          <w:rFonts w:ascii="Times New Roman" w:hAnsi="Times New Roman" w:cs="Times New Roman"/>
          <w:sz w:val="28"/>
        </w:rPr>
      </w:pPr>
    </w:p>
    <w:p w14:paraId="5E056EAF" w14:textId="71A1A415" w:rsidR="002B5FFB" w:rsidRDefault="002B5FFB" w:rsidP="00CC3330">
      <w:pPr>
        <w:spacing w:after="0" w:line="360" w:lineRule="auto"/>
        <w:ind w:firstLine="709"/>
        <w:contextualSpacing/>
        <w:jc w:val="both"/>
        <w:rPr>
          <w:rFonts w:ascii="Times New Roman" w:hAnsi="Times New Roman" w:cs="Times New Roman"/>
          <w:sz w:val="28"/>
        </w:rPr>
      </w:pPr>
    </w:p>
    <w:p w14:paraId="6120A825" w14:textId="77777777" w:rsidR="002B5FFB" w:rsidRDefault="002B5FFB" w:rsidP="00CC3330">
      <w:pPr>
        <w:spacing w:after="0" w:line="360" w:lineRule="auto"/>
        <w:ind w:firstLine="709"/>
        <w:contextualSpacing/>
        <w:jc w:val="both"/>
        <w:rPr>
          <w:rFonts w:ascii="Times New Roman" w:hAnsi="Times New Roman" w:cs="Times New Roman"/>
          <w:sz w:val="28"/>
        </w:rPr>
      </w:pPr>
    </w:p>
    <w:p w14:paraId="1274056F" w14:textId="6E3FE0CB" w:rsidR="00775658" w:rsidRPr="00CC3330" w:rsidRDefault="00775658" w:rsidP="00CC3330">
      <w:pPr>
        <w:spacing w:after="0" w:line="360" w:lineRule="auto"/>
        <w:ind w:firstLine="709"/>
        <w:contextualSpacing/>
        <w:jc w:val="both"/>
        <w:rPr>
          <w:rFonts w:ascii="Times New Roman" w:hAnsi="Times New Roman" w:cs="Times New Roman"/>
          <w:sz w:val="28"/>
        </w:rPr>
      </w:pPr>
    </w:p>
    <w:p w14:paraId="71B0587B" w14:textId="77777777" w:rsidR="005150D8" w:rsidRDefault="005D6C6A" w:rsidP="001F6D71">
      <w:pPr>
        <w:pStyle w:val="1"/>
      </w:pPr>
      <w:bookmarkStart w:id="196" w:name="_Toc62603013"/>
      <w:r>
        <w:lastRenderedPageBreak/>
        <w:t>3. Разработка</w:t>
      </w:r>
      <w:r w:rsidRPr="005D6C6A">
        <w:t xml:space="preserve"> </w:t>
      </w:r>
      <w:r w:rsidRPr="00656E91">
        <w:t>программного обеспечения централизованной АЛАР</w:t>
      </w:r>
      <w:bookmarkEnd w:id="196"/>
    </w:p>
    <w:p w14:paraId="153F4EC3" w14:textId="77777777" w:rsidR="001F6D71" w:rsidRDefault="001F6D71" w:rsidP="001F6D71">
      <w:pPr>
        <w:pStyle w:val="2"/>
      </w:pPr>
      <w:bookmarkStart w:id="197" w:name="_Toc62603014"/>
      <w:r>
        <w:t>3.1. Описание используемых алгоритмов</w:t>
      </w:r>
      <w:bookmarkEnd w:id="197"/>
    </w:p>
    <w:p w14:paraId="38BD4DDB" w14:textId="77777777" w:rsidR="001F6D71" w:rsidRDefault="001F6D71" w:rsidP="001F6D71">
      <w:pPr>
        <w:pStyle w:val="3"/>
      </w:pPr>
      <w:bookmarkStart w:id="198" w:name="_Toc62603015"/>
      <w:r>
        <w:t>3.1.1. Теоретическая основа программной реализации подсистемы Обработки данных СВИ</w:t>
      </w:r>
      <w:bookmarkEnd w:id="198"/>
    </w:p>
    <w:p w14:paraId="51609B2E" w14:textId="4CFB2057" w:rsidR="001F6D71" w:rsidRPr="00C81D6B"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работе </w:t>
      </w:r>
      <w:sdt>
        <w:sdtPr>
          <w:rPr>
            <w:rFonts w:ascii="Times New Roman" w:hAnsi="Times New Roman" w:cs="Times New Roman"/>
            <w:sz w:val="28"/>
          </w:rPr>
          <w:id w:val="-1407057494"/>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w:t>
      </w:r>
      <w:r w:rsidRPr="004F397F">
        <w:rPr>
          <w:rFonts w:ascii="Times New Roman" w:hAnsi="Times New Roman" w:cs="Times New Roman"/>
          <w:sz w:val="28"/>
        </w:rPr>
        <w:t>был описан метод определения когерентных групп генераторов</w:t>
      </w:r>
      <w:r>
        <w:rPr>
          <w:rFonts w:ascii="Times New Roman" w:hAnsi="Times New Roman" w:cs="Times New Roman"/>
          <w:sz w:val="28"/>
        </w:rPr>
        <w:t xml:space="preserve">. В соответствии с ним сначала определяется центр углов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Затем для каждого отдельного генератора определяется отклонение от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и накопленная ошибка за промежуток времени </w:t>
      </w:r>
      <w:r w:rsidRPr="00C81D6B">
        <w:rPr>
          <w:rFonts w:ascii="Times New Roman" w:hAnsi="Times New Roman" w:cs="Times New Roman"/>
          <w:i/>
          <w:sz w:val="28"/>
        </w:rPr>
        <w:t>Σω</w:t>
      </w:r>
      <w:r>
        <w:rPr>
          <w:rFonts w:ascii="Times New Roman" w:hAnsi="Times New Roman" w:cs="Times New Roman"/>
          <w:sz w:val="28"/>
        </w:rPr>
        <w:t xml:space="preserve">. При достижении максимальной накопленной ошибки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фиксируется возникновение возмущения и запускается процесс определения групп когерентных генераторов.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для каждого сечения должен быть взят индивидуально в соответствии с расчетными испытаниями. В данной работе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sidRPr="00C81D6B">
        <w:rPr>
          <w:rFonts w:ascii="Times New Roman" w:hAnsi="Times New Roman" w:cs="Times New Roman"/>
          <w:sz w:val="28"/>
        </w:rPr>
        <w:t xml:space="preserve"> </w:t>
      </w:r>
      <w:r>
        <w:rPr>
          <w:rFonts w:ascii="Times New Roman" w:hAnsi="Times New Roman" w:cs="Times New Roman"/>
          <w:sz w:val="28"/>
        </w:rPr>
        <w:t xml:space="preserve">для сечения «Братск-Красноярск» </w:t>
      </w:r>
      <w:r w:rsidRPr="00C81D6B">
        <w:rPr>
          <w:rFonts w:ascii="Times New Roman" w:hAnsi="Times New Roman" w:cs="Times New Roman"/>
          <w:sz w:val="28"/>
        </w:rPr>
        <w:t xml:space="preserve">с запасом </w:t>
      </w:r>
      <w:r>
        <w:rPr>
          <w:rFonts w:ascii="Times New Roman" w:hAnsi="Times New Roman" w:cs="Times New Roman"/>
          <w:sz w:val="28"/>
        </w:rPr>
        <w:t>была принята</w:t>
      </w:r>
      <w:r w:rsidRPr="00C81D6B">
        <w:rPr>
          <w:rFonts w:ascii="Times New Roman" w:hAnsi="Times New Roman" w:cs="Times New Roman"/>
          <w:sz w:val="28"/>
        </w:rPr>
        <w:t xml:space="preserve"> равной (-30; +30)</w:t>
      </w:r>
      <w:r>
        <w:rPr>
          <w:rFonts w:ascii="Times New Roman" w:hAnsi="Times New Roman" w:cs="Times New Roman"/>
          <w:sz w:val="28"/>
        </w:rPr>
        <w:t xml:space="preserve">. Однако запас был взят неверно, что может привести к тому, что не будет зафиксировано возмущение, которое потенциально может привести к возникновению АР. Следовательно, при разработке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возьмём равной (-23; +23). На рисунке </w:t>
      </w:r>
      <w:r w:rsidR="002B5FFB">
        <w:rPr>
          <w:rFonts w:ascii="Times New Roman" w:hAnsi="Times New Roman" w:cs="Times New Roman"/>
          <w:sz w:val="28"/>
        </w:rPr>
        <w:t>8</w:t>
      </w:r>
      <w:r>
        <w:rPr>
          <w:rFonts w:ascii="Times New Roman" w:hAnsi="Times New Roman" w:cs="Times New Roman"/>
          <w:sz w:val="28"/>
        </w:rPr>
        <w:t xml:space="preserve"> представлены графики</w:t>
      </w:r>
      <w:r w:rsidRPr="002805A4">
        <w:t xml:space="preserve"> </w:t>
      </w:r>
      <w:r>
        <w:rPr>
          <w:rFonts w:ascii="Times New Roman" w:hAnsi="Times New Roman" w:cs="Times New Roman"/>
          <w:sz w:val="28"/>
        </w:rPr>
        <w:t>у</w:t>
      </w:r>
      <w:r w:rsidRPr="002805A4">
        <w:rPr>
          <w:rFonts w:ascii="Times New Roman" w:hAnsi="Times New Roman" w:cs="Times New Roman"/>
          <w:sz w:val="28"/>
        </w:rPr>
        <w:t>гл</w:t>
      </w:r>
      <w:r>
        <w:rPr>
          <w:rFonts w:ascii="Times New Roman" w:hAnsi="Times New Roman" w:cs="Times New Roman"/>
          <w:sz w:val="28"/>
        </w:rPr>
        <w:t>ов</w:t>
      </w:r>
      <w:r w:rsidRPr="002805A4">
        <w:rPr>
          <w:rFonts w:ascii="Times New Roman" w:hAnsi="Times New Roman" w:cs="Times New Roman"/>
          <w:sz w:val="28"/>
        </w:rPr>
        <w:t xml:space="preserve"> и центр</w:t>
      </w:r>
      <w:r>
        <w:rPr>
          <w:rFonts w:ascii="Times New Roman" w:hAnsi="Times New Roman" w:cs="Times New Roman"/>
          <w:sz w:val="28"/>
        </w:rPr>
        <w:t>ов</w:t>
      </w:r>
      <w:r w:rsidRPr="002805A4">
        <w:rPr>
          <w:rFonts w:ascii="Times New Roman" w:hAnsi="Times New Roman" w:cs="Times New Roman"/>
          <w:sz w:val="28"/>
        </w:rPr>
        <w:t xml:space="preserve"> углов для случая, не приводящего к возникновению АР (а), и для случая, приводящего к возникновению АР (б)</w:t>
      </w:r>
      <w:r>
        <w:rPr>
          <w:rFonts w:ascii="Times New Roman" w:hAnsi="Times New Roman" w:cs="Times New Roman"/>
          <w:sz w:val="28"/>
        </w:rPr>
        <w:t xml:space="preserve">, а также </w:t>
      </w:r>
      <w:r w:rsidRPr="000E157D">
        <w:rPr>
          <w:rFonts w:ascii="Times New Roman" w:hAnsi="Times New Roman" w:cs="Times New Roman"/>
          <w:i/>
          <w:sz w:val="28"/>
          <w:lang w:val="en-US"/>
        </w:rPr>
        <w:t>δ</w:t>
      </w:r>
      <w:r w:rsidRPr="000E157D">
        <w:rPr>
          <w:rFonts w:ascii="Times New Roman" w:hAnsi="Times New Roman" w:cs="Times New Roman"/>
          <w:i/>
          <w:sz w:val="28"/>
          <w:vertAlign w:val="subscript"/>
          <w:lang w:val="en-US"/>
        </w:rPr>
        <w:t>CO</w:t>
      </w:r>
      <w:r>
        <w:rPr>
          <w:rFonts w:ascii="Times New Roman" w:hAnsi="Times New Roman" w:cs="Times New Roman"/>
          <w:i/>
          <w:sz w:val="28"/>
          <w:vertAlign w:val="subscript"/>
          <w:lang w:val="en-US"/>
        </w:rPr>
        <w:t>I</w:t>
      </w:r>
      <w:r>
        <w:rPr>
          <w:rFonts w:ascii="Times New Roman" w:hAnsi="Times New Roman" w:cs="Times New Roman"/>
          <w:sz w:val="28"/>
        </w:rPr>
        <w:t xml:space="preserve">, момент превышения </w:t>
      </w:r>
      <w:r w:rsidRPr="00C81D6B">
        <w:rPr>
          <w:rFonts w:ascii="Times New Roman" w:hAnsi="Times New Roman" w:cs="Times New Roman"/>
          <w:i/>
          <w:sz w:val="28"/>
        </w:rPr>
        <w:t>Σω</w:t>
      </w:r>
      <w:r w:rsidRPr="00C81D6B">
        <w:rPr>
          <w:rFonts w:ascii="Times New Roman" w:hAnsi="Times New Roman" w:cs="Times New Roman"/>
          <w:i/>
          <w:sz w:val="28"/>
          <w:vertAlign w:val="subscript"/>
        </w:rPr>
        <w:t>max</w:t>
      </w:r>
      <w:r>
        <w:rPr>
          <w:rFonts w:ascii="Times New Roman" w:hAnsi="Times New Roman" w:cs="Times New Roman"/>
          <w:sz w:val="28"/>
        </w:rPr>
        <w:t xml:space="preserve"> и момент достижения АР.</w:t>
      </w:r>
    </w:p>
    <w:p w14:paraId="022E1EA3"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3360" behindDoc="0" locked="0" layoutInCell="1" allowOverlap="1" wp14:anchorId="241D564C" wp14:editId="14845C95">
                <wp:simplePos x="0" y="0"/>
                <wp:positionH relativeFrom="column">
                  <wp:posOffset>3179445</wp:posOffset>
                </wp:positionH>
                <wp:positionV relativeFrom="paragraph">
                  <wp:posOffset>6350</wp:posOffset>
                </wp:positionV>
                <wp:extent cx="914400" cy="281940"/>
                <wp:effectExtent l="0" t="0" r="0" b="3810"/>
                <wp:wrapNone/>
                <wp:docPr id="17" name="Надпись 17"/>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4155FDE2" w14:textId="77777777" w:rsidR="005F7973" w:rsidRPr="000E157D" w:rsidRDefault="005F797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41D564C" id="_x0000_t202" coordsize="21600,21600" o:spt="202" path="m,l,21600r21600,l21600,xe">
                <v:stroke joinstyle="miter"/>
                <v:path gradientshapeok="t" o:connecttype="rect"/>
              </v:shapetype>
              <v:shape id="Надпись 17" o:spid="_x0000_s1026" type="#_x0000_t202" style="position:absolute;left:0;text-align:left;margin-left:250.35pt;margin-top:.5pt;width:1in;height:22.2pt;z-index:2516633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" filled="f" stroked="f" strokeweight=".5pt">
                <v:textbox>
                  <w:txbxContent>
                    <w:p w14:paraId="4155FDE2" w14:textId="77777777" w:rsidR="005F7973" w:rsidRPr="000E157D" w:rsidRDefault="005F797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61312" behindDoc="0" locked="0" layoutInCell="1" allowOverlap="1" wp14:anchorId="34E071BC" wp14:editId="2177F637">
                <wp:simplePos x="0" y="0"/>
                <wp:positionH relativeFrom="column">
                  <wp:posOffset>268605</wp:posOffset>
                </wp:positionH>
                <wp:positionV relativeFrom="paragraph">
                  <wp:posOffset>6350</wp:posOffset>
                </wp:positionV>
                <wp:extent cx="914400" cy="281940"/>
                <wp:effectExtent l="0" t="0" r="0" b="3810"/>
                <wp:wrapNone/>
                <wp:docPr id="11" name="Надпись 11"/>
                <wp:cNvGraphicFramePr/>
                <a:graphic xmlns:a="http://schemas.openxmlformats.org/drawingml/2006/main">
                  <a:graphicData uri="http://schemas.microsoft.com/office/word/2010/wordprocessingShape">
                    <wps:wsp>
                      <wps:cNvSpPr txBox="1"/>
                      <wps:spPr>
                        <a:xfrm>
                          <a:off x="0" y="0"/>
                          <a:ext cx="914400" cy="281940"/>
                        </a:xfrm>
                        <a:prstGeom prst="rect">
                          <a:avLst/>
                        </a:prstGeom>
                        <a:noFill/>
                        <a:ln w="6350">
                          <a:noFill/>
                        </a:ln>
                      </wps:spPr>
                      <wps:txbx>
                        <w:txbxContent>
                          <w:p w14:paraId="7788B93C" w14:textId="77777777" w:rsidR="005F7973" w:rsidRPr="000E157D" w:rsidRDefault="005F797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E071BC" id="Надпись 11" o:spid="_x0000_s1027" type="#_x0000_t202" style="position:absolute;left:0;text-align:left;margin-left:21.15pt;margin-top:.5pt;width:1in;height:22.2pt;z-index:251661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" filled="f" stroked="f" strokeweight=".5pt">
                <v:textbox>
                  <w:txbxContent>
                    <w:p w14:paraId="7788B93C" w14:textId="77777777" w:rsidR="005F7973" w:rsidRPr="000E157D" w:rsidRDefault="005F7973" w:rsidP="001F6D71">
                      <w:pPr>
                        <w:rPr>
                          <w:rFonts w:ascii="Times New Roman" w:hAnsi="Times New Roman" w:cs="Times New Roman"/>
                          <w:sz w:val="28"/>
                          <w:lang w:val="en-US"/>
                        </w:rPr>
                      </w:pPr>
                      <w:r w:rsidRPr="000E157D">
                        <w:rPr>
                          <w:rFonts w:ascii="Times New Roman" w:hAnsi="Times New Roman" w:cs="Times New Roman"/>
                          <w:sz w:val="28"/>
                          <w:lang w:val="en-US"/>
                        </w:rPr>
                        <w:t>δ</w:t>
                      </w:r>
                    </w:p>
                  </w:txbxContent>
                </v:textbox>
              </v:shape>
            </w:pict>
          </mc:Fallback>
        </mc:AlternateContent>
      </w:r>
      <w:r>
        <w:rPr>
          <w:noProof/>
          <w:lang w:eastAsia="ru-RU"/>
        </w:rPr>
        <mc:AlternateContent>
          <mc:Choice Requires="wps">
            <w:drawing>
              <wp:anchor distT="0" distB="0" distL="114300" distR="114300" simplePos="0" relativeHeight="251659264" behindDoc="0" locked="0" layoutInCell="1" allowOverlap="1" wp14:anchorId="122D694F" wp14:editId="732DC08E">
                <wp:simplePos x="0" y="0"/>
                <wp:positionH relativeFrom="column">
                  <wp:posOffset>652145</wp:posOffset>
                </wp:positionH>
                <wp:positionV relativeFrom="paragraph">
                  <wp:posOffset>396875</wp:posOffset>
                </wp:positionV>
                <wp:extent cx="0" cy="1437640"/>
                <wp:effectExtent l="0" t="0" r="19050" b="10160"/>
                <wp:wrapNone/>
                <wp:docPr id="8" name="Прямая соединительная линия 8"/>
                <wp:cNvGraphicFramePr/>
                <a:graphic xmlns:a="http://schemas.openxmlformats.org/drawingml/2006/main">
                  <a:graphicData uri="http://schemas.microsoft.com/office/word/2010/wordprocessingShape">
                    <wps:wsp>
                      <wps:cNvCnPr/>
                      <wps:spPr>
                        <a:xfrm flipV="1">
                          <a:off x="0" y="0"/>
                          <a:ext cx="0" cy="1437640"/>
                        </a:xfrm>
                        <a:prstGeom prst="line">
                          <a:avLst/>
                        </a:prstGeom>
                        <a:ln w="12700">
                          <a:solidFill>
                            <a:schemeClr val="tx1"/>
                          </a:solidFill>
                          <a:prstDash val="lgDashDot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line w14:anchorId="63F9FC33" id="Прямая соединительная линия 8"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1.35pt,31.25pt" to="51.35pt,1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" strokecolor="black [3213]" strokeweight="1pt">
                <v:stroke dashstyle="longDashDotDot" joinstyle="miter"/>
              </v:lin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2336" behindDoc="0" locked="0" layoutInCell="1" allowOverlap="1" wp14:anchorId="3D410504" wp14:editId="026A46FE">
                <wp:simplePos x="0" y="0"/>
                <wp:positionH relativeFrom="column">
                  <wp:posOffset>5631815</wp:posOffset>
                </wp:positionH>
                <wp:positionV relativeFrom="paragraph">
                  <wp:posOffset>1853565</wp:posOffset>
                </wp:positionV>
                <wp:extent cx="914400" cy="360218"/>
                <wp:effectExtent l="0" t="0" r="0" b="1905"/>
                <wp:wrapNone/>
                <wp:docPr id="16" name="Надпись 16"/>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619EADB" w14:textId="77777777" w:rsidR="005F7973" w:rsidRPr="000E157D" w:rsidRDefault="005F797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410504" id="Надпись 16" o:spid="_x0000_s1028" type="#_x0000_t202" style="position:absolute;left:0;text-align:left;margin-left:443.45pt;margin-top:145.95pt;width:1in;height:28.35pt;z-index:251662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" filled="f" stroked="f" strokeweight=".5pt">
                <v:textbox>
                  <w:txbxContent>
                    <w:p w14:paraId="0619EADB" w14:textId="77777777" w:rsidR="005F7973" w:rsidRPr="000E157D" w:rsidRDefault="005F797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0288" behindDoc="0" locked="0" layoutInCell="1" allowOverlap="1" wp14:anchorId="42323E43" wp14:editId="1C8B6ED4">
                <wp:simplePos x="0" y="0"/>
                <wp:positionH relativeFrom="leftMargin">
                  <wp:posOffset>3710940</wp:posOffset>
                </wp:positionH>
                <wp:positionV relativeFrom="paragraph">
                  <wp:posOffset>1739900</wp:posOffset>
                </wp:positionV>
                <wp:extent cx="914400" cy="360218"/>
                <wp:effectExtent l="0" t="0" r="0" b="1905"/>
                <wp:wrapNone/>
                <wp:docPr id="10" name="Надпись 1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3FA3C81B" w14:textId="77777777" w:rsidR="005F7973" w:rsidRPr="000E157D" w:rsidRDefault="005F797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323E43" id="Надпись 10" o:spid="_x0000_s1029" type="#_x0000_t202" style="position:absolute;left:0;text-align:left;margin-left:292.2pt;margin-top:137pt;width:1in;height:28.35pt;z-index:251660288;visibility:visible;mso-wrap-style:none;mso-height-percent:0;mso-wrap-distance-left:9pt;mso-wrap-distance-top:0;mso-wrap-distance-right:9pt;mso-wrap-distance-bottom:0;mso-position-horizontal:absolute;mso-position-horizontal-relative:left-margin-area;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" filled="f" stroked="f" strokeweight=".5pt">
                <v:textbox>
                  <w:txbxContent>
                    <w:p w14:paraId="3FA3C81B" w14:textId="77777777" w:rsidR="005F7973" w:rsidRPr="000E157D" w:rsidRDefault="005F7973" w:rsidP="001F6D71">
                      <w:pPr>
                        <w:rPr>
                          <w:rFonts w:ascii="Times New Roman" w:hAnsi="Times New Roman" w:cs="Times New Roman"/>
                          <w:lang w:val="en-US"/>
                        </w:rPr>
                      </w:pPr>
                      <w:r w:rsidRPr="000E157D">
                        <w:rPr>
                          <w:rFonts w:ascii="Times New Roman" w:hAnsi="Times New Roman" w:cs="Times New Roman"/>
                          <w:sz w:val="28"/>
                          <w:lang w:val="en-US"/>
                        </w:rPr>
                        <w:t xml:space="preserve">t, </w:t>
                      </w:r>
                      <w:r w:rsidRPr="000E157D">
                        <w:rPr>
                          <w:rFonts w:ascii="Times New Roman" w:hAnsi="Times New Roman" w:cs="Times New Roman"/>
                          <w:sz w:val="28"/>
                        </w:rPr>
                        <w:t>с</w:t>
                      </w:r>
                    </w:p>
                  </w:txbxContent>
                </v:textbox>
                <w10:wrap anchorx="margin"/>
              </v:shape>
            </w:pict>
          </mc:Fallback>
        </mc:AlternateContent>
      </w:r>
      <w:r>
        <w:rPr>
          <w:noProof/>
          <w:lang w:eastAsia="ru-RU"/>
        </w:rPr>
        <w:drawing>
          <wp:inline distT="0" distB="0" distL="0" distR="0" wp14:anchorId="2C27875E" wp14:editId="0380FE83">
            <wp:extent cx="2895600" cy="2175510"/>
            <wp:effectExtent l="0" t="0" r="0"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Pr>
          <w:noProof/>
          <w:lang w:eastAsia="ru-RU"/>
        </w:rPr>
        <w:drawing>
          <wp:inline distT="0" distB="0" distL="0" distR="0" wp14:anchorId="06B0A782" wp14:editId="4216D761">
            <wp:extent cx="2936875" cy="2182495"/>
            <wp:effectExtent l="0" t="0" r="15875" b="8255"/>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E5A0E69" w14:textId="7777777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а                                                                   б</w:t>
      </w:r>
    </w:p>
    <w:p w14:paraId="1FE798A8" w14:textId="695DF333"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2B5FFB">
        <w:rPr>
          <w:rFonts w:ascii="Times New Roman" w:hAnsi="Times New Roman" w:cs="Times New Roman"/>
          <w:sz w:val="28"/>
        </w:rPr>
        <w:t>8</w:t>
      </w:r>
      <w:r>
        <w:rPr>
          <w:rFonts w:ascii="Times New Roman" w:hAnsi="Times New Roman" w:cs="Times New Roman"/>
          <w:sz w:val="28"/>
        </w:rPr>
        <w:t xml:space="preserve"> – Углы и центр углов для случая, не приводящего к возникновению АР (а), и для случая, приводящего к возникновению АР (б)</w:t>
      </w:r>
    </w:p>
    <w:p w14:paraId="12D82C97" w14:textId="4ED0513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lastRenderedPageBreak/>
        <w:t>У</w:t>
      </w:r>
      <w:r w:rsidRPr="00934A07">
        <w:rPr>
          <w:rFonts w:ascii="Times New Roman" w:hAnsi="Times New Roman" w:cs="Times New Roman"/>
          <w:sz w:val="28"/>
        </w:rPr>
        <w:t xml:space="preserve"> когерентных генераторов</w:t>
      </w:r>
      <w:r>
        <w:rPr>
          <w:rFonts w:ascii="Times New Roman" w:hAnsi="Times New Roman" w:cs="Times New Roman"/>
          <w:sz w:val="28"/>
        </w:rPr>
        <w:t xml:space="preserve"> </w:t>
      </w:r>
      <w:r w:rsidRPr="00C81D6B">
        <w:rPr>
          <w:rFonts w:ascii="Times New Roman" w:hAnsi="Times New Roman" w:cs="Times New Roman"/>
          <w:i/>
          <w:sz w:val="28"/>
        </w:rPr>
        <w:t>Σω</w:t>
      </w:r>
      <w:r w:rsidRPr="00934A07">
        <w:rPr>
          <w:rFonts w:ascii="Times New Roman" w:hAnsi="Times New Roman" w:cs="Times New Roman"/>
          <w:sz w:val="28"/>
        </w:rPr>
        <w:t xml:space="preserve"> накапливается практически одинаково</w:t>
      </w:r>
      <w:r>
        <w:rPr>
          <w:rFonts w:ascii="Times New Roman" w:hAnsi="Times New Roman" w:cs="Times New Roman"/>
          <w:sz w:val="28"/>
        </w:rPr>
        <w:t xml:space="preserve"> (рисунок </w:t>
      </w:r>
      <w:r w:rsidR="002B5FFB">
        <w:rPr>
          <w:rFonts w:ascii="Times New Roman" w:hAnsi="Times New Roman" w:cs="Times New Roman"/>
          <w:sz w:val="28"/>
        </w:rPr>
        <w:t>9</w:t>
      </w:r>
      <w:r>
        <w:rPr>
          <w:rFonts w:ascii="Times New Roman" w:hAnsi="Times New Roman" w:cs="Times New Roman"/>
          <w:sz w:val="28"/>
        </w:rPr>
        <w:t xml:space="preserve">). Для сечения «Братск-Красноярск» возможен только двухчастотный АР. Поэтому для определения групп когерентных генераторов при реализации достаточно оценить знак </w:t>
      </w:r>
      <w:r w:rsidRPr="00C81D6B">
        <w:rPr>
          <w:rFonts w:ascii="Times New Roman" w:hAnsi="Times New Roman" w:cs="Times New Roman"/>
          <w:i/>
          <w:sz w:val="28"/>
        </w:rPr>
        <w:t>Σω</w:t>
      </w:r>
      <w:r>
        <w:rPr>
          <w:rFonts w:ascii="Times New Roman" w:hAnsi="Times New Roman" w:cs="Times New Roman"/>
          <w:sz w:val="28"/>
        </w:rPr>
        <w:t>: положительный знак – одна группа когерентных генераторов, отрицательный – вторая.</w:t>
      </w:r>
    </w:p>
    <w:p w14:paraId="0A33623E" w14:textId="77777777" w:rsidR="001F6D71" w:rsidRDefault="001F6D71" w:rsidP="001F6D71">
      <w:pPr>
        <w:spacing w:after="0" w:line="360" w:lineRule="auto"/>
        <w:contextualSpacing/>
        <w:jc w:val="center"/>
        <w:rPr>
          <w:rFonts w:ascii="Times New Roman" w:hAnsi="Times New Roman" w:cs="Times New Roman"/>
          <w:sz w:val="28"/>
        </w:rPr>
      </w:pPr>
      <w:r w:rsidRPr="00802320">
        <w:rPr>
          <w:rFonts w:ascii="Times New Roman" w:hAnsi="Times New Roman" w:cs="Times New Roman"/>
          <w:noProof/>
          <w:sz w:val="28"/>
          <w:lang w:eastAsia="ru-RU"/>
        </w:rPr>
        <mc:AlternateContent>
          <mc:Choice Requires="wps">
            <w:drawing>
              <wp:anchor distT="0" distB="0" distL="114300" distR="114300" simplePos="0" relativeHeight="251665408" behindDoc="0" locked="0" layoutInCell="1" allowOverlap="1" wp14:anchorId="01518413" wp14:editId="2F448C98">
                <wp:simplePos x="0" y="0"/>
                <wp:positionH relativeFrom="column">
                  <wp:posOffset>4953000</wp:posOffset>
                </wp:positionH>
                <wp:positionV relativeFrom="paragraph">
                  <wp:posOffset>866140</wp:posOffset>
                </wp:positionV>
                <wp:extent cx="914400" cy="360218"/>
                <wp:effectExtent l="0" t="0" r="0" b="1905"/>
                <wp:wrapNone/>
                <wp:docPr id="19" name="Надпись 19"/>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099E6C7A" w14:textId="77777777" w:rsidR="005F7973" w:rsidRPr="000E157D" w:rsidRDefault="005F7973"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518413" id="Надпись 19" o:spid="_x0000_s1030" type="#_x0000_t202" style="position:absolute;left:0;text-align:left;margin-left:390pt;margin-top:68.2pt;width:1in;height:28.35pt;z-index:25166540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" filled="f" stroked="f" strokeweight=".5pt">
                <v:textbox>
                  <w:txbxContent>
                    <w:p w14:paraId="099E6C7A" w14:textId="77777777" w:rsidR="005F7973" w:rsidRPr="000E157D" w:rsidRDefault="005F7973" w:rsidP="001F6D71">
                      <w:pPr>
                        <w:rPr>
                          <w:rFonts w:ascii="Times New Roman" w:hAnsi="Times New Roman" w:cs="Times New Roman"/>
                          <w:lang w:val="en-US"/>
                        </w:rPr>
                      </w:pPr>
                      <w:r>
                        <w:rPr>
                          <w:rFonts w:ascii="Times New Roman" w:hAnsi="Times New Roman" w:cs="Times New Roman"/>
                          <w:sz w:val="28"/>
                          <w:lang w:val="en-US"/>
                        </w:rPr>
                        <w:t>t,</w:t>
                      </w:r>
                      <w:r w:rsidRPr="000E157D">
                        <w:rPr>
                          <w:rFonts w:ascii="Times New Roman" w:hAnsi="Times New Roman" w:cs="Times New Roman"/>
                          <w:sz w:val="28"/>
                        </w:rPr>
                        <w:t>с</w:t>
                      </w:r>
                    </w:p>
                  </w:txbxContent>
                </v:textbox>
              </v:shape>
            </w:pict>
          </mc:Fallback>
        </mc:AlternateContent>
      </w:r>
      <w:r>
        <w:rPr>
          <w:noProof/>
          <w:lang w:eastAsia="ru-RU"/>
        </w:rPr>
        <mc:AlternateContent>
          <mc:Choice Requires="wps">
            <w:drawing>
              <wp:anchor distT="0" distB="0" distL="114300" distR="114300" simplePos="0" relativeHeight="251664384" behindDoc="0" locked="0" layoutInCell="1" allowOverlap="1" wp14:anchorId="73D265D4" wp14:editId="69996DB6">
                <wp:simplePos x="0" y="0"/>
                <wp:positionH relativeFrom="column">
                  <wp:posOffset>992505</wp:posOffset>
                </wp:positionH>
                <wp:positionV relativeFrom="paragraph">
                  <wp:posOffset>1164590</wp:posOffset>
                </wp:positionV>
                <wp:extent cx="4130040" cy="0"/>
                <wp:effectExtent l="0" t="76200" r="22860" b="95250"/>
                <wp:wrapNone/>
                <wp:docPr id="18" name="Прямая со стрелкой 18"/>
                <wp:cNvGraphicFramePr/>
                <a:graphic xmlns:a="http://schemas.openxmlformats.org/drawingml/2006/main">
                  <a:graphicData uri="http://schemas.microsoft.com/office/word/2010/wordprocessingShape">
                    <wps:wsp>
                      <wps:cNvCnPr/>
                      <wps:spPr>
                        <a:xfrm>
                          <a:off x="0" y="0"/>
                          <a:ext cx="413004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24EED027" id="_x0000_t32" coordsize="21600,21600" o:spt="32" o:oned="t" path="m,l21600,21600e" filled="f">
                <v:path arrowok="t" fillok="f" o:connecttype="none"/>
                <o:lock v:ext="edit" shapetype="t"/>
              </v:shapetype>
              <v:shape id="Прямая со стрелкой 18" o:spid="_x0000_s1026" type="#_x0000_t32" style="position:absolute;margin-left:78.15pt;margin-top:91.7pt;width:325.2pt;height: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" strokecolor="black [3213]" strokeweight=".5pt">
                <v:stroke endarrow="block" joinstyle="miter"/>
              </v:shape>
            </w:pict>
          </mc:Fallback>
        </mc:AlternateContent>
      </w:r>
      <w:r w:rsidRPr="00802320">
        <w:rPr>
          <w:rFonts w:ascii="Times New Roman" w:hAnsi="Times New Roman" w:cs="Times New Roman"/>
          <w:noProof/>
          <w:sz w:val="28"/>
          <w:lang w:eastAsia="ru-RU"/>
        </w:rPr>
        <mc:AlternateContent>
          <mc:Choice Requires="wps">
            <w:drawing>
              <wp:anchor distT="0" distB="0" distL="114300" distR="114300" simplePos="0" relativeHeight="251666432" behindDoc="0" locked="0" layoutInCell="1" allowOverlap="1" wp14:anchorId="3E12D2BB" wp14:editId="732B342F">
                <wp:simplePos x="0" y="0"/>
                <wp:positionH relativeFrom="column">
                  <wp:posOffset>975360</wp:posOffset>
                </wp:positionH>
                <wp:positionV relativeFrom="paragraph">
                  <wp:posOffset>-142875</wp:posOffset>
                </wp:positionV>
                <wp:extent cx="914400" cy="360218"/>
                <wp:effectExtent l="0" t="0" r="0" b="1905"/>
                <wp:wrapNone/>
                <wp:docPr id="20" name="Надпись 20"/>
                <wp:cNvGraphicFramePr/>
                <a:graphic xmlns:a="http://schemas.openxmlformats.org/drawingml/2006/main">
                  <a:graphicData uri="http://schemas.microsoft.com/office/word/2010/wordprocessingShape">
                    <wps:wsp>
                      <wps:cNvSpPr txBox="1"/>
                      <wps:spPr>
                        <a:xfrm>
                          <a:off x="0" y="0"/>
                          <a:ext cx="914400" cy="360218"/>
                        </a:xfrm>
                        <a:prstGeom prst="rect">
                          <a:avLst/>
                        </a:prstGeom>
                        <a:noFill/>
                        <a:ln w="6350">
                          <a:noFill/>
                        </a:ln>
                      </wps:spPr>
                      <wps:txbx>
                        <w:txbxContent>
                          <w:p w14:paraId="24B68B54" w14:textId="77777777" w:rsidR="005F7973" w:rsidRPr="000E157D" w:rsidRDefault="005F7973" w:rsidP="001F6D71">
                            <w:pPr>
                              <w:rPr>
                                <w:rFonts w:ascii="Times New Roman" w:hAnsi="Times New Roman" w:cs="Times New Roman"/>
                                <w:lang w:val="en-US"/>
                              </w:rPr>
                            </w:pPr>
                            <w:r>
                              <w:rPr>
                                <w:rFonts w:ascii="Times New Roman" w:hAnsi="Times New Roman" w:cs="Times New Roman"/>
                                <w:sz w:val="28"/>
                                <w:lang w:val="en-US"/>
                              </w:rPr>
                              <w:t>ω</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E12D2BB" id="Надпись 20" o:spid="_x0000_s1031" type="#_x0000_t202" style="position:absolute;left:0;text-align:left;margin-left:76.8pt;margin-top:-11.25pt;width:1in;height:28.35pt;z-index:2516664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" filled="f" stroked="f" strokeweight=".5pt">
                <v:textbox>
                  <w:txbxContent>
                    <w:p w14:paraId="24B68B54" w14:textId="77777777" w:rsidR="005F7973" w:rsidRPr="000E157D" w:rsidRDefault="005F7973" w:rsidP="001F6D71">
                      <w:pPr>
                        <w:rPr>
                          <w:rFonts w:ascii="Times New Roman" w:hAnsi="Times New Roman" w:cs="Times New Roman"/>
                          <w:lang w:val="en-US"/>
                        </w:rPr>
                      </w:pPr>
                      <w:r>
                        <w:rPr>
                          <w:rFonts w:ascii="Times New Roman" w:hAnsi="Times New Roman" w:cs="Times New Roman"/>
                          <w:sz w:val="28"/>
                          <w:lang w:val="en-US"/>
                        </w:rPr>
                        <w:t>ω</w:t>
                      </w:r>
                    </w:p>
                  </w:txbxContent>
                </v:textbox>
              </v:shape>
            </w:pict>
          </mc:Fallback>
        </mc:AlternateContent>
      </w:r>
      <w:r>
        <w:rPr>
          <w:noProof/>
          <w:lang w:eastAsia="ru-RU"/>
        </w:rPr>
        <w:drawing>
          <wp:inline distT="0" distB="0" distL="0" distR="0" wp14:anchorId="5B7DF0A0" wp14:editId="09850637">
            <wp:extent cx="4450080" cy="2331720"/>
            <wp:effectExtent l="0" t="0" r="7620" b="0"/>
            <wp:docPr id="14" name="Диаграмма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704C9FA4" w14:textId="0B7A1267" w:rsidR="001F6D71" w:rsidRDefault="001F6D71" w:rsidP="001F6D7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2B5FFB">
        <w:rPr>
          <w:rFonts w:ascii="Times New Roman" w:hAnsi="Times New Roman" w:cs="Times New Roman"/>
          <w:sz w:val="28"/>
        </w:rPr>
        <w:t>9</w:t>
      </w:r>
      <w:r>
        <w:rPr>
          <w:rFonts w:ascii="Times New Roman" w:hAnsi="Times New Roman" w:cs="Times New Roman"/>
          <w:sz w:val="28"/>
        </w:rPr>
        <w:t xml:space="preserve"> – Накопленные ошибки</w:t>
      </w:r>
      <w:r w:rsidRPr="00934A07">
        <w:rPr>
          <w:rFonts w:ascii="Times New Roman" w:hAnsi="Times New Roman" w:cs="Times New Roman"/>
          <w:sz w:val="28"/>
        </w:rPr>
        <w:t xml:space="preserve"> </w:t>
      </w:r>
      <w:r>
        <w:rPr>
          <w:rFonts w:ascii="Times New Roman" w:hAnsi="Times New Roman" w:cs="Times New Roman"/>
          <w:sz w:val="28"/>
        </w:rPr>
        <w:t>генераторов</w:t>
      </w:r>
      <w:r w:rsidRPr="00934A07">
        <w:t xml:space="preserve"> </w:t>
      </w:r>
      <w:r w:rsidRPr="00934A07">
        <w:rPr>
          <w:rFonts w:ascii="Times New Roman" w:hAnsi="Times New Roman" w:cs="Times New Roman"/>
          <w:sz w:val="28"/>
        </w:rPr>
        <w:t>для случая, приводящего к возникновению АР</w:t>
      </w:r>
    </w:p>
    <w:p w14:paraId="46953C7B" w14:textId="77777777" w:rsidR="001F6D71" w:rsidRPr="001F6D71" w:rsidRDefault="001F6D71" w:rsidP="001F6D71">
      <w:pPr>
        <w:pStyle w:val="3"/>
      </w:pPr>
      <w:bookmarkStart w:id="199" w:name="_Toc62603016"/>
      <w:r w:rsidRPr="001F6D71">
        <w:t xml:space="preserve">3.1.2. Теоретическая основа программной реализации подсистемы </w:t>
      </w:r>
      <w:r w:rsidR="00DD10B7">
        <w:t>И</w:t>
      </w:r>
      <w:r w:rsidRPr="001F6D71">
        <w:t>дентификации возникновения асинхронного режима</w:t>
      </w:r>
      <w:bookmarkEnd w:id="199"/>
    </w:p>
    <w:p w14:paraId="663E15B8" w14:textId="30AE8B08" w:rsidR="001F6D71" w:rsidRPr="00725682"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w:t>
      </w:r>
      <w:sdt>
        <w:sdtPr>
          <w:rPr>
            <w:rFonts w:ascii="Times New Roman" w:hAnsi="Times New Roman" w:cs="Times New Roman"/>
            <w:sz w:val="28"/>
          </w:rPr>
          <w:id w:val="-1940436119"/>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00387B53" w:rsidRPr="00387B53">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описано, что </w:t>
      </w:r>
      <w:r w:rsidRPr="00725682">
        <w:rPr>
          <w:rFonts w:ascii="Times New Roman" w:hAnsi="Times New Roman" w:cs="Times New Roman"/>
          <w:sz w:val="28"/>
        </w:rPr>
        <w:t xml:space="preserve">методика прогнозирования </w:t>
      </w:r>
      <w:r>
        <w:rPr>
          <w:rFonts w:ascii="Times New Roman" w:hAnsi="Times New Roman" w:cs="Times New Roman"/>
          <w:sz w:val="28"/>
        </w:rPr>
        <w:t xml:space="preserve">возникновения АР </w:t>
      </w:r>
      <w:r w:rsidRPr="00725682">
        <w:rPr>
          <w:rFonts w:ascii="Times New Roman" w:hAnsi="Times New Roman" w:cs="Times New Roman"/>
          <w:sz w:val="28"/>
        </w:rPr>
        <w:t xml:space="preserve">включает в себя </w:t>
      </w:r>
      <w:r>
        <w:rPr>
          <w:rFonts w:ascii="Times New Roman" w:hAnsi="Times New Roman" w:cs="Times New Roman"/>
          <w:sz w:val="28"/>
        </w:rPr>
        <w:t>четыре этапа</w:t>
      </w:r>
      <w:r w:rsidRPr="00725682">
        <w:rPr>
          <w:rFonts w:ascii="Times New Roman" w:hAnsi="Times New Roman" w:cs="Times New Roman"/>
          <w:sz w:val="28"/>
        </w:rPr>
        <w:t>:</w:t>
      </w:r>
    </w:p>
    <w:p w14:paraId="76D42847"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1. Формирование набора данных путем моделирования заданных возмущений и переходных процессов.</w:t>
      </w:r>
    </w:p>
    <w:p w14:paraId="441A3656"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2. Выполнение кластеризации полученных при моделировании данных.</w:t>
      </w:r>
    </w:p>
    <w:p w14:paraId="3CA35589" w14:textId="77777777" w:rsidR="001F6D71" w:rsidRPr="00725682"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3. Обучение классификатора на основе данных, полученных при кластеризации.</w:t>
      </w:r>
    </w:p>
    <w:p w14:paraId="61154FDF" w14:textId="77777777" w:rsidR="001F6D71" w:rsidRDefault="001F6D71" w:rsidP="001F6D71">
      <w:pPr>
        <w:spacing w:after="0" w:line="360" w:lineRule="auto"/>
        <w:ind w:firstLine="709"/>
        <w:contextualSpacing/>
        <w:jc w:val="both"/>
        <w:rPr>
          <w:rFonts w:ascii="Times New Roman" w:hAnsi="Times New Roman" w:cs="Times New Roman"/>
          <w:sz w:val="28"/>
        </w:rPr>
      </w:pPr>
      <w:r w:rsidRPr="00725682">
        <w:rPr>
          <w:rFonts w:ascii="Times New Roman" w:hAnsi="Times New Roman" w:cs="Times New Roman"/>
          <w:sz w:val="28"/>
        </w:rPr>
        <w:t>4. Использование обученного классификатора для прогнозирования нарушений динамической устойчивости генераторов в режиме онлайн.</w:t>
      </w:r>
    </w:p>
    <w:p w14:paraId="09A5F575" w14:textId="77777777"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Ф</w:t>
      </w:r>
      <w:r w:rsidRPr="00725682">
        <w:rPr>
          <w:rFonts w:ascii="Times New Roman" w:hAnsi="Times New Roman" w:cs="Times New Roman"/>
          <w:sz w:val="28"/>
        </w:rPr>
        <w:t>ормирование наборов данных выполня</w:t>
      </w:r>
      <w:r>
        <w:rPr>
          <w:rFonts w:ascii="Times New Roman" w:hAnsi="Times New Roman" w:cs="Times New Roman"/>
          <w:sz w:val="28"/>
        </w:rPr>
        <w:t>ется</w:t>
      </w:r>
      <w:r w:rsidRPr="00725682">
        <w:rPr>
          <w:rFonts w:ascii="Times New Roman" w:hAnsi="Times New Roman" w:cs="Times New Roman"/>
          <w:sz w:val="28"/>
        </w:rPr>
        <w:t xml:space="preserve"> при помощи ПК RastrWin3 и </w:t>
      </w:r>
      <w:r>
        <w:rPr>
          <w:rFonts w:ascii="Times New Roman" w:hAnsi="Times New Roman" w:cs="Times New Roman"/>
          <w:sz w:val="28"/>
        </w:rPr>
        <w:t xml:space="preserve">ПАК </w:t>
      </w:r>
      <w:r w:rsidRPr="00725682">
        <w:rPr>
          <w:rFonts w:ascii="Times New Roman" w:hAnsi="Times New Roman" w:cs="Times New Roman"/>
          <w:sz w:val="28"/>
        </w:rPr>
        <w:t>Eurostag.</w:t>
      </w:r>
      <w:r>
        <w:rPr>
          <w:rFonts w:ascii="Times New Roman" w:hAnsi="Times New Roman" w:cs="Times New Roman"/>
          <w:sz w:val="28"/>
        </w:rPr>
        <w:t xml:space="preserve"> Кластеризация и классификация выполняется на языке </w:t>
      </w:r>
      <w:r>
        <w:rPr>
          <w:rFonts w:ascii="Times New Roman" w:hAnsi="Times New Roman" w:cs="Times New Roman"/>
          <w:sz w:val="28"/>
          <w:lang w:val="en-US"/>
        </w:rPr>
        <w:t>R</w:t>
      </w:r>
      <w:r w:rsidRPr="007F29EF">
        <w:rPr>
          <w:rFonts w:ascii="Times New Roman" w:hAnsi="Times New Roman" w:cs="Times New Roman"/>
          <w:sz w:val="28"/>
        </w:rPr>
        <w:t>. Кластеризация выполня</w:t>
      </w:r>
      <w:r>
        <w:rPr>
          <w:rFonts w:ascii="Times New Roman" w:hAnsi="Times New Roman" w:cs="Times New Roman"/>
          <w:sz w:val="28"/>
        </w:rPr>
        <w:t>ется методом нечеткой кластеризации</w:t>
      </w:r>
      <w:r w:rsidRPr="007F29EF">
        <w:rPr>
          <w:rFonts w:ascii="Times New Roman" w:hAnsi="Times New Roman" w:cs="Times New Roman"/>
          <w:sz w:val="28"/>
        </w:rPr>
        <w:t xml:space="preserve"> C-средних (c-means)</w:t>
      </w:r>
      <w:r>
        <w:rPr>
          <w:rFonts w:ascii="Times New Roman" w:hAnsi="Times New Roman" w:cs="Times New Roman"/>
          <w:sz w:val="28"/>
        </w:rPr>
        <w:t xml:space="preserve">. При обучении используется </w:t>
      </w:r>
      <w:r w:rsidRPr="00A61ADF">
        <w:rPr>
          <w:rFonts w:ascii="Times New Roman" w:hAnsi="Times New Roman" w:cs="Times New Roman"/>
          <w:sz w:val="28"/>
        </w:rPr>
        <w:t xml:space="preserve">классификатор на основе метода опорных </w:t>
      </w:r>
      <w:r w:rsidRPr="00A61ADF">
        <w:rPr>
          <w:rFonts w:ascii="Times New Roman" w:hAnsi="Times New Roman" w:cs="Times New Roman"/>
          <w:sz w:val="28"/>
        </w:rPr>
        <w:lastRenderedPageBreak/>
        <w:t>векторов (support vector machine – SVM)</w:t>
      </w:r>
      <w:r>
        <w:rPr>
          <w:rFonts w:ascii="Times New Roman" w:hAnsi="Times New Roman" w:cs="Times New Roman"/>
          <w:sz w:val="28"/>
        </w:rPr>
        <w:t xml:space="preserve">. </w:t>
      </w:r>
      <w:r w:rsidRPr="007F29EF">
        <w:rPr>
          <w:rFonts w:ascii="Times New Roman" w:hAnsi="Times New Roman" w:cs="Times New Roman"/>
          <w:sz w:val="28"/>
        </w:rPr>
        <w:t>Для определения принадлежности к какому-либо из классов используются матрицы нечеткого членства (fuzzy membership matriсes)</w:t>
      </w:r>
      <w:r>
        <w:rPr>
          <w:rFonts w:ascii="Times New Roman" w:hAnsi="Times New Roman" w:cs="Times New Roman"/>
          <w:sz w:val="28"/>
        </w:rPr>
        <w:t>. Данные методики были выбраны на основе анализа научной литературы.</w:t>
      </w:r>
    </w:p>
    <w:p w14:paraId="3EC63C02" w14:textId="5FE916C8" w:rsidR="001F6D71" w:rsidRDefault="001F6D71"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Первые три из вышеперечисленных пунктов выполняются на этапе </w:t>
      </w:r>
      <w:r>
        <w:rPr>
          <w:rFonts w:ascii="Times New Roman" w:hAnsi="Times New Roman" w:cs="Times New Roman"/>
          <w:sz w:val="28"/>
          <w:lang w:val="en-US"/>
        </w:rPr>
        <w:t>II</w:t>
      </w:r>
      <w:r w:rsidRPr="004D6BEC">
        <w:rPr>
          <w:rFonts w:ascii="Times New Roman" w:hAnsi="Times New Roman" w:cs="Times New Roman"/>
          <w:sz w:val="28"/>
        </w:rPr>
        <w:t>-</w:t>
      </w:r>
      <w:r>
        <w:rPr>
          <w:rFonts w:ascii="Times New Roman" w:hAnsi="Times New Roman" w:cs="Times New Roman"/>
          <w:sz w:val="28"/>
        </w:rPr>
        <w:t xml:space="preserve">ДО. Четвертый выполняется на этапе ПОСЛЕ и входит в подсистему Идентификации возникновения АР. По итогам выполнения первых трех пунктов сформированы обученные классификаторы, которые включают в себя кластеры и модель классификации. Они были сохранены в виде </w:t>
      </w:r>
      <w:r>
        <w:rPr>
          <w:rFonts w:ascii="Times New Roman" w:hAnsi="Times New Roman" w:cs="Times New Roman"/>
          <w:sz w:val="28"/>
          <w:lang w:val="en-US"/>
        </w:rPr>
        <w:t>CSV</w:t>
      </w:r>
      <w:r w:rsidRPr="004D6BEC">
        <w:rPr>
          <w:rFonts w:ascii="Times New Roman" w:hAnsi="Times New Roman" w:cs="Times New Roman"/>
          <w:sz w:val="28"/>
        </w:rPr>
        <w:t>-файлов</w:t>
      </w:r>
      <w:r>
        <w:rPr>
          <w:rFonts w:ascii="Times New Roman" w:hAnsi="Times New Roman" w:cs="Times New Roman"/>
          <w:sz w:val="28"/>
        </w:rPr>
        <w:t>. В реализации системы централизованной АЛАР классификаторы должны содержаться в базе данных.</w:t>
      </w:r>
    </w:p>
    <w:p w14:paraId="55F8DC89" w14:textId="77777777" w:rsidR="001F6D71" w:rsidRDefault="001F6D71" w:rsidP="001F6D71">
      <w:pPr>
        <w:pStyle w:val="3"/>
      </w:pPr>
      <w:bookmarkStart w:id="200" w:name="_Toc62603017"/>
      <w:r>
        <w:t>3.1.3</w:t>
      </w:r>
      <w:r w:rsidRPr="001F6D71">
        <w:t xml:space="preserve">. Теоретическая основа программной реализации подсистемы </w:t>
      </w:r>
      <w:r w:rsidR="00E44EC3" w:rsidRPr="00E44EC3">
        <w:t>Обработки телеметрии из ОИК</w:t>
      </w:r>
      <w:bookmarkEnd w:id="200"/>
    </w:p>
    <w:p w14:paraId="47315C5F" w14:textId="32BC8FBC" w:rsidR="001F6D71" w:rsidRDefault="00E44EC3" w:rsidP="001F6D71">
      <w:pPr>
        <w:spacing w:after="0" w:line="360" w:lineRule="auto"/>
        <w:ind w:firstLine="709"/>
        <w:contextualSpacing/>
        <w:jc w:val="both"/>
        <w:rPr>
          <w:rFonts w:ascii="Times New Roman" w:hAnsi="Times New Roman" w:cs="Times New Roman"/>
          <w:sz w:val="28"/>
        </w:rPr>
      </w:pPr>
      <w:r w:rsidRPr="00A928B4">
        <w:rPr>
          <w:rFonts w:ascii="Times New Roman" w:hAnsi="Times New Roman" w:cs="Times New Roman"/>
          <w:sz w:val="28"/>
        </w:rPr>
        <w:t xml:space="preserve">Для выполнения сравнения </w:t>
      </w:r>
      <w:r w:rsidRPr="00EB22B7">
        <w:rPr>
          <w:rFonts w:ascii="Times New Roman" w:hAnsi="Times New Roman" w:cs="Times New Roman"/>
          <w:sz w:val="28"/>
        </w:rPr>
        <w:t>текущего режима с набором заранее рассчитанных режимов</w:t>
      </w:r>
      <w:r>
        <w:rPr>
          <w:rFonts w:ascii="Times New Roman" w:hAnsi="Times New Roman" w:cs="Times New Roman"/>
          <w:sz w:val="28"/>
        </w:rPr>
        <w:t xml:space="preserve">, которые на данном этапе содержатся в формате </w:t>
      </w:r>
      <w:r>
        <w:rPr>
          <w:rFonts w:ascii="Times New Roman" w:hAnsi="Times New Roman" w:cs="Times New Roman"/>
          <w:sz w:val="28"/>
          <w:lang w:val="en-US"/>
        </w:rPr>
        <w:t>CSV</w:t>
      </w:r>
      <w:r>
        <w:rPr>
          <w:rFonts w:ascii="Times New Roman" w:hAnsi="Times New Roman" w:cs="Times New Roman"/>
          <w:sz w:val="28"/>
        </w:rPr>
        <w:t>,</w:t>
      </w:r>
      <w:r w:rsidRPr="00A928B4">
        <w:rPr>
          <w:rFonts w:ascii="Times New Roman" w:hAnsi="Times New Roman" w:cs="Times New Roman"/>
          <w:sz w:val="28"/>
        </w:rPr>
        <w:t xml:space="preserve"> </w:t>
      </w:r>
      <w:r w:rsidRPr="00EB22B7">
        <w:rPr>
          <w:rFonts w:ascii="Times New Roman" w:hAnsi="Times New Roman" w:cs="Times New Roman"/>
          <w:sz w:val="28"/>
        </w:rPr>
        <w:t>и выбор</w:t>
      </w:r>
      <w:r>
        <w:rPr>
          <w:rFonts w:ascii="Times New Roman" w:hAnsi="Times New Roman" w:cs="Times New Roman"/>
          <w:sz w:val="28"/>
        </w:rPr>
        <w:t>а</w:t>
      </w:r>
      <w:r w:rsidRPr="00EB22B7">
        <w:rPr>
          <w:rFonts w:ascii="Times New Roman" w:hAnsi="Times New Roman" w:cs="Times New Roman"/>
          <w:sz w:val="28"/>
        </w:rPr>
        <w:t xml:space="preserve"> ближайшего похожего</w:t>
      </w:r>
      <w:r>
        <w:rPr>
          <w:rFonts w:ascii="Times New Roman" w:hAnsi="Times New Roman" w:cs="Times New Roman"/>
          <w:sz w:val="28"/>
        </w:rPr>
        <w:t xml:space="preserve"> был выполнен поиск существующих алгоритмов, способных выполнять данные задачи. В результате поиска не было найдено подходящего алгоритма, поэтому необходимо было создать </w:t>
      </w:r>
      <w:commentRangeStart w:id="201"/>
      <w:commentRangeStart w:id="202"/>
      <w:commentRangeStart w:id="203"/>
      <w:commentRangeStart w:id="204"/>
      <w:r>
        <w:rPr>
          <w:rFonts w:ascii="Times New Roman" w:hAnsi="Times New Roman" w:cs="Times New Roman"/>
          <w:sz w:val="28"/>
        </w:rPr>
        <w:t>специальный</w:t>
      </w:r>
      <w:commentRangeEnd w:id="201"/>
      <w:r w:rsidR="00FD5458">
        <w:rPr>
          <w:rStyle w:val="ab"/>
        </w:rPr>
        <w:commentReference w:id="201"/>
      </w:r>
      <w:commentRangeEnd w:id="202"/>
      <w:r w:rsidR="008D280D">
        <w:rPr>
          <w:rStyle w:val="ab"/>
        </w:rPr>
        <w:commentReference w:id="202"/>
      </w:r>
      <w:commentRangeEnd w:id="203"/>
      <w:r w:rsidR="00122C92">
        <w:rPr>
          <w:rStyle w:val="ab"/>
        </w:rPr>
        <w:commentReference w:id="203"/>
      </w:r>
      <w:commentRangeEnd w:id="204"/>
      <w:r w:rsidR="00C00A0C">
        <w:rPr>
          <w:rStyle w:val="ab"/>
        </w:rPr>
        <w:commentReference w:id="204"/>
      </w:r>
      <w:r>
        <w:rPr>
          <w:rFonts w:ascii="Times New Roman" w:hAnsi="Times New Roman" w:cs="Times New Roman"/>
          <w:sz w:val="28"/>
        </w:rPr>
        <w:t xml:space="preserve"> алгоритм сравнения. Он представлен в виде блок-схемы на рисунке </w:t>
      </w:r>
      <w:r w:rsidR="002B5FFB">
        <w:rPr>
          <w:rFonts w:ascii="Times New Roman" w:hAnsi="Times New Roman" w:cs="Times New Roman"/>
          <w:sz w:val="28"/>
        </w:rPr>
        <w:t>10</w:t>
      </w:r>
      <w:r>
        <w:rPr>
          <w:rFonts w:ascii="Times New Roman" w:hAnsi="Times New Roman" w:cs="Times New Roman"/>
          <w:sz w:val="28"/>
        </w:rPr>
        <w:t>.</w:t>
      </w:r>
    </w:p>
    <w:p w14:paraId="4BB171DE" w14:textId="77777777" w:rsidR="00CA056E" w:rsidRDefault="00CA056E" w:rsidP="001F6D7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 соответствии с данным алгоритмом заранее каждое значение режимного параметра имеет весовой коэффициент, зависящий от близости расположения к контролируемому сечению элемента, к которому привязано данное значение, и от класса напряжения в случае сетевого элемента либо от номинальной активной мощности в случае генератора. Затем с учетом весовых коэффициентов осуществляется сравнение значений параметров текущего режима работы ЭЭС и расчетных режимов. В качестве режима, наиболее близкого к </w:t>
      </w:r>
      <w:r w:rsidR="00BB735F">
        <w:rPr>
          <w:rFonts w:ascii="Times New Roman" w:hAnsi="Times New Roman" w:cs="Times New Roman"/>
          <w:sz w:val="28"/>
        </w:rPr>
        <w:t>текущему, выбирается</w:t>
      </w:r>
      <w:r>
        <w:rPr>
          <w:rFonts w:ascii="Times New Roman" w:hAnsi="Times New Roman" w:cs="Times New Roman"/>
          <w:sz w:val="28"/>
        </w:rPr>
        <w:t xml:space="preserve"> тот, который имеет наименьший рейтинг.</w:t>
      </w:r>
    </w:p>
    <w:p w14:paraId="716A24D1" w14:textId="011297F8" w:rsidR="00E44EC3" w:rsidRPr="00E44EC3" w:rsidRDefault="005F3AD1" w:rsidP="00E44EC3">
      <w:pPr>
        <w:spacing w:after="0" w:line="360" w:lineRule="auto"/>
        <w:ind w:firstLine="709"/>
        <w:contextualSpacing/>
        <w:jc w:val="center"/>
      </w:pPr>
      <w:r w:rsidRPr="005F3AD1">
        <w:lastRenderedPageBreak/>
        <w:t xml:space="preserve"> </w:t>
      </w:r>
      <w:r>
        <w:object w:dxaOrig="10297" w:dyaOrig="21121" w14:anchorId="52B9FC27">
          <v:shape id="_x0000_i1026" type="#_x0000_t75" style="width:354.6pt;height:727.8pt" o:ole="">
            <v:imagedata r:id="rId30" o:title=""/>
          </v:shape>
          <o:OLEObject Type="Embed" ProgID="Visio.Drawing.15" ShapeID="_x0000_i1026" DrawAspect="Content" ObjectID="_1673271795" r:id="rId31"/>
        </w:object>
      </w:r>
      <w:r>
        <w:rPr>
          <w:rStyle w:val="ab"/>
        </w:rPr>
        <w:t xml:space="preserve"> </w:t>
      </w:r>
    </w:p>
    <w:p w14:paraId="10135798" w14:textId="6BDA43AD" w:rsidR="00E44EC3" w:rsidRDefault="000C7911" w:rsidP="00E44EC3">
      <w:pPr>
        <w:spacing w:after="0" w:line="360" w:lineRule="auto"/>
        <w:ind w:firstLine="709"/>
        <w:contextualSpacing/>
        <w:jc w:val="center"/>
        <w:rPr>
          <w:rFonts w:ascii="Times New Roman" w:hAnsi="Times New Roman" w:cs="Times New Roman"/>
          <w:sz w:val="28"/>
        </w:rPr>
      </w:pPr>
      <w:r>
        <w:object w:dxaOrig="5461" w:dyaOrig="9421" w14:anchorId="346C4F4D">
          <v:shape id="_x0000_i1027" type="#_x0000_t75" style="width:198.6pt;height:342.6pt" o:ole="">
            <v:imagedata r:id="rId32" o:title=""/>
          </v:shape>
          <o:OLEObject Type="Embed" ProgID="Visio.Drawing.15" ShapeID="_x0000_i1027" DrawAspect="Content" ObjectID="_1673271796" r:id="rId33"/>
        </w:object>
      </w:r>
    </w:p>
    <w:p w14:paraId="51142AD3" w14:textId="3DC3EE45" w:rsidR="00E44EC3" w:rsidRPr="00C67B5F" w:rsidRDefault="00E44EC3" w:rsidP="00E44EC3">
      <w:pPr>
        <w:spacing w:after="0" w:line="360" w:lineRule="auto"/>
        <w:ind w:firstLine="709"/>
        <w:contextualSpacing/>
        <w:jc w:val="center"/>
        <w:rPr>
          <w:rFonts w:ascii="Times New Roman" w:hAnsi="Times New Roman" w:cs="Times New Roman"/>
          <w:sz w:val="36"/>
        </w:rPr>
      </w:pPr>
      <w:r>
        <w:rPr>
          <w:rFonts w:ascii="Times New Roman" w:hAnsi="Times New Roman" w:cs="Times New Roman"/>
          <w:sz w:val="28"/>
        </w:rPr>
        <w:t xml:space="preserve">Рисунок </w:t>
      </w:r>
      <w:r w:rsidR="002B5FFB">
        <w:rPr>
          <w:rFonts w:ascii="Times New Roman" w:hAnsi="Times New Roman" w:cs="Times New Roman"/>
          <w:sz w:val="28"/>
        </w:rPr>
        <w:t>10</w:t>
      </w:r>
      <w:r>
        <w:rPr>
          <w:rFonts w:ascii="Times New Roman" w:hAnsi="Times New Roman" w:cs="Times New Roman"/>
          <w:sz w:val="28"/>
        </w:rPr>
        <w:t xml:space="preserve"> – Блок-схема алгоритма сравнения режимов</w:t>
      </w:r>
    </w:p>
    <w:p w14:paraId="1E75A0F2" w14:textId="065476A3" w:rsidR="00E44EC3" w:rsidRDefault="00E44EC3" w:rsidP="001F6D71">
      <w:pPr>
        <w:spacing w:after="0" w:line="360" w:lineRule="auto"/>
        <w:ind w:firstLine="709"/>
        <w:contextualSpacing/>
        <w:jc w:val="both"/>
        <w:rPr>
          <w:rFonts w:ascii="Times New Roman" w:hAnsi="Times New Roman" w:cs="Times New Roman"/>
          <w:sz w:val="28"/>
        </w:rPr>
      </w:pPr>
    </w:p>
    <w:p w14:paraId="7157F339" w14:textId="7F82023C" w:rsidR="002B5FFB" w:rsidRDefault="002B5FFB" w:rsidP="001F6D71">
      <w:pPr>
        <w:spacing w:after="0" w:line="360" w:lineRule="auto"/>
        <w:ind w:firstLine="709"/>
        <w:contextualSpacing/>
        <w:jc w:val="both"/>
        <w:rPr>
          <w:rFonts w:ascii="Times New Roman" w:hAnsi="Times New Roman" w:cs="Times New Roman"/>
          <w:sz w:val="28"/>
        </w:rPr>
      </w:pPr>
    </w:p>
    <w:p w14:paraId="399CAD83" w14:textId="49468D79" w:rsidR="002B5FFB" w:rsidRDefault="002B5FFB" w:rsidP="001F6D71">
      <w:pPr>
        <w:spacing w:after="0" w:line="360" w:lineRule="auto"/>
        <w:ind w:firstLine="709"/>
        <w:contextualSpacing/>
        <w:jc w:val="both"/>
        <w:rPr>
          <w:rFonts w:ascii="Times New Roman" w:hAnsi="Times New Roman" w:cs="Times New Roman"/>
          <w:sz w:val="28"/>
        </w:rPr>
      </w:pPr>
    </w:p>
    <w:p w14:paraId="32AE2D87" w14:textId="77514BF0" w:rsidR="002B5FFB" w:rsidRDefault="002B5FFB" w:rsidP="001F6D71">
      <w:pPr>
        <w:spacing w:after="0" w:line="360" w:lineRule="auto"/>
        <w:ind w:firstLine="709"/>
        <w:contextualSpacing/>
        <w:jc w:val="both"/>
        <w:rPr>
          <w:rFonts w:ascii="Times New Roman" w:hAnsi="Times New Roman" w:cs="Times New Roman"/>
          <w:sz w:val="28"/>
        </w:rPr>
      </w:pPr>
    </w:p>
    <w:p w14:paraId="04DB2130" w14:textId="76C438F6" w:rsidR="002B5FFB" w:rsidRDefault="002B5FFB" w:rsidP="001F6D71">
      <w:pPr>
        <w:spacing w:after="0" w:line="360" w:lineRule="auto"/>
        <w:ind w:firstLine="709"/>
        <w:contextualSpacing/>
        <w:jc w:val="both"/>
        <w:rPr>
          <w:rFonts w:ascii="Times New Roman" w:hAnsi="Times New Roman" w:cs="Times New Roman"/>
          <w:sz w:val="28"/>
        </w:rPr>
      </w:pPr>
    </w:p>
    <w:p w14:paraId="60CA211D" w14:textId="55A2ECB8" w:rsidR="002B5FFB" w:rsidRDefault="002B5FFB" w:rsidP="001F6D71">
      <w:pPr>
        <w:spacing w:after="0" w:line="360" w:lineRule="auto"/>
        <w:ind w:firstLine="709"/>
        <w:contextualSpacing/>
        <w:jc w:val="both"/>
        <w:rPr>
          <w:rFonts w:ascii="Times New Roman" w:hAnsi="Times New Roman" w:cs="Times New Roman"/>
          <w:sz w:val="28"/>
        </w:rPr>
      </w:pPr>
    </w:p>
    <w:p w14:paraId="666034AB" w14:textId="41CC7BB8" w:rsidR="002B5FFB" w:rsidRDefault="002B5FFB" w:rsidP="001F6D71">
      <w:pPr>
        <w:spacing w:after="0" w:line="360" w:lineRule="auto"/>
        <w:ind w:firstLine="709"/>
        <w:contextualSpacing/>
        <w:jc w:val="both"/>
        <w:rPr>
          <w:rFonts w:ascii="Times New Roman" w:hAnsi="Times New Roman" w:cs="Times New Roman"/>
          <w:sz w:val="28"/>
        </w:rPr>
      </w:pPr>
    </w:p>
    <w:p w14:paraId="5CB32C47" w14:textId="1C69F1AF" w:rsidR="002B5FFB" w:rsidRDefault="002B5FFB" w:rsidP="001F6D71">
      <w:pPr>
        <w:spacing w:after="0" w:line="360" w:lineRule="auto"/>
        <w:ind w:firstLine="709"/>
        <w:contextualSpacing/>
        <w:jc w:val="both"/>
        <w:rPr>
          <w:rFonts w:ascii="Times New Roman" w:hAnsi="Times New Roman" w:cs="Times New Roman"/>
          <w:sz w:val="28"/>
        </w:rPr>
      </w:pPr>
    </w:p>
    <w:p w14:paraId="27699148" w14:textId="1CAFF7DC" w:rsidR="002B5FFB" w:rsidRDefault="002B5FFB" w:rsidP="001F6D71">
      <w:pPr>
        <w:spacing w:after="0" w:line="360" w:lineRule="auto"/>
        <w:ind w:firstLine="709"/>
        <w:contextualSpacing/>
        <w:jc w:val="both"/>
        <w:rPr>
          <w:rFonts w:ascii="Times New Roman" w:hAnsi="Times New Roman" w:cs="Times New Roman"/>
          <w:sz w:val="28"/>
        </w:rPr>
      </w:pPr>
    </w:p>
    <w:p w14:paraId="25C475C3" w14:textId="13C32B60" w:rsidR="002B5FFB" w:rsidRDefault="002B5FFB" w:rsidP="001F6D71">
      <w:pPr>
        <w:spacing w:after="0" w:line="360" w:lineRule="auto"/>
        <w:ind w:firstLine="709"/>
        <w:contextualSpacing/>
        <w:jc w:val="both"/>
        <w:rPr>
          <w:rFonts w:ascii="Times New Roman" w:hAnsi="Times New Roman" w:cs="Times New Roman"/>
          <w:sz w:val="28"/>
        </w:rPr>
      </w:pPr>
    </w:p>
    <w:p w14:paraId="4163B367" w14:textId="77777777" w:rsidR="002B5FFB" w:rsidRPr="001F6D71" w:rsidRDefault="002B5FFB" w:rsidP="001F6D71">
      <w:pPr>
        <w:spacing w:after="0" w:line="360" w:lineRule="auto"/>
        <w:ind w:firstLine="709"/>
        <w:contextualSpacing/>
        <w:jc w:val="both"/>
        <w:rPr>
          <w:rFonts w:ascii="Times New Roman" w:hAnsi="Times New Roman" w:cs="Times New Roman"/>
          <w:sz w:val="28"/>
        </w:rPr>
      </w:pPr>
    </w:p>
    <w:p w14:paraId="21AC1CDD" w14:textId="77777777" w:rsidR="004F6B3F" w:rsidRDefault="00656E91" w:rsidP="00BB735F">
      <w:pPr>
        <w:pStyle w:val="2"/>
      </w:pPr>
      <w:bookmarkStart w:id="205" w:name="_Toc62603018"/>
      <w:r>
        <w:lastRenderedPageBreak/>
        <w:t>3.</w:t>
      </w:r>
      <w:r w:rsidR="00CA056E">
        <w:t>2</w:t>
      </w:r>
      <w:r w:rsidR="005D6C6A">
        <w:t>.</w:t>
      </w:r>
      <w:r>
        <w:t xml:space="preserve"> </w:t>
      </w:r>
      <w:r w:rsidR="00BB735F">
        <w:t>Рабочая документация</w:t>
      </w:r>
      <w:bookmarkEnd w:id="205"/>
    </w:p>
    <w:p w14:paraId="62DBFF8F" w14:textId="77777777" w:rsidR="00F73C2C" w:rsidRDefault="00F73C2C" w:rsidP="00F73C2C">
      <w:pPr>
        <w:pStyle w:val="3"/>
      </w:pPr>
      <w:bookmarkStart w:id="206" w:name="_Toc62603019"/>
      <w:r>
        <w:t>3.2.1. Общие сведения о системе</w:t>
      </w:r>
      <w:bookmarkEnd w:id="206"/>
    </w:p>
    <w:p w14:paraId="2CE7F069"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Полное наименование </w:t>
      </w:r>
      <w:r>
        <w:rPr>
          <w:rFonts w:ascii="Times New Roman" w:hAnsi="Times New Roman" w:cs="Times New Roman"/>
          <w:sz w:val="28"/>
        </w:rPr>
        <w:t>информационной системы</w:t>
      </w:r>
      <w:r w:rsidRPr="00F73C2C">
        <w:rPr>
          <w:rFonts w:ascii="Times New Roman" w:hAnsi="Times New Roman" w:cs="Times New Roman"/>
          <w:sz w:val="28"/>
        </w:rPr>
        <w:t xml:space="preserve"> – программно-аппаратный комплекс </w:t>
      </w:r>
      <w:r>
        <w:rPr>
          <w:rFonts w:ascii="Times New Roman" w:hAnsi="Times New Roman" w:cs="Times New Roman"/>
          <w:sz w:val="28"/>
        </w:rPr>
        <w:t>«</w:t>
      </w:r>
      <w:r w:rsidRPr="00F73C2C">
        <w:rPr>
          <w:rFonts w:ascii="Times New Roman" w:hAnsi="Times New Roman" w:cs="Times New Roman"/>
          <w:sz w:val="28"/>
        </w:rPr>
        <w:t>Централизованная автоматика ликвидации асинхронного режима</w:t>
      </w:r>
      <w:r>
        <w:rPr>
          <w:rFonts w:ascii="Times New Roman" w:hAnsi="Times New Roman" w:cs="Times New Roman"/>
          <w:sz w:val="28"/>
        </w:rPr>
        <w:t>»</w:t>
      </w:r>
      <w:r w:rsidRPr="00F73C2C">
        <w:rPr>
          <w:rFonts w:ascii="Times New Roman" w:hAnsi="Times New Roman" w:cs="Times New Roman"/>
          <w:sz w:val="28"/>
        </w:rPr>
        <w:t>.</w:t>
      </w:r>
    </w:p>
    <w:p w14:paraId="58FEAF5B" w14:textId="77777777" w:rsidR="00F73C2C" w:rsidRPr="00F73C2C" w:rsidRDefault="00F73C2C" w:rsidP="00F73C2C">
      <w:pPr>
        <w:spacing w:after="0" w:line="360" w:lineRule="auto"/>
        <w:ind w:firstLine="709"/>
        <w:contextualSpacing/>
        <w:jc w:val="both"/>
        <w:rPr>
          <w:rFonts w:ascii="Times New Roman" w:hAnsi="Times New Roman" w:cs="Times New Roman"/>
          <w:sz w:val="28"/>
        </w:rPr>
      </w:pPr>
      <w:r w:rsidRPr="00F73C2C">
        <w:rPr>
          <w:rFonts w:ascii="Times New Roman" w:hAnsi="Times New Roman" w:cs="Times New Roman"/>
          <w:sz w:val="28"/>
        </w:rPr>
        <w:t xml:space="preserve">Условное обозначение – </w:t>
      </w:r>
      <w:r>
        <w:rPr>
          <w:rFonts w:ascii="Times New Roman" w:hAnsi="Times New Roman" w:cs="Times New Roman"/>
          <w:sz w:val="28"/>
        </w:rPr>
        <w:t xml:space="preserve">централизованная АЛАР или </w:t>
      </w:r>
      <w:r w:rsidRPr="00F73C2C">
        <w:rPr>
          <w:rFonts w:ascii="Times New Roman" w:hAnsi="Times New Roman" w:cs="Times New Roman"/>
          <w:sz w:val="28"/>
        </w:rPr>
        <w:t>ЦАЛАР.</w:t>
      </w:r>
    </w:p>
    <w:p w14:paraId="3D9A0D47" w14:textId="77777777" w:rsidR="00F73C2C" w:rsidRPr="00F73C2C" w:rsidRDefault="008F4C3A" w:rsidP="008F4C3A">
      <w:pPr>
        <w:pStyle w:val="3"/>
      </w:pPr>
      <w:bookmarkStart w:id="207" w:name="_Toc62603020"/>
      <w:r>
        <w:t>3.2.2. Архитектура и принципы функционирования</w:t>
      </w:r>
      <w:bookmarkEnd w:id="207"/>
    </w:p>
    <w:p w14:paraId="59FC20C0" w14:textId="77777777" w:rsidR="00F73C2C"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предназначена для а</w:t>
      </w:r>
      <w:r w:rsidRPr="00454914">
        <w:rPr>
          <w:rFonts w:ascii="Times New Roman" w:hAnsi="Times New Roman" w:cs="Times New Roman"/>
          <w:sz w:val="28"/>
        </w:rPr>
        <w:t>втомати</w:t>
      </w:r>
      <w:r>
        <w:rPr>
          <w:rFonts w:ascii="Times New Roman" w:hAnsi="Times New Roman" w:cs="Times New Roman"/>
          <w:sz w:val="28"/>
        </w:rPr>
        <w:t>ческого</w:t>
      </w:r>
      <w:r w:rsidRPr="00454914">
        <w:rPr>
          <w:rFonts w:ascii="Times New Roman" w:hAnsi="Times New Roman" w:cs="Times New Roman"/>
          <w:sz w:val="28"/>
        </w:rPr>
        <w:t xml:space="preserve"> выявления и ликвидации АР </w:t>
      </w:r>
      <w:r>
        <w:rPr>
          <w:rFonts w:ascii="Times New Roman" w:hAnsi="Times New Roman" w:cs="Times New Roman"/>
          <w:sz w:val="28"/>
        </w:rPr>
        <w:t>с</w:t>
      </w:r>
      <w:r w:rsidRPr="00454914">
        <w:rPr>
          <w:rFonts w:ascii="Times New Roman" w:hAnsi="Times New Roman" w:cs="Times New Roman"/>
          <w:sz w:val="28"/>
        </w:rPr>
        <w:t xml:space="preserve"> </w:t>
      </w:r>
      <w:r>
        <w:rPr>
          <w:rFonts w:ascii="Times New Roman" w:hAnsi="Times New Roman" w:cs="Times New Roman"/>
          <w:sz w:val="28"/>
        </w:rPr>
        <w:t xml:space="preserve">использованием </w:t>
      </w:r>
      <w:r w:rsidRPr="00454914">
        <w:rPr>
          <w:rFonts w:ascii="Times New Roman" w:hAnsi="Times New Roman" w:cs="Times New Roman"/>
          <w:sz w:val="28"/>
        </w:rPr>
        <w:t xml:space="preserve">синхронизированных векторных измерений в </w:t>
      </w:r>
      <w:r>
        <w:rPr>
          <w:rFonts w:ascii="Times New Roman" w:hAnsi="Times New Roman" w:cs="Times New Roman"/>
          <w:sz w:val="28"/>
        </w:rPr>
        <w:t>электроэнергетической системе</w:t>
      </w:r>
      <w:r w:rsidRPr="00454914">
        <w:rPr>
          <w:rFonts w:ascii="Times New Roman" w:hAnsi="Times New Roman" w:cs="Times New Roman"/>
          <w:sz w:val="28"/>
        </w:rPr>
        <w:t>.</w:t>
      </w:r>
    </w:p>
    <w:p w14:paraId="38815C4A"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Система централизованной АЛАР состоит из четырех подсистем:</w:t>
      </w:r>
    </w:p>
    <w:p w14:paraId="55BE43FF"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телеметрии из ОИК» на основе параметров текущего режима работы ЭЭС выбирает актуальные сечения-кандидаты деления системы и обученный классификатор.</w:t>
      </w:r>
    </w:p>
    <w:p w14:paraId="7F43618E"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«Обработки данных синхронизированных векторных измерений» на основе ограниченного набора СВИ выявляет возмущения, которые потенциально могут привести к возникновению АР, и определяет группы когерентных генераторов.</w:t>
      </w:r>
    </w:p>
    <w:p w14:paraId="57026F35" w14:textId="77777777" w:rsidR="00454914" w:rsidRDefault="00454914"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Подсистема «Идентификации возникновения асинхронного режима» </w:t>
      </w:r>
      <w:r w:rsidR="00395118">
        <w:rPr>
          <w:rFonts w:ascii="Times New Roman" w:hAnsi="Times New Roman" w:cs="Times New Roman"/>
          <w:sz w:val="28"/>
        </w:rPr>
        <w:t>с использованием обученного классификатора, выбранного подсистемой «Обработки телеметрии из ОИК», выполняет классификацию данных, полученных от подсистемы «Обработки данных синхронизированных векторных измерений», с целью идентификации возникновения АР. На основе результата классификации принимается решение о необходимости выдачи управляющих воздействий.</w:t>
      </w:r>
    </w:p>
    <w:p w14:paraId="13713061" w14:textId="77777777"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Подсистема «Выбора управляющих воздействий» на основании информации о группах когерентных генераторов, полученной от подсистемы «Обработки данных синхронизированных векторных измерений», выбирает сечение ДС из подготовленных подсистемой «Обработки телеметрии из ОИК».</w:t>
      </w:r>
    </w:p>
    <w:p w14:paraId="7859B0D5" w14:textId="4CC16629" w:rsidR="00395118" w:rsidRDefault="00395118" w:rsidP="004549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A7393C">
        <w:rPr>
          <w:rFonts w:ascii="Times New Roman" w:hAnsi="Times New Roman" w:cs="Times New Roman"/>
          <w:sz w:val="28"/>
        </w:rPr>
        <w:t>1</w:t>
      </w:r>
      <w:r w:rsidR="002B5FFB">
        <w:rPr>
          <w:rFonts w:ascii="Times New Roman" w:hAnsi="Times New Roman" w:cs="Times New Roman"/>
          <w:sz w:val="28"/>
        </w:rPr>
        <w:t>1</w:t>
      </w:r>
      <w:r>
        <w:rPr>
          <w:rFonts w:ascii="Times New Roman" w:hAnsi="Times New Roman" w:cs="Times New Roman"/>
          <w:sz w:val="28"/>
        </w:rPr>
        <w:t xml:space="preserve"> представлена диаграмма компонентов системы ЦАЛАР.</w:t>
      </w:r>
    </w:p>
    <w:p w14:paraId="23E1D30B" w14:textId="776CA38F" w:rsidR="00CE1D45" w:rsidRPr="00A7393C" w:rsidRDefault="00424742" w:rsidP="00454914">
      <w:pPr>
        <w:spacing w:after="0" w:line="360" w:lineRule="auto"/>
        <w:ind w:firstLine="426"/>
        <w:contextualSpacing/>
        <w:jc w:val="center"/>
        <w:rPr>
          <w:rFonts w:ascii="Times New Roman" w:hAnsi="Times New Roman" w:cs="Times New Roman"/>
          <w:sz w:val="28"/>
        </w:rPr>
      </w:pPr>
      <w:r w:rsidRPr="00424742">
        <w:rPr>
          <w:noProof/>
          <w:lang w:eastAsia="ru-RU"/>
        </w:rPr>
        <w:lastRenderedPageBreak/>
        <w:t xml:space="preserve"> </w:t>
      </w:r>
      <w:r w:rsidR="00694AD8" w:rsidRPr="00694AD8">
        <w:rPr>
          <w:noProof/>
          <w:lang w:eastAsia="ru-RU"/>
        </w:rPr>
        <w:drawing>
          <wp:inline distT="0" distB="0" distL="0" distR="0" wp14:anchorId="1DCBA54E" wp14:editId="2EF94710">
            <wp:extent cx="5068570" cy="3949467"/>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79858" cy="3958263"/>
                    </a:xfrm>
                    <a:prstGeom prst="rect">
                      <a:avLst/>
                    </a:prstGeom>
                  </pic:spPr>
                </pic:pic>
              </a:graphicData>
            </a:graphic>
          </wp:inline>
        </w:drawing>
      </w:r>
    </w:p>
    <w:p w14:paraId="296A039F" w14:textId="03CA4F43" w:rsidR="00AE205C" w:rsidRDefault="00AE205C" w:rsidP="00395118">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00454914" w:rsidRPr="00FD5458">
        <w:rPr>
          <w:rFonts w:ascii="Times New Roman" w:hAnsi="Times New Roman" w:cs="Times New Roman"/>
          <w:sz w:val="28"/>
        </w:rPr>
        <w:t xml:space="preserve"> </w:t>
      </w:r>
      <w:r w:rsidR="00775658">
        <w:rPr>
          <w:rFonts w:ascii="Times New Roman" w:hAnsi="Times New Roman" w:cs="Times New Roman"/>
          <w:sz w:val="28"/>
        </w:rPr>
        <w:t>1</w:t>
      </w:r>
      <w:r w:rsidR="002B5FFB">
        <w:rPr>
          <w:rFonts w:ascii="Times New Roman" w:hAnsi="Times New Roman" w:cs="Times New Roman"/>
          <w:sz w:val="28"/>
        </w:rPr>
        <w:t>1</w:t>
      </w:r>
      <w:r w:rsidR="00395118">
        <w:rPr>
          <w:rFonts w:ascii="Times New Roman" w:hAnsi="Times New Roman" w:cs="Times New Roman"/>
          <w:sz w:val="28"/>
        </w:rPr>
        <w:t xml:space="preserve"> </w:t>
      </w:r>
      <w:commentRangeStart w:id="208"/>
      <w:commentRangeStart w:id="209"/>
      <w:r w:rsidR="00395118">
        <w:rPr>
          <w:rFonts w:ascii="Times New Roman" w:hAnsi="Times New Roman" w:cs="Times New Roman"/>
          <w:sz w:val="28"/>
        </w:rPr>
        <w:t>– Диаграмма компонентов</w:t>
      </w:r>
      <w:commentRangeEnd w:id="208"/>
      <w:r w:rsidR="00122C92">
        <w:rPr>
          <w:rStyle w:val="ab"/>
        </w:rPr>
        <w:commentReference w:id="208"/>
      </w:r>
      <w:commentRangeEnd w:id="209"/>
      <w:r w:rsidR="00A7393C">
        <w:rPr>
          <w:rStyle w:val="ab"/>
        </w:rPr>
        <w:commentReference w:id="209"/>
      </w:r>
    </w:p>
    <w:p w14:paraId="6319AE32" w14:textId="227B6F81" w:rsidR="00DE2637" w:rsidRDefault="00DE2637"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w:t>
      </w:r>
      <w:r w:rsidR="00694AD8">
        <w:rPr>
          <w:rFonts w:ascii="Times New Roman" w:hAnsi="Times New Roman" w:cs="Times New Roman"/>
          <w:sz w:val="28"/>
        </w:rPr>
        <w:t>е</w:t>
      </w:r>
      <w:r w:rsidR="00775658">
        <w:rPr>
          <w:rFonts w:ascii="Times New Roman" w:hAnsi="Times New Roman" w:cs="Times New Roman"/>
          <w:sz w:val="28"/>
        </w:rPr>
        <w:t xml:space="preserve"> </w:t>
      </w:r>
      <w:r w:rsidR="00694AD8">
        <w:rPr>
          <w:rFonts w:ascii="Times New Roman" w:hAnsi="Times New Roman" w:cs="Times New Roman"/>
          <w:sz w:val="28"/>
        </w:rPr>
        <w:t>1</w:t>
      </w:r>
      <w:r w:rsidR="002B5FFB">
        <w:rPr>
          <w:rFonts w:ascii="Times New Roman" w:hAnsi="Times New Roman" w:cs="Times New Roman"/>
          <w:sz w:val="28"/>
        </w:rPr>
        <w:t>2</w:t>
      </w:r>
      <w:r>
        <w:rPr>
          <w:rFonts w:ascii="Times New Roman" w:hAnsi="Times New Roman" w:cs="Times New Roman"/>
          <w:sz w:val="28"/>
        </w:rPr>
        <w:t xml:space="preserve"> представлена диаграмма пакетов</w:t>
      </w:r>
      <w:r w:rsidRPr="00395118">
        <w:rPr>
          <w:rFonts w:ascii="Times New Roman" w:hAnsi="Times New Roman" w:cs="Times New Roman"/>
          <w:sz w:val="28"/>
        </w:rPr>
        <w:t xml:space="preserve"> </w:t>
      </w:r>
      <w:r>
        <w:rPr>
          <w:rFonts w:ascii="Times New Roman" w:hAnsi="Times New Roman" w:cs="Times New Roman"/>
          <w:sz w:val="28"/>
        </w:rPr>
        <w:t>системы ЦАЛАР.</w:t>
      </w:r>
    </w:p>
    <w:p w14:paraId="74715A83" w14:textId="076A1791"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PDC</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rPr>
        <w:t xml:space="preserve">использующие </w:t>
      </w:r>
      <w:r>
        <w:rPr>
          <w:rFonts w:ascii="Times New Roman" w:hAnsi="Times New Roman" w:cs="Times New Roman"/>
          <w:sz w:val="28"/>
          <w:lang w:val="en-US"/>
        </w:rPr>
        <w:t>C</w:t>
      </w:r>
      <w:r w:rsidRPr="00034F07">
        <w:rPr>
          <w:rFonts w:ascii="Times New Roman" w:hAnsi="Times New Roman" w:cs="Times New Roman"/>
          <w:sz w:val="28"/>
        </w:rPr>
        <w:t xml:space="preserve">37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 xml:space="preserve">симулируют передачу данных СВИ по протоколу </w:t>
      </w:r>
      <w:r>
        <w:rPr>
          <w:rFonts w:ascii="Times New Roman" w:hAnsi="Times New Roman" w:cs="Times New Roman"/>
          <w:sz w:val="28"/>
          <w:lang w:val="en-US"/>
        </w:rPr>
        <w:t>C</w:t>
      </w:r>
      <w:r w:rsidRPr="00034F07">
        <w:rPr>
          <w:rFonts w:ascii="Times New Roman" w:hAnsi="Times New Roman" w:cs="Times New Roman"/>
          <w:sz w:val="28"/>
        </w:rPr>
        <w:t xml:space="preserve">37.118 </w:t>
      </w:r>
      <w:r>
        <w:rPr>
          <w:rFonts w:ascii="Times New Roman" w:hAnsi="Times New Roman" w:cs="Times New Roman"/>
          <w:sz w:val="28"/>
        </w:rPr>
        <w:t xml:space="preserve">от КСВД на сервер ЦАЛАР. Пакет </w:t>
      </w:r>
      <w:r>
        <w:rPr>
          <w:rFonts w:ascii="Times New Roman" w:hAnsi="Times New Roman" w:cs="Times New Roman"/>
          <w:sz w:val="28"/>
          <w:lang w:val="en-US"/>
        </w:rPr>
        <w:t>Sunchronized</w:t>
      </w:r>
      <w:r w:rsidRPr="00034F07">
        <w:rPr>
          <w:rFonts w:ascii="Times New Roman" w:hAnsi="Times New Roman" w:cs="Times New Roman"/>
          <w:sz w:val="28"/>
        </w:rPr>
        <w:t xml:space="preserve"> </w:t>
      </w:r>
      <w:r>
        <w:rPr>
          <w:rFonts w:ascii="Times New Roman" w:hAnsi="Times New Roman" w:cs="Times New Roman"/>
          <w:sz w:val="28"/>
          <w:lang w:val="en-US"/>
        </w:rPr>
        <w:t>Vector</w:t>
      </w:r>
      <w:r w:rsidRPr="00034F07">
        <w:rPr>
          <w:rFonts w:ascii="Times New Roman" w:hAnsi="Times New Roman" w:cs="Times New Roman"/>
          <w:sz w:val="28"/>
        </w:rPr>
        <w:t xml:space="preserve"> </w:t>
      </w:r>
      <w:r>
        <w:rPr>
          <w:rFonts w:ascii="Times New Roman" w:hAnsi="Times New Roman" w:cs="Times New Roman"/>
          <w:sz w:val="28"/>
          <w:lang w:val="en-US"/>
        </w:rPr>
        <w:t>Measurement</w:t>
      </w:r>
      <w:r w:rsidRPr="00034F07">
        <w:rPr>
          <w:rFonts w:ascii="Times New Roman" w:hAnsi="Times New Roman" w:cs="Times New Roman"/>
          <w:sz w:val="28"/>
        </w:rPr>
        <w:t xml:space="preserve"> </w:t>
      </w:r>
      <w:r>
        <w:rPr>
          <w:rFonts w:ascii="Times New Roman" w:hAnsi="Times New Roman" w:cs="Times New Roman"/>
          <w:sz w:val="28"/>
          <w:lang w:val="en-US"/>
        </w:rPr>
        <w:t>Processing</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данных СВИ», а конкретно выявление опасного возмущения в энергосистеме и определение групп когерентных генераторов.</w:t>
      </w:r>
    </w:p>
    <w:p w14:paraId="0C16CE7A" w14:textId="187FD36A" w:rsidR="002B5FFB" w:rsidRDefault="002B5FFB" w:rsidP="00DE263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Пакеты </w:t>
      </w:r>
      <w:r>
        <w:rPr>
          <w:rFonts w:ascii="Times New Roman" w:hAnsi="Times New Roman" w:cs="Times New Roman"/>
          <w:sz w:val="28"/>
          <w:lang w:val="en-US"/>
        </w:rPr>
        <w:t>OIK</w:t>
      </w:r>
      <w:r w:rsidRPr="00034F07">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 xml:space="preserve">использующие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lang w:val="en-US"/>
        </w:rPr>
        <w:t>Library</w:t>
      </w:r>
      <w:r w:rsidRPr="00034F07">
        <w:rPr>
          <w:rFonts w:ascii="Times New Roman" w:hAnsi="Times New Roman" w:cs="Times New Roman"/>
          <w:sz w:val="28"/>
        </w:rPr>
        <w:t xml:space="preserve">, </w:t>
      </w:r>
      <w:r>
        <w:rPr>
          <w:rFonts w:ascii="Times New Roman" w:hAnsi="Times New Roman" w:cs="Times New Roman"/>
          <w:sz w:val="28"/>
        </w:rPr>
        <w:t>симулируют передачу телеметрии по протоколу МЭК-104</w:t>
      </w:r>
      <w:r w:rsidRPr="00034F07">
        <w:rPr>
          <w:rFonts w:ascii="Times New Roman" w:hAnsi="Times New Roman" w:cs="Times New Roman"/>
          <w:sz w:val="28"/>
        </w:rPr>
        <w:t xml:space="preserve"> </w:t>
      </w:r>
      <w:r>
        <w:rPr>
          <w:rFonts w:ascii="Times New Roman" w:hAnsi="Times New Roman" w:cs="Times New Roman"/>
          <w:sz w:val="28"/>
        </w:rPr>
        <w:t xml:space="preserve">от ОИК, установленного в ДЦ, на сервер ЦАЛАР. Пакет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реализует основные функции подсистемы «Обработки ТМ из ОИК».  Результаты</w:t>
      </w:r>
      <w:r w:rsidRPr="00034F07">
        <w:rPr>
          <w:rFonts w:ascii="Times New Roman" w:hAnsi="Times New Roman" w:cs="Times New Roman"/>
          <w:sz w:val="28"/>
        </w:rPr>
        <w:t xml:space="preserve"> </w:t>
      </w:r>
      <w:r>
        <w:rPr>
          <w:rFonts w:ascii="Times New Roman" w:hAnsi="Times New Roman" w:cs="Times New Roman"/>
          <w:sz w:val="28"/>
        </w:rPr>
        <w:t>работы</w:t>
      </w:r>
      <w:r w:rsidRPr="00034F07">
        <w:rPr>
          <w:rFonts w:ascii="Times New Roman" w:hAnsi="Times New Roman" w:cs="Times New Roman"/>
          <w:sz w:val="28"/>
        </w:rPr>
        <w:t xml:space="preserve"> </w:t>
      </w:r>
      <w:r>
        <w:rPr>
          <w:rFonts w:ascii="Times New Roman" w:hAnsi="Times New Roman" w:cs="Times New Roman"/>
          <w:sz w:val="28"/>
          <w:lang w:val="en-US"/>
        </w:rPr>
        <w:t>Adapter</w:t>
      </w:r>
      <w:r w:rsidRPr="00034F07">
        <w:rPr>
          <w:rFonts w:ascii="Times New Roman" w:hAnsi="Times New Roman" w:cs="Times New Roman"/>
          <w:sz w:val="28"/>
        </w:rPr>
        <w:t xml:space="preserve"> </w:t>
      </w:r>
      <w:r>
        <w:rPr>
          <w:rFonts w:ascii="Times New Roman" w:hAnsi="Times New Roman" w:cs="Times New Roman"/>
          <w:sz w:val="28"/>
          <w:lang w:val="en-US"/>
        </w:rPr>
        <w:t>IEC</w:t>
      </w:r>
      <w:r w:rsidRPr="00034F07">
        <w:rPr>
          <w:rFonts w:ascii="Times New Roman" w:hAnsi="Times New Roman" w:cs="Times New Roman"/>
          <w:sz w:val="28"/>
        </w:rPr>
        <w:t xml:space="preserve">60870 </w:t>
      </w:r>
      <w:r>
        <w:rPr>
          <w:rFonts w:ascii="Times New Roman" w:hAnsi="Times New Roman" w:cs="Times New Roman"/>
          <w:sz w:val="28"/>
        </w:rPr>
        <w:t>и</w:t>
      </w:r>
      <w:r w:rsidRPr="00034F07">
        <w:rPr>
          <w:rFonts w:ascii="Times New Roman" w:hAnsi="Times New Roman" w:cs="Times New Roman"/>
          <w:sz w:val="28"/>
        </w:rPr>
        <w:t xml:space="preserve"> </w:t>
      </w:r>
      <w:r>
        <w:rPr>
          <w:rFonts w:ascii="Times New Roman" w:hAnsi="Times New Roman" w:cs="Times New Roman"/>
          <w:sz w:val="28"/>
          <w:lang w:val="en-US"/>
        </w:rPr>
        <w:t>Comparison</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Modes</w:t>
      </w:r>
      <w:r w:rsidRPr="00034F07">
        <w:rPr>
          <w:rFonts w:ascii="Times New Roman" w:hAnsi="Times New Roman" w:cs="Times New Roman"/>
          <w:sz w:val="28"/>
        </w:rPr>
        <w:t xml:space="preserve"> </w:t>
      </w:r>
      <w:r>
        <w:rPr>
          <w:rFonts w:ascii="Times New Roman" w:hAnsi="Times New Roman" w:cs="Times New Roman"/>
          <w:sz w:val="28"/>
        </w:rPr>
        <w:t>передаются</w:t>
      </w:r>
      <w:r w:rsidRPr="00034F07">
        <w:rPr>
          <w:rFonts w:ascii="Times New Roman" w:hAnsi="Times New Roman" w:cs="Times New Roman"/>
          <w:sz w:val="28"/>
        </w:rPr>
        <w:t xml:space="preserve"> </w:t>
      </w:r>
      <w:r>
        <w:rPr>
          <w:rFonts w:ascii="Times New Roman" w:hAnsi="Times New Roman" w:cs="Times New Roman"/>
          <w:sz w:val="28"/>
        </w:rPr>
        <w:t>в</w:t>
      </w:r>
      <w:r w:rsidRPr="00034F07">
        <w:rPr>
          <w:rFonts w:ascii="Times New Roman" w:hAnsi="Times New Roman" w:cs="Times New Roman"/>
          <w:sz w:val="28"/>
        </w:rPr>
        <w:t xml:space="preserve"> </w:t>
      </w:r>
      <w:r>
        <w:rPr>
          <w:rFonts w:ascii="Times New Roman" w:hAnsi="Times New Roman" w:cs="Times New Roman"/>
          <w:sz w:val="28"/>
          <w:lang w:val="en-US"/>
        </w:rPr>
        <w:t>Server</w:t>
      </w:r>
      <w:r w:rsidRPr="00034F07">
        <w:rPr>
          <w:rFonts w:ascii="Times New Roman" w:hAnsi="Times New Roman" w:cs="Times New Roman"/>
          <w:sz w:val="28"/>
        </w:rPr>
        <w:t xml:space="preserve"> </w:t>
      </w:r>
      <w:r>
        <w:rPr>
          <w:rFonts w:ascii="Times New Roman" w:hAnsi="Times New Roman" w:cs="Times New Roman"/>
          <w:sz w:val="28"/>
          <w:lang w:val="en-US"/>
        </w:rPr>
        <w:t>of</w:t>
      </w:r>
      <w:r w:rsidRPr="00034F07">
        <w:rPr>
          <w:rFonts w:ascii="Times New Roman" w:hAnsi="Times New Roman" w:cs="Times New Roman"/>
          <w:sz w:val="28"/>
        </w:rPr>
        <w:t xml:space="preserve"> </w:t>
      </w:r>
      <w:r>
        <w:rPr>
          <w:rFonts w:ascii="Times New Roman" w:hAnsi="Times New Roman" w:cs="Times New Roman"/>
          <w:sz w:val="28"/>
          <w:lang w:val="en-US"/>
        </w:rPr>
        <w:t>Interaction</w:t>
      </w:r>
      <w:r w:rsidRPr="00034F07">
        <w:rPr>
          <w:rFonts w:ascii="Times New Roman" w:hAnsi="Times New Roman" w:cs="Times New Roman"/>
          <w:sz w:val="28"/>
        </w:rPr>
        <w:t xml:space="preserve"> </w:t>
      </w:r>
      <w:r>
        <w:rPr>
          <w:rFonts w:ascii="Times New Roman" w:hAnsi="Times New Roman" w:cs="Times New Roman"/>
          <w:sz w:val="28"/>
          <w:lang w:val="en-US"/>
        </w:rPr>
        <w:t>with</w:t>
      </w:r>
      <w:r w:rsidRPr="00034F07">
        <w:rPr>
          <w:rFonts w:ascii="Times New Roman" w:hAnsi="Times New Roman" w:cs="Times New Roman"/>
          <w:sz w:val="28"/>
        </w:rPr>
        <w:t xml:space="preserve"> </w:t>
      </w:r>
      <w:r>
        <w:rPr>
          <w:rFonts w:ascii="Times New Roman" w:hAnsi="Times New Roman" w:cs="Times New Roman"/>
          <w:sz w:val="28"/>
          <w:lang w:val="en-US"/>
        </w:rPr>
        <w:t>Main</w:t>
      </w:r>
      <w:r w:rsidRPr="00034F07">
        <w:rPr>
          <w:rFonts w:ascii="Times New Roman" w:hAnsi="Times New Roman" w:cs="Times New Roman"/>
          <w:sz w:val="28"/>
        </w:rPr>
        <w:t xml:space="preserve"> </w:t>
      </w:r>
      <w:r>
        <w:rPr>
          <w:rFonts w:ascii="Times New Roman" w:hAnsi="Times New Roman" w:cs="Times New Roman"/>
          <w:sz w:val="28"/>
          <w:lang w:val="en-US"/>
        </w:rPr>
        <w:t>Modules</w:t>
      </w:r>
      <w:r w:rsidRPr="00034F07">
        <w:rPr>
          <w:rFonts w:ascii="Times New Roman" w:hAnsi="Times New Roman" w:cs="Times New Roman"/>
          <w:sz w:val="28"/>
        </w:rPr>
        <w:t xml:space="preserve">, </w:t>
      </w:r>
      <w:r>
        <w:rPr>
          <w:rFonts w:ascii="Times New Roman" w:hAnsi="Times New Roman" w:cs="Times New Roman"/>
          <w:sz w:val="28"/>
        </w:rPr>
        <w:t>к которому в любой момент времени могут обратиться подсистемы «Идентификации возникновения АР» и «Выбора УВ» за соответственно обученным классификатором и сечениями-кандидатами ДС, актуальными для данного режима работы ЭЭС.</w:t>
      </w:r>
    </w:p>
    <w:p w14:paraId="7974FB7F" w14:textId="4A7B7D05" w:rsidR="00694AD8" w:rsidRDefault="00613D80" w:rsidP="00613D80">
      <w:pPr>
        <w:spacing w:after="0" w:line="360" w:lineRule="auto"/>
        <w:ind w:firstLine="709"/>
        <w:contextualSpacing/>
        <w:jc w:val="center"/>
        <w:rPr>
          <w:rFonts w:ascii="Times New Roman" w:hAnsi="Times New Roman" w:cs="Times New Roman"/>
          <w:sz w:val="28"/>
          <w:lang w:val="en-US"/>
        </w:rPr>
      </w:pPr>
      <w:r w:rsidRPr="00613D80">
        <w:rPr>
          <w:rFonts w:ascii="Times New Roman" w:hAnsi="Times New Roman" w:cs="Times New Roman"/>
          <w:noProof/>
          <w:sz w:val="28"/>
          <w:lang w:eastAsia="ru-RU"/>
        </w:rPr>
        <w:lastRenderedPageBreak/>
        <w:drawing>
          <wp:inline distT="0" distB="0" distL="0" distR="0" wp14:anchorId="0D411795" wp14:editId="78FFDD58">
            <wp:extent cx="4732020" cy="5259327"/>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43482" cy="5272067"/>
                    </a:xfrm>
                    <a:prstGeom prst="rect">
                      <a:avLst/>
                    </a:prstGeom>
                  </pic:spPr>
                </pic:pic>
              </a:graphicData>
            </a:graphic>
          </wp:inline>
        </w:drawing>
      </w:r>
    </w:p>
    <w:p w14:paraId="7E78050D" w14:textId="1E7F50BF" w:rsidR="00613D80" w:rsidRPr="002B5FFB" w:rsidRDefault="00613D80" w:rsidP="00613D80">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2B5FFB">
        <w:rPr>
          <w:rFonts w:ascii="Times New Roman" w:hAnsi="Times New Roman" w:cs="Times New Roman"/>
          <w:sz w:val="28"/>
          <w:lang w:val="en-US"/>
        </w:rPr>
        <w:t xml:space="preserve"> 1</w:t>
      </w:r>
      <w:r w:rsidR="002B5FFB" w:rsidRPr="002B5FFB">
        <w:rPr>
          <w:rFonts w:ascii="Times New Roman" w:hAnsi="Times New Roman" w:cs="Times New Roman"/>
          <w:sz w:val="28"/>
          <w:lang w:val="en-US"/>
        </w:rPr>
        <w:t>2</w:t>
      </w:r>
      <w:r w:rsidRPr="002B5FFB">
        <w:rPr>
          <w:rFonts w:ascii="Times New Roman" w:hAnsi="Times New Roman" w:cs="Times New Roman"/>
          <w:sz w:val="28"/>
          <w:lang w:val="en-US"/>
        </w:rPr>
        <w:t xml:space="preserve"> – </w:t>
      </w:r>
      <w:r>
        <w:rPr>
          <w:rFonts w:ascii="Times New Roman" w:hAnsi="Times New Roman" w:cs="Times New Roman"/>
          <w:sz w:val="28"/>
        </w:rPr>
        <w:t>Диаграмма</w:t>
      </w:r>
      <w:r w:rsidRPr="002B5FFB">
        <w:rPr>
          <w:rFonts w:ascii="Times New Roman" w:hAnsi="Times New Roman" w:cs="Times New Roman"/>
          <w:sz w:val="28"/>
          <w:lang w:val="en-US"/>
        </w:rPr>
        <w:t xml:space="preserve"> </w:t>
      </w:r>
      <w:r>
        <w:rPr>
          <w:rFonts w:ascii="Times New Roman" w:hAnsi="Times New Roman" w:cs="Times New Roman"/>
          <w:sz w:val="28"/>
        </w:rPr>
        <w:t>пакетов</w:t>
      </w:r>
    </w:p>
    <w:p w14:paraId="38FFC9E2" w14:textId="77777777" w:rsidR="00B93569" w:rsidRPr="002B5FFB" w:rsidRDefault="00034F07" w:rsidP="00B93569">
      <w:pPr>
        <w:spacing w:after="0" w:line="360" w:lineRule="auto"/>
        <w:ind w:firstLine="709"/>
        <w:contextualSpacing/>
        <w:jc w:val="both"/>
        <w:rPr>
          <w:rFonts w:ascii="Times New Roman" w:hAnsi="Times New Roman" w:cs="Times New Roman"/>
          <w:sz w:val="28"/>
          <w:lang w:val="en-US"/>
        </w:rPr>
      </w:pP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Control</w:t>
      </w:r>
      <w:r w:rsidRPr="002B5FFB">
        <w:rPr>
          <w:rFonts w:ascii="Times New Roman" w:hAnsi="Times New Roman" w:cs="Times New Roman"/>
          <w:sz w:val="28"/>
          <w:lang w:val="en-US"/>
        </w:rPr>
        <w:t xml:space="preserve"> </w:t>
      </w:r>
      <w:r>
        <w:rPr>
          <w:rFonts w:ascii="Times New Roman" w:hAnsi="Times New Roman" w:cs="Times New Roman"/>
          <w:sz w:val="28"/>
          <w:lang w:val="en-US"/>
        </w:rPr>
        <w:t>Actions</w:t>
      </w:r>
      <w:r w:rsidRPr="002B5FFB">
        <w:rPr>
          <w:rFonts w:ascii="Times New Roman" w:hAnsi="Times New Roman" w:cs="Times New Roman"/>
          <w:sz w:val="28"/>
          <w:lang w:val="en-US"/>
        </w:rPr>
        <w:t xml:space="preserve"> </w:t>
      </w:r>
      <w:r>
        <w:rPr>
          <w:rFonts w:ascii="Times New Roman" w:hAnsi="Times New Roman" w:cs="Times New Roman"/>
          <w:sz w:val="28"/>
          <w:lang w:val="en-US"/>
        </w:rPr>
        <w:t>Selection</w:t>
      </w:r>
      <w:r w:rsidRPr="002B5FFB">
        <w:rPr>
          <w:rFonts w:ascii="Times New Roman" w:hAnsi="Times New Roman" w:cs="Times New Roman"/>
          <w:sz w:val="28"/>
          <w:lang w:val="en-US"/>
        </w:rPr>
        <w:t xml:space="preserve"> </w:t>
      </w:r>
      <w:r>
        <w:rPr>
          <w:rFonts w:ascii="Times New Roman" w:hAnsi="Times New Roman" w:cs="Times New Roman"/>
          <w:sz w:val="28"/>
        </w:rPr>
        <w:t>реализует</w:t>
      </w:r>
      <w:r w:rsidRPr="002B5FFB">
        <w:rPr>
          <w:rFonts w:ascii="Times New Roman" w:hAnsi="Times New Roman" w:cs="Times New Roman"/>
          <w:sz w:val="28"/>
          <w:lang w:val="en-US"/>
        </w:rPr>
        <w:t xml:space="preserve"> </w:t>
      </w:r>
      <w:r>
        <w:rPr>
          <w:rFonts w:ascii="Times New Roman" w:hAnsi="Times New Roman" w:cs="Times New Roman"/>
          <w:sz w:val="28"/>
        </w:rPr>
        <w:t>функционал</w:t>
      </w:r>
      <w:r w:rsidRPr="002B5FFB">
        <w:rPr>
          <w:rFonts w:ascii="Times New Roman" w:hAnsi="Times New Roman" w:cs="Times New Roman"/>
          <w:sz w:val="28"/>
          <w:lang w:val="en-US"/>
        </w:rPr>
        <w:t xml:space="preserve">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Идентификации</w:t>
      </w:r>
      <w:r w:rsidRPr="002B5FFB">
        <w:rPr>
          <w:rFonts w:ascii="Times New Roman" w:hAnsi="Times New Roman" w:cs="Times New Roman"/>
          <w:sz w:val="28"/>
          <w:lang w:val="en-US"/>
        </w:rPr>
        <w:t xml:space="preserve"> </w:t>
      </w:r>
      <w:r>
        <w:rPr>
          <w:rFonts w:ascii="Times New Roman" w:hAnsi="Times New Roman" w:cs="Times New Roman"/>
          <w:sz w:val="28"/>
        </w:rPr>
        <w:t>возникновения</w:t>
      </w:r>
      <w:r w:rsidRPr="002B5FFB">
        <w:rPr>
          <w:rFonts w:ascii="Times New Roman" w:hAnsi="Times New Roman" w:cs="Times New Roman"/>
          <w:sz w:val="28"/>
          <w:lang w:val="en-US"/>
        </w:rPr>
        <w:t xml:space="preserve"> </w:t>
      </w:r>
      <w:r>
        <w:rPr>
          <w:rFonts w:ascii="Times New Roman" w:hAnsi="Times New Roman" w:cs="Times New Roman"/>
          <w:sz w:val="28"/>
        </w:rPr>
        <w:t>АР</w:t>
      </w:r>
      <w:r w:rsidRPr="002B5FFB">
        <w:rPr>
          <w:rFonts w:ascii="Times New Roman" w:hAnsi="Times New Roman" w:cs="Times New Roman"/>
          <w:sz w:val="28"/>
          <w:lang w:val="en-US"/>
        </w:rPr>
        <w:t xml:space="preserve">», </w:t>
      </w:r>
      <w:r>
        <w:rPr>
          <w:rFonts w:ascii="Times New Roman" w:hAnsi="Times New Roman" w:cs="Times New Roman"/>
          <w:sz w:val="28"/>
        </w:rPr>
        <w:t>а</w:t>
      </w:r>
      <w:r w:rsidRPr="002B5FFB">
        <w:rPr>
          <w:rFonts w:ascii="Times New Roman" w:hAnsi="Times New Roman" w:cs="Times New Roman"/>
          <w:sz w:val="28"/>
          <w:lang w:val="en-US"/>
        </w:rPr>
        <w:t xml:space="preserve"> </w:t>
      </w:r>
      <w:r>
        <w:rPr>
          <w:rFonts w:ascii="Times New Roman" w:hAnsi="Times New Roman" w:cs="Times New Roman"/>
          <w:sz w:val="28"/>
        </w:rPr>
        <w:t>пакет</w:t>
      </w:r>
      <w:r w:rsidRPr="002B5FFB">
        <w:rPr>
          <w:rFonts w:ascii="Times New Roman" w:hAnsi="Times New Roman" w:cs="Times New Roman"/>
          <w:sz w:val="28"/>
          <w:lang w:val="en-US"/>
        </w:rPr>
        <w:t xml:space="preserve"> </w:t>
      </w:r>
      <w:r>
        <w:rPr>
          <w:rFonts w:ascii="Times New Roman" w:hAnsi="Times New Roman" w:cs="Times New Roman"/>
          <w:sz w:val="28"/>
          <w:lang w:val="en-US"/>
        </w:rPr>
        <w:t>Asynchrony</w:t>
      </w:r>
      <w:r w:rsidRPr="002B5FFB">
        <w:rPr>
          <w:rFonts w:ascii="Times New Roman" w:hAnsi="Times New Roman" w:cs="Times New Roman"/>
          <w:sz w:val="28"/>
          <w:lang w:val="en-US"/>
        </w:rPr>
        <w:t xml:space="preserve"> </w:t>
      </w:r>
      <w:r>
        <w:rPr>
          <w:rFonts w:ascii="Times New Roman" w:hAnsi="Times New Roman" w:cs="Times New Roman"/>
          <w:sz w:val="28"/>
          <w:lang w:val="en-US"/>
        </w:rPr>
        <w:t>Identification</w:t>
      </w:r>
      <w:r w:rsidRPr="002B5FFB">
        <w:rPr>
          <w:rFonts w:ascii="Times New Roman" w:hAnsi="Times New Roman" w:cs="Times New Roman"/>
          <w:sz w:val="28"/>
          <w:lang w:val="en-US"/>
        </w:rPr>
        <w:t xml:space="preserve"> – </w:t>
      </w:r>
      <w:r>
        <w:rPr>
          <w:rFonts w:ascii="Times New Roman" w:hAnsi="Times New Roman" w:cs="Times New Roman"/>
          <w:sz w:val="28"/>
        </w:rPr>
        <w:t>подсистемы</w:t>
      </w:r>
      <w:r w:rsidRPr="002B5FFB">
        <w:rPr>
          <w:rFonts w:ascii="Times New Roman" w:hAnsi="Times New Roman" w:cs="Times New Roman"/>
          <w:sz w:val="28"/>
          <w:lang w:val="en-US"/>
        </w:rPr>
        <w:t xml:space="preserve"> «</w:t>
      </w:r>
      <w:r>
        <w:rPr>
          <w:rFonts w:ascii="Times New Roman" w:hAnsi="Times New Roman" w:cs="Times New Roman"/>
          <w:sz w:val="28"/>
        </w:rPr>
        <w:t>Выбора</w:t>
      </w:r>
      <w:r w:rsidRPr="002B5FFB">
        <w:rPr>
          <w:rFonts w:ascii="Times New Roman" w:hAnsi="Times New Roman" w:cs="Times New Roman"/>
          <w:sz w:val="28"/>
          <w:lang w:val="en-US"/>
        </w:rPr>
        <w:t xml:space="preserve"> </w:t>
      </w:r>
      <w:r>
        <w:rPr>
          <w:rFonts w:ascii="Times New Roman" w:hAnsi="Times New Roman" w:cs="Times New Roman"/>
          <w:sz w:val="28"/>
        </w:rPr>
        <w:t>УВ</w:t>
      </w:r>
      <w:r w:rsidRPr="002B5FFB">
        <w:rPr>
          <w:rFonts w:ascii="Times New Roman" w:hAnsi="Times New Roman" w:cs="Times New Roman"/>
          <w:sz w:val="28"/>
          <w:lang w:val="en-US"/>
        </w:rPr>
        <w:t>».</w:t>
      </w:r>
    </w:p>
    <w:p w14:paraId="2F469A60" w14:textId="275D9BD0" w:rsidR="00096377" w:rsidRDefault="00B93569" w:rsidP="00096377">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рисунке 1</w:t>
      </w:r>
      <w:r w:rsidR="002B5FFB">
        <w:rPr>
          <w:rFonts w:ascii="Times New Roman" w:hAnsi="Times New Roman" w:cs="Times New Roman"/>
          <w:sz w:val="28"/>
        </w:rPr>
        <w:t>3</w:t>
      </w:r>
      <w:r>
        <w:rPr>
          <w:rFonts w:ascii="Times New Roman" w:hAnsi="Times New Roman" w:cs="Times New Roman"/>
          <w:sz w:val="28"/>
        </w:rPr>
        <w:t xml:space="preserve"> приведена общая диаграмма классов ПО централизованной АЛАР.  Над названием каждого класса написано наименование пакета, к которому он принадлежит.</w:t>
      </w:r>
    </w:p>
    <w:p w14:paraId="5DCBC309" w14:textId="43C00F76" w:rsidR="00096377" w:rsidRPr="00B93569" w:rsidRDefault="00096377" w:rsidP="00096377">
      <w:pPr>
        <w:spacing w:after="0" w:line="360" w:lineRule="auto"/>
        <w:ind w:firstLine="709"/>
        <w:contextualSpacing/>
        <w:jc w:val="both"/>
        <w:rPr>
          <w:rFonts w:ascii="Times New Roman" w:hAnsi="Times New Roman" w:cs="Times New Roman"/>
          <w:sz w:val="28"/>
        </w:rPr>
        <w:sectPr w:rsidR="00096377" w:rsidRPr="00B93569" w:rsidSect="001F0697">
          <w:footerReference w:type="default" r:id="rId36"/>
          <w:footnotePr>
            <w:numFmt w:val="chicago"/>
          </w:footnotePr>
          <w:pgSz w:w="11906" w:h="16838"/>
          <w:pgMar w:top="1134" w:right="1134" w:bottom="1134" w:left="1134" w:header="709" w:footer="57" w:gutter="0"/>
          <w:cols w:space="708"/>
          <w:titlePg/>
          <w:docGrid w:linePitch="360"/>
        </w:sectPr>
      </w:pPr>
      <w:commentRangeStart w:id="210"/>
      <w:commentRangeStart w:id="211"/>
      <w:r>
        <w:rPr>
          <w:rFonts w:ascii="Times New Roman" w:hAnsi="Times New Roman" w:cs="Times New Roman"/>
          <w:sz w:val="28"/>
        </w:rPr>
        <w:t>Н</w:t>
      </w:r>
      <w:r w:rsidR="002B5FFB">
        <w:rPr>
          <w:rFonts w:ascii="Times New Roman" w:hAnsi="Times New Roman" w:cs="Times New Roman"/>
          <w:sz w:val="28"/>
        </w:rPr>
        <w:t>а рисунках 14-17</w:t>
      </w:r>
      <w:r>
        <w:rPr>
          <w:rFonts w:ascii="Times New Roman" w:hAnsi="Times New Roman" w:cs="Times New Roman"/>
          <w:sz w:val="28"/>
        </w:rPr>
        <w:t xml:space="preserve"> представлены диаграммы классов реализованных модулей, описывающих реализованные подсистемы централизованной АЛАР.</w:t>
      </w:r>
      <w:commentRangeEnd w:id="210"/>
      <w:r>
        <w:rPr>
          <w:rStyle w:val="ab"/>
        </w:rPr>
        <w:commentReference w:id="210"/>
      </w:r>
      <w:commentRangeEnd w:id="211"/>
      <w:r>
        <w:rPr>
          <w:rStyle w:val="ab"/>
        </w:rPr>
        <w:commentReference w:id="211"/>
      </w:r>
    </w:p>
    <w:p w14:paraId="4F7A66ED" w14:textId="0576B674" w:rsidR="00B93569" w:rsidRDefault="00322377" w:rsidP="00B93569">
      <w:pPr>
        <w:spacing w:after="0" w:line="360" w:lineRule="auto"/>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36422A1A" wp14:editId="1B90459E">
            <wp:extent cx="9735233" cy="4148666"/>
            <wp:effectExtent l="0" t="0" r="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740818" cy="4151046"/>
                    </a:xfrm>
                    <a:prstGeom prst="rect">
                      <a:avLst/>
                    </a:prstGeom>
                  </pic:spPr>
                </pic:pic>
              </a:graphicData>
            </a:graphic>
          </wp:inline>
        </w:drawing>
      </w:r>
    </w:p>
    <w:p w14:paraId="4F447EBC" w14:textId="52A64A7A" w:rsidR="00B93569" w:rsidRPr="00B93569" w:rsidRDefault="00B93569" w:rsidP="00B93569">
      <w:pPr>
        <w:spacing w:after="0" w:line="360" w:lineRule="auto"/>
        <w:contextualSpacing/>
        <w:jc w:val="center"/>
        <w:rPr>
          <w:rFonts w:ascii="Times New Roman" w:hAnsi="Times New Roman" w:cs="Times New Roman"/>
          <w:sz w:val="28"/>
          <w:lang w:val="en-US"/>
        </w:rPr>
        <w:sectPr w:rsidR="00B93569" w:rsidRPr="00B93569" w:rsidSect="00B93569">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w:t>
      </w:r>
      <w:r w:rsidRPr="00FD5458">
        <w:rPr>
          <w:rFonts w:ascii="Times New Roman" w:hAnsi="Times New Roman" w:cs="Times New Roman"/>
          <w:sz w:val="28"/>
        </w:rPr>
        <w:t xml:space="preserve"> </w:t>
      </w:r>
      <w:r>
        <w:rPr>
          <w:rFonts w:ascii="Times New Roman" w:hAnsi="Times New Roman" w:cs="Times New Roman"/>
          <w:sz w:val="28"/>
        </w:rPr>
        <w:t>1</w:t>
      </w:r>
      <w:r w:rsidR="002B5FFB">
        <w:rPr>
          <w:rFonts w:ascii="Times New Roman" w:hAnsi="Times New Roman" w:cs="Times New Roman"/>
          <w:sz w:val="28"/>
        </w:rPr>
        <w:t>3</w:t>
      </w:r>
      <w:r>
        <w:rPr>
          <w:rFonts w:ascii="Times New Roman" w:hAnsi="Times New Roman" w:cs="Times New Roman"/>
          <w:sz w:val="28"/>
        </w:rPr>
        <w:t xml:space="preserve"> – Общая диаграмма </w:t>
      </w:r>
      <w:r w:rsidR="00096377">
        <w:rPr>
          <w:rFonts w:ascii="Times New Roman" w:hAnsi="Times New Roman" w:cs="Times New Roman"/>
          <w:sz w:val="28"/>
        </w:rPr>
        <w:t>классов</w:t>
      </w:r>
    </w:p>
    <w:p w14:paraId="47AE6AA4" w14:textId="3067E515" w:rsidR="005145C9" w:rsidRDefault="005145C9" w:rsidP="00096377">
      <w:pPr>
        <w:spacing w:after="0" w:line="360" w:lineRule="auto"/>
        <w:contextualSpacing/>
        <w:jc w:val="both"/>
        <w:rPr>
          <w:rFonts w:ascii="Times New Roman" w:hAnsi="Times New Roman" w:cs="Times New Roman"/>
          <w:sz w:val="28"/>
        </w:rPr>
      </w:pPr>
    </w:p>
    <w:p w14:paraId="093DE36F" w14:textId="32AFB4A2" w:rsidR="005145C9" w:rsidRDefault="00322377" w:rsidP="005145C9">
      <w:pPr>
        <w:spacing w:after="0" w:line="360" w:lineRule="auto"/>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19B178A1" wp14:editId="621D67CB">
            <wp:extent cx="6120130" cy="5519420"/>
            <wp:effectExtent l="0" t="0" r="0" b="508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5519420"/>
                    </a:xfrm>
                    <a:prstGeom prst="rect">
                      <a:avLst/>
                    </a:prstGeom>
                  </pic:spPr>
                </pic:pic>
              </a:graphicData>
            </a:graphic>
          </wp:inline>
        </w:drawing>
      </w:r>
    </w:p>
    <w:p w14:paraId="264AC23D" w14:textId="23EC00BC"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w:t>
      </w:r>
      <w:r w:rsidRPr="00900EB2">
        <w:rPr>
          <w:rFonts w:ascii="Times New Roman" w:hAnsi="Times New Roman" w:cs="Times New Roman"/>
          <w:sz w:val="28"/>
          <w:lang w:val="en-US"/>
        </w:rPr>
        <w:t xml:space="preserve"> </w:t>
      </w:r>
      <w:r w:rsidRPr="005145C9">
        <w:rPr>
          <w:rFonts w:ascii="Times New Roman" w:hAnsi="Times New Roman" w:cs="Times New Roman"/>
          <w:sz w:val="28"/>
          <w:lang w:val="en-US"/>
        </w:rPr>
        <w:t>1</w:t>
      </w:r>
      <w:r w:rsidR="002B5FFB">
        <w:rPr>
          <w:rFonts w:ascii="Times New Roman" w:hAnsi="Times New Roman" w:cs="Times New Roman"/>
          <w:sz w:val="28"/>
          <w:lang w:val="en-US"/>
        </w:rPr>
        <w:t>4</w:t>
      </w:r>
      <w:r w:rsidRPr="00900EB2">
        <w:rPr>
          <w:rFonts w:ascii="Times New Roman" w:hAnsi="Times New Roman" w:cs="Times New Roman"/>
          <w:sz w:val="28"/>
          <w:lang w:val="en-US"/>
        </w:rPr>
        <w:t xml:space="preserve"> – </w:t>
      </w:r>
      <w:r>
        <w:rPr>
          <w:rFonts w:ascii="Times New Roman" w:hAnsi="Times New Roman" w:cs="Times New Roman"/>
          <w:sz w:val="28"/>
        </w:rPr>
        <w:t>Диаграмма</w:t>
      </w:r>
      <w:r w:rsidRPr="00900EB2">
        <w:rPr>
          <w:rFonts w:ascii="Times New Roman" w:hAnsi="Times New Roman" w:cs="Times New Roman"/>
          <w:sz w:val="28"/>
          <w:lang w:val="en-US"/>
        </w:rPr>
        <w:t xml:space="preserve"> </w:t>
      </w:r>
      <w:r>
        <w:rPr>
          <w:rFonts w:ascii="Times New Roman" w:hAnsi="Times New Roman" w:cs="Times New Roman"/>
          <w:sz w:val="28"/>
        </w:rPr>
        <w:t>классов</w:t>
      </w:r>
      <w:r w:rsidRPr="00900EB2">
        <w:rPr>
          <w:rFonts w:ascii="Times New Roman" w:hAnsi="Times New Roman" w:cs="Times New Roman"/>
          <w:sz w:val="28"/>
          <w:lang w:val="en-US"/>
        </w:rPr>
        <w:t xml:space="preserve"> </w:t>
      </w:r>
      <w:r>
        <w:rPr>
          <w:rFonts w:ascii="Times New Roman" w:hAnsi="Times New Roman" w:cs="Times New Roman"/>
          <w:sz w:val="28"/>
        </w:rPr>
        <w:t>для</w:t>
      </w:r>
      <w:r w:rsidRPr="00900EB2">
        <w:rPr>
          <w:rFonts w:ascii="Times New Roman" w:hAnsi="Times New Roman" w:cs="Times New Roman"/>
          <w:sz w:val="28"/>
          <w:lang w:val="en-US"/>
        </w:rPr>
        <w:t xml:space="preserve"> </w:t>
      </w:r>
      <w:r>
        <w:rPr>
          <w:rFonts w:ascii="Times New Roman" w:hAnsi="Times New Roman" w:cs="Times New Roman"/>
          <w:sz w:val="28"/>
        </w:rPr>
        <w:t>пакета</w:t>
      </w:r>
      <w:r w:rsidRPr="00900EB2">
        <w:rPr>
          <w:rFonts w:ascii="Times New Roman" w:hAnsi="Times New Roman" w:cs="Times New Roman"/>
          <w:sz w:val="28"/>
          <w:lang w:val="en-US"/>
        </w:rPr>
        <w:t xml:space="preserve"> Synchronized Vector Measurement Processing</w:t>
      </w:r>
    </w:p>
    <w:p w14:paraId="1D0A5862" w14:textId="4C68FEBB" w:rsidR="005145C9" w:rsidRDefault="00322377" w:rsidP="005145C9">
      <w:pPr>
        <w:spacing w:after="0" w:line="360" w:lineRule="auto"/>
        <w:ind w:firstLine="709"/>
        <w:contextualSpacing/>
        <w:jc w:val="center"/>
        <w:rPr>
          <w:rFonts w:ascii="Times New Roman" w:hAnsi="Times New Roman" w:cs="Times New Roman"/>
          <w:sz w:val="28"/>
          <w:lang w:val="en-US"/>
        </w:rPr>
      </w:pPr>
      <w:r w:rsidRPr="00322377">
        <w:rPr>
          <w:rFonts w:ascii="Times New Roman" w:hAnsi="Times New Roman" w:cs="Times New Roman"/>
          <w:noProof/>
          <w:sz w:val="28"/>
          <w:lang w:eastAsia="ru-RU"/>
        </w:rPr>
        <w:lastRenderedPageBreak/>
        <w:drawing>
          <wp:inline distT="0" distB="0" distL="0" distR="0" wp14:anchorId="73013D13" wp14:editId="603F57E4">
            <wp:extent cx="5655733" cy="4012648"/>
            <wp:effectExtent l="0" t="0" r="2540" b="698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75880" cy="4026942"/>
                    </a:xfrm>
                    <a:prstGeom prst="rect">
                      <a:avLst/>
                    </a:prstGeom>
                  </pic:spPr>
                </pic:pic>
              </a:graphicData>
            </a:graphic>
          </wp:inline>
        </w:drawing>
      </w:r>
    </w:p>
    <w:p w14:paraId="30ED6040" w14:textId="5B0789FE" w:rsidR="005145C9" w:rsidRPr="00CE71F5"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w:t>
      </w:r>
      <w:r w:rsidRPr="000D7D38">
        <w:rPr>
          <w:rFonts w:ascii="Times New Roman" w:hAnsi="Times New Roman" w:cs="Times New Roman"/>
          <w:sz w:val="28"/>
        </w:rPr>
        <w:t xml:space="preserve"> </w:t>
      </w:r>
      <w:r>
        <w:rPr>
          <w:rFonts w:ascii="Times New Roman" w:hAnsi="Times New Roman" w:cs="Times New Roman"/>
          <w:sz w:val="28"/>
        </w:rPr>
        <w:t>1</w:t>
      </w:r>
      <w:r w:rsidR="002B5FFB">
        <w:rPr>
          <w:rFonts w:ascii="Times New Roman" w:hAnsi="Times New Roman" w:cs="Times New Roman"/>
          <w:sz w:val="28"/>
        </w:rPr>
        <w:t>5</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0D7D38">
        <w:rPr>
          <w:rFonts w:ascii="Times New Roman" w:hAnsi="Times New Roman" w:cs="Times New Roman"/>
          <w:sz w:val="28"/>
        </w:rPr>
        <w:t xml:space="preserve"> </w:t>
      </w:r>
      <w:r>
        <w:rPr>
          <w:rFonts w:ascii="Times New Roman" w:hAnsi="Times New Roman" w:cs="Times New Roman"/>
          <w:sz w:val="28"/>
          <w:lang w:val="en-US"/>
        </w:rPr>
        <w:t>Asynchrony</w:t>
      </w:r>
      <w:r w:rsidRPr="000D7D38">
        <w:rPr>
          <w:rFonts w:ascii="Times New Roman" w:hAnsi="Times New Roman" w:cs="Times New Roman"/>
          <w:sz w:val="28"/>
        </w:rPr>
        <w:t xml:space="preserve"> </w:t>
      </w:r>
      <w:r>
        <w:rPr>
          <w:rFonts w:ascii="Times New Roman" w:hAnsi="Times New Roman" w:cs="Times New Roman"/>
          <w:sz w:val="28"/>
          <w:lang w:val="en-US"/>
        </w:rPr>
        <w:t>Identification</w:t>
      </w:r>
    </w:p>
    <w:p w14:paraId="1D923704" w14:textId="30FB1577"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drawing>
          <wp:inline distT="0" distB="0" distL="0" distR="0" wp14:anchorId="2B73388B" wp14:editId="4FC53BED">
            <wp:extent cx="5715000" cy="4398024"/>
            <wp:effectExtent l="0" t="0" r="0" b="254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3485" cy="4412249"/>
                    </a:xfrm>
                    <a:prstGeom prst="rect">
                      <a:avLst/>
                    </a:prstGeom>
                  </pic:spPr>
                </pic:pic>
              </a:graphicData>
            </a:graphic>
          </wp:inline>
        </w:drawing>
      </w:r>
    </w:p>
    <w:p w14:paraId="0D555E09" w14:textId="52C4F684" w:rsidR="005145C9" w:rsidRDefault="005145C9" w:rsidP="005145C9">
      <w:pPr>
        <w:spacing w:after="0" w:line="360" w:lineRule="auto"/>
        <w:ind w:firstLine="709"/>
        <w:contextualSpacing/>
        <w:jc w:val="center"/>
        <w:rPr>
          <w:rFonts w:ascii="Times New Roman" w:hAnsi="Times New Roman" w:cs="Times New Roman"/>
          <w:sz w:val="28"/>
          <w:lang w:val="en-US"/>
        </w:rPr>
      </w:pPr>
      <w:r>
        <w:rPr>
          <w:rFonts w:ascii="Times New Roman" w:hAnsi="Times New Roman" w:cs="Times New Roman"/>
          <w:sz w:val="28"/>
        </w:rPr>
        <w:t>Рисунок 1</w:t>
      </w:r>
      <w:r w:rsidR="002B5FFB">
        <w:rPr>
          <w:rFonts w:ascii="Times New Roman" w:hAnsi="Times New Roman" w:cs="Times New Roman"/>
          <w:sz w:val="28"/>
        </w:rPr>
        <w:t>6</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15F68">
        <w:rPr>
          <w:rFonts w:ascii="Times New Roman" w:hAnsi="Times New Roman" w:cs="Times New Roman"/>
          <w:sz w:val="28"/>
        </w:rPr>
        <w:t xml:space="preserve"> </w:t>
      </w:r>
      <w:r>
        <w:rPr>
          <w:rFonts w:ascii="Times New Roman" w:hAnsi="Times New Roman" w:cs="Times New Roman"/>
          <w:sz w:val="28"/>
          <w:lang w:val="en-US"/>
        </w:rPr>
        <w:t>Control</w:t>
      </w:r>
      <w:r w:rsidRPr="00115F68">
        <w:rPr>
          <w:rFonts w:ascii="Times New Roman" w:hAnsi="Times New Roman" w:cs="Times New Roman"/>
          <w:sz w:val="28"/>
        </w:rPr>
        <w:t xml:space="preserve"> </w:t>
      </w:r>
      <w:r>
        <w:rPr>
          <w:rFonts w:ascii="Times New Roman" w:hAnsi="Times New Roman" w:cs="Times New Roman"/>
          <w:sz w:val="28"/>
          <w:lang w:val="en-US"/>
        </w:rPr>
        <w:t>Actions</w:t>
      </w:r>
      <w:r w:rsidRPr="00115F68">
        <w:rPr>
          <w:rFonts w:ascii="Times New Roman" w:hAnsi="Times New Roman" w:cs="Times New Roman"/>
          <w:sz w:val="28"/>
        </w:rPr>
        <w:t xml:space="preserve"> </w:t>
      </w:r>
      <w:r>
        <w:rPr>
          <w:rFonts w:ascii="Times New Roman" w:hAnsi="Times New Roman" w:cs="Times New Roman"/>
          <w:sz w:val="28"/>
          <w:lang w:val="en-US"/>
        </w:rPr>
        <w:t>Selection</w:t>
      </w:r>
    </w:p>
    <w:p w14:paraId="1F0540FC" w14:textId="04CA7879" w:rsidR="005145C9" w:rsidRDefault="00322377" w:rsidP="005145C9">
      <w:pPr>
        <w:spacing w:after="0" w:line="360" w:lineRule="auto"/>
        <w:ind w:firstLine="709"/>
        <w:contextualSpacing/>
        <w:jc w:val="center"/>
        <w:rPr>
          <w:rFonts w:ascii="Times New Roman" w:hAnsi="Times New Roman" w:cs="Times New Roman"/>
          <w:sz w:val="28"/>
        </w:rPr>
      </w:pPr>
      <w:r w:rsidRPr="00322377">
        <w:rPr>
          <w:rFonts w:ascii="Times New Roman" w:hAnsi="Times New Roman" w:cs="Times New Roman"/>
          <w:noProof/>
          <w:sz w:val="28"/>
          <w:lang w:eastAsia="ru-RU"/>
        </w:rPr>
        <w:lastRenderedPageBreak/>
        <w:drawing>
          <wp:inline distT="0" distB="0" distL="0" distR="0" wp14:anchorId="667C7047" wp14:editId="25314758">
            <wp:extent cx="6120130" cy="3745230"/>
            <wp:effectExtent l="0" t="0" r="0" b="762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130" cy="3745230"/>
                    </a:xfrm>
                    <a:prstGeom prst="rect">
                      <a:avLst/>
                    </a:prstGeom>
                  </pic:spPr>
                </pic:pic>
              </a:graphicData>
            </a:graphic>
          </wp:inline>
        </w:drawing>
      </w:r>
    </w:p>
    <w:p w14:paraId="279AC27D" w14:textId="1B4AEF03" w:rsidR="005145C9" w:rsidRPr="002B5FFB" w:rsidRDefault="005145C9" w:rsidP="005145C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Рисунок 1</w:t>
      </w:r>
      <w:r w:rsidR="002B5FFB">
        <w:rPr>
          <w:rFonts w:ascii="Times New Roman" w:hAnsi="Times New Roman" w:cs="Times New Roman"/>
          <w:sz w:val="28"/>
        </w:rPr>
        <w:t>7</w:t>
      </w:r>
      <w:r w:rsidRPr="000D7D38">
        <w:rPr>
          <w:rFonts w:ascii="Times New Roman" w:hAnsi="Times New Roman" w:cs="Times New Roman"/>
          <w:sz w:val="28"/>
        </w:rPr>
        <w:t xml:space="preserve"> – </w:t>
      </w:r>
      <w:r>
        <w:rPr>
          <w:rFonts w:ascii="Times New Roman" w:hAnsi="Times New Roman" w:cs="Times New Roman"/>
          <w:sz w:val="28"/>
        </w:rPr>
        <w:t>Диаграмма</w:t>
      </w:r>
      <w:r w:rsidRPr="000D7D38">
        <w:rPr>
          <w:rFonts w:ascii="Times New Roman" w:hAnsi="Times New Roman" w:cs="Times New Roman"/>
          <w:sz w:val="28"/>
        </w:rPr>
        <w:t xml:space="preserve"> </w:t>
      </w:r>
      <w:r>
        <w:rPr>
          <w:rFonts w:ascii="Times New Roman" w:hAnsi="Times New Roman" w:cs="Times New Roman"/>
          <w:sz w:val="28"/>
        </w:rPr>
        <w:t>классов</w:t>
      </w:r>
      <w:r w:rsidRPr="000D7D38">
        <w:rPr>
          <w:rFonts w:ascii="Times New Roman" w:hAnsi="Times New Roman" w:cs="Times New Roman"/>
          <w:sz w:val="28"/>
        </w:rPr>
        <w:t xml:space="preserve"> </w:t>
      </w:r>
      <w:r>
        <w:rPr>
          <w:rFonts w:ascii="Times New Roman" w:hAnsi="Times New Roman" w:cs="Times New Roman"/>
          <w:sz w:val="28"/>
        </w:rPr>
        <w:t>для</w:t>
      </w:r>
      <w:r w:rsidRPr="000D7D38">
        <w:rPr>
          <w:rFonts w:ascii="Times New Roman" w:hAnsi="Times New Roman" w:cs="Times New Roman"/>
          <w:sz w:val="28"/>
        </w:rPr>
        <w:t xml:space="preserve"> </w:t>
      </w:r>
      <w:r>
        <w:rPr>
          <w:rFonts w:ascii="Times New Roman" w:hAnsi="Times New Roman" w:cs="Times New Roman"/>
          <w:sz w:val="28"/>
        </w:rPr>
        <w:t>пакета</w:t>
      </w:r>
      <w:r w:rsidRPr="001F1226">
        <w:rPr>
          <w:rFonts w:ascii="Times New Roman" w:hAnsi="Times New Roman" w:cs="Times New Roman"/>
          <w:sz w:val="28"/>
        </w:rPr>
        <w:t xml:space="preserve"> </w:t>
      </w:r>
      <w:r>
        <w:rPr>
          <w:rFonts w:ascii="Times New Roman" w:hAnsi="Times New Roman" w:cs="Times New Roman"/>
          <w:sz w:val="28"/>
          <w:lang w:val="en-US"/>
        </w:rPr>
        <w:t>Comparison</w:t>
      </w:r>
      <w:r w:rsidRPr="001F1226">
        <w:rPr>
          <w:rFonts w:ascii="Times New Roman" w:hAnsi="Times New Roman" w:cs="Times New Roman"/>
          <w:sz w:val="28"/>
        </w:rPr>
        <w:t xml:space="preserve"> </w:t>
      </w:r>
      <w:r>
        <w:rPr>
          <w:rFonts w:ascii="Times New Roman" w:hAnsi="Times New Roman" w:cs="Times New Roman"/>
          <w:sz w:val="28"/>
          <w:lang w:val="en-US"/>
        </w:rPr>
        <w:t>Of</w:t>
      </w:r>
      <w:r w:rsidRPr="001F1226">
        <w:rPr>
          <w:rFonts w:ascii="Times New Roman" w:hAnsi="Times New Roman" w:cs="Times New Roman"/>
          <w:sz w:val="28"/>
        </w:rPr>
        <w:t xml:space="preserve"> </w:t>
      </w:r>
      <w:r>
        <w:rPr>
          <w:rFonts w:ascii="Times New Roman" w:hAnsi="Times New Roman" w:cs="Times New Roman"/>
          <w:sz w:val="28"/>
          <w:lang w:val="en-US"/>
        </w:rPr>
        <w:t>Modes</w:t>
      </w:r>
    </w:p>
    <w:p w14:paraId="43459090" w14:textId="4DBCF0DE" w:rsidR="002E4E13" w:rsidRPr="002E4E13" w:rsidRDefault="002E4E13" w:rsidP="002E4E13">
      <w:pPr>
        <w:pStyle w:val="3"/>
      </w:pPr>
      <w:bookmarkStart w:id="212" w:name="_Toc62603021"/>
      <w:r>
        <w:t>3.2.3. Входные и выходные данные</w:t>
      </w:r>
      <w:bookmarkEnd w:id="212"/>
    </w:p>
    <w:p w14:paraId="5E41F5C1" w14:textId="28FA5617" w:rsidR="00453D10"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Для работы ПО необходимы входные данные, которые представлены в таблице 3.</w:t>
      </w:r>
    </w:p>
    <w:p w14:paraId="33FE4486" w14:textId="7D89997C" w:rsidR="002E4E13" w:rsidRDefault="00453D10" w:rsidP="002E4E1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3 – </w:t>
      </w:r>
      <w:r w:rsidR="002E4E13">
        <w:rPr>
          <w:rFonts w:ascii="Times New Roman" w:hAnsi="Times New Roman" w:cs="Times New Roman"/>
          <w:sz w:val="28"/>
        </w:rPr>
        <w:t>Входные данные</w:t>
      </w:r>
      <w:r>
        <w:rPr>
          <w:rFonts w:ascii="Times New Roman" w:hAnsi="Times New Roman" w:cs="Times New Roman"/>
          <w:sz w:val="28"/>
        </w:rPr>
        <w:t>.</w:t>
      </w:r>
    </w:p>
    <w:tbl>
      <w:tblPr>
        <w:tblStyle w:val="a3"/>
        <w:tblW w:w="9634" w:type="dxa"/>
        <w:tblLook w:val="04A0" w:firstRow="1" w:lastRow="0" w:firstColumn="1" w:lastColumn="0" w:noHBand="0" w:noVBand="1"/>
      </w:tblPr>
      <w:tblGrid>
        <w:gridCol w:w="2832"/>
        <w:gridCol w:w="2268"/>
        <w:gridCol w:w="4534"/>
      </w:tblGrid>
      <w:tr w:rsidR="00D34093" w14:paraId="307052C9" w14:textId="77777777" w:rsidTr="00453D10">
        <w:tc>
          <w:tcPr>
            <w:tcW w:w="2832" w:type="dxa"/>
          </w:tcPr>
          <w:p w14:paraId="4B12C346" w14:textId="073F11E7" w:rsidR="00D34093" w:rsidRDefault="00897D9A"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Данные</w:t>
            </w:r>
          </w:p>
        </w:tc>
        <w:tc>
          <w:tcPr>
            <w:tcW w:w="2268" w:type="dxa"/>
          </w:tcPr>
          <w:p w14:paraId="22233A0F" w14:textId="2066D2BE"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Тип</w:t>
            </w:r>
            <w:r w:rsidR="00897D9A">
              <w:rPr>
                <w:rFonts w:ascii="Times New Roman" w:hAnsi="Times New Roman" w:cs="Times New Roman"/>
                <w:sz w:val="28"/>
              </w:rPr>
              <w:t>, формат</w:t>
            </w:r>
          </w:p>
        </w:tc>
        <w:tc>
          <w:tcPr>
            <w:tcW w:w="4534" w:type="dxa"/>
          </w:tcPr>
          <w:p w14:paraId="29DA22A8" w14:textId="4650BB03" w:rsidR="00D34093" w:rsidRDefault="00D34093" w:rsidP="002E4E13">
            <w:pPr>
              <w:spacing w:line="360" w:lineRule="auto"/>
              <w:contextualSpacing/>
              <w:jc w:val="center"/>
              <w:rPr>
                <w:rFonts w:ascii="Times New Roman" w:hAnsi="Times New Roman" w:cs="Times New Roman"/>
                <w:sz w:val="28"/>
              </w:rPr>
            </w:pPr>
            <w:r>
              <w:rPr>
                <w:rFonts w:ascii="Times New Roman" w:hAnsi="Times New Roman" w:cs="Times New Roman"/>
                <w:sz w:val="28"/>
              </w:rPr>
              <w:t>Описание</w:t>
            </w:r>
          </w:p>
        </w:tc>
      </w:tr>
      <w:tr w:rsidR="00D34093" w14:paraId="1BE9A485" w14:textId="77777777" w:rsidTr="00453D10">
        <w:tc>
          <w:tcPr>
            <w:tcW w:w="2832" w:type="dxa"/>
            <w:vMerge w:val="restart"/>
          </w:tcPr>
          <w:p w14:paraId="2F69CF9B" w14:textId="348EA184"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Синхронизированные векторные измерения</w:t>
            </w:r>
          </w:p>
        </w:tc>
        <w:tc>
          <w:tcPr>
            <w:tcW w:w="2268" w:type="dxa"/>
          </w:tcPr>
          <w:p w14:paraId="3E6EF97A" w14:textId="4B40D537" w:rsidR="00D34093" w:rsidRP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Complex</w:t>
            </w:r>
          </w:p>
        </w:tc>
        <w:tc>
          <w:tcPr>
            <w:tcW w:w="4534" w:type="dxa"/>
          </w:tcPr>
          <w:p w14:paraId="094E4CEC" w14:textId="6CCC0E44" w:rsidR="00D34093" w:rsidRP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Вектор напряжения в узле электрической сети</w:t>
            </w:r>
          </w:p>
        </w:tc>
      </w:tr>
      <w:tr w:rsidR="00D34093" w14:paraId="796A72DE" w14:textId="77777777" w:rsidTr="00453D10">
        <w:tc>
          <w:tcPr>
            <w:tcW w:w="2832" w:type="dxa"/>
            <w:vMerge/>
          </w:tcPr>
          <w:p w14:paraId="5C09F346" w14:textId="6A3F999C" w:rsidR="00D34093" w:rsidRDefault="00D34093" w:rsidP="002917C6">
            <w:pPr>
              <w:spacing w:line="360" w:lineRule="auto"/>
              <w:contextualSpacing/>
              <w:rPr>
                <w:rFonts w:ascii="Times New Roman" w:hAnsi="Times New Roman" w:cs="Times New Roman"/>
                <w:sz w:val="28"/>
              </w:rPr>
            </w:pPr>
          </w:p>
        </w:tc>
        <w:tc>
          <w:tcPr>
            <w:tcW w:w="2268" w:type="dxa"/>
          </w:tcPr>
          <w:p w14:paraId="04C6AE28" w14:textId="0B037D92" w:rsidR="00D34093" w:rsidRDefault="00D34093" w:rsidP="002917C6">
            <w:pPr>
              <w:spacing w:line="360" w:lineRule="auto"/>
              <w:contextualSpacing/>
              <w:rPr>
                <w:rFonts w:ascii="Times New Roman" w:hAnsi="Times New Roman" w:cs="Times New Roman"/>
                <w:sz w:val="28"/>
                <w:lang w:val="en-US"/>
              </w:rPr>
            </w:pPr>
            <w:r>
              <w:rPr>
                <w:rFonts w:ascii="Times New Roman" w:hAnsi="Times New Roman" w:cs="Times New Roman"/>
                <w:sz w:val="28"/>
                <w:lang w:val="en-US"/>
              </w:rPr>
              <w:t>float</w:t>
            </w:r>
          </w:p>
        </w:tc>
        <w:tc>
          <w:tcPr>
            <w:tcW w:w="4534" w:type="dxa"/>
          </w:tcPr>
          <w:p w14:paraId="5513F352" w14:textId="3467AF2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Активная мощность генератора</w:t>
            </w:r>
          </w:p>
        </w:tc>
      </w:tr>
      <w:tr w:rsidR="00D34093" w14:paraId="33BF1EFF" w14:textId="77777777" w:rsidTr="00453D10">
        <w:tc>
          <w:tcPr>
            <w:tcW w:w="2832" w:type="dxa"/>
          </w:tcPr>
          <w:p w14:paraId="71B0DF4B" w14:textId="1D4AE45B"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t>Телеизмерения</w:t>
            </w:r>
          </w:p>
        </w:tc>
        <w:tc>
          <w:tcPr>
            <w:tcW w:w="2268" w:type="dxa"/>
          </w:tcPr>
          <w:p w14:paraId="56DAA9B7" w14:textId="77777777" w:rsidR="00D34093" w:rsidRPr="00D34093" w:rsidRDefault="00D34093" w:rsidP="002917C6">
            <w:pPr>
              <w:spacing w:line="360" w:lineRule="auto"/>
              <w:contextualSpacing/>
              <w:rPr>
                <w:rFonts w:ascii="ArialMT" w:hAnsi="ArialMT" w:cs="ArialMT"/>
                <w:sz w:val="25"/>
                <w:szCs w:val="25"/>
              </w:rPr>
            </w:pPr>
            <w:r w:rsidRPr="00897D9A">
              <w:rPr>
                <w:rFonts w:ascii="Times New Roman" w:hAnsi="Times New Roman" w:cs="Times New Roman"/>
                <w:sz w:val="28"/>
                <w:lang w:val="en-US"/>
              </w:rPr>
              <w:t>M</w:t>
            </w:r>
            <w:r w:rsidRPr="00907192">
              <w:rPr>
                <w:rFonts w:ascii="Times New Roman" w:hAnsi="Times New Roman" w:cs="Times New Roman"/>
                <w:sz w:val="28"/>
              </w:rPr>
              <w:t>_</w:t>
            </w:r>
            <w:r w:rsidRPr="00897D9A">
              <w:rPr>
                <w:rFonts w:ascii="Times New Roman" w:hAnsi="Times New Roman" w:cs="Times New Roman"/>
                <w:sz w:val="28"/>
                <w:lang w:val="en-US"/>
              </w:rPr>
              <w:t>ME</w:t>
            </w:r>
            <w:r w:rsidRPr="00907192">
              <w:rPr>
                <w:rFonts w:ascii="Times New Roman" w:hAnsi="Times New Roman" w:cs="Times New Roman"/>
                <w:sz w:val="28"/>
              </w:rPr>
              <w:t>_</w:t>
            </w:r>
            <w:r w:rsidRPr="00897D9A">
              <w:rPr>
                <w:rFonts w:ascii="Times New Roman" w:hAnsi="Times New Roman" w:cs="Times New Roman"/>
                <w:sz w:val="28"/>
                <w:lang w:val="en-US"/>
              </w:rPr>
              <w:t>NC</w:t>
            </w:r>
            <w:r w:rsidRPr="00907192">
              <w:rPr>
                <w:rFonts w:ascii="Times New Roman" w:hAnsi="Times New Roman" w:cs="Times New Roman"/>
                <w:sz w:val="28"/>
              </w:rPr>
              <w:t>_1</w:t>
            </w:r>
            <w:r>
              <w:rPr>
                <w:rFonts w:ascii="ArialMT" w:hAnsi="ArialMT" w:cs="ArialMT"/>
                <w:sz w:val="25"/>
                <w:szCs w:val="25"/>
              </w:rPr>
              <w:t xml:space="preserve"> (</w:t>
            </w:r>
            <w:r w:rsidRPr="00D34093">
              <w:rPr>
                <w:rFonts w:ascii="ArialMT" w:hAnsi="ArialMT" w:cs="ArialMT"/>
                <w:sz w:val="25"/>
                <w:szCs w:val="25"/>
              </w:rPr>
              <w:t>значение измеряемой величины, короткий</w:t>
            </w:r>
          </w:p>
          <w:p w14:paraId="29732720" w14:textId="1DADC4B9" w:rsidR="00D34093" w:rsidRPr="00D34093" w:rsidRDefault="00D34093" w:rsidP="002917C6">
            <w:pPr>
              <w:spacing w:line="360" w:lineRule="auto"/>
              <w:contextualSpacing/>
              <w:rPr>
                <w:rFonts w:cs="Times New Roman"/>
                <w:sz w:val="28"/>
              </w:rPr>
            </w:pPr>
            <w:r w:rsidRPr="00D34093">
              <w:rPr>
                <w:rFonts w:ascii="ArialMT" w:hAnsi="ArialMT" w:cs="ArialMT"/>
                <w:sz w:val="25"/>
                <w:szCs w:val="25"/>
              </w:rPr>
              <w:t>формат с плавающей запятой</w:t>
            </w:r>
            <w:r>
              <w:rPr>
                <w:rFonts w:ascii="ArialMT" w:hAnsi="ArialMT" w:cs="ArialMT"/>
                <w:sz w:val="25"/>
                <w:szCs w:val="25"/>
              </w:rPr>
              <w:t>)</w:t>
            </w:r>
          </w:p>
        </w:tc>
        <w:tc>
          <w:tcPr>
            <w:tcW w:w="4534" w:type="dxa"/>
          </w:tcPr>
          <w:p w14:paraId="7C4A5287"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ECD756F" w14:textId="44345DF5"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59ABC481" w14:textId="5B01EB3C"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5C5C0A34" w14:textId="77777777"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Потребляемая активная и реактивная мощность</w:t>
            </w:r>
          </w:p>
          <w:p w14:paraId="41B0B93D" w14:textId="002D323D" w:rsidR="00D34093" w:rsidRPr="00D34093" w:rsidRDefault="00D34093" w:rsidP="002917C6">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Переток активной и реактивной мощности</w:t>
            </w:r>
          </w:p>
        </w:tc>
      </w:tr>
      <w:tr w:rsidR="00D34093" w14:paraId="57499EC1" w14:textId="77777777" w:rsidTr="00453D10">
        <w:tc>
          <w:tcPr>
            <w:tcW w:w="2832" w:type="dxa"/>
          </w:tcPr>
          <w:p w14:paraId="03A2F9C9" w14:textId="0B6C8960" w:rsidR="00D34093" w:rsidRDefault="00D34093" w:rsidP="002917C6">
            <w:pPr>
              <w:spacing w:line="360" w:lineRule="auto"/>
              <w:contextualSpacing/>
              <w:rPr>
                <w:rFonts w:ascii="Times New Roman" w:hAnsi="Times New Roman" w:cs="Times New Roman"/>
                <w:sz w:val="28"/>
              </w:rPr>
            </w:pPr>
            <w:r>
              <w:rPr>
                <w:rFonts w:ascii="Times New Roman" w:hAnsi="Times New Roman" w:cs="Times New Roman"/>
                <w:sz w:val="28"/>
              </w:rPr>
              <w:lastRenderedPageBreak/>
              <w:t>Телесигналы</w:t>
            </w:r>
          </w:p>
        </w:tc>
        <w:tc>
          <w:tcPr>
            <w:tcW w:w="2268" w:type="dxa"/>
          </w:tcPr>
          <w:p w14:paraId="1E5557D5" w14:textId="7104BAF0" w:rsidR="00D34093" w:rsidRPr="00D34093" w:rsidRDefault="00D34093" w:rsidP="002917C6">
            <w:pPr>
              <w:spacing w:line="360" w:lineRule="auto"/>
              <w:contextualSpacing/>
              <w:rPr>
                <w:rFonts w:ascii="Times New Roman" w:hAnsi="Times New Roman" w:cs="Times New Roman"/>
                <w:sz w:val="28"/>
              </w:rPr>
            </w:pPr>
            <w:r w:rsidRPr="00D34093">
              <w:rPr>
                <w:rFonts w:ascii="Times New Roman" w:hAnsi="Times New Roman" w:cs="Times New Roman"/>
                <w:sz w:val="28"/>
                <w:lang w:val="en-US"/>
              </w:rPr>
              <w:t>M</w:t>
            </w:r>
            <w:r w:rsidRPr="00D34093">
              <w:rPr>
                <w:rFonts w:ascii="Times New Roman" w:hAnsi="Times New Roman" w:cs="Times New Roman"/>
                <w:sz w:val="28"/>
              </w:rPr>
              <w:t>_</w:t>
            </w:r>
            <w:r w:rsidRPr="00D34093">
              <w:rPr>
                <w:rFonts w:ascii="Times New Roman" w:hAnsi="Times New Roman" w:cs="Times New Roman"/>
                <w:sz w:val="28"/>
                <w:lang w:val="en-US"/>
              </w:rPr>
              <w:t>SP</w:t>
            </w:r>
            <w:r w:rsidRPr="00D34093">
              <w:rPr>
                <w:rFonts w:ascii="Times New Roman" w:hAnsi="Times New Roman" w:cs="Times New Roman"/>
                <w:sz w:val="28"/>
              </w:rPr>
              <w:t>_</w:t>
            </w:r>
            <w:r w:rsidRPr="00D34093">
              <w:rPr>
                <w:rFonts w:ascii="Times New Roman" w:hAnsi="Times New Roman" w:cs="Times New Roman"/>
                <w:sz w:val="28"/>
                <w:lang w:val="en-US"/>
              </w:rPr>
              <w:t>NA</w:t>
            </w:r>
            <w:r w:rsidRPr="00D34093">
              <w:rPr>
                <w:rFonts w:ascii="Times New Roman" w:hAnsi="Times New Roman" w:cs="Times New Roman"/>
                <w:sz w:val="28"/>
              </w:rPr>
              <w:t>_1 (одноэлементная информация)</w:t>
            </w:r>
          </w:p>
        </w:tc>
        <w:tc>
          <w:tcPr>
            <w:tcW w:w="4534" w:type="dxa"/>
          </w:tcPr>
          <w:p w14:paraId="3BB04CAD" w14:textId="77777777" w:rsid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4B17489D" w14:textId="7E133327" w:rsidR="002917C6" w:rsidRPr="00D34093" w:rsidRDefault="002917C6" w:rsidP="002917C6">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r w:rsidR="00897D9A" w14:paraId="0C50E496" w14:textId="77777777" w:rsidTr="00453D10">
        <w:tc>
          <w:tcPr>
            <w:tcW w:w="2832" w:type="dxa"/>
          </w:tcPr>
          <w:p w14:paraId="1E67CCEB" w14:textId="6A0852C2" w:rsidR="00897D9A" w:rsidRDefault="00897D9A" w:rsidP="00453D10">
            <w:pPr>
              <w:spacing w:line="360" w:lineRule="auto"/>
              <w:contextualSpacing/>
              <w:rPr>
                <w:rFonts w:ascii="Times New Roman" w:hAnsi="Times New Roman" w:cs="Times New Roman"/>
                <w:sz w:val="28"/>
              </w:rPr>
            </w:pPr>
            <w:r>
              <w:rPr>
                <w:rFonts w:ascii="Times New Roman" w:hAnsi="Times New Roman" w:cs="Times New Roman"/>
                <w:sz w:val="28"/>
              </w:rPr>
              <w:t>Обученны</w:t>
            </w:r>
            <w:r w:rsidR="00453D10">
              <w:rPr>
                <w:rFonts w:ascii="Times New Roman" w:hAnsi="Times New Roman" w:cs="Times New Roman"/>
                <w:sz w:val="28"/>
              </w:rPr>
              <w:t>е</w:t>
            </w:r>
            <w:r>
              <w:rPr>
                <w:rFonts w:ascii="Times New Roman" w:hAnsi="Times New Roman" w:cs="Times New Roman"/>
                <w:sz w:val="28"/>
              </w:rPr>
              <w:t xml:space="preserve"> классификатор</w:t>
            </w:r>
            <w:r w:rsidR="00453D10">
              <w:rPr>
                <w:rFonts w:ascii="Times New Roman" w:hAnsi="Times New Roman" w:cs="Times New Roman"/>
                <w:sz w:val="28"/>
              </w:rPr>
              <w:t>ы</w:t>
            </w:r>
          </w:p>
        </w:tc>
        <w:tc>
          <w:tcPr>
            <w:tcW w:w="2268" w:type="dxa"/>
          </w:tcPr>
          <w:p w14:paraId="0F2D06A0" w14:textId="6DBAC8B7" w:rsidR="00897D9A" w:rsidRPr="00897D9A" w:rsidRDefault="00897D9A" w:rsidP="002917C6">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68D6CCEE" w14:textId="77777777"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Используемые кластеры</w:t>
            </w:r>
          </w:p>
          <w:p w14:paraId="4D63E4E4" w14:textId="1CB399EB" w:rsidR="00897D9A" w:rsidRDefault="00897D9A" w:rsidP="00897D9A">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Модель классификации</w:t>
            </w:r>
          </w:p>
        </w:tc>
      </w:tr>
      <w:tr w:rsidR="00897D9A" w14:paraId="168709CA" w14:textId="77777777" w:rsidTr="00453D10">
        <w:tc>
          <w:tcPr>
            <w:tcW w:w="2832" w:type="dxa"/>
          </w:tcPr>
          <w:p w14:paraId="5833B414" w14:textId="11716B20"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Сечения-кандидаты деления системы</w:t>
            </w:r>
          </w:p>
        </w:tc>
        <w:tc>
          <w:tcPr>
            <w:tcW w:w="2268" w:type="dxa"/>
          </w:tcPr>
          <w:p w14:paraId="529051DC" w14:textId="437BE8BC" w:rsidR="00897D9A" w:rsidRDefault="00897D9A" w:rsidP="002917C6">
            <w:pPr>
              <w:spacing w:line="360" w:lineRule="auto"/>
              <w:contextualSpacing/>
              <w:rPr>
                <w:rFonts w:ascii="Times New Roman" w:hAnsi="Times New Roman" w:cs="Times New Roman"/>
                <w:sz w:val="28"/>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05A142A9" w14:textId="77777777" w:rsidR="00897D9A" w:rsidRDefault="00897D9A" w:rsidP="00453D10">
            <w:pPr>
              <w:pStyle w:val="a4"/>
              <w:spacing w:line="360" w:lineRule="auto"/>
              <w:ind w:left="458"/>
              <w:rPr>
                <w:rFonts w:ascii="Times New Roman" w:hAnsi="Times New Roman" w:cs="Times New Roman"/>
                <w:sz w:val="28"/>
              </w:rPr>
            </w:pPr>
          </w:p>
        </w:tc>
      </w:tr>
      <w:tr w:rsidR="00453D10" w14:paraId="695DFDFB" w14:textId="77777777" w:rsidTr="00453D10">
        <w:tc>
          <w:tcPr>
            <w:tcW w:w="2832" w:type="dxa"/>
          </w:tcPr>
          <w:p w14:paraId="2DFFFEB3" w14:textId="66F6C7FB" w:rsidR="00453D10" w:rsidRDefault="00453D10" w:rsidP="00453D10">
            <w:pPr>
              <w:spacing w:line="360" w:lineRule="auto"/>
              <w:contextualSpacing/>
              <w:rPr>
                <w:rFonts w:ascii="Times New Roman" w:hAnsi="Times New Roman" w:cs="Times New Roman"/>
                <w:sz w:val="28"/>
              </w:rPr>
            </w:pPr>
            <w:r>
              <w:rPr>
                <w:rFonts w:ascii="Times New Roman" w:hAnsi="Times New Roman" w:cs="Times New Roman"/>
                <w:sz w:val="28"/>
              </w:rPr>
              <w:t>Расчетные режимы работы ЭЭС</w:t>
            </w:r>
          </w:p>
        </w:tc>
        <w:tc>
          <w:tcPr>
            <w:tcW w:w="2268" w:type="dxa"/>
          </w:tcPr>
          <w:p w14:paraId="50DAE5FA" w14:textId="6C3BC08C" w:rsidR="00453D10" w:rsidRPr="00453D10" w:rsidRDefault="00453D10" w:rsidP="00453D10">
            <w:pPr>
              <w:spacing w:line="360" w:lineRule="auto"/>
              <w:contextualSpacing/>
              <w:rPr>
                <w:rFonts w:ascii="Times New Roman" w:hAnsi="Times New Roman" w:cs="Times New Roman"/>
                <w:sz w:val="28"/>
                <w:lang w:val="en-US"/>
              </w:rPr>
            </w:pPr>
            <w:r>
              <w:rPr>
                <w:rFonts w:ascii="Times New Roman" w:hAnsi="Times New Roman" w:cs="Times New Roman"/>
                <w:sz w:val="28"/>
              </w:rPr>
              <w:t xml:space="preserve">Файл </w:t>
            </w:r>
            <w:r>
              <w:rPr>
                <w:rFonts w:ascii="Times New Roman" w:hAnsi="Times New Roman" w:cs="Times New Roman"/>
                <w:sz w:val="28"/>
                <w:lang w:val="en-US"/>
              </w:rPr>
              <w:t>CSV</w:t>
            </w:r>
          </w:p>
        </w:tc>
        <w:tc>
          <w:tcPr>
            <w:tcW w:w="4534" w:type="dxa"/>
          </w:tcPr>
          <w:p w14:paraId="76700259"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Напряжение</w:t>
            </w:r>
          </w:p>
          <w:p w14:paraId="42171541"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Ток</w:t>
            </w:r>
          </w:p>
          <w:p w14:paraId="0A974173" w14:textId="77777777" w:rsidR="00453D10" w:rsidRPr="00D34093" w:rsidRDefault="00453D10" w:rsidP="00453D10">
            <w:pPr>
              <w:pStyle w:val="a4"/>
              <w:numPr>
                <w:ilvl w:val="0"/>
                <w:numId w:val="32"/>
              </w:numPr>
              <w:spacing w:line="360" w:lineRule="auto"/>
              <w:ind w:left="458"/>
              <w:rPr>
                <w:rFonts w:ascii="Times New Roman" w:hAnsi="Times New Roman" w:cs="Times New Roman"/>
                <w:sz w:val="28"/>
              </w:rPr>
            </w:pPr>
            <w:r w:rsidRPr="00D34093">
              <w:rPr>
                <w:rFonts w:ascii="Times New Roman" w:hAnsi="Times New Roman" w:cs="Times New Roman"/>
                <w:sz w:val="28"/>
              </w:rPr>
              <w:t>Генерируемая активная и реактивная мощность</w:t>
            </w:r>
          </w:p>
          <w:p w14:paraId="6DEC3662" w14:textId="77777777" w:rsid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Потребляемая активная и реактивная мощность</w:t>
            </w:r>
          </w:p>
          <w:p w14:paraId="19D337B0" w14:textId="20260721" w:rsidR="00453D10" w:rsidRPr="00453D10" w:rsidRDefault="00453D10" w:rsidP="00652966">
            <w:pPr>
              <w:pStyle w:val="a4"/>
              <w:numPr>
                <w:ilvl w:val="0"/>
                <w:numId w:val="32"/>
              </w:numPr>
              <w:spacing w:line="360" w:lineRule="auto"/>
              <w:ind w:left="458"/>
              <w:rPr>
                <w:rFonts w:ascii="Times New Roman" w:hAnsi="Times New Roman" w:cs="Times New Roman"/>
                <w:sz w:val="28"/>
              </w:rPr>
            </w:pPr>
            <w:r w:rsidRPr="00453D10">
              <w:rPr>
                <w:rFonts w:ascii="Times New Roman" w:hAnsi="Times New Roman" w:cs="Times New Roman"/>
                <w:sz w:val="28"/>
              </w:rPr>
              <w:t>Переток активной и реактивной мощности</w:t>
            </w:r>
          </w:p>
          <w:p w14:paraId="246A4891" w14:textId="77777777"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генераторов</w:t>
            </w:r>
          </w:p>
          <w:p w14:paraId="78B59690" w14:textId="786DB94A" w:rsidR="00453D10" w:rsidRDefault="00453D10" w:rsidP="00453D10">
            <w:pPr>
              <w:pStyle w:val="a4"/>
              <w:numPr>
                <w:ilvl w:val="0"/>
                <w:numId w:val="32"/>
              </w:numPr>
              <w:spacing w:line="360" w:lineRule="auto"/>
              <w:ind w:left="458"/>
              <w:rPr>
                <w:rFonts w:ascii="Times New Roman" w:hAnsi="Times New Roman" w:cs="Times New Roman"/>
                <w:sz w:val="28"/>
              </w:rPr>
            </w:pPr>
            <w:r>
              <w:rPr>
                <w:rFonts w:ascii="Times New Roman" w:hAnsi="Times New Roman" w:cs="Times New Roman"/>
                <w:sz w:val="28"/>
              </w:rPr>
              <w:t>Включенное состояние сетевых элементов</w:t>
            </w:r>
          </w:p>
        </w:tc>
      </w:tr>
    </w:tbl>
    <w:p w14:paraId="3709A3F7" w14:textId="0ED7B289" w:rsidR="002E4E13" w:rsidRDefault="002E4E13" w:rsidP="002E4E13">
      <w:pPr>
        <w:spacing w:after="0" w:line="360" w:lineRule="auto"/>
        <w:ind w:firstLine="709"/>
        <w:contextualSpacing/>
        <w:jc w:val="both"/>
        <w:rPr>
          <w:rFonts w:ascii="Times New Roman" w:hAnsi="Times New Roman" w:cs="Times New Roman"/>
          <w:sz w:val="28"/>
        </w:rPr>
      </w:pPr>
    </w:p>
    <w:p w14:paraId="03E8E540" w14:textId="0342CF81" w:rsidR="00453D10" w:rsidRPr="00B616A0" w:rsidRDefault="00B616A0" w:rsidP="00B616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Выходными данными является сечение деления системы для случая, если было идентифицировано, что асинхронный режим возникнет. Для визуализации результатов на консоль был выведен результат классификации и состав сечения деления системы (рисунок 1</w:t>
      </w:r>
      <w:r w:rsidR="002B5FFB">
        <w:rPr>
          <w:rFonts w:ascii="Times New Roman" w:hAnsi="Times New Roman" w:cs="Times New Roman"/>
          <w:sz w:val="28"/>
        </w:rPr>
        <w:t>8</w:t>
      </w:r>
      <w:r>
        <w:rPr>
          <w:rFonts w:ascii="Times New Roman" w:hAnsi="Times New Roman" w:cs="Times New Roman"/>
          <w:sz w:val="28"/>
        </w:rPr>
        <w:t xml:space="preserve">). В состав сечения в данном случае входят линии, представленные двумя узлами. В качестве идентификаторов узлов берутся их номера в таблице узлов в </w:t>
      </w:r>
      <w:r>
        <w:rPr>
          <w:rFonts w:ascii="Times New Roman" w:hAnsi="Times New Roman" w:cs="Times New Roman"/>
          <w:sz w:val="28"/>
          <w:lang w:val="en-US"/>
        </w:rPr>
        <w:t>RastrWin</w:t>
      </w:r>
      <w:r w:rsidRPr="00B616A0">
        <w:rPr>
          <w:rFonts w:ascii="Times New Roman" w:hAnsi="Times New Roman" w:cs="Times New Roman"/>
          <w:sz w:val="28"/>
        </w:rPr>
        <w:t xml:space="preserve">3. </w:t>
      </w:r>
      <w:r>
        <w:rPr>
          <w:rFonts w:ascii="Times New Roman" w:hAnsi="Times New Roman" w:cs="Times New Roman"/>
          <w:sz w:val="28"/>
        </w:rPr>
        <w:t>Для случая, когда АР не возникает, был выведен только результат</w:t>
      </w:r>
      <w:r w:rsidRPr="00B616A0">
        <w:rPr>
          <w:rFonts w:ascii="Times New Roman" w:hAnsi="Times New Roman" w:cs="Times New Roman"/>
          <w:sz w:val="28"/>
        </w:rPr>
        <w:t xml:space="preserve"> </w:t>
      </w:r>
      <w:r>
        <w:rPr>
          <w:rFonts w:ascii="Times New Roman" w:hAnsi="Times New Roman" w:cs="Times New Roman"/>
          <w:sz w:val="28"/>
        </w:rPr>
        <w:t>классификации (рисунок 1</w:t>
      </w:r>
      <w:r w:rsidR="002B5FFB">
        <w:rPr>
          <w:rFonts w:ascii="Times New Roman" w:hAnsi="Times New Roman" w:cs="Times New Roman"/>
          <w:sz w:val="28"/>
        </w:rPr>
        <w:t>9</w:t>
      </w:r>
      <w:r>
        <w:rPr>
          <w:rFonts w:ascii="Times New Roman" w:hAnsi="Times New Roman" w:cs="Times New Roman"/>
          <w:sz w:val="28"/>
        </w:rPr>
        <w:t>) без сечения ДС, так как деление системы в этом случае не требуется.</w:t>
      </w:r>
    </w:p>
    <w:p w14:paraId="0DC8C409" w14:textId="1410AE19" w:rsidR="00E707A9" w:rsidRDefault="00E707A9" w:rsidP="00E707A9">
      <w:pPr>
        <w:spacing w:after="0" w:line="360" w:lineRule="auto"/>
        <w:ind w:firstLine="709"/>
        <w:contextualSpacing/>
        <w:jc w:val="center"/>
        <w:rPr>
          <w:rFonts w:ascii="Times New Roman" w:hAnsi="Times New Roman" w:cs="Times New Roman"/>
          <w:sz w:val="28"/>
          <w:lang w:val="en-US"/>
        </w:rPr>
      </w:pPr>
      <w:r>
        <w:rPr>
          <w:noProof/>
          <w:lang w:eastAsia="ru-RU"/>
        </w:rPr>
        <w:lastRenderedPageBreak/>
        <w:drawing>
          <wp:inline distT="0" distB="0" distL="0" distR="0" wp14:anchorId="47354941" wp14:editId="0CD25036">
            <wp:extent cx="4944533" cy="2734310"/>
            <wp:effectExtent l="0" t="0" r="8890" b="889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0411" r="5602" b="3370"/>
                    <a:stretch/>
                  </pic:blipFill>
                  <pic:spPr bwMode="auto">
                    <a:xfrm>
                      <a:off x="0" y="0"/>
                      <a:ext cx="4945298" cy="2734733"/>
                    </a:xfrm>
                    <a:prstGeom prst="rect">
                      <a:avLst/>
                    </a:prstGeom>
                    <a:ln>
                      <a:noFill/>
                    </a:ln>
                    <a:extLst>
                      <a:ext uri="{53640926-AAD7-44D8-BBD7-CCE9431645EC}">
                        <a14:shadowObscured xmlns:a14="http://schemas.microsoft.com/office/drawing/2010/main"/>
                      </a:ext>
                    </a:extLst>
                  </pic:spPr>
                </pic:pic>
              </a:graphicData>
            </a:graphic>
          </wp:inline>
        </w:drawing>
      </w:r>
    </w:p>
    <w:p w14:paraId="795873F7" w14:textId="512C6B51" w:rsidR="00B616A0" w:rsidRPr="00B616A0" w:rsidRDefault="00B616A0" w:rsidP="00E707A9">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Pr="00B616A0">
        <w:rPr>
          <w:rFonts w:ascii="Times New Roman" w:hAnsi="Times New Roman" w:cs="Times New Roman"/>
          <w:sz w:val="28"/>
        </w:rPr>
        <w:t>1</w:t>
      </w:r>
      <w:r w:rsidR="002B5FFB">
        <w:rPr>
          <w:rFonts w:ascii="Times New Roman" w:hAnsi="Times New Roman" w:cs="Times New Roman"/>
          <w:sz w:val="28"/>
        </w:rPr>
        <w:t>8</w:t>
      </w:r>
      <w:r>
        <w:rPr>
          <w:rFonts w:ascii="Times New Roman" w:hAnsi="Times New Roman" w:cs="Times New Roman"/>
          <w:sz w:val="28"/>
        </w:rPr>
        <w:t xml:space="preserve"> – Выходные данные в случае возникновения АР</w:t>
      </w:r>
    </w:p>
    <w:p w14:paraId="4BF42F96" w14:textId="142DFAE2" w:rsidR="00B616A0" w:rsidRDefault="00B616A0" w:rsidP="00E707A9">
      <w:pPr>
        <w:spacing w:after="0" w:line="360" w:lineRule="auto"/>
        <w:ind w:firstLine="709"/>
        <w:contextualSpacing/>
        <w:jc w:val="center"/>
        <w:rPr>
          <w:rFonts w:ascii="Times New Roman" w:hAnsi="Times New Roman" w:cs="Times New Roman"/>
          <w:sz w:val="28"/>
          <w:lang w:val="en-US"/>
        </w:rPr>
      </w:pPr>
      <w:r>
        <w:rPr>
          <w:noProof/>
          <w:lang w:eastAsia="ru-RU"/>
        </w:rPr>
        <w:drawing>
          <wp:inline distT="0" distB="0" distL="0" distR="0" wp14:anchorId="60CD0933" wp14:editId="03AF848D">
            <wp:extent cx="5156200" cy="357193"/>
            <wp:effectExtent l="0" t="0" r="0" b="508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23293" r="6121" b="50334"/>
                    <a:stretch/>
                  </pic:blipFill>
                  <pic:spPr bwMode="auto">
                    <a:xfrm>
                      <a:off x="0" y="0"/>
                      <a:ext cx="5204169" cy="360516"/>
                    </a:xfrm>
                    <a:prstGeom prst="rect">
                      <a:avLst/>
                    </a:prstGeom>
                    <a:ln>
                      <a:noFill/>
                    </a:ln>
                    <a:extLst>
                      <a:ext uri="{53640926-AAD7-44D8-BBD7-CCE9431645EC}">
                        <a14:shadowObscured xmlns:a14="http://schemas.microsoft.com/office/drawing/2010/main"/>
                      </a:ext>
                    </a:extLst>
                  </pic:spPr>
                </pic:pic>
              </a:graphicData>
            </a:graphic>
          </wp:inline>
        </w:drawing>
      </w:r>
    </w:p>
    <w:p w14:paraId="384803A7" w14:textId="3439ADF6" w:rsidR="00453D10" w:rsidRPr="005C1A27" w:rsidRDefault="00B616A0" w:rsidP="00B616A0">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Pr="00B616A0">
        <w:rPr>
          <w:rFonts w:ascii="Times New Roman" w:hAnsi="Times New Roman" w:cs="Times New Roman"/>
          <w:sz w:val="28"/>
        </w:rPr>
        <w:t>1</w:t>
      </w:r>
      <w:r w:rsidR="002B5FFB">
        <w:rPr>
          <w:rFonts w:ascii="Times New Roman" w:hAnsi="Times New Roman" w:cs="Times New Roman"/>
          <w:sz w:val="28"/>
        </w:rPr>
        <w:t>9</w:t>
      </w:r>
      <w:r>
        <w:rPr>
          <w:rFonts w:ascii="Times New Roman" w:hAnsi="Times New Roman" w:cs="Times New Roman"/>
          <w:sz w:val="28"/>
        </w:rPr>
        <w:t xml:space="preserve"> – Выходные данные в случае, когда АР не возникает</w:t>
      </w:r>
    </w:p>
    <w:p w14:paraId="7723FF10" w14:textId="5626C2D3" w:rsidR="005145C9" w:rsidRDefault="00034FDB" w:rsidP="00034FDB">
      <w:pPr>
        <w:pStyle w:val="3"/>
      </w:pPr>
      <w:bookmarkStart w:id="213" w:name="_Toc62603022"/>
      <w:r>
        <w:t>3.2.</w:t>
      </w:r>
      <w:r w:rsidR="002E4E13">
        <w:t>4</w:t>
      </w:r>
      <w:r>
        <w:t>. Системные требования</w:t>
      </w:r>
      <w:bookmarkEnd w:id="213"/>
    </w:p>
    <w:p w14:paraId="3AFCF7DB" w14:textId="7AB44A11"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Система ЦАЛАР была протестирована на пользовательской рабочей станции и показала удовлетворительные результаты. В связи с этим параметры рабочей станции приняты за рекомендуемые и представлены в таблице </w:t>
      </w:r>
      <w:r w:rsidR="00D91A16">
        <w:rPr>
          <w:rFonts w:ascii="Times New Roman" w:hAnsi="Times New Roman" w:cs="Times New Roman"/>
          <w:sz w:val="28"/>
        </w:rPr>
        <w:t>4</w:t>
      </w:r>
      <w:r>
        <w:rPr>
          <w:rFonts w:ascii="Times New Roman" w:hAnsi="Times New Roman" w:cs="Times New Roman"/>
          <w:sz w:val="28"/>
        </w:rPr>
        <w:t>.</w:t>
      </w:r>
    </w:p>
    <w:p w14:paraId="15BD6DE5" w14:textId="59B36848" w:rsidR="00034FDB" w:rsidRDefault="00034FDB"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Таблица </w:t>
      </w:r>
      <w:r w:rsidR="00D91A16">
        <w:rPr>
          <w:rFonts w:ascii="Times New Roman" w:hAnsi="Times New Roman" w:cs="Times New Roman"/>
          <w:sz w:val="28"/>
        </w:rPr>
        <w:t>4</w:t>
      </w:r>
      <w:r>
        <w:rPr>
          <w:rFonts w:ascii="Times New Roman" w:hAnsi="Times New Roman" w:cs="Times New Roman"/>
          <w:sz w:val="28"/>
        </w:rPr>
        <w:t xml:space="preserve"> – Системные требования для работы системы ЦАЛАР</w:t>
      </w:r>
    </w:p>
    <w:tbl>
      <w:tblPr>
        <w:tblStyle w:val="a3"/>
        <w:tblW w:w="0" w:type="auto"/>
        <w:tblLook w:val="04A0" w:firstRow="1" w:lastRow="0" w:firstColumn="1" w:lastColumn="0" w:noHBand="0" w:noVBand="1"/>
      </w:tblPr>
      <w:tblGrid>
        <w:gridCol w:w="4672"/>
        <w:gridCol w:w="4673"/>
      </w:tblGrid>
      <w:tr w:rsidR="00034FDB" w14:paraId="32C13FDF" w14:textId="77777777" w:rsidTr="00034FDB">
        <w:tc>
          <w:tcPr>
            <w:tcW w:w="4672" w:type="dxa"/>
          </w:tcPr>
          <w:p w14:paraId="1F2D9BCC"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Параметр</w:t>
            </w:r>
          </w:p>
        </w:tc>
        <w:tc>
          <w:tcPr>
            <w:tcW w:w="4673" w:type="dxa"/>
          </w:tcPr>
          <w:p w14:paraId="33BE9E07"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Рекомендуемые</w:t>
            </w:r>
            <w:r>
              <w:rPr>
                <w:rFonts w:ascii="Times New Roman" w:hAnsi="Times New Roman" w:cs="Times New Roman"/>
                <w:sz w:val="28"/>
              </w:rPr>
              <w:t xml:space="preserve"> требования</w:t>
            </w:r>
          </w:p>
        </w:tc>
      </w:tr>
      <w:tr w:rsidR="00034FDB" w14:paraId="3D9DF7A7" w14:textId="77777777" w:rsidTr="00034FDB">
        <w:tc>
          <w:tcPr>
            <w:tcW w:w="4672" w:type="dxa"/>
          </w:tcPr>
          <w:p w14:paraId="3ABC12DF" w14:textId="77777777" w:rsidR="00034FDB" w:rsidRDefault="00034FDB"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Процессор</w:t>
            </w:r>
            <w:r w:rsidR="00320427">
              <w:rPr>
                <w:rFonts w:ascii="Times New Roman" w:hAnsi="Times New Roman" w:cs="Times New Roman"/>
                <w:sz w:val="28"/>
              </w:rPr>
              <w:t>, ГГц</w:t>
            </w:r>
          </w:p>
        </w:tc>
        <w:tc>
          <w:tcPr>
            <w:tcW w:w="4673" w:type="dxa"/>
          </w:tcPr>
          <w:p w14:paraId="5C2CCC14" w14:textId="77777777" w:rsidR="00034FDB" w:rsidRDefault="00034FDB" w:rsidP="00320427">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2.</w:t>
            </w:r>
            <w:r w:rsidR="00320427">
              <w:rPr>
                <w:rFonts w:ascii="Times New Roman" w:hAnsi="Times New Roman" w:cs="Times New Roman"/>
                <w:sz w:val="28"/>
              </w:rPr>
              <w:t>3</w:t>
            </w:r>
          </w:p>
        </w:tc>
      </w:tr>
      <w:tr w:rsidR="00034FDB" w14:paraId="2B23C419" w14:textId="77777777" w:rsidTr="00034FDB">
        <w:tc>
          <w:tcPr>
            <w:tcW w:w="4672" w:type="dxa"/>
          </w:tcPr>
          <w:p w14:paraId="70329A1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Оперативная память</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04DFE5B" w14:textId="77777777" w:rsidR="00034FDB" w:rsidRDefault="00034FDB" w:rsidP="00320427">
            <w:pPr>
              <w:spacing w:line="360" w:lineRule="auto"/>
              <w:contextualSpacing/>
              <w:jc w:val="center"/>
              <w:rPr>
                <w:rFonts w:ascii="Times New Roman" w:hAnsi="Times New Roman" w:cs="Times New Roman"/>
                <w:sz w:val="28"/>
              </w:rPr>
            </w:pPr>
            <w:r>
              <w:rPr>
                <w:rFonts w:ascii="Times New Roman" w:hAnsi="Times New Roman" w:cs="Times New Roman"/>
                <w:sz w:val="28"/>
              </w:rPr>
              <w:t>16</w:t>
            </w:r>
          </w:p>
        </w:tc>
      </w:tr>
      <w:tr w:rsidR="00034FDB" w14:paraId="3E7ABD56" w14:textId="77777777" w:rsidTr="00034FDB">
        <w:tc>
          <w:tcPr>
            <w:tcW w:w="4672" w:type="dxa"/>
          </w:tcPr>
          <w:p w14:paraId="1626C129"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 xml:space="preserve">Свободное место на </w:t>
            </w:r>
            <w:r>
              <w:rPr>
                <w:rFonts w:ascii="Times New Roman" w:hAnsi="Times New Roman" w:cs="Times New Roman"/>
                <w:sz w:val="28"/>
                <w:lang w:val="en-US"/>
              </w:rPr>
              <w:t>SS</w:t>
            </w:r>
            <w:r w:rsidRPr="00034FDB">
              <w:rPr>
                <w:rFonts w:ascii="Times New Roman" w:hAnsi="Times New Roman" w:cs="Times New Roman"/>
                <w:sz w:val="28"/>
              </w:rPr>
              <w:t>D</w:t>
            </w:r>
            <w:r w:rsidR="00320427">
              <w:rPr>
                <w:rFonts w:ascii="Times New Roman" w:hAnsi="Times New Roman" w:cs="Times New Roman"/>
                <w:sz w:val="28"/>
              </w:rPr>
              <w:t xml:space="preserve">, </w:t>
            </w:r>
            <w:r w:rsidR="00320427" w:rsidRPr="00034FDB">
              <w:rPr>
                <w:rFonts w:ascii="Times New Roman" w:hAnsi="Times New Roman" w:cs="Times New Roman"/>
                <w:sz w:val="28"/>
              </w:rPr>
              <w:t>ГБ</w:t>
            </w:r>
          </w:p>
        </w:tc>
        <w:tc>
          <w:tcPr>
            <w:tcW w:w="4673" w:type="dxa"/>
          </w:tcPr>
          <w:p w14:paraId="67CCFFB5" w14:textId="77777777" w:rsidR="00034FDB"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1</w:t>
            </w:r>
          </w:p>
        </w:tc>
      </w:tr>
      <w:tr w:rsidR="00320427" w14:paraId="2B75F32E" w14:textId="77777777" w:rsidTr="00034FDB">
        <w:tc>
          <w:tcPr>
            <w:tcW w:w="4672" w:type="dxa"/>
          </w:tcPr>
          <w:p w14:paraId="05BE6C61" w14:textId="77777777" w:rsidR="00320427" w:rsidRPr="00034FDB"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Количество ядер</w:t>
            </w:r>
          </w:p>
        </w:tc>
        <w:tc>
          <w:tcPr>
            <w:tcW w:w="4673" w:type="dxa"/>
          </w:tcPr>
          <w:p w14:paraId="75507A6F" w14:textId="77777777" w:rsidR="00320427" w:rsidRDefault="00320427" w:rsidP="00034FDB">
            <w:pPr>
              <w:spacing w:line="360" w:lineRule="auto"/>
              <w:contextualSpacing/>
              <w:jc w:val="center"/>
              <w:rPr>
                <w:rFonts w:ascii="Times New Roman" w:hAnsi="Times New Roman" w:cs="Times New Roman"/>
                <w:sz w:val="28"/>
              </w:rPr>
            </w:pPr>
            <w:r>
              <w:rPr>
                <w:rFonts w:ascii="Times New Roman" w:hAnsi="Times New Roman" w:cs="Times New Roman"/>
                <w:sz w:val="28"/>
              </w:rPr>
              <w:t>4</w:t>
            </w:r>
          </w:p>
        </w:tc>
      </w:tr>
      <w:tr w:rsidR="00034FDB" w14:paraId="68B2407A" w14:textId="77777777" w:rsidTr="00034FDB">
        <w:tc>
          <w:tcPr>
            <w:tcW w:w="4672" w:type="dxa"/>
          </w:tcPr>
          <w:p w14:paraId="66FEF31E" w14:textId="77777777" w:rsidR="00034FDB" w:rsidRP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Операционная система</w:t>
            </w:r>
          </w:p>
        </w:tc>
        <w:tc>
          <w:tcPr>
            <w:tcW w:w="4673" w:type="dxa"/>
          </w:tcPr>
          <w:p w14:paraId="5DC1A3B5" w14:textId="77777777" w:rsidR="00034FDB" w:rsidRDefault="00034FDB" w:rsidP="00034FDB">
            <w:pPr>
              <w:spacing w:line="360" w:lineRule="auto"/>
              <w:contextualSpacing/>
              <w:jc w:val="center"/>
              <w:rPr>
                <w:rFonts w:ascii="Times New Roman" w:hAnsi="Times New Roman" w:cs="Times New Roman"/>
                <w:sz w:val="28"/>
              </w:rPr>
            </w:pPr>
            <w:r w:rsidRPr="00034FDB">
              <w:rPr>
                <w:rFonts w:ascii="Times New Roman" w:hAnsi="Times New Roman" w:cs="Times New Roman"/>
                <w:sz w:val="28"/>
              </w:rPr>
              <w:t>Windows 10</w:t>
            </w:r>
          </w:p>
        </w:tc>
      </w:tr>
    </w:tbl>
    <w:p w14:paraId="19606D7A" w14:textId="77777777" w:rsidR="00034FDB" w:rsidRDefault="00034FDB" w:rsidP="005145C9">
      <w:pPr>
        <w:spacing w:after="0" w:line="360" w:lineRule="auto"/>
        <w:ind w:firstLine="709"/>
        <w:contextualSpacing/>
        <w:jc w:val="both"/>
        <w:rPr>
          <w:rFonts w:ascii="Times New Roman" w:hAnsi="Times New Roman" w:cs="Times New Roman"/>
          <w:sz w:val="28"/>
        </w:rPr>
      </w:pPr>
    </w:p>
    <w:p w14:paraId="3A01F9E4" w14:textId="72E1E7A1" w:rsidR="00E5286F" w:rsidRDefault="00E5286F" w:rsidP="00E5286F">
      <w:pPr>
        <w:pStyle w:val="3"/>
      </w:pPr>
      <w:bookmarkStart w:id="214" w:name="_Toc62603023"/>
      <w:r>
        <w:t>3.2.</w:t>
      </w:r>
      <w:r w:rsidR="002E4E13">
        <w:t>5</w:t>
      </w:r>
      <w:r>
        <w:t xml:space="preserve">. </w:t>
      </w:r>
      <w:r w:rsidRPr="00E5286F">
        <w:t xml:space="preserve">Требования к </w:t>
      </w:r>
      <w:r>
        <w:t>пользователю</w:t>
      </w:r>
      <w:r w:rsidRPr="00E5286F">
        <w:t xml:space="preserve"> системы</w:t>
      </w:r>
      <w:bookmarkEnd w:id="214"/>
    </w:p>
    <w:p w14:paraId="78DC7578" w14:textId="77777777" w:rsidR="00E5286F" w:rsidRP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 xml:space="preserve">Система </w:t>
      </w:r>
      <w:r>
        <w:rPr>
          <w:rFonts w:ascii="Times New Roman" w:hAnsi="Times New Roman" w:cs="Times New Roman"/>
          <w:sz w:val="28"/>
        </w:rPr>
        <w:t>предназначена</w:t>
      </w:r>
      <w:r w:rsidRPr="00E5286F">
        <w:rPr>
          <w:rFonts w:ascii="Times New Roman" w:hAnsi="Times New Roman" w:cs="Times New Roman"/>
          <w:sz w:val="28"/>
        </w:rPr>
        <w:t xml:space="preserve"> для использования сотрудниками АО «СО ЕЭС».</w:t>
      </w:r>
    </w:p>
    <w:p w14:paraId="3C936E09"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t>Пользователь системы должен обладать базовыми навыками работы с операционной системой Windows.</w:t>
      </w:r>
    </w:p>
    <w:p w14:paraId="7EF12968" w14:textId="77777777" w:rsidR="00E5286F" w:rsidRDefault="00E5286F" w:rsidP="00E5286F">
      <w:pPr>
        <w:spacing w:after="0" w:line="360" w:lineRule="auto"/>
        <w:ind w:firstLine="709"/>
        <w:contextualSpacing/>
        <w:jc w:val="both"/>
        <w:rPr>
          <w:rFonts w:ascii="Times New Roman" w:hAnsi="Times New Roman" w:cs="Times New Roman"/>
          <w:sz w:val="28"/>
        </w:rPr>
      </w:pPr>
      <w:r w:rsidRPr="00E5286F">
        <w:rPr>
          <w:rFonts w:ascii="Times New Roman" w:hAnsi="Times New Roman" w:cs="Times New Roman"/>
          <w:sz w:val="28"/>
        </w:rPr>
        <w:lastRenderedPageBreak/>
        <w:t>Пользователь системы должен обладать</w:t>
      </w:r>
      <w:r>
        <w:rPr>
          <w:rFonts w:ascii="Times New Roman" w:hAnsi="Times New Roman" w:cs="Times New Roman"/>
          <w:sz w:val="28"/>
        </w:rPr>
        <w:t xml:space="preserve"> правами на обновление расчетных данных в базе данных.</w:t>
      </w:r>
    </w:p>
    <w:p w14:paraId="04CE6855" w14:textId="5D50EA1B" w:rsidR="00034FDB" w:rsidRPr="00CD489A" w:rsidRDefault="00CD489A" w:rsidP="00CD489A">
      <w:pPr>
        <w:pStyle w:val="3"/>
      </w:pPr>
      <w:bookmarkStart w:id="215" w:name="_Toc62603024"/>
      <w:r w:rsidRPr="00CD489A">
        <w:t>3</w:t>
      </w:r>
      <w:r>
        <w:t>.2.</w:t>
      </w:r>
      <w:r w:rsidR="002E4E13">
        <w:t>6</w:t>
      </w:r>
      <w:r>
        <w:t>. Интерфейс пользователя</w:t>
      </w:r>
      <w:bookmarkEnd w:id="215"/>
    </w:p>
    <w:p w14:paraId="7D852791" w14:textId="58C75F4C" w:rsidR="00034FDB" w:rsidRPr="00E5286F" w:rsidRDefault="00E5286F" w:rsidP="005145C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Интерфейс АРМ ЦАЛАР предоставляет пользователю возможность осуществлять запуск обновления расчётных данных в базе данных. Так как обновление происходит периодически, то интерфейс позволяет узнать дату последне</w:t>
      </w:r>
      <w:r w:rsidR="00775658">
        <w:rPr>
          <w:rFonts w:ascii="Times New Roman" w:hAnsi="Times New Roman" w:cs="Times New Roman"/>
          <w:sz w:val="28"/>
        </w:rPr>
        <w:t xml:space="preserve">го обновления данных (рисунок </w:t>
      </w:r>
      <w:r w:rsidR="00AF2964">
        <w:rPr>
          <w:rFonts w:ascii="Times New Roman" w:hAnsi="Times New Roman" w:cs="Times New Roman"/>
          <w:sz w:val="28"/>
        </w:rPr>
        <w:t>20</w:t>
      </w:r>
      <w:r>
        <w:rPr>
          <w:rFonts w:ascii="Times New Roman" w:hAnsi="Times New Roman" w:cs="Times New Roman"/>
          <w:sz w:val="28"/>
        </w:rPr>
        <w:t>). Для запуска обновления необходимо нажать кнопку «Обновить» и затем в открывшемся окне ввести логин и пароль и нажать «</w:t>
      </w:r>
      <w:r w:rsidR="003B12ED">
        <w:rPr>
          <w:rFonts w:ascii="Times New Roman" w:hAnsi="Times New Roman" w:cs="Times New Roman"/>
          <w:sz w:val="28"/>
        </w:rPr>
        <w:t>Вход</w:t>
      </w:r>
      <w:r w:rsidR="00775658">
        <w:rPr>
          <w:rFonts w:ascii="Times New Roman" w:hAnsi="Times New Roman" w:cs="Times New Roman"/>
          <w:sz w:val="28"/>
        </w:rPr>
        <w:t xml:space="preserve">» (рисунок </w:t>
      </w:r>
      <w:r w:rsidR="00AF2964">
        <w:rPr>
          <w:rFonts w:ascii="Times New Roman" w:hAnsi="Times New Roman" w:cs="Times New Roman"/>
          <w:sz w:val="28"/>
        </w:rPr>
        <w:t>21</w:t>
      </w:r>
      <w:r>
        <w:rPr>
          <w:rFonts w:ascii="Times New Roman" w:hAnsi="Times New Roman" w:cs="Times New Roman"/>
          <w:sz w:val="28"/>
        </w:rPr>
        <w:t>).</w:t>
      </w:r>
    </w:p>
    <w:p w14:paraId="784BE9B2"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E3C4F48" wp14:editId="2ABA4D08">
            <wp:extent cx="2072640" cy="1561389"/>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95937" cy="1578939"/>
                    </a:xfrm>
                    <a:prstGeom prst="rect">
                      <a:avLst/>
                    </a:prstGeom>
                  </pic:spPr>
                </pic:pic>
              </a:graphicData>
            </a:graphic>
          </wp:inline>
        </w:drawing>
      </w:r>
    </w:p>
    <w:p w14:paraId="135153F8" w14:textId="5BCA2C85"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AF2964">
        <w:rPr>
          <w:rFonts w:ascii="Times New Roman" w:hAnsi="Times New Roman" w:cs="Times New Roman"/>
          <w:sz w:val="28"/>
        </w:rPr>
        <w:t>20</w:t>
      </w:r>
      <w:r w:rsidR="0079741F">
        <w:rPr>
          <w:rFonts w:ascii="Times New Roman" w:hAnsi="Times New Roman" w:cs="Times New Roman"/>
          <w:sz w:val="28"/>
        </w:rPr>
        <w:t xml:space="preserve"> – Стартовое окно</w:t>
      </w:r>
    </w:p>
    <w:p w14:paraId="320EFFC6"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4829F782" wp14:editId="0D091AA2">
            <wp:extent cx="2095500" cy="1578610"/>
            <wp:effectExtent l="0" t="0" r="0" b="254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42496" cy="1614014"/>
                    </a:xfrm>
                    <a:prstGeom prst="rect">
                      <a:avLst/>
                    </a:prstGeom>
                  </pic:spPr>
                </pic:pic>
              </a:graphicData>
            </a:graphic>
          </wp:inline>
        </w:drawing>
      </w:r>
    </w:p>
    <w:p w14:paraId="04772EFE" w14:textId="6BF159E4"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AF2964">
        <w:rPr>
          <w:rFonts w:ascii="Times New Roman" w:hAnsi="Times New Roman" w:cs="Times New Roman"/>
          <w:sz w:val="28"/>
        </w:rPr>
        <w:t>21</w:t>
      </w:r>
      <w:r w:rsidR="0079741F">
        <w:rPr>
          <w:rFonts w:ascii="Times New Roman" w:hAnsi="Times New Roman" w:cs="Times New Roman"/>
          <w:sz w:val="28"/>
        </w:rPr>
        <w:t xml:space="preserve"> – Ввод логина и пароля</w:t>
      </w:r>
    </w:p>
    <w:p w14:paraId="6B527480" w14:textId="39BA8168" w:rsidR="00E5286F" w:rsidRPr="00E5286F" w:rsidRDefault="00E5286F" w:rsidP="00E5286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При успешном обновлении появи</w:t>
      </w:r>
      <w:r w:rsidR="00775658">
        <w:rPr>
          <w:rFonts w:ascii="Times New Roman" w:hAnsi="Times New Roman" w:cs="Times New Roman"/>
          <w:sz w:val="28"/>
        </w:rPr>
        <w:t xml:space="preserve">тся сообщение, как на рисунке </w:t>
      </w:r>
      <w:r w:rsidR="00D91A16">
        <w:rPr>
          <w:rFonts w:ascii="Times New Roman" w:hAnsi="Times New Roman" w:cs="Times New Roman"/>
          <w:sz w:val="28"/>
        </w:rPr>
        <w:t>2</w:t>
      </w:r>
      <w:r w:rsidR="00AF2964">
        <w:rPr>
          <w:rFonts w:ascii="Times New Roman" w:hAnsi="Times New Roman" w:cs="Times New Roman"/>
          <w:sz w:val="28"/>
        </w:rPr>
        <w:t>2</w:t>
      </w:r>
      <w:r>
        <w:rPr>
          <w:rFonts w:ascii="Times New Roman" w:hAnsi="Times New Roman" w:cs="Times New Roman"/>
          <w:sz w:val="28"/>
        </w:rPr>
        <w:t>. В обратном случае пользователь получит</w:t>
      </w:r>
      <w:r w:rsidR="00775658">
        <w:rPr>
          <w:rFonts w:ascii="Times New Roman" w:hAnsi="Times New Roman" w:cs="Times New Roman"/>
          <w:sz w:val="28"/>
        </w:rPr>
        <w:t xml:space="preserve"> сообщение об ошибке (рисунок </w:t>
      </w:r>
      <w:r w:rsidR="00D91A16">
        <w:rPr>
          <w:rFonts w:ascii="Times New Roman" w:hAnsi="Times New Roman" w:cs="Times New Roman"/>
          <w:sz w:val="28"/>
        </w:rPr>
        <w:t>2</w:t>
      </w:r>
      <w:r w:rsidR="00AF2964">
        <w:rPr>
          <w:rFonts w:ascii="Times New Roman" w:hAnsi="Times New Roman" w:cs="Times New Roman"/>
          <w:sz w:val="28"/>
        </w:rPr>
        <w:t>3</w:t>
      </w:r>
      <w:r>
        <w:rPr>
          <w:rFonts w:ascii="Times New Roman" w:hAnsi="Times New Roman" w:cs="Times New Roman"/>
          <w:sz w:val="28"/>
        </w:rPr>
        <w:t>).</w:t>
      </w:r>
    </w:p>
    <w:p w14:paraId="554C5579"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314F7B9D" wp14:editId="514609CE">
            <wp:extent cx="2141220" cy="1551012"/>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59031" cy="1563914"/>
                    </a:xfrm>
                    <a:prstGeom prst="rect">
                      <a:avLst/>
                    </a:prstGeom>
                  </pic:spPr>
                </pic:pic>
              </a:graphicData>
            </a:graphic>
          </wp:inline>
        </w:drawing>
      </w:r>
    </w:p>
    <w:p w14:paraId="6C77F046" w14:textId="02CD1ED3" w:rsidR="00CD489A" w:rsidRDefault="00775658" w:rsidP="00CD489A">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D91A16">
        <w:rPr>
          <w:rFonts w:ascii="Times New Roman" w:hAnsi="Times New Roman" w:cs="Times New Roman"/>
          <w:sz w:val="28"/>
        </w:rPr>
        <w:t>2</w:t>
      </w:r>
      <w:r w:rsidR="00AF2964">
        <w:rPr>
          <w:rFonts w:ascii="Times New Roman" w:hAnsi="Times New Roman" w:cs="Times New Roman"/>
          <w:sz w:val="28"/>
        </w:rPr>
        <w:t>2</w:t>
      </w:r>
      <w:r w:rsidR="0079741F">
        <w:rPr>
          <w:rFonts w:ascii="Times New Roman" w:hAnsi="Times New Roman" w:cs="Times New Roman"/>
          <w:sz w:val="28"/>
        </w:rPr>
        <w:t xml:space="preserve"> – Сообщение об успешном выполнении</w:t>
      </w:r>
    </w:p>
    <w:p w14:paraId="5049AE28" w14:textId="77777777" w:rsidR="00CD489A" w:rsidRDefault="00CD489A" w:rsidP="00CD489A">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06F30087" wp14:editId="3367E29B">
            <wp:extent cx="2141220" cy="1581424"/>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7087" cy="1600528"/>
                    </a:xfrm>
                    <a:prstGeom prst="rect">
                      <a:avLst/>
                    </a:prstGeom>
                  </pic:spPr>
                </pic:pic>
              </a:graphicData>
            </a:graphic>
          </wp:inline>
        </w:drawing>
      </w:r>
    </w:p>
    <w:p w14:paraId="35AB10C5" w14:textId="22412750" w:rsidR="00CD489A" w:rsidRDefault="00775658" w:rsidP="0079741F">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D91A16">
        <w:rPr>
          <w:rFonts w:ascii="Times New Roman" w:hAnsi="Times New Roman" w:cs="Times New Roman"/>
          <w:sz w:val="28"/>
        </w:rPr>
        <w:t>2</w:t>
      </w:r>
      <w:r w:rsidR="00AF2964">
        <w:rPr>
          <w:rFonts w:ascii="Times New Roman" w:hAnsi="Times New Roman" w:cs="Times New Roman"/>
          <w:sz w:val="28"/>
        </w:rPr>
        <w:t>3</w:t>
      </w:r>
      <w:r w:rsidR="0079741F">
        <w:rPr>
          <w:rFonts w:ascii="Times New Roman" w:hAnsi="Times New Roman" w:cs="Times New Roman"/>
          <w:sz w:val="28"/>
        </w:rPr>
        <w:t xml:space="preserve"> – Сообщение об ошибке</w:t>
      </w:r>
    </w:p>
    <w:p w14:paraId="7EAF200B" w14:textId="77777777" w:rsidR="003B65A0" w:rsidRDefault="003B65A0" w:rsidP="003B65A0">
      <w:pPr>
        <w:pStyle w:val="2"/>
      </w:pPr>
      <w:bookmarkStart w:id="216" w:name="_Toc62603025"/>
      <w:r>
        <w:t>Выводы по разделу 3</w:t>
      </w:r>
      <w:bookmarkEnd w:id="216"/>
    </w:p>
    <w:p w14:paraId="1F6D34F8" w14:textId="36BECEEC" w:rsidR="003B65A0" w:rsidRDefault="003B65A0" w:rsidP="003B65A0">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 данной главе были описаны</w:t>
      </w:r>
      <w:r w:rsidRPr="003B65A0">
        <w:rPr>
          <w:rFonts w:ascii="Times New Roman" w:hAnsi="Times New Roman" w:cs="Times New Roman"/>
          <w:sz w:val="28"/>
        </w:rPr>
        <w:t xml:space="preserve"> используемы</w:t>
      </w:r>
      <w:r w:rsidR="00E95C41">
        <w:rPr>
          <w:rFonts w:ascii="Times New Roman" w:hAnsi="Times New Roman" w:cs="Times New Roman"/>
          <w:sz w:val="28"/>
        </w:rPr>
        <w:t>е</w:t>
      </w:r>
      <w:r w:rsidRPr="003B65A0">
        <w:rPr>
          <w:rFonts w:ascii="Times New Roman" w:hAnsi="Times New Roman" w:cs="Times New Roman"/>
          <w:sz w:val="28"/>
        </w:rPr>
        <w:t xml:space="preserve"> </w:t>
      </w:r>
      <w:r>
        <w:rPr>
          <w:rFonts w:ascii="Times New Roman" w:hAnsi="Times New Roman" w:cs="Times New Roman"/>
          <w:sz w:val="28"/>
        </w:rPr>
        <w:t xml:space="preserve">алгоритмы и </w:t>
      </w:r>
      <w:r w:rsidRPr="003B65A0">
        <w:rPr>
          <w:rFonts w:ascii="Times New Roman" w:hAnsi="Times New Roman" w:cs="Times New Roman"/>
          <w:sz w:val="28"/>
        </w:rPr>
        <w:t>технологи</w:t>
      </w:r>
      <w:r w:rsidR="00E95C41">
        <w:rPr>
          <w:rFonts w:ascii="Times New Roman" w:hAnsi="Times New Roman" w:cs="Times New Roman"/>
          <w:sz w:val="28"/>
        </w:rPr>
        <w:t>и</w:t>
      </w:r>
      <w:r>
        <w:rPr>
          <w:rFonts w:ascii="Times New Roman" w:hAnsi="Times New Roman" w:cs="Times New Roman"/>
          <w:sz w:val="28"/>
        </w:rPr>
        <w:t xml:space="preserve"> при создании ПО централизованной АЛАР. </w:t>
      </w:r>
      <w:r w:rsidR="00226E92">
        <w:rPr>
          <w:rFonts w:ascii="Times New Roman" w:hAnsi="Times New Roman" w:cs="Times New Roman"/>
          <w:sz w:val="28"/>
        </w:rPr>
        <w:t>Затем была разработана рабочая документация к программному обеспечению.</w:t>
      </w:r>
      <w:r w:rsidR="00E95C41">
        <w:rPr>
          <w:rFonts w:ascii="Times New Roman" w:hAnsi="Times New Roman" w:cs="Times New Roman"/>
          <w:sz w:val="28"/>
        </w:rPr>
        <w:t xml:space="preserve"> Рабочая документация  включает в себя общие сведения о системе, архитектуру и принципы функционирования системы, входные и выходные данные, системные требования, требования к пользователям системы, а также интерфейс пользователя.</w:t>
      </w:r>
    </w:p>
    <w:p w14:paraId="3B95C205" w14:textId="029B903D" w:rsidR="003B65A0" w:rsidRDefault="003B65A0" w:rsidP="003B65A0">
      <w:pPr>
        <w:spacing w:after="0" w:line="360" w:lineRule="auto"/>
        <w:ind w:firstLine="709"/>
        <w:contextualSpacing/>
        <w:jc w:val="both"/>
        <w:rPr>
          <w:rFonts w:ascii="Times New Roman" w:hAnsi="Times New Roman" w:cs="Times New Roman"/>
          <w:sz w:val="28"/>
        </w:rPr>
      </w:pPr>
    </w:p>
    <w:p w14:paraId="24F91907" w14:textId="36289784" w:rsidR="00775658" w:rsidRDefault="00775658" w:rsidP="003B65A0">
      <w:pPr>
        <w:spacing w:after="0" w:line="360" w:lineRule="auto"/>
        <w:ind w:firstLine="709"/>
        <w:contextualSpacing/>
        <w:jc w:val="both"/>
        <w:rPr>
          <w:rFonts w:ascii="Times New Roman" w:hAnsi="Times New Roman" w:cs="Times New Roman"/>
          <w:sz w:val="28"/>
        </w:rPr>
      </w:pPr>
    </w:p>
    <w:p w14:paraId="4E498170" w14:textId="69A6A01C" w:rsidR="00775658" w:rsidRDefault="00775658" w:rsidP="003B65A0">
      <w:pPr>
        <w:spacing w:after="0" w:line="360" w:lineRule="auto"/>
        <w:ind w:firstLine="709"/>
        <w:contextualSpacing/>
        <w:jc w:val="both"/>
        <w:rPr>
          <w:rFonts w:ascii="Times New Roman" w:hAnsi="Times New Roman" w:cs="Times New Roman"/>
          <w:sz w:val="28"/>
        </w:rPr>
      </w:pPr>
    </w:p>
    <w:p w14:paraId="385935FA" w14:textId="15149661" w:rsidR="00775658" w:rsidRDefault="00775658" w:rsidP="003B65A0">
      <w:pPr>
        <w:spacing w:after="0" w:line="360" w:lineRule="auto"/>
        <w:ind w:firstLine="709"/>
        <w:contextualSpacing/>
        <w:jc w:val="both"/>
        <w:rPr>
          <w:rFonts w:ascii="Times New Roman" w:hAnsi="Times New Roman" w:cs="Times New Roman"/>
          <w:sz w:val="28"/>
        </w:rPr>
      </w:pPr>
    </w:p>
    <w:p w14:paraId="51D9BC10" w14:textId="7FA4A87A" w:rsidR="00775658" w:rsidRDefault="00775658" w:rsidP="003B65A0">
      <w:pPr>
        <w:spacing w:after="0" w:line="360" w:lineRule="auto"/>
        <w:ind w:firstLine="709"/>
        <w:contextualSpacing/>
        <w:jc w:val="both"/>
        <w:rPr>
          <w:rFonts w:ascii="Times New Roman" w:hAnsi="Times New Roman" w:cs="Times New Roman"/>
          <w:sz w:val="28"/>
        </w:rPr>
      </w:pPr>
    </w:p>
    <w:p w14:paraId="6AE04AAD" w14:textId="3AC41C3A" w:rsidR="00775658" w:rsidRDefault="00775658" w:rsidP="003B65A0">
      <w:pPr>
        <w:spacing w:after="0" w:line="360" w:lineRule="auto"/>
        <w:ind w:firstLine="709"/>
        <w:contextualSpacing/>
        <w:jc w:val="both"/>
        <w:rPr>
          <w:rFonts w:ascii="Times New Roman" w:hAnsi="Times New Roman" w:cs="Times New Roman"/>
          <w:sz w:val="28"/>
        </w:rPr>
      </w:pPr>
    </w:p>
    <w:p w14:paraId="107BA634" w14:textId="7A89238B" w:rsidR="00775658" w:rsidRDefault="00775658" w:rsidP="003B65A0">
      <w:pPr>
        <w:spacing w:after="0" w:line="360" w:lineRule="auto"/>
        <w:ind w:firstLine="709"/>
        <w:contextualSpacing/>
        <w:jc w:val="both"/>
        <w:rPr>
          <w:rFonts w:ascii="Times New Roman" w:hAnsi="Times New Roman" w:cs="Times New Roman"/>
          <w:sz w:val="28"/>
        </w:rPr>
      </w:pPr>
    </w:p>
    <w:p w14:paraId="7A2587CD" w14:textId="410D157F" w:rsidR="00775658" w:rsidRDefault="00775658" w:rsidP="003B65A0">
      <w:pPr>
        <w:spacing w:after="0" w:line="360" w:lineRule="auto"/>
        <w:ind w:firstLine="709"/>
        <w:contextualSpacing/>
        <w:jc w:val="both"/>
        <w:rPr>
          <w:rFonts w:ascii="Times New Roman" w:hAnsi="Times New Roman" w:cs="Times New Roman"/>
          <w:sz w:val="28"/>
        </w:rPr>
      </w:pPr>
    </w:p>
    <w:p w14:paraId="2DFE81C7" w14:textId="1042918D" w:rsidR="00AF2964" w:rsidRDefault="00AF2964" w:rsidP="003B65A0">
      <w:pPr>
        <w:spacing w:after="0" w:line="360" w:lineRule="auto"/>
        <w:ind w:firstLine="709"/>
        <w:contextualSpacing/>
        <w:jc w:val="both"/>
        <w:rPr>
          <w:rFonts w:ascii="Times New Roman" w:hAnsi="Times New Roman" w:cs="Times New Roman"/>
          <w:sz w:val="28"/>
        </w:rPr>
      </w:pPr>
    </w:p>
    <w:p w14:paraId="64D67E66" w14:textId="10B9B076" w:rsidR="00AF2964" w:rsidRDefault="00AF2964" w:rsidP="003B65A0">
      <w:pPr>
        <w:spacing w:after="0" w:line="360" w:lineRule="auto"/>
        <w:ind w:firstLine="709"/>
        <w:contextualSpacing/>
        <w:jc w:val="both"/>
        <w:rPr>
          <w:rFonts w:ascii="Times New Roman" w:hAnsi="Times New Roman" w:cs="Times New Roman"/>
          <w:sz w:val="28"/>
        </w:rPr>
      </w:pPr>
    </w:p>
    <w:p w14:paraId="3EB36AFF" w14:textId="7513CCB1" w:rsidR="00AF2964" w:rsidRDefault="00AF2964" w:rsidP="003B65A0">
      <w:pPr>
        <w:spacing w:after="0" w:line="360" w:lineRule="auto"/>
        <w:ind w:firstLine="709"/>
        <w:contextualSpacing/>
        <w:jc w:val="both"/>
        <w:rPr>
          <w:rFonts w:ascii="Times New Roman" w:hAnsi="Times New Roman" w:cs="Times New Roman"/>
          <w:sz w:val="28"/>
        </w:rPr>
      </w:pPr>
    </w:p>
    <w:p w14:paraId="13A085A9" w14:textId="77777777" w:rsidR="00AF2964" w:rsidRDefault="00AF2964" w:rsidP="003B65A0">
      <w:pPr>
        <w:spacing w:after="0" w:line="360" w:lineRule="auto"/>
        <w:ind w:firstLine="709"/>
        <w:contextualSpacing/>
        <w:jc w:val="both"/>
        <w:rPr>
          <w:rFonts w:ascii="Times New Roman" w:hAnsi="Times New Roman" w:cs="Times New Roman"/>
          <w:sz w:val="28"/>
        </w:rPr>
      </w:pPr>
    </w:p>
    <w:p w14:paraId="59CB5ED4" w14:textId="76B6A029" w:rsidR="00775658" w:rsidRDefault="00775658" w:rsidP="003B65A0">
      <w:pPr>
        <w:spacing w:after="0" w:line="360" w:lineRule="auto"/>
        <w:ind w:firstLine="709"/>
        <w:contextualSpacing/>
        <w:jc w:val="both"/>
        <w:rPr>
          <w:rFonts w:ascii="Times New Roman" w:hAnsi="Times New Roman" w:cs="Times New Roman"/>
          <w:sz w:val="28"/>
        </w:rPr>
      </w:pPr>
    </w:p>
    <w:p w14:paraId="572B3789" w14:textId="77777777" w:rsidR="00775658" w:rsidRDefault="00775658" w:rsidP="003B65A0">
      <w:pPr>
        <w:spacing w:after="0" w:line="360" w:lineRule="auto"/>
        <w:ind w:firstLine="709"/>
        <w:contextualSpacing/>
        <w:jc w:val="both"/>
        <w:rPr>
          <w:rFonts w:ascii="Times New Roman" w:hAnsi="Times New Roman" w:cs="Times New Roman"/>
          <w:sz w:val="28"/>
        </w:rPr>
      </w:pPr>
    </w:p>
    <w:p w14:paraId="7B410EEF" w14:textId="77777777" w:rsidR="00034FDB" w:rsidRPr="005145C9" w:rsidRDefault="009D4381" w:rsidP="009D4381">
      <w:pPr>
        <w:pStyle w:val="1"/>
      </w:pPr>
      <w:bookmarkStart w:id="217" w:name="_Toc62603026"/>
      <w:r>
        <w:lastRenderedPageBreak/>
        <w:t>4</w:t>
      </w:r>
      <w:r w:rsidR="00B66A4C">
        <w:t>. Тестирование</w:t>
      </w:r>
      <w:r w:rsidR="00B66A4C" w:rsidRPr="00B66A4C">
        <w:t xml:space="preserve"> программного обеспечения централизованной АЛАР</w:t>
      </w:r>
      <w:bookmarkEnd w:id="217"/>
    </w:p>
    <w:p w14:paraId="09E6CDDB" w14:textId="77777777" w:rsidR="004F6B3F" w:rsidRPr="00952BAB" w:rsidRDefault="009D4381" w:rsidP="009D4381">
      <w:pPr>
        <w:pStyle w:val="2"/>
      </w:pPr>
      <w:bookmarkStart w:id="218" w:name="_Toc62603027"/>
      <w:r>
        <w:t>4</w:t>
      </w:r>
      <w:r w:rsidR="00847D25">
        <w:t>.</w:t>
      </w:r>
      <w:r w:rsidR="00BB735F">
        <w:t>1</w:t>
      </w:r>
      <w:r w:rsidR="00847D25">
        <w:t xml:space="preserve">. </w:t>
      </w:r>
      <w:r w:rsidR="00B66A4C">
        <w:t>Т</w:t>
      </w:r>
      <w:r w:rsidR="00847D25">
        <w:t>естирование подсистемы Обработки данных СВИ</w:t>
      </w:r>
      <w:bookmarkEnd w:id="218"/>
    </w:p>
    <w:p w14:paraId="7673F4BD" w14:textId="2ED248D9" w:rsidR="007552B4" w:rsidRPr="00F15BAC" w:rsidRDefault="00331EDD"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Модули</w:t>
      </w:r>
      <w:r w:rsidR="00E97B30">
        <w:rPr>
          <w:rFonts w:ascii="Times New Roman" w:hAnsi="Times New Roman" w:cs="Times New Roman"/>
          <w:sz w:val="28"/>
        </w:rPr>
        <w:t xml:space="preserve"> </w:t>
      </w:r>
      <w:r w:rsidR="00E97B30">
        <w:rPr>
          <w:rFonts w:ascii="Times New Roman" w:hAnsi="Times New Roman" w:cs="Times New Roman"/>
          <w:sz w:val="28"/>
          <w:lang w:val="en-US"/>
        </w:rPr>
        <w:t>Adapter</w:t>
      </w:r>
      <w:r w:rsidR="00E97B30" w:rsidRPr="007552B4">
        <w:rPr>
          <w:rFonts w:ascii="Times New Roman" w:hAnsi="Times New Roman" w:cs="Times New Roman"/>
          <w:sz w:val="28"/>
        </w:rPr>
        <w:t xml:space="preserve"> </w:t>
      </w:r>
      <w:r w:rsidR="00E97B30">
        <w:rPr>
          <w:rFonts w:ascii="Times New Roman" w:hAnsi="Times New Roman" w:cs="Times New Roman"/>
          <w:sz w:val="28"/>
          <w:lang w:val="en-US"/>
        </w:rPr>
        <w:t>C</w:t>
      </w:r>
      <w:r w:rsidR="00E97B30" w:rsidRPr="007552B4">
        <w:rPr>
          <w:rFonts w:ascii="Times New Roman" w:hAnsi="Times New Roman" w:cs="Times New Roman"/>
          <w:sz w:val="28"/>
        </w:rPr>
        <w:t>37</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PDC</w:t>
      </w:r>
      <w:r w:rsidR="00F15BAC" w:rsidRPr="00F15BAC">
        <w:rPr>
          <w:rFonts w:ascii="Times New Roman" w:hAnsi="Times New Roman" w:cs="Times New Roman"/>
          <w:sz w:val="28"/>
        </w:rPr>
        <w:t xml:space="preserve"> </w:t>
      </w:r>
      <w:r w:rsidR="00F15BAC">
        <w:rPr>
          <w:rFonts w:ascii="Times New Roman" w:hAnsi="Times New Roman" w:cs="Times New Roman"/>
          <w:sz w:val="28"/>
        </w:rPr>
        <w:t xml:space="preserve">и </w:t>
      </w:r>
      <w:r w:rsidR="00F15BAC">
        <w:rPr>
          <w:rFonts w:ascii="Times New Roman" w:hAnsi="Times New Roman" w:cs="Times New Roman"/>
          <w:sz w:val="28"/>
          <w:lang w:val="en-US"/>
        </w:rPr>
        <w:t>C</w:t>
      </w:r>
      <w:r w:rsidR="00F15BAC" w:rsidRPr="00F15BAC">
        <w:rPr>
          <w:rFonts w:ascii="Times New Roman" w:hAnsi="Times New Roman" w:cs="Times New Roman"/>
          <w:sz w:val="28"/>
        </w:rPr>
        <w:t xml:space="preserve">37 </w:t>
      </w:r>
      <w:r w:rsidR="00F15BAC">
        <w:rPr>
          <w:rFonts w:ascii="Times New Roman" w:hAnsi="Times New Roman" w:cs="Times New Roman"/>
          <w:sz w:val="28"/>
          <w:lang w:val="en-US"/>
        </w:rPr>
        <w:t>Library</w:t>
      </w:r>
      <w:r w:rsidR="00E97B30">
        <w:rPr>
          <w:rFonts w:ascii="Times New Roman" w:hAnsi="Times New Roman" w:cs="Times New Roman"/>
          <w:sz w:val="28"/>
        </w:rPr>
        <w:t xml:space="preserve"> симулиру</w:t>
      </w:r>
      <w:r w:rsidR="00F15BAC">
        <w:rPr>
          <w:rFonts w:ascii="Times New Roman" w:hAnsi="Times New Roman" w:cs="Times New Roman"/>
          <w:sz w:val="28"/>
        </w:rPr>
        <w:t>ю</w:t>
      </w:r>
      <w:r w:rsidR="00E97B30">
        <w:rPr>
          <w:rFonts w:ascii="Times New Roman" w:hAnsi="Times New Roman" w:cs="Times New Roman"/>
          <w:sz w:val="28"/>
        </w:rPr>
        <w:t>т прием данных СВИ</w:t>
      </w:r>
      <w:r w:rsidR="007552B4">
        <w:rPr>
          <w:rFonts w:ascii="Times New Roman" w:hAnsi="Times New Roman" w:cs="Times New Roman"/>
          <w:sz w:val="28"/>
        </w:rPr>
        <w:t xml:space="preserve"> каждые 20 мс.</w:t>
      </w:r>
      <w:r w:rsidR="00F15BAC">
        <w:rPr>
          <w:rFonts w:ascii="Times New Roman" w:hAnsi="Times New Roman" w:cs="Times New Roman"/>
          <w:sz w:val="28"/>
        </w:rPr>
        <w:t xml:space="preserve"> Затем</w:t>
      </w:r>
      <w:r w:rsidR="00F15BAC" w:rsidRPr="00F15BAC">
        <w:rPr>
          <w:rFonts w:ascii="Times New Roman" w:hAnsi="Times New Roman" w:cs="Times New Roman"/>
          <w:sz w:val="28"/>
        </w:rPr>
        <w:t xml:space="preserve"> </w:t>
      </w:r>
      <w:r w:rsidR="00F15BAC">
        <w:rPr>
          <w:rFonts w:ascii="Times New Roman" w:hAnsi="Times New Roman" w:cs="Times New Roman"/>
          <w:sz w:val="28"/>
        </w:rPr>
        <w:t>при</w:t>
      </w:r>
      <w:r w:rsidR="00F15BAC" w:rsidRPr="00F15BAC">
        <w:rPr>
          <w:rFonts w:ascii="Times New Roman" w:hAnsi="Times New Roman" w:cs="Times New Roman"/>
          <w:sz w:val="28"/>
        </w:rPr>
        <w:t xml:space="preserve"> </w:t>
      </w:r>
      <w:r w:rsidR="00F15BAC">
        <w:rPr>
          <w:rFonts w:ascii="Times New Roman" w:hAnsi="Times New Roman" w:cs="Times New Roman"/>
          <w:sz w:val="28"/>
        </w:rPr>
        <w:t>помощи</w:t>
      </w:r>
      <w:r w:rsidR="00F15BAC" w:rsidRPr="00F15BAC">
        <w:rPr>
          <w:rFonts w:ascii="Times New Roman" w:hAnsi="Times New Roman" w:cs="Times New Roman"/>
          <w:sz w:val="28"/>
        </w:rPr>
        <w:t xml:space="preserve"> </w:t>
      </w:r>
      <w:r>
        <w:rPr>
          <w:rFonts w:ascii="Times New Roman" w:hAnsi="Times New Roman" w:cs="Times New Roman"/>
          <w:sz w:val="28"/>
        </w:rPr>
        <w:t>модуля</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Synchronized</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vector</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measurement</w:t>
      </w:r>
      <w:r w:rsidR="00F15BAC" w:rsidRPr="00F15BAC">
        <w:rPr>
          <w:rFonts w:ascii="Times New Roman" w:hAnsi="Times New Roman" w:cs="Times New Roman"/>
          <w:sz w:val="28"/>
        </w:rPr>
        <w:t xml:space="preserve"> </w:t>
      </w:r>
      <w:r w:rsidR="00F15BAC">
        <w:rPr>
          <w:rFonts w:ascii="Times New Roman" w:hAnsi="Times New Roman" w:cs="Times New Roman"/>
          <w:sz w:val="28"/>
          <w:lang w:val="en-US"/>
        </w:rPr>
        <w:t>processing</w:t>
      </w:r>
      <w:r w:rsidR="00F15BAC">
        <w:rPr>
          <w:rFonts w:ascii="Times New Roman" w:hAnsi="Times New Roman" w:cs="Times New Roman"/>
          <w:sz w:val="28"/>
        </w:rPr>
        <w:t xml:space="preserve"> выявляется возмущение, способное привести к АР, и определяются группы когерентных генераторов.</w:t>
      </w:r>
    </w:p>
    <w:p w14:paraId="598100FA" w14:textId="3935F193" w:rsidR="00952BAB" w:rsidRDefault="007552B4"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Протестируем работу подсистемы. На рисунке </w:t>
      </w:r>
      <w:r w:rsidR="00775658">
        <w:rPr>
          <w:rFonts w:ascii="Times New Roman" w:hAnsi="Times New Roman" w:cs="Times New Roman"/>
          <w:sz w:val="28"/>
        </w:rPr>
        <w:t>2</w:t>
      </w:r>
      <w:r w:rsidR="00AF2964">
        <w:rPr>
          <w:rFonts w:ascii="Times New Roman" w:hAnsi="Times New Roman" w:cs="Times New Roman"/>
          <w:sz w:val="28"/>
        </w:rPr>
        <w:t>4</w:t>
      </w:r>
      <w:r>
        <w:rPr>
          <w:rFonts w:ascii="Times New Roman" w:hAnsi="Times New Roman" w:cs="Times New Roman"/>
          <w:sz w:val="28"/>
        </w:rPr>
        <w:t xml:space="preserve"> можно увидеть время получения кадра, факт того, было ли выявлено возмущение (на рисунке </w:t>
      </w:r>
      <w:r>
        <w:rPr>
          <w:rFonts w:ascii="Times New Roman" w:hAnsi="Times New Roman" w:cs="Times New Roman"/>
          <w:sz w:val="28"/>
          <w:lang w:val="en-US"/>
        </w:rPr>
        <w:t>status</w:t>
      </w:r>
      <w:r>
        <w:rPr>
          <w:rFonts w:ascii="Times New Roman" w:hAnsi="Times New Roman" w:cs="Times New Roman"/>
          <w:sz w:val="28"/>
        </w:rPr>
        <w:t>:</w:t>
      </w:r>
      <w:r w:rsidRPr="007552B4">
        <w:rPr>
          <w:rFonts w:ascii="Times New Roman" w:hAnsi="Times New Roman" w:cs="Times New Roman"/>
          <w:sz w:val="28"/>
        </w:rPr>
        <w:t xml:space="preserve"> </w:t>
      </w:r>
      <w:r>
        <w:rPr>
          <w:rFonts w:ascii="Times New Roman" w:hAnsi="Times New Roman" w:cs="Times New Roman"/>
          <w:sz w:val="28"/>
          <w:lang w:val="en-US"/>
        </w:rPr>
        <w:t>false</w:t>
      </w:r>
      <w:r w:rsidRPr="007552B4">
        <w:rPr>
          <w:rFonts w:ascii="Times New Roman" w:hAnsi="Times New Roman" w:cs="Times New Roman"/>
          <w:sz w:val="28"/>
        </w:rPr>
        <w:t xml:space="preserve"> </w:t>
      </w:r>
      <w:r>
        <w:rPr>
          <w:rFonts w:ascii="Times New Roman" w:hAnsi="Times New Roman" w:cs="Times New Roman"/>
          <w:sz w:val="28"/>
        </w:rPr>
        <w:t xml:space="preserve">или </w:t>
      </w:r>
      <w:r>
        <w:rPr>
          <w:rFonts w:ascii="Times New Roman" w:hAnsi="Times New Roman" w:cs="Times New Roman"/>
          <w:sz w:val="28"/>
          <w:lang w:val="en-US"/>
        </w:rPr>
        <w:t>true</w:t>
      </w:r>
      <w:r w:rsidRPr="007552B4">
        <w:rPr>
          <w:rFonts w:ascii="Times New Roman" w:hAnsi="Times New Roman" w:cs="Times New Roman"/>
          <w:sz w:val="28"/>
        </w:rPr>
        <w:t>)</w:t>
      </w:r>
      <w:r>
        <w:rPr>
          <w:rFonts w:ascii="Times New Roman" w:hAnsi="Times New Roman" w:cs="Times New Roman"/>
          <w:sz w:val="28"/>
        </w:rPr>
        <w:t>, и индексы генераторов двух групп когерентных генераторов</w:t>
      </w:r>
      <w:r w:rsidR="00E75A4A">
        <w:rPr>
          <w:rFonts w:ascii="Times New Roman" w:hAnsi="Times New Roman" w:cs="Times New Roman"/>
          <w:sz w:val="28"/>
        </w:rPr>
        <w:t xml:space="preserve"> (номер генератора согласно модели в </w:t>
      </w:r>
      <w:r w:rsidR="00E75A4A">
        <w:rPr>
          <w:rFonts w:ascii="Times New Roman" w:hAnsi="Times New Roman" w:cs="Times New Roman"/>
          <w:sz w:val="28"/>
          <w:lang w:val="en-US"/>
        </w:rPr>
        <w:t>RastrWin</w:t>
      </w:r>
      <w:r w:rsidR="00E75A4A" w:rsidRPr="00E75A4A">
        <w:rPr>
          <w:rFonts w:ascii="Times New Roman" w:hAnsi="Times New Roman" w:cs="Times New Roman"/>
          <w:sz w:val="28"/>
        </w:rPr>
        <w:t xml:space="preserve">3 </w:t>
      </w:r>
      <w:r w:rsidR="00E75A4A">
        <w:rPr>
          <w:rFonts w:ascii="Times New Roman" w:hAnsi="Times New Roman" w:cs="Times New Roman"/>
          <w:sz w:val="28"/>
        </w:rPr>
        <w:t xml:space="preserve">в формате </w:t>
      </w:r>
      <w:r w:rsidR="00E75A4A">
        <w:rPr>
          <w:rFonts w:ascii="Times New Roman" w:hAnsi="Times New Roman" w:cs="Times New Roman"/>
          <w:sz w:val="28"/>
          <w:lang w:val="en-US"/>
        </w:rPr>
        <w:t>float</w:t>
      </w:r>
      <w:r w:rsidR="00E75A4A">
        <w:rPr>
          <w:rFonts w:ascii="Times New Roman" w:hAnsi="Times New Roman" w:cs="Times New Roman"/>
          <w:sz w:val="28"/>
        </w:rPr>
        <w:t>)</w:t>
      </w:r>
      <w:r>
        <w:rPr>
          <w:rFonts w:ascii="Times New Roman" w:hAnsi="Times New Roman" w:cs="Times New Roman"/>
          <w:sz w:val="28"/>
        </w:rPr>
        <w:t>.</w:t>
      </w:r>
    </w:p>
    <w:p w14:paraId="450F5CA6" w14:textId="77777777" w:rsidR="005F4C72" w:rsidRPr="007552B4" w:rsidRDefault="005F4C72" w:rsidP="004F6B3F">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выполнения процессов выявления возмущения и определения групп когерентных генераторов суммарно составляет менее 1 мс.</w:t>
      </w:r>
    </w:p>
    <w:p w14:paraId="7962205F" w14:textId="77777777" w:rsidR="007552B4" w:rsidRPr="00E97B30" w:rsidRDefault="00402C70" w:rsidP="007552B4">
      <w:pPr>
        <w:spacing w:after="0" w:line="360" w:lineRule="auto"/>
        <w:ind w:firstLine="284"/>
        <w:contextualSpacing/>
        <w:jc w:val="center"/>
        <w:rPr>
          <w:rFonts w:ascii="Times New Roman" w:hAnsi="Times New Roman" w:cs="Times New Roman"/>
          <w:sz w:val="28"/>
          <w:lang w:val="en-US"/>
        </w:rPr>
      </w:pPr>
      <w:r>
        <w:rPr>
          <w:noProof/>
          <w:lang w:eastAsia="ru-RU"/>
        </w:rPr>
        <w:drawing>
          <wp:inline distT="0" distB="0" distL="0" distR="0" wp14:anchorId="336D2A8D" wp14:editId="7E063FAE">
            <wp:extent cx="5940425" cy="164846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0425" cy="1648460"/>
                    </a:xfrm>
                    <a:prstGeom prst="rect">
                      <a:avLst/>
                    </a:prstGeom>
                  </pic:spPr>
                </pic:pic>
              </a:graphicData>
            </a:graphic>
          </wp:inline>
        </w:drawing>
      </w:r>
    </w:p>
    <w:p w14:paraId="4480D512" w14:textId="049DAAA3" w:rsidR="00952BAB" w:rsidRDefault="007552B4" w:rsidP="007552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775658">
        <w:rPr>
          <w:rFonts w:ascii="Times New Roman" w:hAnsi="Times New Roman" w:cs="Times New Roman"/>
          <w:sz w:val="28"/>
        </w:rPr>
        <w:t>2</w:t>
      </w:r>
      <w:r w:rsidR="00AF2964">
        <w:rPr>
          <w:rFonts w:ascii="Times New Roman" w:hAnsi="Times New Roman" w:cs="Times New Roman"/>
          <w:sz w:val="28"/>
        </w:rPr>
        <w:t>4</w:t>
      </w:r>
      <w:r>
        <w:rPr>
          <w:rFonts w:ascii="Times New Roman" w:hAnsi="Times New Roman" w:cs="Times New Roman"/>
          <w:sz w:val="28"/>
        </w:rPr>
        <w:t xml:space="preserve"> – Результат работы подсистемы Обработки данных СВИ</w:t>
      </w:r>
    </w:p>
    <w:p w14:paraId="17998051" w14:textId="77777777" w:rsidR="00775658" w:rsidRDefault="00775658" w:rsidP="007552B4">
      <w:pPr>
        <w:spacing w:after="0" w:line="360" w:lineRule="auto"/>
        <w:ind w:firstLine="709"/>
        <w:contextualSpacing/>
        <w:jc w:val="center"/>
        <w:rPr>
          <w:rFonts w:ascii="Times New Roman" w:hAnsi="Times New Roman" w:cs="Times New Roman"/>
          <w:sz w:val="28"/>
        </w:rPr>
      </w:pPr>
    </w:p>
    <w:p w14:paraId="1D7AF76C" w14:textId="77777777" w:rsidR="00725682" w:rsidRDefault="009D4381" w:rsidP="009D4381">
      <w:pPr>
        <w:pStyle w:val="2"/>
      </w:pPr>
      <w:bookmarkStart w:id="219" w:name="_Toc62603028"/>
      <w:r>
        <w:t>4</w:t>
      </w:r>
      <w:r w:rsidR="00725682">
        <w:t>.</w:t>
      </w:r>
      <w:r w:rsidR="00D94BC9">
        <w:t>2</w:t>
      </w:r>
      <w:r w:rsidR="00725682">
        <w:t xml:space="preserve">. </w:t>
      </w:r>
      <w:r w:rsidR="00F15BAC">
        <w:t>Т</w:t>
      </w:r>
      <w:r w:rsidR="00725682">
        <w:t>естирование</w:t>
      </w:r>
      <w:r w:rsidR="00725682" w:rsidRPr="005150D8">
        <w:t xml:space="preserve"> </w:t>
      </w:r>
      <w:r w:rsidR="00725682">
        <w:t xml:space="preserve">подсистемы </w:t>
      </w:r>
      <w:r w:rsidR="00F15BAC">
        <w:t>И</w:t>
      </w:r>
      <w:r w:rsidR="00725682">
        <w:t>дентификации возникновения</w:t>
      </w:r>
      <w:r w:rsidR="00F15BAC">
        <w:t xml:space="preserve"> асинхронного режима</w:t>
      </w:r>
      <w:bookmarkEnd w:id="219"/>
    </w:p>
    <w:p w14:paraId="1172A295" w14:textId="0710998F" w:rsidR="00991C64" w:rsidRPr="00E21B5E" w:rsidRDefault="00991C64" w:rsidP="00AD0B4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Процесс идентификации АР выполняется, когда </w:t>
      </w:r>
      <w:r w:rsidR="005A0545">
        <w:rPr>
          <w:rFonts w:ascii="Times New Roman" w:hAnsi="Times New Roman" w:cs="Times New Roman"/>
          <w:sz w:val="28"/>
        </w:rPr>
        <w:t>подсистема Обработки данных СВИ подаст сигнал о выявлении возмущения в энергосистеме. Процесс идентификации АР запускается асинхронно относительно других процессов для достижения лучшей производительности.</w:t>
      </w:r>
      <w:r w:rsidR="00E21B5E" w:rsidRPr="00E21B5E">
        <w:rPr>
          <w:rFonts w:ascii="Times New Roman" w:hAnsi="Times New Roman" w:cs="Times New Roman"/>
          <w:sz w:val="28"/>
        </w:rPr>
        <w:t xml:space="preserve"> </w:t>
      </w:r>
      <w:r w:rsidR="00E21B5E">
        <w:rPr>
          <w:rFonts w:ascii="Times New Roman" w:hAnsi="Times New Roman" w:cs="Times New Roman"/>
          <w:sz w:val="28"/>
        </w:rPr>
        <w:t xml:space="preserve">На рисунке </w:t>
      </w:r>
      <w:r w:rsidR="0052091B">
        <w:rPr>
          <w:rFonts w:ascii="Times New Roman" w:hAnsi="Times New Roman" w:cs="Times New Roman"/>
          <w:sz w:val="28"/>
        </w:rPr>
        <w:t>2</w:t>
      </w:r>
      <w:r w:rsidR="00AF2964">
        <w:rPr>
          <w:rFonts w:ascii="Times New Roman" w:hAnsi="Times New Roman" w:cs="Times New Roman"/>
          <w:sz w:val="28"/>
        </w:rPr>
        <w:t>5</w:t>
      </w:r>
      <w:r w:rsidR="00E21B5E">
        <w:rPr>
          <w:rFonts w:ascii="Times New Roman" w:hAnsi="Times New Roman" w:cs="Times New Roman"/>
          <w:sz w:val="28"/>
        </w:rPr>
        <w:t xml:space="preserve"> видно, что был запущен процесс идентификации АР, и через небольшой промежуток времени был запущен ещё один. Первый запуск вернул значение 1. Это означает, что АР наступит после действия АПНУ. 2 – означало бы наступление АР до действия АПНУ. 0 – означает, что АР не наступит. Также на рисунке видно время, которое </w:t>
      </w:r>
      <w:r w:rsidR="00E21B5E">
        <w:rPr>
          <w:rFonts w:ascii="Times New Roman" w:hAnsi="Times New Roman" w:cs="Times New Roman"/>
          <w:sz w:val="28"/>
        </w:rPr>
        <w:lastRenderedPageBreak/>
        <w:t>было потрачено на классификацию. В данном случае первый процесс идентификации занял 12 мс, а второй – 39 мс. При этом время на классификацию варьирует</w:t>
      </w:r>
      <w:r w:rsidR="0052091B">
        <w:rPr>
          <w:rFonts w:ascii="Times New Roman" w:hAnsi="Times New Roman" w:cs="Times New Roman"/>
          <w:sz w:val="28"/>
        </w:rPr>
        <w:t>ся</w:t>
      </w:r>
      <w:r w:rsidR="00E21B5E">
        <w:rPr>
          <w:rFonts w:ascii="Times New Roman" w:hAnsi="Times New Roman" w:cs="Times New Roman"/>
          <w:sz w:val="28"/>
        </w:rPr>
        <w:t xml:space="preserve"> от 10 мс до </w:t>
      </w:r>
      <w:r w:rsidR="0052091B">
        <w:rPr>
          <w:rFonts w:ascii="Times New Roman" w:hAnsi="Times New Roman" w:cs="Times New Roman"/>
          <w:sz w:val="28"/>
        </w:rPr>
        <w:t>нескольких сотен миллисекунд</w:t>
      </w:r>
      <w:r w:rsidR="00E21B5E">
        <w:rPr>
          <w:rFonts w:ascii="Times New Roman" w:hAnsi="Times New Roman" w:cs="Times New Roman"/>
          <w:sz w:val="28"/>
        </w:rPr>
        <w:t xml:space="preserve"> в зависимости от загруженности процессора.</w:t>
      </w:r>
    </w:p>
    <w:p w14:paraId="75D3F861" w14:textId="77777777" w:rsidR="005A0545" w:rsidRDefault="00E21B5E" w:rsidP="00E21B5E">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50C5FBF5" wp14:editId="565FC8AF">
            <wp:extent cx="3238500" cy="1848057"/>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55568" cy="1857797"/>
                    </a:xfrm>
                    <a:prstGeom prst="rect">
                      <a:avLst/>
                    </a:prstGeom>
                  </pic:spPr>
                </pic:pic>
              </a:graphicData>
            </a:graphic>
          </wp:inline>
        </w:drawing>
      </w:r>
    </w:p>
    <w:p w14:paraId="5FECA1AA" w14:textId="57B44737" w:rsidR="00E21B5E" w:rsidRDefault="00E21B5E" w:rsidP="00E21B5E">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52091B">
        <w:rPr>
          <w:rFonts w:ascii="Times New Roman" w:hAnsi="Times New Roman" w:cs="Times New Roman"/>
          <w:sz w:val="28"/>
        </w:rPr>
        <w:t>2</w:t>
      </w:r>
      <w:r w:rsidR="00AF2964">
        <w:rPr>
          <w:rFonts w:ascii="Times New Roman" w:hAnsi="Times New Roman" w:cs="Times New Roman"/>
          <w:sz w:val="28"/>
        </w:rPr>
        <w:t>5</w:t>
      </w:r>
      <w:r>
        <w:rPr>
          <w:rFonts w:ascii="Times New Roman" w:hAnsi="Times New Roman" w:cs="Times New Roman"/>
          <w:sz w:val="28"/>
        </w:rPr>
        <w:t xml:space="preserve"> – Результат работы подсистемы Идентификации АР</w:t>
      </w:r>
    </w:p>
    <w:p w14:paraId="3A1CE418" w14:textId="77777777" w:rsidR="00AF2964" w:rsidRDefault="00AF2964" w:rsidP="00E21B5E">
      <w:pPr>
        <w:spacing w:after="0" w:line="360" w:lineRule="auto"/>
        <w:ind w:firstLine="709"/>
        <w:contextualSpacing/>
        <w:jc w:val="center"/>
        <w:rPr>
          <w:rFonts w:ascii="Times New Roman" w:hAnsi="Times New Roman" w:cs="Times New Roman"/>
          <w:sz w:val="28"/>
        </w:rPr>
      </w:pPr>
    </w:p>
    <w:p w14:paraId="1402DD7D" w14:textId="77777777" w:rsidR="00F00214" w:rsidRDefault="009D4381" w:rsidP="009D4381">
      <w:pPr>
        <w:pStyle w:val="2"/>
      </w:pPr>
      <w:bookmarkStart w:id="220" w:name="_Toc62603029"/>
      <w:r>
        <w:t>4</w:t>
      </w:r>
      <w:r w:rsidR="00BB735F">
        <w:t>.</w:t>
      </w:r>
      <w:r w:rsidR="00F00214">
        <w:t xml:space="preserve">3. </w:t>
      </w:r>
      <w:r>
        <w:t>Тестирование</w:t>
      </w:r>
      <w:r w:rsidR="00F00214">
        <w:t xml:space="preserve"> подсистемы В</w:t>
      </w:r>
      <w:r w:rsidR="00395118">
        <w:t>ыбора</w:t>
      </w:r>
      <w:r w:rsidR="00F00214">
        <w:t xml:space="preserve"> </w:t>
      </w:r>
      <w:r w:rsidR="00F00214" w:rsidRPr="00656E91">
        <w:t>управляющих воздействи</w:t>
      </w:r>
      <w:r w:rsidR="00F00214">
        <w:t>й</w:t>
      </w:r>
      <w:bookmarkEnd w:id="220"/>
    </w:p>
    <w:p w14:paraId="4CF7B902" w14:textId="77777777" w:rsidR="00F00214" w:rsidRDefault="003261C3"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На этапе ПОСЛЕ подсистема Вы</w:t>
      </w:r>
      <w:r w:rsidR="00395118">
        <w:rPr>
          <w:rFonts w:ascii="Times New Roman" w:hAnsi="Times New Roman" w:cs="Times New Roman"/>
          <w:sz w:val="28"/>
        </w:rPr>
        <w:t>бора</w:t>
      </w:r>
      <w:r>
        <w:rPr>
          <w:rFonts w:ascii="Times New Roman" w:hAnsi="Times New Roman" w:cs="Times New Roman"/>
          <w:sz w:val="28"/>
        </w:rPr>
        <w:t xml:space="preserve"> УВ выбирает одно подходящее сечение ДС из оставшихся после отсеивания подсистемой Обработки ТМ из ОИК на основании информации о группах когерентных генераторов, полученных от п</w:t>
      </w:r>
      <w:r w:rsidR="0068190D">
        <w:rPr>
          <w:rFonts w:ascii="Times New Roman" w:hAnsi="Times New Roman" w:cs="Times New Roman"/>
          <w:sz w:val="28"/>
        </w:rPr>
        <w:t>одсистемы Обработки данных СВИ.</w:t>
      </w:r>
    </w:p>
    <w:p w14:paraId="56816F32" w14:textId="77777777" w:rsidR="0068190D" w:rsidRDefault="0068190D" w:rsidP="00F00214">
      <w:pPr>
        <w:spacing w:after="0" w:line="360" w:lineRule="auto"/>
        <w:ind w:firstLine="709"/>
        <w:contextualSpacing/>
        <w:jc w:val="both"/>
        <w:rPr>
          <w:rFonts w:ascii="Times New Roman" w:hAnsi="Times New Roman" w:cs="Times New Roman"/>
          <w:sz w:val="28"/>
        </w:rPr>
      </w:pPr>
      <w:r w:rsidRPr="00AD0B46">
        <w:rPr>
          <w:rFonts w:ascii="Times New Roman" w:hAnsi="Times New Roman" w:cs="Times New Roman"/>
          <w:sz w:val="28"/>
        </w:rPr>
        <w:t>В результате реализации подсистемы</w:t>
      </w:r>
      <w:r>
        <w:rPr>
          <w:rFonts w:ascii="Times New Roman" w:hAnsi="Times New Roman" w:cs="Times New Roman"/>
          <w:sz w:val="28"/>
        </w:rPr>
        <w:t xml:space="preserve"> </w:t>
      </w:r>
      <w:r w:rsidR="00395118">
        <w:rPr>
          <w:rFonts w:ascii="Times New Roman" w:hAnsi="Times New Roman" w:cs="Times New Roman"/>
          <w:sz w:val="28"/>
        </w:rPr>
        <w:t xml:space="preserve">Выбора </w:t>
      </w:r>
      <w:r>
        <w:rPr>
          <w:rFonts w:ascii="Times New Roman" w:hAnsi="Times New Roman" w:cs="Times New Roman"/>
          <w:sz w:val="28"/>
        </w:rPr>
        <w:t>УВ</w:t>
      </w:r>
      <w:r w:rsidRPr="00AD0B46">
        <w:rPr>
          <w:rFonts w:ascii="Times New Roman" w:hAnsi="Times New Roman" w:cs="Times New Roman"/>
          <w:sz w:val="28"/>
        </w:rPr>
        <w:t xml:space="preserve"> была сделана диаграмма классов, которая представлена в приложении </w:t>
      </w:r>
      <w:r w:rsidRPr="00AD0B46">
        <w:rPr>
          <w:rFonts w:ascii="Times New Roman" w:hAnsi="Times New Roman" w:cs="Times New Roman"/>
          <w:sz w:val="28"/>
          <w:lang w:val="en-US"/>
        </w:rPr>
        <w:t>A</w:t>
      </w:r>
      <w:r w:rsidRPr="00AD0B46">
        <w:rPr>
          <w:rFonts w:ascii="Times New Roman" w:hAnsi="Times New Roman" w:cs="Times New Roman"/>
          <w:sz w:val="28"/>
        </w:rPr>
        <w:t xml:space="preserve"> на рисунке </w:t>
      </w:r>
      <w:r w:rsidRPr="00AD0B46">
        <w:rPr>
          <w:rFonts w:ascii="Times New Roman" w:hAnsi="Times New Roman" w:cs="Times New Roman"/>
          <w:sz w:val="28"/>
          <w:lang w:val="en-US"/>
        </w:rPr>
        <w:t>A</w:t>
      </w:r>
      <w:r>
        <w:rPr>
          <w:rFonts w:ascii="Times New Roman" w:hAnsi="Times New Roman" w:cs="Times New Roman"/>
          <w:sz w:val="28"/>
        </w:rPr>
        <w:t>.3</w:t>
      </w:r>
      <w:r w:rsidRPr="00AD0B46">
        <w:rPr>
          <w:rFonts w:ascii="Times New Roman" w:hAnsi="Times New Roman" w:cs="Times New Roman"/>
          <w:sz w:val="28"/>
        </w:rPr>
        <w:t>.</w:t>
      </w:r>
    </w:p>
    <w:p w14:paraId="3E93B977" w14:textId="77F9EF9C" w:rsidR="0068190D" w:rsidRPr="004E02CB" w:rsidRDefault="004E02CB" w:rsidP="00F00214">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На рисунке </w:t>
      </w:r>
      <w:r w:rsidR="009D4381">
        <w:rPr>
          <w:rFonts w:ascii="Times New Roman" w:hAnsi="Times New Roman" w:cs="Times New Roman"/>
          <w:sz w:val="28"/>
        </w:rPr>
        <w:t>2</w:t>
      </w:r>
      <w:r w:rsidR="00AF2964">
        <w:rPr>
          <w:rFonts w:ascii="Times New Roman" w:hAnsi="Times New Roman" w:cs="Times New Roman"/>
          <w:sz w:val="28"/>
        </w:rPr>
        <w:t>6</w:t>
      </w:r>
      <w:r w:rsidR="0068190D">
        <w:rPr>
          <w:rFonts w:ascii="Times New Roman" w:hAnsi="Times New Roman" w:cs="Times New Roman"/>
          <w:sz w:val="28"/>
        </w:rPr>
        <w:t xml:space="preserve"> представлен результат работы подсистемы. В подсистему была передана информация о группа когерентных генераторов, а конкретно группы индексов генераторов. </w:t>
      </w:r>
      <w:r w:rsidR="005F4C72">
        <w:rPr>
          <w:rFonts w:ascii="Times New Roman" w:hAnsi="Times New Roman" w:cs="Times New Roman"/>
          <w:sz w:val="28"/>
        </w:rPr>
        <w:t xml:space="preserve">На выходе получаем список линий, которые необходимо отключить для выполнения ДС. В данном случае в качестве индекса узла брался его номер из ПК </w:t>
      </w:r>
      <w:r w:rsidR="005F4C72">
        <w:rPr>
          <w:rFonts w:ascii="Times New Roman" w:hAnsi="Times New Roman" w:cs="Times New Roman"/>
          <w:sz w:val="28"/>
          <w:lang w:val="en-US"/>
        </w:rPr>
        <w:t>RastrWin</w:t>
      </w:r>
      <w:r w:rsidR="005F4C72" w:rsidRPr="005F4C72">
        <w:rPr>
          <w:rFonts w:ascii="Times New Roman" w:hAnsi="Times New Roman" w:cs="Times New Roman"/>
          <w:sz w:val="28"/>
        </w:rPr>
        <w:t xml:space="preserve">3. </w:t>
      </w:r>
      <w:r w:rsidR="002A0B68">
        <w:rPr>
          <w:rFonts w:ascii="Times New Roman" w:hAnsi="Times New Roman" w:cs="Times New Roman"/>
          <w:sz w:val="28"/>
        </w:rPr>
        <w:t>Время выполнения процессов данной под</w:t>
      </w:r>
      <w:r w:rsidR="003A007C">
        <w:rPr>
          <w:rFonts w:ascii="Times New Roman" w:hAnsi="Times New Roman" w:cs="Times New Roman"/>
          <w:sz w:val="28"/>
        </w:rPr>
        <w:t>системы</w:t>
      </w:r>
      <w:r>
        <w:rPr>
          <w:rFonts w:ascii="Times New Roman" w:hAnsi="Times New Roman" w:cs="Times New Roman"/>
          <w:sz w:val="28"/>
        </w:rPr>
        <w:t xml:space="preserve"> составляет несколько мс, т.е.</w:t>
      </w:r>
      <w:r w:rsidR="003A007C">
        <w:rPr>
          <w:rFonts w:ascii="Times New Roman" w:hAnsi="Times New Roman" w:cs="Times New Roman"/>
          <w:sz w:val="28"/>
        </w:rPr>
        <w:t xml:space="preserve"> не более времени</w:t>
      </w:r>
      <w:r>
        <w:rPr>
          <w:rFonts w:ascii="Times New Roman" w:hAnsi="Times New Roman" w:cs="Times New Roman"/>
          <w:sz w:val="28"/>
        </w:rPr>
        <w:t xml:space="preserve"> идентификации возникновения АР, которая выполняется параллельно.</w:t>
      </w:r>
    </w:p>
    <w:p w14:paraId="443EDE13" w14:textId="77777777" w:rsidR="0068190D" w:rsidRDefault="0068190D" w:rsidP="0068190D">
      <w:pPr>
        <w:spacing w:after="0" w:line="360" w:lineRule="auto"/>
        <w:ind w:firstLine="709"/>
        <w:contextualSpacing/>
        <w:jc w:val="center"/>
        <w:rPr>
          <w:rFonts w:ascii="Times New Roman" w:hAnsi="Times New Roman" w:cs="Times New Roman"/>
          <w:sz w:val="28"/>
        </w:rPr>
      </w:pPr>
      <w:r>
        <w:rPr>
          <w:noProof/>
          <w:lang w:eastAsia="ru-RU"/>
        </w:rPr>
        <w:lastRenderedPageBreak/>
        <w:drawing>
          <wp:inline distT="0" distB="0" distL="0" distR="0" wp14:anchorId="33A2C3E2" wp14:editId="06417492">
            <wp:extent cx="3596640" cy="2395377"/>
            <wp:effectExtent l="0" t="0" r="3810" b="508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17481" cy="2409257"/>
                    </a:xfrm>
                    <a:prstGeom prst="rect">
                      <a:avLst/>
                    </a:prstGeom>
                  </pic:spPr>
                </pic:pic>
              </a:graphicData>
            </a:graphic>
          </wp:inline>
        </w:drawing>
      </w:r>
    </w:p>
    <w:p w14:paraId="4AF90C3D" w14:textId="172817F9" w:rsidR="008D022B" w:rsidRDefault="004E02CB" w:rsidP="008D022B">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AF2964">
        <w:rPr>
          <w:rFonts w:ascii="Times New Roman" w:hAnsi="Times New Roman" w:cs="Times New Roman"/>
          <w:sz w:val="28"/>
        </w:rPr>
        <w:t>6</w:t>
      </w:r>
      <w:r w:rsidR="0068190D">
        <w:rPr>
          <w:rFonts w:ascii="Times New Roman" w:hAnsi="Times New Roman" w:cs="Times New Roman"/>
          <w:sz w:val="28"/>
        </w:rPr>
        <w:t xml:space="preserve"> – Результат работы подсистемы </w:t>
      </w:r>
      <w:r w:rsidR="00395118">
        <w:rPr>
          <w:rFonts w:ascii="Times New Roman" w:hAnsi="Times New Roman" w:cs="Times New Roman"/>
          <w:sz w:val="28"/>
        </w:rPr>
        <w:t xml:space="preserve">Выбора </w:t>
      </w:r>
      <w:r w:rsidR="008D022B">
        <w:rPr>
          <w:rFonts w:ascii="Times New Roman" w:hAnsi="Times New Roman" w:cs="Times New Roman"/>
          <w:sz w:val="28"/>
        </w:rPr>
        <w:t>УВ</w:t>
      </w:r>
    </w:p>
    <w:p w14:paraId="025DD502" w14:textId="788C1464" w:rsidR="008D022B" w:rsidRDefault="008D022B" w:rsidP="008D022B">
      <w:pPr>
        <w:spacing w:after="0" w:line="360" w:lineRule="auto"/>
        <w:ind w:firstLine="709"/>
        <w:contextualSpacing/>
        <w:jc w:val="both"/>
        <w:rPr>
          <w:rFonts w:ascii="Times New Roman" w:hAnsi="Times New Roman" w:cs="Times New Roman"/>
          <w:sz w:val="28"/>
        </w:rPr>
        <w:sectPr w:rsidR="008D022B" w:rsidSect="001F0697">
          <w:footnotePr>
            <w:numFmt w:val="chicago"/>
          </w:footnotePr>
          <w:pgSz w:w="11906" w:h="16838"/>
          <w:pgMar w:top="1134" w:right="1134" w:bottom="1134" w:left="1134" w:header="709" w:footer="57" w:gutter="0"/>
          <w:cols w:space="708"/>
          <w:titlePg/>
          <w:docGrid w:linePitch="360"/>
        </w:sectPr>
      </w:pPr>
      <w:r>
        <w:rPr>
          <w:rFonts w:ascii="Times New Roman" w:hAnsi="Times New Roman" w:cs="Times New Roman"/>
          <w:sz w:val="28"/>
        </w:rPr>
        <w:t>Сечение ДС в соответствии с рисунком 2</w:t>
      </w:r>
      <w:r w:rsidR="00AF2964">
        <w:rPr>
          <w:rFonts w:ascii="Times New Roman" w:hAnsi="Times New Roman" w:cs="Times New Roman"/>
          <w:sz w:val="28"/>
        </w:rPr>
        <w:t>6</w:t>
      </w:r>
      <w:r>
        <w:rPr>
          <w:rFonts w:ascii="Times New Roman" w:hAnsi="Times New Roman" w:cs="Times New Roman"/>
          <w:sz w:val="28"/>
        </w:rPr>
        <w:t xml:space="preserve"> представлено</w:t>
      </w:r>
      <w:r w:rsidRPr="008D022B">
        <w:rPr>
          <w:rFonts w:ascii="Times New Roman" w:hAnsi="Times New Roman" w:cs="Times New Roman"/>
          <w:sz w:val="28"/>
        </w:rPr>
        <w:t xml:space="preserve"> </w:t>
      </w:r>
      <w:r>
        <w:rPr>
          <w:rFonts w:ascii="Times New Roman" w:hAnsi="Times New Roman" w:cs="Times New Roman"/>
          <w:sz w:val="28"/>
        </w:rPr>
        <w:t>под номером 2 на схеме ЭЭС на рисунке 2</w:t>
      </w:r>
      <w:r w:rsidR="00AF2964">
        <w:rPr>
          <w:rFonts w:ascii="Times New Roman" w:hAnsi="Times New Roman" w:cs="Times New Roman"/>
          <w:sz w:val="28"/>
        </w:rPr>
        <w:t>7</w:t>
      </w:r>
      <w:r>
        <w:rPr>
          <w:rFonts w:ascii="Times New Roman" w:hAnsi="Times New Roman" w:cs="Times New Roman"/>
          <w:sz w:val="28"/>
        </w:rPr>
        <w:t xml:space="preserve">. По </w:t>
      </w:r>
      <w:sdt>
        <w:sdtPr>
          <w:rPr>
            <w:rFonts w:ascii="Times New Roman" w:hAnsi="Times New Roman" w:cs="Times New Roman"/>
            <w:sz w:val="28"/>
          </w:rPr>
          <w:id w:val="794020162"/>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сечение ДС, выполняемое существующими устройствами АЛАР, в сечении «Братск-Красноярск» проходит по линии под номером 1. Расчеты </w:t>
      </w:r>
      <w:sdt>
        <w:sdtPr>
          <w:rPr>
            <w:rFonts w:ascii="Times New Roman" w:hAnsi="Times New Roman" w:cs="Times New Roman"/>
            <w:sz w:val="28"/>
          </w:rPr>
          <w:id w:val="-1508360603"/>
          <w:citation/>
        </w:sdtPr>
        <w:sdtContent>
          <w:r>
            <w:rPr>
              <w:rFonts w:ascii="Times New Roman" w:hAnsi="Times New Roman" w:cs="Times New Roman"/>
              <w:sz w:val="28"/>
            </w:rPr>
            <w:fldChar w:fldCharType="begin"/>
          </w:r>
          <w:r>
            <w:rPr>
              <w:rFonts w:ascii="Times New Roman" w:hAnsi="Times New Roman" w:cs="Times New Roman"/>
              <w:sz w:val="28"/>
            </w:rPr>
            <w:instrText xml:space="preserve"> CITATION МагДис \l 1049 </w:instrText>
          </w:r>
          <w:r>
            <w:rPr>
              <w:rFonts w:ascii="Times New Roman" w:hAnsi="Times New Roman" w:cs="Times New Roman"/>
              <w:sz w:val="28"/>
            </w:rPr>
            <w:fldChar w:fldCharType="separate"/>
          </w:r>
          <w:r w:rsidRPr="008D022B">
            <w:rPr>
              <w:rFonts w:ascii="Times New Roman" w:hAnsi="Times New Roman" w:cs="Times New Roman"/>
              <w:noProof/>
              <w:sz w:val="28"/>
            </w:rPr>
            <w:t>[1]</w:t>
          </w:r>
          <w:r>
            <w:rPr>
              <w:rFonts w:ascii="Times New Roman" w:hAnsi="Times New Roman" w:cs="Times New Roman"/>
              <w:sz w:val="28"/>
            </w:rPr>
            <w:fldChar w:fldCharType="end"/>
          </w:r>
        </w:sdtContent>
      </w:sdt>
      <w:r>
        <w:rPr>
          <w:rFonts w:ascii="Times New Roman" w:hAnsi="Times New Roman" w:cs="Times New Roman"/>
          <w:sz w:val="28"/>
        </w:rPr>
        <w:t xml:space="preserve"> показали, что деление энергосистемы по сечению №2 позволяет снизить объем отключаемой нагрузки на 56%.</w:t>
      </w:r>
    </w:p>
    <w:p w14:paraId="6621784A" w14:textId="56B5C981" w:rsidR="008D022B" w:rsidRDefault="008D022B" w:rsidP="008D022B">
      <w:pPr>
        <w:spacing w:after="0" w:line="360" w:lineRule="auto"/>
        <w:contextualSpacing/>
        <w:jc w:val="center"/>
        <w:rPr>
          <w:rFonts w:ascii="Times New Roman" w:hAnsi="Times New Roman" w:cs="Times New Roman"/>
          <w:sz w:val="28"/>
        </w:rPr>
      </w:pPr>
      <w:r>
        <w:rPr>
          <w:rFonts w:ascii="Times New Roman" w:hAnsi="Times New Roman" w:cs="Times New Roman"/>
          <w:noProof/>
          <w:sz w:val="28"/>
          <w:lang w:eastAsia="ru-RU"/>
        </w:rPr>
        <w:lastRenderedPageBreak/>
        <mc:AlternateContent>
          <mc:Choice Requires="wps">
            <w:drawing>
              <wp:anchor distT="0" distB="0" distL="114300" distR="114300" simplePos="0" relativeHeight="251672576" behindDoc="0" locked="0" layoutInCell="1" allowOverlap="1" wp14:anchorId="17004071" wp14:editId="37082A9D">
                <wp:simplePos x="0" y="0"/>
                <wp:positionH relativeFrom="column">
                  <wp:posOffset>1895687</wp:posOffset>
                </wp:positionH>
                <wp:positionV relativeFrom="paragraph">
                  <wp:posOffset>888153</wp:posOffset>
                </wp:positionV>
                <wp:extent cx="914400" cy="321734"/>
                <wp:effectExtent l="0" t="0" r="6985" b="2540"/>
                <wp:wrapNone/>
                <wp:docPr id="47" name="Надпись 47"/>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5416AB33" w14:textId="15CC9A17" w:rsidR="005F7973" w:rsidRPr="008D022B" w:rsidRDefault="005F7973" w:rsidP="008D022B">
                            <w:pPr>
                              <w:rPr>
                                <w:rFonts w:ascii="Times New Roman" w:hAnsi="Times New Roman" w:cs="Times New Roman"/>
                                <w:sz w:val="28"/>
                              </w:rPr>
                            </w:pPr>
                            <w:r>
                              <w:rPr>
                                <w:rFonts w:ascii="Times New Roman" w:hAnsi="Times New Roman" w:cs="Times New Roman"/>
                                <w:sz w:val="28"/>
                              </w:rP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004071" id="Надпись 47" o:spid="_x0000_s1032" type="#_x0000_t202" style="position:absolute;left:0;text-align:left;margin-left:149.25pt;margin-top:69.95pt;width:1in;height:25.35pt;z-index:251672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OW5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" fillcolor="white [3201]" stroked="f" strokeweight=".5pt">
                <v:textbox>
                  <w:txbxContent>
                    <w:p w14:paraId="5416AB33" w14:textId="15CC9A17" w:rsidR="005F7973" w:rsidRPr="008D022B" w:rsidRDefault="005F7973" w:rsidP="008D022B">
                      <w:pPr>
                        <w:rPr>
                          <w:rFonts w:ascii="Times New Roman" w:hAnsi="Times New Roman" w:cs="Times New Roman"/>
                          <w:sz w:val="28"/>
                        </w:rPr>
                      </w:pPr>
                      <w:r>
                        <w:rPr>
                          <w:rFonts w:ascii="Times New Roman" w:hAnsi="Times New Roman" w:cs="Times New Roman"/>
                          <w:sz w:val="28"/>
                        </w:rPr>
                        <w:t>1</w:t>
                      </w:r>
                    </w:p>
                  </w:txbxContent>
                </v:textbox>
              </v:shape>
            </w:pict>
          </mc:Fallback>
        </mc:AlternateContent>
      </w:r>
      <w:r>
        <w:rPr>
          <w:rFonts w:ascii="Times New Roman" w:hAnsi="Times New Roman" w:cs="Times New Roman"/>
          <w:noProof/>
          <w:sz w:val="28"/>
          <w:lang w:eastAsia="ru-RU"/>
        </w:rPr>
        <mc:AlternateContent>
          <mc:Choice Requires="wps">
            <w:drawing>
              <wp:anchor distT="0" distB="0" distL="114300" distR="114300" simplePos="0" relativeHeight="251670528" behindDoc="0" locked="0" layoutInCell="1" allowOverlap="1" wp14:anchorId="7C19B8BE" wp14:editId="05DCD93F">
                <wp:simplePos x="0" y="0"/>
                <wp:positionH relativeFrom="column">
                  <wp:posOffset>2243032</wp:posOffset>
                </wp:positionH>
                <wp:positionV relativeFrom="paragraph">
                  <wp:posOffset>896620</wp:posOffset>
                </wp:positionV>
                <wp:extent cx="914400" cy="321734"/>
                <wp:effectExtent l="0" t="0" r="6985" b="2540"/>
                <wp:wrapNone/>
                <wp:docPr id="46" name="Надпись 46"/>
                <wp:cNvGraphicFramePr/>
                <a:graphic xmlns:a="http://schemas.openxmlformats.org/drawingml/2006/main">
                  <a:graphicData uri="http://schemas.microsoft.com/office/word/2010/wordprocessingShape">
                    <wps:wsp>
                      <wps:cNvSpPr txBox="1"/>
                      <wps:spPr>
                        <a:xfrm>
                          <a:off x="0" y="0"/>
                          <a:ext cx="914400" cy="321734"/>
                        </a:xfrm>
                        <a:prstGeom prst="rect">
                          <a:avLst/>
                        </a:prstGeom>
                        <a:solidFill>
                          <a:schemeClr val="lt1"/>
                        </a:solidFill>
                        <a:ln w="6350">
                          <a:noFill/>
                        </a:ln>
                      </wps:spPr>
                      <wps:txbx>
                        <w:txbxContent>
                          <w:p w14:paraId="1CD65BA8" w14:textId="63577ABC" w:rsidR="005F7973" w:rsidRPr="008D022B" w:rsidRDefault="005F7973">
                            <w:pPr>
                              <w:rPr>
                                <w:rFonts w:ascii="Times New Roman" w:hAnsi="Times New Roman" w:cs="Times New Roman"/>
                                <w:sz w:val="28"/>
                              </w:rPr>
                            </w:pPr>
                            <w:r w:rsidRPr="008D022B">
                              <w:rPr>
                                <w:rFonts w:ascii="Times New Roman" w:hAnsi="Times New Roman" w:cs="Times New Roman"/>
                                <w:sz w:val="28"/>
                              </w:rP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C19B8BE" id="Надпись 46" o:spid="_x0000_s1033" type="#_x0000_t202" style="position:absolute;left:0;text-align:left;margin-left:176.6pt;margin-top:70.6pt;width:1in;height:25.35pt;z-index:251670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" fillcolor="white [3201]" stroked="f" strokeweight=".5pt">
                <v:textbox>
                  <w:txbxContent>
                    <w:p w14:paraId="1CD65BA8" w14:textId="63577ABC" w:rsidR="005F7973" w:rsidRPr="008D022B" w:rsidRDefault="005F7973">
                      <w:pPr>
                        <w:rPr>
                          <w:rFonts w:ascii="Times New Roman" w:hAnsi="Times New Roman" w:cs="Times New Roman"/>
                          <w:sz w:val="28"/>
                        </w:rPr>
                      </w:pPr>
                      <w:r w:rsidRPr="008D022B">
                        <w:rPr>
                          <w:rFonts w:ascii="Times New Roman" w:hAnsi="Times New Roman" w:cs="Times New Roman"/>
                          <w:sz w:val="28"/>
                        </w:rPr>
                        <w:t>2</w:t>
                      </w:r>
                    </w:p>
                  </w:txbxContent>
                </v:textbox>
              </v:shape>
            </w:pict>
          </mc:Fallback>
        </mc:AlternateContent>
      </w:r>
      <w:r w:rsidRPr="008D022B">
        <w:rPr>
          <w:rFonts w:ascii="Times New Roman" w:hAnsi="Times New Roman" w:cs="Times New Roman"/>
          <w:noProof/>
          <w:sz w:val="28"/>
          <w:lang w:eastAsia="ru-RU"/>
        </w:rPr>
        <w:drawing>
          <wp:inline distT="0" distB="0" distL="0" distR="0" wp14:anchorId="3B118BD4" wp14:editId="10942994">
            <wp:extent cx="9597069" cy="3361266"/>
            <wp:effectExtent l="0" t="0" r="0" b="0"/>
            <wp:docPr id="235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9" name="Рисунок 1"/>
                    <pic:cNvPicPr>
                      <a:picLocks noChangeAspect="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09958" cy="3365780"/>
                    </a:xfrm>
                    <a:prstGeom prst="rect">
                      <a:avLst/>
                    </a:prstGeom>
                    <a:noFill/>
                    <a:ln>
                      <a:noFill/>
                    </a:ln>
                    <a:extLst/>
                  </pic:spPr>
                </pic:pic>
              </a:graphicData>
            </a:graphic>
          </wp:inline>
        </w:drawing>
      </w:r>
    </w:p>
    <w:p w14:paraId="4D5B11A0" w14:textId="5F6527A8" w:rsidR="008D022B" w:rsidRPr="008D022B" w:rsidRDefault="008D022B" w:rsidP="0068190D">
      <w:pPr>
        <w:spacing w:after="0" w:line="360" w:lineRule="auto"/>
        <w:ind w:firstLine="709"/>
        <w:contextualSpacing/>
        <w:jc w:val="center"/>
        <w:sectPr w:rsidR="008D022B" w:rsidRPr="008D022B" w:rsidSect="008D022B">
          <w:footnotePr>
            <w:numFmt w:val="chicago"/>
          </w:footnotePr>
          <w:pgSz w:w="16838" w:h="11906" w:orient="landscape"/>
          <w:pgMar w:top="1134" w:right="1134" w:bottom="1134" w:left="1134" w:header="709" w:footer="57" w:gutter="0"/>
          <w:cols w:space="708"/>
          <w:titlePg/>
          <w:docGrid w:linePitch="360"/>
        </w:sectPr>
      </w:pPr>
      <w:r>
        <w:rPr>
          <w:rFonts w:ascii="Times New Roman" w:hAnsi="Times New Roman" w:cs="Times New Roman"/>
          <w:sz w:val="28"/>
        </w:rPr>
        <w:t>Рисунок 2</w:t>
      </w:r>
      <w:r w:rsidR="00AF2964">
        <w:rPr>
          <w:rFonts w:ascii="Times New Roman" w:hAnsi="Times New Roman" w:cs="Times New Roman"/>
          <w:sz w:val="28"/>
        </w:rPr>
        <w:t>7</w:t>
      </w:r>
      <w:r>
        <w:rPr>
          <w:rFonts w:ascii="Times New Roman" w:hAnsi="Times New Roman" w:cs="Times New Roman"/>
          <w:sz w:val="28"/>
        </w:rPr>
        <w:t xml:space="preserve"> – </w:t>
      </w:r>
      <w:r w:rsidRPr="008D022B">
        <w:rPr>
          <w:rFonts w:ascii="Times New Roman" w:hAnsi="Times New Roman" w:cs="Times New Roman"/>
          <w:sz w:val="28"/>
        </w:rPr>
        <w:t>Се</w:t>
      </w:r>
      <w:r w:rsidR="00B13025">
        <w:rPr>
          <w:rFonts w:ascii="Times New Roman" w:hAnsi="Times New Roman" w:cs="Times New Roman"/>
          <w:sz w:val="28"/>
        </w:rPr>
        <w:t xml:space="preserve">чение ДС существующими устройствами АЛАР (1) </w:t>
      </w:r>
      <w:r w:rsidRPr="008D022B">
        <w:rPr>
          <w:rFonts w:ascii="Times New Roman" w:hAnsi="Times New Roman" w:cs="Times New Roman"/>
          <w:sz w:val="28"/>
        </w:rPr>
        <w:t>и сечение ДС</w:t>
      </w:r>
      <w:r w:rsidR="00B13025">
        <w:rPr>
          <w:rFonts w:ascii="Times New Roman" w:hAnsi="Times New Roman" w:cs="Times New Roman"/>
          <w:sz w:val="28"/>
        </w:rPr>
        <w:t xml:space="preserve"> централизованной АЛАР</w:t>
      </w:r>
      <w:r w:rsidRPr="008D022B">
        <w:rPr>
          <w:rFonts w:ascii="Times New Roman" w:hAnsi="Times New Roman" w:cs="Times New Roman"/>
          <w:sz w:val="28"/>
        </w:rPr>
        <w:t xml:space="preserve"> (</w:t>
      </w:r>
      <w:r w:rsidR="00B13025">
        <w:rPr>
          <w:rFonts w:ascii="Times New Roman" w:hAnsi="Times New Roman" w:cs="Times New Roman"/>
          <w:sz w:val="28"/>
        </w:rPr>
        <w:t>2</w:t>
      </w:r>
      <w:r w:rsidRPr="008D022B">
        <w:rPr>
          <w:rFonts w:ascii="Times New Roman" w:hAnsi="Times New Roman" w:cs="Times New Roman"/>
          <w:sz w:val="28"/>
        </w:rPr>
        <w:t>)</w:t>
      </w:r>
    </w:p>
    <w:p w14:paraId="6703D1C0" w14:textId="77777777" w:rsidR="00656E91" w:rsidRDefault="009D4381" w:rsidP="009D4381">
      <w:pPr>
        <w:pStyle w:val="2"/>
      </w:pPr>
      <w:bookmarkStart w:id="221" w:name="_Toc62603030"/>
      <w:r>
        <w:lastRenderedPageBreak/>
        <w:t>4</w:t>
      </w:r>
      <w:r w:rsidR="00BB735F">
        <w:t>.</w:t>
      </w:r>
      <w:r w:rsidR="00F00214">
        <w:t>4</w:t>
      </w:r>
      <w:r w:rsidR="00656E91">
        <w:t xml:space="preserve">. </w:t>
      </w:r>
      <w:r>
        <w:t>Тестирование</w:t>
      </w:r>
      <w:r w:rsidR="00656E91">
        <w:t xml:space="preserve"> подсистемы </w:t>
      </w:r>
      <w:r w:rsidR="00EB22B7">
        <w:t>Обработки</w:t>
      </w:r>
      <w:r w:rsidR="00656E91">
        <w:t xml:space="preserve"> телеметрии</w:t>
      </w:r>
      <w:r w:rsidR="00EB22B7">
        <w:t xml:space="preserve"> из ОИК</w:t>
      </w:r>
      <w:bookmarkEnd w:id="221"/>
    </w:p>
    <w:p w14:paraId="1892AFBC" w14:textId="4B8B5004" w:rsidR="001F1226" w:rsidRPr="009D4381" w:rsidRDefault="00317EF1" w:rsidP="001F1226">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Сначала были реализованы </w:t>
      </w:r>
      <w:r>
        <w:rPr>
          <w:rFonts w:ascii="Times New Roman" w:hAnsi="Times New Roman" w:cs="Times New Roman"/>
          <w:sz w:val="28"/>
          <w:lang w:val="en-US"/>
        </w:rPr>
        <w:t>master</w:t>
      </w:r>
      <w:r w:rsidRPr="00317EF1">
        <w:rPr>
          <w:rFonts w:ascii="Times New Roman" w:hAnsi="Times New Roman" w:cs="Times New Roman"/>
          <w:sz w:val="28"/>
        </w:rPr>
        <w:t xml:space="preserve"> </w:t>
      </w:r>
      <w:r>
        <w:rPr>
          <w:rFonts w:ascii="Times New Roman" w:hAnsi="Times New Roman" w:cs="Times New Roman"/>
          <w:sz w:val="28"/>
        </w:rPr>
        <w:t xml:space="preserve">и </w:t>
      </w:r>
      <w:r>
        <w:rPr>
          <w:rFonts w:ascii="Times New Roman" w:hAnsi="Times New Roman" w:cs="Times New Roman"/>
          <w:sz w:val="28"/>
          <w:lang w:val="en-US"/>
        </w:rPr>
        <w:t>slave</w:t>
      </w:r>
      <w:r w:rsidRPr="00317EF1">
        <w:rPr>
          <w:rFonts w:ascii="Times New Roman" w:hAnsi="Times New Roman" w:cs="Times New Roman"/>
          <w:sz w:val="28"/>
        </w:rPr>
        <w:t xml:space="preserve"> </w:t>
      </w:r>
      <w:r>
        <w:rPr>
          <w:rFonts w:ascii="Times New Roman" w:hAnsi="Times New Roman" w:cs="Times New Roman"/>
          <w:sz w:val="28"/>
        </w:rPr>
        <w:t xml:space="preserve">между которыми осуществлялась передача данных по протоколу МЭК-104. Сервер централизованной АЛАР является </w:t>
      </w:r>
      <w:r>
        <w:rPr>
          <w:rFonts w:ascii="Times New Roman" w:hAnsi="Times New Roman" w:cs="Times New Roman"/>
          <w:sz w:val="28"/>
          <w:lang w:val="en-US"/>
        </w:rPr>
        <w:t>master</w:t>
      </w:r>
      <w:r>
        <w:rPr>
          <w:rFonts w:ascii="Times New Roman" w:hAnsi="Times New Roman" w:cs="Times New Roman"/>
          <w:sz w:val="28"/>
        </w:rPr>
        <w:t xml:space="preserve"> и принимает данные из ОИК, находящемся в ДЦ. На рисунке </w:t>
      </w:r>
      <w:r w:rsidR="009D4381">
        <w:rPr>
          <w:rFonts w:ascii="Times New Roman" w:hAnsi="Times New Roman" w:cs="Times New Roman"/>
          <w:sz w:val="28"/>
        </w:rPr>
        <w:t>2</w:t>
      </w:r>
      <w:r w:rsidR="00AF2964">
        <w:rPr>
          <w:rFonts w:ascii="Times New Roman" w:hAnsi="Times New Roman" w:cs="Times New Roman"/>
          <w:sz w:val="28"/>
        </w:rPr>
        <w:t>8</w:t>
      </w:r>
      <w:r>
        <w:rPr>
          <w:rFonts w:ascii="Times New Roman" w:hAnsi="Times New Roman" w:cs="Times New Roman"/>
          <w:sz w:val="28"/>
        </w:rPr>
        <w:t xml:space="preserve"> показан прием </w:t>
      </w:r>
      <w:r>
        <w:rPr>
          <w:rFonts w:ascii="Times New Roman" w:hAnsi="Times New Roman" w:cs="Times New Roman"/>
          <w:sz w:val="28"/>
          <w:lang w:val="en-US"/>
        </w:rPr>
        <w:t>ASDU</w:t>
      </w:r>
      <w:r w:rsidRPr="009D4381">
        <w:rPr>
          <w:rFonts w:ascii="Times New Roman" w:hAnsi="Times New Roman" w:cs="Times New Roman"/>
          <w:sz w:val="28"/>
        </w:rPr>
        <w:t>.</w:t>
      </w:r>
      <w:r w:rsidR="009D4381">
        <w:rPr>
          <w:rFonts w:ascii="Times New Roman" w:hAnsi="Times New Roman" w:cs="Times New Roman"/>
          <w:sz w:val="28"/>
        </w:rPr>
        <w:t xml:space="preserve"> </w:t>
      </w:r>
    </w:p>
    <w:p w14:paraId="4E6C71DF" w14:textId="77777777" w:rsidR="005D6C6A" w:rsidRDefault="00317EF1" w:rsidP="00317EF1">
      <w:pPr>
        <w:spacing w:after="0" w:line="360" w:lineRule="auto"/>
        <w:ind w:firstLine="709"/>
        <w:contextualSpacing/>
        <w:jc w:val="center"/>
        <w:rPr>
          <w:rFonts w:ascii="Times New Roman" w:hAnsi="Times New Roman" w:cs="Times New Roman"/>
          <w:sz w:val="28"/>
        </w:rPr>
      </w:pPr>
      <w:r>
        <w:rPr>
          <w:noProof/>
          <w:lang w:eastAsia="ru-RU"/>
        </w:rPr>
        <w:drawing>
          <wp:inline distT="0" distB="0" distL="0" distR="0" wp14:anchorId="1821B2C0" wp14:editId="5FD31B95">
            <wp:extent cx="2522220" cy="1579263"/>
            <wp:effectExtent l="0" t="0" r="0" b="190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41459" cy="1591309"/>
                    </a:xfrm>
                    <a:prstGeom prst="rect">
                      <a:avLst/>
                    </a:prstGeom>
                  </pic:spPr>
                </pic:pic>
              </a:graphicData>
            </a:graphic>
          </wp:inline>
        </w:drawing>
      </w:r>
    </w:p>
    <w:p w14:paraId="31596928" w14:textId="51DEBC1C" w:rsidR="008B644F" w:rsidRPr="00317EF1" w:rsidRDefault="00317EF1" w:rsidP="00317EF1">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AF2964">
        <w:rPr>
          <w:rFonts w:ascii="Times New Roman" w:hAnsi="Times New Roman" w:cs="Times New Roman"/>
          <w:sz w:val="28"/>
        </w:rPr>
        <w:t>8</w:t>
      </w:r>
      <w:r>
        <w:rPr>
          <w:rFonts w:ascii="Times New Roman" w:hAnsi="Times New Roman" w:cs="Times New Roman"/>
          <w:sz w:val="28"/>
        </w:rPr>
        <w:t xml:space="preserve"> – Получение данных по протоколу МЭК-104</w:t>
      </w:r>
    </w:p>
    <w:p w14:paraId="4E23E1A5" w14:textId="6D4C5C84" w:rsidR="00317EF1" w:rsidRPr="005C1A27" w:rsidRDefault="009D4381"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При помощи </w:t>
      </w:r>
      <w:r w:rsidR="00331EDD">
        <w:rPr>
          <w:rFonts w:ascii="Times New Roman" w:hAnsi="Times New Roman" w:cs="Times New Roman"/>
          <w:sz w:val="28"/>
        </w:rPr>
        <w:t xml:space="preserve">модуля </w:t>
      </w:r>
      <w:r>
        <w:rPr>
          <w:rFonts w:ascii="Times New Roman" w:hAnsi="Times New Roman" w:cs="Times New Roman"/>
          <w:sz w:val="28"/>
          <w:lang w:val="en-US"/>
        </w:rPr>
        <w:t>Comparison</w:t>
      </w:r>
      <w:r w:rsidRPr="009D4381">
        <w:rPr>
          <w:rFonts w:ascii="Times New Roman" w:hAnsi="Times New Roman" w:cs="Times New Roman"/>
          <w:sz w:val="28"/>
        </w:rPr>
        <w:t xml:space="preserve"> </w:t>
      </w:r>
      <w:r>
        <w:rPr>
          <w:rFonts w:ascii="Times New Roman" w:hAnsi="Times New Roman" w:cs="Times New Roman"/>
          <w:sz w:val="28"/>
          <w:lang w:val="en-US"/>
        </w:rPr>
        <w:t>of</w:t>
      </w:r>
      <w:r w:rsidRPr="009D4381">
        <w:rPr>
          <w:rFonts w:ascii="Times New Roman" w:hAnsi="Times New Roman" w:cs="Times New Roman"/>
          <w:sz w:val="28"/>
        </w:rPr>
        <w:t xml:space="preserve"> </w:t>
      </w:r>
      <w:r>
        <w:rPr>
          <w:rFonts w:ascii="Times New Roman" w:hAnsi="Times New Roman" w:cs="Times New Roman"/>
          <w:sz w:val="28"/>
          <w:lang w:val="en-US"/>
        </w:rPr>
        <w:t>modes</w:t>
      </w:r>
      <w:r w:rsidRPr="009D4381">
        <w:rPr>
          <w:rFonts w:ascii="Times New Roman" w:hAnsi="Times New Roman" w:cs="Times New Roman"/>
          <w:sz w:val="28"/>
        </w:rPr>
        <w:t xml:space="preserve"> </w:t>
      </w:r>
      <w:r>
        <w:rPr>
          <w:rFonts w:ascii="Times New Roman" w:hAnsi="Times New Roman" w:cs="Times New Roman"/>
          <w:sz w:val="28"/>
        </w:rPr>
        <w:t xml:space="preserve">осуществляется сравнение параметров текущего режима с параметрами расчетных режимов, и выбирается ближайший к текущему из них. </w:t>
      </w:r>
      <w:r w:rsidR="00A928B4">
        <w:rPr>
          <w:rFonts w:ascii="Times New Roman" w:hAnsi="Times New Roman" w:cs="Times New Roman"/>
          <w:sz w:val="28"/>
        </w:rPr>
        <w:t xml:space="preserve">Было проведено тестирование подсистемы. На рисунке </w:t>
      </w:r>
      <w:r>
        <w:rPr>
          <w:rFonts w:ascii="Times New Roman" w:hAnsi="Times New Roman" w:cs="Times New Roman"/>
          <w:sz w:val="28"/>
        </w:rPr>
        <w:t>2</w:t>
      </w:r>
      <w:r w:rsidR="00AF2964">
        <w:rPr>
          <w:rFonts w:ascii="Times New Roman" w:hAnsi="Times New Roman" w:cs="Times New Roman"/>
          <w:sz w:val="28"/>
        </w:rPr>
        <w:t>9</w:t>
      </w:r>
      <w:r w:rsidR="00A928B4">
        <w:rPr>
          <w:rFonts w:ascii="Times New Roman" w:hAnsi="Times New Roman" w:cs="Times New Roman"/>
          <w:sz w:val="28"/>
        </w:rPr>
        <w:t xml:space="preserve"> показано, что подсистема выдала наименование режима, наиболее похожего на текущий. На данном этапе было выдано наименование </w:t>
      </w:r>
      <w:r w:rsidR="00A928B4">
        <w:rPr>
          <w:rFonts w:ascii="Times New Roman" w:hAnsi="Times New Roman" w:cs="Times New Roman"/>
          <w:sz w:val="28"/>
          <w:lang w:val="en-US"/>
        </w:rPr>
        <w:t>CSV</w:t>
      </w:r>
      <w:r w:rsidR="00A928B4" w:rsidRPr="00A928B4">
        <w:rPr>
          <w:rFonts w:ascii="Times New Roman" w:hAnsi="Times New Roman" w:cs="Times New Roman"/>
          <w:sz w:val="28"/>
        </w:rPr>
        <w:t>-</w:t>
      </w:r>
      <w:r w:rsidR="00A928B4">
        <w:rPr>
          <w:rFonts w:ascii="Times New Roman" w:hAnsi="Times New Roman" w:cs="Times New Roman"/>
          <w:sz w:val="28"/>
        </w:rPr>
        <w:t>файла, содержащего информацию по заранее рассчитанному режиму. При реализации системы централизованной АЛАР</w:t>
      </w:r>
      <w:r w:rsidR="00D31E7F">
        <w:rPr>
          <w:rFonts w:ascii="Times New Roman" w:hAnsi="Times New Roman" w:cs="Times New Roman"/>
          <w:sz w:val="28"/>
        </w:rPr>
        <w:t xml:space="preserve"> режимы и соответствующие им обученные классификаторы и сечения-кандидаты должны будут содержаться в БД.</w:t>
      </w:r>
    </w:p>
    <w:p w14:paraId="51946709" w14:textId="77777777" w:rsidR="00317EF1" w:rsidRDefault="00317EF1" w:rsidP="00317EF1">
      <w:pPr>
        <w:spacing w:after="0" w:line="360" w:lineRule="auto"/>
        <w:ind w:firstLine="709"/>
        <w:contextualSpacing/>
        <w:jc w:val="center"/>
        <w:rPr>
          <w:rFonts w:ascii="Times New Roman" w:hAnsi="Times New Roman" w:cs="Times New Roman"/>
          <w:b/>
          <w:sz w:val="28"/>
        </w:rPr>
      </w:pPr>
      <w:r>
        <w:rPr>
          <w:noProof/>
          <w:lang w:eastAsia="ru-RU"/>
        </w:rPr>
        <w:drawing>
          <wp:inline distT="0" distB="0" distL="0" distR="0" wp14:anchorId="40D606EF" wp14:editId="6DD4D690">
            <wp:extent cx="2415540" cy="1014381"/>
            <wp:effectExtent l="0" t="0" r="381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73348" cy="1038657"/>
                    </a:xfrm>
                    <a:prstGeom prst="rect">
                      <a:avLst/>
                    </a:prstGeom>
                  </pic:spPr>
                </pic:pic>
              </a:graphicData>
            </a:graphic>
          </wp:inline>
        </w:drawing>
      </w:r>
    </w:p>
    <w:p w14:paraId="454193EB" w14:textId="62B6458E" w:rsidR="00317EF1" w:rsidRPr="00A928B4" w:rsidRDefault="00A928B4" w:rsidP="00A928B4">
      <w:pPr>
        <w:spacing w:after="0" w:line="360" w:lineRule="auto"/>
        <w:ind w:firstLine="709"/>
        <w:contextualSpacing/>
        <w:jc w:val="center"/>
        <w:rPr>
          <w:rFonts w:ascii="Times New Roman" w:hAnsi="Times New Roman" w:cs="Times New Roman"/>
          <w:sz w:val="28"/>
        </w:rPr>
      </w:pPr>
      <w:r>
        <w:rPr>
          <w:rFonts w:ascii="Times New Roman" w:hAnsi="Times New Roman" w:cs="Times New Roman"/>
          <w:sz w:val="28"/>
        </w:rPr>
        <w:t xml:space="preserve">Рисунок </w:t>
      </w:r>
      <w:r w:rsidR="009D4381">
        <w:rPr>
          <w:rFonts w:ascii="Times New Roman" w:hAnsi="Times New Roman" w:cs="Times New Roman"/>
          <w:sz w:val="28"/>
        </w:rPr>
        <w:t>2</w:t>
      </w:r>
      <w:r w:rsidR="00AF2964">
        <w:rPr>
          <w:rFonts w:ascii="Times New Roman" w:hAnsi="Times New Roman" w:cs="Times New Roman"/>
          <w:sz w:val="28"/>
        </w:rPr>
        <w:t>9</w:t>
      </w:r>
      <w:r>
        <w:rPr>
          <w:rFonts w:ascii="Times New Roman" w:hAnsi="Times New Roman" w:cs="Times New Roman"/>
          <w:sz w:val="28"/>
        </w:rPr>
        <w:t xml:space="preserve"> – Получение заранее рассчитанного режима, соответствующего текущему</w:t>
      </w:r>
    </w:p>
    <w:p w14:paraId="7FD47B6E" w14:textId="59F17804" w:rsidR="00317EF1" w:rsidRDefault="00870850" w:rsidP="00317EF1">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 xml:space="preserve">Время выполнения процессов подсистемы составляет менее 1 секунды, что позволяет уложиться в обозначенные 30 секунд расчета по принципу </w:t>
      </w:r>
      <w:r>
        <w:rPr>
          <w:rFonts w:ascii="Times New Roman" w:hAnsi="Times New Roman" w:cs="Times New Roman"/>
          <w:sz w:val="28"/>
          <w:lang w:val="en-US"/>
        </w:rPr>
        <w:t>I</w:t>
      </w:r>
      <w:r w:rsidRPr="00870850">
        <w:rPr>
          <w:rFonts w:ascii="Times New Roman" w:hAnsi="Times New Roman" w:cs="Times New Roman"/>
          <w:sz w:val="28"/>
        </w:rPr>
        <w:t>-</w:t>
      </w:r>
      <w:r>
        <w:rPr>
          <w:rFonts w:ascii="Times New Roman" w:hAnsi="Times New Roman" w:cs="Times New Roman"/>
          <w:sz w:val="28"/>
        </w:rPr>
        <w:t>ДО.</w:t>
      </w:r>
    </w:p>
    <w:p w14:paraId="1F962140" w14:textId="77777777" w:rsidR="00AF2964" w:rsidRDefault="00AF2964" w:rsidP="00317EF1">
      <w:pPr>
        <w:spacing w:after="0" w:line="360" w:lineRule="auto"/>
        <w:ind w:firstLine="709"/>
        <w:contextualSpacing/>
        <w:jc w:val="both"/>
        <w:rPr>
          <w:rFonts w:ascii="Times New Roman" w:hAnsi="Times New Roman" w:cs="Times New Roman"/>
          <w:sz w:val="28"/>
        </w:rPr>
      </w:pPr>
    </w:p>
    <w:p w14:paraId="15901BBB" w14:textId="77777777" w:rsidR="008B644F" w:rsidRDefault="008B644F" w:rsidP="00226E92">
      <w:pPr>
        <w:pStyle w:val="2"/>
      </w:pPr>
      <w:bookmarkStart w:id="222" w:name="_Toc62603031"/>
      <w:r>
        <w:lastRenderedPageBreak/>
        <w:t>Выводы по разделу 4</w:t>
      </w:r>
      <w:bookmarkEnd w:id="222"/>
    </w:p>
    <w:p w14:paraId="548496A5" w14:textId="5FF24A58" w:rsidR="008B644F" w:rsidRDefault="00226E92" w:rsidP="00226E92">
      <w:pPr>
        <w:spacing w:after="0" w:line="360" w:lineRule="auto"/>
        <w:ind w:firstLine="709"/>
        <w:contextualSpacing/>
        <w:jc w:val="both"/>
        <w:rPr>
          <w:rFonts w:ascii="Times New Roman" w:hAnsi="Times New Roman" w:cs="Times New Roman"/>
          <w:sz w:val="28"/>
        </w:rPr>
      </w:pPr>
      <w:r w:rsidRPr="00226E92">
        <w:rPr>
          <w:rFonts w:ascii="Times New Roman" w:hAnsi="Times New Roman" w:cs="Times New Roman"/>
          <w:sz w:val="28"/>
        </w:rPr>
        <w:t>В данно</w:t>
      </w:r>
      <w:r>
        <w:rPr>
          <w:rFonts w:ascii="Times New Roman" w:hAnsi="Times New Roman" w:cs="Times New Roman"/>
          <w:sz w:val="28"/>
        </w:rPr>
        <w:t xml:space="preserve">й главе было протестировано программное обеспечение централизованной АЛАР. Учитывая, что на выявления возмущения, способного привести к АР, и на определение групп когерентных генераторов уходит менее 1 мс, а процесс определения сечения ДС выполняется параллельно с процессом идентификации возникновения АР и при этом протекает быстрее, то время на идентификацию возникновения АР можно считать временем выполнения всего алгоритма ЦАЛАР. </w:t>
      </w:r>
      <w:r w:rsidR="00AD3979">
        <w:rPr>
          <w:rFonts w:ascii="Times New Roman" w:hAnsi="Times New Roman" w:cs="Times New Roman"/>
          <w:sz w:val="28"/>
        </w:rPr>
        <w:t xml:space="preserve">В </w:t>
      </w:r>
      <w:sdt>
        <w:sdtPr>
          <w:rPr>
            <w:rFonts w:ascii="Times New Roman" w:hAnsi="Times New Roman" w:cs="Times New Roman"/>
            <w:sz w:val="28"/>
          </w:rPr>
          <w:id w:val="1966924225"/>
          <w:citation/>
        </w:sdtPr>
        <w:sdtContent>
          <w:r w:rsidR="00AD3979">
            <w:rPr>
              <w:rFonts w:ascii="Times New Roman" w:hAnsi="Times New Roman" w:cs="Times New Roman"/>
              <w:sz w:val="28"/>
            </w:rPr>
            <w:fldChar w:fldCharType="begin"/>
          </w:r>
          <w:r w:rsidR="00AD3979">
            <w:rPr>
              <w:rFonts w:ascii="Times New Roman" w:hAnsi="Times New Roman" w:cs="Times New Roman"/>
              <w:sz w:val="28"/>
            </w:rPr>
            <w:instrText xml:space="preserve"> CITATION МагДис \l 1049 </w:instrText>
          </w:r>
          <w:r w:rsidR="00AD3979">
            <w:rPr>
              <w:rFonts w:ascii="Times New Roman" w:hAnsi="Times New Roman" w:cs="Times New Roman"/>
              <w:sz w:val="28"/>
            </w:rPr>
            <w:fldChar w:fldCharType="separate"/>
          </w:r>
          <w:r w:rsidR="00387B53" w:rsidRPr="00387B53">
            <w:rPr>
              <w:rFonts w:ascii="Times New Roman" w:hAnsi="Times New Roman" w:cs="Times New Roman"/>
              <w:noProof/>
              <w:sz w:val="28"/>
            </w:rPr>
            <w:t>[1]</w:t>
          </w:r>
          <w:r w:rsidR="00AD3979">
            <w:rPr>
              <w:rFonts w:ascii="Times New Roman" w:hAnsi="Times New Roman" w:cs="Times New Roman"/>
              <w:sz w:val="28"/>
            </w:rPr>
            <w:fldChar w:fldCharType="end"/>
          </w:r>
        </w:sdtContent>
      </w:sdt>
      <w:r w:rsidR="00AD3979">
        <w:rPr>
          <w:rFonts w:ascii="Times New Roman" w:hAnsi="Times New Roman" w:cs="Times New Roman"/>
          <w:sz w:val="28"/>
        </w:rPr>
        <w:t xml:space="preserve"> самым быстрым временем наступления АР</w:t>
      </w:r>
      <w:r w:rsidR="00431417">
        <w:rPr>
          <w:rFonts w:ascii="Times New Roman" w:hAnsi="Times New Roman" w:cs="Times New Roman"/>
          <w:sz w:val="28"/>
        </w:rPr>
        <w:t xml:space="preserve"> в сечении «Братск-Красноярск»</w:t>
      </w:r>
      <w:r w:rsidR="00AD3979">
        <w:rPr>
          <w:rFonts w:ascii="Times New Roman" w:hAnsi="Times New Roman" w:cs="Times New Roman"/>
          <w:sz w:val="28"/>
        </w:rPr>
        <w:t xml:space="preserve"> было 580 мс. С учетом, что для успешной идентификации АР требуется временной ряд длинной 60 мс, и п</w:t>
      </w:r>
      <w:r>
        <w:rPr>
          <w:rFonts w:ascii="Times New Roman" w:hAnsi="Times New Roman" w:cs="Times New Roman"/>
          <w:sz w:val="28"/>
        </w:rPr>
        <w:t>риняв за среднее время классификации 50 мс</w:t>
      </w:r>
      <w:r w:rsidR="00AD3979">
        <w:rPr>
          <w:rFonts w:ascii="Times New Roman" w:hAnsi="Times New Roman" w:cs="Times New Roman"/>
          <w:sz w:val="28"/>
        </w:rPr>
        <w:t>, получается, что время на передачу данных по сети составляет порядка 470 мс</w:t>
      </w:r>
      <w:r>
        <w:rPr>
          <w:rFonts w:ascii="Times New Roman" w:hAnsi="Times New Roman" w:cs="Times New Roman"/>
          <w:sz w:val="28"/>
        </w:rPr>
        <w:t>.</w:t>
      </w:r>
    </w:p>
    <w:p w14:paraId="0B23E505" w14:textId="3A48D867" w:rsidR="00775658" w:rsidRDefault="00775658" w:rsidP="00226E92">
      <w:pPr>
        <w:spacing w:after="0" w:line="360" w:lineRule="auto"/>
        <w:ind w:firstLine="709"/>
        <w:contextualSpacing/>
        <w:jc w:val="both"/>
        <w:rPr>
          <w:rFonts w:ascii="Times New Roman" w:hAnsi="Times New Roman" w:cs="Times New Roman"/>
          <w:sz w:val="28"/>
        </w:rPr>
      </w:pPr>
    </w:p>
    <w:p w14:paraId="17A2C083" w14:textId="6615E525" w:rsidR="00775658" w:rsidRDefault="00775658" w:rsidP="00226E92">
      <w:pPr>
        <w:spacing w:after="0" w:line="360" w:lineRule="auto"/>
        <w:ind w:firstLine="709"/>
        <w:contextualSpacing/>
        <w:jc w:val="both"/>
        <w:rPr>
          <w:rFonts w:ascii="Times New Roman" w:hAnsi="Times New Roman" w:cs="Times New Roman"/>
          <w:sz w:val="28"/>
        </w:rPr>
      </w:pPr>
    </w:p>
    <w:p w14:paraId="7104BAD8" w14:textId="5F0BFF88" w:rsidR="00775658" w:rsidRDefault="00775658" w:rsidP="00226E92">
      <w:pPr>
        <w:spacing w:after="0" w:line="360" w:lineRule="auto"/>
        <w:ind w:firstLine="709"/>
        <w:contextualSpacing/>
        <w:jc w:val="both"/>
        <w:rPr>
          <w:rFonts w:ascii="Times New Roman" w:hAnsi="Times New Roman" w:cs="Times New Roman"/>
          <w:sz w:val="28"/>
        </w:rPr>
      </w:pPr>
    </w:p>
    <w:p w14:paraId="6A570043" w14:textId="14BC60A0" w:rsidR="00775658" w:rsidRDefault="00775658" w:rsidP="00226E92">
      <w:pPr>
        <w:spacing w:after="0" w:line="360" w:lineRule="auto"/>
        <w:ind w:firstLine="709"/>
        <w:contextualSpacing/>
        <w:jc w:val="both"/>
        <w:rPr>
          <w:rFonts w:ascii="Times New Roman" w:hAnsi="Times New Roman" w:cs="Times New Roman"/>
          <w:sz w:val="28"/>
        </w:rPr>
      </w:pPr>
    </w:p>
    <w:p w14:paraId="19D39792" w14:textId="45E797CE" w:rsidR="00AF2964" w:rsidRDefault="00AF2964" w:rsidP="00226E92">
      <w:pPr>
        <w:spacing w:after="0" w:line="360" w:lineRule="auto"/>
        <w:ind w:firstLine="709"/>
        <w:contextualSpacing/>
        <w:jc w:val="both"/>
        <w:rPr>
          <w:rFonts w:ascii="Times New Roman" w:hAnsi="Times New Roman" w:cs="Times New Roman"/>
          <w:sz w:val="28"/>
        </w:rPr>
      </w:pPr>
    </w:p>
    <w:p w14:paraId="60B7988B" w14:textId="728A4E30" w:rsidR="00AF2964" w:rsidRDefault="00AF2964" w:rsidP="00226E92">
      <w:pPr>
        <w:spacing w:after="0" w:line="360" w:lineRule="auto"/>
        <w:ind w:firstLine="709"/>
        <w:contextualSpacing/>
        <w:jc w:val="both"/>
        <w:rPr>
          <w:rFonts w:ascii="Times New Roman" w:hAnsi="Times New Roman" w:cs="Times New Roman"/>
          <w:sz w:val="28"/>
        </w:rPr>
      </w:pPr>
    </w:p>
    <w:p w14:paraId="3EE68E89" w14:textId="453FBA77" w:rsidR="00AF2964" w:rsidRDefault="00AF2964" w:rsidP="00226E92">
      <w:pPr>
        <w:spacing w:after="0" w:line="360" w:lineRule="auto"/>
        <w:ind w:firstLine="709"/>
        <w:contextualSpacing/>
        <w:jc w:val="both"/>
        <w:rPr>
          <w:rFonts w:ascii="Times New Roman" w:hAnsi="Times New Roman" w:cs="Times New Roman"/>
          <w:sz w:val="28"/>
        </w:rPr>
      </w:pPr>
    </w:p>
    <w:p w14:paraId="38E14245" w14:textId="6C6F6703" w:rsidR="00AF2964" w:rsidRDefault="00AF2964" w:rsidP="00226E92">
      <w:pPr>
        <w:spacing w:after="0" w:line="360" w:lineRule="auto"/>
        <w:ind w:firstLine="709"/>
        <w:contextualSpacing/>
        <w:jc w:val="both"/>
        <w:rPr>
          <w:rFonts w:ascii="Times New Roman" w:hAnsi="Times New Roman" w:cs="Times New Roman"/>
          <w:sz w:val="28"/>
        </w:rPr>
      </w:pPr>
    </w:p>
    <w:p w14:paraId="08CFBCCB" w14:textId="263276BE" w:rsidR="00AF2964" w:rsidRDefault="00AF2964" w:rsidP="00226E92">
      <w:pPr>
        <w:spacing w:after="0" w:line="360" w:lineRule="auto"/>
        <w:ind w:firstLine="709"/>
        <w:contextualSpacing/>
        <w:jc w:val="both"/>
        <w:rPr>
          <w:rFonts w:ascii="Times New Roman" w:hAnsi="Times New Roman" w:cs="Times New Roman"/>
          <w:sz w:val="28"/>
        </w:rPr>
      </w:pPr>
    </w:p>
    <w:p w14:paraId="7902271E" w14:textId="6A985A2F" w:rsidR="00AF2964" w:rsidRDefault="00AF2964" w:rsidP="00226E92">
      <w:pPr>
        <w:spacing w:after="0" w:line="360" w:lineRule="auto"/>
        <w:ind w:firstLine="709"/>
        <w:contextualSpacing/>
        <w:jc w:val="both"/>
        <w:rPr>
          <w:rFonts w:ascii="Times New Roman" w:hAnsi="Times New Roman" w:cs="Times New Roman"/>
          <w:sz w:val="28"/>
        </w:rPr>
      </w:pPr>
    </w:p>
    <w:p w14:paraId="71C8BBB3" w14:textId="5F5E26FA" w:rsidR="00AF2964" w:rsidRDefault="00AF2964" w:rsidP="00226E92">
      <w:pPr>
        <w:spacing w:after="0" w:line="360" w:lineRule="auto"/>
        <w:ind w:firstLine="709"/>
        <w:contextualSpacing/>
        <w:jc w:val="both"/>
        <w:rPr>
          <w:rFonts w:ascii="Times New Roman" w:hAnsi="Times New Roman" w:cs="Times New Roman"/>
          <w:sz w:val="28"/>
        </w:rPr>
      </w:pPr>
    </w:p>
    <w:p w14:paraId="3A0A282D" w14:textId="60DE368E" w:rsidR="00AF2964" w:rsidRDefault="00AF2964" w:rsidP="00226E92">
      <w:pPr>
        <w:spacing w:after="0" w:line="360" w:lineRule="auto"/>
        <w:ind w:firstLine="709"/>
        <w:contextualSpacing/>
        <w:jc w:val="both"/>
        <w:rPr>
          <w:rFonts w:ascii="Times New Roman" w:hAnsi="Times New Roman" w:cs="Times New Roman"/>
          <w:sz w:val="28"/>
        </w:rPr>
      </w:pPr>
    </w:p>
    <w:p w14:paraId="47DFCC63" w14:textId="77777777" w:rsidR="00AF2964" w:rsidRDefault="00AF2964" w:rsidP="00226E92">
      <w:pPr>
        <w:spacing w:after="0" w:line="360" w:lineRule="auto"/>
        <w:ind w:firstLine="709"/>
        <w:contextualSpacing/>
        <w:jc w:val="both"/>
        <w:rPr>
          <w:rFonts w:ascii="Times New Roman" w:hAnsi="Times New Roman" w:cs="Times New Roman"/>
          <w:sz w:val="28"/>
        </w:rPr>
      </w:pPr>
    </w:p>
    <w:p w14:paraId="19B3CF36" w14:textId="440335C1" w:rsidR="00775658" w:rsidRPr="00226E92" w:rsidRDefault="00775658" w:rsidP="00226E92">
      <w:pPr>
        <w:spacing w:after="0" w:line="360" w:lineRule="auto"/>
        <w:ind w:firstLine="709"/>
        <w:contextualSpacing/>
        <w:jc w:val="both"/>
        <w:rPr>
          <w:rFonts w:ascii="Times New Roman" w:hAnsi="Times New Roman" w:cs="Times New Roman"/>
          <w:sz w:val="28"/>
        </w:rPr>
      </w:pPr>
    </w:p>
    <w:p w14:paraId="7D941D3E" w14:textId="5B4D6196" w:rsidR="009D4381" w:rsidRDefault="001F0697" w:rsidP="001F0697">
      <w:pPr>
        <w:pStyle w:val="1"/>
      </w:pPr>
      <w:bookmarkStart w:id="223" w:name="_Toc62603032"/>
      <w:r>
        <w:lastRenderedPageBreak/>
        <w:t xml:space="preserve">5. </w:t>
      </w:r>
      <w:r w:rsidRPr="001F0697">
        <w:t>Финансовый менеджмент, ресурсоэффективность и ресурсосбережение</w:t>
      </w:r>
      <w:bookmarkEnd w:id="223"/>
    </w:p>
    <w:p w14:paraId="6CF59858" w14:textId="3867E86B" w:rsidR="001F0697" w:rsidRPr="001F0697" w:rsidRDefault="001F0697" w:rsidP="001F0697">
      <w:pPr>
        <w:pStyle w:val="2"/>
        <w:rPr>
          <w:rFonts w:eastAsia="Times New Roman"/>
          <w:lang w:eastAsia="ru-RU"/>
        </w:rPr>
      </w:pPr>
      <w:bookmarkStart w:id="224" w:name="_Toc62603033"/>
      <w:r>
        <w:rPr>
          <w:rFonts w:eastAsia="Times New Roman"/>
          <w:lang w:eastAsia="ru-RU"/>
        </w:rPr>
        <w:t>5.</w:t>
      </w:r>
      <w:r w:rsidRPr="001F0697">
        <w:rPr>
          <w:rFonts w:eastAsia="Times New Roman"/>
          <w:lang w:eastAsia="ru-RU"/>
        </w:rPr>
        <w:t>1. Предпроектный анализ</w:t>
      </w:r>
      <w:bookmarkEnd w:id="224"/>
    </w:p>
    <w:p w14:paraId="24E26028" w14:textId="5B8B89E0" w:rsidR="001F0697" w:rsidRPr="001F0697" w:rsidRDefault="001F0697" w:rsidP="001F0697">
      <w:pPr>
        <w:pStyle w:val="3"/>
        <w:rPr>
          <w:rFonts w:eastAsia="Times New Roman"/>
          <w:lang w:eastAsia="ru-RU"/>
        </w:rPr>
      </w:pPr>
      <w:bookmarkStart w:id="225" w:name="_Toc62603034"/>
      <w:r>
        <w:rPr>
          <w:rFonts w:eastAsia="Times New Roman"/>
          <w:lang w:eastAsia="ru-RU"/>
        </w:rPr>
        <w:t>5.</w:t>
      </w:r>
      <w:r w:rsidRPr="001F0697">
        <w:rPr>
          <w:rFonts w:eastAsia="Times New Roman"/>
          <w:lang w:eastAsia="ru-RU"/>
        </w:rPr>
        <w:t>1.1. Потенциальные потребители результатов исследования</w:t>
      </w:r>
      <w:bookmarkEnd w:id="225"/>
    </w:p>
    <w:p w14:paraId="1B8F9F7F"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Целью работы является разработка программного обеспечения централизованной автоматики ликвидации асинхронного режима (АЛАР).</w:t>
      </w:r>
    </w:p>
    <w:p w14:paraId="6FE6911E" w14:textId="77777777" w:rsidR="001F0697" w:rsidRPr="001F0697" w:rsidRDefault="001F0697" w:rsidP="001F0697">
      <w:pPr>
        <w:spacing w:after="0" w:line="360" w:lineRule="auto"/>
        <w:ind w:firstLine="709"/>
        <w:contextualSpacing/>
        <w:jc w:val="both"/>
        <w:rPr>
          <w:rFonts w:ascii="Times New Roman" w:eastAsia="Times New Roman" w:hAnsi="Times New Roman" w:cs="Times New Roman"/>
          <w:color w:val="000000"/>
          <w:sz w:val="28"/>
          <w:lang w:eastAsia="ru-RU"/>
        </w:rPr>
      </w:pPr>
      <w:r w:rsidRPr="001F0697">
        <w:rPr>
          <w:rFonts w:ascii="Times New Roman" w:eastAsia="Times New Roman" w:hAnsi="Times New Roman" w:cs="Times New Roman"/>
          <w:color w:val="000000"/>
          <w:sz w:val="28"/>
          <w:lang w:eastAsia="ru-RU"/>
        </w:rPr>
        <w:t>Целевым рынком является рынок электроэнергетики. Конечным потребителем разработки является АО «СО ЕЭС». Данная задача является специфической и решается внутри одного предприятия, поэтому сегментирование рынка выполнять не следует.</w:t>
      </w:r>
    </w:p>
    <w:p w14:paraId="7B5A1EC3" w14:textId="6F37F10C" w:rsidR="001F0697" w:rsidRPr="001F0697" w:rsidRDefault="001F0697" w:rsidP="001F0697">
      <w:pPr>
        <w:pStyle w:val="3"/>
        <w:rPr>
          <w:rFonts w:eastAsia="Times New Roman"/>
          <w:lang w:eastAsia="ru-RU"/>
        </w:rPr>
      </w:pPr>
      <w:bookmarkStart w:id="226" w:name="_Toc62603035"/>
      <w:r>
        <w:rPr>
          <w:rFonts w:eastAsia="Times New Roman"/>
          <w:lang w:eastAsia="ru-RU"/>
        </w:rPr>
        <w:t>5.</w:t>
      </w:r>
      <w:r w:rsidRPr="001F0697">
        <w:rPr>
          <w:rFonts w:eastAsia="Times New Roman"/>
          <w:lang w:eastAsia="ru-RU"/>
        </w:rPr>
        <w:t>1.2. Анализ конкурентных технических решений с позиции ресурсоэффективности и ресурсосбережения</w:t>
      </w:r>
      <w:bookmarkEnd w:id="226"/>
    </w:p>
    <w:p w14:paraId="4B5B0A36"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Рынок находится в постоянном движении, поэтому систематически необходимо проводить анализ конкурирующих разработок, существующих на рынке. В настоящее время на рынке устройств противоаварийной автоматики, в частности устройств ликвидации асинхронного режима, высокий уровень конкуренции.</w:t>
      </w:r>
    </w:p>
    <w:p w14:paraId="7EA39EB1" w14:textId="77777777"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Анализ конкурентных технических решений с позиции ресурсоэффективности и ресурсосбережения направлен на проведение сравнительной эффективности научной разработки и определение направления для ее будущего повышения.</w:t>
      </w:r>
    </w:p>
    <w:p w14:paraId="660BEDC6" w14:textId="0CBAC719" w:rsidR="001F0697" w:rsidRPr="001F0697" w:rsidRDefault="001F0697" w:rsidP="001F0697">
      <w:pPr>
        <w:spacing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 xml:space="preserve">В таблице </w:t>
      </w:r>
      <w:r w:rsidR="00FC2E19">
        <w:rPr>
          <w:rFonts w:ascii="Times New Roman" w:eastAsia="Times New Roman" w:hAnsi="Times New Roman" w:cs="Times New Roman"/>
          <w:sz w:val="28"/>
          <w:szCs w:val="28"/>
          <w:lang w:eastAsia="ru-RU"/>
        </w:rPr>
        <w:t>5</w:t>
      </w:r>
      <w:r w:rsidRPr="001F0697">
        <w:rPr>
          <w:rFonts w:ascii="Times New Roman" w:eastAsia="Times New Roman" w:hAnsi="Times New Roman" w:cs="Times New Roman"/>
          <w:sz w:val="28"/>
          <w:szCs w:val="28"/>
          <w:lang w:eastAsia="ru-RU"/>
        </w:rPr>
        <w:t xml:space="preserve"> представлена оценочная карта, с помощью которой целесообразно проводить анализ. Для анализа выбраны три главных производителя устройств АЛАР: </w:t>
      </w:r>
    </w:p>
    <w:p w14:paraId="72ADC055"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ЭКРА, построенные на угловом принципе (индекс «ф»);</w:t>
      </w:r>
    </w:p>
    <w:p w14:paraId="0EB8834E"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МКПА ООО «Прософт системы» (индекс 1);</w:t>
      </w:r>
    </w:p>
    <w:p w14:paraId="5791F5B7" w14:textId="77777777" w:rsidR="001F0697" w:rsidRPr="001F0697" w:rsidRDefault="001F0697" w:rsidP="008947BB">
      <w:pPr>
        <w:numPr>
          <w:ilvl w:val="0"/>
          <w:numId w:val="19"/>
        </w:numPr>
        <w:spacing w:after="200" w:line="360" w:lineRule="auto"/>
        <w:ind w:left="1276"/>
        <w:contextualSpacing/>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sz w:val="28"/>
          <w:szCs w:val="28"/>
          <w:lang w:eastAsia="ru-RU"/>
        </w:rPr>
        <w:t>АЛАР, построенные на дистанционном принципе, и являющиеся функцией панели КПА-М АО «ИАЭС» (индекс 2);</w:t>
      </w:r>
    </w:p>
    <w:p w14:paraId="312453E0" w14:textId="6F543BF8" w:rsidR="001F0697" w:rsidRPr="001F0697" w:rsidRDefault="001F0697" w:rsidP="001F0697">
      <w:pPr>
        <w:spacing w:line="360" w:lineRule="auto"/>
        <w:ind w:firstLine="709"/>
        <w:jc w:val="both"/>
        <w:rPr>
          <w:rFonts w:ascii="Times New Roman" w:eastAsia="Times New Roman" w:hAnsi="Times New Roman" w:cs="Times New Roman"/>
          <w:b/>
          <w:sz w:val="28"/>
          <w:szCs w:val="2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Оценочная карта для сравнения конкурентных технических решений</w:t>
      </w:r>
    </w:p>
    <w:tbl>
      <w:tblPr>
        <w:tblW w:w="949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26"/>
        <w:gridCol w:w="72"/>
        <w:gridCol w:w="3892"/>
        <w:gridCol w:w="1139"/>
        <w:gridCol w:w="708"/>
        <w:gridCol w:w="567"/>
        <w:gridCol w:w="567"/>
        <w:gridCol w:w="709"/>
        <w:gridCol w:w="709"/>
        <w:gridCol w:w="709"/>
      </w:tblGrid>
      <w:tr w:rsidR="001F0697" w:rsidRPr="001F0697" w14:paraId="161BF6FD" w14:textId="77777777" w:rsidTr="001F0697">
        <w:trPr>
          <w:jc w:val="center"/>
        </w:trPr>
        <w:tc>
          <w:tcPr>
            <w:tcW w:w="4390" w:type="dxa"/>
            <w:gridSpan w:val="3"/>
            <w:vMerge w:val="restart"/>
            <w:vAlign w:val="center"/>
          </w:tcPr>
          <w:p w14:paraId="59B28D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Критерии оценки</w:t>
            </w:r>
          </w:p>
        </w:tc>
        <w:tc>
          <w:tcPr>
            <w:tcW w:w="1139" w:type="dxa"/>
            <w:vMerge w:val="restart"/>
            <w:vAlign w:val="center"/>
          </w:tcPr>
          <w:p w14:paraId="31E821E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Вес критерия</w:t>
            </w:r>
          </w:p>
        </w:tc>
        <w:tc>
          <w:tcPr>
            <w:tcW w:w="1842" w:type="dxa"/>
            <w:gridSpan w:val="3"/>
            <w:vAlign w:val="center"/>
          </w:tcPr>
          <w:p w14:paraId="316A7C0E"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 xml:space="preserve">Баллы </w:t>
            </w:r>
          </w:p>
        </w:tc>
        <w:tc>
          <w:tcPr>
            <w:tcW w:w="2127" w:type="dxa"/>
            <w:gridSpan w:val="3"/>
            <w:vAlign w:val="center"/>
          </w:tcPr>
          <w:p w14:paraId="5D2601B2"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Конкурентно-способность</w:t>
            </w:r>
          </w:p>
        </w:tc>
      </w:tr>
      <w:tr w:rsidR="001F0697" w:rsidRPr="001F0697" w14:paraId="1AFB6583" w14:textId="77777777" w:rsidTr="001F0697">
        <w:trPr>
          <w:jc w:val="center"/>
        </w:trPr>
        <w:tc>
          <w:tcPr>
            <w:tcW w:w="4390" w:type="dxa"/>
            <w:gridSpan w:val="3"/>
            <w:vMerge/>
          </w:tcPr>
          <w:p w14:paraId="49DEFBE9"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1139" w:type="dxa"/>
            <w:vMerge/>
            <w:vAlign w:val="center"/>
          </w:tcPr>
          <w:p w14:paraId="0A72F5B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p>
        </w:tc>
        <w:tc>
          <w:tcPr>
            <w:tcW w:w="708" w:type="dxa"/>
            <w:vAlign w:val="center"/>
          </w:tcPr>
          <w:p w14:paraId="7749E9D6"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ф</w:t>
            </w:r>
          </w:p>
        </w:tc>
        <w:tc>
          <w:tcPr>
            <w:tcW w:w="567" w:type="dxa"/>
            <w:vAlign w:val="center"/>
          </w:tcPr>
          <w:p w14:paraId="699CADF3"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к1</w:t>
            </w:r>
          </w:p>
        </w:tc>
        <w:tc>
          <w:tcPr>
            <w:tcW w:w="567" w:type="dxa"/>
            <w:vAlign w:val="center"/>
          </w:tcPr>
          <w:p w14:paraId="3ACA432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Б</w:t>
            </w:r>
            <w:r w:rsidRPr="001F0697">
              <w:rPr>
                <w:rFonts w:ascii="Times New Roman" w:eastAsia="Times New Roman" w:hAnsi="Times New Roman" w:cs="Times New Roman"/>
                <w:sz w:val="20"/>
                <w:szCs w:val="20"/>
                <w:vertAlign w:val="subscript"/>
                <w:lang w:eastAsia="ru-RU"/>
              </w:rPr>
              <w:t>к2</w:t>
            </w:r>
          </w:p>
        </w:tc>
        <w:tc>
          <w:tcPr>
            <w:tcW w:w="709" w:type="dxa"/>
            <w:vAlign w:val="center"/>
          </w:tcPr>
          <w:p w14:paraId="7C8017DF"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ф</w:t>
            </w:r>
          </w:p>
        </w:tc>
        <w:tc>
          <w:tcPr>
            <w:tcW w:w="709" w:type="dxa"/>
            <w:vAlign w:val="center"/>
          </w:tcPr>
          <w:p w14:paraId="5920AFE2"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к1</w:t>
            </w:r>
          </w:p>
        </w:tc>
        <w:tc>
          <w:tcPr>
            <w:tcW w:w="709" w:type="dxa"/>
            <w:vAlign w:val="center"/>
          </w:tcPr>
          <w:p w14:paraId="5608644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vertAlign w:val="subscript"/>
                <w:lang w:eastAsia="ru-RU"/>
              </w:rPr>
            </w:pPr>
            <w:r w:rsidRPr="001F0697">
              <w:rPr>
                <w:rFonts w:ascii="Times New Roman" w:eastAsia="Times New Roman" w:hAnsi="Times New Roman" w:cs="Times New Roman"/>
                <w:sz w:val="20"/>
                <w:szCs w:val="20"/>
                <w:lang w:eastAsia="ru-RU"/>
              </w:rPr>
              <w:t>К</w:t>
            </w:r>
            <w:r w:rsidRPr="001F0697">
              <w:rPr>
                <w:rFonts w:ascii="Times New Roman" w:eastAsia="Times New Roman" w:hAnsi="Times New Roman" w:cs="Times New Roman"/>
                <w:sz w:val="20"/>
                <w:szCs w:val="20"/>
                <w:vertAlign w:val="subscript"/>
                <w:lang w:eastAsia="ru-RU"/>
              </w:rPr>
              <w:t>к2</w:t>
            </w:r>
          </w:p>
        </w:tc>
      </w:tr>
      <w:tr w:rsidR="001F0697" w:rsidRPr="001F0697" w14:paraId="0D104EC3" w14:textId="77777777" w:rsidTr="001F0697">
        <w:trPr>
          <w:trHeight w:val="232"/>
          <w:jc w:val="center"/>
        </w:trPr>
        <w:tc>
          <w:tcPr>
            <w:tcW w:w="4390" w:type="dxa"/>
            <w:gridSpan w:val="3"/>
          </w:tcPr>
          <w:p w14:paraId="39722024"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1</w:t>
            </w:r>
          </w:p>
        </w:tc>
        <w:tc>
          <w:tcPr>
            <w:tcW w:w="1139" w:type="dxa"/>
            <w:vAlign w:val="center"/>
          </w:tcPr>
          <w:p w14:paraId="6A47DED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2</w:t>
            </w:r>
          </w:p>
        </w:tc>
        <w:tc>
          <w:tcPr>
            <w:tcW w:w="708" w:type="dxa"/>
            <w:vAlign w:val="center"/>
          </w:tcPr>
          <w:p w14:paraId="623CCF2C"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3</w:t>
            </w:r>
          </w:p>
        </w:tc>
        <w:tc>
          <w:tcPr>
            <w:tcW w:w="567" w:type="dxa"/>
            <w:vAlign w:val="center"/>
          </w:tcPr>
          <w:p w14:paraId="51E4A87E"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4</w:t>
            </w:r>
          </w:p>
        </w:tc>
        <w:tc>
          <w:tcPr>
            <w:tcW w:w="567" w:type="dxa"/>
            <w:vAlign w:val="center"/>
          </w:tcPr>
          <w:p w14:paraId="4C20DDFD"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5</w:t>
            </w:r>
          </w:p>
        </w:tc>
        <w:tc>
          <w:tcPr>
            <w:tcW w:w="709" w:type="dxa"/>
            <w:vAlign w:val="center"/>
          </w:tcPr>
          <w:p w14:paraId="23F10230"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6</w:t>
            </w:r>
          </w:p>
        </w:tc>
        <w:tc>
          <w:tcPr>
            <w:tcW w:w="709" w:type="dxa"/>
            <w:vAlign w:val="center"/>
          </w:tcPr>
          <w:p w14:paraId="6FEDA5A7"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7</w:t>
            </w:r>
          </w:p>
        </w:tc>
        <w:tc>
          <w:tcPr>
            <w:tcW w:w="709" w:type="dxa"/>
            <w:vAlign w:val="center"/>
          </w:tcPr>
          <w:p w14:paraId="0AF8FD0B" w14:textId="77777777" w:rsidR="001F0697" w:rsidRPr="001F0697" w:rsidRDefault="001F0697" w:rsidP="001F0697">
            <w:pPr>
              <w:spacing w:before="75" w:after="75" w:line="240" w:lineRule="auto"/>
              <w:jc w:val="center"/>
              <w:rPr>
                <w:rFonts w:ascii="Times New Roman" w:eastAsia="Times New Roman" w:hAnsi="Times New Roman" w:cs="Times New Roman"/>
                <w:sz w:val="20"/>
                <w:szCs w:val="20"/>
                <w:lang w:eastAsia="ru-RU"/>
              </w:rPr>
            </w:pPr>
            <w:r w:rsidRPr="001F0697">
              <w:rPr>
                <w:rFonts w:ascii="Times New Roman" w:eastAsia="Times New Roman" w:hAnsi="Times New Roman" w:cs="Times New Roman"/>
                <w:sz w:val="20"/>
                <w:szCs w:val="20"/>
                <w:lang w:eastAsia="ru-RU"/>
              </w:rPr>
              <w:t>8</w:t>
            </w:r>
          </w:p>
        </w:tc>
      </w:tr>
      <w:tr w:rsidR="001F0697" w:rsidRPr="001F0697" w14:paraId="330EE8F3" w14:textId="77777777" w:rsidTr="001F0697">
        <w:trPr>
          <w:jc w:val="center"/>
        </w:trPr>
        <w:tc>
          <w:tcPr>
            <w:tcW w:w="9498" w:type="dxa"/>
            <w:gridSpan w:val="10"/>
          </w:tcPr>
          <w:p w14:paraId="45AA586B"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4"/>
                <w:szCs w:val="24"/>
                <w:lang w:eastAsia="ru-RU"/>
              </w:rPr>
              <w:t>Технические критерии оценки ресурсоэффективности</w:t>
            </w:r>
          </w:p>
        </w:tc>
      </w:tr>
      <w:tr w:rsidR="001F0697" w:rsidRPr="001F0697" w14:paraId="78ECFFB2" w14:textId="77777777" w:rsidTr="001F0697">
        <w:trPr>
          <w:jc w:val="center"/>
        </w:trPr>
        <w:tc>
          <w:tcPr>
            <w:tcW w:w="498" w:type="dxa"/>
            <w:gridSpan w:val="2"/>
          </w:tcPr>
          <w:p w14:paraId="5E0B7137"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892" w:type="dxa"/>
            <w:vAlign w:val="center"/>
          </w:tcPr>
          <w:p w14:paraId="78033AFF"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Повышение производительности</w:t>
            </w:r>
          </w:p>
        </w:tc>
        <w:tc>
          <w:tcPr>
            <w:tcW w:w="1139" w:type="dxa"/>
            <w:vAlign w:val="center"/>
          </w:tcPr>
          <w:p w14:paraId="2EFB37A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693EF8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4597F7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187BB54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5CE6FFD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24F2F0F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c>
          <w:tcPr>
            <w:tcW w:w="709" w:type="dxa"/>
            <w:vAlign w:val="center"/>
          </w:tcPr>
          <w:p w14:paraId="1714181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0,5</w:t>
            </w:r>
          </w:p>
        </w:tc>
      </w:tr>
      <w:tr w:rsidR="001F0697" w:rsidRPr="001F0697" w14:paraId="30887884" w14:textId="77777777" w:rsidTr="001F0697">
        <w:trPr>
          <w:jc w:val="center"/>
        </w:trPr>
        <w:tc>
          <w:tcPr>
            <w:tcW w:w="498" w:type="dxa"/>
            <w:gridSpan w:val="2"/>
          </w:tcPr>
          <w:p w14:paraId="371A4B9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892" w:type="dxa"/>
            <w:vAlign w:val="center"/>
          </w:tcPr>
          <w:p w14:paraId="06D2F0D8"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Удобство эксплуатации</w:t>
            </w:r>
          </w:p>
        </w:tc>
        <w:tc>
          <w:tcPr>
            <w:tcW w:w="1139" w:type="dxa"/>
            <w:vAlign w:val="center"/>
          </w:tcPr>
          <w:p w14:paraId="656E542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0,09</w:t>
            </w:r>
          </w:p>
        </w:tc>
        <w:tc>
          <w:tcPr>
            <w:tcW w:w="708" w:type="dxa"/>
            <w:vAlign w:val="center"/>
          </w:tcPr>
          <w:p w14:paraId="549F33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A7A814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48BFB69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DCCF2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3A6D1C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c>
          <w:tcPr>
            <w:tcW w:w="709" w:type="dxa"/>
            <w:vAlign w:val="center"/>
          </w:tcPr>
          <w:p w14:paraId="06DEE87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0,45</w:t>
            </w:r>
          </w:p>
        </w:tc>
      </w:tr>
      <w:tr w:rsidR="001F0697" w:rsidRPr="001F0697" w14:paraId="2922C221" w14:textId="77777777" w:rsidTr="001F0697">
        <w:trPr>
          <w:jc w:val="center"/>
        </w:trPr>
        <w:tc>
          <w:tcPr>
            <w:tcW w:w="498" w:type="dxa"/>
            <w:gridSpan w:val="2"/>
          </w:tcPr>
          <w:p w14:paraId="7E8439A4"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892" w:type="dxa"/>
            <w:vAlign w:val="center"/>
          </w:tcPr>
          <w:p w14:paraId="31A432AE"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вычислительной мощности</w:t>
            </w:r>
          </w:p>
        </w:tc>
        <w:tc>
          <w:tcPr>
            <w:tcW w:w="1139" w:type="dxa"/>
            <w:vAlign w:val="center"/>
          </w:tcPr>
          <w:p w14:paraId="0338F87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BA1542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37267BB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A641B2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4D71950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197032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0053C7C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30AA5182" w14:textId="77777777" w:rsidTr="001F0697">
        <w:trPr>
          <w:jc w:val="center"/>
        </w:trPr>
        <w:tc>
          <w:tcPr>
            <w:tcW w:w="498" w:type="dxa"/>
            <w:gridSpan w:val="2"/>
          </w:tcPr>
          <w:p w14:paraId="357E3A5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892" w:type="dxa"/>
            <w:vAlign w:val="center"/>
          </w:tcPr>
          <w:p w14:paraId="4691E9D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сложном программном обеспечении</w:t>
            </w:r>
          </w:p>
        </w:tc>
        <w:tc>
          <w:tcPr>
            <w:tcW w:w="1139" w:type="dxa"/>
            <w:vAlign w:val="center"/>
          </w:tcPr>
          <w:p w14:paraId="66C582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4221B4B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21F0C4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1C25D46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7253705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vAlign w:val="center"/>
          </w:tcPr>
          <w:p w14:paraId="060A18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4C4FE8FF"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054BCD20" w14:textId="77777777" w:rsidTr="001F0697">
        <w:trPr>
          <w:jc w:val="center"/>
        </w:trPr>
        <w:tc>
          <w:tcPr>
            <w:tcW w:w="498" w:type="dxa"/>
            <w:gridSpan w:val="2"/>
          </w:tcPr>
          <w:p w14:paraId="1105BE06"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892" w:type="dxa"/>
            <w:vAlign w:val="center"/>
          </w:tcPr>
          <w:p w14:paraId="24579ED5"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Потребность в ресурсах памяти</w:t>
            </w:r>
          </w:p>
        </w:tc>
        <w:tc>
          <w:tcPr>
            <w:tcW w:w="1139" w:type="dxa"/>
            <w:vAlign w:val="center"/>
          </w:tcPr>
          <w:p w14:paraId="5075232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vAlign w:val="center"/>
          </w:tcPr>
          <w:p w14:paraId="38D162F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53CF27A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vAlign w:val="center"/>
          </w:tcPr>
          <w:p w14:paraId="4D30FDC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vAlign w:val="center"/>
          </w:tcPr>
          <w:p w14:paraId="6B85439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727DDDF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c>
          <w:tcPr>
            <w:tcW w:w="709" w:type="dxa"/>
            <w:vAlign w:val="center"/>
          </w:tcPr>
          <w:p w14:paraId="61B8B0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0,24</w:t>
            </w:r>
          </w:p>
        </w:tc>
      </w:tr>
      <w:tr w:rsidR="001F0697" w:rsidRPr="001F0697" w14:paraId="47EB942D" w14:textId="77777777" w:rsidTr="001F0697">
        <w:trPr>
          <w:jc w:val="center"/>
        </w:trPr>
        <w:tc>
          <w:tcPr>
            <w:tcW w:w="498" w:type="dxa"/>
            <w:gridSpan w:val="2"/>
          </w:tcPr>
          <w:p w14:paraId="4808F421"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892" w:type="dxa"/>
            <w:vAlign w:val="center"/>
          </w:tcPr>
          <w:p w14:paraId="1A8A75F9"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Интегрированность с другими комплексами</w:t>
            </w:r>
          </w:p>
        </w:tc>
        <w:tc>
          <w:tcPr>
            <w:tcW w:w="1139" w:type="dxa"/>
            <w:vAlign w:val="center"/>
          </w:tcPr>
          <w:p w14:paraId="4CDC9F1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vAlign w:val="center"/>
          </w:tcPr>
          <w:p w14:paraId="46CFC95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2C6CBB5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5CE30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07E9A9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33FDC09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vAlign w:val="center"/>
          </w:tcPr>
          <w:p w14:paraId="28D3297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01B095A4" w14:textId="77777777" w:rsidTr="001F0697">
        <w:trPr>
          <w:jc w:val="center"/>
        </w:trPr>
        <w:tc>
          <w:tcPr>
            <w:tcW w:w="498" w:type="dxa"/>
            <w:gridSpan w:val="2"/>
          </w:tcPr>
          <w:p w14:paraId="33A04E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3892" w:type="dxa"/>
            <w:vAlign w:val="center"/>
          </w:tcPr>
          <w:p w14:paraId="27E3E74C"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Надежность</w:t>
            </w:r>
          </w:p>
        </w:tc>
        <w:tc>
          <w:tcPr>
            <w:tcW w:w="1139" w:type="dxa"/>
            <w:vAlign w:val="center"/>
          </w:tcPr>
          <w:p w14:paraId="6D2D050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8" w:type="dxa"/>
            <w:vAlign w:val="center"/>
          </w:tcPr>
          <w:p w14:paraId="7325F29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11D98FF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vAlign w:val="center"/>
          </w:tcPr>
          <w:p w14:paraId="62748D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vAlign w:val="center"/>
          </w:tcPr>
          <w:p w14:paraId="2C73F5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77A9F6D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c>
          <w:tcPr>
            <w:tcW w:w="709" w:type="dxa"/>
            <w:vAlign w:val="center"/>
          </w:tcPr>
          <w:p w14:paraId="4E6E89FD"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0,4</w:t>
            </w:r>
          </w:p>
        </w:tc>
      </w:tr>
      <w:tr w:rsidR="001F0697" w:rsidRPr="001F0697" w14:paraId="72C98546" w14:textId="77777777" w:rsidTr="001F0697">
        <w:trPr>
          <w:jc w:val="center"/>
        </w:trPr>
        <w:tc>
          <w:tcPr>
            <w:tcW w:w="498" w:type="dxa"/>
            <w:gridSpan w:val="2"/>
          </w:tcPr>
          <w:p w14:paraId="6E69692D"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3892" w:type="dxa"/>
            <w:vAlign w:val="center"/>
          </w:tcPr>
          <w:p w14:paraId="5CF4D0D2" w14:textId="77777777" w:rsidR="001F0697" w:rsidRPr="001F0697" w:rsidRDefault="001F0697" w:rsidP="001F0697">
            <w:pPr>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Простота эксплуатации</w:t>
            </w:r>
          </w:p>
        </w:tc>
        <w:tc>
          <w:tcPr>
            <w:tcW w:w="1139" w:type="dxa"/>
            <w:vAlign w:val="center"/>
          </w:tcPr>
          <w:p w14:paraId="36FBE1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vAlign w:val="center"/>
          </w:tcPr>
          <w:p w14:paraId="77FC5F3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27DD7F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vAlign w:val="center"/>
          </w:tcPr>
          <w:p w14:paraId="7761ABE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vAlign w:val="center"/>
          </w:tcPr>
          <w:p w14:paraId="790BFA1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5B85D09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c>
          <w:tcPr>
            <w:tcW w:w="709" w:type="dxa"/>
            <w:vAlign w:val="center"/>
          </w:tcPr>
          <w:p w14:paraId="379F3B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0,35</w:t>
            </w:r>
          </w:p>
        </w:tc>
      </w:tr>
      <w:tr w:rsidR="001F0697" w:rsidRPr="001F0697" w14:paraId="0E9DD185" w14:textId="77777777" w:rsidTr="001F0697">
        <w:trPr>
          <w:jc w:val="center"/>
        </w:trPr>
        <w:tc>
          <w:tcPr>
            <w:tcW w:w="9498" w:type="dxa"/>
            <w:gridSpan w:val="10"/>
            <w:vAlign w:val="center"/>
          </w:tcPr>
          <w:p w14:paraId="380ABA67" w14:textId="77777777" w:rsidR="001F0697" w:rsidRPr="001F0697" w:rsidRDefault="001F0697" w:rsidP="001F0697">
            <w:pPr>
              <w:spacing w:before="75" w:after="75"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Экономические критерии оценки эффективности</w:t>
            </w:r>
          </w:p>
        </w:tc>
      </w:tr>
      <w:tr w:rsidR="001F0697" w:rsidRPr="001F0697" w14:paraId="279EAC1C" w14:textId="77777777" w:rsidTr="001F0697">
        <w:trPr>
          <w:jc w:val="center"/>
        </w:trPr>
        <w:tc>
          <w:tcPr>
            <w:tcW w:w="426" w:type="dxa"/>
          </w:tcPr>
          <w:p w14:paraId="577B957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3964" w:type="dxa"/>
            <w:gridSpan w:val="2"/>
            <w:shd w:val="clear" w:color="auto" w:fill="FFFFFF"/>
          </w:tcPr>
          <w:p w14:paraId="3B21A7E9"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Конкурентоспособность технологии</w:t>
            </w:r>
          </w:p>
        </w:tc>
        <w:tc>
          <w:tcPr>
            <w:tcW w:w="1139" w:type="dxa"/>
            <w:shd w:val="clear" w:color="auto" w:fill="FFFFFF"/>
            <w:vAlign w:val="center"/>
          </w:tcPr>
          <w:p w14:paraId="153359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0,08</w:t>
            </w:r>
          </w:p>
        </w:tc>
        <w:tc>
          <w:tcPr>
            <w:tcW w:w="708" w:type="dxa"/>
            <w:shd w:val="clear" w:color="auto" w:fill="FFFFFF"/>
            <w:vAlign w:val="center"/>
          </w:tcPr>
          <w:p w14:paraId="6DFE7F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7726F4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C237D9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5896B7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2916A73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c>
          <w:tcPr>
            <w:tcW w:w="709" w:type="dxa"/>
            <w:shd w:val="clear" w:color="auto" w:fill="FFFFFF"/>
            <w:vAlign w:val="center"/>
          </w:tcPr>
          <w:p w14:paraId="6519BE1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0,32</w:t>
            </w:r>
          </w:p>
        </w:tc>
      </w:tr>
      <w:tr w:rsidR="001F0697" w:rsidRPr="001F0697" w14:paraId="30F9AEB7" w14:textId="77777777" w:rsidTr="001F0697">
        <w:trPr>
          <w:jc w:val="center"/>
        </w:trPr>
        <w:tc>
          <w:tcPr>
            <w:tcW w:w="426" w:type="dxa"/>
          </w:tcPr>
          <w:p w14:paraId="0D3D7EA6"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3964" w:type="dxa"/>
            <w:gridSpan w:val="2"/>
            <w:shd w:val="clear" w:color="auto" w:fill="FFFFFF"/>
          </w:tcPr>
          <w:p w14:paraId="0B305CEE"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проникновения на рынок</w:t>
            </w:r>
          </w:p>
        </w:tc>
        <w:tc>
          <w:tcPr>
            <w:tcW w:w="1139" w:type="dxa"/>
            <w:shd w:val="clear" w:color="auto" w:fill="FFFFFF"/>
            <w:vAlign w:val="center"/>
          </w:tcPr>
          <w:p w14:paraId="5969D9E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4CD9125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3EA06506"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shd w:val="clear" w:color="auto" w:fill="FFFFFF"/>
            <w:vAlign w:val="center"/>
          </w:tcPr>
          <w:p w14:paraId="2A50687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shd w:val="clear" w:color="auto" w:fill="FFFFFF"/>
            <w:vAlign w:val="center"/>
          </w:tcPr>
          <w:p w14:paraId="69C4ED3B"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42CDD34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shd w:val="clear" w:color="auto" w:fill="FFFFFF"/>
            <w:vAlign w:val="center"/>
          </w:tcPr>
          <w:p w14:paraId="6D2EA194"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1EE45E86" w14:textId="77777777" w:rsidTr="001F0697">
        <w:trPr>
          <w:jc w:val="center"/>
        </w:trPr>
        <w:tc>
          <w:tcPr>
            <w:tcW w:w="426" w:type="dxa"/>
          </w:tcPr>
          <w:p w14:paraId="75B0775F"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3964" w:type="dxa"/>
            <w:gridSpan w:val="2"/>
            <w:shd w:val="clear" w:color="auto" w:fill="FFFFFF"/>
          </w:tcPr>
          <w:p w14:paraId="0DE07000"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Цена</w:t>
            </w:r>
          </w:p>
        </w:tc>
        <w:tc>
          <w:tcPr>
            <w:tcW w:w="1139" w:type="dxa"/>
            <w:shd w:val="clear" w:color="auto" w:fill="FFFFFF"/>
            <w:vAlign w:val="center"/>
          </w:tcPr>
          <w:p w14:paraId="7635667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0,07</w:t>
            </w:r>
          </w:p>
        </w:tc>
        <w:tc>
          <w:tcPr>
            <w:tcW w:w="708" w:type="dxa"/>
            <w:shd w:val="clear" w:color="auto" w:fill="FFFFFF"/>
            <w:vAlign w:val="center"/>
          </w:tcPr>
          <w:p w14:paraId="79A90BD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653745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shd w:val="clear" w:color="auto" w:fill="FFFFFF"/>
            <w:vAlign w:val="center"/>
          </w:tcPr>
          <w:p w14:paraId="146FC4E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709" w:type="dxa"/>
            <w:shd w:val="clear" w:color="auto" w:fill="FFFFFF"/>
            <w:vAlign w:val="center"/>
          </w:tcPr>
          <w:p w14:paraId="1EE1F5B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5D9C238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c>
          <w:tcPr>
            <w:tcW w:w="709" w:type="dxa"/>
            <w:shd w:val="clear" w:color="auto" w:fill="FFFFFF"/>
            <w:vAlign w:val="center"/>
          </w:tcPr>
          <w:p w14:paraId="4A0AE44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0,14</w:t>
            </w:r>
          </w:p>
        </w:tc>
      </w:tr>
      <w:tr w:rsidR="001F0697" w:rsidRPr="001F0697" w14:paraId="5E755956" w14:textId="77777777" w:rsidTr="001F0697">
        <w:trPr>
          <w:jc w:val="center"/>
        </w:trPr>
        <w:tc>
          <w:tcPr>
            <w:tcW w:w="426" w:type="dxa"/>
          </w:tcPr>
          <w:p w14:paraId="3A0AEF48"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3964" w:type="dxa"/>
            <w:gridSpan w:val="2"/>
            <w:shd w:val="clear" w:color="auto" w:fill="FFFFFF"/>
          </w:tcPr>
          <w:p w14:paraId="508A644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Предполагаемый срок эксплуатации</w:t>
            </w:r>
          </w:p>
        </w:tc>
        <w:tc>
          <w:tcPr>
            <w:tcW w:w="1139" w:type="dxa"/>
            <w:shd w:val="clear" w:color="auto" w:fill="FFFFFF"/>
            <w:vAlign w:val="center"/>
          </w:tcPr>
          <w:p w14:paraId="683546A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5EE3D56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7F73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567" w:type="dxa"/>
            <w:shd w:val="clear" w:color="auto" w:fill="FFFFFF"/>
            <w:vAlign w:val="center"/>
          </w:tcPr>
          <w:p w14:paraId="658DBBA1"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5</w:t>
            </w:r>
          </w:p>
        </w:tc>
        <w:tc>
          <w:tcPr>
            <w:tcW w:w="709" w:type="dxa"/>
            <w:shd w:val="clear" w:color="auto" w:fill="FFFFFF"/>
            <w:vAlign w:val="center"/>
          </w:tcPr>
          <w:p w14:paraId="09640C7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5E3F3088"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c>
          <w:tcPr>
            <w:tcW w:w="709" w:type="dxa"/>
            <w:shd w:val="clear" w:color="auto" w:fill="FFFFFF"/>
            <w:vAlign w:val="center"/>
          </w:tcPr>
          <w:p w14:paraId="3935C28C"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0,25</w:t>
            </w:r>
          </w:p>
        </w:tc>
      </w:tr>
      <w:tr w:rsidR="001F0697" w:rsidRPr="001F0697" w14:paraId="58643A4E" w14:textId="77777777" w:rsidTr="001F0697">
        <w:trPr>
          <w:jc w:val="center"/>
        </w:trPr>
        <w:tc>
          <w:tcPr>
            <w:tcW w:w="426" w:type="dxa"/>
          </w:tcPr>
          <w:p w14:paraId="56F12855"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3964" w:type="dxa"/>
            <w:gridSpan w:val="2"/>
            <w:shd w:val="clear" w:color="auto" w:fill="FFFFFF"/>
          </w:tcPr>
          <w:p w14:paraId="7CA53AE3" w14:textId="77777777" w:rsidR="001F0697" w:rsidRPr="001F0697" w:rsidRDefault="001F0697" w:rsidP="001F0697">
            <w:pPr>
              <w:spacing w:before="75" w:after="75"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Послепродажное обслуживание</w:t>
            </w:r>
          </w:p>
        </w:tc>
        <w:tc>
          <w:tcPr>
            <w:tcW w:w="1139" w:type="dxa"/>
            <w:shd w:val="clear" w:color="auto" w:fill="FFFFFF"/>
            <w:vAlign w:val="center"/>
          </w:tcPr>
          <w:p w14:paraId="69D119E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shd w:val="clear" w:color="auto" w:fill="FFFFFF"/>
            <w:vAlign w:val="center"/>
          </w:tcPr>
          <w:p w14:paraId="15DB0A62"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0F2A212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567" w:type="dxa"/>
            <w:shd w:val="clear" w:color="auto" w:fill="FFFFFF"/>
            <w:vAlign w:val="center"/>
          </w:tcPr>
          <w:p w14:paraId="5E47917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4</w:t>
            </w:r>
          </w:p>
        </w:tc>
        <w:tc>
          <w:tcPr>
            <w:tcW w:w="709" w:type="dxa"/>
            <w:shd w:val="clear" w:color="auto" w:fill="FFFFFF"/>
            <w:vAlign w:val="center"/>
          </w:tcPr>
          <w:p w14:paraId="7AA36A9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6A3C7107"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c>
          <w:tcPr>
            <w:tcW w:w="709" w:type="dxa"/>
            <w:shd w:val="clear" w:color="auto" w:fill="FFFFFF"/>
            <w:vAlign w:val="center"/>
          </w:tcPr>
          <w:p w14:paraId="2BC8FB7A"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0,2</w:t>
            </w:r>
          </w:p>
        </w:tc>
      </w:tr>
      <w:tr w:rsidR="001F0697" w:rsidRPr="001F0697" w14:paraId="256FED14" w14:textId="77777777" w:rsidTr="001F0697">
        <w:trPr>
          <w:jc w:val="center"/>
        </w:trPr>
        <w:tc>
          <w:tcPr>
            <w:tcW w:w="426" w:type="dxa"/>
          </w:tcPr>
          <w:p w14:paraId="181DAB03" w14:textId="77777777" w:rsidR="001F0697" w:rsidRPr="001F0697" w:rsidRDefault="001F0697" w:rsidP="001F0697">
            <w:pPr>
              <w:spacing w:before="75" w:after="75"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3964" w:type="dxa"/>
            <w:gridSpan w:val="2"/>
            <w:tcBorders>
              <w:bottom w:val="nil"/>
            </w:tcBorders>
            <w:shd w:val="clear" w:color="auto" w:fill="FFFFFF"/>
          </w:tcPr>
          <w:p w14:paraId="4536626A" w14:textId="77777777" w:rsidR="001F0697" w:rsidRPr="001F0697" w:rsidRDefault="001F0697" w:rsidP="001F0697">
            <w:pPr>
              <w:spacing w:before="75" w:after="75"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Финансирование научной разработки</w:t>
            </w:r>
          </w:p>
        </w:tc>
        <w:tc>
          <w:tcPr>
            <w:tcW w:w="1139" w:type="dxa"/>
            <w:tcBorders>
              <w:bottom w:val="nil"/>
            </w:tcBorders>
            <w:shd w:val="clear" w:color="auto" w:fill="FFFFFF"/>
            <w:vAlign w:val="center"/>
          </w:tcPr>
          <w:p w14:paraId="526A4B8E"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0,05</w:t>
            </w:r>
          </w:p>
        </w:tc>
        <w:tc>
          <w:tcPr>
            <w:tcW w:w="708" w:type="dxa"/>
            <w:tcBorders>
              <w:bottom w:val="nil"/>
            </w:tcBorders>
            <w:shd w:val="clear" w:color="auto" w:fill="FFFFFF"/>
            <w:vAlign w:val="center"/>
          </w:tcPr>
          <w:p w14:paraId="52E178A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2</w:t>
            </w:r>
          </w:p>
        </w:tc>
        <w:tc>
          <w:tcPr>
            <w:tcW w:w="567" w:type="dxa"/>
            <w:tcBorders>
              <w:bottom w:val="nil"/>
            </w:tcBorders>
            <w:shd w:val="clear" w:color="auto" w:fill="FFFFFF"/>
            <w:vAlign w:val="center"/>
          </w:tcPr>
          <w:p w14:paraId="2EDD7D8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567" w:type="dxa"/>
            <w:tcBorders>
              <w:bottom w:val="nil"/>
            </w:tcBorders>
            <w:shd w:val="clear" w:color="auto" w:fill="FFFFFF"/>
            <w:vAlign w:val="center"/>
          </w:tcPr>
          <w:p w14:paraId="02245625"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3</w:t>
            </w:r>
          </w:p>
        </w:tc>
        <w:tc>
          <w:tcPr>
            <w:tcW w:w="709" w:type="dxa"/>
            <w:tcBorders>
              <w:bottom w:val="nil"/>
            </w:tcBorders>
            <w:shd w:val="clear" w:color="auto" w:fill="FFFFFF"/>
            <w:vAlign w:val="center"/>
          </w:tcPr>
          <w:p w14:paraId="47097739"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w:t>
            </w:r>
          </w:p>
        </w:tc>
        <w:tc>
          <w:tcPr>
            <w:tcW w:w="709" w:type="dxa"/>
            <w:tcBorders>
              <w:bottom w:val="nil"/>
            </w:tcBorders>
            <w:shd w:val="clear" w:color="auto" w:fill="FFFFFF"/>
            <w:vAlign w:val="center"/>
          </w:tcPr>
          <w:p w14:paraId="512F9EE0"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c>
          <w:tcPr>
            <w:tcW w:w="709" w:type="dxa"/>
            <w:tcBorders>
              <w:bottom w:val="nil"/>
            </w:tcBorders>
            <w:shd w:val="clear" w:color="auto" w:fill="FFFFFF"/>
            <w:vAlign w:val="center"/>
          </w:tcPr>
          <w:p w14:paraId="2AEEC7B3" w14:textId="77777777" w:rsidR="001F0697" w:rsidRPr="001F0697" w:rsidRDefault="001F0697" w:rsidP="001F0697">
            <w:pPr>
              <w:jc w:val="center"/>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0,15</w:t>
            </w:r>
          </w:p>
        </w:tc>
      </w:tr>
      <w:tr w:rsidR="001F0697" w:rsidRPr="001F0697" w14:paraId="405D279E" w14:textId="77777777" w:rsidTr="001F0697">
        <w:trPr>
          <w:jc w:val="center"/>
        </w:trPr>
        <w:tc>
          <w:tcPr>
            <w:tcW w:w="4390" w:type="dxa"/>
            <w:gridSpan w:val="3"/>
          </w:tcPr>
          <w:p w14:paraId="51E6E3F1" w14:textId="77777777" w:rsidR="001F0697" w:rsidRPr="001F0697" w:rsidRDefault="001F0697" w:rsidP="001F0697">
            <w:pPr>
              <w:spacing w:before="75" w:after="75" w:line="240" w:lineRule="auto"/>
              <w:jc w:val="both"/>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 xml:space="preserve">Итого </w:t>
            </w:r>
          </w:p>
        </w:tc>
        <w:tc>
          <w:tcPr>
            <w:tcW w:w="1139" w:type="dxa"/>
            <w:vAlign w:val="center"/>
          </w:tcPr>
          <w:p w14:paraId="21C37FED" w14:textId="77777777" w:rsidR="001F0697" w:rsidRPr="001F0697" w:rsidRDefault="001F0697" w:rsidP="001F0697">
            <w:pPr>
              <w:spacing w:before="75" w:after="75" w:line="240" w:lineRule="auto"/>
              <w:jc w:val="center"/>
              <w:rPr>
                <w:rFonts w:ascii="Times New Roman" w:eastAsia="Times New Roman" w:hAnsi="Times New Roman" w:cs="Times New Roman"/>
                <w:b/>
                <w:bCs/>
                <w:sz w:val="20"/>
                <w:szCs w:val="20"/>
                <w:lang w:eastAsia="ru-RU"/>
              </w:rPr>
            </w:pPr>
            <w:r w:rsidRPr="001F0697">
              <w:rPr>
                <w:rFonts w:ascii="Times New Roman" w:eastAsia="Times New Roman" w:hAnsi="Times New Roman" w:cs="Times New Roman"/>
                <w:b/>
                <w:bCs/>
                <w:sz w:val="20"/>
                <w:szCs w:val="20"/>
                <w:lang w:eastAsia="ru-RU"/>
              </w:rPr>
              <w:t>1</w:t>
            </w:r>
          </w:p>
        </w:tc>
        <w:tc>
          <w:tcPr>
            <w:tcW w:w="708" w:type="dxa"/>
            <w:vAlign w:val="center"/>
          </w:tcPr>
          <w:p w14:paraId="640F65BC"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3DBED7CE" w14:textId="77777777" w:rsidR="001F0697" w:rsidRPr="001F0697" w:rsidRDefault="001F0697" w:rsidP="001F0697">
            <w:pPr>
              <w:jc w:val="center"/>
              <w:rPr>
                <w:rFonts w:ascii="Times New Roman" w:eastAsia="Calibri" w:hAnsi="Times New Roman" w:cs="Times New Roman"/>
                <w:color w:val="000000"/>
              </w:rPr>
            </w:pPr>
          </w:p>
        </w:tc>
        <w:tc>
          <w:tcPr>
            <w:tcW w:w="567" w:type="dxa"/>
            <w:vAlign w:val="center"/>
          </w:tcPr>
          <w:p w14:paraId="5D69D300" w14:textId="77777777" w:rsidR="001F0697" w:rsidRPr="001F0697" w:rsidRDefault="001F0697" w:rsidP="001F0697">
            <w:pPr>
              <w:jc w:val="center"/>
              <w:rPr>
                <w:rFonts w:ascii="Times New Roman" w:eastAsia="Calibri" w:hAnsi="Times New Roman" w:cs="Times New Roman"/>
                <w:color w:val="000000"/>
              </w:rPr>
            </w:pPr>
          </w:p>
        </w:tc>
        <w:tc>
          <w:tcPr>
            <w:tcW w:w="709" w:type="dxa"/>
            <w:vAlign w:val="bottom"/>
          </w:tcPr>
          <w:p w14:paraId="3FD086AF"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3,94</w:t>
            </w:r>
          </w:p>
        </w:tc>
        <w:tc>
          <w:tcPr>
            <w:tcW w:w="709" w:type="dxa"/>
            <w:vAlign w:val="bottom"/>
          </w:tcPr>
          <w:p w14:paraId="3DCBBFB1"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c>
          <w:tcPr>
            <w:tcW w:w="709" w:type="dxa"/>
            <w:vAlign w:val="bottom"/>
          </w:tcPr>
          <w:p w14:paraId="4C85B427" w14:textId="77777777" w:rsidR="001F0697" w:rsidRPr="001F0697" w:rsidRDefault="001F0697" w:rsidP="001F0697">
            <w:pPr>
              <w:jc w:val="center"/>
              <w:rPr>
                <w:rFonts w:ascii="Times New Roman" w:eastAsia="Calibri" w:hAnsi="Times New Roman" w:cs="Times New Roman"/>
                <w:b/>
                <w:color w:val="000000"/>
                <w:sz w:val="20"/>
                <w:szCs w:val="20"/>
              </w:rPr>
            </w:pPr>
            <w:r w:rsidRPr="001F0697">
              <w:rPr>
                <w:rFonts w:ascii="Times New Roman" w:eastAsia="Calibri" w:hAnsi="Times New Roman" w:cs="Times New Roman"/>
                <w:b/>
                <w:color w:val="000000"/>
                <w:sz w:val="20"/>
                <w:szCs w:val="20"/>
              </w:rPr>
              <w:t>3,83</w:t>
            </w:r>
          </w:p>
        </w:tc>
      </w:tr>
    </w:tbl>
    <w:p w14:paraId="50C59E02" w14:textId="3A842F93" w:rsid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Из таблицы видно, что наиболее конкурентоспособным является первое решение.</w:t>
      </w:r>
    </w:p>
    <w:p w14:paraId="7C21FEF4" w14:textId="2C179617"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1FE5CD1E" w14:textId="4D250ECB" w:rsidR="00FC2E19"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21B56CE5" w14:textId="77777777" w:rsidR="00FC2E19" w:rsidRPr="001F0697" w:rsidRDefault="00FC2E19" w:rsidP="001F0697">
      <w:pPr>
        <w:spacing w:after="0" w:line="360" w:lineRule="auto"/>
        <w:ind w:firstLine="851"/>
        <w:contextualSpacing/>
        <w:jc w:val="both"/>
        <w:rPr>
          <w:rFonts w:ascii="Times New Roman" w:eastAsia="Times New Roman" w:hAnsi="Times New Roman" w:cs="Times New Roman"/>
          <w:sz w:val="28"/>
          <w:szCs w:val="28"/>
          <w:lang w:eastAsia="ru-RU"/>
        </w:rPr>
      </w:pPr>
    </w:p>
    <w:p w14:paraId="484B82C0" w14:textId="176F32AE" w:rsidR="001F0697" w:rsidRPr="001F0697" w:rsidRDefault="001F0697" w:rsidP="001F0697">
      <w:pPr>
        <w:pStyle w:val="3"/>
        <w:rPr>
          <w:rFonts w:eastAsia="Times New Roman"/>
          <w:lang w:eastAsia="ru-RU"/>
        </w:rPr>
      </w:pPr>
      <w:bookmarkStart w:id="227" w:name="_Toc62603036"/>
      <w:r>
        <w:rPr>
          <w:rFonts w:eastAsia="Times New Roman"/>
          <w:lang w:eastAsia="ru-RU"/>
        </w:rPr>
        <w:lastRenderedPageBreak/>
        <w:t>5.</w:t>
      </w:r>
      <w:r w:rsidRPr="001F0697">
        <w:rPr>
          <w:rFonts w:eastAsia="Times New Roman"/>
          <w:lang w:eastAsia="ru-RU"/>
        </w:rPr>
        <w:t>1.3. SWOT-анализ</w:t>
      </w:r>
      <w:bookmarkEnd w:id="227"/>
    </w:p>
    <w:p w14:paraId="13E3D94B"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SWOT-анализ проекта заключается в описании сильных и слабых сторон проекта, в выявлении возможностей и угроз для реализации проекта, которые проявились или могут появиться в его внешней среде. </w:t>
      </w:r>
    </w:p>
    <w:p w14:paraId="2713C80C" w14:textId="2178A324"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Первый этап. Для проведения анализа внутренних и внешних факторов, влияющих на научное исследование, проводимое в рамках данной магистерской работы, воспользуемся таким инструментом, как матрица </w:t>
      </w:r>
      <w:r w:rsidRPr="001F0697">
        <w:rPr>
          <w:rFonts w:ascii="Times New Roman" w:eastAsia="Calibri" w:hAnsi="Times New Roman" w:cs="Times New Roman"/>
          <w:color w:val="000000"/>
          <w:sz w:val="28"/>
          <w:lang w:val="en-US"/>
        </w:rPr>
        <w:t>SWOT</w:t>
      </w:r>
      <w:r w:rsidRPr="001F0697">
        <w:rPr>
          <w:rFonts w:ascii="Times New Roman" w:eastAsia="Calibri" w:hAnsi="Times New Roman" w:cs="Times New Roman"/>
          <w:color w:val="000000"/>
          <w:sz w:val="28"/>
        </w:rPr>
        <w:t xml:space="preserve">, представляющая разделение всех факторов на сильные и слабые стороны, а также возможности и угрозы (таблица </w:t>
      </w:r>
      <w:r w:rsidR="00FC2E19">
        <w:rPr>
          <w:rFonts w:ascii="Times New Roman" w:eastAsia="Calibri" w:hAnsi="Times New Roman" w:cs="Times New Roman"/>
          <w:color w:val="000000"/>
          <w:sz w:val="28"/>
        </w:rPr>
        <w:t>6</w:t>
      </w:r>
      <w:r w:rsidRPr="001F0697">
        <w:rPr>
          <w:rFonts w:ascii="Times New Roman" w:eastAsia="Calibri" w:hAnsi="Times New Roman" w:cs="Times New Roman"/>
          <w:color w:val="000000"/>
          <w:sz w:val="28"/>
        </w:rPr>
        <w:t>).</w:t>
      </w:r>
    </w:p>
    <w:p w14:paraId="3CEE37DF" w14:textId="0501C95A" w:rsidR="001F0697" w:rsidRPr="001F0697" w:rsidRDefault="001F0697" w:rsidP="001F0697">
      <w:pPr>
        <w:shd w:val="clear" w:color="auto" w:fill="FFFFFF"/>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6</w:t>
      </w:r>
      <w:r w:rsidRPr="001F0697">
        <w:rPr>
          <w:rFonts w:ascii="Times New Roman" w:eastAsia="Times New Roman" w:hAnsi="Times New Roman" w:cs="Times New Roman"/>
          <w:sz w:val="28"/>
          <w:szCs w:val="28"/>
        </w:rPr>
        <w:t xml:space="preserve"> – Матрица </w:t>
      </w:r>
      <w:r w:rsidRPr="001F0697">
        <w:rPr>
          <w:rFonts w:ascii="Times New Roman" w:eastAsia="Times New Roman" w:hAnsi="Times New Roman" w:cs="Times New Roman"/>
          <w:sz w:val="28"/>
          <w:szCs w:val="28"/>
          <w:lang w:val="en-US"/>
        </w:rPr>
        <w:t>SWOT</w:t>
      </w:r>
    </w:p>
    <w:tbl>
      <w:tblPr>
        <w:tblStyle w:val="--1"/>
        <w:tblW w:w="0" w:type="auto"/>
        <w:tblLook w:val="04A0" w:firstRow="1" w:lastRow="0" w:firstColumn="1" w:lastColumn="0" w:noHBand="0" w:noVBand="1"/>
      </w:tblPr>
      <w:tblGrid>
        <w:gridCol w:w="4786"/>
        <w:gridCol w:w="4785"/>
      </w:tblGrid>
      <w:tr w:rsidR="001F0697" w:rsidRPr="001F0697" w14:paraId="35203E2C" w14:textId="77777777" w:rsidTr="001F0697">
        <w:trPr>
          <w:trHeight w:val="489"/>
        </w:trPr>
        <w:tc>
          <w:tcPr>
            <w:tcW w:w="4786" w:type="dxa"/>
            <w:tcBorders>
              <w:bottom w:val="nil"/>
            </w:tcBorders>
            <w:vAlign w:val="center"/>
          </w:tcPr>
          <w:p w14:paraId="19E232BE"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Strengths</w:t>
            </w:r>
            <w:r w:rsidRPr="001F0697">
              <w:rPr>
                <w:rFonts w:ascii="Times New Roman" w:hAnsi="Times New Roman" w:cs="Times New Roman"/>
                <w:b/>
                <w:sz w:val="24"/>
                <w:szCs w:val="24"/>
              </w:rPr>
              <w:t xml:space="preserve"> (сильные стороны)</w:t>
            </w:r>
          </w:p>
        </w:tc>
        <w:tc>
          <w:tcPr>
            <w:tcW w:w="4785" w:type="dxa"/>
            <w:tcBorders>
              <w:bottom w:val="nil"/>
            </w:tcBorders>
            <w:vAlign w:val="center"/>
          </w:tcPr>
          <w:p w14:paraId="15C15681"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lang w:val="en-US"/>
              </w:rPr>
              <w:t>Weaknesses</w:t>
            </w:r>
            <w:r w:rsidRPr="001F0697">
              <w:rPr>
                <w:rFonts w:ascii="Times New Roman" w:hAnsi="Times New Roman" w:cs="Times New Roman"/>
                <w:b/>
                <w:sz w:val="24"/>
                <w:szCs w:val="24"/>
              </w:rPr>
              <w:t xml:space="preserve"> (слабые стороны)</w:t>
            </w:r>
          </w:p>
        </w:tc>
      </w:tr>
      <w:tr w:rsidR="001F0697" w:rsidRPr="001F0697" w14:paraId="501E2AEC" w14:textId="77777777" w:rsidTr="001F0697">
        <w:trPr>
          <w:trHeight w:val="1515"/>
        </w:trPr>
        <w:tc>
          <w:tcPr>
            <w:tcW w:w="4786" w:type="dxa"/>
            <w:tcBorders>
              <w:top w:val="nil"/>
              <w:bottom w:val="single" w:sz="4" w:space="0" w:color="000000"/>
            </w:tcBorders>
            <w:vAlign w:val="center"/>
          </w:tcPr>
          <w:p w14:paraId="30FDF76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С1. Возможность своевременно выполнить деление сети в необходимом месте с целью уменьшения экономического ущерба от протекания долгого АР</w:t>
            </w:r>
          </w:p>
          <w:p w14:paraId="1A07EC1A"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С2. Повышение точности исследования данной части энергосистемы</w:t>
            </w:r>
          </w:p>
          <w:p w14:paraId="3CF96D33"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С3. Повышение возможности анализа возникающих аварийных ситуаций</w:t>
            </w:r>
          </w:p>
          <w:p w14:paraId="47DF0981"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lang w:val="en-US"/>
              </w:rPr>
              <w:t>C</w:t>
            </w:r>
            <w:r w:rsidRPr="001F0697">
              <w:rPr>
                <w:rFonts w:ascii="Times New Roman" w:hAnsi="Times New Roman" w:cs="Times New Roman"/>
                <w:sz w:val="24"/>
                <w:szCs w:val="24"/>
              </w:rPr>
              <w:t>4. Уменьшение трудозатрат для настройки исследуемого устройства</w:t>
            </w:r>
          </w:p>
        </w:tc>
        <w:tc>
          <w:tcPr>
            <w:tcW w:w="4785" w:type="dxa"/>
            <w:tcBorders>
              <w:top w:val="nil"/>
              <w:bottom w:val="single" w:sz="4" w:space="0" w:color="000000"/>
            </w:tcBorders>
            <w:vAlign w:val="center"/>
          </w:tcPr>
          <w:p w14:paraId="527C7ABF"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Сл1. Неверная работа устройства может повлечь больший экономический ущерб от возникновения АР</w:t>
            </w:r>
          </w:p>
          <w:p w14:paraId="0C7DC5E9"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Сл2. Неопределенность относительно сроков внедрения результатов исследования</w:t>
            </w:r>
          </w:p>
        </w:tc>
      </w:tr>
      <w:tr w:rsidR="001F0697" w:rsidRPr="001F0697" w14:paraId="0D6FD3DB" w14:textId="77777777" w:rsidTr="001F0697">
        <w:trPr>
          <w:trHeight w:val="494"/>
        </w:trPr>
        <w:tc>
          <w:tcPr>
            <w:tcW w:w="4786" w:type="dxa"/>
            <w:tcBorders>
              <w:bottom w:val="nil"/>
            </w:tcBorders>
            <w:vAlign w:val="center"/>
          </w:tcPr>
          <w:p w14:paraId="3061912D"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Opportunities (возможности)</w:t>
            </w:r>
          </w:p>
        </w:tc>
        <w:tc>
          <w:tcPr>
            <w:tcW w:w="4785" w:type="dxa"/>
            <w:tcBorders>
              <w:bottom w:val="nil"/>
            </w:tcBorders>
            <w:vAlign w:val="center"/>
          </w:tcPr>
          <w:p w14:paraId="2A0B4557" w14:textId="77777777" w:rsidR="001F0697" w:rsidRPr="001F0697" w:rsidRDefault="001F0697" w:rsidP="001F0697">
            <w:pPr>
              <w:shd w:val="clear" w:color="auto" w:fill="FFFFFF"/>
              <w:jc w:val="center"/>
              <w:rPr>
                <w:rFonts w:ascii="Times New Roman" w:hAnsi="Times New Roman" w:cs="Times New Roman"/>
                <w:b/>
                <w:sz w:val="24"/>
                <w:szCs w:val="24"/>
              </w:rPr>
            </w:pPr>
            <w:r w:rsidRPr="001F0697">
              <w:rPr>
                <w:rFonts w:ascii="Times New Roman" w:hAnsi="Times New Roman" w:cs="Times New Roman"/>
                <w:b/>
                <w:sz w:val="24"/>
                <w:szCs w:val="24"/>
              </w:rPr>
              <w:t>Threats (угрозы)</w:t>
            </w:r>
          </w:p>
        </w:tc>
      </w:tr>
      <w:tr w:rsidR="001F0697" w:rsidRPr="001F0697" w14:paraId="25560431" w14:textId="77777777" w:rsidTr="001F0697">
        <w:trPr>
          <w:trHeight w:val="847"/>
        </w:trPr>
        <w:tc>
          <w:tcPr>
            <w:tcW w:w="4786" w:type="dxa"/>
            <w:tcBorders>
              <w:top w:val="nil"/>
            </w:tcBorders>
            <w:vAlign w:val="center"/>
          </w:tcPr>
          <w:p w14:paraId="161F2358"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В1. Заинтересованность проектом со стороны управляющих ЕЭС организаций (АО «СО ЕЭС», ПАО "Россети")</w:t>
            </w:r>
          </w:p>
          <w:p w14:paraId="439BB5F1" w14:textId="77777777" w:rsidR="001F0697" w:rsidRPr="001F0697" w:rsidRDefault="001F0697" w:rsidP="001F0697">
            <w:pPr>
              <w:shd w:val="clear" w:color="auto" w:fill="FFFFFF"/>
              <w:rPr>
                <w:rFonts w:ascii="Times New Roman" w:hAnsi="Times New Roman" w:cs="Times New Roman"/>
                <w:sz w:val="24"/>
                <w:szCs w:val="24"/>
              </w:rPr>
            </w:pPr>
            <w:r w:rsidRPr="001F0697">
              <w:rPr>
                <w:rFonts w:ascii="Times New Roman" w:hAnsi="Times New Roman" w:cs="Times New Roman"/>
                <w:sz w:val="24"/>
                <w:szCs w:val="24"/>
              </w:rPr>
              <w:t>В2. Возможность использования результатов проведенного исследования в связи с полнотой и высоким качеством проделанной работы</w:t>
            </w:r>
          </w:p>
        </w:tc>
        <w:tc>
          <w:tcPr>
            <w:tcW w:w="4785" w:type="dxa"/>
            <w:tcBorders>
              <w:top w:val="nil"/>
            </w:tcBorders>
            <w:vAlign w:val="center"/>
          </w:tcPr>
          <w:p w14:paraId="479FC9A0" w14:textId="77777777" w:rsidR="001F0697" w:rsidRPr="001F0697" w:rsidRDefault="001F0697" w:rsidP="001F0697">
            <w:pPr>
              <w:shd w:val="clear" w:color="auto" w:fill="FFFFFF"/>
              <w:jc w:val="both"/>
              <w:rPr>
                <w:rFonts w:ascii="Times New Roman" w:hAnsi="Times New Roman" w:cs="Times New Roman"/>
                <w:sz w:val="24"/>
                <w:szCs w:val="24"/>
              </w:rPr>
            </w:pPr>
            <w:r w:rsidRPr="001F0697">
              <w:rPr>
                <w:rFonts w:ascii="Times New Roman" w:hAnsi="Times New Roman" w:cs="Times New Roman"/>
                <w:sz w:val="24"/>
                <w:szCs w:val="24"/>
              </w:rPr>
              <w:t>У1. Появление более полноценно реализованного расчетного проекта</w:t>
            </w:r>
          </w:p>
          <w:p w14:paraId="5806C841" w14:textId="77777777" w:rsidR="001F0697" w:rsidRPr="001F0697" w:rsidRDefault="001F0697" w:rsidP="001F0697">
            <w:pPr>
              <w:shd w:val="clear" w:color="auto" w:fill="FFFFFF"/>
              <w:jc w:val="both"/>
              <w:rPr>
                <w:rFonts w:ascii="Times New Roman" w:eastAsia="Calibri" w:hAnsi="Times New Roman" w:cs="Times New Roman"/>
                <w:sz w:val="24"/>
                <w:szCs w:val="24"/>
              </w:rPr>
            </w:pPr>
            <w:r w:rsidRPr="001F0697">
              <w:rPr>
                <w:rFonts w:ascii="Times New Roman" w:hAnsi="Times New Roman" w:cs="Times New Roman"/>
                <w:sz w:val="24"/>
                <w:szCs w:val="24"/>
              </w:rPr>
              <w:t xml:space="preserve">У2. </w:t>
            </w:r>
            <w:r w:rsidRPr="001F0697">
              <w:rPr>
                <w:rFonts w:ascii="Times New Roman" w:eastAsia="Calibri" w:hAnsi="Times New Roman" w:cs="Times New Roman"/>
                <w:sz w:val="24"/>
                <w:szCs w:val="24"/>
              </w:rPr>
              <w:t>Несвоевременное финансовое обеспечение научного исследования</w:t>
            </w:r>
          </w:p>
          <w:p w14:paraId="173D4A3F" w14:textId="77777777" w:rsidR="001F0697" w:rsidRPr="001F0697" w:rsidRDefault="001F0697" w:rsidP="001F0697">
            <w:pPr>
              <w:shd w:val="clear" w:color="auto" w:fill="FFFFFF"/>
              <w:jc w:val="both"/>
              <w:rPr>
                <w:rFonts w:ascii="Times New Roman" w:eastAsia="Calibri" w:hAnsi="Times New Roman" w:cs="Times New Roman"/>
                <w:sz w:val="24"/>
              </w:rPr>
            </w:pPr>
            <w:r w:rsidRPr="001F0697">
              <w:rPr>
                <w:rFonts w:ascii="Times New Roman" w:eastAsia="Calibri" w:hAnsi="Times New Roman" w:cs="Times New Roman"/>
                <w:sz w:val="24"/>
              </w:rPr>
              <w:t xml:space="preserve">У3. </w:t>
            </w:r>
            <w:r w:rsidRPr="001F0697">
              <w:rPr>
                <w:rFonts w:ascii="Times New Roman" w:hAnsi="Times New Roman" w:cs="Times New Roman"/>
                <w:sz w:val="24"/>
                <w:szCs w:val="24"/>
              </w:rPr>
              <w:t>Появление исследования с более глубоким теоретическим содержанием.</w:t>
            </w:r>
          </w:p>
        </w:tc>
      </w:tr>
    </w:tbl>
    <w:p w14:paraId="6FEB9334" w14:textId="77777777" w:rsidR="001F0697" w:rsidRPr="001F0697" w:rsidRDefault="001F0697" w:rsidP="001F0697">
      <w:pPr>
        <w:shd w:val="clear" w:color="auto" w:fill="FFFFFF"/>
        <w:spacing w:after="0" w:line="240" w:lineRule="auto"/>
        <w:ind w:firstLine="851"/>
        <w:jc w:val="both"/>
        <w:rPr>
          <w:rFonts w:ascii="Times New Roman" w:eastAsia="Times New Roman" w:hAnsi="Times New Roman" w:cs="Times New Roman"/>
          <w:sz w:val="28"/>
          <w:szCs w:val="28"/>
        </w:rPr>
      </w:pPr>
    </w:p>
    <w:p w14:paraId="3B7B3611"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Анализируя данную матрицу, можно сказать, что данное научное исследование в частности, расчетный проект, реализуемый в рамках исследования, имеет значительное количество сильных сторон. Однако существует принципиальная слабая сторона, связанная с особенностями проведения расчетов, а также возможности неверной настройки исследуемого устройства.</w:t>
      </w:r>
    </w:p>
    <w:p w14:paraId="00D5ED8A"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Имеется ряд возможностей, повышающих привлекательность рассматриваемого решения. Также присутствуют угрозы, среди которых особого </w:t>
      </w:r>
      <w:r w:rsidRPr="001F0697">
        <w:rPr>
          <w:rFonts w:ascii="Times New Roman" w:eastAsia="Calibri" w:hAnsi="Times New Roman" w:cs="Times New Roman"/>
          <w:color w:val="000000"/>
          <w:sz w:val="28"/>
        </w:rPr>
        <w:lastRenderedPageBreak/>
        <w:t>внимания требует появление в самое ближайшее время наиболее точного расчета аварийных ситуаций данного района.</w:t>
      </w:r>
    </w:p>
    <w:p w14:paraId="2A0685ED"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Описание сильных и слабых сторон научно-исследовательского проекта, его возможностей и угроз происходило на основе результатов анализа, проведенного в предыдущих разделах магистерской диссертации.</w:t>
      </w:r>
    </w:p>
    <w:p w14:paraId="574C90D1" w14:textId="49E1A84E" w:rsidR="001F0697" w:rsidRPr="001F0697" w:rsidRDefault="001F0697" w:rsidP="001F0697">
      <w:pPr>
        <w:spacing w:after="0" w:line="360" w:lineRule="auto"/>
        <w:ind w:firstLine="1134"/>
        <w:jc w:val="both"/>
        <w:rPr>
          <w:rFonts w:ascii="Times New Roman" w:eastAsia="Calibri" w:hAnsi="Times New Roman" w:cs="Times New Roman"/>
          <w:b/>
          <w:color w:val="000000"/>
          <w:sz w:val="28"/>
        </w:rPr>
      </w:pPr>
      <w:r w:rsidRPr="001F0697">
        <w:rPr>
          <w:rFonts w:ascii="Times New Roman" w:eastAsia="Calibri" w:hAnsi="Times New Roman" w:cs="Times New Roman"/>
          <w:color w:val="000000"/>
          <w:sz w:val="28"/>
        </w:rPr>
        <w:t>Второй этап.</w:t>
      </w:r>
      <w:r w:rsidRPr="001F0697">
        <w:rPr>
          <w:rFonts w:ascii="Times New Roman" w:eastAsia="Calibri" w:hAnsi="Times New Roman" w:cs="Times New Roman"/>
          <w:b/>
          <w:color w:val="000000"/>
          <w:sz w:val="28"/>
        </w:rPr>
        <w:t xml:space="preserve"> </w:t>
      </w:r>
      <w:r w:rsidRPr="001F0697">
        <w:rPr>
          <w:rFonts w:ascii="Times New Roman" w:eastAsia="Times New Roman" w:hAnsi="Times New Roman" w:cs="Times New Roman"/>
          <w:sz w:val="28"/>
          <w:szCs w:val="24"/>
          <w:lang w:eastAsia="ru-RU"/>
        </w:rPr>
        <w:t xml:space="preserve">В рамках данного этапа необходимо построить интерактивную </w:t>
      </w:r>
      <w:r w:rsidRPr="001F0697">
        <w:rPr>
          <w:rFonts w:ascii="Times New Roman" w:eastAsia="Times New Roman" w:hAnsi="Times New Roman" w:cs="Times New Roman"/>
          <w:spacing w:val="8"/>
          <w:sz w:val="28"/>
          <w:szCs w:val="24"/>
          <w:lang w:eastAsia="ru-RU"/>
        </w:rPr>
        <w:t>матрицу проекта (т</w:t>
      </w:r>
      <w:r w:rsidRPr="001F0697">
        <w:rPr>
          <w:rFonts w:ascii="Times New Roman" w:eastAsia="Times New Roman" w:hAnsi="Times New Roman" w:cs="Times New Roman"/>
          <w:sz w:val="28"/>
          <w:szCs w:val="26"/>
        </w:rPr>
        <w:t xml:space="preserve">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pacing w:val="8"/>
          <w:sz w:val="28"/>
          <w:szCs w:val="24"/>
          <w:lang w:eastAsia="ru-RU"/>
        </w:rPr>
        <w:t>). Е</w:t>
      </w:r>
      <w:r w:rsidRPr="001F0697">
        <w:rPr>
          <w:rFonts w:ascii="Times New Roman" w:eastAsia="Times New Roman" w:hAnsi="Times New Roman" w:cs="Times New Roman"/>
          <w:sz w:val="28"/>
          <w:szCs w:val="24"/>
          <w:lang w:eastAsia="ru-RU"/>
        </w:rPr>
        <w:t xml:space="preserve">е использование помогает разобраться с различными комбинациями взаимосвязей областей матрицы </w:t>
      </w:r>
      <w:r w:rsidRPr="001F0697">
        <w:rPr>
          <w:rFonts w:ascii="Times New Roman" w:eastAsia="Times New Roman" w:hAnsi="Times New Roman" w:cs="Times New Roman"/>
          <w:sz w:val="28"/>
          <w:szCs w:val="24"/>
          <w:lang w:val="en-US" w:eastAsia="ru-RU"/>
        </w:rPr>
        <w:t>SWOT</w:t>
      </w:r>
      <w:r w:rsidRPr="001F0697">
        <w:rPr>
          <w:rFonts w:ascii="Times New Roman" w:eastAsia="Times New Roman" w:hAnsi="Times New Roman" w:cs="Times New Roman"/>
          <w:sz w:val="28"/>
          <w:szCs w:val="24"/>
          <w:lang w:eastAsia="ru-RU"/>
        </w:rPr>
        <w:t>.</w:t>
      </w:r>
    </w:p>
    <w:p w14:paraId="2F5C7E5A" w14:textId="3F5517A2" w:rsidR="001F0697" w:rsidRPr="001F0697" w:rsidRDefault="001F0697" w:rsidP="001F0697">
      <w:pPr>
        <w:spacing w:after="0" w:line="276" w:lineRule="auto"/>
        <w:ind w:firstLine="567"/>
        <w:jc w:val="right"/>
        <w:rPr>
          <w:rFonts w:ascii="Times New Roman" w:eastAsia="Times New Roman" w:hAnsi="Times New Roman" w:cs="Times New Roman"/>
          <w:sz w:val="26"/>
          <w:szCs w:val="26"/>
        </w:rPr>
      </w:pPr>
      <w:r w:rsidRPr="001F0697">
        <w:rPr>
          <w:rFonts w:ascii="Times New Roman" w:eastAsia="Times New Roman" w:hAnsi="Times New Roman" w:cs="Times New Roman"/>
          <w:sz w:val="28"/>
          <w:szCs w:val="26"/>
        </w:rPr>
        <w:t xml:space="preserve">Таблица </w:t>
      </w:r>
      <w:r w:rsidR="00FC2E19">
        <w:rPr>
          <w:rFonts w:ascii="Times New Roman" w:eastAsia="Times New Roman" w:hAnsi="Times New Roman" w:cs="Times New Roman"/>
          <w:sz w:val="28"/>
          <w:szCs w:val="26"/>
        </w:rPr>
        <w:t>7</w:t>
      </w:r>
      <w:r w:rsidRPr="001F0697">
        <w:rPr>
          <w:rFonts w:ascii="Times New Roman" w:eastAsia="Times New Roman" w:hAnsi="Times New Roman" w:cs="Times New Roman"/>
          <w:sz w:val="28"/>
          <w:szCs w:val="26"/>
        </w:rPr>
        <w:t xml:space="preserve"> – </w:t>
      </w:r>
      <w:r w:rsidRPr="001F0697">
        <w:rPr>
          <w:rFonts w:ascii="Times New Roman" w:eastAsia="Times New Roman" w:hAnsi="Times New Roman" w:cs="Times New Roman"/>
          <w:sz w:val="26"/>
          <w:szCs w:val="26"/>
        </w:rPr>
        <w:t>Интерактивная матрица проекта</w:t>
      </w:r>
    </w:p>
    <w:tbl>
      <w:tblPr>
        <w:tblW w:w="4317"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48"/>
        <w:gridCol w:w="1319"/>
        <w:gridCol w:w="1313"/>
        <w:gridCol w:w="1313"/>
        <w:gridCol w:w="1313"/>
        <w:gridCol w:w="1307"/>
      </w:tblGrid>
      <w:tr w:rsidR="001F0697" w:rsidRPr="001F0697" w14:paraId="5489430E" w14:textId="77777777" w:rsidTr="001F0697">
        <w:tc>
          <w:tcPr>
            <w:tcW w:w="5000" w:type="pct"/>
            <w:gridSpan w:val="6"/>
            <w:shd w:val="clear" w:color="auto" w:fill="auto"/>
            <w:vAlign w:val="center"/>
          </w:tcPr>
          <w:p w14:paraId="0A680B6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091FBEE3" w14:textId="77777777" w:rsidTr="001F0697">
        <w:tc>
          <w:tcPr>
            <w:tcW w:w="1051" w:type="pct"/>
            <w:vMerge w:val="restart"/>
            <w:shd w:val="clear" w:color="auto" w:fill="auto"/>
            <w:vAlign w:val="center"/>
          </w:tcPr>
          <w:p w14:paraId="30DE607B"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Возможности проекта</w:t>
            </w:r>
          </w:p>
        </w:tc>
        <w:tc>
          <w:tcPr>
            <w:tcW w:w="793" w:type="pct"/>
            <w:shd w:val="clear" w:color="auto" w:fill="auto"/>
          </w:tcPr>
          <w:p w14:paraId="5E2813D7"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0" w:type="pct"/>
            <w:shd w:val="clear" w:color="auto" w:fill="auto"/>
            <w:vAlign w:val="center"/>
          </w:tcPr>
          <w:p w14:paraId="428E120C"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С1</w:t>
            </w:r>
          </w:p>
        </w:tc>
        <w:tc>
          <w:tcPr>
            <w:tcW w:w="790" w:type="pct"/>
            <w:shd w:val="clear" w:color="auto" w:fill="auto"/>
            <w:vAlign w:val="center"/>
          </w:tcPr>
          <w:p w14:paraId="5F572243"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С2</w:t>
            </w:r>
          </w:p>
        </w:tc>
        <w:tc>
          <w:tcPr>
            <w:tcW w:w="790" w:type="pct"/>
            <w:shd w:val="clear" w:color="auto" w:fill="auto"/>
            <w:vAlign w:val="center"/>
          </w:tcPr>
          <w:p w14:paraId="2CCA3E41"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С3</w:t>
            </w:r>
          </w:p>
        </w:tc>
        <w:tc>
          <w:tcPr>
            <w:tcW w:w="787" w:type="pct"/>
            <w:shd w:val="clear" w:color="auto" w:fill="auto"/>
            <w:vAlign w:val="center"/>
          </w:tcPr>
          <w:p w14:paraId="65C31C4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С4</w:t>
            </w:r>
          </w:p>
        </w:tc>
      </w:tr>
      <w:tr w:rsidR="001F0697" w:rsidRPr="001F0697" w14:paraId="521FCD9D" w14:textId="77777777" w:rsidTr="001F0697">
        <w:tc>
          <w:tcPr>
            <w:tcW w:w="1051" w:type="pct"/>
            <w:vMerge/>
            <w:shd w:val="clear" w:color="auto" w:fill="auto"/>
          </w:tcPr>
          <w:p w14:paraId="21EAB2B4"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3D66B9F"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В1</w:t>
            </w:r>
          </w:p>
        </w:tc>
        <w:tc>
          <w:tcPr>
            <w:tcW w:w="790" w:type="pct"/>
            <w:shd w:val="clear" w:color="auto" w:fill="auto"/>
            <w:vAlign w:val="center"/>
          </w:tcPr>
          <w:p w14:paraId="13EB9080"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4F133AE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0</w:t>
            </w:r>
          </w:p>
        </w:tc>
        <w:tc>
          <w:tcPr>
            <w:tcW w:w="790" w:type="pct"/>
            <w:shd w:val="clear" w:color="auto" w:fill="auto"/>
            <w:vAlign w:val="center"/>
          </w:tcPr>
          <w:p w14:paraId="2FC7261B"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060D9528"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r w:rsidR="001F0697" w:rsidRPr="001F0697" w14:paraId="1F41781C" w14:textId="77777777" w:rsidTr="001F0697">
        <w:tc>
          <w:tcPr>
            <w:tcW w:w="1051" w:type="pct"/>
            <w:vMerge/>
            <w:shd w:val="clear" w:color="auto" w:fill="auto"/>
          </w:tcPr>
          <w:p w14:paraId="291FCEB6" w14:textId="77777777" w:rsidR="001F0697" w:rsidRPr="001F0697" w:rsidRDefault="001F0697" w:rsidP="001F0697">
            <w:pPr>
              <w:spacing w:after="0" w:line="240" w:lineRule="auto"/>
              <w:jc w:val="both"/>
              <w:rPr>
                <w:rFonts w:ascii="Times New Roman" w:eastAsia="Calibri" w:hAnsi="Times New Roman" w:cs="Times New Roman"/>
                <w:sz w:val="24"/>
                <w:szCs w:val="24"/>
              </w:rPr>
            </w:pPr>
          </w:p>
        </w:tc>
        <w:tc>
          <w:tcPr>
            <w:tcW w:w="793" w:type="pct"/>
            <w:shd w:val="clear" w:color="auto" w:fill="auto"/>
          </w:tcPr>
          <w:p w14:paraId="4449EB51" w14:textId="77777777" w:rsidR="001F0697" w:rsidRPr="001F0697" w:rsidRDefault="001F0697" w:rsidP="001F0697">
            <w:pPr>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В2</w:t>
            </w:r>
          </w:p>
        </w:tc>
        <w:tc>
          <w:tcPr>
            <w:tcW w:w="790" w:type="pct"/>
            <w:shd w:val="clear" w:color="auto" w:fill="auto"/>
            <w:vAlign w:val="center"/>
          </w:tcPr>
          <w:p w14:paraId="62D55C0A"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2E38CEC4"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90" w:type="pct"/>
            <w:shd w:val="clear" w:color="auto" w:fill="auto"/>
            <w:vAlign w:val="center"/>
          </w:tcPr>
          <w:p w14:paraId="5460F497"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c>
          <w:tcPr>
            <w:tcW w:w="787" w:type="pct"/>
            <w:shd w:val="clear" w:color="auto" w:fill="auto"/>
            <w:vAlign w:val="center"/>
          </w:tcPr>
          <w:p w14:paraId="26943852" w14:textId="77777777" w:rsidR="001F0697" w:rsidRPr="001F0697" w:rsidRDefault="001F0697" w:rsidP="001F0697">
            <w:pPr>
              <w:spacing w:after="0" w:line="240" w:lineRule="auto"/>
              <w:jc w:val="center"/>
              <w:rPr>
                <w:rFonts w:ascii="Times New Roman" w:eastAsia="Calibri" w:hAnsi="Times New Roman" w:cs="Times New Roman"/>
                <w:sz w:val="24"/>
                <w:szCs w:val="24"/>
              </w:rPr>
            </w:pPr>
            <w:r w:rsidRPr="001F0697">
              <w:rPr>
                <w:rFonts w:ascii="Times New Roman" w:eastAsia="Calibri" w:hAnsi="Times New Roman" w:cs="Times New Roman"/>
                <w:sz w:val="24"/>
                <w:szCs w:val="24"/>
              </w:rPr>
              <w:t>-</w:t>
            </w:r>
          </w:p>
        </w:tc>
      </w:tr>
    </w:tbl>
    <w:p w14:paraId="2DA9873D"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6"/>
        <w:gridCol w:w="1393"/>
        <w:gridCol w:w="1276"/>
        <w:gridCol w:w="1276"/>
      </w:tblGrid>
      <w:tr w:rsidR="001F0697" w:rsidRPr="001F0697" w14:paraId="71BAB436" w14:textId="77777777" w:rsidTr="001F0697">
        <w:tc>
          <w:tcPr>
            <w:tcW w:w="5000" w:type="pct"/>
            <w:gridSpan w:val="4"/>
            <w:shd w:val="clear" w:color="auto" w:fill="auto"/>
            <w:vAlign w:val="center"/>
          </w:tcPr>
          <w:p w14:paraId="5BB60A6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577437A5" w14:textId="77777777" w:rsidTr="001F0697">
        <w:tc>
          <w:tcPr>
            <w:tcW w:w="1522" w:type="pct"/>
            <w:vMerge w:val="restart"/>
            <w:shd w:val="clear" w:color="auto" w:fill="auto"/>
            <w:vAlign w:val="center"/>
          </w:tcPr>
          <w:p w14:paraId="22A079C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Возможности проекта</w:t>
            </w:r>
          </w:p>
        </w:tc>
        <w:tc>
          <w:tcPr>
            <w:tcW w:w="1228" w:type="pct"/>
            <w:shd w:val="clear" w:color="auto" w:fill="auto"/>
          </w:tcPr>
          <w:p w14:paraId="016D5C7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5" w:type="pct"/>
            <w:shd w:val="clear" w:color="auto" w:fill="auto"/>
            <w:vAlign w:val="center"/>
          </w:tcPr>
          <w:p w14:paraId="5B80A3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711541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5515BD6F" w14:textId="77777777" w:rsidTr="001F0697">
        <w:tc>
          <w:tcPr>
            <w:tcW w:w="1522" w:type="pct"/>
            <w:vMerge/>
            <w:shd w:val="clear" w:color="auto" w:fill="auto"/>
          </w:tcPr>
          <w:p w14:paraId="20878C3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0B1BA4B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В1</w:t>
            </w:r>
          </w:p>
        </w:tc>
        <w:tc>
          <w:tcPr>
            <w:tcW w:w="1125" w:type="pct"/>
            <w:shd w:val="clear" w:color="auto" w:fill="auto"/>
            <w:vAlign w:val="center"/>
          </w:tcPr>
          <w:p w14:paraId="3E8B3F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7F149E9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111D7B8A" w14:textId="77777777" w:rsidTr="001F0697">
        <w:tc>
          <w:tcPr>
            <w:tcW w:w="1522" w:type="pct"/>
            <w:vMerge/>
            <w:shd w:val="clear" w:color="auto" w:fill="auto"/>
          </w:tcPr>
          <w:p w14:paraId="3E11216B"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28" w:type="pct"/>
            <w:shd w:val="clear" w:color="auto" w:fill="auto"/>
          </w:tcPr>
          <w:p w14:paraId="323BD46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В2</w:t>
            </w:r>
          </w:p>
        </w:tc>
        <w:tc>
          <w:tcPr>
            <w:tcW w:w="1125" w:type="pct"/>
            <w:shd w:val="clear" w:color="auto" w:fill="auto"/>
            <w:vAlign w:val="center"/>
          </w:tcPr>
          <w:p w14:paraId="3C500E5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66421B4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33192391"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4269"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4"/>
        <w:gridCol w:w="1277"/>
        <w:gridCol w:w="1274"/>
        <w:gridCol w:w="1419"/>
        <w:gridCol w:w="1133"/>
      </w:tblGrid>
      <w:tr w:rsidR="001F0697" w:rsidRPr="001F0697" w14:paraId="61C069B2" w14:textId="77777777" w:rsidTr="001F0697">
        <w:tc>
          <w:tcPr>
            <w:tcW w:w="5000" w:type="pct"/>
            <w:gridSpan w:val="6"/>
            <w:shd w:val="clear" w:color="auto" w:fill="auto"/>
            <w:vAlign w:val="center"/>
          </w:tcPr>
          <w:p w14:paraId="6676419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Сильные стороны проекта</w:t>
            </w:r>
          </w:p>
        </w:tc>
      </w:tr>
      <w:tr w:rsidR="001F0697" w:rsidRPr="001F0697" w14:paraId="5E717554" w14:textId="77777777" w:rsidTr="001F0697">
        <w:tc>
          <w:tcPr>
            <w:tcW w:w="1048" w:type="pct"/>
            <w:vMerge w:val="restart"/>
            <w:shd w:val="clear" w:color="auto" w:fill="auto"/>
            <w:vAlign w:val="center"/>
          </w:tcPr>
          <w:p w14:paraId="2DA3B1F3"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848" w:type="pct"/>
            <w:shd w:val="clear" w:color="auto" w:fill="auto"/>
          </w:tcPr>
          <w:p w14:paraId="7BEE7A6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777" w:type="pct"/>
            <w:shd w:val="clear" w:color="auto" w:fill="auto"/>
            <w:vAlign w:val="center"/>
          </w:tcPr>
          <w:p w14:paraId="06DB04C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С1</w:t>
            </w:r>
          </w:p>
        </w:tc>
        <w:tc>
          <w:tcPr>
            <w:tcW w:w="775" w:type="pct"/>
            <w:shd w:val="clear" w:color="auto" w:fill="auto"/>
            <w:vAlign w:val="center"/>
          </w:tcPr>
          <w:p w14:paraId="1B524EA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С2</w:t>
            </w:r>
          </w:p>
        </w:tc>
        <w:tc>
          <w:tcPr>
            <w:tcW w:w="863" w:type="pct"/>
            <w:shd w:val="clear" w:color="auto" w:fill="auto"/>
            <w:vAlign w:val="center"/>
          </w:tcPr>
          <w:p w14:paraId="3F9F739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С3</w:t>
            </w:r>
          </w:p>
        </w:tc>
        <w:tc>
          <w:tcPr>
            <w:tcW w:w="690" w:type="pct"/>
            <w:shd w:val="clear" w:color="auto" w:fill="auto"/>
            <w:vAlign w:val="center"/>
          </w:tcPr>
          <w:p w14:paraId="63235B4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С4</w:t>
            </w:r>
          </w:p>
        </w:tc>
      </w:tr>
      <w:tr w:rsidR="001F0697" w:rsidRPr="001F0697" w14:paraId="39E7F1E3" w14:textId="77777777" w:rsidTr="001F0697">
        <w:tc>
          <w:tcPr>
            <w:tcW w:w="1048" w:type="pct"/>
            <w:vMerge/>
            <w:shd w:val="clear" w:color="auto" w:fill="auto"/>
          </w:tcPr>
          <w:p w14:paraId="41AEFCB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122EE12"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777" w:type="pct"/>
            <w:shd w:val="clear" w:color="auto" w:fill="auto"/>
            <w:vAlign w:val="center"/>
          </w:tcPr>
          <w:p w14:paraId="64141BB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277A94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73A5B6F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37685DE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EA5318A" w14:textId="77777777" w:rsidTr="001F0697">
        <w:tc>
          <w:tcPr>
            <w:tcW w:w="1048" w:type="pct"/>
            <w:vMerge/>
            <w:shd w:val="clear" w:color="auto" w:fill="auto"/>
          </w:tcPr>
          <w:p w14:paraId="1237726D"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42D74B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777" w:type="pct"/>
            <w:shd w:val="clear" w:color="auto" w:fill="auto"/>
            <w:vAlign w:val="center"/>
          </w:tcPr>
          <w:p w14:paraId="0EE3AEB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4FB3076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222F37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690" w:type="pct"/>
            <w:shd w:val="clear" w:color="auto" w:fill="auto"/>
            <w:vAlign w:val="center"/>
          </w:tcPr>
          <w:p w14:paraId="086E685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r>
      <w:tr w:rsidR="001F0697" w:rsidRPr="001F0697" w14:paraId="2C63288D" w14:textId="77777777" w:rsidTr="001F0697">
        <w:tc>
          <w:tcPr>
            <w:tcW w:w="1048" w:type="pct"/>
            <w:vMerge/>
            <w:shd w:val="clear" w:color="auto" w:fill="auto"/>
          </w:tcPr>
          <w:p w14:paraId="726A387F"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848" w:type="pct"/>
            <w:shd w:val="clear" w:color="auto" w:fill="auto"/>
          </w:tcPr>
          <w:p w14:paraId="70065745"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777" w:type="pct"/>
            <w:shd w:val="clear" w:color="auto" w:fill="auto"/>
            <w:vAlign w:val="center"/>
          </w:tcPr>
          <w:p w14:paraId="3E4EEB1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775" w:type="pct"/>
            <w:shd w:val="clear" w:color="auto" w:fill="auto"/>
            <w:vAlign w:val="center"/>
          </w:tcPr>
          <w:p w14:paraId="749D1F3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63" w:type="pct"/>
            <w:shd w:val="clear" w:color="auto" w:fill="auto"/>
            <w:vAlign w:val="center"/>
          </w:tcPr>
          <w:p w14:paraId="4AC3E06B"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690" w:type="pct"/>
            <w:shd w:val="clear" w:color="auto" w:fill="auto"/>
            <w:vAlign w:val="center"/>
          </w:tcPr>
          <w:p w14:paraId="5785358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73177F03" w14:textId="77777777" w:rsidR="001F0697" w:rsidRPr="001F0697" w:rsidRDefault="001F0697" w:rsidP="001F0697">
      <w:pPr>
        <w:spacing w:after="0" w:line="240" w:lineRule="auto"/>
        <w:contextualSpacing/>
        <w:jc w:val="both"/>
        <w:rPr>
          <w:rFonts w:ascii="Times New Roman" w:eastAsia="Times New Roman" w:hAnsi="Times New Roman" w:cs="Times New Roman"/>
          <w:color w:val="000000"/>
          <w:sz w:val="24"/>
          <w:szCs w:val="24"/>
        </w:rPr>
      </w:pPr>
    </w:p>
    <w:tbl>
      <w:tblPr>
        <w:tblW w:w="2945" w:type="pct"/>
        <w:tblInd w:w="8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723"/>
        <w:gridCol w:w="1397"/>
        <w:gridCol w:w="1275"/>
        <w:gridCol w:w="1276"/>
      </w:tblGrid>
      <w:tr w:rsidR="001F0697" w:rsidRPr="001F0697" w14:paraId="6522EE57" w14:textId="77777777" w:rsidTr="001F0697">
        <w:tc>
          <w:tcPr>
            <w:tcW w:w="5000" w:type="pct"/>
            <w:gridSpan w:val="4"/>
            <w:shd w:val="clear" w:color="auto" w:fill="auto"/>
            <w:vAlign w:val="center"/>
          </w:tcPr>
          <w:p w14:paraId="677095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Слабые стороны проекта</w:t>
            </w:r>
          </w:p>
        </w:tc>
      </w:tr>
      <w:tr w:rsidR="001F0697" w:rsidRPr="001F0697" w14:paraId="4F0163DF" w14:textId="77777777" w:rsidTr="001F0697">
        <w:tc>
          <w:tcPr>
            <w:tcW w:w="1519" w:type="pct"/>
            <w:vMerge w:val="restart"/>
            <w:shd w:val="clear" w:color="auto" w:fill="auto"/>
            <w:vAlign w:val="center"/>
          </w:tcPr>
          <w:p w14:paraId="081E5FF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Угрозы проекта</w:t>
            </w:r>
          </w:p>
        </w:tc>
        <w:tc>
          <w:tcPr>
            <w:tcW w:w="1232" w:type="pct"/>
            <w:shd w:val="clear" w:color="auto" w:fill="auto"/>
          </w:tcPr>
          <w:p w14:paraId="105450D6"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124" w:type="pct"/>
            <w:shd w:val="clear" w:color="auto" w:fill="auto"/>
            <w:vAlign w:val="center"/>
          </w:tcPr>
          <w:p w14:paraId="0DADEDD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СЛ1</w:t>
            </w:r>
          </w:p>
        </w:tc>
        <w:tc>
          <w:tcPr>
            <w:tcW w:w="1125" w:type="pct"/>
            <w:shd w:val="clear" w:color="auto" w:fill="auto"/>
            <w:vAlign w:val="center"/>
          </w:tcPr>
          <w:p w14:paraId="648B4C7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СЛ2</w:t>
            </w:r>
          </w:p>
        </w:tc>
      </w:tr>
      <w:tr w:rsidR="001F0697" w:rsidRPr="001F0697" w14:paraId="29242EB4" w14:textId="77777777" w:rsidTr="001F0697">
        <w:tc>
          <w:tcPr>
            <w:tcW w:w="1519" w:type="pct"/>
            <w:vMerge/>
            <w:shd w:val="clear" w:color="auto" w:fill="auto"/>
          </w:tcPr>
          <w:p w14:paraId="03613868"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3BDB1D1"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У1</w:t>
            </w:r>
          </w:p>
        </w:tc>
        <w:tc>
          <w:tcPr>
            <w:tcW w:w="1124" w:type="pct"/>
            <w:shd w:val="clear" w:color="auto" w:fill="auto"/>
            <w:vAlign w:val="center"/>
          </w:tcPr>
          <w:p w14:paraId="5F5B761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0</w:t>
            </w:r>
          </w:p>
        </w:tc>
        <w:tc>
          <w:tcPr>
            <w:tcW w:w="1125" w:type="pct"/>
            <w:shd w:val="clear" w:color="auto" w:fill="auto"/>
            <w:vAlign w:val="center"/>
          </w:tcPr>
          <w:p w14:paraId="52CD4D8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0CC7AA4C" w14:textId="77777777" w:rsidTr="001F0697">
        <w:tc>
          <w:tcPr>
            <w:tcW w:w="1519" w:type="pct"/>
            <w:vMerge/>
            <w:shd w:val="clear" w:color="auto" w:fill="auto"/>
          </w:tcPr>
          <w:p w14:paraId="6C207020"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337A796E"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У2</w:t>
            </w:r>
          </w:p>
        </w:tc>
        <w:tc>
          <w:tcPr>
            <w:tcW w:w="1124" w:type="pct"/>
            <w:shd w:val="clear" w:color="auto" w:fill="auto"/>
            <w:vAlign w:val="center"/>
          </w:tcPr>
          <w:p w14:paraId="7C9149E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CCCEDB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r w:rsidR="001F0697" w:rsidRPr="001F0697" w14:paraId="3621D554" w14:textId="77777777" w:rsidTr="001F0697">
        <w:tc>
          <w:tcPr>
            <w:tcW w:w="1519" w:type="pct"/>
            <w:vMerge/>
            <w:shd w:val="clear" w:color="auto" w:fill="auto"/>
          </w:tcPr>
          <w:p w14:paraId="62DCD6FC"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p>
        </w:tc>
        <w:tc>
          <w:tcPr>
            <w:tcW w:w="1232" w:type="pct"/>
            <w:shd w:val="clear" w:color="auto" w:fill="auto"/>
          </w:tcPr>
          <w:p w14:paraId="4D307649" w14:textId="77777777" w:rsidR="001F0697" w:rsidRPr="001F0697" w:rsidRDefault="001F0697" w:rsidP="001F0697">
            <w:pPr>
              <w:spacing w:after="0" w:line="240" w:lineRule="auto"/>
              <w:jc w:val="both"/>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У3</w:t>
            </w:r>
          </w:p>
        </w:tc>
        <w:tc>
          <w:tcPr>
            <w:tcW w:w="1124" w:type="pct"/>
            <w:shd w:val="clear" w:color="auto" w:fill="auto"/>
            <w:vAlign w:val="center"/>
          </w:tcPr>
          <w:p w14:paraId="5736A83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1125" w:type="pct"/>
            <w:shd w:val="clear" w:color="auto" w:fill="auto"/>
            <w:vAlign w:val="center"/>
          </w:tcPr>
          <w:p w14:paraId="66DFE35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r>
    </w:tbl>
    <w:p w14:paraId="4B01C4FE" w14:textId="1B072952" w:rsidR="001F0697" w:rsidRDefault="001F0697" w:rsidP="001F0697">
      <w:pPr>
        <w:spacing w:after="0" w:line="276" w:lineRule="auto"/>
        <w:ind w:firstLine="567"/>
        <w:jc w:val="both"/>
        <w:rPr>
          <w:rFonts w:ascii="Times New Roman" w:eastAsia="Times New Roman" w:hAnsi="Times New Roman" w:cs="Times New Roman"/>
          <w:sz w:val="24"/>
          <w:szCs w:val="24"/>
        </w:rPr>
      </w:pPr>
    </w:p>
    <w:p w14:paraId="7CC8E988" w14:textId="42A550CA" w:rsidR="00775658" w:rsidRDefault="00775658" w:rsidP="001F0697">
      <w:pPr>
        <w:spacing w:after="0" w:line="276" w:lineRule="auto"/>
        <w:ind w:firstLine="567"/>
        <w:jc w:val="both"/>
        <w:rPr>
          <w:rFonts w:ascii="Times New Roman" w:eastAsia="Times New Roman" w:hAnsi="Times New Roman" w:cs="Times New Roman"/>
          <w:sz w:val="24"/>
          <w:szCs w:val="24"/>
        </w:rPr>
      </w:pPr>
    </w:p>
    <w:p w14:paraId="5B193464" w14:textId="4F874C70"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148C3BFB" w14:textId="5C94DC6E"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5D942FF" w14:textId="688BBDE9"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540182C3" w14:textId="66CF9A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455CA539" w14:textId="40206237"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3564BEB5" w14:textId="0FFD413B" w:rsidR="00FC2E19" w:rsidRDefault="00FC2E19" w:rsidP="001F0697">
      <w:pPr>
        <w:spacing w:after="0" w:line="276" w:lineRule="auto"/>
        <w:ind w:firstLine="567"/>
        <w:jc w:val="both"/>
        <w:rPr>
          <w:rFonts w:ascii="Times New Roman" w:eastAsia="Times New Roman" w:hAnsi="Times New Roman" w:cs="Times New Roman"/>
          <w:sz w:val="24"/>
          <w:szCs w:val="24"/>
        </w:rPr>
      </w:pPr>
    </w:p>
    <w:p w14:paraId="01BC26A4" w14:textId="77777777" w:rsidR="00FC2E19" w:rsidRPr="001F0697" w:rsidRDefault="00FC2E19" w:rsidP="001F0697">
      <w:pPr>
        <w:spacing w:after="0" w:line="276" w:lineRule="auto"/>
        <w:ind w:firstLine="567"/>
        <w:jc w:val="both"/>
        <w:rPr>
          <w:rFonts w:ascii="Times New Roman" w:eastAsia="Times New Roman" w:hAnsi="Times New Roman" w:cs="Times New Roman"/>
          <w:sz w:val="24"/>
          <w:szCs w:val="24"/>
        </w:rPr>
      </w:pPr>
    </w:p>
    <w:p w14:paraId="1DEF1712" w14:textId="45102934" w:rsidR="001F0697" w:rsidRPr="001F0697" w:rsidRDefault="001F0697" w:rsidP="001F0697">
      <w:pPr>
        <w:pStyle w:val="3"/>
        <w:rPr>
          <w:rFonts w:eastAsia="Times New Roman"/>
        </w:rPr>
      </w:pPr>
      <w:bookmarkStart w:id="228" w:name="_Toc62603037"/>
      <w:r>
        <w:rPr>
          <w:rFonts w:eastAsia="Times New Roman"/>
        </w:rPr>
        <w:lastRenderedPageBreak/>
        <w:t>5.</w:t>
      </w:r>
      <w:r w:rsidRPr="001F0697">
        <w:rPr>
          <w:rFonts w:eastAsia="Times New Roman"/>
        </w:rPr>
        <w:t>1.4. Оценка готовности проекта к коммерциализации</w:t>
      </w:r>
      <w:bookmarkEnd w:id="228"/>
    </w:p>
    <w:p w14:paraId="0E0B25C1" w14:textId="61BD4E50" w:rsidR="00775658"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Для определения степени готовности научной разработки к коммерциализации каждый аспект проекта оценивается по пятибалльной шкале. Проект оценивается с точки зрения его проработанности и с точки зрения готовности разработчика к реализации. Полученные оценки представлены в таблице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Оценки суммируются, на основании полученной суммы можно говорить о степени готовности проекта к коммерциализации.</w:t>
      </w:r>
    </w:p>
    <w:p w14:paraId="6A96B8EB" w14:textId="0A2E3EA7" w:rsidR="001F0697" w:rsidRPr="001F0697" w:rsidRDefault="001F0697" w:rsidP="001F0697">
      <w:pPr>
        <w:spacing w:after="0" w:line="360" w:lineRule="auto"/>
        <w:ind w:firstLine="1134"/>
        <w:jc w:val="both"/>
        <w:rPr>
          <w:rFonts w:ascii="Times New Roman" w:eastAsia="Times New Roman" w:hAnsi="Times New Roman" w:cs="Times New Roman"/>
          <w:sz w:val="28"/>
          <w:szCs w:val="24"/>
          <w:lang w:eastAsia="ru-RU"/>
        </w:rPr>
      </w:pPr>
      <w:r w:rsidRPr="001F0697">
        <w:rPr>
          <w:rFonts w:ascii="Times New Roman" w:eastAsia="Times New Roman" w:hAnsi="Times New Roman" w:cs="Times New Roman"/>
          <w:sz w:val="28"/>
          <w:szCs w:val="24"/>
          <w:lang w:eastAsia="ru-RU"/>
        </w:rPr>
        <w:t xml:space="preserve">Таблица </w:t>
      </w:r>
      <w:r w:rsidR="00FC2E19">
        <w:rPr>
          <w:rFonts w:ascii="Times New Roman" w:eastAsia="Times New Roman" w:hAnsi="Times New Roman" w:cs="Times New Roman"/>
          <w:sz w:val="28"/>
          <w:szCs w:val="24"/>
          <w:lang w:eastAsia="ru-RU"/>
        </w:rPr>
        <w:t>8</w:t>
      </w:r>
      <w:r w:rsidRPr="001F0697">
        <w:rPr>
          <w:rFonts w:ascii="Times New Roman" w:eastAsia="Times New Roman" w:hAnsi="Times New Roman" w:cs="Times New Roman"/>
          <w:sz w:val="28"/>
          <w:szCs w:val="24"/>
          <w:lang w:eastAsia="ru-RU"/>
        </w:rPr>
        <w:t xml:space="preserve"> – Бланк оценки степени готовности научного проекта к коммерциализации</w:t>
      </w:r>
    </w:p>
    <w:tbl>
      <w:tblPr>
        <w:tblW w:w="5000" w:type="pct"/>
        <w:tblInd w:w="-38" w:type="dxa"/>
        <w:tblLayout w:type="fixed"/>
        <w:tblCellMar>
          <w:left w:w="40" w:type="dxa"/>
          <w:right w:w="40" w:type="dxa"/>
        </w:tblCellMar>
        <w:tblLook w:val="00A0" w:firstRow="1" w:lastRow="0" w:firstColumn="1" w:lastColumn="0" w:noHBand="0" w:noVBand="0"/>
      </w:tblPr>
      <w:tblGrid>
        <w:gridCol w:w="445"/>
        <w:gridCol w:w="5681"/>
        <w:gridCol w:w="1951"/>
        <w:gridCol w:w="1545"/>
      </w:tblGrid>
      <w:tr w:rsidR="001F0697" w:rsidRPr="001F0697" w14:paraId="4337F16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3341072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п/п</w:t>
            </w:r>
          </w:p>
        </w:tc>
        <w:tc>
          <w:tcPr>
            <w:tcW w:w="2952" w:type="pct"/>
            <w:tcBorders>
              <w:top w:val="single" w:sz="6" w:space="0" w:color="auto"/>
              <w:left w:val="single" w:sz="6" w:space="0" w:color="auto"/>
              <w:bottom w:val="single" w:sz="6" w:space="0" w:color="auto"/>
              <w:right w:val="single" w:sz="6" w:space="0" w:color="auto"/>
            </w:tcBorders>
            <w:vAlign w:val="center"/>
          </w:tcPr>
          <w:p w14:paraId="60BD5A8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Наименование</w:t>
            </w:r>
          </w:p>
        </w:tc>
        <w:tc>
          <w:tcPr>
            <w:tcW w:w="1014" w:type="pct"/>
            <w:tcBorders>
              <w:top w:val="single" w:sz="6" w:space="0" w:color="auto"/>
              <w:left w:val="single" w:sz="6" w:space="0" w:color="auto"/>
              <w:bottom w:val="single" w:sz="6" w:space="0" w:color="auto"/>
              <w:right w:val="single" w:sz="6" w:space="0" w:color="auto"/>
            </w:tcBorders>
            <w:vAlign w:val="center"/>
          </w:tcPr>
          <w:p w14:paraId="5B47FA8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Степень проработанности научного проекта</w:t>
            </w:r>
          </w:p>
        </w:tc>
        <w:tc>
          <w:tcPr>
            <w:tcW w:w="803" w:type="pct"/>
            <w:tcBorders>
              <w:top w:val="single" w:sz="6" w:space="0" w:color="auto"/>
              <w:left w:val="single" w:sz="6" w:space="0" w:color="auto"/>
              <w:bottom w:val="single" w:sz="6" w:space="0" w:color="auto"/>
              <w:right w:val="single" w:sz="6" w:space="0" w:color="auto"/>
            </w:tcBorders>
            <w:vAlign w:val="center"/>
          </w:tcPr>
          <w:p w14:paraId="73634A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Уровень имеющихся знаний у разработчика</w:t>
            </w:r>
          </w:p>
        </w:tc>
      </w:tr>
      <w:tr w:rsidR="001F0697" w:rsidRPr="001F0697" w14:paraId="412D797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4340EA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2952" w:type="pct"/>
            <w:tcBorders>
              <w:top w:val="single" w:sz="6" w:space="0" w:color="auto"/>
              <w:left w:val="single" w:sz="6" w:space="0" w:color="auto"/>
              <w:bottom w:val="single" w:sz="6" w:space="0" w:color="auto"/>
              <w:right w:val="single" w:sz="6" w:space="0" w:color="auto"/>
            </w:tcBorders>
            <w:vAlign w:val="center"/>
          </w:tcPr>
          <w:p w14:paraId="6C22CC2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 имеющийся научно-технический задел</w:t>
            </w:r>
          </w:p>
        </w:tc>
        <w:tc>
          <w:tcPr>
            <w:tcW w:w="1014" w:type="pct"/>
            <w:tcBorders>
              <w:top w:val="single" w:sz="6" w:space="0" w:color="auto"/>
              <w:left w:val="single" w:sz="6" w:space="0" w:color="auto"/>
              <w:bottom w:val="single" w:sz="6" w:space="0" w:color="auto"/>
              <w:right w:val="single" w:sz="6" w:space="0" w:color="auto"/>
            </w:tcBorders>
            <w:vAlign w:val="center"/>
          </w:tcPr>
          <w:p w14:paraId="0DFF93F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0DC5EC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3DDFB05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898F33E"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2952" w:type="pct"/>
            <w:tcBorders>
              <w:top w:val="single" w:sz="6" w:space="0" w:color="auto"/>
              <w:left w:val="single" w:sz="6" w:space="0" w:color="auto"/>
              <w:bottom w:val="single" w:sz="6" w:space="0" w:color="auto"/>
              <w:right w:val="single" w:sz="6" w:space="0" w:color="auto"/>
            </w:tcBorders>
            <w:vAlign w:val="center"/>
          </w:tcPr>
          <w:p w14:paraId="6EB8496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перспективные направления коммерциализации научно-технического</w:t>
            </w:r>
          </w:p>
          <w:p w14:paraId="2EE57B0B"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задела</w:t>
            </w:r>
          </w:p>
        </w:tc>
        <w:tc>
          <w:tcPr>
            <w:tcW w:w="1014" w:type="pct"/>
            <w:tcBorders>
              <w:top w:val="single" w:sz="6" w:space="0" w:color="auto"/>
              <w:left w:val="single" w:sz="6" w:space="0" w:color="auto"/>
              <w:bottom w:val="single" w:sz="6" w:space="0" w:color="auto"/>
              <w:right w:val="single" w:sz="6" w:space="0" w:color="auto"/>
            </w:tcBorders>
            <w:vAlign w:val="center"/>
          </w:tcPr>
          <w:p w14:paraId="34AE218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747F070"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CC7D2A5"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97D91B0"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2952" w:type="pct"/>
            <w:tcBorders>
              <w:top w:val="single" w:sz="6" w:space="0" w:color="auto"/>
              <w:left w:val="single" w:sz="6" w:space="0" w:color="auto"/>
              <w:bottom w:val="single" w:sz="6" w:space="0" w:color="auto"/>
              <w:right w:val="single" w:sz="6" w:space="0" w:color="auto"/>
            </w:tcBorders>
            <w:vAlign w:val="center"/>
          </w:tcPr>
          <w:p w14:paraId="714AE5BA" w14:textId="77777777" w:rsidR="001F0697" w:rsidRPr="001F0697" w:rsidRDefault="001F0697" w:rsidP="001F0697">
            <w:pPr>
              <w:autoSpaceDE w:val="0"/>
              <w:autoSpaceDN w:val="0"/>
              <w:adjustRightInd w:val="0"/>
              <w:spacing w:after="0" w:line="240" w:lineRule="auto"/>
              <w:rPr>
                <w:rFonts w:ascii="Franklin Gothic Medium Cond" w:eastAsia="Times New Roman" w:hAnsi="Franklin Gothic Medium Cond" w:cs="Franklin Gothic Medium Cond"/>
                <w:spacing w:val="20"/>
                <w:sz w:val="24"/>
                <w:szCs w:val="24"/>
                <w:lang w:eastAsia="ru-RU"/>
              </w:rPr>
            </w:pPr>
            <w:r w:rsidRPr="001F0697">
              <w:rPr>
                <w:rFonts w:ascii="Times New Roman" w:eastAsia="Times New Roman" w:hAnsi="Times New Roman" w:cs="Times New Roman"/>
                <w:sz w:val="24"/>
                <w:szCs w:val="24"/>
                <w:lang w:eastAsia="ru-RU"/>
              </w:rPr>
              <w:t>Определены отрасли и технологии (товары, услуги) для предложения на рынке</w:t>
            </w:r>
          </w:p>
        </w:tc>
        <w:tc>
          <w:tcPr>
            <w:tcW w:w="1014" w:type="pct"/>
            <w:tcBorders>
              <w:top w:val="single" w:sz="6" w:space="0" w:color="auto"/>
              <w:left w:val="single" w:sz="6" w:space="0" w:color="auto"/>
              <w:bottom w:val="single" w:sz="6" w:space="0" w:color="auto"/>
              <w:right w:val="single" w:sz="6" w:space="0" w:color="auto"/>
            </w:tcBorders>
            <w:vAlign w:val="center"/>
          </w:tcPr>
          <w:p w14:paraId="615BF3C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FA3DF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3448E9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E900F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2952" w:type="pct"/>
            <w:tcBorders>
              <w:top w:val="single" w:sz="6" w:space="0" w:color="auto"/>
              <w:left w:val="single" w:sz="6" w:space="0" w:color="auto"/>
              <w:bottom w:val="single" w:sz="6" w:space="0" w:color="auto"/>
              <w:right w:val="single" w:sz="6" w:space="0" w:color="auto"/>
            </w:tcBorders>
            <w:vAlign w:val="center"/>
          </w:tcPr>
          <w:p w14:paraId="2DD8169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pacing w:val="-10"/>
                <w:sz w:val="24"/>
                <w:szCs w:val="24"/>
                <w:lang w:eastAsia="ru-RU"/>
              </w:rPr>
            </w:pPr>
            <w:r w:rsidRPr="001F0697">
              <w:rPr>
                <w:rFonts w:ascii="Times New Roman" w:eastAsia="Times New Roman" w:hAnsi="Times New Roman" w:cs="Times New Roman"/>
                <w:sz w:val="24"/>
                <w:szCs w:val="24"/>
                <w:lang w:eastAsia="ru-RU"/>
              </w:rPr>
              <w:t xml:space="preserve">Определена товарная форма научно-технического задела для представления на </w:t>
            </w:r>
            <w:r w:rsidRPr="001F0697">
              <w:rPr>
                <w:rFonts w:ascii="Times New Roman" w:eastAsia="Times New Roman" w:hAnsi="Times New Roman" w:cs="Times New Roman"/>
                <w:spacing w:val="-10"/>
                <w:sz w:val="24"/>
                <w:szCs w:val="24"/>
                <w:lang w:eastAsia="ru-RU"/>
              </w:rPr>
              <w:t>рынок</w:t>
            </w:r>
          </w:p>
        </w:tc>
        <w:tc>
          <w:tcPr>
            <w:tcW w:w="1014" w:type="pct"/>
            <w:tcBorders>
              <w:top w:val="single" w:sz="6" w:space="0" w:color="auto"/>
              <w:left w:val="single" w:sz="6" w:space="0" w:color="auto"/>
              <w:bottom w:val="single" w:sz="6" w:space="0" w:color="auto"/>
              <w:right w:val="single" w:sz="6" w:space="0" w:color="auto"/>
            </w:tcBorders>
            <w:vAlign w:val="center"/>
          </w:tcPr>
          <w:p w14:paraId="55E89F6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583779B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5EFFAC92"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81FD48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2952" w:type="pct"/>
            <w:tcBorders>
              <w:top w:val="single" w:sz="6" w:space="0" w:color="auto"/>
              <w:left w:val="single" w:sz="6" w:space="0" w:color="auto"/>
              <w:bottom w:val="single" w:sz="6" w:space="0" w:color="auto"/>
              <w:right w:val="single" w:sz="6" w:space="0" w:color="auto"/>
            </w:tcBorders>
            <w:vAlign w:val="center"/>
          </w:tcPr>
          <w:p w14:paraId="582A3C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авторы и осуществлена охра</w:t>
            </w:r>
            <w:r w:rsidRPr="001F0697">
              <w:rPr>
                <w:rFonts w:ascii="Times New Roman" w:eastAsia="Times New Roman" w:hAnsi="Times New Roman" w:cs="Times New Roman"/>
                <w:sz w:val="24"/>
                <w:szCs w:val="24"/>
                <w:lang w:eastAsia="ru-RU"/>
              </w:rPr>
              <w:softHyphen/>
              <w:t>на их прав</w:t>
            </w:r>
          </w:p>
        </w:tc>
        <w:tc>
          <w:tcPr>
            <w:tcW w:w="1014" w:type="pct"/>
            <w:tcBorders>
              <w:top w:val="single" w:sz="6" w:space="0" w:color="auto"/>
              <w:left w:val="single" w:sz="6" w:space="0" w:color="auto"/>
              <w:bottom w:val="single" w:sz="6" w:space="0" w:color="auto"/>
              <w:right w:val="single" w:sz="6" w:space="0" w:color="auto"/>
            </w:tcBorders>
            <w:vAlign w:val="center"/>
          </w:tcPr>
          <w:p w14:paraId="675750D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c>
          <w:tcPr>
            <w:tcW w:w="803" w:type="pct"/>
            <w:tcBorders>
              <w:top w:val="single" w:sz="6" w:space="0" w:color="auto"/>
              <w:left w:val="single" w:sz="6" w:space="0" w:color="auto"/>
              <w:bottom w:val="single" w:sz="6" w:space="0" w:color="auto"/>
              <w:right w:val="single" w:sz="6" w:space="0" w:color="auto"/>
            </w:tcBorders>
            <w:vAlign w:val="center"/>
          </w:tcPr>
          <w:p w14:paraId="1BC4911C"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5</w:t>
            </w:r>
          </w:p>
        </w:tc>
      </w:tr>
      <w:tr w:rsidR="001F0697" w:rsidRPr="001F0697" w14:paraId="2CB30E64"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18C4F3C"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6.</w:t>
            </w:r>
          </w:p>
        </w:tc>
        <w:tc>
          <w:tcPr>
            <w:tcW w:w="2952" w:type="pct"/>
            <w:tcBorders>
              <w:top w:val="single" w:sz="6" w:space="0" w:color="auto"/>
              <w:left w:val="single" w:sz="6" w:space="0" w:color="auto"/>
              <w:bottom w:val="single" w:sz="6" w:space="0" w:color="auto"/>
              <w:right w:val="single" w:sz="6" w:space="0" w:color="auto"/>
            </w:tcBorders>
            <w:vAlign w:val="center"/>
          </w:tcPr>
          <w:p w14:paraId="4EC85D61"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Проведена оценка стоимости интеллектуальной собственности</w:t>
            </w:r>
          </w:p>
        </w:tc>
        <w:tc>
          <w:tcPr>
            <w:tcW w:w="1014" w:type="pct"/>
            <w:tcBorders>
              <w:top w:val="single" w:sz="6" w:space="0" w:color="auto"/>
              <w:left w:val="single" w:sz="6" w:space="0" w:color="auto"/>
              <w:bottom w:val="single" w:sz="6" w:space="0" w:color="auto"/>
              <w:right w:val="single" w:sz="6" w:space="0" w:color="auto"/>
            </w:tcBorders>
            <w:vAlign w:val="center"/>
          </w:tcPr>
          <w:p w14:paraId="77B32EF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301EE7E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5A4CFBD8"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C3BCFC4"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7.</w:t>
            </w:r>
          </w:p>
        </w:tc>
        <w:tc>
          <w:tcPr>
            <w:tcW w:w="2952" w:type="pct"/>
            <w:tcBorders>
              <w:top w:val="single" w:sz="6" w:space="0" w:color="auto"/>
              <w:left w:val="single" w:sz="6" w:space="0" w:color="auto"/>
              <w:bottom w:val="single" w:sz="6" w:space="0" w:color="auto"/>
              <w:right w:val="single" w:sz="6" w:space="0" w:color="auto"/>
            </w:tcBorders>
            <w:vAlign w:val="center"/>
          </w:tcPr>
          <w:p w14:paraId="4D9E904F"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Проведены маркетинговые исследования рынков сбыта</w:t>
            </w:r>
          </w:p>
        </w:tc>
        <w:tc>
          <w:tcPr>
            <w:tcW w:w="1014" w:type="pct"/>
            <w:tcBorders>
              <w:top w:val="single" w:sz="6" w:space="0" w:color="auto"/>
              <w:left w:val="single" w:sz="6" w:space="0" w:color="auto"/>
              <w:bottom w:val="single" w:sz="6" w:space="0" w:color="auto"/>
              <w:right w:val="single" w:sz="6" w:space="0" w:color="auto"/>
            </w:tcBorders>
            <w:vAlign w:val="center"/>
          </w:tcPr>
          <w:p w14:paraId="5712F52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D53937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295B226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56666F79"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8.</w:t>
            </w:r>
          </w:p>
        </w:tc>
        <w:tc>
          <w:tcPr>
            <w:tcW w:w="2952" w:type="pct"/>
            <w:tcBorders>
              <w:top w:val="single" w:sz="6" w:space="0" w:color="auto"/>
              <w:left w:val="single" w:sz="6" w:space="0" w:color="auto"/>
              <w:bottom w:val="single" w:sz="6" w:space="0" w:color="auto"/>
              <w:right w:val="single" w:sz="6" w:space="0" w:color="auto"/>
            </w:tcBorders>
            <w:vAlign w:val="center"/>
          </w:tcPr>
          <w:p w14:paraId="32CF6547"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 бизнес-план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96D12F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87E1E3F"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2B0BE11"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284419F2"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9.</w:t>
            </w:r>
          </w:p>
        </w:tc>
        <w:tc>
          <w:tcPr>
            <w:tcW w:w="2952" w:type="pct"/>
            <w:tcBorders>
              <w:top w:val="single" w:sz="6" w:space="0" w:color="auto"/>
              <w:left w:val="single" w:sz="6" w:space="0" w:color="auto"/>
              <w:bottom w:val="single" w:sz="6" w:space="0" w:color="auto"/>
              <w:right w:val="single" w:sz="6" w:space="0" w:color="auto"/>
            </w:tcBorders>
            <w:vAlign w:val="center"/>
          </w:tcPr>
          <w:p w14:paraId="57A41FCC" w14:textId="77777777" w:rsidR="001F0697" w:rsidRPr="001F0697" w:rsidRDefault="001F0697" w:rsidP="001F0697">
            <w:pPr>
              <w:autoSpaceDE w:val="0"/>
              <w:autoSpaceDN w:val="0"/>
              <w:adjustRightInd w:val="0"/>
              <w:spacing w:after="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Определены пути продвижения научной разработки на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4E64A88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c>
          <w:tcPr>
            <w:tcW w:w="803" w:type="pct"/>
            <w:tcBorders>
              <w:top w:val="single" w:sz="6" w:space="0" w:color="auto"/>
              <w:left w:val="single" w:sz="6" w:space="0" w:color="auto"/>
              <w:bottom w:val="single" w:sz="6" w:space="0" w:color="auto"/>
              <w:right w:val="single" w:sz="6" w:space="0" w:color="auto"/>
            </w:tcBorders>
            <w:vAlign w:val="center"/>
          </w:tcPr>
          <w:p w14:paraId="06A13D1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0FBD498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1788CE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10.</w:t>
            </w:r>
          </w:p>
        </w:tc>
        <w:tc>
          <w:tcPr>
            <w:tcW w:w="2952" w:type="pct"/>
            <w:tcBorders>
              <w:top w:val="single" w:sz="6" w:space="0" w:color="auto"/>
              <w:left w:val="single" w:sz="6" w:space="0" w:color="auto"/>
              <w:bottom w:val="single" w:sz="6" w:space="0" w:color="auto"/>
              <w:right w:val="single" w:sz="6" w:space="0" w:color="auto"/>
            </w:tcBorders>
          </w:tcPr>
          <w:p w14:paraId="08C28E8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Разработана стратегия (форма) реализации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2AE1A5C2"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2DA0DFFA"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23F34FB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6BB9CD96"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11.</w:t>
            </w:r>
          </w:p>
        </w:tc>
        <w:tc>
          <w:tcPr>
            <w:tcW w:w="2952" w:type="pct"/>
            <w:tcBorders>
              <w:top w:val="single" w:sz="6" w:space="0" w:color="auto"/>
              <w:left w:val="single" w:sz="6" w:space="0" w:color="auto"/>
              <w:bottom w:val="single" w:sz="6" w:space="0" w:color="auto"/>
              <w:right w:val="single" w:sz="6" w:space="0" w:color="auto"/>
            </w:tcBorders>
          </w:tcPr>
          <w:p w14:paraId="5210F561"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международного сотрудничества и выхода на зарубежный рынок</w:t>
            </w:r>
          </w:p>
        </w:tc>
        <w:tc>
          <w:tcPr>
            <w:tcW w:w="1014" w:type="pct"/>
            <w:tcBorders>
              <w:top w:val="single" w:sz="6" w:space="0" w:color="auto"/>
              <w:left w:val="single" w:sz="6" w:space="0" w:color="auto"/>
              <w:bottom w:val="single" w:sz="6" w:space="0" w:color="auto"/>
              <w:right w:val="single" w:sz="6" w:space="0" w:color="auto"/>
            </w:tcBorders>
            <w:vAlign w:val="center"/>
          </w:tcPr>
          <w:p w14:paraId="6FA2727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60E0C1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39B2C619"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846B6A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12.</w:t>
            </w:r>
          </w:p>
        </w:tc>
        <w:tc>
          <w:tcPr>
            <w:tcW w:w="2952" w:type="pct"/>
            <w:tcBorders>
              <w:top w:val="single" w:sz="6" w:space="0" w:color="auto"/>
              <w:left w:val="single" w:sz="6" w:space="0" w:color="auto"/>
              <w:bottom w:val="single" w:sz="6" w:space="0" w:color="auto"/>
              <w:right w:val="single" w:sz="6" w:space="0" w:color="auto"/>
            </w:tcBorders>
          </w:tcPr>
          <w:p w14:paraId="5BDA69A7"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использования услуг инфраструктуры поддержки, получения льгот</w:t>
            </w:r>
          </w:p>
        </w:tc>
        <w:tc>
          <w:tcPr>
            <w:tcW w:w="1014" w:type="pct"/>
            <w:tcBorders>
              <w:top w:val="single" w:sz="6" w:space="0" w:color="auto"/>
              <w:left w:val="single" w:sz="6" w:space="0" w:color="auto"/>
              <w:bottom w:val="single" w:sz="6" w:space="0" w:color="auto"/>
              <w:right w:val="single" w:sz="6" w:space="0" w:color="auto"/>
            </w:tcBorders>
            <w:vAlign w:val="center"/>
          </w:tcPr>
          <w:p w14:paraId="651419F6"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4F34DA9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r>
      <w:tr w:rsidR="001F0697" w:rsidRPr="001F0697" w14:paraId="70FF2713"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1A666E7F"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13.</w:t>
            </w:r>
          </w:p>
        </w:tc>
        <w:tc>
          <w:tcPr>
            <w:tcW w:w="2952" w:type="pct"/>
            <w:tcBorders>
              <w:top w:val="single" w:sz="6" w:space="0" w:color="auto"/>
              <w:left w:val="single" w:sz="6" w:space="0" w:color="auto"/>
              <w:bottom w:val="single" w:sz="6" w:space="0" w:color="auto"/>
              <w:right w:val="single" w:sz="6" w:space="0" w:color="auto"/>
            </w:tcBorders>
          </w:tcPr>
          <w:p w14:paraId="66A9C79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Проработаны вопросы финансирования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1A59DFD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c>
          <w:tcPr>
            <w:tcW w:w="803" w:type="pct"/>
            <w:tcBorders>
              <w:top w:val="single" w:sz="6" w:space="0" w:color="auto"/>
              <w:left w:val="single" w:sz="6" w:space="0" w:color="auto"/>
              <w:bottom w:val="single" w:sz="6" w:space="0" w:color="auto"/>
              <w:right w:val="single" w:sz="6" w:space="0" w:color="auto"/>
            </w:tcBorders>
            <w:vAlign w:val="center"/>
          </w:tcPr>
          <w:p w14:paraId="04EC1C1D"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w:t>
            </w:r>
          </w:p>
        </w:tc>
      </w:tr>
      <w:tr w:rsidR="001F0697" w:rsidRPr="001F0697" w14:paraId="518DB2AB"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78AF9FE"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14.</w:t>
            </w:r>
          </w:p>
        </w:tc>
        <w:tc>
          <w:tcPr>
            <w:tcW w:w="2952" w:type="pct"/>
            <w:tcBorders>
              <w:top w:val="single" w:sz="6" w:space="0" w:color="auto"/>
              <w:left w:val="single" w:sz="6" w:space="0" w:color="auto"/>
              <w:bottom w:val="single" w:sz="6" w:space="0" w:color="auto"/>
              <w:right w:val="single" w:sz="6" w:space="0" w:color="auto"/>
            </w:tcBorders>
          </w:tcPr>
          <w:p w14:paraId="79A542F0"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Имеется команда для коммерциализации научной разработки</w:t>
            </w:r>
          </w:p>
        </w:tc>
        <w:tc>
          <w:tcPr>
            <w:tcW w:w="1014" w:type="pct"/>
            <w:tcBorders>
              <w:top w:val="single" w:sz="6" w:space="0" w:color="auto"/>
              <w:left w:val="single" w:sz="6" w:space="0" w:color="auto"/>
              <w:bottom w:val="single" w:sz="6" w:space="0" w:color="auto"/>
              <w:right w:val="single" w:sz="6" w:space="0" w:color="auto"/>
            </w:tcBorders>
            <w:vAlign w:val="center"/>
          </w:tcPr>
          <w:p w14:paraId="5405DDD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803" w:type="pct"/>
            <w:tcBorders>
              <w:top w:val="single" w:sz="6" w:space="0" w:color="auto"/>
              <w:left w:val="single" w:sz="6" w:space="0" w:color="auto"/>
              <w:bottom w:val="single" w:sz="6" w:space="0" w:color="auto"/>
              <w:right w:val="single" w:sz="6" w:space="0" w:color="auto"/>
            </w:tcBorders>
            <w:vAlign w:val="center"/>
          </w:tcPr>
          <w:p w14:paraId="001C1CE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2</w:t>
            </w:r>
          </w:p>
        </w:tc>
      </w:tr>
      <w:tr w:rsidR="001F0697" w:rsidRPr="001F0697" w14:paraId="325530EC"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440C216A"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15.</w:t>
            </w:r>
          </w:p>
        </w:tc>
        <w:tc>
          <w:tcPr>
            <w:tcW w:w="2952" w:type="pct"/>
            <w:tcBorders>
              <w:top w:val="single" w:sz="6" w:space="0" w:color="auto"/>
              <w:left w:val="single" w:sz="6" w:space="0" w:color="auto"/>
              <w:bottom w:val="single" w:sz="6" w:space="0" w:color="auto"/>
              <w:right w:val="single" w:sz="6" w:space="0" w:color="auto"/>
            </w:tcBorders>
          </w:tcPr>
          <w:p w14:paraId="206AB8D3"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Проработан механизм реализации научного проекта</w:t>
            </w:r>
          </w:p>
        </w:tc>
        <w:tc>
          <w:tcPr>
            <w:tcW w:w="1014" w:type="pct"/>
            <w:tcBorders>
              <w:top w:val="single" w:sz="6" w:space="0" w:color="auto"/>
              <w:left w:val="single" w:sz="6" w:space="0" w:color="auto"/>
              <w:bottom w:val="single" w:sz="6" w:space="0" w:color="auto"/>
              <w:right w:val="single" w:sz="6" w:space="0" w:color="auto"/>
            </w:tcBorders>
            <w:vAlign w:val="center"/>
          </w:tcPr>
          <w:p w14:paraId="39413DE9"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c>
          <w:tcPr>
            <w:tcW w:w="803" w:type="pct"/>
            <w:tcBorders>
              <w:top w:val="single" w:sz="6" w:space="0" w:color="auto"/>
              <w:left w:val="single" w:sz="6" w:space="0" w:color="auto"/>
              <w:bottom w:val="single" w:sz="6" w:space="0" w:color="auto"/>
              <w:right w:val="single" w:sz="6" w:space="0" w:color="auto"/>
            </w:tcBorders>
            <w:vAlign w:val="center"/>
          </w:tcPr>
          <w:p w14:paraId="16F0E385"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w:t>
            </w:r>
          </w:p>
        </w:tc>
      </w:tr>
      <w:tr w:rsidR="001F0697" w:rsidRPr="001F0697" w14:paraId="69F324CF" w14:textId="77777777" w:rsidTr="001F0697">
        <w:trPr>
          <w:trHeight w:val="454"/>
        </w:trPr>
        <w:tc>
          <w:tcPr>
            <w:tcW w:w="231" w:type="pct"/>
            <w:tcBorders>
              <w:top w:val="single" w:sz="6" w:space="0" w:color="auto"/>
              <w:left w:val="single" w:sz="6" w:space="0" w:color="auto"/>
              <w:bottom w:val="single" w:sz="6" w:space="0" w:color="auto"/>
              <w:right w:val="single" w:sz="6" w:space="0" w:color="auto"/>
            </w:tcBorders>
            <w:vAlign w:val="center"/>
          </w:tcPr>
          <w:p w14:paraId="09428BC7" w14:textId="77777777" w:rsidR="001F0697" w:rsidRPr="001F0697" w:rsidRDefault="001F0697" w:rsidP="001F0697">
            <w:pPr>
              <w:autoSpaceDE w:val="0"/>
              <w:autoSpaceDN w:val="0"/>
              <w:adjustRightInd w:val="0"/>
              <w:spacing w:after="0" w:line="240" w:lineRule="auto"/>
              <w:jc w:val="both"/>
              <w:rPr>
                <w:rFonts w:ascii="Times New Roman" w:eastAsia="Times New Roman" w:hAnsi="Times New Roman" w:cs="Times New Roman"/>
                <w:sz w:val="24"/>
                <w:szCs w:val="24"/>
                <w:lang w:eastAsia="ru-RU"/>
              </w:rPr>
            </w:pPr>
          </w:p>
        </w:tc>
        <w:tc>
          <w:tcPr>
            <w:tcW w:w="2952" w:type="pct"/>
            <w:tcBorders>
              <w:top w:val="single" w:sz="6" w:space="0" w:color="auto"/>
              <w:left w:val="single" w:sz="6" w:space="0" w:color="auto"/>
              <w:bottom w:val="single" w:sz="6" w:space="0" w:color="auto"/>
              <w:right w:val="single" w:sz="6" w:space="0" w:color="auto"/>
            </w:tcBorders>
          </w:tcPr>
          <w:p w14:paraId="58F9140E" w14:textId="77777777" w:rsidR="001F0697" w:rsidRPr="001F0697" w:rsidRDefault="001F0697" w:rsidP="001F0697">
            <w:pPr>
              <w:autoSpaceDE w:val="0"/>
              <w:autoSpaceDN w:val="0"/>
              <w:adjustRightInd w:val="0"/>
              <w:spacing w:after="0" w:line="240" w:lineRule="auto"/>
              <w:ind w:firstLine="43"/>
              <w:jc w:val="both"/>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ИТОГО БАЛЛОВ</w:t>
            </w:r>
          </w:p>
        </w:tc>
        <w:tc>
          <w:tcPr>
            <w:tcW w:w="1014" w:type="pct"/>
            <w:tcBorders>
              <w:top w:val="single" w:sz="6" w:space="0" w:color="auto"/>
              <w:left w:val="single" w:sz="6" w:space="0" w:color="auto"/>
              <w:bottom w:val="single" w:sz="6" w:space="0" w:color="auto"/>
              <w:right w:val="single" w:sz="6" w:space="0" w:color="auto"/>
            </w:tcBorders>
            <w:vAlign w:val="center"/>
          </w:tcPr>
          <w:p w14:paraId="668330DB"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42</w:t>
            </w:r>
          </w:p>
        </w:tc>
        <w:tc>
          <w:tcPr>
            <w:tcW w:w="803" w:type="pct"/>
            <w:tcBorders>
              <w:top w:val="single" w:sz="6" w:space="0" w:color="auto"/>
              <w:left w:val="single" w:sz="6" w:space="0" w:color="auto"/>
              <w:bottom w:val="single" w:sz="6" w:space="0" w:color="auto"/>
              <w:right w:val="single" w:sz="6" w:space="0" w:color="auto"/>
            </w:tcBorders>
            <w:vAlign w:val="center"/>
          </w:tcPr>
          <w:p w14:paraId="51F61E3E"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44</w:t>
            </w:r>
          </w:p>
        </w:tc>
      </w:tr>
    </w:tbl>
    <w:p w14:paraId="2FD815CE"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 xml:space="preserve">Значение </w:t>
      </w:r>
      <w:r w:rsidRPr="001F0697">
        <w:rPr>
          <w:rFonts w:ascii="Times New Roman" w:eastAsia="Times New Roman" w:hAnsi="Times New Roman" w:cs="Times New Roman"/>
          <w:bCs/>
          <w:sz w:val="28"/>
          <w:szCs w:val="28"/>
          <w:lang w:eastAsia="ru-RU"/>
        </w:rPr>
        <w:t>Б</w:t>
      </w:r>
      <w:r w:rsidRPr="001F0697">
        <w:rPr>
          <w:rFonts w:ascii="Times New Roman" w:eastAsia="Times New Roman" w:hAnsi="Times New Roman" w:cs="Times New Roman"/>
          <w:bCs/>
          <w:sz w:val="28"/>
          <w:szCs w:val="28"/>
          <w:vertAlign w:val="subscript"/>
          <w:lang w:eastAsia="ru-RU"/>
        </w:rPr>
        <w:t xml:space="preserve">сум </w:t>
      </w:r>
      <w:r w:rsidRPr="001F0697">
        <w:rPr>
          <w:rFonts w:ascii="Times New Roman" w:eastAsia="Times New Roman" w:hAnsi="Times New Roman" w:cs="Times New Roman"/>
          <w:bCs/>
          <w:sz w:val="28"/>
          <w:szCs w:val="28"/>
          <w:lang w:eastAsia="ru-RU"/>
        </w:rPr>
        <w:t>= 44</w:t>
      </w:r>
      <w:r w:rsidRPr="001F0697">
        <w:rPr>
          <w:rFonts w:ascii="Times New Roman" w:eastAsia="Times New Roman" w:hAnsi="Times New Roman" w:cs="Times New Roman"/>
          <w:sz w:val="28"/>
          <w:szCs w:val="28"/>
          <w:lang w:eastAsia="ru-RU"/>
        </w:rPr>
        <w:t xml:space="preserve"> позволяет говорить о средней готовности научной разработки и ее разработчика к коммерциализации. </w:t>
      </w:r>
    </w:p>
    <w:p w14:paraId="0FC95C4D" w14:textId="77777777" w:rsidR="001F0697" w:rsidRPr="001F0697" w:rsidRDefault="001F0697" w:rsidP="001F0697">
      <w:pPr>
        <w:spacing w:after="0" w:line="360" w:lineRule="auto"/>
        <w:ind w:firstLine="1134"/>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Тем не менее, произведенная оценка готовности научной разработки требует дальнейшего совершенствования заготовки проекта, а, возможно, и более глубоких исследований в области маркетинга.</w:t>
      </w:r>
    </w:p>
    <w:p w14:paraId="3AE6AEFE" w14:textId="00694694" w:rsidR="001F0697" w:rsidRPr="001F0697" w:rsidRDefault="001F0697" w:rsidP="001F0697">
      <w:pPr>
        <w:pStyle w:val="3"/>
        <w:rPr>
          <w:rFonts w:eastAsia="Calibri"/>
        </w:rPr>
      </w:pPr>
      <w:bookmarkStart w:id="229" w:name="_Toc62603038"/>
      <w:r>
        <w:rPr>
          <w:rFonts w:eastAsia="Calibri"/>
        </w:rPr>
        <w:t>5.</w:t>
      </w:r>
      <w:r w:rsidRPr="001F0697">
        <w:rPr>
          <w:rFonts w:eastAsia="Calibri"/>
        </w:rPr>
        <w:t>1.5. Методы коммерциализации результатов научно-технического исследования</w:t>
      </w:r>
      <w:bookmarkEnd w:id="229"/>
    </w:p>
    <w:p w14:paraId="6C311B13" w14:textId="7D322184"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Так как работа ведется для конкретного предприятия, то в качестве метода коммерциализации научной разработки здесь подходит передача интеллектуальной собственности в уставной капитал предприятия.</w:t>
      </w:r>
    </w:p>
    <w:p w14:paraId="32E891DA" w14:textId="497A9036" w:rsidR="001F0697" w:rsidRPr="001F0697" w:rsidRDefault="001F0697" w:rsidP="001F0697">
      <w:pPr>
        <w:pStyle w:val="2"/>
        <w:rPr>
          <w:rFonts w:eastAsia="Calibri"/>
        </w:rPr>
      </w:pPr>
      <w:bookmarkStart w:id="230" w:name="_Toc62603039"/>
      <w:r>
        <w:rPr>
          <w:rFonts w:eastAsia="Calibri"/>
        </w:rPr>
        <w:t>5.</w:t>
      </w:r>
      <w:r w:rsidRPr="001F0697">
        <w:rPr>
          <w:rFonts w:eastAsia="Calibri"/>
        </w:rPr>
        <w:t>2. Инициация проекта</w:t>
      </w:r>
      <w:bookmarkEnd w:id="230"/>
    </w:p>
    <w:p w14:paraId="1F302C0B"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bookmarkStart w:id="231" w:name="_Toc388971738"/>
      <w:bookmarkStart w:id="232" w:name="_Toc418344466"/>
      <w:bookmarkStart w:id="233" w:name="_Toc418344500"/>
      <w:bookmarkStart w:id="234" w:name="_Toc418344704"/>
      <w:bookmarkStart w:id="235" w:name="_Toc419390700"/>
      <w:bookmarkStart w:id="236" w:name="_Toc421617741"/>
      <w:bookmarkStart w:id="237" w:name="_Toc515405187"/>
      <w:r w:rsidRPr="001F0697">
        <w:rPr>
          <w:rFonts w:ascii="Times New Roman" w:eastAsia="Times New Roman" w:hAnsi="Times New Roman" w:cs="Times New Roman"/>
          <w:sz w:val="28"/>
          <w:szCs w:val="28"/>
        </w:rPr>
        <w:t xml:space="preserve">Инициация проекта ставит своей целью провести анализ осуществимости проекта и, в случае утвердительного ответа, авторизовать проект для исполнения в компании. </w:t>
      </w:r>
    </w:p>
    <w:p w14:paraId="16165F4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Руководитель проекта должен быть назначен на этапе инициации. До формального назначения руководителя проекта основную работу на этапе инициации выполняет спонсор проекта, который выпускает Устав проекта. Устав проекта документирует бизнес-потребности, текущее понимание потребностей заказчика проекта, а также новый продукт, услугу или результат, который планируется создать. </w:t>
      </w:r>
    </w:p>
    <w:p w14:paraId="735263AF" w14:textId="77777777" w:rsidR="001F0697" w:rsidRPr="001F0697" w:rsidRDefault="001F0697" w:rsidP="001F0697">
      <w:pPr>
        <w:spacing w:after="0" w:line="360" w:lineRule="auto"/>
        <w:ind w:firstLine="851"/>
        <w:jc w:val="both"/>
        <w:rPr>
          <w:rFonts w:ascii="Times New Roman" w:eastAsia="Calibri" w:hAnsi="Times New Roman" w:cs="Calibri"/>
          <w:b/>
          <w:sz w:val="28"/>
        </w:rPr>
      </w:pPr>
      <w:r w:rsidRPr="001F0697">
        <w:rPr>
          <w:rFonts w:ascii="Times New Roman" w:eastAsia="Times New Roman" w:hAnsi="Times New Roman" w:cs="Times New Roman"/>
          <w:sz w:val="28"/>
          <w:szCs w:val="28"/>
        </w:rPr>
        <w:t xml:space="preserve">На этапах инициации и планирования исполняющая организация задействует, как правило, свои лучшие ресурсы, которые необходимы в других проектах. Поскольку выходом процесса инициации может быть также (и чаще всего бывает) отказ организации от вхождения в проект, организация заинтересована в скорейшем ответе "да или нет" и минимизации задействования своих ресурсов на этапе инициации. </w:t>
      </w:r>
    </w:p>
    <w:p w14:paraId="3AC72D8E" w14:textId="7654E245" w:rsidR="001F0697" w:rsidRPr="001F0697" w:rsidRDefault="001F0697" w:rsidP="001F0697">
      <w:pPr>
        <w:pStyle w:val="3"/>
        <w:rPr>
          <w:rFonts w:eastAsia="Calibri"/>
        </w:rPr>
      </w:pPr>
      <w:bookmarkStart w:id="238" w:name="_Toc43125388"/>
      <w:bookmarkStart w:id="239" w:name="_Toc62603040"/>
      <w:r>
        <w:rPr>
          <w:rFonts w:eastAsia="Calibri"/>
        </w:rPr>
        <w:t>5.</w:t>
      </w:r>
      <w:r w:rsidRPr="001F0697">
        <w:rPr>
          <w:rFonts w:eastAsia="Calibri"/>
        </w:rPr>
        <w:t>2.1. Цели и результат проекта</w:t>
      </w:r>
      <w:bookmarkEnd w:id="231"/>
      <w:bookmarkEnd w:id="232"/>
      <w:bookmarkEnd w:id="233"/>
      <w:bookmarkEnd w:id="234"/>
      <w:bookmarkEnd w:id="235"/>
      <w:bookmarkEnd w:id="236"/>
      <w:bookmarkEnd w:id="237"/>
      <w:bookmarkEnd w:id="238"/>
      <w:bookmarkEnd w:id="239"/>
    </w:p>
    <w:p w14:paraId="062B7988"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bookmarkStart w:id="240" w:name="_Toc388971740"/>
      <w:bookmarkStart w:id="241" w:name="_Toc418344468"/>
      <w:bookmarkStart w:id="242" w:name="_Toc418344502"/>
      <w:bookmarkStart w:id="243" w:name="_Toc418344706"/>
      <w:r w:rsidRPr="001F0697">
        <w:rPr>
          <w:rFonts w:ascii="Times New Roman" w:eastAsia="Calibri" w:hAnsi="Times New Roman" w:cs="Times New Roman"/>
          <w:color w:val="000000"/>
          <w:sz w:val="28"/>
        </w:rPr>
        <w:t xml:space="preserve">Реализация любого проекта преследует какую-либо определенную цель. Неправильно определенные цели и задачи, или цели без задач, приводят к тому, что в процессе реализации проекта возникают перерасход средств, конфликты </w:t>
      </w:r>
      <w:r w:rsidRPr="001F0697">
        <w:rPr>
          <w:rFonts w:ascii="Times New Roman" w:eastAsia="Calibri" w:hAnsi="Times New Roman" w:cs="Times New Roman"/>
          <w:color w:val="000000"/>
          <w:sz w:val="28"/>
        </w:rPr>
        <w:lastRenderedPageBreak/>
        <w:t>между членами проектной команды, несоблюдение контрольных промежуточных пунктов и, как следствие, недовольство доноров проекта.</w:t>
      </w:r>
    </w:p>
    <w:p w14:paraId="7FCF3509" w14:textId="74956DA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Под результатом проекта понимают продукцию, полезный эффект проекта. В качестве результата в зависимости от цели проекта, могут выступать: научная разработка; новый технологический процесс; программное средство и т.д.</w:t>
      </w:r>
    </w:p>
    <w:p w14:paraId="4B328B09" w14:textId="192C5DC5"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xml:space="preserve">Таблица </w:t>
      </w:r>
      <w:r w:rsidR="00FC2E19">
        <w:rPr>
          <w:rFonts w:ascii="Times New Roman" w:eastAsia="Times New Roman" w:hAnsi="Times New Roman" w:cs="Times New Roman"/>
          <w:color w:val="000000"/>
          <w:sz w:val="28"/>
        </w:rPr>
        <w:t>9</w:t>
      </w:r>
      <w:r w:rsidRPr="001F0697">
        <w:rPr>
          <w:rFonts w:ascii="Times New Roman" w:eastAsia="Times New Roman" w:hAnsi="Times New Roman" w:cs="Times New Roman"/>
          <w:color w:val="000000"/>
          <w:sz w:val="28"/>
        </w:rPr>
        <w:t xml:space="preserve"> – Заинтересованные стороны проекта</w:t>
      </w:r>
      <w:bookmarkEnd w:id="240"/>
      <w:bookmarkEnd w:id="241"/>
      <w:bookmarkEnd w:id="242"/>
      <w:bookmarkEnd w:id="243"/>
    </w:p>
    <w:tbl>
      <w:tblPr>
        <w:tblW w:w="9349" w:type="dxa"/>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503"/>
        <w:gridCol w:w="4846"/>
      </w:tblGrid>
      <w:tr w:rsidR="001F0697" w:rsidRPr="001F0697" w14:paraId="1B71A816" w14:textId="77777777" w:rsidTr="001F0697">
        <w:trPr>
          <w:trHeight w:val="454"/>
        </w:trPr>
        <w:tc>
          <w:tcPr>
            <w:tcW w:w="4503" w:type="dxa"/>
            <w:vAlign w:val="center"/>
          </w:tcPr>
          <w:p w14:paraId="6D0CC05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Заинтересованные стороны проекта</w:t>
            </w:r>
          </w:p>
        </w:tc>
        <w:tc>
          <w:tcPr>
            <w:tcW w:w="4846" w:type="dxa"/>
            <w:vAlign w:val="center"/>
          </w:tcPr>
          <w:p w14:paraId="1D3BD546"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Ожидания заинтересованных сторон</w:t>
            </w:r>
          </w:p>
        </w:tc>
      </w:tr>
      <w:tr w:rsidR="001F0697" w:rsidRPr="001F0697" w14:paraId="214945D3" w14:textId="77777777" w:rsidTr="001F0697">
        <w:trPr>
          <w:trHeight w:val="85"/>
        </w:trPr>
        <w:tc>
          <w:tcPr>
            <w:tcW w:w="4503" w:type="dxa"/>
            <w:vAlign w:val="center"/>
          </w:tcPr>
          <w:p w14:paraId="724A1CAB"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Филиал АО «СО ЕЭС» Иркутское РДУ</w:t>
            </w:r>
          </w:p>
          <w:p w14:paraId="203AD3AB"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r w:rsidRPr="001F0697">
              <w:rPr>
                <w:rFonts w:ascii="Times New Roman" w:eastAsia="Times New Roman" w:hAnsi="Times New Roman" w:cs="Times New Roman"/>
                <w:sz w:val="24"/>
                <w:szCs w:val="24"/>
              </w:rPr>
              <w:t>Филиал АО «СО ЕЭС» Красноярское РДУ</w:t>
            </w:r>
          </w:p>
        </w:tc>
        <w:tc>
          <w:tcPr>
            <w:tcW w:w="4846" w:type="dxa"/>
            <w:vAlign w:val="center"/>
          </w:tcPr>
          <w:p w14:paraId="0BD7113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Выбор места установки УСВИ данных филиалов для идентификации нарушения работы по сечению Братск-Красноярск;</w:t>
            </w:r>
          </w:p>
          <w:p w14:paraId="54BCAA32"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Выбор параметров настройки централизованного АЛАР;</w:t>
            </w:r>
          </w:p>
          <w:p w14:paraId="64DA2E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Выбор устройств деления системы, производящие деление по сигналу от централизованного АЛАР.</w:t>
            </w:r>
          </w:p>
        </w:tc>
      </w:tr>
    </w:tbl>
    <w:p w14:paraId="1308860C" w14:textId="30A8D4B6" w:rsidR="001F0697" w:rsidRPr="001F0697" w:rsidRDefault="001F0697" w:rsidP="001F0697">
      <w:pPr>
        <w:spacing w:after="0" w:line="360" w:lineRule="auto"/>
        <w:ind w:firstLine="851"/>
        <w:jc w:val="both"/>
        <w:rPr>
          <w:rFonts w:ascii="Times New Roman" w:eastAsia="Times New Roman" w:hAnsi="Times New Roman" w:cs="Times New Roman"/>
          <w:i/>
          <w:iCs/>
          <w:sz w:val="28"/>
          <w:szCs w:val="28"/>
        </w:rPr>
      </w:pPr>
      <w:r w:rsidRPr="001F0697">
        <w:rPr>
          <w:rFonts w:ascii="Times New Roman" w:eastAsia="Times New Roman" w:hAnsi="Times New Roman" w:cs="Times New Roman"/>
          <w:sz w:val="28"/>
          <w:szCs w:val="28"/>
        </w:rPr>
        <w:t xml:space="preserve">Таблица </w:t>
      </w:r>
      <w:r w:rsidR="00FC2E19">
        <w:rPr>
          <w:rFonts w:ascii="Times New Roman" w:eastAsia="Times New Roman" w:hAnsi="Times New Roman" w:cs="Times New Roman"/>
          <w:sz w:val="28"/>
          <w:szCs w:val="28"/>
        </w:rPr>
        <w:t>10</w:t>
      </w:r>
      <w:r w:rsidRPr="001F0697">
        <w:rPr>
          <w:rFonts w:ascii="Times New Roman" w:eastAsia="Times New Roman" w:hAnsi="Times New Roman" w:cs="Times New Roman"/>
          <w:sz w:val="28"/>
          <w:szCs w:val="28"/>
        </w:rPr>
        <w:t xml:space="preserve"> – Цели и результат проекта</w:t>
      </w:r>
    </w:p>
    <w:tbl>
      <w:tblPr>
        <w:tblW w:w="5000" w:type="pct"/>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600"/>
        <w:gridCol w:w="7028"/>
      </w:tblGrid>
      <w:tr w:rsidR="001F0697" w:rsidRPr="001F0697" w14:paraId="307FC0F5" w14:textId="77777777" w:rsidTr="001F0697">
        <w:trPr>
          <w:trHeight w:val="454"/>
        </w:trPr>
        <w:tc>
          <w:tcPr>
            <w:tcW w:w="1350" w:type="pct"/>
            <w:vAlign w:val="center"/>
          </w:tcPr>
          <w:p w14:paraId="490B3E65"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Цели проекта</w:t>
            </w:r>
          </w:p>
        </w:tc>
        <w:tc>
          <w:tcPr>
            <w:tcW w:w="3650" w:type="pct"/>
            <w:tcBorders>
              <w:right w:val="single" w:sz="4" w:space="0" w:color="auto"/>
            </w:tcBorders>
            <w:vAlign w:val="center"/>
          </w:tcPr>
          <w:p w14:paraId="4F657FD5"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Расчет переходных процессов и формирование наборов данных для работы алгоритмов идентификации нарушения устойчивости и определения места деления системы;</w:t>
            </w:r>
          </w:p>
          <w:p w14:paraId="03E5F1BD"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выявления нарушения устойчивости параллельной работы по сечению Братск-Красноярск;</w:t>
            </w:r>
          </w:p>
          <w:p w14:paraId="27778D98" w14:textId="77777777" w:rsidR="001F0697" w:rsidRPr="001F0697" w:rsidRDefault="001F0697" w:rsidP="008947BB">
            <w:pPr>
              <w:numPr>
                <w:ilvl w:val="0"/>
                <w:numId w:val="20"/>
              </w:numPr>
              <w:tabs>
                <w:tab w:val="left" w:pos="274"/>
              </w:tabs>
              <w:spacing w:after="0" w:line="240" w:lineRule="auto"/>
              <w:jc w:val="both"/>
              <w:rPr>
                <w:rFonts w:ascii="Times New Roman" w:eastAsia="Calibri" w:hAnsi="Times New Roman" w:cs="Times New Roman"/>
                <w:sz w:val="24"/>
                <w:szCs w:val="24"/>
              </w:rPr>
            </w:pPr>
            <w:r w:rsidRPr="001F0697">
              <w:rPr>
                <w:rFonts w:ascii="Times New Roman" w:eastAsia="Calibri" w:hAnsi="Times New Roman" w:cs="Times New Roman"/>
                <w:sz w:val="24"/>
                <w:szCs w:val="24"/>
              </w:rPr>
              <w:t>Разработка алгоритма поиска места деления системы.</w:t>
            </w:r>
          </w:p>
        </w:tc>
      </w:tr>
      <w:tr w:rsidR="001F0697" w:rsidRPr="001F0697" w14:paraId="488841F7" w14:textId="77777777" w:rsidTr="001F0697">
        <w:trPr>
          <w:trHeight w:val="454"/>
        </w:trPr>
        <w:tc>
          <w:tcPr>
            <w:tcW w:w="1350" w:type="pct"/>
            <w:vAlign w:val="center"/>
          </w:tcPr>
          <w:p w14:paraId="301A4E7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Ожидаемые результаты проекта</w:t>
            </w:r>
          </w:p>
        </w:tc>
        <w:tc>
          <w:tcPr>
            <w:tcW w:w="3650" w:type="pct"/>
            <w:tcBorders>
              <w:right w:val="single" w:sz="4" w:space="0" w:color="auto"/>
            </w:tcBorders>
            <w:vAlign w:val="center"/>
          </w:tcPr>
          <w:p w14:paraId="7C404447"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3"/>
                <w:szCs w:val="23"/>
              </w:rPr>
            </w:pPr>
            <w:r w:rsidRPr="001F0697">
              <w:rPr>
                <w:rFonts w:ascii="Times New Roman" w:eastAsia="Calibri" w:hAnsi="Times New Roman" w:cs="Times New Roman"/>
                <w:color w:val="000000"/>
                <w:sz w:val="24"/>
                <w:szCs w:val="23"/>
              </w:rPr>
              <w:t>Разработка рабочей версии алгоритма централизованной АЛАР. В дальнейшем планируется продолжить сотрудничество с АО «СО ЕЭС» в данном направлении.</w:t>
            </w:r>
          </w:p>
        </w:tc>
      </w:tr>
      <w:tr w:rsidR="001F0697" w:rsidRPr="001F0697" w14:paraId="13B990D4" w14:textId="77777777" w:rsidTr="001F0697">
        <w:trPr>
          <w:trHeight w:val="454"/>
        </w:trPr>
        <w:tc>
          <w:tcPr>
            <w:tcW w:w="1350" w:type="pct"/>
            <w:vAlign w:val="center"/>
          </w:tcPr>
          <w:p w14:paraId="2E578968"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Критерии приемки результата проекта</w:t>
            </w:r>
          </w:p>
        </w:tc>
        <w:tc>
          <w:tcPr>
            <w:tcW w:w="3650" w:type="pct"/>
            <w:tcBorders>
              <w:right w:val="single" w:sz="4" w:space="0" w:color="auto"/>
            </w:tcBorders>
            <w:vAlign w:val="center"/>
          </w:tcPr>
          <w:p w14:paraId="6F3F2B1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 Идентификация нарушения устойчивости должна производиться в соответствии с требованиями чувствительности, селективности и быстродействия существующих устройств АЛАР или лучше.</w:t>
            </w:r>
          </w:p>
          <w:p w14:paraId="656579D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 Деление системы должно образовывать изолированные части энергосистемы, в которых параметры электроэнергетического режима соответствуют допустимым.</w:t>
            </w:r>
          </w:p>
          <w:p w14:paraId="0100B8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 Каналы передачи данных телеметрии и телемеханики должны быть зашифрованы по стандартам РФ для обеспечения нормальной работы центра управления данными терминалами.</w:t>
            </w:r>
          </w:p>
        </w:tc>
      </w:tr>
      <w:tr w:rsidR="001F0697" w:rsidRPr="001F0697" w14:paraId="676A1BA3" w14:textId="77777777" w:rsidTr="001F0697">
        <w:trPr>
          <w:trHeight w:val="454"/>
        </w:trPr>
        <w:tc>
          <w:tcPr>
            <w:tcW w:w="1350" w:type="pct"/>
            <w:vMerge w:val="restart"/>
            <w:vAlign w:val="center"/>
          </w:tcPr>
          <w:p w14:paraId="50F5CF89"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Требования к результату проекта</w:t>
            </w:r>
          </w:p>
        </w:tc>
        <w:tc>
          <w:tcPr>
            <w:tcW w:w="3650" w:type="pct"/>
            <w:tcBorders>
              <w:right w:val="single" w:sz="4" w:space="0" w:color="auto"/>
            </w:tcBorders>
            <w:vAlign w:val="center"/>
          </w:tcPr>
          <w:p w14:paraId="01279AC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Полученный алгоритм централизованного АЛАР обязан соответствовать требованиям чувствительности, селективности и быстродействия.</w:t>
            </w:r>
          </w:p>
        </w:tc>
      </w:tr>
      <w:tr w:rsidR="001F0697" w:rsidRPr="001F0697" w14:paraId="62D6722F" w14:textId="77777777" w:rsidTr="001F0697">
        <w:trPr>
          <w:trHeight w:val="454"/>
        </w:trPr>
        <w:tc>
          <w:tcPr>
            <w:tcW w:w="1350" w:type="pct"/>
            <w:vMerge/>
            <w:vAlign w:val="center"/>
          </w:tcPr>
          <w:p w14:paraId="6CB31767"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2D95B1E5"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Стоимость проекта должна быть сопоставима по сравнению с аналогами, а в лучшем случае быть меньшей.</w:t>
            </w:r>
          </w:p>
        </w:tc>
      </w:tr>
      <w:tr w:rsidR="001F0697" w:rsidRPr="001F0697" w14:paraId="1F7B63F1" w14:textId="77777777" w:rsidTr="001F0697">
        <w:trPr>
          <w:trHeight w:val="454"/>
        </w:trPr>
        <w:tc>
          <w:tcPr>
            <w:tcW w:w="1350" w:type="pct"/>
            <w:vMerge/>
            <w:vAlign w:val="center"/>
          </w:tcPr>
          <w:p w14:paraId="57E766AA" w14:textId="77777777" w:rsidR="001F0697" w:rsidRPr="001F0697" w:rsidRDefault="001F0697" w:rsidP="001F0697">
            <w:pPr>
              <w:spacing w:after="0" w:line="240" w:lineRule="auto"/>
              <w:jc w:val="center"/>
              <w:rPr>
                <w:rFonts w:ascii="Times New Roman" w:eastAsia="Times New Roman" w:hAnsi="Times New Roman" w:cs="Times New Roman"/>
                <w:sz w:val="28"/>
                <w:szCs w:val="28"/>
              </w:rPr>
            </w:pPr>
          </w:p>
        </w:tc>
        <w:tc>
          <w:tcPr>
            <w:tcW w:w="3650" w:type="pct"/>
            <w:tcBorders>
              <w:right w:val="single" w:sz="4" w:space="0" w:color="auto"/>
            </w:tcBorders>
            <w:vAlign w:val="center"/>
          </w:tcPr>
          <w:p w14:paraId="635A6FAE"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Результаты проекта не должны быть в широком доступе для обеспечения энергетической безопасности Иркутской энергосистемы.</w:t>
            </w:r>
          </w:p>
        </w:tc>
      </w:tr>
    </w:tbl>
    <w:p w14:paraId="5BB5E672" w14:textId="77777777" w:rsidR="001F0697" w:rsidRPr="001F0697" w:rsidRDefault="001F0697" w:rsidP="001F0697">
      <w:pPr>
        <w:spacing w:after="0" w:line="360" w:lineRule="auto"/>
        <w:ind w:firstLine="851"/>
        <w:jc w:val="both"/>
        <w:rPr>
          <w:rFonts w:ascii="Times New Roman" w:eastAsia="Calibri" w:hAnsi="Times New Roman" w:cs="Calibri"/>
          <w:b/>
          <w:color w:val="000000"/>
          <w:sz w:val="28"/>
        </w:rPr>
      </w:pPr>
      <w:bookmarkStart w:id="244" w:name="_Toc515405188"/>
      <w:r w:rsidRPr="001F0697">
        <w:rPr>
          <w:rFonts w:ascii="Times New Roman" w:eastAsia="Times New Roman" w:hAnsi="Times New Roman" w:cs="Times New Roman"/>
          <w:color w:val="000000"/>
          <w:sz w:val="28"/>
          <w:szCs w:val="28"/>
          <w:lang w:eastAsia="ru-RU"/>
        </w:rPr>
        <w:lastRenderedPageBreak/>
        <w:t xml:space="preserve">На данном этапе были определены заинтересованные стороны проекта, </w:t>
      </w:r>
      <w:r w:rsidRPr="001F0697">
        <w:rPr>
          <w:rFonts w:ascii="Times New Roman" w:eastAsia="Calibri" w:hAnsi="Times New Roman" w:cs="Times New Roman"/>
          <w:color w:val="000000"/>
          <w:sz w:val="28"/>
        </w:rPr>
        <w:t>были</w:t>
      </w:r>
      <w:r w:rsidRPr="001F0697">
        <w:rPr>
          <w:rFonts w:ascii="Times New Roman" w:eastAsia="Times New Roman" w:hAnsi="Times New Roman" w:cs="Times New Roman"/>
          <w:color w:val="000000"/>
          <w:sz w:val="28"/>
          <w:szCs w:val="28"/>
          <w:lang w:eastAsia="ru-RU"/>
        </w:rPr>
        <w:t xml:space="preserve"> определены цели и ожидаемые результаты проекта, а также критерии приемки результатов проекта заинтересованной стороной. В дальнейшем это позволит не допустить перерасход средств и избежать конфликтов между участниками проекта.</w:t>
      </w:r>
    </w:p>
    <w:p w14:paraId="6C5691B5" w14:textId="272CC777" w:rsidR="001F0697" w:rsidRPr="001F0697" w:rsidRDefault="001F0697" w:rsidP="001F0697">
      <w:pPr>
        <w:pStyle w:val="3"/>
        <w:rPr>
          <w:rFonts w:eastAsia="Calibri"/>
        </w:rPr>
      </w:pPr>
      <w:bookmarkStart w:id="245" w:name="_Toc43125389"/>
      <w:bookmarkStart w:id="246" w:name="_Toc62603041"/>
      <w:r>
        <w:rPr>
          <w:rFonts w:eastAsia="Calibri"/>
        </w:rPr>
        <w:t>5.</w:t>
      </w:r>
      <w:r w:rsidRPr="001F0697">
        <w:rPr>
          <w:rFonts w:eastAsia="Calibri"/>
        </w:rPr>
        <w:t>2.2. Организационная структура проекта</w:t>
      </w:r>
      <w:bookmarkEnd w:id="244"/>
      <w:bookmarkEnd w:id="245"/>
      <w:bookmarkEnd w:id="246"/>
    </w:p>
    <w:p w14:paraId="5020B4FA" w14:textId="77777777"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Организационная структура проекта – соответствующая проекту временная организационная структура, включающая всех его участников и создаваемая для успешного управления и достижения целей проекта. </w:t>
      </w:r>
    </w:p>
    <w:p w14:paraId="11CBCE23"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Times New Roman" w:hAnsi="Times New Roman" w:cs="Times New Roman"/>
          <w:color w:val="000000"/>
          <w:sz w:val="28"/>
          <w:szCs w:val="28"/>
        </w:rPr>
        <w:t>Необходимость разработки организационной структуры объясняется тем, что для выполнения проекта создается команда проекта – новый временный рабочий коллектив, состоящий из специалистов различных структурных подразделений компаний со стороны Исполнителя и со стороны Заказчика. Как и для любого нового коллектива, для членов команды проекта необходимо определить проектные роли (временные должности), функции, обязанности, ответственность, полномочия и правила взаимодействия, а также организационную схему, отражающую отношения подчиненности.</w:t>
      </w:r>
    </w:p>
    <w:p w14:paraId="52AFDD18" w14:textId="7CE54D5E"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t xml:space="preserve">Таблица </w:t>
      </w:r>
      <w:r>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1</w:t>
      </w:r>
      <w:r>
        <w:rPr>
          <w:rFonts w:ascii="Times New Roman" w:eastAsia="Times New Roman" w:hAnsi="Times New Roman" w:cs="Times New Roman"/>
          <w:sz w:val="28"/>
          <w:szCs w:val="28"/>
        </w:rPr>
        <w:t xml:space="preserve"> </w:t>
      </w:r>
      <w:r w:rsidRPr="001F0697">
        <w:rPr>
          <w:rFonts w:ascii="Times New Roman" w:eastAsia="Times New Roman" w:hAnsi="Times New Roman" w:cs="Times New Roman"/>
          <w:sz w:val="28"/>
          <w:szCs w:val="28"/>
        </w:rPr>
        <w:t>– Исполнители и их функции в создании проекта</w:t>
      </w:r>
    </w:p>
    <w:tbl>
      <w:tblPr>
        <w:tblW w:w="5000" w:type="pct"/>
        <w:tblInd w:w="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2594"/>
        <w:gridCol w:w="1662"/>
        <w:gridCol w:w="3589"/>
        <w:gridCol w:w="1205"/>
      </w:tblGrid>
      <w:tr w:rsidR="001F0697" w:rsidRPr="001F0697" w14:paraId="42B7D020" w14:textId="77777777" w:rsidTr="001F0697">
        <w:trPr>
          <w:trHeight w:val="454"/>
        </w:trPr>
        <w:tc>
          <w:tcPr>
            <w:tcW w:w="300" w:type="pct"/>
            <w:vAlign w:val="center"/>
          </w:tcPr>
          <w:p w14:paraId="3FC1CD64"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п/п</w:t>
            </w:r>
          </w:p>
        </w:tc>
        <w:tc>
          <w:tcPr>
            <w:tcW w:w="1347" w:type="pct"/>
            <w:vAlign w:val="center"/>
          </w:tcPr>
          <w:p w14:paraId="08F14FD8"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vertAlign w:val="superscript"/>
              </w:rPr>
            </w:pPr>
            <w:r w:rsidRPr="001F0697">
              <w:rPr>
                <w:rFonts w:ascii="Times New Roman" w:eastAsia="Times New Roman" w:hAnsi="Times New Roman" w:cs="Times New Roman"/>
                <w:b/>
                <w:bCs/>
                <w:sz w:val="24"/>
                <w:szCs w:val="24"/>
              </w:rPr>
              <w:t>ФИО, основное место работы, должность</w:t>
            </w:r>
          </w:p>
        </w:tc>
        <w:tc>
          <w:tcPr>
            <w:tcW w:w="863" w:type="pct"/>
            <w:vAlign w:val="center"/>
          </w:tcPr>
          <w:p w14:paraId="2C90D521"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Роль в проекте</w:t>
            </w:r>
          </w:p>
        </w:tc>
        <w:tc>
          <w:tcPr>
            <w:tcW w:w="1864" w:type="pct"/>
            <w:vAlign w:val="center"/>
          </w:tcPr>
          <w:p w14:paraId="4B4D2DA7"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Функции</w:t>
            </w:r>
          </w:p>
        </w:tc>
        <w:tc>
          <w:tcPr>
            <w:tcW w:w="626" w:type="pct"/>
            <w:vAlign w:val="center"/>
          </w:tcPr>
          <w:p w14:paraId="6ADD3143" w14:textId="77777777" w:rsidR="001F0697" w:rsidRPr="001F0697" w:rsidRDefault="001F0697" w:rsidP="001F0697">
            <w:pPr>
              <w:autoSpaceDE w:val="0"/>
              <w:autoSpaceDN w:val="0"/>
              <w:adjustRightInd w:val="0"/>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Трудо-затраты, час.</w:t>
            </w:r>
          </w:p>
        </w:tc>
      </w:tr>
      <w:tr w:rsidR="001F0697" w:rsidRPr="001F0697" w14:paraId="70E8D8A5" w14:textId="77777777" w:rsidTr="001F0697">
        <w:trPr>
          <w:trHeight w:val="454"/>
        </w:trPr>
        <w:tc>
          <w:tcPr>
            <w:tcW w:w="300" w:type="pct"/>
            <w:vAlign w:val="center"/>
          </w:tcPr>
          <w:p w14:paraId="20B82DF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p>
        </w:tc>
        <w:tc>
          <w:tcPr>
            <w:tcW w:w="1347" w:type="pct"/>
            <w:vAlign w:val="center"/>
          </w:tcPr>
          <w:p w14:paraId="54C874D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Калентьев Алексей Анатольевич</w:t>
            </w:r>
          </w:p>
          <w:p w14:paraId="2937053E"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Cs/>
                <w:sz w:val="24"/>
                <w:szCs w:val="28"/>
              </w:rPr>
            </w:pPr>
            <w:r w:rsidRPr="001F0697">
              <w:rPr>
                <w:rFonts w:ascii="Times New Roman" w:eastAsia="Times New Roman" w:hAnsi="Times New Roman" w:cs="Times New Roman"/>
                <w:iCs/>
                <w:sz w:val="24"/>
                <w:szCs w:val="28"/>
              </w:rPr>
              <w:t>ТУСУР</w:t>
            </w:r>
          </w:p>
          <w:p w14:paraId="3ED0EAA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iCs/>
                <w:sz w:val="28"/>
                <w:szCs w:val="28"/>
              </w:rPr>
            </w:pPr>
            <w:r w:rsidRPr="001F0697">
              <w:rPr>
                <w:rFonts w:ascii="Times New Roman" w:eastAsia="Times New Roman" w:hAnsi="Times New Roman" w:cs="Times New Roman"/>
                <w:i/>
                <w:iCs/>
                <w:sz w:val="24"/>
                <w:szCs w:val="28"/>
              </w:rPr>
              <w:t>К.т.н, доцент КСУП ТУСУР</w:t>
            </w:r>
          </w:p>
        </w:tc>
        <w:tc>
          <w:tcPr>
            <w:tcW w:w="863" w:type="pct"/>
            <w:vAlign w:val="center"/>
          </w:tcPr>
          <w:p w14:paraId="6FC6B4F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Руководитель проекта</w:t>
            </w:r>
          </w:p>
        </w:tc>
        <w:tc>
          <w:tcPr>
            <w:tcW w:w="1864" w:type="pct"/>
            <w:vAlign w:val="center"/>
          </w:tcPr>
          <w:p w14:paraId="3518B588"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w:t>
            </w:r>
            <w:r w:rsidRPr="001F0697">
              <w:rPr>
                <w:rFonts w:ascii="Times New Roman" w:eastAsia="Times New Roman" w:hAnsi="Times New Roman" w:cs="Times New Roman"/>
                <w:sz w:val="24"/>
                <w:szCs w:val="24"/>
              </w:rPr>
              <w:tab/>
              <w:t>Координация работы над проектом.</w:t>
            </w:r>
          </w:p>
          <w:p w14:paraId="0FF8E193"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r w:rsidRPr="001F0697">
              <w:rPr>
                <w:rFonts w:ascii="Times New Roman" w:eastAsia="Times New Roman" w:hAnsi="Times New Roman" w:cs="Times New Roman"/>
                <w:sz w:val="24"/>
                <w:szCs w:val="24"/>
              </w:rPr>
              <w:tab/>
              <w:t>Консультирование по теоретической части проекта</w:t>
            </w:r>
          </w:p>
          <w:p w14:paraId="59F27C99"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r w:rsidRPr="001F0697">
              <w:rPr>
                <w:rFonts w:ascii="Times New Roman" w:eastAsia="Times New Roman" w:hAnsi="Times New Roman" w:cs="Times New Roman"/>
                <w:sz w:val="24"/>
                <w:szCs w:val="24"/>
              </w:rPr>
              <w:tab/>
              <w:t>Разрешение вопросов</w:t>
            </w:r>
          </w:p>
        </w:tc>
        <w:tc>
          <w:tcPr>
            <w:tcW w:w="626" w:type="pct"/>
            <w:vAlign w:val="center"/>
          </w:tcPr>
          <w:p w14:paraId="46A2DC43"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t>140</w:t>
            </w:r>
          </w:p>
        </w:tc>
      </w:tr>
      <w:tr w:rsidR="001F0697" w:rsidRPr="001F0697" w14:paraId="0E30B0AB" w14:textId="77777777" w:rsidTr="001F0697">
        <w:trPr>
          <w:trHeight w:val="454"/>
        </w:trPr>
        <w:tc>
          <w:tcPr>
            <w:tcW w:w="300" w:type="pct"/>
            <w:vAlign w:val="center"/>
          </w:tcPr>
          <w:p w14:paraId="2FCC17C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2</w:t>
            </w:r>
          </w:p>
        </w:tc>
        <w:tc>
          <w:tcPr>
            <w:tcW w:w="1347" w:type="pct"/>
            <w:vAlign w:val="center"/>
          </w:tcPr>
          <w:p w14:paraId="43B8B4B6"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Прохоров Антон Викторович</w:t>
            </w:r>
          </w:p>
          <w:p w14:paraId="1FF98349"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НИ ТПУ</w:t>
            </w:r>
          </w:p>
          <w:p w14:paraId="422E40D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iCs/>
                <w:sz w:val="24"/>
                <w:szCs w:val="24"/>
              </w:rPr>
              <w:t>К.т.н., доцент ОЭЭ ИШЭ ТПУ</w:t>
            </w:r>
          </w:p>
        </w:tc>
        <w:tc>
          <w:tcPr>
            <w:tcW w:w="863" w:type="pct"/>
            <w:vAlign w:val="center"/>
          </w:tcPr>
          <w:p w14:paraId="037A503A"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06646590"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технологическим вопросам</w:t>
            </w:r>
          </w:p>
        </w:tc>
        <w:tc>
          <w:tcPr>
            <w:tcW w:w="626" w:type="pct"/>
            <w:vAlign w:val="center"/>
          </w:tcPr>
          <w:p w14:paraId="54990A6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100</w:t>
            </w:r>
          </w:p>
        </w:tc>
      </w:tr>
      <w:tr w:rsidR="001F0697" w:rsidRPr="001F0697" w14:paraId="45E0B5F0" w14:textId="77777777" w:rsidTr="001F0697">
        <w:trPr>
          <w:trHeight w:val="454"/>
        </w:trPr>
        <w:tc>
          <w:tcPr>
            <w:tcW w:w="300" w:type="pct"/>
            <w:vAlign w:val="center"/>
          </w:tcPr>
          <w:p w14:paraId="7CF639C7"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3</w:t>
            </w:r>
          </w:p>
        </w:tc>
        <w:tc>
          <w:tcPr>
            <w:tcW w:w="1347" w:type="pct"/>
            <w:vAlign w:val="center"/>
          </w:tcPr>
          <w:p w14:paraId="0D1387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Политов Евгений Александрович</w:t>
            </w:r>
          </w:p>
          <w:p w14:paraId="4136656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ОДУ Сибири</w:t>
            </w:r>
          </w:p>
          <w:p w14:paraId="5EDCEAE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i/>
                <w:sz w:val="24"/>
                <w:szCs w:val="24"/>
              </w:rPr>
            </w:pPr>
            <w:r w:rsidRPr="001F0697">
              <w:rPr>
                <w:rFonts w:ascii="Times New Roman" w:eastAsia="Times New Roman" w:hAnsi="Times New Roman" w:cs="Times New Roman"/>
                <w:i/>
                <w:sz w:val="24"/>
                <w:szCs w:val="24"/>
              </w:rPr>
              <w:t>К.т.н., зам. начальника ССР ОДУ Сибири</w:t>
            </w:r>
          </w:p>
        </w:tc>
        <w:tc>
          <w:tcPr>
            <w:tcW w:w="863" w:type="pct"/>
            <w:vAlign w:val="center"/>
          </w:tcPr>
          <w:p w14:paraId="5C2C422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Эксперт проекта</w:t>
            </w:r>
          </w:p>
        </w:tc>
        <w:tc>
          <w:tcPr>
            <w:tcW w:w="1864" w:type="pct"/>
            <w:vAlign w:val="center"/>
          </w:tcPr>
          <w:p w14:paraId="28F2F91C" w14:textId="77777777" w:rsidR="001F0697" w:rsidRPr="001F0697" w:rsidRDefault="001F0697" w:rsidP="001F0697">
            <w:pPr>
              <w:spacing w:after="0" w:line="240" w:lineRule="auto"/>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Консультирование по особенностям функционирования автоматизированных систем в АО «СО ЕЭС»</w:t>
            </w:r>
          </w:p>
        </w:tc>
        <w:tc>
          <w:tcPr>
            <w:tcW w:w="626" w:type="pct"/>
            <w:vAlign w:val="center"/>
          </w:tcPr>
          <w:p w14:paraId="0C4B7553"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50</w:t>
            </w:r>
          </w:p>
        </w:tc>
      </w:tr>
      <w:tr w:rsidR="001F0697" w:rsidRPr="001F0697" w14:paraId="77F8F44A" w14:textId="77777777" w:rsidTr="001F0697">
        <w:trPr>
          <w:trHeight w:val="454"/>
        </w:trPr>
        <w:tc>
          <w:tcPr>
            <w:tcW w:w="300" w:type="pct"/>
            <w:vAlign w:val="center"/>
          </w:tcPr>
          <w:p w14:paraId="58B08849"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4</w:t>
            </w:r>
          </w:p>
        </w:tc>
        <w:tc>
          <w:tcPr>
            <w:tcW w:w="1347" w:type="pct"/>
            <w:vAlign w:val="center"/>
          </w:tcPr>
          <w:p w14:paraId="0769390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Жиленков Артем Алексеевич</w:t>
            </w:r>
          </w:p>
          <w:p w14:paraId="6ABD999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ОДУ Сибири, НИ ТПУ</w:t>
            </w:r>
          </w:p>
          <w:p w14:paraId="06B9D362" w14:textId="77777777" w:rsidR="001F0697" w:rsidRPr="001F0697" w:rsidRDefault="001F0697" w:rsidP="001F0697">
            <w:pPr>
              <w:spacing w:after="0" w:line="240" w:lineRule="auto"/>
              <w:jc w:val="center"/>
              <w:rPr>
                <w:rFonts w:ascii="Times New Roman" w:eastAsia="Times New Roman" w:hAnsi="Times New Roman" w:cs="Times New Roman"/>
                <w:i/>
                <w:iCs/>
                <w:sz w:val="24"/>
                <w:szCs w:val="24"/>
              </w:rPr>
            </w:pPr>
            <w:r w:rsidRPr="001F0697">
              <w:rPr>
                <w:rFonts w:ascii="Times New Roman" w:eastAsia="Times New Roman" w:hAnsi="Times New Roman" w:cs="Times New Roman"/>
                <w:i/>
                <w:iCs/>
                <w:sz w:val="24"/>
                <w:szCs w:val="24"/>
              </w:rPr>
              <w:t>Специалист-стажер 1 категории группы кадрового резерва, магистрант 2 курса, ИШЭ</w:t>
            </w:r>
          </w:p>
        </w:tc>
        <w:tc>
          <w:tcPr>
            <w:tcW w:w="863" w:type="pct"/>
            <w:vAlign w:val="center"/>
          </w:tcPr>
          <w:p w14:paraId="21EEF972"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Исполнитель по проекту</w:t>
            </w:r>
          </w:p>
          <w:p w14:paraId="67E44FA5" w14:textId="77777777" w:rsidR="001F0697" w:rsidRPr="001F0697" w:rsidRDefault="001F0697" w:rsidP="001F0697">
            <w:pPr>
              <w:spacing w:after="0" w:line="240" w:lineRule="auto"/>
              <w:jc w:val="center"/>
              <w:rPr>
                <w:rFonts w:ascii="Times New Roman" w:eastAsia="Times New Roman" w:hAnsi="Times New Roman" w:cs="Times New Roman"/>
                <w:sz w:val="24"/>
                <w:szCs w:val="24"/>
              </w:rPr>
            </w:pPr>
          </w:p>
        </w:tc>
        <w:tc>
          <w:tcPr>
            <w:tcW w:w="1864" w:type="pct"/>
            <w:vAlign w:val="center"/>
          </w:tcPr>
          <w:p w14:paraId="3CD066DA"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lastRenderedPageBreak/>
              <w:t xml:space="preserve">1. Расчет установившихся режимов и переходных </w:t>
            </w:r>
            <w:r w:rsidRPr="001F0697">
              <w:rPr>
                <w:rFonts w:ascii="Times New Roman" w:eastAsia="Times New Roman" w:hAnsi="Times New Roman" w:cs="Times New Roman"/>
                <w:sz w:val="24"/>
                <w:szCs w:val="24"/>
              </w:rPr>
              <w:lastRenderedPageBreak/>
              <w:t xml:space="preserve">процессов в энергосистеме ОЭС Сибири и их анализ; </w:t>
            </w:r>
          </w:p>
          <w:p w14:paraId="220680FB" w14:textId="77777777" w:rsidR="001F0697" w:rsidRPr="001F0697" w:rsidRDefault="001F0697" w:rsidP="001F0697">
            <w:pPr>
              <w:spacing w:after="0" w:line="240" w:lineRule="auto"/>
              <w:jc w:val="both"/>
              <w:rPr>
                <w:rFonts w:ascii="Times New Roman" w:eastAsia="Times New Roman" w:hAnsi="Times New Roman" w:cs="Times New Roman"/>
                <w:sz w:val="24"/>
                <w:szCs w:val="24"/>
              </w:rPr>
            </w:pPr>
            <w:r w:rsidRPr="001F0697">
              <w:rPr>
                <w:rFonts w:ascii="Times New Roman" w:eastAsia="Times New Roman" w:hAnsi="Times New Roman" w:cs="Times New Roman"/>
                <w:sz w:val="24"/>
                <w:szCs w:val="24"/>
              </w:rPr>
              <w:t xml:space="preserve">     2. Разработка алгоритма централизованного АЛАР.</w:t>
            </w:r>
          </w:p>
        </w:tc>
        <w:tc>
          <w:tcPr>
            <w:tcW w:w="626" w:type="pct"/>
            <w:vAlign w:val="center"/>
          </w:tcPr>
          <w:p w14:paraId="6E8ED11B" w14:textId="77777777" w:rsidR="001F0697" w:rsidRPr="001F0697" w:rsidRDefault="001F0697" w:rsidP="001F0697">
            <w:pPr>
              <w:spacing w:after="0" w:line="240" w:lineRule="auto"/>
              <w:jc w:val="center"/>
              <w:rPr>
                <w:rFonts w:ascii="Times New Roman" w:eastAsia="Times New Roman" w:hAnsi="Times New Roman" w:cs="Times New Roman"/>
                <w:sz w:val="24"/>
                <w:szCs w:val="24"/>
                <w:highlight w:val="yellow"/>
              </w:rPr>
            </w:pPr>
            <w:r w:rsidRPr="001F0697">
              <w:rPr>
                <w:rFonts w:ascii="Times New Roman" w:eastAsia="Times New Roman" w:hAnsi="Times New Roman" w:cs="Times New Roman"/>
                <w:sz w:val="24"/>
                <w:szCs w:val="24"/>
              </w:rPr>
              <w:lastRenderedPageBreak/>
              <w:t>150</w:t>
            </w:r>
          </w:p>
        </w:tc>
      </w:tr>
      <w:tr w:rsidR="001F0697" w:rsidRPr="001F0697" w14:paraId="424893C1" w14:textId="77777777" w:rsidTr="001F0697">
        <w:trPr>
          <w:trHeight w:val="454"/>
        </w:trPr>
        <w:tc>
          <w:tcPr>
            <w:tcW w:w="4374" w:type="pct"/>
            <w:gridSpan w:val="4"/>
            <w:vAlign w:val="center"/>
          </w:tcPr>
          <w:p w14:paraId="24C0A1E9" w14:textId="77777777" w:rsidR="001F0697" w:rsidRPr="001F0697" w:rsidRDefault="001F0697" w:rsidP="001F0697">
            <w:pPr>
              <w:spacing w:after="0" w:line="240" w:lineRule="auto"/>
              <w:jc w:val="both"/>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ИТОГО:</w:t>
            </w:r>
          </w:p>
        </w:tc>
        <w:tc>
          <w:tcPr>
            <w:tcW w:w="626" w:type="pct"/>
            <w:vAlign w:val="center"/>
          </w:tcPr>
          <w:p w14:paraId="0D103832" w14:textId="77777777" w:rsidR="001F0697" w:rsidRPr="001F0697" w:rsidRDefault="001F0697" w:rsidP="001F0697">
            <w:pPr>
              <w:spacing w:after="0" w:line="240" w:lineRule="auto"/>
              <w:jc w:val="center"/>
              <w:rPr>
                <w:rFonts w:ascii="Times New Roman" w:eastAsia="Times New Roman" w:hAnsi="Times New Roman" w:cs="Times New Roman"/>
                <w:b/>
                <w:bCs/>
                <w:sz w:val="24"/>
                <w:szCs w:val="24"/>
              </w:rPr>
            </w:pPr>
            <w:r w:rsidRPr="001F0697">
              <w:rPr>
                <w:rFonts w:ascii="Times New Roman" w:eastAsia="Times New Roman" w:hAnsi="Times New Roman" w:cs="Times New Roman"/>
                <w:b/>
                <w:bCs/>
                <w:sz w:val="24"/>
                <w:szCs w:val="24"/>
              </w:rPr>
              <w:t>440</w:t>
            </w:r>
          </w:p>
        </w:tc>
      </w:tr>
    </w:tbl>
    <w:p w14:paraId="7AE489E0" w14:textId="6029E81F" w:rsidR="001F0697" w:rsidRPr="001F0697" w:rsidRDefault="001F0697" w:rsidP="001F0697">
      <w:pPr>
        <w:pStyle w:val="2"/>
        <w:rPr>
          <w:rFonts w:eastAsia="Calibri"/>
        </w:rPr>
      </w:pPr>
      <w:bookmarkStart w:id="247" w:name="_Toc62603042"/>
      <w:r>
        <w:rPr>
          <w:rFonts w:eastAsia="Calibri"/>
        </w:rPr>
        <w:t>5.</w:t>
      </w:r>
      <w:r w:rsidRPr="001F0697">
        <w:rPr>
          <w:rFonts w:eastAsia="Calibri"/>
        </w:rPr>
        <w:t>3. Планирование управления научно-техническим проектом</w:t>
      </w:r>
      <w:bookmarkEnd w:id="247"/>
    </w:p>
    <w:p w14:paraId="2C8A572E" w14:textId="77D93418" w:rsidR="001F0697" w:rsidRPr="001F0697" w:rsidRDefault="001F0697" w:rsidP="001F0697">
      <w:pPr>
        <w:pStyle w:val="3"/>
        <w:rPr>
          <w:rFonts w:eastAsia="Calibri"/>
        </w:rPr>
      </w:pPr>
      <w:bookmarkStart w:id="248" w:name="_Toc62603043"/>
      <w:r>
        <w:rPr>
          <w:rFonts w:eastAsia="Calibri"/>
        </w:rPr>
        <w:t>5.</w:t>
      </w:r>
      <w:r w:rsidRPr="001F0697">
        <w:rPr>
          <w:rFonts w:eastAsia="Calibri"/>
        </w:rPr>
        <w:t>3.1. Иерархическая структура работ</w:t>
      </w:r>
      <w:bookmarkEnd w:id="248"/>
    </w:p>
    <w:p w14:paraId="523F3C7A" w14:textId="51F31980" w:rsidR="001F0697" w:rsidRPr="001F0697" w:rsidRDefault="001F0697" w:rsidP="001F0697">
      <w:pPr>
        <w:spacing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Содержание всего проекта работ определено и структурировано в виде иерархии, показанной на рисунке </w:t>
      </w:r>
      <w:r w:rsidR="00AF2964">
        <w:rPr>
          <w:rFonts w:ascii="Times New Roman" w:eastAsia="Calibri" w:hAnsi="Times New Roman" w:cs="Times New Roman"/>
          <w:color w:val="000000"/>
          <w:sz w:val="28"/>
        </w:rPr>
        <w:t>31</w:t>
      </w:r>
      <w:r w:rsidRPr="001F0697">
        <w:rPr>
          <w:rFonts w:ascii="Times New Roman" w:eastAsia="Calibri" w:hAnsi="Times New Roman" w:cs="Times New Roman"/>
          <w:color w:val="000000"/>
          <w:sz w:val="28"/>
        </w:rPr>
        <w:t>.</w:t>
      </w:r>
    </w:p>
    <w:p w14:paraId="5EFFFA12" w14:textId="77777777" w:rsidR="001F0697" w:rsidRPr="001F0697" w:rsidRDefault="001F0697" w:rsidP="00775658">
      <w:pPr>
        <w:spacing w:after="0" w:line="360" w:lineRule="auto"/>
        <w:ind w:firstLine="142"/>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object w:dxaOrig="13956" w:dyaOrig="8148" w14:anchorId="45462024">
          <v:shape id="_x0000_i1028" type="#_x0000_t75" style="width:482.4pt;height:280.8pt" o:ole="">
            <v:imagedata r:id="rId54" o:title=""/>
          </v:shape>
          <o:OLEObject Type="Embed" ProgID="Visio.Drawing.15" ShapeID="_x0000_i1028" DrawAspect="Content" ObjectID="_1673271797" r:id="rId55"/>
        </w:object>
      </w:r>
    </w:p>
    <w:p w14:paraId="1D297802" w14:textId="4AF2F75D" w:rsidR="001F0697" w:rsidRPr="001F0697" w:rsidRDefault="001F0697" w:rsidP="00775658">
      <w:pPr>
        <w:spacing w:after="0" w:line="360" w:lineRule="auto"/>
        <w:ind w:firstLine="851"/>
        <w:contextualSpacing/>
        <w:jc w:val="center"/>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 xml:space="preserve">Рисунок </w:t>
      </w:r>
      <w:r w:rsidR="00AF2964">
        <w:rPr>
          <w:rFonts w:ascii="Times New Roman" w:eastAsia="Calibri" w:hAnsi="Times New Roman" w:cs="Times New Roman"/>
          <w:color w:val="000000"/>
          <w:sz w:val="28"/>
        </w:rPr>
        <w:t>31</w:t>
      </w:r>
      <w:r w:rsidRPr="001F0697">
        <w:rPr>
          <w:rFonts w:ascii="Times New Roman" w:eastAsia="Calibri" w:hAnsi="Times New Roman" w:cs="Times New Roman"/>
          <w:color w:val="000000"/>
          <w:sz w:val="28"/>
        </w:rPr>
        <w:t xml:space="preserve"> – Иерархическая структура работ</w:t>
      </w:r>
    </w:p>
    <w:p w14:paraId="5AED94AE" w14:textId="77777777" w:rsidR="001F0697" w:rsidRPr="000B5799" w:rsidRDefault="001F0697" w:rsidP="000B5799">
      <w:pPr>
        <w:spacing w:after="0" w:line="360" w:lineRule="auto"/>
        <w:ind w:firstLine="851"/>
        <w:jc w:val="center"/>
        <w:rPr>
          <w:rFonts w:ascii="Times New Roman" w:eastAsia="Calibri" w:hAnsi="Times New Roman" w:cs="Times New Roman"/>
          <w:b/>
          <w:color w:val="000000"/>
          <w:sz w:val="28"/>
        </w:rPr>
      </w:pPr>
      <w:r w:rsidRPr="000B5799">
        <w:rPr>
          <w:rFonts w:ascii="Times New Roman" w:eastAsia="Calibri" w:hAnsi="Times New Roman" w:cs="Times New Roman"/>
          <w:b/>
          <w:color w:val="000000"/>
          <w:sz w:val="28"/>
        </w:rPr>
        <w:t>План проекта</w:t>
      </w:r>
    </w:p>
    <w:p w14:paraId="676DBAA4" w14:textId="2550BECF" w:rsidR="001F0697" w:rsidRDefault="001F0697" w:rsidP="001F0697">
      <w:pPr>
        <w:spacing w:after="0" w:line="360" w:lineRule="auto"/>
        <w:ind w:firstLine="851"/>
        <w:jc w:val="both"/>
        <w:rPr>
          <w:rFonts w:ascii="Times New Roman" w:eastAsia="Times New Roman" w:hAnsi="Times New Roman" w:cs="Times New Roman"/>
          <w:color w:val="000000"/>
          <w:sz w:val="28"/>
          <w:szCs w:val="28"/>
          <w:lang w:eastAsia="ru-RU"/>
        </w:rPr>
      </w:pPr>
      <w:r w:rsidRPr="001F0697">
        <w:rPr>
          <w:rFonts w:ascii="Times New Roman" w:eastAsia="Calibri" w:hAnsi="Times New Roman" w:cs="Times New Roman"/>
          <w:color w:val="000000"/>
          <w:sz w:val="28"/>
        </w:rPr>
        <w:t xml:space="preserve">В рамках планирования научного проекта необходимо построить календарный план проекта. Календарный план проекта представлен </w:t>
      </w:r>
      <w:r w:rsidRPr="001F0697">
        <w:rPr>
          <w:rFonts w:ascii="Times New Roman" w:eastAsia="Calibri" w:hAnsi="Times New Roman" w:cs="Times New Roman"/>
          <w:color w:val="000000"/>
          <w:sz w:val="28"/>
        </w:rPr>
        <w:br/>
        <w:t xml:space="preserve">в таблице </w:t>
      </w:r>
      <w:r w:rsidR="003C5E2F">
        <w:rPr>
          <w:rFonts w:ascii="Times New Roman" w:eastAsia="Calibri" w:hAnsi="Times New Roman" w:cs="Times New Roman"/>
          <w:color w:val="000000"/>
          <w:sz w:val="28"/>
        </w:rPr>
        <w:t>1</w:t>
      </w:r>
      <w:r w:rsidR="00FC2E19">
        <w:rPr>
          <w:rFonts w:ascii="Times New Roman" w:eastAsia="Calibri" w:hAnsi="Times New Roman" w:cs="Times New Roman"/>
          <w:color w:val="000000"/>
          <w:sz w:val="28"/>
        </w:rPr>
        <w:t>2</w:t>
      </w:r>
      <w:r w:rsidRPr="001F0697">
        <w:rPr>
          <w:rFonts w:ascii="Times New Roman" w:eastAsia="Calibri" w:hAnsi="Times New Roman" w:cs="Times New Roman"/>
          <w:color w:val="000000"/>
          <w:sz w:val="28"/>
        </w:rPr>
        <w:t xml:space="preserve">. </w:t>
      </w:r>
      <w:r w:rsidRPr="001F0697">
        <w:rPr>
          <w:rFonts w:ascii="Times New Roman" w:eastAsia="Times New Roman" w:hAnsi="Times New Roman" w:cs="Times New Roman"/>
          <w:color w:val="000000"/>
          <w:sz w:val="28"/>
          <w:szCs w:val="28"/>
          <w:lang w:eastAsia="ru-RU"/>
        </w:rPr>
        <w:t xml:space="preserve">Календарный план-график для наглядной иллюстрации работы над проектом представлен в таблице </w:t>
      </w:r>
      <w:r w:rsidR="003C5E2F">
        <w:rPr>
          <w:rFonts w:ascii="Times New Roman" w:eastAsia="Times New Roman" w:hAnsi="Times New Roman" w:cs="Times New Roman"/>
          <w:color w:val="000000"/>
          <w:sz w:val="28"/>
          <w:szCs w:val="28"/>
          <w:lang w:eastAsia="ru-RU"/>
        </w:rPr>
        <w:t>1</w:t>
      </w:r>
      <w:r w:rsidR="00FC2E19">
        <w:rPr>
          <w:rFonts w:ascii="Times New Roman" w:eastAsia="Times New Roman" w:hAnsi="Times New Roman" w:cs="Times New Roman"/>
          <w:color w:val="000000"/>
          <w:sz w:val="28"/>
          <w:szCs w:val="28"/>
          <w:lang w:eastAsia="ru-RU"/>
        </w:rPr>
        <w:t>3</w:t>
      </w:r>
      <w:r w:rsidRPr="001F0697">
        <w:rPr>
          <w:rFonts w:ascii="Times New Roman" w:eastAsia="Times New Roman" w:hAnsi="Times New Roman" w:cs="Times New Roman"/>
          <w:color w:val="000000"/>
          <w:sz w:val="28"/>
          <w:szCs w:val="28"/>
          <w:lang w:eastAsia="ru-RU"/>
        </w:rPr>
        <w:t>.</w:t>
      </w:r>
    </w:p>
    <w:p w14:paraId="25B4C86B" w14:textId="5662FCF3"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2E8EE998" w14:textId="7206B737"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06AFC014" w14:textId="0479AF55" w:rsidR="00FC2E19" w:rsidRDefault="00FC2E19" w:rsidP="001F0697">
      <w:pPr>
        <w:spacing w:after="0" w:line="360" w:lineRule="auto"/>
        <w:ind w:firstLine="851"/>
        <w:jc w:val="both"/>
        <w:rPr>
          <w:rFonts w:ascii="Times New Roman" w:eastAsia="Times New Roman" w:hAnsi="Times New Roman" w:cs="Times New Roman"/>
          <w:color w:val="000000"/>
          <w:sz w:val="28"/>
          <w:szCs w:val="28"/>
          <w:lang w:eastAsia="ru-RU"/>
        </w:rPr>
      </w:pPr>
    </w:p>
    <w:p w14:paraId="4B480CF2" w14:textId="77777777" w:rsidR="00FC2E19" w:rsidRPr="001F0697" w:rsidRDefault="00FC2E19" w:rsidP="001F0697">
      <w:pPr>
        <w:spacing w:after="0" w:line="360" w:lineRule="auto"/>
        <w:ind w:firstLine="851"/>
        <w:jc w:val="both"/>
        <w:rPr>
          <w:rFonts w:ascii="Times New Roman" w:eastAsia="Calibri" w:hAnsi="Times New Roman" w:cs="Times New Roman"/>
          <w:color w:val="000000"/>
          <w:sz w:val="28"/>
        </w:rPr>
      </w:pPr>
    </w:p>
    <w:p w14:paraId="779E00D6" w14:textId="37B014CC" w:rsidR="001F0697" w:rsidRPr="001F0697" w:rsidRDefault="001F0697" w:rsidP="001F0697">
      <w:pPr>
        <w:spacing w:after="0" w:line="360" w:lineRule="auto"/>
        <w:ind w:firstLine="851"/>
        <w:jc w:val="both"/>
        <w:rPr>
          <w:rFonts w:ascii="Times New Roman" w:eastAsia="Times New Roman" w:hAnsi="Times New Roman" w:cs="Times New Roman"/>
          <w:sz w:val="28"/>
          <w:szCs w:val="28"/>
        </w:rPr>
      </w:pPr>
      <w:r w:rsidRPr="001F0697">
        <w:rPr>
          <w:rFonts w:ascii="Times New Roman" w:eastAsia="Times New Roman" w:hAnsi="Times New Roman" w:cs="Times New Roman"/>
          <w:sz w:val="28"/>
          <w:szCs w:val="28"/>
        </w:rPr>
        <w:lastRenderedPageBreak/>
        <w:t xml:space="preserve">Таблица </w:t>
      </w:r>
      <w:r w:rsidR="003C5E2F">
        <w:rPr>
          <w:rFonts w:ascii="Times New Roman" w:eastAsia="Times New Roman" w:hAnsi="Times New Roman" w:cs="Times New Roman"/>
          <w:sz w:val="28"/>
          <w:szCs w:val="28"/>
        </w:rPr>
        <w:t>1</w:t>
      </w:r>
      <w:r w:rsidR="00FC2E19">
        <w:rPr>
          <w:rFonts w:ascii="Times New Roman" w:eastAsia="Times New Roman" w:hAnsi="Times New Roman" w:cs="Times New Roman"/>
          <w:sz w:val="28"/>
          <w:szCs w:val="28"/>
        </w:rPr>
        <w:t>2</w:t>
      </w:r>
      <w:r w:rsidRPr="001F0697">
        <w:rPr>
          <w:rFonts w:ascii="Times New Roman" w:eastAsia="Times New Roman" w:hAnsi="Times New Roman" w:cs="Times New Roman"/>
          <w:sz w:val="28"/>
          <w:szCs w:val="28"/>
        </w:rPr>
        <w:t xml:space="preserve"> – Календарный план проекта</w:t>
      </w:r>
    </w:p>
    <w:tbl>
      <w:tblPr>
        <w:tblW w:w="9632"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560"/>
        <w:gridCol w:w="3659"/>
        <w:gridCol w:w="1303"/>
        <w:gridCol w:w="1204"/>
        <w:gridCol w:w="1205"/>
        <w:gridCol w:w="1701"/>
      </w:tblGrid>
      <w:tr w:rsidR="001F0697" w:rsidRPr="001F0697" w14:paraId="1ECDFE5F" w14:textId="77777777" w:rsidTr="001F0697">
        <w:trPr>
          <w:trHeight w:val="454"/>
        </w:trPr>
        <w:tc>
          <w:tcPr>
            <w:tcW w:w="560" w:type="dxa"/>
            <w:vAlign w:val="center"/>
          </w:tcPr>
          <w:p w14:paraId="03931B17"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Код</w:t>
            </w:r>
          </w:p>
        </w:tc>
        <w:tc>
          <w:tcPr>
            <w:tcW w:w="3659" w:type="dxa"/>
            <w:vAlign w:val="center"/>
          </w:tcPr>
          <w:p w14:paraId="3D82F2E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Название</w:t>
            </w:r>
          </w:p>
        </w:tc>
        <w:tc>
          <w:tcPr>
            <w:tcW w:w="1303" w:type="dxa"/>
            <w:vAlign w:val="center"/>
          </w:tcPr>
          <w:p w14:paraId="63ACA46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Длит-ть, дни</w:t>
            </w:r>
          </w:p>
        </w:tc>
        <w:tc>
          <w:tcPr>
            <w:tcW w:w="1204" w:type="dxa"/>
            <w:vAlign w:val="center"/>
          </w:tcPr>
          <w:p w14:paraId="712C47F4"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начала работ</w:t>
            </w:r>
          </w:p>
        </w:tc>
        <w:tc>
          <w:tcPr>
            <w:tcW w:w="1205" w:type="dxa"/>
            <w:vAlign w:val="center"/>
          </w:tcPr>
          <w:p w14:paraId="4AD146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Дата окончания работ</w:t>
            </w:r>
          </w:p>
        </w:tc>
        <w:tc>
          <w:tcPr>
            <w:tcW w:w="1701" w:type="dxa"/>
            <w:vAlign w:val="center"/>
          </w:tcPr>
          <w:p w14:paraId="598A042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Состав участников</w:t>
            </w:r>
          </w:p>
        </w:tc>
      </w:tr>
      <w:tr w:rsidR="001F0697" w:rsidRPr="001F0697" w14:paraId="18D9CE61" w14:textId="77777777" w:rsidTr="001F0697">
        <w:trPr>
          <w:trHeight w:val="454"/>
        </w:trPr>
        <w:tc>
          <w:tcPr>
            <w:tcW w:w="560" w:type="dxa"/>
            <w:vAlign w:val="center"/>
          </w:tcPr>
          <w:p w14:paraId="5FA450C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w:t>
            </w:r>
          </w:p>
        </w:tc>
        <w:tc>
          <w:tcPr>
            <w:tcW w:w="9072" w:type="dxa"/>
            <w:gridSpan w:val="5"/>
            <w:vAlign w:val="center"/>
          </w:tcPr>
          <w:p w14:paraId="3DBD0E4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Анализ предметной области</w:t>
            </w:r>
          </w:p>
        </w:tc>
      </w:tr>
      <w:tr w:rsidR="001F0697" w:rsidRPr="001F0697" w14:paraId="6E2D7FF5" w14:textId="77777777" w:rsidTr="001F0697">
        <w:trPr>
          <w:trHeight w:val="454"/>
        </w:trPr>
        <w:tc>
          <w:tcPr>
            <w:tcW w:w="560" w:type="dxa"/>
            <w:vAlign w:val="center"/>
          </w:tcPr>
          <w:p w14:paraId="76CF1A21"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rPr>
              <w:t>1.</w:t>
            </w:r>
            <w:r w:rsidRPr="001F0697">
              <w:rPr>
                <w:rFonts w:ascii="Times New Roman" w:eastAsia="Times New Roman" w:hAnsi="Times New Roman" w:cs="Times New Roman"/>
                <w:spacing w:val="-6"/>
                <w:sz w:val="20"/>
                <w:szCs w:val="20"/>
                <w:lang w:val="en-US"/>
              </w:rPr>
              <w:t>1</w:t>
            </w:r>
          </w:p>
        </w:tc>
        <w:tc>
          <w:tcPr>
            <w:tcW w:w="3659" w:type="dxa"/>
            <w:vAlign w:val="center"/>
          </w:tcPr>
          <w:p w14:paraId="022A5B5A"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Calibri" w:hAnsi="Times New Roman" w:cs="Times New Roman"/>
                <w:color w:val="000000"/>
                <w:sz w:val="20"/>
                <w:szCs w:val="20"/>
              </w:rPr>
              <w:t>Обзор литературы и публикаций</w:t>
            </w:r>
            <w:r w:rsidRPr="001F0697">
              <w:rPr>
                <w:rFonts w:ascii="Times New Roman" w:eastAsia="Times New Roman" w:hAnsi="Times New Roman" w:cs="Times New Roman"/>
                <w:spacing w:val="-6"/>
                <w:sz w:val="20"/>
                <w:szCs w:val="20"/>
              </w:rPr>
              <w:t xml:space="preserve"> </w:t>
            </w:r>
          </w:p>
        </w:tc>
        <w:tc>
          <w:tcPr>
            <w:tcW w:w="1303" w:type="dxa"/>
            <w:vAlign w:val="center"/>
          </w:tcPr>
          <w:p w14:paraId="2DFF4CC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3632751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01.09.2020</w:t>
            </w:r>
          </w:p>
        </w:tc>
        <w:tc>
          <w:tcPr>
            <w:tcW w:w="1205" w:type="dxa"/>
            <w:vAlign w:val="center"/>
          </w:tcPr>
          <w:p w14:paraId="48C40186"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06.09.2020</w:t>
            </w:r>
          </w:p>
        </w:tc>
        <w:tc>
          <w:tcPr>
            <w:tcW w:w="1701" w:type="dxa"/>
            <w:vAlign w:val="center"/>
          </w:tcPr>
          <w:p w14:paraId="227B54A9"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706BAF3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Руководитель</w:t>
            </w:r>
          </w:p>
        </w:tc>
      </w:tr>
      <w:tr w:rsidR="001F0697" w:rsidRPr="001F0697" w14:paraId="68795B5D" w14:textId="77777777" w:rsidTr="001F0697">
        <w:trPr>
          <w:trHeight w:val="454"/>
        </w:trPr>
        <w:tc>
          <w:tcPr>
            <w:tcW w:w="560" w:type="dxa"/>
            <w:vAlign w:val="center"/>
          </w:tcPr>
          <w:p w14:paraId="6292D602"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1.2</w:t>
            </w:r>
          </w:p>
        </w:tc>
        <w:tc>
          <w:tcPr>
            <w:tcW w:w="3659" w:type="dxa"/>
            <w:vAlign w:val="center"/>
          </w:tcPr>
          <w:p w14:paraId="3628FC3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Анализ архитектур централизованных системы противоаварийной автоматики</w:t>
            </w:r>
          </w:p>
        </w:tc>
        <w:tc>
          <w:tcPr>
            <w:tcW w:w="1303" w:type="dxa"/>
            <w:vAlign w:val="center"/>
          </w:tcPr>
          <w:p w14:paraId="5D61B77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08C8C52D"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07.09.2020</w:t>
            </w:r>
          </w:p>
        </w:tc>
        <w:tc>
          <w:tcPr>
            <w:tcW w:w="1205" w:type="dxa"/>
            <w:vAlign w:val="center"/>
          </w:tcPr>
          <w:p w14:paraId="1940FA8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13.09.2020</w:t>
            </w:r>
          </w:p>
        </w:tc>
        <w:tc>
          <w:tcPr>
            <w:tcW w:w="1701" w:type="dxa"/>
            <w:vAlign w:val="center"/>
          </w:tcPr>
          <w:p w14:paraId="6CD718A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p w14:paraId="12DAA1AE"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Эксперт</w:t>
            </w:r>
          </w:p>
        </w:tc>
      </w:tr>
      <w:tr w:rsidR="001F0697" w:rsidRPr="001F0697" w14:paraId="39B00E1D"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12B2DFBF"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2</w:t>
            </w:r>
          </w:p>
        </w:tc>
        <w:tc>
          <w:tcPr>
            <w:tcW w:w="9072" w:type="dxa"/>
            <w:gridSpan w:val="5"/>
            <w:tcBorders>
              <w:top w:val="single" w:sz="4" w:space="0" w:color="auto"/>
              <w:left w:val="single" w:sz="4" w:space="0" w:color="auto"/>
              <w:bottom w:val="single" w:sz="4" w:space="0" w:color="auto"/>
            </w:tcBorders>
            <w:vAlign w:val="center"/>
          </w:tcPr>
          <w:p w14:paraId="733E578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Проектирование программного обеспечения централизованной АЛАР</w:t>
            </w:r>
          </w:p>
        </w:tc>
      </w:tr>
      <w:tr w:rsidR="001F0697" w:rsidRPr="001F0697" w14:paraId="3581FBF7" w14:textId="77777777" w:rsidTr="001F0697">
        <w:trPr>
          <w:trHeight w:val="454"/>
        </w:trPr>
        <w:tc>
          <w:tcPr>
            <w:tcW w:w="560" w:type="dxa"/>
            <w:tcBorders>
              <w:top w:val="single" w:sz="4" w:space="0" w:color="auto"/>
              <w:left w:val="single" w:sz="4" w:space="0" w:color="auto"/>
              <w:bottom w:val="single" w:sz="4" w:space="0" w:color="auto"/>
              <w:right w:val="single" w:sz="4" w:space="0" w:color="auto"/>
            </w:tcBorders>
            <w:vAlign w:val="center"/>
          </w:tcPr>
          <w:p w14:paraId="321A39F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w:t>
            </w:r>
          </w:p>
        </w:tc>
        <w:tc>
          <w:tcPr>
            <w:tcW w:w="3659" w:type="dxa"/>
            <w:tcBorders>
              <w:top w:val="single" w:sz="4" w:space="0" w:color="auto"/>
              <w:left w:val="single" w:sz="4" w:space="0" w:color="auto"/>
              <w:bottom w:val="single" w:sz="4" w:space="0" w:color="auto"/>
            </w:tcBorders>
            <w:vAlign w:val="center"/>
          </w:tcPr>
          <w:p w14:paraId="332F756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укрупненной структуры централизованной АЛАР</w:t>
            </w:r>
          </w:p>
        </w:tc>
        <w:tc>
          <w:tcPr>
            <w:tcW w:w="1303" w:type="dxa"/>
            <w:tcBorders>
              <w:top w:val="single" w:sz="4" w:space="0" w:color="auto"/>
              <w:bottom w:val="single" w:sz="4" w:space="0" w:color="auto"/>
            </w:tcBorders>
            <w:vAlign w:val="center"/>
          </w:tcPr>
          <w:p w14:paraId="3EB6D53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bottom w:val="single" w:sz="4" w:space="0" w:color="auto"/>
            </w:tcBorders>
            <w:vAlign w:val="center"/>
          </w:tcPr>
          <w:p w14:paraId="071F7E8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14.09.2020</w:t>
            </w:r>
          </w:p>
        </w:tc>
        <w:tc>
          <w:tcPr>
            <w:tcW w:w="1205" w:type="dxa"/>
            <w:tcBorders>
              <w:top w:val="single" w:sz="4" w:space="0" w:color="auto"/>
              <w:bottom w:val="single" w:sz="4" w:space="0" w:color="auto"/>
            </w:tcBorders>
            <w:vAlign w:val="center"/>
          </w:tcPr>
          <w:p w14:paraId="5E467E3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20.09.2020</w:t>
            </w:r>
          </w:p>
        </w:tc>
        <w:tc>
          <w:tcPr>
            <w:tcW w:w="1701" w:type="dxa"/>
            <w:tcBorders>
              <w:top w:val="single" w:sz="4" w:space="0" w:color="auto"/>
              <w:bottom w:val="single" w:sz="4" w:space="0" w:color="auto"/>
            </w:tcBorders>
            <w:vAlign w:val="center"/>
          </w:tcPr>
          <w:p w14:paraId="516547D8"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F1FA17F" w14:textId="77777777" w:rsidTr="001F0697">
        <w:trPr>
          <w:trHeight w:val="454"/>
        </w:trPr>
        <w:tc>
          <w:tcPr>
            <w:tcW w:w="560" w:type="dxa"/>
            <w:tcBorders>
              <w:top w:val="single" w:sz="4" w:space="0" w:color="auto"/>
              <w:left w:val="single" w:sz="4" w:space="0" w:color="auto"/>
              <w:bottom w:val="single" w:sz="4" w:space="0" w:color="auto"/>
            </w:tcBorders>
            <w:vAlign w:val="center"/>
          </w:tcPr>
          <w:p w14:paraId="56AC0C0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2.2</w:t>
            </w:r>
          </w:p>
        </w:tc>
        <w:tc>
          <w:tcPr>
            <w:tcW w:w="3659" w:type="dxa"/>
            <w:tcBorders>
              <w:top w:val="single" w:sz="4" w:space="0" w:color="auto"/>
              <w:bottom w:val="single" w:sz="4" w:space="0" w:color="auto"/>
            </w:tcBorders>
            <w:vAlign w:val="center"/>
          </w:tcPr>
          <w:p w14:paraId="2156EF9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компонентов</w:t>
            </w:r>
          </w:p>
        </w:tc>
        <w:tc>
          <w:tcPr>
            <w:tcW w:w="1303" w:type="dxa"/>
            <w:tcBorders>
              <w:top w:val="single" w:sz="4" w:space="0" w:color="auto"/>
            </w:tcBorders>
            <w:vAlign w:val="center"/>
          </w:tcPr>
          <w:p w14:paraId="1F33504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0E9B590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21.09.2020</w:t>
            </w:r>
          </w:p>
        </w:tc>
        <w:tc>
          <w:tcPr>
            <w:tcW w:w="1205" w:type="dxa"/>
            <w:tcBorders>
              <w:top w:val="single" w:sz="4" w:space="0" w:color="auto"/>
            </w:tcBorders>
            <w:vAlign w:val="center"/>
          </w:tcPr>
          <w:p w14:paraId="78B36C4F"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27.09.2020</w:t>
            </w:r>
          </w:p>
        </w:tc>
        <w:tc>
          <w:tcPr>
            <w:tcW w:w="1701" w:type="dxa"/>
            <w:tcBorders>
              <w:top w:val="single" w:sz="4" w:space="0" w:color="auto"/>
            </w:tcBorders>
            <w:vAlign w:val="center"/>
          </w:tcPr>
          <w:p w14:paraId="164EFBD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BB7E91D" w14:textId="77777777" w:rsidTr="001F0697">
        <w:trPr>
          <w:trHeight w:val="454"/>
        </w:trPr>
        <w:tc>
          <w:tcPr>
            <w:tcW w:w="560" w:type="dxa"/>
            <w:tcBorders>
              <w:top w:val="single" w:sz="4" w:space="0" w:color="auto"/>
              <w:left w:val="single" w:sz="4" w:space="0" w:color="auto"/>
              <w:bottom w:val="single" w:sz="4" w:space="0" w:color="auto"/>
            </w:tcBorders>
            <w:vAlign w:val="center"/>
          </w:tcPr>
          <w:p w14:paraId="2B8368CB"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2.3</w:t>
            </w:r>
          </w:p>
        </w:tc>
        <w:tc>
          <w:tcPr>
            <w:tcW w:w="3659" w:type="dxa"/>
            <w:tcBorders>
              <w:top w:val="single" w:sz="4" w:space="0" w:color="auto"/>
              <w:bottom w:val="single" w:sz="4" w:space="0" w:color="auto"/>
            </w:tcBorders>
            <w:vAlign w:val="center"/>
          </w:tcPr>
          <w:p w14:paraId="6B57FDB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Создание диаграммы пакетов</w:t>
            </w:r>
          </w:p>
        </w:tc>
        <w:tc>
          <w:tcPr>
            <w:tcW w:w="1303" w:type="dxa"/>
            <w:tcBorders>
              <w:top w:val="single" w:sz="4" w:space="0" w:color="auto"/>
            </w:tcBorders>
            <w:vAlign w:val="center"/>
          </w:tcPr>
          <w:p w14:paraId="29ACA09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auto"/>
            </w:tcBorders>
            <w:vAlign w:val="center"/>
          </w:tcPr>
          <w:p w14:paraId="5E9944F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28.09.2020</w:t>
            </w:r>
          </w:p>
        </w:tc>
        <w:tc>
          <w:tcPr>
            <w:tcW w:w="1205" w:type="dxa"/>
            <w:tcBorders>
              <w:top w:val="single" w:sz="4" w:space="0" w:color="auto"/>
            </w:tcBorders>
            <w:vAlign w:val="center"/>
          </w:tcPr>
          <w:p w14:paraId="38F8044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04.10.2020</w:t>
            </w:r>
          </w:p>
        </w:tc>
        <w:tc>
          <w:tcPr>
            <w:tcW w:w="1701" w:type="dxa"/>
            <w:tcBorders>
              <w:top w:val="single" w:sz="4" w:space="0" w:color="auto"/>
            </w:tcBorders>
            <w:vAlign w:val="center"/>
          </w:tcPr>
          <w:p w14:paraId="1DC939B7"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84312ED" w14:textId="77777777" w:rsidTr="001F0697">
        <w:trPr>
          <w:trHeight w:val="454"/>
        </w:trPr>
        <w:tc>
          <w:tcPr>
            <w:tcW w:w="560" w:type="dxa"/>
            <w:tcBorders>
              <w:top w:val="single" w:sz="4" w:space="0" w:color="auto"/>
            </w:tcBorders>
            <w:vAlign w:val="center"/>
          </w:tcPr>
          <w:p w14:paraId="6976C9E3" w14:textId="77777777" w:rsidR="001F0697" w:rsidRPr="001F0697" w:rsidRDefault="001F0697" w:rsidP="001F0697">
            <w:pPr>
              <w:spacing w:after="0" w:line="240" w:lineRule="auto"/>
              <w:jc w:val="both"/>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3</w:t>
            </w:r>
          </w:p>
        </w:tc>
        <w:tc>
          <w:tcPr>
            <w:tcW w:w="9072" w:type="dxa"/>
            <w:gridSpan w:val="5"/>
            <w:vAlign w:val="center"/>
          </w:tcPr>
          <w:p w14:paraId="0D2BE6D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Разработка программного обеспечения централизованной АЛАР</w:t>
            </w:r>
          </w:p>
        </w:tc>
      </w:tr>
      <w:tr w:rsidR="001F0697" w:rsidRPr="001F0697" w14:paraId="3987E08D" w14:textId="77777777" w:rsidTr="001F0697">
        <w:trPr>
          <w:trHeight w:val="454"/>
        </w:trPr>
        <w:tc>
          <w:tcPr>
            <w:tcW w:w="560" w:type="dxa"/>
            <w:vAlign w:val="center"/>
          </w:tcPr>
          <w:p w14:paraId="703A0BF9"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3.1</w:t>
            </w:r>
          </w:p>
        </w:tc>
        <w:tc>
          <w:tcPr>
            <w:tcW w:w="3659" w:type="dxa"/>
            <w:vAlign w:val="center"/>
          </w:tcPr>
          <w:p w14:paraId="7DEA55A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данных СВИ</w:t>
            </w:r>
          </w:p>
        </w:tc>
        <w:tc>
          <w:tcPr>
            <w:tcW w:w="1303" w:type="dxa"/>
            <w:vAlign w:val="center"/>
          </w:tcPr>
          <w:p w14:paraId="21E4CDC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vAlign w:val="center"/>
          </w:tcPr>
          <w:p w14:paraId="61B7D4C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05.10.2020</w:t>
            </w:r>
          </w:p>
        </w:tc>
        <w:tc>
          <w:tcPr>
            <w:tcW w:w="1205" w:type="dxa"/>
            <w:vAlign w:val="center"/>
          </w:tcPr>
          <w:p w14:paraId="646A2BE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18.10.2020</w:t>
            </w:r>
          </w:p>
        </w:tc>
        <w:tc>
          <w:tcPr>
            <w:tcW w:w="1701" w:type="dxa"/>
            <w:vAlign w:val="center"/>
          </w:tcPr>
          <w:p w14:paraId="58225E48"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157C22F" w14:textId="77777777" w:rsidTr="001F0697">
        <w:trPr>
          <w:trHeight w:val="454"/>
        </w:trPr>
        <w:tc>
          <w:tcPr>
            <w:tcW w:w="560" w:type="dxa"/>
            <w:tcBorders>
              <w:top w:val="single" w:sz="4" w:space="0" w:color="auto"/>
              <w:bottom w:val="single" w:sz="4" w:space="0" w:color="auto"/>
            </w:tcBorders>
            <w:vAlign w:val="center"/>
          </w:tcPr>
          <w:p w14:paraId="2CBE466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3.2</w:t>
            </w:r>
          </w:p>
        </w:tc>
        <w:tc>
          <w:tcPr>
            <w:tcW w:w="3659" w:type="dxa"/>
            <w:tcBorders>
              <w:top w:val="single" w:sz="4" w:space="0" w:color="auto"/>
              <w:bottom w:val="single" w:sz="4" w:space="0" w:color="auto"/>
            </w:tcBorders>
            <w:vAlign w:val="center"/>
          </w:tcPr>
          <w:p w14:paraId="1A9EEA2E" w14:textId="77777777" w:rsidR="001F0697" w:rsidRPr="001F0697" w:rsidRDefault="001F0697" w:rsidP="001F0697">
            <w:pPr>
              <w:spacing w:after="0" w:line="240" w:lineRule="auto"/>
              <w:jc w:val="both"/>
              <w:rPr>
                <w:rFonts w:ascii="Times New Roman" w:eastAsia="Times New Roman" w:hAnsi="Times New Roman" w:cs="Times New Roman"/>
                <w:sz w:val="20"/>
                <w:szCs w:val="20"/>
              </w:rPr>
            </w:pPr>
            <w:r w:rsidRPr="001F0697">
              <w:rPr>
                <w:rFonts w:ascii="Times New Roman" w:eastAsia="Times New Roman" w:hAnsi="Times New Roman" w:cs="Times New Roman"/>
                <w:sz w:val="20"/>
                <w:szCs w:val="20"/>
              </w:rPr>
              <w:t>Разработка</w:t>
            </w:r>
            <w:r w:rsidRPr="001F0697">
              <w:rPr>
                <w:rFonts w:ascii="Times New Roman" w:eastAsia="Calibri" w:hAnsi="Times New Roman" w:cs="Times New Roman"/>
                <w:color w:val="000000"/>
                <w:sz w:val="20"/>
                <w:szCs w:val="20"/>
              </w:rPr>
              <w:t xml:space="preserve"> и тестирование</w:t>
            </w:r>
            <w:r w:rsidRPr="001F0697">
              <w:rPr>
                <w:rFonts w:ascii="Times New Roman" w:eastAsia="Times New Roman" w:hAnsi="Times New Roman" w:cs="Times New Roman"/>
                <w:sz w:val="20"/>
                <w:szCs w:val="20"/>
              </w:rPr>
              <w:t xml:space="preserve"> подсистемы идентификации возникновения АР</w:t>
            </w:r>
          </w:p>
        </w:tc>
        <w:tc>
          <w:tcPr>
            <w:tcW w:w="1303" w:type="dxa"/>
            <w:tcBorders>
              <w:top w:val="single" w:sz="4" w:space="0" w:color="auto"/>
              <w:bottom w:val="single" w:sz="4" w:space="0" w:color="auto"/>
            </w:tcBorders>
            <w:vAlign w:val="center"/>
          </w:tcPr>
          <w:p w14:paraId="5D8AB29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2CF30AF3"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19.10.2020</w:t>
            </w:r>
          </w:p>
        </w:tc>
        <w:tc>
          <w:tcPr>
            <w:tcW w:w="1205" w:type="dxa"/>
            <w:tcBorders>
              <w:top w:val="single" w:sz="4" w:space="0" w:color="auto"/>
              <w:bottom w:val="single" w:sz="4" w:space="0" w:color="auto"/>
            </w:tcBorders>
            <w:vAlign w:val="center"/>
          </w:tcPr>
          <w:p w14:paraId="02F7E4EC"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01.11.2020</w:t>
            </w:r>
          </w:p>
        </w:tc>
        <w:tc>
          <w:tcPr>
            <w:tcW w:w="1701" w:type="dxa"/>
            <w:tcBorders>
              <w:top w:val="single" w:sz="4" w:space="0" w:color="auto"/>
              <w:bottom w:val="single" w:sz="4" w:space="0" w:color="auto"/>
            </w:tcBorders>
            <w:vAlign w:val="center"/>
          </w:tcPr>
          <w:p w14:paraId="7B15E0A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2FCD7DF" w14:textId="77777777" w:rsidTr="001F0697">
        <w:trPr>
          <w:trHeight w:val="454"/>
        </w:trPr>
        <w:tc>
          <w:tcPr>
            <w:tcW w:w="560" w:type="dxa"/>
            <w:tcBorders>
              <w:top w:val="single" w:sz="4" w:space="0" w:color="auto"/>
              <w:bottom w:val="single" w:sz="4" w:space="0" w:color="auto"/>
            </w:tcBorders>
            <w:vAlign w:val="center"/>
          </w:tcPr>
          <w:p w14:paraId="6EC13DF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3.3</w:t>
            </w:r>
          </w:p>
        </w:tc>
        <w:tc>
          <w:tcPr>
            <w:tcW w:w="3659" w:type="dxa"/>
            <w:tcBorders>
              <w:top w:val="single" w:sz="4" w:space="0" w:color="auto"/>
              <w:bottom w:val="single" w:sz="4" w:space="0" w:color="auto"/>
            </w:tcBorders>
            <w:vAlign w:val="center"/>
          </w:tcPr>
          <w:p w14:paraId="06724196"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Выдачи управляющих воздействий</w:t>
            </w:r>
          </w:p>
        </w:tc>
        <w:tc>
          <w:tcPr>
            <w:tcW w:w="1303" w:type="dxa"/>
            <w:tcBorders>
              <w:top w:val="single" w:sz="4" w:space="0" w:color="auto"/>
              <w:bottom w:val="single" w:sz="4" w:space="0" w:color="auto"/>
            </w:tcBorders>
            <w:vAlign w:val="center"/>
          </w:tcPr>
          <w:p w14:paraId="684AD4DB"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bottom w:val="single" w:sz="4" w:space="0" w:color="auto"/>
            </w:tcBorders>
            <w:vAlign w:val="center"/>
          </w:tcPr>
          <w:p w14:paraId="19D4CCB2"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02.11.2020</w:t>
            </w:r>
          </w:p>
        </w:tc>
        <w:tc>
          <w:tcPr>
            <w:tcW w:w="1205" w:type="dxa"/>
            <w:tcBorders>
              <w:top w:val="single" w:sz="4" w:space="0" w:color="auto"/>
              <w:bottom w:val="single" w:sz="4" w:space="0" w:color="auto"/>
            </w:tcBorders>
            <w:vAlign w:val="center"/>
          </w:tcPr>
          <w:p w14:paraId="13BD9B2A"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15.11.2020</w:t>
            </w:r>
          </w:p>
        </w:tc>
        <w:tc>
          <w:tcPr>
            <w:tcW w:w="1701" w:type="dxa"/>
            <w:tcBorders>
              <w:top w:val="single" w:sz="4" w:space="0" w:color="auto"/>
              <w:bottom w:val="single" w:sz="4" w:space="0" w:color="auto"/>
            </w:tcBorders>
            <w:vAlign w:val="center"/>
          </w:tcPr>
          <w:p w14:paraId="6BF64D3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06EBF3B" w14:textId="77777777" w:rsidTr="001F0697">
        <w:trPr>
          <w:trHeight w:val="454"/>
        </w:trPr>
        <w:tc>
          <w:tcPr>
            <w:tcW w:w="560" w:type="dxa"/>
            <w:tcBorders>
              <w:top w:val="single" w:sz="4" w:space="0" w:color="auto"/>
            </w:tcBorders>
            <w:vAlign w:val="center"/>
          </w:tcPr>
          <w:p w14:paraId="18F27C54"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3.4</w:t>
            </w:r>
          </w:p>
        </w:tc>
        <w:tc>
          <w:tcPr>
            <w:tcW w:w="3659" w:type="dxa"/>
            <w:tcBorders>
              <w:top w:val="single" w:sz="4" w:space="0" w:color="auto"/>
            </w:tcBorders>
            <w:vAlign w:val="center"/>
          </w:tcPr>
          <w:p w14:paraId="29984EBA" w14:textId="77777777" w:rsidR="001F0697" w:rsidRPr="001F0697" w:rsidRDefault="001F0697" w:rsidP="001F0697">
            <w:pPr>
              <w:autoSpaceDE w:val="0"/>
              <w:autoSpaceDN w:val="0"/>
              <w:adjustRightInd w:val="0"/>
              <w:spacing w:after="0" w:line="240" w:lineRule="auto"/>
              <w:jc w:val="both"/>
              <w:rPr>
                <w:rFonts w:ascii="Times New Roman" w:eastAsia="Calibri" w:hAnsi="Times New Roman" w:cs="Times New Roman"/>
                <w:color w:val="000000"/>
                <w:sz w:val="20"/>
                <w:szCs w:val="20"/>
              </w:rPr>
            </w:pPr>
            <w:r w:rsidRPr="001F0697">
              <w:rPr>
                <w:rFonts w:ascii="Times New Roman" w:eastAsia="Calibri" w:hAnsi="Times New Roman" w:cs="Times New Roman"/>
                <w:color w:val="000000"/>
                <w:sz w:val="20"/>
                <w:szCs w:val="20"/>
              </w:rPr>
              <w:t>Разработка и тестирование подсистемы Обработки телеметрии из ОИК</w:t>
            </w:r>
          </w:p>
        </w:tc>
        <w:tc>
          <w:tcPr>
            <w:tcW w:w="1303" w:type="dxa"/>
            <w:tcBorders>
              <w:top w:val="single" w:sz="4" w:space="0" w:color="auto"/>
            </w:tcBorders>
            <w:vAlign w:val="center"/>
          </w:tcPr>
          <w:p w14:paraId="5310EF7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w:t>
            </w:r>
          </w:p>
        </w:tc>
        <w:tc>
          <w:tcPr>
            <w:tcW w:w="1204" w:type="dxa"/>
            <w:tcBorders>
              <w:top w:val="single" w:sz="4" w:space="0" w:color="auto"/>
            </w:tcBorders>
            <w:vAlign w:val="center"/>
          </w:tcPr>
          <w:p w14:paraId="4BC077E9"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16.11.2020</w:t>
            </w:r>
          </w:p>
        </w:tc>
        <w:tc>
          <w:tcPr>
            <w:tcW w:w="1205" w:type="dxa"/>
            <w:tcBorders>
              <w:top w:val="single" w:sz="4" w:space="0" w:color="auto"/>
            </w:tcBorders>
            <w:vAlign w:val="center"/>
          </w:tcPr>
          <w:p w14:paraId="31C4F5E5" w14:textId="77777777" w:rsidR="001F0697" w:rsidRPr="001F0697" w:rsidRDefault="001F0697" w:rsidP="001F0697">
            <w:pPr>
              <w:spacing w:after="0" w:line="240" w:lineRule="auto"/>
              <w:jc w:val="center"/>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29.11.2020</w:t>
            </w:r>
          </w:p>
        </w:tc>
        <w:tc>
          <w:tcPr>
            <w:tcW w:w="1701" w:type="dxa"/>
            <w:tcBorders>
              <w:top w:val="single" w:sz="4" w:space="0" w:color="auto"/>
            </w:tcBorders>
            <w:vAlign w:val="center"/>
          </w:tcPr>
          <w:p w14:paraId="6C1A1A4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9C880AA" w14:textId="77777777" w:rsidTr="001F0697">
        <w:trPr>
          <w:trHeight w:val="454"/>
        </w:trPr>
        <w:tc>
          <w:tcPr>
            <w:tcW w:w="560" w:type="dxa"/>
            <w:vAlign w:val="center"/>
          </w:tcPr>
          <w:p w14:paraId="73AAFF24"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4</w:t>
            </w:r>
          </w:p>
        </w:tc>
        <w:tc>
          <w:tcPr>
            <w:tcW w:w="9072" w:type="dxa"/>
            <w:gridSpan w:val="5"/>
            <w:vAlign w:val="center"/>
          </w:tcPr>
          <w:p w14:paraId="020AF793"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Финансовый менеджмент, ресурсоэффективность и ресурсосбережение</w:t>
            </w:r>
          </w:p>
        </w:tc>
      </w:tr>
      <w:tr w:rsidR="001F0697" w:rsidRPr="001F0697" w14:paraId="011C0BFA" w14:textId="77777777" w:rsidTr="001F0697">
        <w:trPr>
          <w:trHeight w:val="454"/>
        </w:trPr>
        <w:tc>
          <w:tcPr>
            <w:tcW w:w="560" w:type="dxa"/>
            <w:vAlign w:val="center"/>
          </w:tcPr>
          <w:p w14:paraId="1BFCF7CB"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4.1</w:t>
            </w:r>
          </w:p>
        </w:tc>
        <w:tc>
          <w:tcPr>
            <w:tcW w:w="3659" w:type="dxa"/>
            <w:vAlign w:val="center"/>
          </w:tcPr>
          <w:p w14:paraId="52BADEDE"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Предпроектный анализ</w:t>
            </w:r>
          </w:p>
        </w:tc>
        <w:tc>
          <w:tcPr>
            <w:tcW w:w="1303" w:type="dxa"/>
            <w:vAlign w:val="center"/>
          </w:tcPr>
          <w:p w14:paraId="6604C65C"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603A9D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30.11.2020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43C6734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06.12.2020</w:t>
            </w:r>
          </w:p>
        </w:tc>
        <w:tc>
          <w:tcPr>
            <w:tcW w:w="1701" w:type="dxa"/>
            <w:vAlign w:val="center"/>
          </w:tcPr>
          <w:p w14:paraId="2F418F1D"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6200C77" w14:textId="77777777" w:rsidTr="001F0697">
        <w:trPr>
          <w:trHeight w:val="454"/>
        </w:trPr>
        <w:tc>
          <w:tcPr>
            <w:tcW w:w="560" w:type="dxa"/>
            <w:vAlign w:val="center"/>
          </w:tcPr>
          <w:p w14:paraId="2C043164"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4.2</w:t>
            </w:r>
          </w:p>
        </w:tc>
        <w:tc>
          <w:tcPr>
            <w:tcW w:w="3659" w:type="dxa"/>
            <w:vAlign w:val="center"/>
          </w:tcPr>
          <w:p w14:paraId="37E78C5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Инициация проекта</w:t>
            </w:r>
          </w:p>
        </w:tc>
        <w:tc>
          <w:tcPr>
            <w:tcW w:w="1303" w:type="dxa"/>
            <w:vAlign w:val="center"/>
          </w:tcPr>
          <w:p w14:paraId="48FECD3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72147C2B"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07.12.2020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16EC63C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13.12.2020</w:t>
            </w:r>
          </w:p>
        </w:tc>
        <w:tc>
          <w:tcPr>
            <w:tcW w:w="1701" w:type="dxa"/>
            <w:vAlign w:val="center"/>
          </w:tcPr>
          <w:p w14:paraId="05BB8669"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41BDD0D7" w14:textId="77777777" w:rsidTr="001F0697">
        <w:trPr>
          <w:trHeight w:val="454"/>
        </w:trPr>
        <w:tc>
          <w:tcPr>
            <w:tcW w:w="560" w:type="dxa"/>
            <w:vAlign w:val="center"/>
          </w:tcPr>
          <w:p w14:paraId="168AEC0D"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4.3</w:t>
            </w:r>
          </w:p>
        </w:tc>
        <w:tc>
          <w:tcPr>
            <w:tcW w:w="3659" w:type="dxa"/>
            <w:vAlign w:val="center"/>
          </w:tcPr>
          <w:p w14:paraId="6A8E78C0"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Планирование управления научно-техническим проектом</w:t>
            </w:r>
          </w:p>
        </w:tc>
        <w:tc>
          <w:tcPr>
            <w:tcW w:w="1303" w:type="dxa"/>
            <w:vAlign w:val="center"/>
          </w:tcPr>
          <w:p w14:paraId="76BB4945"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09F6CF0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14.12.2020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5C704BC7"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20.12.2020</w:t>
            </w:r>
          </w:p>
        </w:tc>
        <w:tc>
          <w:tcPr>
            <w:tcW w:w="1701" w:type="dxa"/>
            <w:vAlign w:val="center"/>
          </w:tcPr>
          <w:p w14:paraId="5B17F924"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F283101" w14:textId="77777777" w:rsidTr="001F0697">
        <w:trPr>
          <w:trHeight w:val="454"/>
        </w:trPr>
        <w:tc>
          <w:tcPr>
            <w:tcW w:w="560" w:type="dxa"/>
            <w:vAlign w:val="center"/>
          </w:tcPr>
          <w:p w14:paraId="2A019E20"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4.4</w:t>
            </w:r>
          </w:p>
        </w:tc>
        <w:tc>
          <w:tcPr>
            <w:tcW w:w="3659" w:type="dxa"/>
            <w:vAlign w:val="center"/>
          </w:tcPr>
          <w:p w14:paraId="1B1BF92F"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Эффективность исследования</w:t>
            </w:r>
          </w:p>
        </w:tc>
        <w:tc>
          <w:tcPr>
            <w:tcW w:w="1303" w:type="dxa"/>
            <w:vAlign w:val="center"/>
          </w:tcPr>
          <w:p w14:paraId="1B334576"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tcBorders>
              <w:top w:val="single" w:sz="4" w:space="0" w:color="000000"/>
              <w:left w:val="single" w:sz="4" w:space="0" w:color="000000"/>
              <w:bottom w:val="single" w:sz="4" w:space="0" w:color="000000"/>
              <w:right w:val="single" w:sz="4" w:space="0" w:color="000000"/>
            </w:tcBorders>
            <w:vAlign w:val="center"/>
          </w:tcPr>
          <w:p w14:paraId="18FC7AFD"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21.12.2020</w:t>
            </w:r>
          </w:p>
        </w:tc>
        <w:tc>
          <w:tcPr>
            <w:tcW w:w="1205" w:type="dxa"/>
            <w:tcBorders>
              <w:top w:val="single" w:sz="4" w:space="0" w:color="000000"/>
              <w:left w:val="single" w:sz="4" w:space="0" w:color="000000"/>
              <w:bottom w:val="single" w:sz="4" w:space="0" w:color="000000"/>
              <w:right w:val="single" w:sz="4" w:space="0" w:color="000000"/>
            </w:tcBorders>
            <w:vAlign w:val="center"/>
          </w:tcPr>
          <w:p w14:paraId="2906FB73"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27.12.2020</w:t>
            </w:r>
          </w:p>
        </w:tc>
        <w:tc>
          <w:tcPr>
            <w:tcW w:w="1701" w:type="dxa"/>
            <w:vAlign w:val="center"/>
          </w:tcPr>
          <w:p w14:paraId="0BE945D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512E5B98" w14:textId="77777777" w:rsidTr="001F0697">
        <w:trPr>
          <w:trHeight w:val="454"/>
        </w:trPr>
        <w:tc>
          <w:tcPr>
            <w:tcW w:w="560" w:type="dxa"/>
            <w:vAlign w:val="center"/>
          </w:tcPr>
          <w:p w14:paraId="13ECB12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lang w:val="en-US"/>
              </w:rPr>
            </w:pPr>
            <w:r w:rsidRPr="001F0697">
              <w:rPr>
                <w:rFonts w:ascii="Times New Roman" w:eastAsia="Times New Roman" w:hAnsi="Times New Roman" w:cs="Times New Roman"/>
                <w:b/>
                <w:bCs/>
                <w:spacing w:val="-6"/>
                <w:sz w:val="20"/>
                <w:szCs w:val="20"/>
                <w:lang w:val="en-US"/>
              </w:rPr>
              <w:t>5</w:t>
            </w:r>
          </w:p>
        </w:tc>
        <w:tc>
          <w:tcPr>
            <w:tcW w:w="9072" w:type="dxa"/>
            <w:gridSpan w:val="5"/>
            <w:vAlign w:val="center"/>
          </w:tcPr>
          <w:p w14:paraId="7A5605ED"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b/>
                <w:bCs/>
                <w:spacing w:val="-6"/>
                <w:sz w:val="20"/>
                <w:szCs w:val="20"/>
              </w:rPr>
              <w:t>Социальная ответственность</w:t>
            </w:r>
          </w:p>
        </w:tc>
      </w:tr>
      <w:tr w:rsidR="001F0697" w:rsidRPr="001F0697" w14:paraId="740B1C27" w14:textId="77777777" w:rsidTr="001F0697">
        <w:trPr>
          <w:trHeight w:val="454"/>
        </w:trPr>
        <w:tc>
          <w:tcPr>
            <w:tcW w:w="560" w:type="dxa"/>
            <w:vAlign w:val="center"/>
          </w:tcPr>
          <w:p w14:paraId="7A7CB1D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5.1</w:t>
            </w:r>
          </w:p>
        </w:tc>
        <w:tc>
          <w:tcPr>
            <w:tcW w:w="3659" w:type="dxa"/>
            <w:vAlign w:val="center"/>
          </w:tcPr>
          <w:p w14:paraId="1CBFFE05"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Безопасность в ЧС</w:t>
            </w:r>
          </w:p>
        </w:tc>
        <w:tc>
          <w:tcPr>
            <w:tcW w:w="1303" w:type="dxa"/>
            <w:vAlign w:val="center"/>
          </w:tcPr>
          <w:p w14:paraId="0C80C92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3B2A880"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28.12.2020</w:t>
            </w:r>
          </w:p>
        </w:tc>
        <w:tc>
          <w:tcPr>
            <w:tcW w:w="1205" w:type="dxa"/>
            <w:vAlign w:val="center"/>
          </w:tcPr>
          <w:p w14:paraId="37F7189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03.01.2021</w:t>
            </w:r>
          </w:p>
        </w:tc>
        <w:tc>
          <w:tcPr>
            <w:tcW w:w="1701" w:type="dxa"/>
            <w:vAlign w:val="center"/>
          </w:tcPr>
          <w:p w14:paraId="1D76DD0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7592436E" w14:textId="77777777" w:rsidTr="001F0697">
        <w:trPr>
          <w:trHeight w:val="454"/>
        </w:trPr>
        <w:tc>
          <w:tcPr>
            <w:tcW w:w="560" w:type="dxa"/>
            <w:vAlign w:val="center"/>
          </w:tcPr>
          <w:p w14:paraId="6943FB9A"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5.2</w:t>
            </w:r>
          </w:p>
        </w:tc>
        <w:tc>
          <w:tcPr>
            <w:tcW w:w="3659" w:type="dxa"/>
            <w:vAlign w:val="center"/>
          </w:tcPr>
          <w:p w14:paraId="70183176"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Производственная безопасность</w:t>
            </w:r>
          </w:p>
        </w:tc>
        <w:tc>
          <w:tcPr>
            <w:tcW w:w="1303" w:type="dxa"/>
            <w:vAlign w:val="center"/>
          </w:tcPr>
          <w:p w14:paraId="6B2E78F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70E4B5A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04.01.2021</w:t>
            </w:r>
          </w:p>
        </w:tc>
        <w:tc>
          <w:tcPr>
            <w:tcW w:w="1205" w:type="dxa"/>
            <w:vAlign w:val="center"/>
          </w:tcPr>
          <w:p w14:paraId="111A0B4F"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10.01.2021</w:t>
            </w:r>
          </w:p>
        </w:tc>
        <w:tc>
          <w:tcPr>
            <w:tcW w:w="1701" w:type="dxa"/>
            <w:vAlign w:val="center"/>
          </w:tcPr>
          <w:p w14:paraId="2F30935E"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6CB45922" w14:textId="77777777" w:rsidTr="001F0697">
        <w:trPr>
          <w:trHeight w:val="454"/>
        </w:trPr>
        <w:tc>
          <w:tcPr>
            <w:tcW w:w="560" w:type="dxa"/>
            <w:vAlign w:val="center"/>
          </w:tcPr>
          <w:p w14:paraId="0731BB57" w14:textId="77777777" w:rsidR="001F0697" w:rsidRPr="001F0697" w:rsidRDefault="001F0697" w:rsidP="001F0697">
            <w:pPr>
              <w:spacing w:after="0" w:line="240" w:lineRule="auto"/>
              <w:rPr>
                <w:rFonts w:ascii="Times New Roman" w:eastAsia="Times New Roman" w:hAnsi="Times New Roman" w:cs="Times New Roman"/>
                <w:spacing w:val="-6"/>
                <w:sz w:val="20"/>
                <w:szCs w:val="20"/>
                <w:lang w:val="en-US"/>
              </w:rPr>
            </w:pPr>
            <w:r w:rsidRPr="001F0697">
              <w:rPr>
                <w:rFonts w:ascii="Times New Roman" w:eastAsia="Times New Roman" w:hAnsi="Times New Roman" w:cs="Times New Roman"/>
                <w:spacing w:val="-6"/>
                <w:sz w:val="20"/>
                <w:szCs w:val="20"/>
                <w:lang w:val="en-US"/>
              </w:rPr>
              <w:t>5.3</w:t>
            </w:r>
          </w:p>
        </w:tc>
        <w:tc>
          <w:tcPr>
            <w:tcW w:w="3659" w:type="dxa"/>
            <w:vAlign w:val="center"/>
          </w:tcPr>
          <w:p w14:paraId="19ECAD22"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Экологическая безопасность</w:t>
            </w:r>
          </w:p>
        </w:tc>
        <w:tc>
          <w:tcPr>
            <w:tcW w:w="1303" w:type="dxa"/>
            <w:vAlign w:val="center"/>
          </w:tcPr>
          <w:p w14:paraId="27BAB17E"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7</w:t>
            </w:r>
          </w:p>
        </w:tc>
        <w:tc>
          <w:tcPr>
            <w:tcW w:w="1204" w:type="dxa"/>
            <w:vAlign w:val="center"/>
          </w:tcPr>
          <w:p w14:paraId="4037F4D5"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11.01.2021</w:t>
            </w:r>
          </w:p>
        </w:tc>
        <w:tc>
          <w:tcPr>
            <w:tcW w:w="1205" w:type="dxa"/>
            <w:vAlign w:val="center"/>
          </w:tcPr>
          <w:p w14:paraId="3DB862D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17.01.2021</w:t>
            </w:r>
          </w:p>
        </w:tc>
        <w:tc>
          <w:tcPr>
            <w:tcW w:w="1701" w:type="dxa"/>
            <w:vAlign w:val="center"/>
          </w:tcPr>
          <w:p w14:paraId="65B50602" w14:textId="77777777" w:rsidR="001F0697" w:rsidRPr="001F0697" w:rsidRDefault="001F0697" w:rsidP="001F0697">
            <w:pPr>
              <w:spacing w:after="0" w:line="240" w:lineRule="auto"/>
              <w:rPr>
                <w:rFonts w:ascii="Times New Roman" w:eastAsia="Times New Roman" w:hAnsi="Times New Roman" w:cs="Times New Roman"/>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17765398" w14:textId="77777777" w:rsidTr="001F0697">
        <w:trPr>
          <w:trHeight w:val="454"/>
        </w:trPr>
        <w:tc>
          <w:tcPr>
            <w:tcW w:w="560" w:type="dxa"/>
            <w:vAlign w:val="center"/>
          </w:tcPr>
          <w:p w14:paraId="5DCC6875"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5.4</w:t>
            </w:r>
          </w:p>
        </w:tc>
        <w:tc>
          <w:tcPr>
            <w:tcW w:w="3659" w:type="dxa"/>
            <w:vAlign w:val="center"/>
          </w:tcPr>
          <w:p w14:paraId="05D03B21" w14:textId="77777777" w:rsidR="001F0697" w:rsidRPr="001F0697" w:rsidRDefault="001F0697" w:rsidP="001F0697">
            <w:pPr>
              <w:spacing w:after="0" w:line="240" w:lineRule="auto"/>
              <w:jc w:val="both"/>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Правовые и организационные вопросы обеспечения безопасности</w:t>
            </w:r>
          </w:p>
        </w:tc>
        <w:tc>
          <w:tcPr>
            <w:tcW w:w="1303" w:type="dxa"/>
            <w:vAlign w:val="center"/>
          </w:tcPr>
          <w:p w14:paraId="207926AD"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5</w:t>
            </w:r>
          </w:p>
        </w:tc>
        <w:tc>
          <w:tcPr>
            <w:tcW w:w="1204" w:type="dxa"/>
            <w:vAlign w:val="center"/>
          </w:tcPr>
          <w:p w14:paraId="62CD6B79"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18.01.2021</w:t>
            </w:r>
          </w:p>
        </w:tc>
        <w:tc>
          <w:tcPr>
            <w:tcW w:w="1205" w:type="dxa"/>
            <w:vAlign w:val="center"/>
          </w:tcPr>
          <w:p w14:paraId="7DA0FCBC" w14:textId="77777777" w:rsidR="001F0697" w:rsidRPr="001F0697" w:rsidRDefault="001F0697" w:rsidP="001F0697">
            <w:pPr>
              <w:spacing w:after="0" w:line="240" w:lineRule="auto"/>
              <w:jc w:val="center"/>
              <w:rPr>
                <w:rFonts w:ascii="Times New Roman" w:eastAsia="Times New Roman" w:hAnsi="Times New Roman" w:cs="Times New Roman"/>
                <w:bCs/>
                <w:spacing w:val="-6"/>
                <w:sz w:val="20"/>
                <w:szCs w:val="20"/>
              </w:rPr>
            </w:pPr>
            <w:r w:rsidRPr="001F0697">
              <w:rPr>
                <w:rFonts w:ascii="Times New Roman" w:eastAsia="Times New Roman" w:hAnsi="Times New Roman" w:cs="Times New Roman"/>
                <w:bCs/>
                <w:spacing w:val="-6"/>
                <w:sz w:val="20"/>
                <w:szCs w:val="20"/>
              </w:rPr>
              <w:t>21.01.2021</w:t>
            </w:r>
          </w:p>
        </w:tc>
        <w:tc>
          <w:tcPr>
            <w:tcW w:w="1701" w:type="dxa"/>
            <w:vAlign w:val="center"/>
          </w:tcPr>
          <w:p w14:paraId="240CBB33" w14:textId="77777777" w:rsidR="001F0697" w:rsidRPr="001F0697" w:rsidRDefault="001F0697" w:rsidP="001F0697">
            <w:pPr>
              <w:spacing w:after="0" w:line="240" w:lineRule="auto"/>
              <w:rPr>
                <w:rFonts w:ascii="Times New Roman" w:eastAsia="Times New Roman" w:hAnsi="Times New Roman" w:cs="Times New Roman"/>
                <w:spacing w:val="-6"/>
                <w:sz w:val="20"/>
                <w:szCs w:val="20"/>
              </w:rPr>
            </w:pPr>
            <w:r w:rsidRPr="001F0697">
              <w:rPr>
                <w:rFonts w:ascii="Times New Roman" w:eastAsia="Times New Roman" w:hAnsi="Times New Roman" w:cs="Times New Roman"/>
                <w:spacing w:val="-6"/>
                <w:sz w:val="20"/>
                <w:szCs w:val="20"/>
              </w:rPr>
              <w:t>Исполнитель</w:t>
            </w:r>
          </w:p>
        </w:tc>
      </w:tr>
      <w:tr w:rsidR="001F0697" w:rsidRPr="001F0697" w14:paraId="0536C12B" w14:textId="77777777" w:rsidTr="001F0697">
        <w:trPr>
          <w:trHeight w:val="454"/>
        </w:trPr>
        <w:tc>
          <w:tcPr>
            <w:tcW w:w="4219" w:type="dxa"/>
            <w:gridSpan w:val="2"/>
            <w:vAlign w:val="center"/>
          </w:tcPr>
          <w:p w14:paraId="3171AD4F" w14:textId="77777777" w:rsidR="001F0697" w:rsidRPr="001F0697" w:rsidRDefault="001F0697" w:rsidP="001F0697">
            <w:pPr>
              <w:spacing w:after="0" w:line="240" w:lineRule="auto"/>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Итого</w:t>
            </w:r>
          </w:p>
        </w:tc>
        <w:tc>
          <w:tcPr>
            <w:tcW w:w="1303" w:type="dxa"/>
            <w:vAlign w:val="center"/>
          </w:tcPr>
          <w:p w14:paraId="7112874A"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r w:rsidRPr="001F0697">
              <w:rPr>
                <w:rFonts w:ascii="Times New Roman" w:eastAsia="Times New Roman" w:hAnsi="Times New Roman" w:cs="Times New Roman"/>
                <w:b/>
                <w:bCs/>
                <w:spacing w:val="-6"/>
                <w:sz w:val="20"/>
                <w:szCs w:val="20"/>
              </w:rPr>
              <w:t>146</w:t>
            </w:r>
          </w:p>
        </w:tc>
        <w:tc>
          <w:tcPr>
            <w:tcW w:w="1204" w:type="dxa"/>
            <w:vAlign w:val="center"/>
          </w:tcPr>
          <w:p w14:paraId="6EDD08AF"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205" w:type="dxa"/>
            <w:vAlign w:val="center"/>
          </w:tcPr>
          <w:p w14:paraId="30A30382"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c>
          <w:tcPr>
            <w:tcW w:w="1701" w:type="dxa"/>
            <w:vAlign w:val="center"/>
          </w:tcPr>
          <w:p w14:paraId="78CA5549" w14:textId="77777777" w:rsidR="001F0697" w:rsidRPr="001F0697" w:rsidRDefault="001F0697" w:rsidP="001F0697">
            <w:pPr>
              <w:spacing w:after="0" w:line="240" w:lineRule="auto"/>
              <w:jc w:val="center"/>
              <w:rPr>
                <w:rFonts w:ascii="Times New Roman" w:eastAsia="Times New Roman" w:hAnsi="Times New Roman" w:cs="Times New Roman"/>
                <w:b/>
                <w:bCs/>
                <w:spacing w:val="-6"/>
                <w:sz w:val="20"/>
                <w:szCs w:val="20"/>
              </w:rPr>
            </w:pPr>
          </w:p>
        </w:tc>
      </w:tr>
    </w:tbl>
    <w:p w14:paraId="209D349D"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0115DA8B"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sectPr w:rsidR="001F0697" w:rsidRPr="001F0697" w:rsidSect="001F0697">
          <w:footnotePr>
            <w:numFmt w:val="chicago"/>
          </w:footnotePr>
          <w:pgSz w:w="11906" w:h="16838"/>
          <w:pgMar w:top="1134" w:right="1134" w:bottom="1134" w:left="1134" w:header="709" w:footer="57" w:gutter="0"/>
          <w:cols w:space="708"/>
          <w:titlePg/>
          <w:docGrid w:linePitch="360"/>
        </w:sectPr>
      </w:pPr>
    </w:p>
    <w:p w14:paraId="3E6DAD4F" w14:textId="091341D4" w:rsidR="001F0697" w:rsidRPr="001F0697" w:rsidRDefault="001F0697" w:rsidP="001F0697">
      <w:pPr>
        <w:keepNext/>
        <w:spacing w:after="0" w:line="240" w:lineRule="auto"/>
        <w:ind w:left="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lastRenderedPageBreak/>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3</w:t>
      </w:r>
      <w:r w:rsidRPr="001F0697">
        <w:rPr>
          <w:rFonts w:ascii="Times New Roman" w:eastAsia="Times New Roman" w:hAnsi="Times New Roman" w:cs="Times New Roman"/>
          <w:iCs/>
          <w:sz w:val="28"/>
          <w:szCs w:val="18"/>
          <w:lang w:eastAsia="ru-RU"/>
        </w:rPr>
        <w:t xml:space="preserve"> – Календарный план-график работы над проектом</w:t>
      </w:r>
    </w:p>
    <w:tbl>
      <w:tblPr>
        <w:tblW w:w="14693"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5840"/>
        <w:gridCol w:w="882"/>
        <w:gridCol w:w="1469"/>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gridCol w:w="296"/>
      </w:tblGrid>
      <w:tr w:rsidR="001F0697" w:rsidRPr="001F0697" w14:paraId="2B6F5EEB" w14:textId="77777777" w:rsidTr="001F0697">
        <w:trPr>
          <w:trHeight w:val="315"/>
        </w:trPr>
        <w:tc>
          <w:tcPr>
            <w:tcW w:w="582" w:type="dxa"/>
            <w:vMerge w:val="restart"/>
            <w:shd w:val="clear" w:color="auto" w:fill="auto"/>
            <w:vAlign w:val="center"/>
            <w:hideMark/>
          </w:tcPr>
          <w:p w14:paraId="109E8CF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Код </w:t>
            </w:r>
          </w:p>
        </w:tc>
        <w:tc>
          <w:tcPr>
            <w:tcW w:w="5840" w:type="dxa"/>
            <w:vMerge w:val="restart"/>
            <w:shd w:val="clear" w:color="auto" w:fill="auto"/>
            <w:vAlign w:val="center"/>
            <w:hideMark/>
          </w:tcPr>
          <w:p w14:paraId="2D938A5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xml:space="preserve">Название </w:t>
            </w:r>
          </w:p>
        </w:tc>
        <w:tc>
          <w:tcPr>
            <w:tcW w:w="882" w:type="dxa"/>
            <w:vMerge w:val="restart"/>
            <w:shd w:val="clear" w:color="auto" w:fill="auto"/>
            <w:vAlign w:val="center"/>
            <w:hideMark/>
          </w:tcPr>
          <w:p w14:paraId="102E3F6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Число дней</w:t>
            </w:r>
          </w:p>
        </w:tc>
        <w:tc>
          <w:tcPr>
            <w:tcW w:w="1469" w:type="dxa"/>
            <w:vMerge w:val="restart"/>
            <w:shd w:val="clear" w:color="auto" w:fill="auto"/>
            <w:vAlign w:val="center"/>
            <w:hideMark/>
          </w:tcPr>
          <w:p w14:paraId="59436DE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Состав участников</w:t>
            </w:r>
          </w:p>
        </w:tc>
        <w:tc>
          <w:tcPr>
            <w:tcW w:w="5920" w:type="dxa"/>
            <w:gridSpan w:val="20"/>
            <w:shd w:val="clear" w:color="auto" w:fill="auto"/>
            <w:noWrap/>
            <w:vAlign w:val="center"/>
            <w:hideMark/>
          </w:tcPr>
          <w:p w14:paraId="0ADBC05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Продолжительность выполнения работ</w:t>
            </w:r>
          </w:p>
        </w:tc>
      </w:tr>
      <w:tr w:rsidR="001F0697" w:rsidRPr="001F0697" w14:paraId="4D442A0E" w14:textId="77777777" w:rsidTr="001F0697">
        <w:trPr>
          <w:trHeight w:val="315"/>
        </w:trPr>
        <w:tc>
          <w:tcPr>
            <w:tcW w:w="582" w:type="dxa"/>
            <w:vMerge/>
            <w:vAlign w:val="center"/>
            <w:hideMark/>
          </w:tcPr>
          <w:p w14:paraId="6A991A8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0E9AF5D3"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69D55825"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38A381F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184" w:type="dxa"/>
            <w:gridSpan w:val="4"/>
            <w:shd w:val="clear" w:color="auto" w:fill="auto"/>
            <w:noWrap/>
            <w:vAlign w:val="center"/>
            <w:hideMark/>
          </w:tcPr>
          <w:p w14:paraId="73BEE57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Сентябрь</w:t>
            </w:r>
          </w:p>
        </w:tc>
        <w:tc>
          <w:tcPr>
            <w:tcW w:w="1184" w:type="dxa"/>
            <w:gridSpan w:val="4"/>
            <w:shd w:val="clear" w:color="auto" w:fill="auto"/>
            <w:noWrap/>
            <w:vAlign w:val="center"/>
            <w:hideMark/>
          </w:tcPr>
          <w:p w14:paraId="7D75A0D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Октябрь</w:t>
            </w:r>
          </w:p>
        </w:tc>
        <w:tc>
          <w:tcPr>
            <w:tcW w:w="1184" w:type="dxa"/>
            <w:gridSpan w:val="4"/>
            <w:shd w:val="clear" w:color="auto" w:fill="auto"/>
            <w:noWrap/>
            <w:vAlign w:val="center"/>
            <w:hideMark/>
          </w:tcPr>
          <w:p w14:paraId="24A7D17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Ноябрь</w:t>
            </w:r>
          </w:p>
        </w:tc>
        <w:tc>
          <w:tcPr>
            <w:tcW w:w="1184" w:type="dxa"/>
            <w:gridSpan w:val="4"/>
            <w:shd w:val="clear" w:color="auto" w:fill="auto"/>
            <w:noWrap/>
            <w:vAlign w:val="center"/>
            <w:hideMark/>
          </w:tcPr>
          <w:p w14:paraId="551A893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Декабрь</w:t>
            </w:r>
          </w:p>
        </w:tc>
        <w:tc>
          <w:tcPr>
            <w:tcW w:w="1184" w:type="dxa"/>
            <w:gridSpan w:val="4"/>
            <w:shd w:val="clear" w:color="auto" w:fill="auto"/>
            <w:noWrap/>
            <w:vAlign w:val="center"/>
            <w:hideMark/>
          </w:tcPr>
          <w:p w14:paraId="760F8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Январь</w:t>
            </w:r>
          </w:p>
        </w:tc>
      </w:tr>
      <w:tr w:rsidR="001F0697" w:rsidRPr="001F0697" w14:paraId="1A477D1B" w14:textId="77777777" w:rsidTr="001F0697">
        <w:trPr>
          <w:trHeight w:val="315"/>
        </w:trPr>
        <w:tc>
          <w:tcPr>
            <w:tcW w:w="582" w:type="dxa"/>
            <w:vMerge/>
            <w:vAlign w:val="center"/>
            <w:hideMark/>
          </w:tcPr>
          <w:p w14:paraId="4B0E304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5840" w:type="dxa"/>
            <w:vMerge/>
            <w:vAlign w:val="center"/>
            <w:hideMark/>
          </w:tcPr>
          <w:p w14:paraId="7A5F01C9"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882" w:type="dxa"/>
            <w:vMerge/>
            <w:vAlign w:val="center"/>
            <w:hideMark/>
          </w:tcPr>
          <w:p w14:paraId="29D46EBD"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vMerge/>
            <w:vAlign w:val="center"/>
            <w:hideMark/>
          </w:tcPr>
          <w:p w14:paraId="55A8FFBB"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67962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53F9361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1A9D8A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28C49D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19EDA0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4C431F1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60C15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58A4F4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B4D90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79B09E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07BCECA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75CF112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23D169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33C70C7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7635E0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0BFB6C4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296" w:type="dxa"/>
            <w:shd w:val="clear" w:color="auto" w:fill="auto"/>
            <w:noWrap/>
            <w:vAlign w:val="center"/>
            <w:hideMark/>
          </w:tcPr>
          <w:p w14:paraId="4775D3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296" w:type="dxa"/>
            <w:shd w:val="clear" w:color="auto" w:fill="auto"/>
            <w:noWrap/>
            <w:vAlign w:val="center"/>
            <w:hideMark/>
          </w:tcPr>
          <w:p w14:paraId="0E4D604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296" w:type="dxa"/>
            <w:shd w:val="clear" w:color="auto" w:fill="auto"/>
            <w:noWrap/>
            <w:vAlign w:val="center"/>
            <w:hideMark/>
          </w:tcPr>
          <w:p w14:paraId="4972ACC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296" w:type="dxa"/>
            <w:shd w:val="clear" w:color="auto" w:fill="auto"/>
            <w:noWrap/>
            <w:vAlign w:val="center"/>
            <w:hideMark/>
          </w:tcPr>
          <w:p w14:paraId="4F5C12B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r>
      <w:tr w:rsidR="001F0697" w:rsidRPr="001F0697" w14:paraId="6D4FD0C7" w14:textId="77777777" w:rsidTr="001F0697">
        <w:trPr>
          <w:trHeight w:val="315"/>
        </w:trPr>
        <w:tc>
          <w:tcPr>
            <w:tcW w:w="582" w:type="dxa"/>
            <w:shd w:val="clear" w:color="auto" w:fill="auto"/>
            <w:vAlign w:val="center"/>
            <w:hideMark/>
          </w:tcPr>
          <w:p w14:paraId="439741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w:t>
            </w:r>
          </w:p>
        </w:tc>
        <w:tc>
          <w:tcPr>
            <w:tcW w:w="14111" w:type="dxa"/>
            <w:gridSpan w:val="23"/>
            <w:shd w:val="clear" w:color="auto" w:fill="auto"/>
            <w:vAlign w:val="center"/>
            <w:hideMark/>
          </w:tcPr>
          <w:p w14:paraId="1CAE7F21"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Анализ предметной области</w:t>
            </w:r>
          </w:p>
        </w:tc>
      </w:tr>
      <w:tr w:rsidR="001F0697" w:rsidRPr="001F0697" w14:paraId="712022D2" w14:textId="77777777" w:rsidTr="001F0697">
        <w:trPr>
          <w:trHeight w:val="120"/>
        </w:trPr>
        <w:tc>
          <w:tcPr>
            <w:tcW w:w="582" w:type="dxa"/>
            <w:vMerge w:val="restart"/>
            <w:shd w:val="clear" w:color="auto" w:fill="auto"/>
            <w:vAlign w:val="center"/>
            <w:hideMark/>
          </w:tcPr>
          <w:p w14:paraId="2A09608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1.1</w:t>
            </w:r>
          </w:p>
        </w:tc>
        <w:tc>
          <w:tcPr>
            <w:tcW w:w="5840" w:type="dxa"/>
            <w:vMerge w:val="restart"/>
            <w:shd w:val="clear" w:color="auto" w:fill="auto"/>
            <w:vAlign w:val="center"/>
            <w:hideMark/>
          </w:tcPr>
          <w:p w14:paraId="44C9B73F"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Обзор литературы и публикаций</w:t>
            </w:r>
          </w:p>
        </w:tc>
        <w:tc>
          <w:tcPr>
            <w:tcW w:w="882" w:type="dxa"/>
            <w:vMerge w:val="restart"/>
            <w:shd w:val="clear" w:color="auto" w:fill="auto"/>
            <w:vAlign w:val="center"/>
            <w:hideMark/>
          </w:tcPr>
          <w:p w14:paraId="0987C44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3882A4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00B050"/>
            <w:noWrap/>
            <w:vAlign w:val="center"/>
          </w:tcPr>
          <w:p w14:paraId="06F541F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9F174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0A95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417A2F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D4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EDF62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0800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FE23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A357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50AC2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3E920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9A0B4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AFEF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1921DA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D872D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5F912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4C2D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8B1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238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437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D26BDFF" w14:textId="77777777" w:rsidTr="001F0697">
        <w:trPr>
          <w:trHeight w:val="137"/>
        </w:trPr>
        <w:tc>
          <w:tcPr>
            <w:tcW w:w="582" w:type="dxa"/>
            <w:vMerge/>
            <w:vAlign w:val="center"/>
            <w:hideMark/>
          </w:tcPr>
          <w:p w14:paraId="78E4CF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7CFEC2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5475FFE7"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DE72A3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Руководитель</w:t>
            </w:r>
          </w:p>
        </w:tc>
        <w:tc>
          <w:tcPr>
            <w:tcW w:w="296" w:type="dxa"/>
            <w:shd w:val="clear" w:color="auto" w:fill="0070C0"/>
            <w:noWrap/>
            <w:vAlign w:val="center"/>
            <w:hideMark/>
          </w:tcPr>
          <w:p w14:paraId="384A7B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70FE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5E6D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7283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1C09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9EE5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C463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2932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8E1F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509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860E6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881105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5DBD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4D82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83E87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7A2E1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46204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516F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3913C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B8C3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2AAD9511" w14:textId="77777777" w:rsidTr="001F0697">
        <w:trPr>
          <w:trHeight w:val="67"/>
        </w:trPr>
        <w:tc>
          <w:tcPr>
            <w:tcW w:w="582" w:type="dxa"/>
            <w:vMerge w:val="restart"/>
            <w:shd w:val="clear" w:color="auto" w:fill="auto"/>
            <w:vAlign w:val="center"/>
            <w:hideMark/>
          </w:tcPr>
          <w:p w14:paraId="1253BA6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1.2</w:t>
            </w:r>
          </w:p>
        </w:tc>
        <w:tc>
          <w:tcPr>
            <w:tcW w:w="5840" w:type="dxa"/>
            <w:vMerge w:val="restart"/>
            <w:shd w:val="clear" w:color="auto" w:fill="auto"/>
            <w:vAlign w:val="center"/>
            <w:hideMark/>
          </w:tcPr>
          <w:p w14:paraId="3121CD71"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Анализ архитектур централизованных системы противоаварийной автоматики</w:t>
            </w:r>
          </w:p>
        </w:tc>
        <w:tc>
          <w:tcPr>
            <w:tcW w:w="882" w:type="dxa"/>
            <w:vMerge w:val="restart"/>
            <w:shd w:val="clear" w:color="auto" w:fill="auto"/>
            <w:vAlign w:val="center"/>
            <w:hideMark/>
          </w:tcPr>
          <w:p w14:paraId="78D3365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9D8ED6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7218E9B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0CB65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0E47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CCE5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B82F38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C48B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25E69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D0ACF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2C702E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C7CBA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6DCE79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3AD53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B68AEC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A054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84926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96284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7C50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32A31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AA4EB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99C8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58886A6D" w14:textId="77777777" w:rsidTr="001F0697">
        <w:trPr>
          <w:trHeight w:val="67"/>
        </w:trPr>
        <w:tc>
          <w:tcPr>
            <w:tcW w:w="582" w:type="dxa"/>
            <w:vMerge/>
            <w:vAlign w:val="center"/>
            <w:hideMark/>
          </w:tcPr>
          <w:p w14:paraId="603C7A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5840" w:type="dxa"/>
            <w:vMerge/>
            <w:vAlign w:val="center"/>
            <w:hideMark/>
          </w:tcPr>
          <w:p w14:paraId="0B2EABF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882" w:type="dxa"/>
            <w:vMerge/>
            <w:vAlign w:val="center"/>
            <w:hideMark/>
          </w:tcPr>
          <w:p w14:paraId="18889B7F" w14:textId="77777777" w:rsidR="001F0697" w:rsidRPr="001F0697" w:rsidRDefault="001F0697" w:rsidP="001F0697">
            <w:pPr>
              <w:spacing w:after="0" w:line="240" w:lineRule="auto"/>
              <w:rPr>
                <w:rFonts w:ascii="Times New Roman" w:eastAsia="Times New Roman" w:hAnsi="Times New Roman" w:cs="Times New Roman"/>
                <w:b/>
                <w:bCs/>
                <w:color w:val="000000"/>
                <w:sz w:val="18"/>
                <w:szCs w:val="18"/>
                <w:lang w:eastAsia="ja-JP"/>
              </w:rPr>
            </w:pPr>
          </w:p>
        </w:tc>
        <w:tc>
          <w:tcPr>
            <w:tcW w:w="1469" w:type="dxa"/>
            <w:shd w:val="clear" w:color="auto" w:fill="auto"/>
            <w:vAlign w:val="center"/>
            <w:hideMark/>
          </w:tcPr>
          <w:p w14:paraId="4BC20C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 Эксперт</w:t>
            </w:r>
          </w:p>
        </w:tc>
        <w:tc>
          <w:tcPr>
            <w:tcW w:w="296" w:type="dxa"/>
            <w:shd w:val="clear" w:color="auto" w:fill="auto"/>
            <w:noWrap/>
            <w:vAlign w:val="center"/>
            <w:hideMark/>
          </w:tcPr>
          <w:p w14:paraId="6E62F7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FF0000"/>
            <w:noWrap/>
            <w:vAlign w:val="center"/>
            <w:hideMark/>
          </w:tcPr>
          <w:p w14:paraId="65C1B8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D09D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3B34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5DC3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734F57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BA8C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B8B73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959A6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F64B1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4F2B87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9B20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2921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E5245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B0282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2010E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D83DC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A7C4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2F06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2362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CDE618B" w14:textId="77777777" w:rsidTr="001F0697">
        <w:trPr>
          <w:trHeight w:val="315"/>
        </w:trPr>
        <w:tc>
          <w:tcPr>
            <w:tcW w:w="582" w:type="dxa"/>
            <w:shd w:val="clear" w:color="auto" w:fill="auto"/>
            <w:vAlign w:val="center"/>
            <w:hideMark/>
          </w:tcPr>
          <w:p w14:paraId="0467C21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2</w:t>
            </w:r>
          </w:p>
        </w:tc>
        <w:tc>
          <w:tcPr>
            <w:tcW w:w="14111" w:type="dxa"/>
            <w:gridSpan w:val="23"/>
            <w:shd w:val="clear" w:color="auto" w:fill="auto"/>
            <w:vAlign w:val="center"/>
            <w:hideMark/>
          </w:tcPr>
          <w:p w14:paraId="1B8D0A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Проектирование программного обеспечения централизованной АЛАР</w:t>
            </w:r>
          </w:p>
        </w:tc>
      </w:tr>
      <w:tr w:rsidR="001F0697" w:rsidRPr="001F0697" w14:paraId="6F78850B" w14:textId="77777777" w:rsidTr="001F0697">
        <w:trPr>
          <w:trHeight w:val="194"/>
        </w:trPr>
        <w:tc>
          <w:tcPr>
            <w:tcW w:w="582" w:type="dxa"/>
            <w:shd w:val="clear" w:color="auto" w:fill="auto"/>
            <w:vAlign w:val="center"/>
            <w:hideMark/>
          </w:tcPr>
          <w:p w14:paraId="4A50BFC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2.1</w:t>
            </w:r>
          </w:p>
        </w:tc>
        <w:tc>
          <w:tcPr>
            <w:tcW w:w="5840" w:type="dxa"/>
            <w:shd w:val="clear" w:color="auto" w:fill="auto"/>
            <w:vAlign w:val="center"/>
            <w:hideMark/>
          </w:tcPr>
          <w:p w14:paraId="16DAFF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укрупненной структуры централизованной АЛАР</w:t>
            </w:r>
          </w:p>
        </w:tc>
        <w:tc>
          <w:tcPr>
            <w:tcW w:w="882" w:type="dxa"/>
            <w:shd w:val="clear" w:color="auto" w:fill="auto"/>
            <w:vAlign w:val="center"/>
            <w:hideMark/>
          </w:tcPr>
          <w:p w14:paraId="6A777EE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054CFE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vAlign w:val="center"/>
            <w:hideMark/>
          </w:tcPr>
          <w:p w14:paraId="75CB408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117722F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00B050"/>
            <w:vAlign w:val="center"/>
            <w:hideMark/>
          </w:tcPr>
          <w:p w14:paraId="2285C9F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A271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center"/>
            <w:hideMark/>
          </w:tcPr>
          <w:p w14:paraId="4FD636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68038D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noWrap/>
            <w:vAlign w:val="bottom"/>
            <w:hideMark/>
          </w:tcPr>
          <w:p w14:paraId="6B5E555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vAlign w:val="center"/>
            <w:hideMark/>
          </w:tcPr>
          <w:p w14:paraId="1CFE1A9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B4E0CA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487D05"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63F1098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1082CC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1ABB8B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3DA5B8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7AF677C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5C5ED5E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3D41D90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222F21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532994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p>
        </w:tc>
        <w:tc>
          <w:tcPr>
            <w:tcW w:w="296" w:type="dxa"/>
            <w:shd w:val="clear" w:color="auto" w:fill="auto"/>
            <w:vAlign w:val="center"/>
            <w:hideMark/>
          </w:tcPr>
          <w:p w14:paraId="012E7CDB"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6F08B32" w14:textId="77777777" w:rsidTr="001F0697">
        <w:trPr>
          <w:trHeight w:val="67"/>
        </w:trPr>
        <w:tc>
          <w:tcPr>
            <w:tcW w:w="582" w:type="dxa"/>
            <w:shd w:val="clear" w:color="auto" w:fill="auto"/>
            <w:vAlign w:val="center"/>
            <w:hideMark/>
          </w:tcPr>
          <w:p w14:paraId="7D94ECA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2.2</w:t>
            </w:r>
          </w:p>
        </w:tc>
        <w:tc>
          <w:tcPr>
            <w:tcW w:w="5840" w:type="dxa"/>
            <w:shd w:val="clear" w:color="auto" w:fill="auto"/>
            <w:vAlign w:val="center"/>
            <w:hideMark/>
          </w:tcPr>
          <w:p w14:paraId="5546EEF9"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компонентов</w:t>
            </w:r>
          </w:p>
        </w:tc>
        <w:tc>
          <w:tcPr>
            <w:tcW w:w="882" w:type="dxa"/>
            <w:shd w:val="clear" w:color="auto" w:fill="auto"/>
            <w:vAlign w:val="center"/>
            <w:hideMark/>
          </w:tcPr>
          <w:p w14:paraId="1D4AA4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3954E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1DFAE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3348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36EDD6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5F30CE2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60785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F49B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bottom"/>
            <w:hideMark/>
          </w:tcPr>
          <w:p w14:paraId="13F7F8E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hideMark/>
          </w:tcPr>
          <w:p w14:paraId="2B1474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4AC2A65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74AC1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FB406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7E1A8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061E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0D6B9D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8A349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B4339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CF72CE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181802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01EAF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442EFA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76076BC2" w14:textId="77777777" w:rsidTr="001F0697">
        <w:trPr>
          <w:trHeight w:val="119"/>
        </w:trPr>
        <w:tc>
          <w:tcPr>
            <w:tcW w:w="582" w:type="dxa"/>
            <w:vAlign w:val="center"/>
          </w:tcPr>
          <w:p w14:paraId="6518D97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2.3</w:t>
            </w:r>
          </w:p>
        </w:tc>
        <w:tc>
          <w:tcPr>
            <w:tcW w:w="5840" w:type="dxa"/>
            <w:vAlign w:val="center"/>
          </w:tcPr>
          <w:p w14:paraId="055BEEC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Создание диаграммы пакетов</w:t>
            </w:r>
          </w:p>
        </w:tc>
        <w:tc>
          <w:tcPr>
            <w:tcW w:w="882" w:type="dxa"/>
            <w:vAlign w:val="center"/>
          </w:tcPr>
          <w:p w14:paraId="32E3C00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664B8D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7B7900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C1C5C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7229C8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DB49E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68AEBD2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9AFDF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5F0D0E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bottom"/>
          </w:tcPr>
          <w:p w14:paraId="12DFBF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CB876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BB2890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40140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E4B9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B750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587CF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640AE0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6066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F5006E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C251EF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219D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AFCA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FC3E278" w14:textId="77777777" w:rsidTr="001F0697">
        <w:trPr>
          <w:trHeight w:val="67"/>
        </w:trPr>
        <w:tc>
          <w:tcPr>
            <w:tcW w:w="582" w:type="dxa"/>
            <w:shd w:val="clear" w:color="auto" w:fill="auto"/>
            <w:vAlign w:val="center"/>
            <w:hideMark/>
          </w:tcPr>
          <w:p w14:paraId="15BDF7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3</w:t>
            </w:r>
          </w:p>
        </w:tc>
        <w:tc>
          <w:tcPr>
            <w:tcW w:w="14111" w:type="dxa"/>
            <w:gridSpan w:val="23"/>
            <w:shd w:val="clear" w:color="auto" w:fill="auto"/>
            <w:vAlign w:val="center"/>
            <w:hideMark/>
          </w:tcPr>
          <w:p w14:paraId="33B988D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Разработка программного обеспечения централизованной АЛАР</w:t>
            </w:r>
          </w:p>
        </w:tc>
      </w:tr>
      <w:tr w:rsidR="001F0697" w:rsidRPr="001F0697" w14:paraId="5DDAE649" w14:textId="77777777" w:rsidTr="001F0697">
        <w:trPr>
          <w:trHeight w:val="58"/>
        </w:trPr>
        <w:tc>
          <w:tcPr>
            <w:tcW w:w="582" w:type="dxa"/>
            <w:shd w:val="clear" w:color="auto" w:fill="auto"/>
            <w:vAlign w:val="center"/>
            <w:hideMark/>
          </w:tcPr>
          <w:p w14:paraId="48D3F62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3.1</w:t>
            </w:r>
          </w:p>
        </w:tc>
        <w:tc>
          <w:tcPr>
            <w:tcW w:w="5840" w:type="dxa"/>
            <w:shd w:val="clear" w:color="auto" w:fill="auto"/>
            <w:vAlign w:val="center"/>
            <w:hideMark/>
          </w:tcPr>
          <w:p w14:paraId="0697FB6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данных СВИ</w:t>
            </w:r>
          </w:p>
        </w:tc>
        <w:tc>
          <w:tcPr>
            <w:tcW w:w="882" w:type="dxa"/>
            <w:shd w:val="clear" w:color="auto" w:fill="auto"/>
            <w:vAlign w:val="center"/>
            <w:hideMark/>
          </w:tcPr>
          <w:p w14:paraId="0F95980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78F73CE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xml:space="preserve">1. Исполнитель </w:t>
            </w:r>
          </w:p>
        </w:tc>
        <w:tc>
          <w:tcPr>
            <w:tcW w:w="296" w:type="dxa"/>
            <w:shd w:val="clear" w:color="auto" w:fill="auto"/>
            <w:noWrap/>
            <w:vAlign w:val="center"/>
            <w:hideMark/>
          </w:tcPr>
          <w:p w14:paraId="3FE878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46C7F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61722AA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DA718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E42185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68AD9D3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67747934"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7A5AAB4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3690E5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0581A1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EEEA3B2"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240AE9D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1BA83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B42534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p w14:paraId="3A82990C"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F3646B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2044914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01866215"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1B6D7AD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20DB72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7338824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9EC141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0CCDA2E"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p>
        </w:tc>
      </w:tr>
      <w:tr w:rsidR="001F0697" w:rsidRPr="001F0697" w14:paraId="28834056" w14:textId="77777777" w:rsidTr="001F0697">
        <w:trPr>
          <w:trHeight w:val="67"/>
        </w:trPr>
        <w:tc>
          <w:tcPr>
            <w:tcW w:w="582" w:type="dxa"/>
            <w:shd w:val="clear" w:color="auto" w:fill="auto"/>
            <w:vAlign w:val="center"/>
            <w:hideMark/>
          </w:tcPr>
          <w:p w14:paraId="31C1549D"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3.2</w:t>
            </w:r>
          </w:p>
        </w:tc>
        <w:tc>
          <w:tcPr>
            <w:tcW w:w="5840" w:type="dxa"/>
            <w:shd w:val="clear" w:color="auto" w:fill="auto"/>
            <w:vAlign w:val="center"/>
            <w:hideMark/>
          </w:tcPr>
          <w:p w14:paraId="60D7D9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идентификации возникновения АР</w:t>
            </w:r>
          </w:p>
        </w:tc>
        <w:tc>
          <w:tcPr>
            <w:tcW w:w="882" w:type="dxa"/>
            <w:shd w:val="clear" w:color="auto" w:fill="auto"/>
            <w:vAlign w:val="center"/>
            <w:hideMark/>
          </w:tcPr>
          <w:p w14:paraId="53C22A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hideMark/>
          </w:tcPr>
          <w:p w14:paraId="5AE82B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7D065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0CD40D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3DE1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A010A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50814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0329D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E687A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9274A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236CD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093CC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2962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BAB66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90C4D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1DD1D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AB693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93381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05BF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9ECA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9C74C3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DC4F8A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8C2A3CC" w14:textId="77777777" w:rsidTr="001F0697">
        <w:trPr>
          <w:trHeight w:val="67"/>
        </w:trPr>
        <w:tc>
          <w:tcPr>
            <w:tcW w:w="582" w:type="dxa"/>
            <w:shd w:val="clear" w:color="auto" w:fill="auto"/>
            <w:vAlign w:val="center"/>
          </w:tcPr>
          <w:p w14:paraId="4E47E2C8"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3.3</w:t>
            </w:r>
          </w:p>
        </w:tc>
        <w:tc>
          <w:tcPr>
            <w:tcW w:w="5840" w:type="dxa"/>
            <w:shd w:val="clear" w:color="auto" w:fill="auto"/>
            <w:vAlign w:val="center"/>
          </w:tcPr>
          <w:p w14:paraId="36D3EDB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Выдачи управляющих воздействий</w:t>
            </w:r>
          </w:p>
        </w:tc>
        <w:tc>
          <w:tcPr>
            <w:tcW w:w="882" w:type="dxa"/>
            <w:shd w:val="clear" w:color="auto" w:fill="auto"/>
            <w:vAlign w:val="center"/>
          </w:tcPr>
          <w:p w14:paraId="7B5293B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29FA9D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0E86156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EFD12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37C2F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3FA3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D696A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39480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08D9E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FF7E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BB1C9C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E96E90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0E76968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67A4D0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CE8F8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09332E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A13A16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E24BB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23CBC3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0E2E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E236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9016A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400C8F94" w14:textId="77777777" w:rsidTr="001F0697">
        <w:trPr>
          <w:trHeight w:val="67"/>
        </w:trPr>
        <w:tc>
          <w:tcPr>
            <w:tcW w:w="582" w:type="dxa"/>
            <w:shd w:val="clear" w:color="auto" w:fill="auto"/>
            <w:vAlign w:val="center"/>
          </w:tcPr>
          <w:p w14:paraId="2E127E6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3.4</w:t>
            </w:r>
          </w:p>
        </w:tc>
        <w:tc>
          <w:tcPr>
            <w:tcW w:w="5840" w:type="dxa"/>
            <w:shd w:val="clear" w:color="auto" w:fill="auto"/>
            <w:vAlign w:val="center"/>
          </w:tcPr>
          <w:p w14:paraId="1687551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Разработка и тестирование подсистемы Обработки телеметрии из ОИК</w:t>
            </w:r>
          </w:p>
        </w:tc>
        <w:tc>
          <w:tcPr>
            <w:tcW w:w="882" w:type="dxa"/>
            <w:shd w:val="clear" w:color="auto" w:fill="auto"/>
            <w:vAlign w:val="center"/>
          </w:tcPr>
          <w:p w14:paraId="60D70A0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14</w:t>
            </w:r>
          </w:p>
        </w:tc>
        <w:tc>
          <w:tcPr>
            <w:tcW w:w="1469" w:type="dxa"/>
            <w:shd w:val="clear" w:color="auto" w:fill="auto"/>
            <w:vAlign w:val="center"/>
          </w:tcPr>
          <w:p w14:paraId="34A85F6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A6090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581B9A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BB16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05EE5D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3A539E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AB65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5B1E8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AE36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73347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4B112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290E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A2B25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545204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9822B2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1BEAD3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090C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25D0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6CA0A4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F7DE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32225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64A74FE1" w14:textId="77777777" w:rsidTr="001F0697">
        <w:trPr>
          <w:trHeight w:val="315"/>
        </w:trPr>
        <w:tc>
          <w:tcPr>
            <w:tcW w:w="582" w:type="dxa"/>
            <w:shd w:val="clear" w:color="auto" w:fill="auto"/>
            <w:vAlign w:val="center"/>
            <w:hideMark/>
          </w:tcPr>
          <w:p w14:paraId="3CECF4E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4</w:t>
            </w:r>
          </w:p>
        </w:tc>
        <w:tc>
          <w:tcPr>
            <w:tcW w:w="14111" w:type="dxa"/>
            <w:gridSpan w:val="23"/>
            <w:shd w:val="clear" w:color="auto" w:fill="auto"/>
            <w:vAlign w:val="center"/>
            <w:hideMark/>
          </w:tcPr>
          <w:p w14:paraId="697C67CF"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b/>
                <w:bCs/>
                <w:color w:val="000000"/>
                <w:sz w:val="18"/>
                <w:szCs w:val="18"/>
                <w:lang w:eastAsia="ja-JP"/>
              </w:rPr>
              <w:t>Финансовый менеджмент, ресурсоэффективность и ресурсосбережение</w:t>
            </w:r>
          </w:p>
        </w:tc>
      </w:tr>
      <w:tr w:rsidR="001F0697" w:rsidRPr="001F0697" w14:paraId="46589699" w14:textId="77777777" w:rsidTr="001F0697">
        <w:trPr>
          <w:trHeight w:val="67"/>
        </w:trPr>
        <w:tc>
          <w:tcPr>
            <w:tcW w:w="582" w:type="dxa"/>
            <w:shd w:val="clear" w:color="auto" w:fill="auto"/>
            <w:vAlign w:val="center"/>
            <w:hideMark/>
          </w:tcPr>
          <w:p w14:paraId="01B06939"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4.1</w:t>
            </w:r>
          </w:p>
        </w:tc>
        <w:tc>
          <w:tcPr>
            <w:tcW w:w="5840" w:type="dxa"/>
            <w:shd w:val="clear" w:color="auto" w:fill="auto"/>
            <w:vAlign w:val="center"/>
            <w:hideMark/>
          </w:tcPr>
          <w:p w14:paraId="67C15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Предпроектный анализ</w:t>
            </w:r>
          </w:p>
        </w:tc>
        <w:tc>
          <w:tcPr>
            <w:tcW w:w="882" w:type="dxa"/>
            <w:shd w:val="clear" w:color="auto" w:fill="auto"/>
            <w:vAlign w:val="center"/>
            <w:hideMark/>
          </w:tcPr>
          <w:p w14:paraId="7EC7ED9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56F37C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601B3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46EB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DCD34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4630F3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BF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7FFB4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7C94AE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4CA0D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C264A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9BC4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4DF1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CADD9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487543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hideMark/>
          </w:tcPr>
          <w:p w14:paraId="56B6CE6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3E18E1A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hideMark/>
          </w:tcPr>
          <w:p w14:paraId="5B9622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9C7CF9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172E13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F36D84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1388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46D4B1E1" w14:textId="77777777" w:rsidTr="001F0697">
        <w:trPr>
          <w:trHeight w:val="67"/>
        </w:trPr>
        <w:tc>
          <w:tcPr>
            <w:tcW w:w="582" w:type="dxa"/>
            <w:shd w:val="clear" w:color="auto" w:fill="auto"/>
            <w:vAlign w:val="center"/>
          </w:tcPr>
          <w:p w14:paraId="4F9646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4.2</w:t>
            </w:r>
          </w:p>
        </w:tc>
        <w:tc>
          <w:tcPr>
            <w:tcW w:w="5840" w:type="dxa"/>
            <w:shd w:val="clear" w:color="auto" w:fill="auto"/>
            <w:vAlign w:val="center"/>
          </w:tcPr>
          <w:p w14:paraId="532B8F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Инициация проекта</w:t>
            </w:r>
          </w:p>
        </w:tc>
        <w:tc>
          <w:tcPr>
            <w:tcW w:w="882" w:type="dxa"/>
            <w:shd w:val="clear" w:color="auto" w:fill="auto"/>
            <w:vAlign w:val="center"/>
          </w:tcPr>
          <w:p w14:paraId="4926107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54533AC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1802434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DAC41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8A292E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FE9B5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ED81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98653E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14E3C4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16A7A4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CE2E3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7396F9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17B5AD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5983A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1DC1A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9A8E1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2549D63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AB7E8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A21E1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D996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6617C7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4F1444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5B1C15FD" w14:textId="77777777" w:rsidTr="001F0697">
        <w:trPr>
          <w:trHeight w:val="67"/>
        </w:trPr>
        <w:tc>
          <w:tcPr>
            <w:tcW w:w="582" w:type="dxa"/>
            <w:shd w:val="clear" w:color="auto" w:fill="auto"/>
            <w:vAlign w:val="center"/>
          </w:tcPr>
          <w:p w14:paraId="68B8E206"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4.3</w:t>
            </w:r>
          </w:p>
        </w:tc>
        <w:tc>
          <w:tcPr>
            <w:tcW w:w="5840" w:type="dxa"/>
            <w:shd w:val="clear" w:color="auto" w:fill="auto"/>
            <w:vAlign w:val="center"/>
          </w:tcPr>
          <w:p w14:paraId="17C3DF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Планирование управления научно-техническим проектом</w:t>
            </w:r>
          </w:p>
        </w:tc>
        <w:tc>
          <w:tcPr>
            <w:tcW w:w="882" w:type="dxa"/>
            <w:shd w:val="clear" w:color="auto" w:fill="auto"/>
            <w:vAlign w:val="center"/>
          </w:tcPr>
          <w:p w14:paraId="50619A0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4B5F9DD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2E36448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2EEB9B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B578BC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89B2E1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443CA1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AC0AD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E291FD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AB7625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845227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F46F3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FF1089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CE49D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974194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5FB4F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5526BC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A1A0E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4A877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E0E143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298C1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F13F7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343B7F98" w14:textId="77777777" w:rsidTr="001F0697">
        <w:trPr>
          <w:trHeight w:val="67"/>
        </w:trPr>
        <w:tc>
          <w:tcPr>
            <w:tcW w:w="582" w:type="dxa"/>
            <w:shd w:val="clear" w:color="auto" w:fill="auto"/>
            <w:vAlign w:val="center"/>
          </w:tcPr>
          <w:p w14:paraId="5F846473"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4.4</w:t>
            </w:r>
          </w:p>
        </w:tc>
        <w:tc>
          <w:tcPr>
            <w:tcW w:w="5840" w:type="dxa"/>
            <w:shd w:val="clear" w:color="auto" w:fill="auto"/>
            <w:vAlign w:val="center"/>
          </w:tcPr>
          <w:p w14:paraId="750E6B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Эффективность исследования</w:t>
            </w:r>
          </w:p>
        </w:tc>
        <w:tc>
          <w:tcPr>
            <w:tcW w:w="882" w:type="dxa"/>
            <w:shd w:val="clear" w:color="auto" w:fill="auto"/>
            <w:vAlign w:val="center"/>
          </w:tcPr>
          <w:p w14:paraId="454FC01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tcPr>
          <w:p w14:paraId="1F87F29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tcPr>
          <w:p w14:paraId="3D7351D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C1799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0562E9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545D4D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302CC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D7B230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7FC83B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D55BCC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D38DCA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976379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73F101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79592EB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6D617BE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4FDAC53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16CC1A9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F2587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00B050"/>
            <w:noWrap/>
            <w:vAlign w:val="center"/>
          </w:tcPr>
          <w:p w14:paraId="4DC90F4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355BF6D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2419DDC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c>
          <w:tcPr>
            <w:tcW w:w="296" w:type="dxa"/>
            <w:shd w:val="clear" w:color="auto" w:fill="auto"/>
            <w:noWrap/>
            <w:vAlign w:val="center"/>
          </w:tcPr>
          <w:p w14:paraId="0F5E6AF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p>
        </w:tc>
      </w:tr>
      <w:tr w:rsidR="001F0697" w:rsidRPr="001F0697" w14:paraId="193574E3" w14:textId="77777777" w:rsidTr="001F0697">
        <w:trPr>
          <w:trHeight w:val="315"/>
        </w:trPr>
        <w:tc>
          <w:tcPr>
            <w:tcW w:w="582" w:type="dxa"/>
            <w:shd w:val="clear" w:color="auto" w:fill="auto"/>
            <w:vAlign w:val="center"/>
            <w:hideMark/>
          </w:tcPr>
          <w:p w14:paraId="699AC4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111" w:type="dxa"/>
            <w:gridSpan w:val="23"/>
            <w:shd w:val="clear" w:color="auto" w:fill="auto"/>
            <w:vAlign w:val="center"/>
            <w:hideMark/>
          </w:tcPr>
          <w:p w14:paraId="7174643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Социальная ответственность</w:t>
            </w:r>
          </w:p>
        </w:tc>
      </w:tr>
      <w:tr w:rsidR="001F0697" w:rsidRPr="001F0697" w14:paraId="3CB14057" w14:textId="77777777" w:rsidTr="001F0697">
        <w:trPr>
          <w:trHeight w:val="67"/>
        </w:trPr>
        <w:tc>
          <w:tcPr>
            <w:tcW w:w="582" w:type="dxa"/>
            <w:shd w:val="clear" w:color="auto" w:fill="auto"/>
            <w:vAlign w:val="center"/>
            <w:hideMark/>
          </w:tcPr>
          <w:p w14:paraId="32D1F950"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5.1</w:t>
            </w:r>
          </w:p>
        </w:tc>
        <w:tc>
          <w:tcPr>
            <w:tcW w:w="5840" w:type="dxa"/>
            <w:shd w:val="clear" w:color="auto" w:fill="auto"/>
            <w:vAlign w:val="center"/>
            <w:hideMark/>
          </w:tcPr>
          <w:p w14:paraId="3C564B8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Безопасность в ЧС</w:t>
            </w:r>
          </w:p>
        </w:tc>
        <w:tc>
          <w:tcPr>
            <w:tcW w:w="882" w:type="dxa"/>
            <w:shd w:val="clear" w:color="auto" w:fill="auto"/>
            <w:vAlign w:val="center"/>
            <w:hideMark/>
          </w:tcPr>
          <w:p w14:paraId="559C4F3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68989ECA"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2109E1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8E0272"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D008F5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9876108"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69A24FB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2D9EBB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D348E1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43BF48D"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B21AA2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1589676C"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5351582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72AE9EC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00F6D93"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noWrap/>
            <w:vAlign w:val="center"/>
            <w:hideMark/>
          </w:tcPr>
          <w:p w14:paraId="5AEB7C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vAlign w:val="center"/>
            <w:hideMark/>
          </w:tcPr>
          <w:p w14:paraId="170DEA9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BECE27F"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00B050"/>
            <w:vAlign w:val="center"/>
            <w:hideMark/>
          </w:tcPr>
          <w:p w14:paraId="19B9D47E"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09199BA7"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3674F9C9"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c>
          <w:tcPr>
            <w:tcW w:w="296" w:type="dxa"/>
            <w:shd w:val="clear" w:color="auto" w:fill="auto"/>
            <w:vAlign w:val="center"/>
            <w:hideMark/>
          </w:tcPr>
          <w:p w14:paraId="409F5CA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 </w:t>
            </w:r>
          </w:p>
        </w:tc>
      </w:tr>
      <w:tr w:rsidR="001F0697" w:rsidRPr="001F0697" w14:paraId="5585945E" w14:textId="77777777" w:rsidTr="001F0697">
        <w:trPr>
          <w:trHeight w:val="67"/>
        </w:trPr>
        <w:tc>
          <w:tcPr>
            <w:tcW w:w="582" w:type="dxa"/>
            <w:shd w:val="clear" w:color="auto" w:fill="auto"/>
            <w:vAlign w:val="center"/>
            <w:hideMark/>
          </w:tcPr>
          <w:p w14:paraId="76FE17C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2</w:t>
            </w:r>
          </w:p>
        </w:tc>
        <w:tc>
          <w:tcPr>
            <w:tcW w:w="5840" w:type="dxa"/>
            <w:shd w:val="clear" w:color="auto" w:fill="auto"/>
            <w:vAlign w:val="center"/>
            <w:hideMark/>
          </w:tcPr>
          <w:p w14:paraId="0CE23244"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Производственная безопасность</w:t>
            </w:r>
          </w:p>
        </w:tc>
        <w:tc>
          <w:tcPr>
            <w:tcW w:w="882" w:type="dxa"/>
            <w:shd w:val="clear" w:color="auto" w:fill="auto"/>
            <w:vAlign w:val="center"/>
            <w:hideMark/>
          </w:tcPr>
          <w:p w14:paraId="5CAF0496"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414FDCF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2FDBB2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6E588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647B50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F8699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F6B6F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6D6130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DA4993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E97544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8944E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325C17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A7BC0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89E93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6969B8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AD8F95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0E21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DBFA2C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BD53E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ED27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8BC04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B5C0DA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0B8C83D9" w14:textId="77777777" w:rsidTr="001F0697">
        <w:trPr>
          <w:trHeight w:val="67"/>
        </w:trPr>
        <w:tc>
          <w:tcPr>
            <w:tcW w:w="582" w:type="dxa"/>
            <w:shd w:val="clear" w:color="auto" w:fill="auto"/>
            <w:vAlign w:val="center"/>
            <w:hideMark/>
          </w:tcPr>
          <w:p w14:paraId="0099B0EB"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3</w:t>
            </w:r>
          </w:p>
        </w:tc>
        <w:tc>
          <w:tcPr>
            <w:tcW w:w="5840" w:type="dxa"/>
            <w:shd w:val="clear" w:color="auto" w:fill="auto"/>
            <w:vAlign w:val="center"/>
            <w:hideMark/>
          </w:tcPr>
          <w:p w14:paraId="2324E7E3"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Экологическая безопасность</w:t>
            </w:r>
          </w:p>
        </w:tc>
        <w:tc>
          <w:tcPr>
            <w:tcW w:w="882" w:type="dxa"/>
            <w:shd w:val="clear" w:color="auto" w:fill="auto"/>
            <w:vAlign w:val="center"/>
            <w:hideMark/>
          </w:tcPr>
          <w:p w14:paraId="59E0B200"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7</w:t>
            </w:r>
          </w:p>
        </w:tc>
        <w:tc>
          <w:tcPr>
            <w:tcW w:w="1469" w:type="dxa"/>
            <w:shd w:val="clear" w:color="auto" w:fill="auto"/>
            <w:vAlign w:val="center"/>
            <w:hideMark/>
          </w:tcPr>
          <w:p w14:paraId="1C199AB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1D51C9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5A4993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696B1B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E2B9D8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A482ABA"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D9BE8C0"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CFD0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BC3789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4F70A0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448BD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5980DB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552D66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5F8451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7EB5F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817397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E05675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05998B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4596B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60B33D99"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74EF7F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r w:rsidR="001F0697" w:rsidRPr="001F0697" w14:paraId="375F0215" w14:textId="77777777" w:rsidTr="001F0697">
        <w:trPr>
          <w:trHeight w:val="67"/>
        </w:trPr>
        <w:tc>
          <w:tcPr>
            <w:tcW w:w="582" w:type="dxa"/>
            <w:shd w:val="clear" w:color="auto" w:fill="auto"/>
            <w:vAlign w:val="center"/>
            <w:hideMark/>
          </w:tcPr>
          <w:p w14:paraId="28AAD4A1" w14:textId="77777777" w:rsidR="001F0697" w:rsidRPr="001F0697" w:rsidRDefault="001F0697" w:rsidP="001F0697">
            <w:pPr>
              <w:spacing w:after="0" w:line="240" w:lineRule="auto"/>
              <w:jc w:val="center"/>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5.</w:t>
            </w:r>
            <w:r w:rsidRPr="001F0697">
              <w:rPr>
                <w:rFonts w:ascii="Times New Roman" w:eastAsia="Times New Roman" w:hAnsi="Times New Roman" w:cs="Times New Roman"/>
                <w:color w:val="000000"/>
                <w:sz w:val="18"/>
                <w:szCs w:val="18"/>
                <w:lang w:val="en-US" w:eastAsia="ja-JP"/>
              </w:rPr>
              <w:t>4</w:t>
            </w:r>
          </w:p>
        </w:tc>
        <w:tc>
          <w:tcPr>
            <w:tcW w:w="5840" w:type="dxa"/>
            <w:shd w:val="clear" w:color="auto" w:fill="auto"/>
            <w:vAlign w:val="center"/>
            <w:hideMark/>
          </w:tcPr>
          <w:p w14:paraId="3CABF230" w14:textId="77777777" w:rsidR="001F0697" w:rsidRPr="001F0697" w:rsidRDefault="001F0697" w:rsidP="001F0697">
            <w:pPr>
              <w:spacing w:after="0" w:line="240" w:lineRule="auto"/>
              <w:jc w:val="both"/>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Правовые и организационные вопросы обеспечения безопасности</w:t>
            </w:r>
          </w:p>
        </w:tc>
        <w:tc>
          <w:tcPr>
            <w:tcW w:w="882" w:type="dxa"/>
            <w:shd w:val="clear" w:color="auto" w:fill="auto"/>
            <w:vAlign w:val="center"/>
            <w:hideMark/>
          </w:tcPr>
          <w:p w14:paraId="2B770324" w14:textId="77777777" w:rsidR="001F0697" w:rsidRPr="001F0697" w:rsidRDefault="001F0697" w:rsidP="001F0697">
            <w:pPr>
              <w:spacing w:after="0" w:line="240" w:lineRule="auto"/>
              <w:jc w:val="center"/>
              <w:rPr>
                <w:rFonts w:ascii="Times New Roman" w:eastAsia="Times New Roman" w:hAnsi="Times New Roman" w:cs="Times New Roman"/>
                <w:b/>
                <w:bCs/>
                <w:color w:val="000000"/>
                <w:sz w:val="18"/>
                <w:szCs w:val="18"/>
                <w:lang w:eastAsia="ja-JP"/>
              </w:rPr>
            </w:pPr>
            <w:r w:rsidRPr="001F0697">
              <w:rPr>
                <w:rFonts w:ascii="Times New Roman" w:eastAsia="Times New Roman" w:hAnsi="Times New Roman" w:cs="Times New Roman"/>
                <w:b/>
                <w:bCs/>
                <w:color w:val="000000"/>
                <w:sz w:val="18"/>
                <w:szCs w:val="18"/>
                <w:lang w:eastAsia="ja-JP"/>
              </w:rPr>
              <w:t>5</w:t>
            </w:r>
          </w:p>
        </w:tc>
        <w:tc>
          <w:tcPr>
            <w:tcW w:w="1469" w:type="dxa"/>
            <w:shd w:val="clear" w:color="auto" w:fill="auto"/>
            <w:vAlign w:val="center"/>
            <w:hideMark/>
          </w:tcPr>
          <w:p w14:paraId="0FC03E8B"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1. Исполнитель</w:t>
            </w:r>
          </w:p>
        </w:tc>
        <w:tc>
          <w:tcPr>
            <w:tcW w:w="296" w:type="dxa"/>
            <w:shd w:val="clear" w:color="auto" w:fill="auto"/>
            <w:noWrap/>
            <w:vAlign w:val="center"/>
            <w:hideMark/>
          </w:tcPr>
          <w:p w14:paraId="5D2C126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7ECA737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7BDC1E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C5856E"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59C88C2"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1372C0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C9FFEA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0FA044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2839C18"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1E081F4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38A5E454"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F35410F"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490DAE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CE93423"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981E076"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568CB5C1"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6F25915D"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0F469E57"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auto"/>
            <w:noWrap/>
            <w:vAlign w:val="center"/>
            <w:hideMark/>
          </w:tcPr>
          <w:p w14:paraId="23352555"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c>
          <w:tcPr>
            <w:tcW w:w="296" w:type="dxa"/>
            <w:shd w:val="clear" w:color="auto" w:fill="00B050"/>
            <w:noWrap/>
            <w:vAlign w:val="center"/>
            <w:hideMark/>
          </w:tcPr>
          <w:p w14:paraId="48E5EA6C" w14:textId="77777777" w:rsidR="001F0697" w:rsidRPr="001F0697" w:rsidRDefault="001F0697" w:rsidP="001F0697">
            <w:pPr>
              <w:spacing w:after="0" w:line="240" w:lineRule="auto"/>
              <w:rPr>
                <w:rFonts w:ascii="Times New Roman" w:eastAsia="Times New Roman" w:hAnsi="Times New Roman" w:cs="Times New Roman"/>
                <w:color w:val="000000"/>
                <w:sz w:val="18"/>
                <w:szCs w:val="18"/>
                <w:lang w:eastAsia="ja-JP"/>
              </w:rPr>
            </w:pPr>
            <w:r w:rsidRPr="001F0697">
              <w:rPr>
                <w:rFonts w:ascii="Times New Roman" w:eastAsia="Times New Roman" w:hAnsi="Times New Roman" w:cs="Times New Roman"/>
                <w:color w:val="000000"/>
                <w:sz w:val="18"/>
                <w:szCs w:val="18"/>
                <w:lang w:eastAsia="ja-JP"/>
              </w:rPr>
              <w:t> </w:t>
            </w:r>
          </w:p>
        </w:tc>
      </w:tr>
    </w:tbl>
    <w:p w14:paraId="52DFB918" w14:textId="77777777" w:rsidR="001F0697" w:rsidRPr="001F0697" w:rsidRDefault="001F0697" w:rsidP="001F0697">
      <w:pPr>
        <w:shd w:val="clear" w:color="auto" w:fill="FFFFFF"/>
        <w:spacing w:after="0" w:line="360" w:lineRule="auto"/>
        <w:jc w:val="both"/>
        <w:rPr>
          <w:rFonts w:ascii="Times New Roman" w:eastAsia="Times New Roman" w:hAnsi="Times New Roman" w:cs="Times New Roman"/>
          <w:spacing w:val="-6"/>
          <w:sz w:val="28"/>
          <w:szCs w:val="28"/>
          <w:lang w:eastAsia="ru-RU"/>
        </w:rPr>
      </w:pPr>
    </w:p>
    <w:tbl>
      <w:tblPr>
        <w:tblStyle w:val="5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4"/>
        <w:gridCol w:w="2551"/>
        <w:gridCol w:w="533"/>
        <w:gridCol w:w="2464"/>
        <w:gridCol w:w="533"/>
        <w:gridCol w:w="2465"/>
      </w:tblGrid>
      <w:tr w:rsidR="001F0697" w:rsidRPr="001F0697" w14:paraId="2D380BA3" w14:textId="77777777" w:rsidTr="001F0697">
        <w:tc>
          <w:tcPr>
            <w:tcW w:w="534" w:type="dxa"/>
            <w:shd w:val="clear" w:color="auto" w:fill="00B050"/>
            <w:vAlign w:val="center"/>
          </w:tcPr>
          <w:p w14:paraId="6BCCA2E9" w14:textId="77777777" w:rsidR="001F0697" w:rsidRPr="001F0697" w:rsidRDefault="001F0697" w:rsidP="001F0697">
            <w:pPr>
              <w:spacing w:line="360" w:lineRule="auto"/>
              <w:jc w:val="center"/>
              <w:rPr>
                <w:rFonts w:ascii="Times New Roman" w:hAnsi="Times New Roman" w:cs="Times New Roman"/>
                <w:spacing w:val="-6"/>
                <w:sz w:val="28"/>
                <w:szCs w:val="28"/>
              </w:rPr>
            </w:pPr>
          </w:p>
        </w:tc>
        <w:tc>
          <w:tcPr>
            <w:tcW w:w="2551" w:type="dxa"/>
            <w:vAlign w:val="center"/>
          </w:tcPr>
          <w:p w14:paraId="2492B2A4"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Исполнитель</w:t>
            </w:r>
          </w:p>
        </w:tc>
        <w:tc>
          <w:tcPr>
            <w:tcW w:w="533" w:type="dxa"/>
            <w:shd w:val="clear" w:color="auto" w:fill="FF0000"/>
            <w:vAlign w:val="center"/>
          </w:tcPr>
          <w:p w14:paraId="2ADC09EF" w14:textId="77777777" w:rsidR="001F0697" w:rsidRPr="001F0697" w:rsidRDefault="001F0697" w:rsidP="001F0697">
            <w:pPr>
              <w:jc w:val="center"/>
              <w:rPr>
                <w:rFonts w:ascii="Times New Roman" w:hAnsi="Times New Roman" w:cs="Times New Roman"/>
                <w:spacing w:val="-6"/>
                <w:sz w:val="28"/>
                <w:szCs w:val="28"/>
              </w:rPr>
            </w:pPr>
          </w:p>
        </w:tc>
        <w:tc>
          <w:tcPr>
            <w:tcW w:w="2464" w:type="dxa"/>
            <w:vAlign w:val="center"/>
          </w:tcPr>
          <w:p w14:paraId="5675CCD2" w14:textId="77777777" w:rsidR="001F0697" w:rsidRPr="001F0697" w:rsidRDefault="001F0697" w:rsidP="001F0697">
            <w:pPr>
              <w:rPr>
                <w:rFonts w:ascii="Times New Roman" w:hAnsi="Times New Roman" w:cs="Times New Roman"/>
                <w:spacing w:val="-6"/>
                <w:sz w:val="28"/>
                <w:szCs w:val="28"/>
              </w:rPr>
            </w:pPr>
            <w:r w:rsidRPr="001F0697">
              <w:rPr>
                <w:rFonts w:ascii="Times New Roman" w:hAnsi="Times New Roman" w:cs="Times New Roman"/>
                <w:spacing w:val="-6"/>
                <w:sz w:val="28"/>
                <w:szCs w:val="28"/>
              </w:rPr>
              <w:t xml:space="preserve">    – Эксперт</w:t>
            </w:r>
          </w:p>
        </w:tc>
        <w:tc>
          <w:tcPr>
            <w:tcW w:w="533" w:type="dxa"/>
            <w:shd w:val="clear" w:color="auto" w:fill="0070C0"/>
            <w:vAlign w:val="center"/>
          </w:tcPr>
          <w:p w14:paraId="003F7A92" w14:textId="77777777" w:rsidR="001F0697" w:rsidRPr="001F0697" w:rsidRDefault="001F0697" w:rsidP="001F0697">
            <w:pPr>
              <w:jc w:val="center"/>
              <w:rPr>
                <w:rFonts w:ascii="Times New Roman" w:hAnsi="Times New Roman" w:cs="Times New Roman"/>
                <w:spacing w:val="-6"/>
                <w:sz w:val="28"/>
                <w:szCs w:val="28"/>
              </w:rPr>
            </w:pPr>
          </w:p>
        </w:tc>
        <w:tc>
          <w:tcPr>
            <w:tcW w:w="2465" w:type="dxa"/>
            <w:vAlign w:val="center"/>
          </w:tcPr>
          <w:p w14:paraId="1E4DE432" w14:textId="77777777" w:rsidR="001F0697" w:rsidRPr="001F0697" w:rsidRDefault="001F0697" w:rsidP="001F0697">
            <w:pPr>
              <w:jc w:val="center"/>
              <w:rPr>
                <w:rFonts w:ascii="Times New Roman" w:hAnsi="Times New Roman" w:cs="Times New Roman"/>
                <w:spacing w:val="-6"/>
                <w:sz w:val="28"/>
                <w:szCs w:val="28"/>
              </w:rPr>
            </w:pPr>
            <w:r w:rsidRPr="001F0697">
              <w:rPr>
                <w:rFonts w:ascii="Times New Roman" w:hAnsi="Times New Roman" w:cs="Times New Roman"/>
                <w:spacing w:val="-6"/>
                <w:sz w:val="28"/>
                <w:szCs w:val="28"/>
              </w:rPr>
              <w:t>– Руководитель</w:t>
            </w:r>
          </w:p>
        </w:tc>
      </w:tr>
    </w:tbl>
    <w:p w14:paraId="5A233A4A" w14:textId="77777777" w:rsidR="001F0697" w:rsidRPr="001F0697" w:rsidRDefault="001F0697" w:rsidP="001F0697">
      <w:pPr>
        <w:spacing w:after="0" w:line="360" w:lineRule="auto"/>
        <w:jc w:val="both"/>
        <w:rPr>
          <w:rFonts w:ascii="Times New Roman" w:eastAsia="Times New Roman" w:hAnsi="Times New Roman" w:cs="Times New Roman"/>
          <w:sz w:val="28"/>
          <w:szCs w:val="28"/>
          <w:lang w:val="en-US"/>
        </w:rPr>
      </w:pPr>
    </w:p>
    <w:p w14:paraId="14800D11"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pPr>
    </w:p>
    <w:p w14:paraId="0F81F309" w14:textId="77777777" w:rsidR="001F0697" w:rsidRPr="001F0697" w:rsidRDefault="001F0697" w:rsidP="001F0697">
      <w:pPr>
        <w:spacing w:after="0" w:line="360" w:lineRule="auto"/>
        <w:ind w:firstLine="1134"/>
        <w:jc w:val="both"/>
        <w:rPr>
          <w:rFonts w:ascii="Times New Roman" w:eastAsia="Calibri" w:hAnsi="Times New Roman" w:cs="Times New Roman"/>
          <w:color w:val="000000"/>
          <w:sz w:val="28"/>
        </w:rPr>
        <w:sectPr w:rsidR="001F0697" w:rsidRPr="001F0697" w:rsidSect="001F0697">
          <w:footnotePr>
            <w:numFmt w:val="chicago"/>
          </w:footnotePr>
          <w:pgSz w:w="16838" w:h="11906" w:orient="landscape"/>
          <w:pgMar w:top="1134" w:right="1134" w:bottom="1134" w:left="1134" w:header="709" w:footer="57" w:gutter="0"/>
          <w:cols w:space="708"/>
          <w:titlePg/>
          <w:docGrid w:linePitch="360"/>
        </w:sectPr>
      </w:pPr>
    </w:p>
    <w:p w14:paraId="07555A0B" w14:textId="77C9668A" w:rsidR="001F0697" w:rsidRPr="001F0697" w:rsidRDefault="003C5E2F" w:rsidP="003C5E2F">
      <w:pPr>
        <w:pStyle w:val="3"/>
        <w:rPr>
          <w:rFonts w:eastAsia="Calibri"/>
        </w:rPr>
      </w:pPr>
      <w:bookmarkStart w:id="249" w:name="_Toc62603044"/>
      <w:r>
        <w:rPr>
          <w:rFonts w:eastAsia="Calibri"/>
        </w:rPr>
        <w:lastRenderedPageBreak/>
        <w:t>5.</w:t>
      </w:r>
      <w:r w:rsidR="001F0697" w:rsidRPr="001F0697">
        <w:rPr>
          <w:rFonts w:eastAsia="Calibri"/>
        </w:rPr>
        <w:t>3.2. Бюджет научного исследования</w:t>
      </w:r>
      <w:bookmarkEnd w:id="249"/>
    </w:p>
    <w:p w14:paraId="706C0D31"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Calibri" w:hAnsi="Times New Roman" w:cs="Times New Roman"/>
          <w:color w:val="000000"/>
          <w:sz w:val="28"/>
          <w:shd w:val="clear" w:color="auto" w:fill="FFFFFF"/>
        </w:rPr>
        <w:t>При планировании бюджета научного исследования должно быть обеспечено полное и достоверное отражение всех видов планируемых расходов, необходимых для его выполнения.</w:t>
      </w:r>
    </w:p>
    <w:p w14:paraId="7C430FA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Рассчитанные затраты должны быть минимальными, с целью экономической выгоды проекта.</w:t>
      </w:r>
    </w:p>
    <w:p w14:paraId="33BC6770"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процессе формирования бюджета НИР используется следующая группировка затрат по статьям:</w:t>
      </w:r>
    </w:p>
    <w:p w14:paraId="5DD9119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основная заработная плата исполнителей темы;</w:t>
      </w:r>
    </w:p>
    <w:p w14:paraId="6B83FEBB"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дополнительная заработная плата исполнителей темы;</w:t>
      </w:r>
    </w:p>
    <w:p w14:paraId="41D02CF7"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 отчисления во внебюджетные фонды (страховые отчисления);</w:t>
      </w:r>
    </w:p>
    <w:p w14:paraId="6A59E242"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shd w:val="clear" w:color="auto" w:fill="FFFFFF"/>
        </w:rPr>
        <w:t>- стоимость оборудования.</w:t>
      </w:r>
    </w:p>
    <w:p w14:paraId="1549F8B6" w14:textId="77777777" w:rsidR="001F0697" w:rsidRPr="001F0697" w:rsidRDefault="001F0697" w:rsidP="001F0697">
      <w:pPr>
        <w:spacing w:after="0" w:line="360" w:lineRule="auto"/>
        <w:ind w:firstLine="709"/>
        <w:rPr>
          <w:rFonts w:ascii="Times New Roman" w:eastAsia="Times New Roman" w:hAnsi="Times New Roman" w:cs="Times New Roman"/>
          <w:bCs/>
          <w:i/>
          <w:iCs/>
          <w:sz w:val="28"/>
          <w:szCs w:val="28"/>
          <w:lang w:eastAsia="ru-RU"/>
        </w:rPr>
      </w:pPr>
      <w:r w:rsidRPr="001F0697">
        <w:rPr>
          <w:rFonts w:ascii="Times New Roman" w:eastAsia="Times New Roman" w:hAnsi="Times New Roman" w:cs="Times New Roman"/>
          <w:bCs/>
          <w:i/>
          <w:iCs/>
          <w:sz w:val="28"/>
          <w:szCs w:val="28"/>
          <w:lang w:eastAsia="ru-RU"/>
        </w:rPr>
        <w:t>Специальное оборудование для проведения проектных работ</w:t>
      </w:r>
    </w:p>
    <w:p w14:paraId="51D725D3" w14:textId="7D0CBBC3" w:rsidR="001F0697" w:rsidRPr="001F0697" w:rsidRDefault="001F0697" w:rsidP="001F0697">
      <w:pPr>
        <w:spacing w:after="0" w:line="360" w:lineRule="auto"/>
        <w:ind w:firstLine="709"/>
        <w:jc w:val="both"/>
        <w:rPr>
          <w:rFonts w:ascii="Times New Roman" w:eastAsia="Times New Roman" w:hAnsi="Times New Roman" w:cs="Times New Roman"/>
          <w:bCs/>
          <w:iCs/>
          <w:sz w:val="28"/>
          <w:szCs w:val="28"/>
          <w:lang w:eastAsia="ru-RU"/>
        </w:rPr>
      </w:pPr>
      <w:r w:rsidRPr="001F0697">
        <w:rPr>
          <w:rFonts w:ascii="Times New Roman" w:eastAsia="Times New Roman" w:hAnsi="Times New Roman" w:cs="Times New Roman"/>
          <w:bCs/>
          <w:iCs/>
          <w:sz w:val="28"/>
          <w:szCs w:val="28"/>
          <w:lang w:eastAsia="ru-RU"/>
        </w:rPr>
        <w:t>В таблице 1</w:t>
      </w:r>
      <w:r w:rsidR="00FC2E19">
        <w:rPr>
          <w:rFonts w:ascii="Times New Roman" w:eastAsia="Times New Roman" w:hAnsi="Times New Roman" w:cs="Times New Roman"/>
          <w:bCs/>
          <w:iCs/>
          <w:sz w:val="28"/>
          <w:szCs w:val="28"/>
          <w:lang w:eastAsia="ru-RU"/>
        </w:rPr>
        <w:t>4</w:t>
      </w:r>
      <w:r w:rsidRPr="001F0697">
        <w:rPr>
          <w:rFonts w:ascii="Times New Roman" w:eastAsia="Times New Roman" w:hAnsi="Times New Roman" w:cs="Times New Roman"/>
          <w:bCs/>
          <w:iCs/>
          <w:sz w:val="28"/>
          <w:szCs w:val="28"/>
          <w:lang w:eastAsia="ru-RU"/>
        </w:rPr>
        <w:t xml:space="preserve"> приведены затраты на покупку необходимого ПО.</w:t>
      </w:r>
    </w:p>
    <w:p w14:paraId="45D2E2F9" w14:textId="0EE48346"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4</w:t>
      </w:r>
      <w:r w:rsidRPr="001F0697">
        <w:rPr>
          <w:rFonts w:ascii="Times New Roman" w:eastAsia="Times New Roman" w:hAnsi="Times New Roman" w:cs="Times New Roman"/>
          <w:iCs/>
          <w:sz w:val="28"/>
          <w:szCs w:val="18"/>
          <w:lang w:eastAsia="ru-RU"/>
        </w:rPr>
        <w:t xml:space="preserve"> – Спецоборудование для научных работ</w:t>
      </w:r>
    </w:p>
    <w:tbl>
      <w:tblPr>
        <w:tblW w:w="9854" w:type="dxa"/>
        <w:tblInd w:w="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702"/>
        <w:gridCol w:w="4678"/>
        <w:gridCol w:w="1417"/>
        <w:gridCol w:w="1418"/>
        <w:gridCol w:w="1639"/>
      </w:tblGrid>
      <w:tr w:rsidR="001F0697" w:rsidRPr="001F0697" w14:paraId="3D8AE830" w14:textId="77777777" w:rsidTr="001F0697">
        <w:trPr>
          <w:trHeight w:val="1174"/>
        </w:trPr>
        <w:tc>
          <w:tcPr>
            <w:tcW w:w="702" w:type="dxa"/>
            <w:vAlign w:val="center"/>
          </w:tcPr>
          <w:p w14:paraId="465A43B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 п.п.</w:t>
            </w:r>
          </w:p>
        </w:tc>
        <w:tc>
          <w:tcPr>
            <w:tcW w:w="4678" w:type="dxa"/>
            <w:vAlign w:val="center"/>
          </w:tcPr>
          <w:p w14:paraId="0FE3EA52"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Наименование</w:t>
            </w:r>
          </w:p>
        </w:tc>
        <w:tc>
          <w:tcPr>
            <w:tcW w:w="1417" w:type="dxa"/>
            <w:vAlign w:val="center"/>
          </w:tcPr>
          <w:p w14:paraId="35A0F96C"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Кол-во единиц оборуд-я</w:t>
            </w:r>
          </w:p>
        </w:tc>
        <w:tc>
          <w:tcPr>
            <w:tcW w:w="1418" w:type="dxa"/>
            <w:vAlign w:val="center"/>
          </w:tcPr>
          <w:p w14:paraId="7B8D6F76"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Цена ед. оборуд-я, тыс. руб.</w:t>
            </w:r>
          </w:p>
        </w:tc>
        <w:tc>
          <w:tcPr>
            <w:tcW w:w="1639" w:type="dxa"/>
            <w:vAlign w:val="center"/>
          </w:tcPr>
          <w:p w14:paraId="7BF9E9CA"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8"/>
                <w:lang w:eastAsia="ru-RU"/>
              </w:rPr>
            </w:pPr>
            <w:r w:rsidRPr="001F0697">
              <w:rPr>
                <w:rFonts w:ascii="Times New Roman" w:eastAsia="Times New Roman" w:hAnsi="Times New Roman" w:cs="Times New Roman"/>
                <w:b/>
                <w:bCs/>
                <w:sz w:val="24"/>
                <w:szCs w:val="28"/>
                <w:lang w:eastAsia="ru-RU"/>
              </w:rPr>
              <w:t>Общая стоимость оборудования, тыс. руб.</w:t>
            </w:r>
          </w:p>
        </w:tc>
      </w:tr>
      <w:tr w:rsidR="001F0697" w:rsidRPr="001F0697" w14:paraId="5ABA0EDB" w14:textId="77777777" w:rsidTr="001F0697">
        <w:tc>
          <w:tcPr>
            <w:tcW w:w="702" w:type="dxa"/>
            <w:tcBorders>
              <w:top w:val="single" w:sz="4" w:space="0" w:color="auto"/>
              <w:bottom w:val="single" w:sz="4" w:space="0" w:color="auto"/>
            </w:tcBorders>
            <w:vAlign w:val="center"/>
          </w:tcPr>
          <w:p w14:paraId="14FA5261"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4678" w:type="dxa"/>
            <w:tcBorders>
              <w:top w:val="single" w:sz="4" w:space="0" w:color="auto"/>
              <w:bottom w:val="single" w:sz="4" w:space="0" w:color="auto"/>
            </w:tcBorders>
            <w:vAlign w:val="center"/>
          </w:tcPr>
          <w:p w14:paraId="62371E04" w14:textId="77777777" w:rsidR="001F0697" w:rsidRPr="001F0697" w:rsidRDefault="001F0697" w:rsidP="001F0697">
            <w:pPr>
              <w:spacing w:before="40" w:after="40" w:line="240" w:lineRule="auto"/>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 xml:space="preserve">ПО </w:t>
            </w:r>
            <w:r w:rsidRPr="001F0697">
              <w:rPr>
                <w:rFonts w:ascii="Times New Roman" w:eastAsia="Times New Roman" w:hAnsi="Times New Roman" w:cs="Times New Roman" w:hint="eastAsia"/>
                <w:sz w:val="24"/>
                <w:szCs w:val="24"/>
                <w:lang w:eastAsia="ja-JP"/>
              </w:rPr>
              <w:t xml:space="preserve">MS </w:t>
            </w:r>
            <w:r w:rsidRPr="001F0697">
              <w:rPr>
                <w:rFonts w:ascii="Times New Roman" w:eastAsia="Times New Roman" w:hAnsi="Times New Roman" w:cs="Times New Roman"/>
                <w:sz w:val="24"/>
                <w:szCs w:val="24"/>
                <w:lang w:val="en-US" w:eastAsia="ru-RU"/>
              </w:rPr>
              <w:t>Office</w:t>
            </w:r>
            <w:r w:rsidRPr="001F0697">
              <w:rPr>
                <w:rFonts w:ascii="Times New Roman" w:eastAsia="Times New Roman" w:hAnsi="Times New Roman" w:cs="Times New Roman"/>
                <w:sz w:val="24"/>
                <w:szCs w:val="24"/>
                <w:lang w:eastAsia="ru-RU"/>
              </w:rPr>
              <w:t xml:space="preserve"> 201</w:t>
            </w:r>
            <w:r w:rsidRPr="001F0697">
              <w:rPr>
                <w:rFonts w:ascii="Times New Roman" w:eastAsia="Times New Roman" w:hAnsi="Times New Roman" w:cs="Times New Roman" w:hint="eastAsia"/>
                <w:sz w:val="24"/>
                <w:szCs w:val="24"/>
                <w:lang w:eastAsia="ja-JP"/>
              </w:rPr>
              <w:t>6</w:t>
            </w:r>
          </w:p>
        </w:tc>
        <w:tc>
          <w:tcPr>
            <w:tcW w:w="1417" w:type="dxa"/>
            <w:vAlign w:val="center"/>
          </w:tcPr>
          <w:p w14:paraId="778763E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1</w:t>
            </w:r>
          </w:p>
        </w:tc>
        <w:tc>
          <w:tcPr>
            <w:tcW w:w="1418" w:type="dxa"/>
            <w:vAlign w:val="center"/>
          </w:tcPr>
          <w:p w14:paraId="2011918E"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c>
          <w:tcPr>
            <w:tcW w:w="1639" w:type="dxa"/>
            <w:vAlign w:val="center"/>
          </w:tcPr>
          <w:p w14:paraId="5D09C43C" w14:textId="77777777" w:rsidR="001F0697" w:rsidRPr="001F0697" w:rsidRDefault="001F0697" w:rsidP="001F0697">
            <w:pPr>
              <w:spacing w:before="40" w:after="40" w:line="240" w:lineRule="auto"/>
              <w:jc w:val="center"/>
              <w:rPr>
                <w:rFonts w:ascii="Times New Roman" w:eastAsia="Times New Roman" w:hAnsi="Times New Roman" w:cs="Times New Roman"/>
                <w:sz w:val="24"/>
                <w:szCs w:val="24"/>
                <w:lang w:eastAsia="ru-RU"/>
              </w:rPr>
            </w:pPr>
            <w:r w:rsidRPr="001F0697">
              <w:rPr>
                <w:rFonts w:ascii="Times New Roman" w:eastAsia="Times New Roman" w:hAnsi="Times New Roman" w:cs="Times New Roman"/>
                <w:sz w:val="24"/>
                <w:szCs w:val="24"/>
                <w:lang w:eastAsia="ru-RU"/>
              </w:rPr>
              <w:t>3,6</w:t>
            </w:r>
          </w:p>
        </w:tc>
      </w:tr>
      <w:tr w:rsidR="001F0697" w:rsidRPr="001F0697" w14:paraId="3E114681" w14:textId="77777777" w:rsidTr="001F0697">
        <w:tc>
          <w:tcPr>
            <w:tcW w:w="8215" w:type="dxa"/>
            <w:gridSpan w:val="4"/>
            <w:vAlign w:val="center"/>
          </w:tcPr>
          <w:p w14:paraId="2ED8D854" w14:textId="77777777" w:rsidR="001F0697" w:rsidRPr="001F0697" w:rsidRDefault="001F0697" w:rsidP="001F0697">
            <w:pPr>
              <w:spacing w:before="40" w:after="40" w:line="240" w:lineRule="auto"/>
              <w:jc w:val="right"/>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Затраты по приобретению оборудования:</w:t>
            </w:r>
          </w:p>
        </w:tc>
        <w:tc>
          <w:tcPr>
            <w:tcW w:w="1639" w:type="dxa"/>
            <w:vAlign w:val="center"/>
          </w:tcPr>
          <w:p w14:paraId="4FEFD027" w14:textId="77777777" w:rsidR="001F0697" w:rsidRPr="001F0697" w:rsidRDefault="001F0697" w:rsidP="001F0697">
            <w:pPr>
              <w:spacing w:before="40" w:after="40" w:line="240" w:lineRule="auto"/>
              <w:jc w:val="center"/>
              <w:rPr>
                <w:rFonts w:ascii="Times New Roman" w:eastAsia="Times New Roman" w:hAnsi="Times New Roman" w:cs="Times New Roman"/>
                <w:b/>
                <w:bCs/>
                <w:sz w:val="24"/>
                <w:szCs w:val="24"/>
                <w:lang w:eastAsia="ru-RU"/>
              </w:rPr>
            </w:pPr>
            <w:r w:rsidRPr="001F0697">
              <w:rPr>
                <w:rFonts w:ascii="Times New Roman" w:eastAsia="Times New Roman" w:hAnsi="Times New Roman" w:cs="Times New Roman"/>
                <w:b/>
                <w:bCs/>
                <w:sz w:val="24"/>
                <w:szCs w:val="24"/>
                <w:lang w:eastAsia="ru-RU"/>
              </w:rPr>
              <w:t>3,6</w:t>
            </w:r>
          </w:p>
        </w:tc>
      </w:tr>
    </w:tbl>
    <w:p w14:paraId="37CA90A4"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p>
    <w:p w14:paraId="711BABE2"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Средний срок полезного использования ПО составляет не менее 6 лет. На расчетные работы приходится 90 дней.</w:t>
      </w:r>
    </w:p>
    <w:p w14:paraId="4D9DE1CE" w14:textId="77777777" w:rsidR="001F0697" w:rsidRPr="001F0697" w:rsidRDefault="001F0697" w:rsidP="001F0697">
      <w:pPr>
        <w:tabs>
          <w:tab w:val="left" w:pos="142"/>
          <w:tab w:val="left" w:pos="426"/>
        </w:tabs>
        <w:spacing w:line="360" w:lineRule="auto"/>
        <w:ind w:firstLine="851"/>
        <w:contextualSpacing/>
        <w:jc w:val="both"/>
        <w:rPr>
          <w:rFonts w:ascii="Times New Roman" w:eastAsia="Times New Roman" w:hAnsi="Times New Roman" w:cs="Times New Roman"/>
          <w:i/>
          <w:sz w:val="28"/>
          <w:szCs w:val="28"/>
          <w:lang w:eastAsia="ja-JP"/>
        </w:rPr>
      </w:pPr>
      <m:oMathPara>
        <m:oMath>
          <m:r>
            <m:rPr>
              <m:sty m:val="p"/>
            </m:rPr>
            <w:rPr>
              <w:rFonts w:ascii="Cambria Math" w:eastAsia="Calibri" w:hAnsi="Cambria Math" w:cs="Times New Roman"/>
              <w:sz w:val="28"/>
              <w:szCs w:val="28"/>
            </w:rPr>
            <m:t>A=</m:t>
          </m:r>
          <m:f>
            <m:fPr>
              <m:ctrlPr>
                <w:rPr>
                  <w:rFonts w:ascii="Cambria Math" w:eastAsia="Calibri" w:hAnsi="Cambria Math" w:cs="Times New Roman"/>
                  <w:sz w:val="28"/>
                  <w:szCs w:val="28"/>
                </w:rPr>
              </m:ctrlPr>
            </m:fPr>
            <m:num>
              <m:r>
                <m:rPr>
                  <m:sty m:val="p"/>
                </m:rPr>
                <w:rPr>
                  <w:rFonts w:ascii="Cambria Math" w:eastAsia="Calibri" w:hAnsi="Cambria Math" w:cs="Times New Roman"/>
                  <w:sz w:val="28"/>
                  <w:szCs w:val="28"/>
                </w:rPr>
                <m:t>3,6</m:t>
              </m:r>
            </m:num>
            <m:den>
              <m:r>
                <w:rPr>
                  <w:rFonts w:ascii="Cambria Math" w:eastAsia="Calibri" w:hAnsi="Cambria Math" w:cs="Times New Roman"/>
                  <w:sz w:val="28"/>
                  <w:szCs w:val="28"/>
                </w:rPr>
                <m:t>6∙12∙30</m:t>
              </m:r>
            </m:den>
          </m:f>
          <m:r>
            <w:rPr>
              <w:rFonts w:ascii="Cambria Math" w:eastAsia="Calibri" w:hAnsi="Cambria Math" w:cs="Times New Roman"/>
              <w:sz w:val="28"/>
              <w:szCs w:val="28"/>
            </w:rPr>
            <m:t>∙90</m:t>
          </m:r>
          <m:r>
            <m:rPr>
              <m:sty m:val="p"/>
            </m:rPr>
            <w:rPr>
              <w:rFonts w:ascii="Cambria Math" w:eastAsia="Times New Roman" w:hAnsi="Cambria Math" w:cs="Times New Roman"/>
              <w:sz w:val="28"/>
              <w:szCs w:val="28"/>
              <w:lang w:eastAsia="ja-JP"/>
            </w:rPr>
            <m:t xml:space="preserve">=150 </m:t>
          </m:r>
          <m:r>
            <w:rPr>
              <w:rFonts w:ascii="Cambria Math" w:eastAsia="Times New Roman" w:hAnsi="Cambria Math" w:cs="Times New Roman"/>
              <w:sz w:val="28"/>
              <w:szCs w:val="28"/>
              <w:lang w:eastAsia="ja-JP"/>
            </w:rPr>
            <m:t>руб.</m:t>
          </m:r>
        </m:oMath>
      </m:oMathPara>
    </w:p>
    <w:p w14:paraId="3CEC7A79"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i/>
          <w:color w:val="000000"/>
          <w:sz w:val="28"/>
        </w:rPr>
        <w:t>Основная заработная плата исполнителей темы</w:t>
      </w:r>
    </w:p>
    <w:p w14:paraId="5723373E" w14:textId="7777777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t>В данном пункте вычисляется основная заработная плата научных и инженерно-технических работников непосредственно участвующих в выполнении работ по данной теме. Величина расходов по заработной плате определяется исходя из трудоемкости выполняемых работ и действующей системы оплаты труда.</w:t>
      </w:r>
    </w:p>
    <w:p w14:paraId="7D0B23B4" w14:textId="06B734B7" w:rsidR="001F0697" w:rsidRPr="001F0697" w:rsidRDefault="001F0697" w:rsidP="001F0697">
      <w:pPr>
        <w:spacing w:after="0" w:line="360" w:lineRule="auto"/>
        <w:ind w:firstLine="851"/>
        <w:jc w:val="both"/>
        <w:rPr>
          <w:rFonts w:ascii="Times New Roman" w:eastAsia="Times New Roman" w:hAnsi="Times New Roman" w:cs="Times New Roman"/>
          <w:color w:val="000000"/>
          <w:sz w:val="28"/>
        </w:rPr>
      </w:pPr>
      <w:r w:rsidRPr="001F0697">
        <w:rPr>
          <w:rFonts w:ascii="Times New Roman" w:eastAsia="Times New Roman" w:hAnsi="Times New Roman" w:cs="Times New Roman"/>
          <w:color w:val="000000"/>
          <w:sz w:val="28"/>
        </w:rPr>
        <w:lastRenderedPageBreak/>
        <w:t>Для расчета заработной платы необходимо учесть, что в составе рабочей группы у нас находятся 3 человека: исполнитель (студент), эксперт (руководитель от ОДУ Сибири) и руководитель (научный руководитель в ТПУ). Предварительно необходимо рассчитать действительный годовой фонд рабочего времени для всех участников проекта (таблица 1</w:t>
      </w:r>
      <w:r w:rsidR="00FC2E19">
        <w:rPr>
          <w:rFonts w:ascii="Times New Roman" w:eastAsia="Times New Roman" w:hAnsi="Times New Roman" w:cs="Times New Roman"/>
          <w:color w:val="000000"/>
          <w:sz w:val="28"/>
        </w:rPr>
        <w:t>5</w:t>
      </w:r>
      <w:r w:rsidRPr="001F0697">
        <w:rPr>
          <w:rFonts w:ascii="Times New Roman" w:eastAsia="Times New Roman" w:hAnsi="Times New Roman" w:cs="Times New Roman"/>
          <w:color w:val="000000"/>
          <w:sz w:val="28"/>
        </w:rPr>
        <w:t>).</w:t>
      </w:r>
    </w:p>
    <w:tbl>
      <w:tblPr>
        <w:tblpPr w:leftFromText="180" w:rightFromText="180" w:vertAnchor="text" w:horzAnchor="margin" w:tblpY="471"/>
        <w:tblW w:w="512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0" w:type="dxa"/>
          <w:right w:w="40" w:type="dxa"/>
        </w:tblCellMar>
        <w:tblLook w:val="04A0" w:firstRow="1" w:lastRow="0" w:firstColumn="1" w:lastColumn="0" w:noHBand="0" w:noVBand="1"/>
      </w:tblPr>
      <w:tblGrid>
        <w:gridCol w:w="3629"/>
        <w:gridCol w:w="1731"/>
        <w:gridCol w:w="1235"/>
        <w:gridCol w:w="1331"/>
        <w:gridCol w:w="1650"/>
      </w:tblGrid>
      <w:tr w:rsidR="001F0697" w:rsidRPr="001F0697" w14:paraId="11F8E4F2"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tcPr>
          <w:p w14:paraId="2F65BCF5" w14:textId="77777777" w:rsidR="001F0697" w:rsidRPr="001F0697" w:rsidRDefault="001F0697" w:rsidP="001F0697">
            <w:pPr>
              <w:spacing w:after="0" w:line="288" w:lineRule="auto"/>
              <w:jc w:val="center"/>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Показатели рабочего времени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D0ED38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Руководитель</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CD6AC2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0298202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Эксперт 2</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117327F"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Исполнитель</w:t>
            </w:r>
          </w:p>
        </w:tc>
      </w:tr>
      <w:tr w:rsidR="001F0697" w:rsidRPr="001F0697" w14:paraId="0D297F78" w14:textId="77777777" w:rsidTr="001F0697">
        <w:trPr>
          <w:trHeight w:val="1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1473C1E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Календарное число дней</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7E17D6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60958A46"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63E68AC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E67BF7A"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365</w:t>
            </w:r>
          </w:p>
        </w:tc>
      </w:tr>
      <w:tr w:rsidR="001F0697" w:rsidRPr="001F0697" w14:paraId="1B486AB1" w14:textId="77777777" w:rsidTr="001F0697">
        <w:trPr>
          <w:trHeight w:val="47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0C0BD166"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Количество нерабочих дней</w:t>
            </w:r>
          </w:p>
          <w:p w14:paraId="3C6CEF60"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выходные и праздничные дни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3A280DF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2DAD942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77187B12"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66</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01364D84"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118</w:t>
            </w:r>
          </w:p>
        </w:tc>
      </w:tr>
      <w:tr w:rsidR="001F0697" w:rsidRPr="001F0697" w14:paraId="318B4307" w14:textId="77777777" w:rsidTr="001F0697">
        <w:trPr>
          <w:trHeight w:val="729"/>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431C272"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Потери рабочего времени</w:t>
            </w:r>
          </w:p>
          <w:p w14:paraId="43FD72F5"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отпуск</w:t>
            </w:r>
          </w:p>
          <w:p w14:paraId="6D2FF393"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невыходы по болезни</w:t>
            </w:r>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tcPr>
          <w:p w14:paraId="63A02EAF" w14:textId="77777777" w:rsidR="001F0697" w:rsidRPr="001F0697" w:rsidRDefault="001F0697" w:rsidP="001F0697">
            <w:pPr>
              <w:spacing w:after="0" w:line="288" w:lineRule="auto"/>
              <w:jc w:val="center"/>
              <w:rPr>
                <w:rFonts w:ascii="Times New Roman" w:eastAsia="Calibri" w:hAnsi="Times New Roman" w:cs="Times New Roman"/>
                <w:sz w:val="28"/>
                <w:szCs w:val="28"/>
              </w:rPr>
            </w:pPr>
          </w:p>
          <w:p w14:paraId="132BD927"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p w14:paraId="14365E06"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04C1D025"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48</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1A5AC54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274E0FBA" w14:textId="77777777" w:rsidR="001F0697" w:rsidRPr="001F0697" w:rsidRDefault="001F0697" w:rsidP="001F0697">
            <w:pPr>
              <w:spacing w:after="0" w:line="288" w:lineRule="auto"/>
              <w:rPr>
                <w:rFonts w:ascii="Times New Roman" w:eastAsia="Calibri" w:hAnsi="Times New Roman" w:cs="Times New Roman"/>
                <w:sz w:val="28"/>
                <w:szCs w:val="28"/>
              </w:rPr>
            </w:pPr>
          </w:p>
          <w:p w14:paraId="78BE267D"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24</w:t>
            </w:r>
          </w:p>
          <w:p w14:paraId="31D77409" w14:textId="77777777" w:rsidR="001F0697" w:rsidRPr="001F0697" w:rsidRDefault="001F0697" w:rsidP="001F0697">
            <w:pPr>
              <w:spacing w:after="0" w:line="288" w:lineRule="auto"/>
              <w:jc w:val="center"/>
              <w:rPr>
                <w:rFonts w:ascii="Times New Roman" w:eastAsia="Calibri" w:hAnsi="Times New Roman" w:cs="Times New Roman"/>
                <w:sz w:val="28"/>
                <w:szCs w:val="28"/>
              </w:rPr>
            </w:pPr>
          </w:p>
        </w:tc>
      </w:tr>
      <w:tr w:rsidR="001F0697" w:rsidRPr="001F0697" w14:paraId="71082095" w14:textId="77777777" w:rsidTr="001F0697">
        <w:trPr>
          <w:trHeight w:val="290"/>
        </w:trPr>
        <w:tc>
          <w:tcPr>
            <w:tcW w:w="1912"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46974181" w14:textId="77777777" w:rsidR="001F0697" w:rsidRPr="001F0697" w:rsidRDefault="001F0697" w:rsidP="001F0697">
            <w:pPr>
              <w:spacing w:after="0" w:line="288" w:lineRule="auto"/>
              <w:rPr>
                <w:rFonts w:ascii="Times New Roman" w:eastAsia="Calibri" w:hAnsi="Times New Roman" w:cs="Times New Roman"/>
                <w:sz w:val="28"/>
                <w:szCs w:val="28"/>
                <w:lang w:eastAsia="ru-RU"/>
              </w:rPr>
            </w:pPr>
            <w:r w:rsidRPr="001F0697">
              <w:rPr>
                <w:rFonts w:ascii="Times New Roman" w:eastAsia="Calibri" w:hAnsi="Times New Roman" w:cs="Times New Roman"/>
                <w:sz w:val="28"/>
                <w:szCs w:val="28"/>
                <w:lang w:eastAsia="ru-RU"/>
              </w:rPr>
              <w:t xml:space="preserve">Действительный годовой фонд рабочего времени </w:t>
            </w:r>
            <m:oMath>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oMath>
          </w:p>
        </w:tc>
        <w:tc>
          <w:tcPr>
            <w:tcW w:w="877" w:type="pct"/>
            <w:tcBorders>
              <w:top w:val="single" w:sz="4" w:space="0" w:color="auto"/>
              <w:left w:val="single" w:sz="4" w:space="0" w:color="auto"/>
              <w:bottom w:val="single" w:sz="4" w:space="0" w:color="auto"/>
              <w:right w:val="single" w:sz="4" w:space="0" w:color="auto"/>
            </w:tcBorders>
            <w:shd w:val="clear" w:color="auto" w:fill="FFFFFF"/>
            <w:vAlign w:val="center"/>
            <w:hideMark/>
          </w:tcPr>
          <w:p w14:paraId="33B8C329"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662" w:type="pct"/>
            <w:tcBorders>
              <w:top w:val="single" w:sz="4" w:space="0" w:color="auto"/>
              <w:left w:val="single" w:sz="4" w:space="0" w:color="auto"/>
              <w:bottom w:val="single" w:sz="4" w:space="0" w:color="auto"/>
              <w:right w:val="single" w:sz="4" w:space="0" w:color="auto"/>
            </w:tcBorders>
            <w:shd w:val="clear" w:color="auto" w:fill="FFFFFF"/>
            <w:vAlign w:val="center"/>
          </w:tcPr>
          <w:p w14:paraId="5223D8CE"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251</w:t>
            </w:r>
          </w:p>
        </w:tc>
        <w:tc>
          <w:tcPr>
            <w:tcW w:w="712" w:type="pct"/>
            <w:tcBorders>
              <w:top w:val="single" w:sz="4" w:space="0" w:color="auto"/>
              <w:left w:val="single" w:sz="4" w:space="0" w:color="auto"/>
              <w:bottom w:val="single" w:sz="4" w:space="0" w:color="auto"/>
              <w:right w:val="single" w:sz="4" w:space="0" w:color="auto"/>
            </w:tcBorders>
            <w:shd w:val="clear" w:color="auto" w:fill="FFFFFF"/>
            <w:vAlign w:val="center"/>
          </w:tcPr>
          <w:p w14:paraId="444139AB"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275</w:t>
            </w:r>
          </w:p>
        </w:tc>
        <w:tc>
          <w:tcPr>
            <w:tcW w:w="836" w:type="pct"/>
            <w:tcBorders>
              <w:top w:val="single" w:sz="4" w:space="0" w:color="auto"/>
              <w:left w:val="single" w:sz="4" w:space="0" w:color="auto"/>
              <w:bottom w:val="single" w:sz="4" w:space="0" w:color="auto"/>
              <w:right w:val="single" w:sz="4" w:space="0" w:color="auto"/>
            </w:tcBorders>
            <w:shd w:val="clear" w:color="auto" w:fill="FFFFFF"/>
            <w:vAlign w:val="center"/>
          </w:tcPr>
          <w:p w14:paraId="154E1F01" w14:textId="77777777" w:rsidR="001F0697" w:rsidRPr="001F0697" w:rsidRDefault="001F0697" w:rsidP="001F0697">
            <w:pPr>
              <w:spacing w:after="0" w:line="288" w:lineRule="auto"/>
              <w:jc w:val="center"/>
              <w:rPr>
                <w:rFonts w:ascii="Times New Roman" w:eastAsia="Calibri" w:hAnsi="Times New Roman" w:cs="Times New Roman"/>
                <w:sz w:val="28"/>
                <w:szCs w:val="28"/>
              </w:rPr>
            </w:pPr>
            <w:r w:rsidRPr="001F0697">
              <w:rPr>
                <w:rFonts w:ascii="Times New Roman" w:eastAsia="Calibri" w:hAnsi="Times New Roman" w:cs="Times New Roman"/>
                <w:sz w:val="28"/>
                <w:szCs w:val="28"/>
              </w:rPr>
              <w:t>223</w:t>
            </w:r>
          </w:p>
        </w:tc>
      </w:tr>
    </w:tbl>
    <w:p w14:paraId="5FD6EF4F" w14:textId="09473F30" w:rsidR="001F0697" w:rsidRPr="001F0697" w:rsidRDefault="001F0697" w:rsidP="001F0697">
      <w:pPr>
        <w:keepNext/>
        <w:spacing w:after="0" w:line="240" w:lineRule="auto"/>
        <w:ind w:firstLine="851"/>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 xml:space="preserve">Таблица </w:t>
      </w:r>
      <w:r w:rsidR="003C5E2F">
        <w:rPr>
          <w:rFonts w:ascii="Times New Roman" w:eastAsia="Times New Roman" w:hAnsi="Times New Roman" w:cs="Times New Roman"/>
          <w:iCs/>
          <w:sz w:val="28"/>
          <w:szCs w:val="18"/>
          <w:lang w:eastAsia="ru-RU"/>
        </w:rPr>
        <w:t>1</w:t>
      </w:r>
      <w:r w:rsidR="00FC2E19">
        <w:rPr>
          <w:rFonts w:ascii="Times New Roman" w:eastAsia="Times New Roman" w:hAnsi="Times New Roman" w:cs="Times New Roman"/>
          <w:iCs/>
          <w:sz w:val="28"/>
          <w:szCs w:val="18"/>
          <w:lang w:eastAsia="ru-RU"/>
        </w:rPr>
        <w:t>5</w:t>
      </w:r>
      <w:r w:rsidRPr="001F0697">
        <w:rPr>
          <w:rFonts w:ascii="Times New Roman" w:eastAsia="Times New Roman" w:hAnsi="Times New Roman" w:cs="Times New Roman"/>
          <w:iCs/>
          <w:sz w:val="28"/>
          <w:szCs w:val="18"/>
          <w:lang w:eastAsia="ru-RU"/>
        </w:rPr>
        <w:t xml:space="preserve"> – Баланс рабочего времени</w:t>
      </w:r>
    </w:p>
    <w:p w14:paraId="53A79B37" w14:textId="77777777" w:rsidR="001F0697" w:rsidRPr="001F0697" w:rsidRDefault="001F0697" w:rsidP="001F0697">
      <w:pPr>
        <w:keepNext/>
        <w:spacing w:after="0" w:line="240" w:lineRule="auto"/>
        <w:rPr>
          <w:rFonts w:ascii="Times New Roman" w:eastAsia="Times New Roman" w:hAnsi="Times New Roman" w:cs="Times New Roman"/>
          <w:iCs/>
          <w:sz w:val="28"/>
          <w:szCs w:val="18"/>
          <w:lang w:eastAsia="ru-RU"/>
        </w:rPr>
      </w:pPr>
    </w:p>
    <w:p w14:paraId="5FFA6DF0" w14:textId="37C89149" w:rsidR="001F0697" w:rsidRPr="001F0697" w:rsidRDefault="001F0697" w:rsidP="001F0697">
      <w:pPr>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таблице 1</w:t>
      </w:r>
      <w:r w:rsidR="00FC2E19">
        <w:rPr>
          <w:rFonts w:ascii="Times New Roman" w:eastAsia="Times New Roman" w:hAnsi="Times New Roman" w:cs="Times New Roman"/>
          <w:sz w:val="28"/>
          <w:szCs w:val="28"/>
          <w:lang w:eastAsia="ru-RU"/>
        </w:rPr>
        <w:t>6</w:t>
      </w:r>
      <w:r w:rsidRPr="001F0697">
        <w:rPr>
          <w:rFonts w:ascii="Times New Roman" w:eastAsia="Times New Roman" w:hAnsi="Times New Roman" w:cs="Times New Roman"/>
          <w:sz w:val="28"/>
          <w:szCs w:val="28"/>
          <w:lang w:eastAsia="ru-RU"/>
        </w:rPr>
        <w:t xml:space="preserve"> приведен расчет заработной платы по данному проекту с учетом коэффициентов и базового оклада каждого из работников.</w:t>
      </w:r>
    </w:p>
    <w:p w14:paraId="25586BAD" w14:textId="3B23CBC9" w:rsidR="001F0697" w:rsidRPr="001F0697" w:rsidRDefault="001F0697" w:rsidP="001F0697">
      <w:pPr>
        <w:keepNext/>
        <w:spacing w:after="0" w:line="360" w:lineRule="auto"/>
        <w:ind w:firstLine="851"/>
        <w:contextualSpacing/>
        <w:rPr>
          <w:rFonts w:ascii="Times New Roman" w:eastAsia="Times New Roman" w:hAnsi="Times New Roman" w:cs="Times New Roman"/>
          <w:iCs/>
          <w:sz w:val="28"/>
          <w:szCs w:val="18"/>
          <w:lang w:eastAsia="ru-RU"/>
        </w:rPr>
      </w:pPr>
      <w:r w:rsidRPr="001F0697">
        <w:rPr>
          <w:rFonts w:ascii="Times New Roman" w:eastAsia="Times New Roman" w:hAnsi="Times New Roman" w:cs="Times New Roman"/>
          <w:iCs/>
          <w:sz w:val="28"/>
          <w:szCs w:val="18"/>
          <w:lang w:eastAsia="ru-RU"/>
        </w:rPr>
        <w:t>Таблица 1</w:t>
      </w:r>
      <w:r w:rsidR="00FC2E19">
        <w:rPr>
          <w:rFonts w:ascii="Times New Roman" w:eastAsia="Times New Roman" w:hAnsi="Times New Roman" w:cs="Times New Roman"/>
          <w:iCs/>
          <w:sz w:val="28"/>
          <w:szCs w:val="18"/>
          <w:lang w:eastAsia="ru-RU"/>
        </w:rPr>
        <w:t>6</w:t>
      </w:r>
      <w:r w:rsidRPr="001F0697">
        <w:rPr>
          <w:rFonts w:ascii="Times New Roman" w:eastAsia="Times New Roman" w:hAnsi="Times New Roman" w:cs="Times New Roman"/>
          <w:iCs/>
          <w:sz w:val="28"/>
          <w:szCs w:val="18"/>
          <w:lang w:eastAsia="ru-RU"/>
        </w:rPr>
        <w:t xml:space="preserve"> – Расчёт основной заработной платы</w:t>
      </w:r>
    </w:p>
    <w:tbl>
      <w:tblPr>
        <w:tblW w:w="9339" w:type="dxa"/>
        <w:jc w:val="center"/>
        <w:tblCellMar>
          <w:left w:w="40" w:type="dxa"/>
          <w:right w:w="40" w:type="dxa"/>
        </w:tblCellMar>
        <w:tblLook w:val="00A0" w:firstRow="1" w:lastRow="0" w:firstColumn="1" w:lastColumn="0" w:noHBand="0" w:noVBand="0"/>
      </w:tblPr>
      <w:tblGrid>
        <w:gridCol w:w="2754"/>
        <w:gridCol w:w="1126"/>
        <w:gridCol w:w="610"/>
        <w:gridCol w:w="653"/>
        <w:gridCol w:w="669"/>
        <w:gridCol w:w="987"/>
        <w:gridCol w:w="850"/>
        <w:gridCol w:w="675"/>
        <w:gridCol w:w="1015"/>
      </w:tblGrid>
      <w:tr w:rsidR="001F0697" w:rsidRPr="001F0697" w14:paraId="39C87629" w14:textId="77777777" w:rsidTr="001F0697">
        <w:trPr>
          <w:trHeight w:val="390"/>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4C279D5F"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Исполнители</w:t>
            </w:r>
          </w:p>
        </w:tc>
        <w:tc>
          <w:tcPr>
            <w:tcW w:w="1126" w:type="dxa"/>
            <w:tcBorders>
              <w:top w:val="single" w:sz="6" w:space="0" w:color="auto"/>
              <w:left w:val="single" w:sz="6" w:space="0" w:color="auto"/>
              <w:bottom w:val="single" w:sz="6" w:space="0" w:color="auto"/>
              <w:right w:val="single" w:sz="6" w:space="0" w:color="auto"/>
            </w:tcBorders>
            <w:shd w:val="clear" w:color="auto" w:fill="FFFFFF"/>
          </w:tcPr>
          <w:p w14:paraId="26CD10F7"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б</w:t>
            </w:r>
            <w:r w:rsidRPr="001F0697">
              <w:rPr>
                <w:rFonts w:ascii="Times New Roman" w:eastAsia="Times New Roman" w:hAnsi="Times New Roman" w:cs="Times New Roman"/>
                <w:sz w:val="24"/>
                <w:szCs w:val="28"/>
                <w:lang w:eastAsia="ru-RU"/>
              </w:rPr>
              <w:t>,</w:t>
            </w:r>
          </w:p>
          <w:p w14:paraId="2410AA3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10" w:type="dxa"/>
            <w:tcBorders>
              <w:top w:val="single" w:sz="6" w:space="0" w:color="auto"/>
              <w:left w:val="single" w:sz="6" w:space="0" w:color="auto"/>
              <w:bottom w:val="single" w:sz="6" w:space="0" w:color="auto"/>
              <w:right w:val="single" w:sz="6" w:space="0" w:color="auto"/>
            </w:tcBorders>
            <w:shd w:val="clear" w:color="auto" w:fill="FFFFFF"/>
          </w:tcPr>
          <w:p w14:paraId="2E5E3188"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пр</w:t>
            </w:r>
          </w:p>
        </w:tc>
        <w:tc>
          <w:tcPr>
            <w:tcW w:w="653" w:type="dxa"/>
            <w:tcBorders>
              <w:top w:val="single" w:sz="6" w:space="0" w:color="auto"/>
              <w:left w:val="single" w:sz="6" w:space="0" w:color="auto"/>
              <w:bottom w:val="single" w:sz="6" w:space="0" w:color="auto"/>
              <w:right w:val="single" w:sz="6" w:space="0" w:color="auto"/>
            </w:tcBorders>
            <w:shd w:val="clear" w:color="auto" w:fill="FFFFFF"/>
          </w:tcPr>
          <w:p w14:paraId="6E9F016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д</w:t>
            </w:r>
          </w:p>
        </w:tc>
        <w:tc>
          <w:tcPr>
            <w:tcW w:w="669" w:type="dxa"/>
            <w:tcBorders>
              <w:top w:val="single" w:sz="6" w:space="0" w:color="auto"/>
              <w:left w:val="single" w:sz="6" w:space="0" w:color="auto"/>
              <w:bottom w:val="single" w:sz="6" w:space="0" w:color="auto"/>
              <w:right w:val="single" w:sz="6" w:space="0" w:color="auto"/>
            </w:tcBorders>
            <w:shd w:val="clear" w:color="auto" w:fill="FFFFFF"/>
          </w:tcPr>
          <w:p w14:paraId="65069653"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i/>
                <w:iCs/>
                <w:sz w:val="24"/>
                <w:szCs w:val="28"/>
                <w:lang w:val="en-US" w:eastAsia="ru-RU"/>
              </w:rPr>
              <w:t>k</w:t>
            </w:r>
            <w:r w:rsidRPr="001F0697">
              <w:rPr>
                <w:rFonts w:ascii="Times New Roman" w:eastAsia="Times New Roman" w:hAnsi="Times New Roman" w:cs="Times New Roman"/>
                <w:sz w:val="24"/>
                <w:szCs w:val="28"/>
                <w:vertAlign w:val="subscript"/>
                <w:lang w:eastAsia="ru-RU"/>
              </w:rPr>
              <w:t>р</w:t>
            </w:r>
          </w:p>
        </w:tc>
        <w:tc>
          <w:tcPr>
            <w:tcW w:w="987" w:type="dxa"/>
            <w:tcBorders>
              <w:top w:val="single" w:sz="6" w:space="0" w:color="auto"/>
              <w:left w:val="single" w:sz="6" w:space="0" w:color="auto"/>
              <w:bottom w:val="single" w:sz="6" w:space="0" w:color="auto"/>
              <w:right w:val="single" w:sz="6" w:space="0" w:color="auto"/>
            </w:tcBorders>
            <w:shd w:val="clear" w:color="auto" w:fill="FFFFFF"/>
          </w:tcPr>
          <w:p w14:paraId="48C1E55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м</w:t>
            </w:r>
            <w:r w:rsidRPr="001F0697">
              <w:rPr>
                <w:rFonts w:ascii="Times New Roman" w:eastAsia="Times New Roman" w:hAnsi="Times New Roman" w:cs="Times New Roman"/>
                <w:sz w:val="24"/>
                <w:szCs w:val="28"/>
                <w:lang w:eastAsia="ru-RU"/>
              </w:rPr>
              <w:t>,</w:t>
            </w:r>
          </w:p>
          <w:p w14:paraId="5188FA40"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850" w:type="dxa"/>
            <w:tcBorders>
              <w:top w:val="single" w:sz="6" w:space="0" w:color="auto"/>
              <w:left w:val="single" w:sz="6" w:space="0" w:color="auto"/>
              <w:bottom w:val="single" w:sz="6" w:space="0" w:color="auto"/>
              <w:right w:val="single" w:sz="6" w:space="0" w:color="auto"/>
            </w:tcBorders>
            <w:shd w:val="clear" w:color="auto" w:fill="FFFFFF"/>
          </w:tcPr>
          <w:p w14:paraId="0EF53E72"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дн</w:t>
            </w:r>
            <w:r w:rsidRPr="001F0697">
              <w:rPr>
                <w:rFonts w:ascii="Times New Roman" w:eastAsia="Times New Roman" w:hAnsi="Times New Roman" w:cs="Times New Roman"/>
                <w:sz w:val="24"/>
                <w:szCs w:val="28"/>
                <w:lang w:eastAsia="ru-RU"/>
              </w:rPr>
              <w:t>,</w:t>
            </w:r>
          </w:p>
          <w:p w14:paraId="7169630B"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c>
          <w:tcPr>
            <w:tcW w:w="675" w:type="dxa"/>
            <w:tcBorders>
              <w:top w:val="single" w:sz="6" w:space="0" w:color="auto"/>
              <w:left w:val="single" w:sz="6" w:space="0" w:color="auto"/>
              <w:bottom w:val="single" w:sz="6" w:space="0" w:color="auto"/>
              <w:right w:val="single" w:sz="6" w:space="0" w:color="auto"/>
            </w:tcBorders>
            <w:shd w:val="clear" w:color="auto" w:fill="FFFFFF"/>
          </w:tcPr>
          <w:p w14:paraId="73098FB5"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Т</w:t>
            </w:r>
            <w:r w:rsidRPr="001F0697">
              <w:rPr>
                <w:rFonts w:ascii="Times New Roman" w:eastAsia="Times New Roman" w:hAnsi="Times New Roman" w:cs="Times New Roman"/>
                <w:sz w:val="24"/>
                <w:szCs w:val="28"/>
                <w:vertAlign w:val="subscript"/>
                <w:lang w:eastAsia="ru-RU"/>
              </w:rPr>
              <w:t>р,</w:t>
            </w:r>
          </w:p>
          <w:p w14:paraId="50DB168D"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раб. дн.</w:t>
            </w:r>
          </w:p>
        </w:tc>
        <w:tc>
          <w:tcPr>
            <w:tcW w:w="1015" w:type="dxa"/>
            <w:tcBorders>
              <w:top w:val="single" w:sz="6" w:space="0" w:color="auto"/>
              <w:left w:val="single" w:sz="6" w:space="0" w:color="auto"/>
              <w:bottom w:val="single" w:sz="6" w:space="0" w:color="auto"/>
              <w:right w:val="single" w:sz="6" w:space="0" w:color="auto"/>
            </w:tcBorders>
            <w:shd w:val="clear" w:color="auto" w:fill="FFFFFF"/>
          </w:tcPr>
          <w:p w14:paraId="7FFD0C8A"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vertAlign w:val="subscript"/>
                <w:lang w:eastAsia="ru-RU"/>
              </w:rPr>
            </w:pPr>
            <w:r w:rsidRPr="001F0697">
              <w:rPr>
                <w:rFonts w:ascii="Times New Roman" w:eastAsia="Times New Roman" w:hAnsi="Times New Roman" w:cs="Times New Roman"/>
                <w:sz w:val="24"/>
                <w:szCs w:val="28"/>
                <w:lang w:eastAsia="ru-RU"/>
              </w:rPr>
              <w:t>З</w:t>
            </w:r>
            <w:r w:rsidRPr="001F0697">
              <w:rPr>
                <w:rFonts w:ascii="Times New Roman" w:eastAsia="Times New Roman" w:hAnsi="Times New Roman" w:cs="Times New Roman"/>
                <w:sz w:val="24"/>
                <w:szCs w:val="28"/>
                <w:vertAlign w:val="subscript"/>
                <w:lang w:eastAsia="ru-RU"/>
              </w:rPr>
              <w:t>осн,</w:t>
            </w:r>
          </w:p>
          <w:p w14:paraId="29D70ADC" w14:textId="77777777" w:rsidR="001F0697" w:rsidRPr="001F0697" w:rsidRDefault="001F0697" w:rsidP="001F0697">
            <w:pPr>
              <w:shd w:val="clear" w:color="auto" w:fill="FFFFFF"/>
              <w:spacing w:after="0" w:line="240" w:lineRule="auto"/>
              <w:jc w:val="center"/>
              <w:rPr>
                <w:rFonts w:ascii="Times New Roman" w:eastAsia="Times New Roman" w:hAnsi="Times New Roman" w:cs="Times New Roman"/>
                <w:sz w:val="24"/>
                <w:szCs w:val="28"/>
                <w:lang w:eastAsia="ru-RU"/>
              </w:rPr>
            </w:pPr>
            <w:r w:rsidRPr="001F0697">
              <w:rPr>
                <w:rFonts w:ascii="Times New Roman" w:eastAsia="Times New Roman" w:hAnsi="Times New Roman" w:cs="Times New Roman"/>
                <w:sz w:val="24"/>
                <w:szCs w:val="28"/>
                <w:lang w:eastAsia="ru-RU"/>
              </w:rPr>
              <w:t>руб.</w:t>
            </w:r>
          </w:p>
        </w:tc>
      </w:tr>
      <w:tr w:rsidR="001F0697" w:rsidRPr="001F0697" w14:paraId="5CF2DEE2" w14:textId="77777777" w:rsidTr="001F0697">
        <w:trPr>
          <w:trHeight w:val="225"/>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5A69CD5F"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Руководитель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27F8A47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8CADCE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698931B4"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4F44B18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195BCB3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19076F0"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E2FD397"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1BD5322E"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337E611E"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6C5D6B93"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1</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56F4E0A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36800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0B5C843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77485E35"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2E53149C"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44A7A2A"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71760</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83D80C2"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2973,32</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6A819B1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926E07A"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20813,24</w:t>
            </w:r>
          </w:p>
        </w:tc>
      </w:tr>
      <w:tr w:rsidR="001F0697" w:rsidRPr="001F0697" w14:paraId="20FD04B0" w14:textId="77777777" w:rsidTr="001F0697">
        <w:trPr>
          <w:trHeight w:val="243"/>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1260899A"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Эксперт 2</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1C8B9A4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42300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32AAA4FB"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57880F7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9C54F39"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417D0A22"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82485</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74FA9EAD"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3359,39</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4DA65B5E"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7</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020BFD31"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23515,73</w:t>
            </w:r>
          </w:p>
        </w:tc>
      </w:tr>
      <w:tr w:rsidR="001F0697" w:rsidRPr="001F0697" w14:paraId="055B91D9" w14:textId="77777777" w:rsidTr="001F0697">
        <w:trPr>
          <w:trHeight w:val="261"/>
          <w:jc w:val="center"/>
        </w:trPr>
        <w:tc>
          <w:tcPr>
            <w:tcW w:w="2754" w:type="dxa"/>
            <w:tcBorders>
              <w:top w:val="single" w:sz="6" w:space="0" w:color="auto"/>
              <w:left w:val="single" w:sz="6" w:space="0" w:color="auto"/>
              <w:bottom w:val="single" w:sz="6" w:space="0" w:color="auto"/>
              <w:right w:val="single" w:sz="6" w:space="0" w:color="auto"/>
            </w:tcBorders>
            <w:shd w:val="clear" w:color="auto" w:fill="FFFFFF"/>
          </w:tcPr>
          <w:p w14:paraId="25A99D26" w14:textId="77777777" w:rsidR="001F0697" w:rsidRPr="001F0697" w:rsidRDefault="001F0697" w:rsidP="001F0697">
            <w:pPr>
              <w:shd w:val="clear" w:color="auto" w:fill="FFFFFF"/>
              <w:spacing w:after="0" w:line="240" w:lineRule="auto"/>
              <w:jc w:val="both"/>
              <w:rPr>
                <w:rFonts w:ascii="Times New Roman" w:eastAsia="Times New Roman" w:hAnsi="Times New Roman" w:cs="Times New Roman"/>
                <w:lang w:eastAsia="ru-RU"/>
              </w:rPr>
            </w:pPr>
            <w:r w:rsidRPr="001F0697">
              <w:rPr>
                <w:rFonts w:ascii="Times New Roman" w:eastAsia="Times New Roman" w:hAnsi="Times New Roman" w:cs="Times New Roman"/>
                <w:lang w:eastAsia="ru-RU"/>
              </w:rPr>
              <w:t>Исполнитель</w:t>
            </w:r>
          </w:p>
        </w:tc>
        <w:tc>
          <w:tcPr>
            <w:tcW w:w="1126" w:type="dxa"/>
            <w:tcBorders>
              <w:top w:val="single" w:sz="6" w:space="0" w:color="auto"/>
              <w:left w:val="single" w:sz="6" w:space="0" w:color="auto"/>
              <w:bottom w:val="single" w:sz="6" w:space="0" w:color="auto"/>
              <w:right w:val="single" w:sz="6" w:space="0" w:color="auto"/>
            </w:tcBorders>
            <w:shd w:val="clear" w:color="auto" w:fill="FFFFFF"/>
            <w:vAlign w:val="center"/>
          </w:tcPr>
          <w:p w14:paraId="76FE70A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9220</w:t>
            </w:r>
          </w:p>
        </w:tc>
        <w:tc>
          <w:tcPr>
            <w:tcW w:w="610" w:type="dxa"/>
            <w:tcBorders>
              <w:top w:val="single" w:sz="6" w:space="0" w:color="auto"/>
              <w:left w:val="single" w:sz="6" w:space="0" w:color="auto"/>
              <w:bottom w:val="single" w:sz="6" w:space="0" w:color="auto"/>
              <w:right w:val="single" w:sz="6" w:space="0" w:color="auto"/>
            </w:tcBorders>
            <w:shd w:val="clear" w:color="auto" w:fill="FFFFFF"/>
            <w:vAlign w:val="center"/>
          </w:tcPr>
          <w:p w14:paraId="1A358DB1"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0,3</w:t>
            </w:r>
          </w:p>
        </w:tc>
        <w:tc>
          <w:tcPr>
            <w:tcW w:w="653" w:type="dxa"/>
            <w:tcBorders>
              <w:top w:val="single" w:sz="6" w:space="0" w:color="auto"/>
              <w:left w:val="single" w:sz="6" w:space="0" w:color="auto"/>
              <w:bottom w:val="single" w:sz="6" w:space="0" w:color="auto"/>
              <w:right w:val="single" w:sz="6" w:space="0" w:color="auto"/>
            </w:tcBorders>
            <w:shd w:val="clear" w:color="auto" w:fill="FFFFFF"/>
            <w:vAlign w:val="center"/>
          </w:tcPr>
          <w:p w14:paraId="1389880F"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0,2</w:t>
            </w:r>
          </w:p>
        </w:tc>
        <w:tc>
          <w:tcPr>
            <w:tcW w:w="669" w:type="dxa"/>
            <w:tcBorders>
              <w:top w:val="single" w:sz="6" w:space="0" w:color="auto"/>
              <w:left w:val="single" w:sz="6" w:space="0" w:color="auto"/>
              <w:bottom w:val="single" w:sz="6" w:space="0" w:color="auto"/>
              <w:right w:val="single" w:sz="6" w:space="0" w:color="auto"/>
            </w:tcBorders>
            <w:shd w:val="clear" w:color="auto" w:fill="FFFFFF"/>
            <w:vAlign w:val="center"/>
          </w:tcPr>
          <w:p w14:paraId="1E35693D"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1,3</w:t>
            </w:r>
          </w:p>
        </w:tc>
        <w:tc>
          <w:tcPr>
            <w:tcW w:w="987" w:type="dxa"/>
            <w:tcBorders>
              <w:top w:val="single" w:sz="6" w:space="0" w:color="auto"/>
              <w:left w:val="single" w:sz="6" w:space="0" w:color="auto"/>
              <w:bottom w:val="single" w:sz="6" w:space="0" w:color="auto"/>
              <w:right w:val="single" w:sz="6" w:space="0" w:color="auto"/>
            </w:tcBorders>
            <w:shd w:val="clear" w:color="auto" w:fill="FFFFFF"/>
            <w:vAlign w:val="center"/>
          </w:tcPr>
          <w:p w14:paraId="02130F13"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17979</w:t>
            </w:r>
          </w:p>
        </w:tc>
        <w:tc>
          <w:tcPr>
            <w:tcW w:w="850" w:type="dxa"/>
            <w:tcBorders>
              <w:top w:val="single" w:sz="6" w:space="0" w:color="auto"/>
              <w:left w:val="single" w:sz="6" w:space="0" w:color="auto"/>
              <w:bottom w:val="single" w:sz="6" w:space="0" w:color="auto"/>
              <w:right w:val="single" w:sz="6" w:space="0" w:color="auto"/>
            </w:tcBorders>
            <w:shd w:val="clear" w:color="auto" w:fill="FFFFFF"/>
            <w:vAlign w:val="center"/>
          </w:tcPr>
          <w:p w14:paraId="3035EB13"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902,98</w:t>
            </w:r>
          </w:p>
        </w:tc>
        <w:tc>
          <w:tcPr>
            <w:tcW w:w="675" w:type="dxa"/>
            <w:tcBorders>
              <w:top w:val="single" w:sz="6" w:space="0" w:color="auto"/>
              <w:left w:val="single" w:sz="6" w:space="0" w:color="auto"/>
              <w:bottom w:val="single" w:sz="6" w:space="0" w:color="auto"/>
              <w:right w:val="single" w:sz="6" w:space="0" w:color="auto"/>
            </w:tcBorders>
            <w:shd w:val="clear" w:color="auto" w:fill="FFFFFF"/>
            <w:vAlign w:val="center"/>
          </w:tcPr>
          <w:p w14:paraId="1F8800F6" w14:textId="77777777" w:rsidR="001F0697" w:rsidRPr="001F0697" w:rsidRDefault="001F0697" w:rsidP="001F0697">
            <w:pPr>
              <w:spacing w:after="0" w:line="240" w:lineRule="auto"/>
              <w:jc w:val="center"/>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119</w:t>
            </w:r>
          </w:p>
        </w:tc>
        <w:tc>
          <w:tcPr>
            <w:tcW w:w="1015" w:type="dxa"/>
            <w:tcBorders>
              <w:top w:val="single" w:sz="6" w:space="0" w:color="auto"/>
              <w:left w:val="single" w:sz="6" w:space="0" w:color="auto"/>
              <w:bottom w:val="single" w:sz="6" w:space="0" w:color="auto"/>
              <w:right w:val="single" w:sz="6" w:space="0" w:color="auto"/>
            </w:tcBorders>
            <w:shd w:val="clear" w:color="auto" w:fill="FFFFFF"/>
            <w:vAlign w:val="center"/>
          </w:tcPr>
          <w:p w14:paraId="3F99ABAB" w14:textId="77777777" w:rsidR="001F0697" w:rsidRPr="001F0697" w:rsidRDefault="001F0697" w:rsidP="001F0697">
            <w:pPr>
              <w:spacing w:after="0" w:line="240" w:lineRule="auto"/>
              <w:jc w:val="both"/>
              <w:rPr>
                <w:rFonts w:ascii="Times New Roman" w:eastAsia="Times New Roman" w:hAnsi="Times New Roman" w:cs="Times New Roman"/>
                <w:color w:val="000000"/>
                <w:lang w:eastAsia="ru-RU"/>
              </w:rPr>
            </w:pPr>
            <w:r w:rsidRPr="001F0697">
              <w:rPr>
                <w:rFonts w:ascii="Times New Roman" w:eastAsia="Times New Roman" w:hAnsi="Times New Roman" w:cs="Times New Roman"/>
                <w:color w:val="000000"/>
                <w:lang w:eastAsia="ru-RU"/>
              </w:rPr>
              <w:t>107454,62</w:t>
            </w:r>
          </w:p>
        </w:tc>
      </w:tr>
    </w:tbl>
    <w:p w14:paraId="24F6D354" w14:textId="77777777" w:rsidR="001F0697" w:rsidRPr="001F0697" w:rsidRDefault="001F0697" w:rsidP="001F0697">
      <w:pPr>
        <w:shd w:val="clear" w:color="auto" w:fill="FFFFFF"/>
        <w:spacing w:before="120" w:after="0" w:line="276" w:lineRule="auto"/>
        <w:ind w:left="567" w:hanging="567"/>
        <w:jc w:val="both"/>
        <w:rPr>
          <w:rFonts w:ascii="Times New Roman" w:eastAsia="Times New Roman" w:hAnsi="Times New Roman" w:cs="Times New Roman"/>
          <w:iCs/>
          <w:sz w:val="28"/>
          <w:szCs w:val="28"/>
          <w:lang w:eastAsia="ru-RU"/>
        </w:rPr>
      </w:pPr>
      <w:r w:rsidRPr="001F0697">
        <w:rPr>
          <w:rFonts w:ascii="Times New Roman" w:eastAsia="Times New Roman" w:hAnsi="Times New Roman" w:cs="Times New Roman"/>
          <w:iCs/>
          <w:sz w:val="28"/>
          <w:szCs w:val="28"/>
          <w:lang w:eastAsia="ru-RU"/>
        </w:rPr>
        <w:t>Ниже приведены расшифровки обозначений:</w:t>
      </w:r>
    </w:p>
    <w:p w14:paraId="2C15F869" w14:textId="77777777" w:rsidR="001F0697" w:rsidRPr="001F0697" w:rsidRDefault="001F0697" w:rsidP="001F0697">
      <w:pPr>
        <w:shd w:val="clear" w:color="auto" w:fill="FFFFFF"/>
        <w:spacing w:before="120"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пр</w:t>
      </w:r>
      <w:r w:rsidRPr="001F0697">
        <w:rPr>
          <w:rFonts w:ascii="Times New Roman" w:eastAsia="Times New Roman" w:hAnsi="Times New Roman" w:cs="Times New Roman"/>
          <w:sz w:val="28"/>
          <w:szCs w:val="28"/>
          <w:lang w:eastAsia="ru-RU"/>
        </w:rPr>
        <w:t>- коэффициент премий;</w:t>
      </w:r>
    </w:p>
    <w:p w14:paraId="61E7A524"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д</w:t>
      </w:r>
      <w:r w:rsidRPr="001F0697">
        <w:rPr>
          <w:rFonts w:ascii="Times New Roman" w:eastAsia="Times New Roman" w:hAnsi="Times New Roman" w:cs="Times New Roman"/>
          <w:sz w:val="28"/>
          <w:szCs w:val="28"/>
          <w:lang w:eastAsia="ru-RU"/>
        </w:rPr>
        <w:t xml:space="preserve"> – коэффициент доплат и надбавок; </w:t>
      </w:r>
    </w:p>
    <w:p w14:paraId="0EB73D7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iCs/>
          <w:sz w:val="28"/>
          <w:szCs w:val="28"/>
          <w:lang w:val="en-US" w:eastAsia="ru-RU"/>
        </w:rPr>
        <w:t>k</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 районный коэффициент; </w:t>
      </w:r>
    </w:p>
    <w:p w14:paraId="26BE64A3"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б</w:t>
      </w:r>
      <w:r w:rsidRPr="001F0697">
        <w:rPr>
          <w:rFonts w:ascii="Times New Roman" w:eastAsia="Times New Roman" w:hAnsi="Times New Roman" w:cs="Times New Roman"/>
          <w:sz w:val="28"/>
          <w:szCs w:val="28"/>
          <w:lang w:eastAsia="ru-RU"/>
        </w:rPr>
        <w:t>-заработная плата базисная;</w:t>
      </w:r>
    </w:p>
    <w:p w14:paraId="71278998"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м</w:t>
      </w:r>
      <w:r w:rsidRPr="001F0697">
        <w:rPr>
          <w:rFonts w:ascii="Times New Roman" w:eastAsia="Times New Roman" w:hAnsi="Times New Roman" w:cs="Times New Roman"/>
          <w:sz w:val="28"/>
          <w:szCs w:val="28"/>
          <w:lang w:eastAsia="ru-RU"/>
        </w:rPr>
        <w:t>- зарплата месячная;</w:t>
      </w:r>
    </w:p>
    <w:p w14:paraId="14D677E5"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дн</w:t>
      </w:r>
      <w:r w:rsidRPr="001F0697">
        <w:rPr>
          <w:rFonts w:ascii="Times New Roman" w:eastAsia="Times New Roman" w:hAnsi="Times New Roman" w:cs="Times New Roman"/>
          <w:sz w:val="28"/>
          <w:szCs w:val="28"/>
          <w:lang w:eastAsia="ru-RU"/>
        </w:rPr>
        <w:t>- дневная заработная плата;</w:t>
      </w:r>
    </w:p>
    <w:p w14:paraId="02C2406C" w14:textId="77777777" w:rsidR="001F0697" w:rsidRPr="001F0697" w:rsidRDefault="001F0697" w:rsidP="001F0697">
      <w:pPr>
        <w:shd w:val="clear" w:color="auto" w:fill="FFFFFF"/>
        <w:spacing w:after="0"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lastRenderedPageBreak/>
        <w:t>Т</w:t>
      </w:r>
      <w:r w:rsidRPr="001F0697">
        <w:rPr>
          <w:rFonts w:ascii="Times New Roman" w:eastAsia="Times New Roman" w:hAnsi="Times New Roman" w:cs="Times New Roman"/>
          <w:sz w:val="28"/>
          <w:szCs w:val="28"/>
          <w:vertAlign w:val="subscript"/>
          <w:lang w:eastAsia="ru-RU"/>
        </w:rPr>
        <w:t>р</w:t>
      </w:r>
      <w:r w:rsidRPr="001F0697">
        <w:rPr>
          <w:rFonts w:ascii="Times New Roman" w:eastAsia="Times New Roman" w:hAnsi="Times New Roman" w:cs="Times New Roman"/>
          <w:sz w:val="28"/>
          <w:szCs w:val="28"/>
          <w:lang w:eastAsia="ru-RU"/>
        </w:rPr>
        <w:t xml:space="preserve"> количество рабочих дней;</w:t>
      </w:r>
    </w:p>
    <w:p w14:paraId="712E137F"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З</w:t>
      </w:r>
      <w:r w:rsidRPr="001F0697">
        <w:rPr>
          <w:rFonts w:ascii="Times New Roman" w:eastAsia="Times New Roman" w:hAnsi="Times New Roman" w:cs="Times New Roman"/>
          <w:sz w:val="28"/>
          <w:szCs w:val="28"/>
          <w:vertAlign w:val="subscript"/>
          <w:lang w:eastAsia="ru-RU"/>
        </w:rPr>
        <w:t>осн</w:t>
      </w:r>
      <w:r w:rsidRPr="001F0697">
        <w:rPr>
          <w:rFonts w:ascii="Times New Roman" w:eastAsia="Times New Roman" w:hAnsi="Times New Roman" w:cs="Times New Roman"/>
          <w:sz w:val="28"/>
          <w:szCs w:val="28"/>
          <w:lang w:eastAsia="ru-RU"/>
        </w:rPr>
        <w:t>- основная заработная плата.</w:t>
      </w:r>
    </w:p>
    <w:p w14:paraId="0FAEEC0C"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Ниже приведены формулы, по которым рассчитывались показатели.</w:t>
      </w:r>
    </w:p>
    <w:p w14:paraId="44A24AF8"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Основная заработная 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FB0DFBD" w14:textId="77777777" w:rsidTr="001F0697">
        <w:trPr>
          <w:trHeight w:val="390"/>
          <w:jc w:val="center"/>
        </w:trPr>
        <w:tc>
          <w:tcPr>
            <w:tcW w:w="4909" w:type="dxa"/>
            <w:shd w:val="clear" w:color="auto" w:fill="FFFFFF"/>
            <w:vAlign w:val="center"/>
          </w:tcPr>
          <w:p w14:paraId="2122F84B" w14:textId="77777777" w:rsidR="001F0697" w:rsidRPr="001F0697" w:rsidRDefault="005F7973"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m:oMathPara>
              <m:oMathParaPr>
                <m:jc m:val="center"/>
              </m:oMathPara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осн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val="en-US" w:eastAsia="ja-JP"/>
                      </w:rPr>
                      <m:t>T</m:t>
                    </m:r>
                  </m:e>
                  <m:sub>
                    <m:r>
                      <w:rPr>
                        <w:rFonts w:ascii="Cambria Math" w:eastAsia="Times New Roman" w:hAnsi="Cambria Math" w:cs="Times New Roman"/>
                        <w:sz w:val="28"/>
                        <w:szCs w:val="28"/>
                        <w:lang w:eastAsia="ru-RU"/>
                      </w:rPr>
                      <m:t>раб</m:t>
                    </m:r>
                  </m:sub>
                </m:sSub>
              </m:oMath>
            </m:oMathPara>
          </w:p>
        </w:tc>
        <w:tc>
          <w:tcPr>
            <w:tcW w:w="3204" w:type="dxa"/>
            <w:shd w:val="clear" w:color="auto" w:fill="FFFFFF"/>
          </w:tcPr>
          <w:p w14:paraId="559C13CF" w14:textId="5CB4DF75" w:rsidR="001F0697" w:rsidRPr="001F0697" w:rsidRDefault="001F0697" w:rsidP="004215EB">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1F8432F3" w14:textId="77777777" w:rsidR="001F0697" w:rsidRPr="001F0697" w:rsidRDefault="001F0697" w:rsidP="001F0697">
      <w:pPr>
        <w:shd w:val="clear" w:color="auto" w:fill="FFFFFF"/>
        <w:spacing w:line="276" w:lineRule="auto"/>
        <w:ind w:left="567"/>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Среднедневная зарплата</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7714926D" w14:textId="77777777" w:rsidTr="001F0697">
        <w:trPr>
          <w:trHeight w:val="390"/>
          <w:jc w:val="center"/>
        </w:trPr>
        <w:tc>
          <w:tcPr>
            <w:tcW w:w="4909" w:type="dxa"/>
            <w:shd w:val="clear" w:color="auto" w:fill="FFFFFF"/>
            <w:vAlign w:val="center"/>
          </w:tcPr>
          <w:p w14:paraId="2DA34D39" w14:textId="77777777" w:rsidR="001F0697" w:rsidRPr="001F0697" w:rsidRDefault="005F7973"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дн</m:t>
                    </m:r>
                  </m:sub>
                </m:sSub>
                <m:r>
                  <w:rPr>
                    <w:rFonts w:ascii="Cambria Math" w:eastAsia="Times New Roman" w:hAnsi="Cambria Math" w:cs="Times New Roman"/>
                    <w:sz w:val="28"/>
                    <w:szCs w:val="28"/>
                    <w:lang w:eastAsia="ru-RU"/>
                  </w:rPr>
                  <m:t>=</m:t>
                </m:r>
                <m:f>
                  <m:fPr>
                    <m:ctrlPr>
                      <w:rPr>
                        <w:rFonts w:ascii="Cambria Math" w:eastAsia="Times New Roman" w:hAnsi="Cambria Math" w:cs="Times New Roman"/>
                        <w:i/>
                        <w:sz w:val="28"/>
                        <w:szCs w:val="28"/>
                        <w:lang w:eastAsia="ru-RU"/>
                      </w:rPr>
                    </m:ctrlPr>
                  </m:fPr>
                  <m:num>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∙М</m:t>
                    </m:r>
                  </m:num>
                  <m:den>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F</m:t>
                        </m:r>
                      </m:e>
                      <m:sub>
                        <m:r>
                          <w:rPr>
                            <w:rFonts w:ascii="Cambria Math" w:eastAsia="Times New Roman" w:hAnsi="Cambria Math" w:cs="Times New Roman"/>
                            <w:sz w:val="28"/>
                            <w:szCs w:val="28"/>
                            <w:lang w:eastAsia="ru-RU"/>
                          </w:rPr>
                          <m:t>д</m:t>
                        </m:r>
                      </m:sub>
                    </m:sSub>
                  </m:den>
                </m:f>
              </m:oMath>
            </m:oMathPara>
          </w:p>
        </w:tc>
        <w:tc>
          <w:tcPr>
            <w:tcW w:w="3204" w:type="dxa"/>
            <w:shd w:val="clear" w:color="auto" w:fill="FFFFFF"/>
          </w:tcPr>
          <w:p w14:paraId="6CD65F58" w14:textId="77B9CF61"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6B424952"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где М – количество месяцев работы без отпуска в течение года.</w:t>
      </w:r>
    </w:p>
    <w:p w14:paraId="6903B404" w14:textId="77777777" w:rsidR="001F0697" w:rsidRPr="001F0697" w:rsidRDefault="001F0697" w:rsidP="001F0697">
      <w:pPr>
        <w:shd w:val="clear" w:color="auto" w:fill="FFFFFF"/>
        <w:spacing w:line="360" w:lineRule="auto"/>
        <w:ind w:left="567"/>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Месячный должностной оклад</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B465775" w14:textId="77777777" w:rsidTr="001F0697">
        <w:trPr>
          <w:trHeight w:val="390"/>
          <w:jc w:val="center"/>
        </w:trPr>
        <w:tc>
          <w:tcPr>
            <w:tcW w:w="4909" w:type="dxa"/>
            <w:shd w:val="clear" w:color="auto" w:fill="FFFFFF"/>
            <w:vAlign w:val="center"/>
          </w:tcPr>
          <w:p w14:paraId="4E1DE694" w14:textId="77777777" w:rsidR="001F0697" w:rsidRPr="001F0697" w:rsidRDefault="005F7973" w:rsidP="001F0697">
            <w:pPr>
              <w:spacing w:after="0" w:line="240" w:lineRule="auto"/>
              <w:ind w:left="1182"/>
              <w:jc w:val="center"/>
              <w:rPr>
                <w:rFonts w:ascii="Cambria Math" w:eastAsia="Times New Roman" w:hAnsi="Cambria Math" w:cs="Times New Roman"/>
                <w:sz w:val="28"/>
                <w:szCs w:val="28"/>
                <w:lang w:eastAsia="ru-RU"/>
                <w:oMath/>
              </w:rPr>
            </w:pPr>
            <m:oMathPara>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м</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ja-JP"/>
                      </w:rPr>
                      <m:t>З</m:t>
                    </m:r>
                  </m:e>
                  <m:sub>
                    <m:r>
                      <w:rPr>
                        <w:rFonts w:ascii="Cambria Math" w:eastAsia="Times New Roman" w:hAnsi="Cambria Math" w:cs="Times New Roman"/>
                        <w:sz w:val="28"/>
                        <w:szCs w:val="28"/>
                        <w:lang w:eastAsia="ru-RU"/>
                      </w:rPr>
                      <m:t>б</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1+k</m:t>
                    </m:r>
                  </m:e>
                  <m:sub>
                    <m:r>
                      <w:rPr>
                        <w:rFonts w:ascii="Cambria Math" w:eastAsia="Times New Roman" w:hAnsi="Cambria Math" w:cs="Times New Roman"/>
                        <w:sz w:val="28"/>
                        <w:szCs w:val="28"/>
                        <w:lang w:eastAsia="ru-RU"/>
                      </w:rPr>
                      <m:t>пр</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д</m:t>
                    </m:r>
                  </m:sub>
                </m:sSub>
                <m:r>
                  <w:rPr>
                    <w:rFonts w:ascii="Cambria Math" w:eastAsia="Times New Roman" w:hAnsi="Cambria Math" w:cs="Times New Roman"/>
                    <w:sz w:val="28"/>
                    <w:szCs w:val="28"/>
                    <w:lang w:eastAsia="ru-RU"/>
                  </w:rPr>
                  <m:t>)∙</m:t>
                </m:r>
                <m:sSub>
                  <m:sSubPr>
                    <m:ctrlPr>
                      <w:rPr>
                        <w:rFonts w:ascii="Cambria Math" w:eastAsia="Times New Roman" w:hAnsi="Cambria Math" w:cs="Times New Roman"/>
                        <w:i/>
                        <w:sz w:val="28"/>
                        <w:szCs w:val="28"/>
                        <w:lang w:eastAsia="ru-RU"/>
                      </w:rPr>
                    </m:ctrlPr>
                  </m:sSubPr>
                  <m:e>
                    <m:r>
                      <m:rPr>
                        <m:sty m:val="p"/>
                      </m:rPr>
                      <w:rPr>
                        <w:rFonts w:ascii="Cambria Math" w:eastAsia="Times New Roman" w:hAnsi="Cambria Math" w:cs="Times New Roman"/>
                        <w:sz w:val="28"/>
                        <w:szCs w:val="28"/>
                        <w:lang w:eastAsia="ja-JP"/>
                      </w:rPr>
                      <m:t>k</m:t>
                    </m:r>
                  </m:e>
                  <m:sub>
                    <m:r>
                      <w:rPr>
                        <w:rFonts w:ascii="Cambria Math" w:eastAsia="Times New Roman" w:hAnsi="Cambria Math" w:cs="Times New Roman"/>
                        <w:sz w:val="28"/>
                        <w:szCs w:val="28"/>
                        <w:lang w:eastAsia="ru-RU"/>
                      </w:rPr>
                      <m:t>р</m:t>
                    </m:r>
                  </m:sub>
                </m:sSub>
              </m:oMath>
            </m:oMathPara>
          </w:p>
        </w:tc>
        <w:tc>
          <w:tcPr>
            <w:tcW w:w="3204" w:type="dxa"/>
            <w:shd w:val="clear" w:color="auto" w:fill="FFFFFF"/>
          </w:tcPr>
          <w:p w14:paraId="6C238F88" w14:textId="5369367F" w:rsidR="001F0697" w:rsidRPr="001F0697" w:rsidRDefault="001F0697" w:rsidP="001F0697">
            <w:pPr>
              <w:spacing w:after="0" w:line="240" w:lineRule="auto"/>
              <w:ind w:left="337"/>
              <w:jc w:val="right"/>
              <w:rPr>
                <w:rFonts w:ascii="Times New Roman" w:eastAsia="Times New Roman" w:hAnsi="Times New Roman" w:cs="Times New Roman"/>
                <w:sz w:val="28"/>
                <w:szCs w:val="28"/>
                <w:lang w:eastAsia="ru-RU"/>
              </w:rPr>
            </w:pPr>
          </w:p>
        </w:tc>
      </w:tr>
    </w:tbl>
    <w:p w14:paraId="4495F181"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Итого по данной статье предусматривается финансирование в размере ФЗП = 277,3 тыс. руб.</w:t>
      </w:r>
    </w:p>
    <w:p w14:paraId="475EBF13"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Отчисления на социальные нужды</w:t>
      </w:r>
    </w:p>
    <w:p w14:paraId="18D5143F"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Отчисления на социальные нужды (включает в себя отчисления во внебюджетные фонды)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5CF6D441" w14:textId="77777777" w:rsidTr="001F0697">
        <w:trPr>
          <w:trHeight w:val="390"/>
          <w:jc w:val="center"/>
        </w:trPr>
        <w:tc>
          <w:tcPr>
            <w:tcW w:w="4909" w:type="dxa"/>
            <w:shd w:val="clear" w:color="auto" w:fill="FFFFFF"/>
            <w:vAlign w:val="center"/>
          </w:tcPr>
          <w:p w14:paraId="41766E48"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2E4BE896">
                <v:shape id="_x0000_i1029" type="#_x0000_t75" style="width:139.8pt;height:23.4pt" o:ole="">
                  <v:imagedata r:id="rId56" o:title=""/>
                </v:shape>
                <o:OLEObject Type="Embed" ProgID="Equation.DSMT4" ShapeID="_x0000_i1029" DrawAspect="Content" ObjectID="_1673271798" r:id="rId57"/>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7719F3D" w14:textId="7BF25606"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0439AD70" w14:textId="77777777" w:rsidR="001F0697" w:rsidRPr="001F0697" w:rsidRDefault="001F0697" w:rsidP="001F0697">
      <w:pPr>
        <w:tabs>
          <w:tab w:val="left" w:pos="142"/>
          <w:tab w:val="left" w:pos="426"/>
        </w:tabs>
        <w:spacing w:line="360" w:lineRule="auto"/>
        <w:ind w:firstLine="851"/>
        <w:contextualSpacing/>
        <w:jc w:val="both"/>
        <w:rPr>
          <w:rFonts w:ascii="Times New Roman" w:eastAsia="Calibri" w:hAnsi="Times New Roman" w:cs="Times New Roman"/>
          <w:sz w:val="28"/>
          <w:szCs w:val="28"/>
        </w:rPr>
      </w:pPr>
      <w:r w:rsidRPr="001F0697">
        <w:rPr>
          <w:rFonts w:ascii="Times New Roman" w:eastAsia="Calibri" w:hAnsi="Times New Roman" w:cs="Times New Roman"/>
          <w:sz w:val="28"/>
          <w:szCs w:val="28"/>
        </w:rPr>
        <w:t>Примем отчисления в размере 30</w:t>
      </w:r>
      <w:r w:rsidRPr="001F0697">
        <w:rPr>
          <w:rFonts w:ascii="Times New Roman" w:eastAsia="Calibri" w:hAnsi="Times New Roman" w:cs="Times New Roman"/>
          <w:i/>
          <w:sz w:val="28"/>
          <w:szCs w:val="28"/>
        </w:rPr>
        <w:t xml:space="preserve">% </w:t>
      </w:r>
      <w:r w:rsidRPr="001F0697">
        <w:rPr>
          <w:rFonts w:ascii="Times New Roman" w:eastAsia="Calibri" w:hAnsi="Times New Roman" w:cs="Times New Roman"/>
          <w:sz w:val="28"/>
          <w:szCs w:val="28"/>
        </w:rPr>
        <w:t>от ФЗП:</w:t>
      </w:r>
    </w:p>
    <w:p w14:paraId="33BF63C6" w14:textId="77777777" w:rsidR="001F0697" w:rsidRPr="001F0697" w:rsidRDefault="005F7973" w:rsidP="001F0697">
      <w:pPr>
        <w:tabs>
          <w:tab w:val="left" w:pos="142"/>
          <w:tab w:val="left" w:pos="426"/>
        </w:tabs>
        <w:spacing w:line="360" w:lineRule="auto"/>
        <w:ind w:firstLine="851"/>
        <w:contextualSpacing/>
        <w:jc w:val="center"/>
        <w:rPr>
          <w:rFonts w:ascii="Times New Roman" w:eastAsia="Calibri" w:hAnsi="Times New Roman" w:cs="Times New Roman"/>
          <w:i/>
          <w:sz w:val="28"/>
          <w:szCs w:val="28"/>
        </w:rPr>
      </w:pPr>
      <m:oMath>
        <m:sSub>
          <m:sSubPr>
            <m:ctrlPr>
              <w:rPr>
                <w:rFonts w:ascii="Cambria Math" w:eastAsia="Calibri" w:hAnsi="Cambria Math" w:cs="Times New Roman"/>
                <w:i/>
                <w:sz w:val="28"/>
                <w:szCs w:val="28"/>
              </w:rPr>
            </m:ctrlPr>
          </m:sSubPr>
          <m:e>
            <m:r>
              <w:rPr>
                <w:rFonts w:ascii="Cambria Math" w:eastAsia="Calibri" w:hAnsi="Cambria Math" w:cs="Times New Roman"/>
                <w:sz w:val="28"/>
                <w:szCs w:val="28"/>
              </w:rPr>
              <m:t>С</m:t>
            </m:r>
          </m:e>
          <m:sub>
            <m:r>
              <w:rPr>
                <w:rFonts w:ascii="Cambria Math" w:eastAsia="Calibri" w:hAnsi="Cambria Math" w:cs="Times New Roman"/>
                <w:sz w:val="28"/>
                <w:szCs w:val="28"/>
              </w:rPr>
              <m:t>внеб</m:t>
            </m:r>
          </m:sub>
        </m:sSub>
        <m:r>
          <w:rPr>
            <w:rFonts w:ascii="Cambria Math" w:eastAsia="Calibri" w:hAnsi="Cambria Math" w:cs="Times New Roman"/>
            <w:sz w:val="28"/>
            <w:szCs w:val="28"/>
          </w:rPr>
          <m:t>=0,3∙172,6=51,78</m:t>
        </m:r>
      </m:oMath>
      <w:r w:rsidR="001F0697" w:rsidRPr="001F0697">
        <w:rPr>
          <w:rFonts w:ascii="Times New Roman" w:eastAsia="Times New Roman" w:hAnsi="Times New Roman" w:cs="Times New Roman"/>
          <w:sz w:val="28"/>
          <w:szCs w:val="28"/>
          <w:lang w:eastAsia="ru-RU"/>
        </w:rPr>
        <w:t xml:space="preserve"> тыс. руб</w:t>
      </w:r>
    </w:p>
    <w:p w14:paraId="506384B6"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i/>
          <w:sz w:val="28"/>
          <w:szCs w:val="28"/>
          <w:lang w:eastAsia="ru-RU"/>
        </w:rPr>
      </w:pPr>
      <w:r w:rsidRPr="001F0697">
        <w:rPr>
          <w:rFonts w:ascii="Times New Roman" w:eastAsia="Times New Roman" w:hAnsi="Times New Roman" w:cs="Times New Roman"/>
          <w:i/>
          <w:sz w:val="28"/>
          <w:szCs w:val="28"/>
          <w:lang w:eastAsia="ru-RU"/>
        </w:rPr>
        <w:t>Накладные расходы</w:t>
      </w:r>
    </w:p>
    <w:p w14:paraId="14E71588"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данную статью относят затраты на управление и хозяйственное обслуживание. Сюда же можно отнести расходы по содержанию/эксплуатацию/ремонт используемого оборудования, помещений, оплату электроэнергии и пр.</w:t>
      </w:r>
    </w:p>
    <w:p w14:paraId="0031CCF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Накладные расходы рассчитываются по следующей формуле:</w:t>
      </w:r>
    </w:p>
    <w:tbl>
      <w:tblPr>
        <w:tblW w:w="8113" w:type="dxa"/>
        <w:jc w:val="center"/>
        <w:tblCellMar>
          <w:left w:w="40" w:type="dxa"/>
          <w:right w:w="40" w:type="dxa"/>
        </w:tblCellMar>
        <w:tblLook w:val="00A0" w:firstRow="1" w:lastRow="0" w:firstColumn="1" w:lastColumn="0" w:noHBand="0" w:noVBand="0"/>
      </w:tblPr>
      <w:tblGrid>
        <w:gridCol w:w="4909"/>
        <w:gridCol w:w="3204"/>
      </w:tblGrid>
      <w:tr w:rsidR="001F0697" w:rsidRPr="001F0697" w14:paraId="2654E5D6" w14:textId="77777777" w:rsidTr="001F0697">
        <w:trPr>
          <w:trHeight w:val="390"/>
          <w:jc w:val="center"/>
        </w:trPr>
        <w:tc>
          <w:tcPr>
            <w:tcW w:w="4909" w:type="dxa"/>
            <w:shd w:val="clear" w:color="auto" w:fill="FFFFFF"/>
            <w:vAlign w:val="center"/>
          </w:tcPr>
          <w:p w14:paraId="1190C8F2" w14:textId="77777777" w:rsidR="001F0697" w:rsidRPr="001F0697" w:rsidRDefault="001F0697" w:rsidP="001F0697">
            <w:pPr>
              <w:shd w:val="clear" w:color="auto" w:fill="FFFFFF"/>
              <w:spacing w:line="360" w:lineRule="auto"/>
              <w:ind w:left="1466"/>
              <w:contextualSpacing/>
              <w:jc w:val="center"/>
              <w:rPr>
                <w:rFonts w:ascii="Times New Roman" w:eastAsia="Times New Roman" w:hAnsi="Times New Roman" w:cs="Times New Roman"/>
                <w:sz w:val="28"/>
                <w:szCs w:val="28"/>
                <w:lang w:eastAsia="ru-RU"/>
              </w:rPr>
            </w:pPr>
            <w:r w:rsidRPr="001F0697">
              <w:rPr>
                <w:rFonts w:ascii="Times New Roman" w:eastAsia="Times New Roman" w:hAnsi="Times New Roman" w:cs="Times New Roman"/>
                <w:position w:val="-12"/>
                <w:sz w:val="28"/>
                <w:szCs w:val="28"/>
                <w:lang w:eastAsia="ru-RU"/>
              </w:rPr>
              <w:object w:dxaOrig="2260" w:dyaOrig="360" w14:anchorId="31267E5C">
                <v:shape id="_x0000_i1030" type="#_x0000_t75" style="width:139.8pt;height:23.4pt" o:ole="">
                  <v:imagedata r:id="rId58" o:title=""/>
                </v:shape>
                <o:OLEObject Type="Embed" ProgID="Equation.DSMT4" ShapeID="_x0000_i1030" DrawAspect="Content" ObjectID="_1673271799" r:id="rId59"/>
              </w:object>
            </w:r>
            <w:r w:rsidRPr="001F0697">
              <w:rPr>
                <w:rFonts w:ascii="Times New Roman" w:eastAsia="Times New Roman" w:hAnsi="Times New Roman" w:cs="Times New Roman"/>
                <w:sz w:val="28"/>
                <w:szCs w:val="28"/>
                <w:lang w:eastAsia="ru-RU"/>
              </w:rPr>
              <w:t xml:space="preserve"> </w:t>
            </w:r>
          </w:p>
        </w:tc>
        <w:tc>
          <w:tcPr>
            <w:tcW w:w="3204" w:type="dxa"/>
            <w:shd w:val="clear" w:color="auto" w:fill="FFFFFF"/>
          </w:tcPr>
          <w:p w14:paraId="7A799BA4" w14:textId="6DE8BCD4" w:rsidR="001F0697" w:rsidRPr="001F0697" w:rsidRDefault="001F0697" w:rsidP="001F0697">
            <w:pPr>
              <w:shd w:val="clear" w:color="auto" w:fill="FFFFFF"/>
              <w:spacing w:line="360" w:lineRule="auto"/>
              <w:contextualSpacing/>
              <w:jc w:val="right"/>
              <w:rPr>
                <w:rFonts w:ascii="Times New Roman" w:eastAsia="Calibri" w:hAnsi="Times New Roman" w:cs="Times New Roman"/>
                <w:sz w:val="28"/>
                <w:szCs w:val="28"/>
                <w:lang w:eastAsia="ru-RU"/>
              </w:rPr>
            </w:pPr>
          </w:p>
        </w:tc>
      </w:tr>
    </w:tbl>
    <w:p w14:paraId="22020727" w14:textId="77777777" w:rsidR="001F0697" w:rsidRPr="001F0697" w:rsidRDefault="001F0697" w:rsidP="001F0697">
      <w:pPr>
        <w:shd w:val="clear" w:color="auto" w:fill="FFFFFF"/>
        <w:spacing w:before="24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Коэффициент накладных расходов примем 0,8. Итого:</w:t>
      </w:r>
    </w:p>
    <w:p w14:paraId="42D936CA" w14:textId="77777777" w:rsidR="001F0697" w:rsidRPr="001F0697" w:rsidRDefault="005F7973" w:rsidP="001F0697">
      <w:pPr>
        <w:shd w:val="clear" w:color="auto" w:fill="FFFFFF"/>
        <w:spacing w:before="240" w:line="360" w:lineRule="auto"/>
        <w:ind w:firstLine="851"/>
        <w:contextualSpacing/>
        <w:jc w:val="center"/>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lang w:eastAsia="ru-RU"/>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накл</m:t>
            </m:r>
          </m:sub>
        </m:sSub>
        <m:r>
          <w:rPr>
            <w:rFonts w:ascii="Cambria Math" w:eastAsia="Times New Roman" w:hAnsi="Cambria Math" w:cs="Times New Roman"/>
            <w:sz w:val="28"/>
            <w:szCs w:val="28"/>
            <w:lang w:eastAsia="ru-RU"/>
          </w:rPr>
          <m:t>=0,8∙</m:t>
        </m:r>
        <m:r>
          <w:rPr>
            <w:rFonts w:ascii="Cambria Math" w:eastAsia="Calibri" w:hAnsi="Cambria Math" w:cs="Times New Roman"/>
            <w:sz w:val="28"/>
            <w:szCs w:val="28"/>
          </w:rPr>
          <m:t>172,6</m:t>
        </m:r>
        <m:r>
          <w:rPr>
            <w:rFonts w:ascii="Cambria Math" w:eastAsia="Times New Roman" w:hAnsi="Cambria Math" w:cs="Times New Roman"/>
            <w:sz w:val="28"/>
            <w:szCs w:val="28"/>
            <w:lang w:eastAsia="ru-RU"/>
          </w:rPr>
          <m:t>=138,08</m:t>
        </m:r>
      </m:oMath>
      <w:r w:rsidR="001F0697" w:rsidRPr="001F0697">
        <w:rPr>
          <w:rFonts w:ascii="Times New Roman" w:eastAsia="Times New Roman" w:hAnsi="Times New Roman" w:cs="Times New Roman"/>
          <w:sz w:val="28"/>
          <w:szCs w:val="28"/>
          <w:lang w:eastAsia="ru-RU"/>
        </w:rPr>
        <w:t xml:space="preserve"> тыс. руб</w:t>
      </w:r>
    </w:p>
    <w:p w14:paraId="2217B222" w14:textId="7E0BA477" w:rsidR="001F0697" w:rsidRPr="001F0697" w:rsidRDefault="003C5E2F" w:rsidP="003C5E2F">
      <w:pPr>
        <w:pStyle w:val="3"/>
        <w:rPr>
          <w:rFonts w:eastAsia="Times New Roman"/>
          <w:lang w:eastAsia="ru-RU"/>
        </w:rPr>
      </w:pPr>
      <w:bookmarkStart w:id="250" w:name="_Toc62603045"/>
      <w:r>
        <w:rPr>
          <w:rFonts w:eastAsia="Times New Roman"/>
          <w:lang w:eastAsia="ru-RU"/>
        </w:rPr>
        <w:lastRenderedPageBreak/>
        <w:t>5.</w:t>
      </w:r>
      <w:r w:rsidR="001F0697" w:rsidRPr="001F0697">
        <w:rPr>
          <w:rFonts w:eastAsia="Times New Roman"/>
          <w:lang w:eastAsia="ru-RU"/>
        </w:rPr>
        <w:t>3.3. Организационная структура проекта</w:t>
      </w:r>
      <w:bookmarkEnd w:id="250"/>
    </w:p>
    <w:p w14:paraId="02199886"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 практике используется несколько базовых вариантов организационных структур: функциональная, проектная, матричная.</w:t>
      </w:r>
    </w:p>
    <w:p w14:paraId="2AFCFBD0" w14:textId="2638D5A5"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Для выбора наиболее подходящей организационной структуры воспользуемся таблицу 1</w:t>
      </w:r>
      <w:r w:rsidR="00FC2E19">
        <w:rPr>
          <w:rFonts w:ascii="Times New Roman" w:eastAsia="Times New Roman" w:hAnsi="Times New Roman" w:cs="Times New Roman"/>
          <w:sz w:val="28"/>
          <w:szCs w:val="28"/>
          <w:lang w:eastAsia="ru-RU"/>
        </w:rPr>
        <w:t>7</w:t>
      </w:r>
      <w:r w:rsidRPr="001F0697">
        <w:rPr>
          <w:rFonts w:ascii="Times New Roman" w:eastAsia="Times New Roman" w:hAnsi="Times New Roman" w:cs="Times New Roman"/>
          <w:sz w:val="28"/>
          <w:szCs w:val="28"/>
          <w:lang w:eastAsia="ru-RU"/>
        </w:rPr>
        <w:t>.</w:t>
      </w:r>
    </w:p>
    <w:p w14:paraId="465517B5" w14:textId="79A3928F" w:rsidR="001F0697" w:rsidRPr="001F0697" w:rsidRDefault="001F0697" w:rsidP="001F0697">
      <w:pPr>
        <w:spacing w:after="0" w:line="360" w:lineRule="auto"/>
        <w:contextualSpacing/>
        <w:jc w:val="right"/>
        <w:rPr>
          <w:rFonts w:ascii="Times New Roman" w:eastAsia="Times New Roman" w:hAnsi="Times New Roman" w:cs="Times New Roman"/>
          <w:i/>
          <w:sz w:val="28"/>
          <w:szCs w:val="28"/>
        </w:rPr>
      </w:pPr>
      <w:r w:rsidRPr="001F0697">
        <w:rPr>
          <w:rFonts w:ascii="Times New Roman" w:eastAsia="Times New Roman" w:hAnsi="Times New Roman" w:cs="Times New Roman"/>
          <w:sz w:val="28"/>
          <w:szCs w:val="28"/>
        </w:rPr>
        <w:t>Таблица 1</w:t>
      </w:r>
      <w:r w:rsidR="00FC2E19">
        <w:rPr>
          <w:rFonts w:ascii="Times New Roman" w:eastAsia="Times New Roman" w:hAnsi="Times New Roman" w:cs="Times New Roman"/>
          <w:sz w:val="28"/>
          <w:szCs w:val="28"/>
        </w:rPr>
        <w:t>7</w:t>
      </w:r>
      <w:r w:rsidRPr="001F0697">
        <w:rPr>
          <w:rFonts w:ascii="Times New Roman" w:eastAsia="Times New Roman" w:hAnsi="Times New Roman" w:cs="Times New Roman"/>
          <w:sz w:val="28"/>
          <w:szCs w:val="28"/>
        </w:rPr>
        <w:t xml:space="preserve"> – Выбор организационной структуры научного проекта</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3352"/>
        <w:gridCol w:w="2383"/>
        <w:gridCol w:w="1924"/>
        <w:gridCol w:w="1679"/>
      </w:tblGrid>
      <w:tr w:rsidR="001F0697" w:rsidRPr="001F0697" w14:paraId="739F4979" w14:textId="77777777" w:rsidTr="001F0697">
        <w:tc>
          <w:tcPr>
            <w:tcW w:w="1795" w:type="pct"/>
          </w:tcPr>
          <w:p w14:paraId="497B4DA0"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Критерии выбора</w:t>
            </w:r>
          </w:p>
        </w:tc>
        <w:tc>
          <w:tcPr>
            <w:tcW w:w="1276" w:type="pct"/>
          </w:tcPr>
          <w:p w14:paraId="1A5DC8EC"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Функциональная</w:t>
            </w:r>
          </w:p>
        </w:tc>
        <w:tc>
          <w:tcPr>
            <w:tcW w:w="1030" w:type="pct"/>
          </w:tcPr>
          <w:p w14:paraId="1AF1B863"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Матричная</w:t>
            </w:r>
          </w:p>
        </w:tc>
        <w:tc>
          <w:tcPr>
            <w:tcW w:w="899" w:type="pct"/>
          </w:tcPr>
          <w:p w14:paraId="463B7FB6" w14:textId="77777777" w:rsidR="001F0697" w:rsidRPr="001F0697" w:rsidRDefault="001F0697" w:rsidP="001F0697">
            <w:pPr>
              <w:spacing w:after="0" w:line="240" w:lineRule="auto"/>
              <w:jc w:val="center"/>
              <w:rPr>
                <w:rFonts w:ascii="Times New Roman" w:eastAsia="Calibri" w:hAnsi="Times New Roman" w:cs="Times New Roman"/>
                <w:b/>
                <w:sz w:val="26"/>
                <w:szCs w:val="26"/>
              </w:rPr>
            </w:pPr>
            <w:r w:rsidRPr="001F0697">
              <w:rPr>
                <w:rFonts w:ascii="Times New Roman" w:eastAsia="Calibri" w:hAnsi="Times New Roman" w:cs="Times New Roman"/>
                <w:b/>
                <w:sz w:val="26"/>
                <w:szCs w:val="26"/>
              </w:rPr>
              <w:t>Проектная</w:t>
            </w:r>
          </w:p>
        </w:tc>
      </w:tr>
      <w:tr w:rsidR="001F0697" w:rsidRPr="001F0697" w14:paraId="328BEAE3" w14:textId="77777777" w:rsidTr="001F0697">
        <w:tc>
          <w:tcPr>
            <w:tcW w:w="1795" w:type="pct"/>
          </w:tcPr>
          <w:p w14:paraId="40D2976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 xml:space="preserve">Степень неопределенности условий реализации проекта </w:t>
            </w:r>
          </w:p>
        </w:tc>
        <w:tc>
          <w:tcPr>
            <w:tcW w:w="1276" w:type="pct"/>
          </w:tcPr>
          <w:p w14:paraId="6A07FCC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F7A13E5"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899" w:type="pct"/>
          </w:tcPr>
          <w:p w14:paraId="195A26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44CF5587" w14:textId="77777777" w:rsidTr="001F0697">
        <w:tc>
          <w:tcPr>
            <w:tcW w:w="1795" w:type="pct"/>
          </w:tcPr>
          <w:p w14:paraId="3CBEC6FB"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Технология проекта</w:t>
            </w:r>
          </w:p>
        </w:tc>
        <w:tc>
          <w:tcPr>
            <w:tcW w:w="1276" w:type="pct"/>
          </w:tcPr>
          <w:p w14:paraId="7DE44DB7"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Стандартная </w:t>
            </w:r>
          </w:p>
        </w:tc>
        <w:tc>
          <w:tcPr>
            <w:tcW w:w="1030" w:type="pct"/>
          </w:tcPr>
          <w:p w14:paraId="3A86711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Сложная </w:t>
            </w:r>
          </w:p>
        </w:tc>
        <w:tc>
          <w:tcPr>
            <w:tcW w:w="899" w:type="pct"/>
          </w:tcPr>
          <w:p w14:paraId="52ACA8A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Новая</w:t>
            </w:r>
          </w:p>
        </w:tc>
      </w:tr>
      <w:tr w:rsidR="001F0697" w:rsidRPr="001F0697" w14:paraId="0B3AF23B" w14:textId="77777777" w:rsidTr="001F0697">
        <w:tc>
          <w:tcPr>
            <w:tcW w:w="1795" w:type="pct"/>
          </w:tcPr>
          <w:p w14:paraId="6110F8BA"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Сложность проекта</w:t>
            </w:r>
          </w:p>
        </w:tc>
        <w:tc>
          <w:tcPr>
            <w:tcW w:w="1276" w:type="pct"/>
          </w:tcPr>
          <w:p w14:paraId="6322EBDB"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4DBF2D2A"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3A3480B8"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328157FC" w14:textId="77777777" w:rsidTr="001F0697">
        <w:tc>
          <w:tcPr>
            <w:tcW w:w="1795" w:type="pct"/>
          </w:tcPr>
          <w:p w14:paraId="6F6B7DAC"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Взаимозависимость между отдельными частями проекта</w:t>
            </w:r>
          </w:p>
        </w:tc>
        <w:tc>
          <w:tcPr>
            <w:tcW w:w="1276" w:type="pct"/>
          </w:tcPr>
          <w:p w14:paraId="09C13130"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5388C219"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408B13B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2747E2FF" w14:textId="77777777" w:rsidTr="001F0697">
        <w:tc>
          <w:tcPr>
            <w:tcW w:w="1795" w:type="pct"/>
          </w:tcPr>
          <w:p w14:paraId="271930F8"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Критичность фактора времени (обязательства по срокам завершения работ)</w:t>
            </w:r>
          </w:p>
        </w:tc>
        <w:tc>
          <w:tcPr>
            <w:tcW w:w="1276" w:type="pct"/>
          </w:tcPr>
          <w:p w14:paraId="0C786C72"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c>
          <w:tcPr>
            <w:tcW w:w="1030" w:type="pct"/>
          </w:tcPr>
          <w:p w14:paraId="02E4F66F"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Средняя </w:t>
            </w:r>
          </w:p>
        </w:tc>
        <w:tc>
          <w:tcPr>
            <w:tcW w:w="899" w:type="pct"/>
          </w:tcPr>
          <w:p w14:paraId="24CEA976"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Высокая</w:t>
            </w:r>
          </w:p>
        </w:tc>
      </w:tr>
      <w:tr w:rsidR="001F0697" w:rsidRPr="001F0697" w14:paraId="154CD83C" w14:textId="77777777" w:rsidTr="001F0697">
        <w:tc>
          <w:tcPr>
            <w:tcW w:w="1795" w:type="pct"/>
          </w:tcPr>
          <w:p w14:paraId="0BDC13ED" w14:textId="77777777" w:rsidR="001F0697" w:rsidRPr="001F0697" w:rsidRDefault="001F0697" w:rsidP="001F0697">
            <w:pPr>
              <w:spacing w:after="0" w:line="240" w:lineRule="auto"/>
              <w:rPr>
                <w:rFonts w:ascii="Times New Roman" w:eastAsia="Calibri" w:hAnsi="Times New Roman" w:cs="Times New Roman"/>
                <w:b/>
                <w:sz w:val="26"/>
                <w:szCs w:val="26"/>
              </w:rPr>
            </w:pPr>
            <w:r w:rsidRPr="001F0697">
              <w:rPr>
                <w:rFonts w:ascii="Times New Roman" w:eastAsia="Calibri" w:hAnsi="Times New Roman" w:cs="Times New Roman"/>
                <w:b/>
                <w:sz w:val="26"/>
                <w:szCs w:val="26"/>
              </w:rPr>
              <w:t>Взаимосвязь и взаимозависимость проекта от организаций более высокого уровня</w:t>
            </w:r>
          </w:p>
        </w:tc>
        <w:tc>
          <w:tcPr>
            <w:tcW w:w="1276" w:type="pct"/>
          </w:tcPr>
          <w:p w14:paraId="14F522EC"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 xml:space="preserve">Высокая </w:t>
            </w:r>
          </w:p>
        </w:tc>
        <w:tc>
          <w:tcPr>
            <w:tcW w:w="1030" w:type="pct"/>
          </w:tcPr>
          <w:p w14:paraId="1B49779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Средняя</w:t>
            </w:r>
          </w:p>
        </w:tc>
        <w:tc>
          <w:tcPr>
            <w:tcW w:w="899" w:type="pct"/>
          </w:tcPr>
          <w:p w14:paraId="6C7D12F3" w14:textId="77777777" w:rsidR="001F0697" w:rsidRPr="001F0697" w:rsidRDefault="001F0697" w:rsidP="001F0697">
            <w:pPr>
              <w:spacing w:after="0" w:line="240" w:lineRule="auto"/>
              <w:jc w:val="center"/>
              <w:rPr>
                <w:rFonts w:ascii="Times New Roman" w:eastAsia="Calibri" w:hAnsi="Times New Roman" w:cs="Times New Roman"/>
                <w:sz w:val="26"/>
                <w:szCs w:val="26"/>
              </w:rPr>
            </w:pPr>
            <w:r w:rsidRPr="001F0697">
              <w:rPr>
                <w:rFonts w:ascii="Times New Roman" w:eastAsia="Calibri" w:hAnsi="Times New Roman" w:cs="Times New Roman"/>
                <w:sz w:val="26"/>
                <w:szCs w:val="26"/>
              </w:rPr>
              <w:t>Низкая</w:t>
            </w:r>
          </w:p>
        </w:tc>
      </w:tr>
    </w:tbl>
    <w:p w14:paraId="0910013F" w14:textId="06396F65" w:rsidR="00775658"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r w:rsidRPr="001F0697">
        <w:rPr>
          <w:rFonts w:ascii="Times New Roman" w:eastAsia="Times New Roman" w:hAnsi="Times New Roman" w:cs="Times New Roman"/>
          <w:sz w:val="28"/>
          <w:szCs w:val="28"/>
          <w:lang w:eastAsia="ru-RU"/>
        </w:rPr>
        <w:t>Выбираем проектную структуру.</w:t>
      </w:r>
    </w:p>
    <w:p w14:paraId="48D81F69" w14:textId="590DD41F" w:rsidR="001F0697" w:rsidRPr="001F0697" w:rsidRDefault="003C5E2F" w:rsidP="003C5E2F">
      <w:pPr>
        <w:pStyle w:val="3"/>
        <w:rPr>
          <w:rFonts w:eastAsia="Times New Roman"/>
          <w:lang w:eastAsia="ru-RU"/>
        </w:rPr>
      </w:pPr>
      <w:bookmarkStart w:id="251" w:name="_Toc62603046"/>
      <w:r>
        <w:rPr>
          <w:rFonts w:eastAsia="Times New Roman"/>
          <w:lang w:eastAsia="ru-RU"/>
        </w:rPr>
        <w:t>5.</w:t>
      </w:r>
      <w:r w:rsidR="001F0697" w:rsidRPr="001F0697">
        <w:rPr>
          <w:rFonts w:eastAsia="Times New Roman"/>
          <w:lang w:eastAsia="ru-RU"/>
        </w:rPr>
        <w:t>3.4. План управления коммуникациями проекта</w:t>
      </w:r>
      <w:bookmarkEnd w:id="251"/>
    </w:p>
    <w:p w14:paraId="2639D158" w14:textId="533F8C1C"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План управления коммуникациями отражает требования к коммуникациям со стороны участников проекта. Пример плана управления коммуникациями приведен в таблице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w:t>
      </w:r>
    </w:p>
    <w:p w14:paraId="1320DA6A" w14:textId="19CB5703" w:rsidR="001F0697" w:rsidRPr="001F0697" w:rsidRDefault="001F0697" w:rsidP="001F0697">
      <w:pPr>
        <w:autoSpaceDE w:val="0"/>
        <w:autoSpaceDN w:val="0"/>
        <w:adjustRightInd w:val="0"/>
        <w:spacing w:after="0" w:line="360" w:lineRule="auto"/>
        <w:ind w:firstLine="567"/>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8</w:t>
      </w:r>
      <w:r w:rsidRPr="001F0697">
        <w:rPr>
          <w:rFonts w:ascii="Times New Roman" w:eastAsia="MyriadPro-Cond" w:hAnsi="Times New Roman" w:cs="Times New Roman"/>
          <w:color w:val="000000"/>
          <w:sz w:val="28"/>
          <w:szCs w:val="28"/>
        </w:rPr>
        <w:t xml:space="preserve"> – План управления коммуникациями</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4"/>
        <w:gridCol w:w="2763"/>
        <w:gridCol w:w="2083"/>
        <w:gridCol w:w="2013"/>
        <w:gridCol w:w="1981"/>
      </w:tblGrid>
      <w:tr w:rsidR="001F0697" w:rsidRPr="001F0697" w14:paraId="243FF50C" w14:textId="77777777" w:rsidTr="001F0697">
        <w:trPr>
          <w:jc w:val="center"/>
        </w:trPr>
        <w:tc>
          <w:tcPr>
            <w:tcW w:w="237" w:type="pct"/>
            <w:shd w:val="clear" w:color="auto" w:fill="auto"/>
            <w:vAlign w:val="center"/>
          </w:tcPr>
          <w:p w14:paraId="6E67C5E2" w14:textId="77777777" w:rsidR="001F0697" w:rsidRPr="001F0697" w:rsidRDefault="001F0697" w:rsidP="001F0697">
            <w:pPr>
              <w:spacing w:after="0" w:line="276" w:lineRule="auto"/>
              <w:ind w:left="-112"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w:t>
            </w:r>
          </w:p>
          <w:p w14:paraId="1E1F63D8" w14:textId="77777777" w:rsidR="001F0697" w:rsidRPr="001F0697" w:rsidRDefault="001F0697" w:rsidP="001F0697">
            <w:pPr>
              <w:spacing w:after="0" w:line="276" w:lineRule="auto"/>
              <w:ind w:left="-56"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п/п</w:t>
            </w:r>
          </w:p>
        </w:tc>
        <w:tc>
          <w:tcPr>
            <w:tcW w:w="1487" w:type="pct"/>
            <w:shd w:val="clear" w:color="auto" w:fill="auto"/>
            <w:vAlign w:val="center"/>
          </w:tcPr>
          <w:p w14:paraId="354608F2" w14:textId="77777777" w:rsidR="001F0697" w:rsidRPr="001F0697" w:rsidRDefault="001F0697" w:rsidP="001F0697">
            <w:pPr>
              <w:spacing w:after="0" w:line="276" w:lineRule="auto"/>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Какая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информация </w:t>
            </w:r>
            <w:r w:rsidRPr="001F0697">
              <w:rPr>
                <w:rFonts w:ascii="Times New Roman" w:eastAsia="Calibri" w:hAnsi="Times New Roman" w:cs="Times New Roman"/>
                <w:color w:val="000000"/>
                <w:sz w:val="24"/>
                <w:szCs w:val="24"/>
              </w:rPr>
              <w:br/>
              <w:t>передается</w:t>
            </w:r>
          </w:p>
        </w:tc>
        <w:tc>
          <w:tcPr>
            <w:tcW w:w="1123" w:type="pct"/>
            <w:shd w:val="clear" w:color="auto" w:fill="auto"/>
            <w:vAlign w:val="center"/>
          </w:tcPr>
          <w:p w14:paraId="5AD1FD96" w14:textId="77777777" w:rsidR="001F0697" w:rsidRPr="001F0697" w:rsidRDefault="001F0697" w:rsidP="001F0697">
            <w:pPr>
              <w:spacing w:after="0" w:line="276" w:lineRule="auto"/>
              <w:ind w:left="-94" w:firstLine="94"/>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Кто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 </w:t>
            </w:r>
            <w:r w:rsidRPr="001F0697">
              <w:rPr>
                <w:rFonts w:ascii="Times New Roman" w:eastAsia="Calibri" w:hAnsi="Times New Roman" w:cs="Times New Roman"/>
                <w:color w:val="000000"/>
                <w:sz w:val="24"/>
                <w:szCs w:val="24"/>
              </w:rPr>
              <w:br/>
              <w:t>информацию</w:t>
            </w:r>
          </w:p>
        </w:tc>
        <w:tc>
          <w:tcPr>
            <w:tcW w:w="1085" w:type="pct"/>
            <w:shd w:val="clear" w:color="auto" w:fill="auto"/>
            <w:vAlign w:val="center"/>
          </w:tcPr>
          <w:p w14:paraId="44FA3CE2" w14:textId="77777777" w:rsidR="001F0697" w:rsidRPr="001F0697" w:rsidRDefault="001F0697" w:rsidP="001F0697">
            <w:pPr>
              <w:spacing w:after="0" w:line="276" w:lineRule="auto"/>
              <w:ind w:left="-119" w:right="-123"/>
              <w:jc w:val="center"/>
              <w:rPr>
                <w:rFonts w:ascii="Times New Roman" w:eastAsia="Calibri" w:hAnsi="Times New Roman" w:cs="Times New Roman"/>
                <w:b/>
                <w:color w:val="000000"/>
                <w:sz w:val="24"/>
                <w:szCs w:val="24"/>
              </w:rPr>
            </w:pPr>
            <w:r w:rsidRPr="001F0697">
              <w:rPr>
                <w:rFonts w:ascii="Times New Roman" w:eastAsia="Calibri" w:hAnsi="Times New Roman" w:cs="Times New Roman"/>
                <w:b/>
                <w:color w:val="000000"/>
                <w:sz w:val="24"/>
                <w:szCs w:val="24"/>
              </w:rPr>
              <w:t xml:space="preserve">Кому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 xml:space="preserve">передается </w:t>
            </w:r>
            <w:r w:rsidRPr="001F0697">
              <w:rPr>
                <w:rFonts w:ascii="Times New Roman" w:eastAsia="Calibri" w:hAnsi="Times New Roman" w:cs="Times New Roman"/>
                <w:color w:val="000000"/>
                <w:sz w:val="24"/>
                <w:szCs w:val="24"/>
              </w:rPr>
              <w:br/>
              <w:t>информация</w:t>
            </w:r>
          </w:p>
        </w:tc>
        <w:tc>
          <w:tcPr>
            <w:tcW w:w="1068" w:type="pct"/>
            <w:shd w:val="clear" w:color="auto" w:fill="auto"/>
            <w:vAlign w:val="center"/>
          </w:tcPr>
          <w:p w14:paraId="4EFE7853" w14:textId="77777777" w:rsidR="001F0697" w:rsidRPr="001F0697" w:rsidRDefault="001F0697" w:rsidP="001F0697">
            <w:pPr>
              <w:spacing w:after="0" w:line="276" w:lineRule="auto"/>
              <w:ind w:left="-94" w:right="-108"/>
              <w:jc w:val="center"/>
              <w:rPr>
                <w:rFonts w:ascii="Times New Roman" w:eastAsia="Calibri" w:hAnsi="Times New Roman" w:cs="Times New Roman"/>
                <w:color w:val="000000"/>
                <w:sz w:val="24"/>
                <w:szCs w:val="24"/>
              </w:rPr>
            </w:pPr>
            <w:r w:rsidRPr="001F0697">
              <w:rPr>
                <w:rFonts w:ascii="Times New Roman" w:eastAsia="Calibri" w:hAnsi="Times New Roman" w:cs="Times New Roman"/>
                <w:b/>
                <w:color w:val="000000"/>
                <w:sz w:val="24"/>
                <w:szCs w:val="24"/>
              </w:rPr>
              <w:t xml:space="preserve">Когда </w:t>
            </w:r>
            <w:r w:rsidRPr="001F0697">
              <w:rPr>
                <w:rFonts w:ascii="Times New Roman" w:eastAsia="Calibri" w:hAnsi="Times New Roman" w:cs="Times New Roman"/>
                <w:b/>
                <w:color w:val="000000"/>
                <w:sz w:val="24"/>
                <w:szCs w:val="24"/>
              </w:rPr>
              <w:br/>
            </w:r>
            <w:r w:rsidRPr="001F0697">
              <w:rPr>
                <w:rFonts w:ascii="Times New Roman" w:eastAsia="Calibri" w:hAnsi="Times New Roman" w:cs="Times New Roman"/>
                <w:color w:val="000000"/>
                <w:sz w:val="24"/>
                <w:szCs w:val="24"/>
              </w:rPr>
              <w:t>передает</w:t>
            </w:r>
          </w:p>
          <w:p w14:paraId="135AFA45" w14:textId="77777777" w:rsidR="001F0697" w:rsidRPr="001F0697" w:rsidRDefault="001F0697" w:rsidP="001F0697">
            <w:pPr>
              <w:spacing w:after="0" w:line="276" w:lineRule="auto"/>
              <w:ind w:left="-94" w:right="-108"/>
              <w:jc w:val="center"/>
              <w:rPr>
                <w:rFonts w:ascii="Times New Roman" w:eastAsia="Calibri" w:hAnsi="Times New Roman" w:cs="Times New Roman"/>
                <w:b/>
                <w:color w:val="000000"/>
                <w:sz w:val="24"/>
                <w:szCs w:val="24"/>
              </w:rPr>
            </w:pPr>
            <w:r w:rsidRPr="001F0697">
              <w:rPr>
                <w:rFonts w:ascii="Times New Roman" w:eastAsia="Calibri" w:hAnsi="Times New Roman" w:cs="Times New Roman"/>
                <w:color w:val="000000"/>
                <w:sz w:val="24"/>
                <w:szCs w:val="24"/>
              </w:rPr>
              <w:t>информацию</w:t>
            </w:r>
          </w:p>
        </w:tc>
      </w:tr>
      <w:tr w:rsidR="001F0697" w:rsidRPr="001F0697" w14:paraId="28FEB412" w14:textId="77777777" w:rsidTr="001F0697">
        <w:trPr>
          <w:jc w:val="center"/>
        </w:trPr>
        <w:tc>
          <w:tcPr>
            <w:tcW w:w="237" w:type="pct"/>
            <w:shd w:val="clear" w:color="auto" w:fill="auto"/>
            <w:vAlign w:val="center"/>
          </w:tcPr>
          <w:p w14:paraId="44A887E1"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107197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Статус проекта</w:t>
            </w:r>
          </w:p>
        </w:tc>
        <w:tc>
          <w:tcPr>
            <w:tcW w:w="1123" w:type="pct"/>
            <w:shd w:val="clear" w:color="auto" w:fill="auto"/>
            <w:vAlign w:val="center"/>
          </w:tcPr>
          <w:p w14:paraId="70C4949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Руководитель проекта</w:t>
            </w:r>
          </w:p>
        </w:tc>
        <w:tc>
          <w:tcPr>
            <w:tcW w:w="1085" w:type="pct"/>
            <w:shd w:val="clear" w:color="auto" w:fill="auto"/>
            <w:vAlign w:val="center"/>
          </w:tcPr>
          <w:p w14:paraId="408662D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Представителю заказчика</w:t>
            </w:r>
          </w:p>
        </w:tc>
        <w:tc>
          <w:tcPr>
            <w:tcW w:w="1068" w:type="pct"/>
            <w:shd w:val="clear" w:color="auto" w:fill="auto"/>
            <w:vAlign w:val="center"/>
          </w:tcPr>
          <w:p w14:paraId="7E8AAC3E"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Ежеквартально</w:t>
            </w:r>
          </w:p>
        </w:tc>
      </w:tr>
      <w:tr w:rsidR="001F0697" w:rsidRPr="001F0697" w14:paraId="7E6B2FC2" w14:textId="77777777" w:rsidTr="001F0697">
        <w:trPr>
          <w:jc w:val="center"/>
        </w:trPr>
        <w:tc>
          <w:tcPr>
            <w:tcW w:w="237" w:type="pct"/>
            <w:shd w:val="clear" w:color="auto" w:fill="auto"/>
            <w:vAlign w:val="center"/>
          </w:tcPr>
          <w:p w14:paraId="4E4EDF98"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E4A7E1"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Обмен информацией о текущем состоянии проекта</w:t>
            </w:r>
          </w:p>
        </w:tc>
        <w:tc>
          <w:tcPr>
            <w:tcW w:w="1123" w:type="pct"/>
            <w:shd w:val="clear" w:color="auto" w:fill="auto"/>
            <w:vAlign w:val="center"/>
          </w:tcPr>
          <w:p w14:paraId="59093E86"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52B0881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Участникам проекта</w:t>
            </w:r>
          </w:p>
        </w:tc>
        <w:tc>
          <w:tcPr>
            <w:tcW w:w="1068" w:type="pct"/>
            <w:shd w:val="clear" w:color="auto" w:fill="auto"/>
            <w:vAlign w:val="center"/>
          </w:tcPr>
          <w:p w14:paraId="5961223C" w14:textId="77777777" w:rsidR="001F0697" w:rsidRPr="001F0697" w:rsidRDefault="001F0697" w:rsidP="001F0697">
            <w:pPr>
              <w:spacing w:after="0" w:line="276" w:lineRule="auto"/>
              <w:ind w:right="-159"/>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Еженедельно</w:t>
            </w:r>
          </w:p>
        </w:tc>
      </w:tr>
      <w:tr w:rsidR="001F0697" w:rsidRPr="001F0697" w14:paraId="4F34B4E0" w14:textId="77777777" w:rsidTr="001F0697">
        <w:trPr>
          <w:jc w:val="center"/>
        </w:trPr>
        <w:tc>
          <w:tcPr>
            <w:tcW w:w="237" w:type="pct"/>
            <w:shd w:val="clear" w:color="auto" w:fill="auto"/>
            <w:vAlign w:val="center"/>
          </w:tcPr>
          <w:p w14:paraId="71142F1E"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2E6085AA"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Документы и информация по проекту</w:t>
            </w:r>
          </w:p>
        </w:tc>
        <w:tc>
          <w:tcPr>
            <w:tcW w:w="1123" w:type="pct"/>
            <w:shd w:val="clear" w:color="auto" w:fill="auto"/>
            <w:vAlign w:val="center"/>
          </w:tcPr>
          <w:p w14:paraId="47F496A9"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Ответственное лицо по направлению</w:t>
            </w:r>
          </w:p>
        </w:tc>
        <w:tc>
          <w:tcPr>
            <w:tcW w:w="1085" w:type="pct"/>
            <w:shd w:val="clear" w:color="auto" w:fill="auto"/>
            <w:vAlign w:val="center"/>
          </w:tcPr>
          <w:p w14:paraId="0D44AB50" w14:textId="77777777" w:rsidR="001F0697" w:rsidRPr="001F0697" w:rsidRDefault="001F0697" w:rsidP="001F0697">
            <w:pPr>
              <w:spacing w:after="0" w:line="276" w:lineRule="auto"/>
              <w:ind w:right="-122"/>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1E6CCE57"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сроков графиков и контрольных точек</w:t>
            </w:r>
          </w:p>
        </w:tc>
      </w:tr>
      <w:tr w:rsidR="001F0697" w:rsidRPr="001F0697" w14:paraId="1AF3BAB3" w14:textId="77777777" w:rsidTr="001F0697">
        <w:trPr>
          <w:jc w:val="center"/>
        </w:trPr>
        <w:tc>
          <w:tcPr>
            <w:tcW w:w="237" w:type="pct"/>
            <w:shd w:val="clear" w:color="auto" w:fill="auto"/>
            <w:vAlign w:val="center"/>
          </w:tcPr>
          <w:p w14:paraId="340BC3FA" w14:textId="77777777" w:rsidR="001F0697" w:rsidRPr="001F0697" w:rsidRDefault="001F0697" w:rsidP="008947BB">
            <w:pPr>
              <w:numPr>
                <w:ilvl w:val="0"/>
                <w:numId w:val="21"/>
              </w:numPr>
              <w:spacing w:after="0" w:line="240" w:lineRule="auto"/>
              <w:ind w:right="-108"/>
              <w:jc w:val="center"/>
              <w:rPr>
                <w:rFonts w:ascii="Times New Roman" w:eastAsia="Calibri" w:hAnsi="Times New Roman" w:cs="Times New Roman"/>
                <w:color w:val="000000"/>
                <w:sz w:val="24"/>
                <w:szCs w:val="24"/>
              </w:rPr>
            </w:pPr>
          </w:p>
        </w:tc>
        <w:tc>
          <w:tcPr>
            <w:tcW w:w="1487" w:type="pct"/>
            <w:shd w:val="clear" w:color="auto" w:fill="auto"/>
            <w:vAlign w:val="center"/>
          </w:tcPr>
          <w:p w14:paraId="426A160D"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 выполнении контрольной точки</w:t>
            </w:r>
          </w:p>
        </w:tc>
        <w:tc>
          <w:tcPr>
            <w:tcW w:w="1123" w:type="pct"/>
            <w:shd w:val="clear" w:color="auto" w:fill="auto"/>
            <w:vAlign w:val="center"/>
          </w:tcPr>
          <w:p w14:paraId="7ADCCE74"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Исполнитель проекта</w:t>
            </w:r>
          </w:p>
        </w:tc>
        <w:tc>
          <w:tcPr>
            <w:tcW w:w="1085" w:type="pct"/>
            <w:shd w:val="clear" w:color="auto" w:fill="auto"/>
            <w:vAlign w:val="center"/>
          </w:tcPr>
          <w:p w14:paraId="03E94143" w14:textId="77777777" w:rsidR="001F0697" w:rsidRPr="001F0697" w:rsidRDefault="001F0697" w:rsidP="001F0697">
            <w:pPr>
              <w:spacing w:after="0" w:line="276"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Руководителю проекта</w:t>
            </w:r>
          </w:p>
        </w:tc>
        <w:tc>
          <w:tcPr>
            <w:tcW w:w="1068" w:type="pct"/>
            <w:shd w:val="clear" w:color="auto" w:fill="auto"/>
            <w:vAlign w:val="center"/>
          </w:tcPr>
          <w:p w14:paraId="26796A67" w14:textId="77777777" w:rsidR="001F0697" w:rsidRPr="001F0697" w:rsidRDefault="001F0697" w:rsidP="001F0697">
            <w:pPr>
              <w:spacing w:after="0" w:line="276" w:lineRule="auto"/>
              <w:ind w:right="-95"/>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Не позже дня контрольного события по плану управления</w:t>
            </w:r>
          </w:p>
        </w:tc>
      </w:tr>
    </w:tbl>
    <w:p w14:paraId="134E313C" w14:textId="77777777" w:rsidR="001F0697" w:rsidRPr="001F0697" w:rsidRDefault="001F0697" w:rsidP="001F0697">
      <w:pPr>
        <w:spacing w:after="0" w:line="360" w:lineRule="auto"/>
        <w:ind w:left="360"/>
        <w:jc w:val="both"/>
        <w:outlineLvl w:val="2"/>
        <w:rPr>
          <w:rFonts w:ascii="Times New Roman" w:eastAsia="Times New Roman" w:hAnsi="Times New Roman" w:cs="Times New Roman"/>
          <w:b/>
          <w:color w:val="000000"/>
          <w:sz w:val="28"/>
          <w:szCs w:val="28"/>
        </w:rPr>
      </w:pPr>
    </w:p>
    <w:p w14:paraId="39C373DC" w14:textId="1E201087" w:rsidR="001F0697" w:rsidRPr="001F0697" w:rsidRDefault="003C5E2F" w:rsidP="003C5E2F">
      <w:pPr>
        <w:pStyle w:val="3"/>
        <w:rPr>
          <w:rFonts w:eastAsia="Times New Roman"/>
          <w:lang w:eastAsia="ru-RU"/>
        </w:rPr>
      </w:pPr>
      <w:bookmarkStart w:id="252" w:name="_Toc62603047"/>
      <w:r>
        <w:rPr>
          <w:rFonts w:eastAsia="Times New Roman"/>
          <w:lang w:eastAsia="ru-RU"/>
        </w:rPr>
        <w:t>5.</w:t>
      </w:r>
      <w:r w:rsidR="001F0697" w:rsidRPr="001F0697">
        <w:rPr>
          <w:rFonts w:eastAsia="Times New Roman"/>
          <w:lang w:eastAsia="ru-RU"/>
        </w:rPr>
        <w:t>3.5. Реестр рисков проекта</w:t>
      </w:r>
      <w:bookmarkEnd w:id="252"/>
    </w:p>
    <w:p w14:paraId="1A408715" w14:textId="26A8A013" w:rsidR="001F0697" w:rsidRPr="001F0697" w:rsidRDefault="001F0697" w:rsidP="001F0697">
      <w:pPr>
        <w:autoSpaceDE w:val="0"/>
        <w:autoSpaceDN w:val="0"/>
        <w:adjustRightInd w:val="0"/>
        <w:spacing w:after="0" w:line="360" w:lineRule="auto"/>
        <w:ind w:firstLine="72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Идентифицированные риски проекта включают в себя возможные неопределенные события, которые могут возникнуть в проекте и вызвать последствия, которые повлекут за собой нежелательные эффекты. Информацию по данному разделу необходимо свести в таблицу (таблица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w:t>
      </w:r>
    </w:p>
    <w:p w14:paraId="388AE109" w14:textId="6A799618" w:rsidR="001F0697" w:rsidRPr="001F0697" w:rsidRDefault="001F0697" w:rsidP="001F0697">
      <w:pPr>
        <w:autoSpaceDE w:val="0"/>
        <w:autoSpaceDN w:val="0"/>
        <w:adjustRightInd w:val="0"/>
        <w:spacing w:after="0" w:line="360" w:lineRule="auto"/>
        <w:ind w:firstLine="360"/>
        <w:jc w:val="both"/>
        <w:rPr>
          <w:rFonts w:ascii="Times New Roman" w:eastAsia="MyriadPro-Cond" w:hAnsi="Times New Roman" w:cs="Times New Roman"/>
          <w:color w:val="000000"/>
          <w:sz w:val="28"/>
          <w:szCs w:val="28"/>
        </w:rPr>
      </w:pPr>
      <w:r w:rsidRPr="001F0697">
        <w:rPr>
          <w:rFonts w:ascii="Times New Roman" w:eastAsia="MyriadPro-Cond" w:hAnsi="Times New Roman" w:cs="Times New Roman"/>
          <w:color w:val="000000"/>
          <w:sz w:val="28"/>
          <w:szCs w:val="28"/>
        </w:rPr>
        <w:t>Таблица 1</w:t>
      </w:r>
      <w:r w:rsidR="00FC2E19">
        <w:rPr>
          <w:rFonts w:ascii="Times New Roman" w:eastAsia="MyriadPro-Cond" w:hAnsi="Times New Roman" w:cs="Times New Roman"/>
          <w:color w:val="000000"/>
          <w:sz w:val="28"/>
          <w:szCs w:val="28"/>
        </w:rPr>
        <w:t>9</w:t>
      </w:r>
      <w:r w:rsidRPr="001F0697">
        <w:rPr>
          <w:rFonts w:ascii="Times New Roman" w:eastAsia="MyriadPro-Cond" w:hAnsi="Times New Roman" w:cs="Times New Roman"/>
          <w:color w:val="000000"/>
          <w:sz w:val="28"/>
          <w:szCs w:val="28"/>
        </w:rPr>
        <w:t xml:space="preserve"> – Реестр рисков</w:t>
      </w: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5"/>
        <w:gridCol w:w="1570"/>
        <w:gridCol w:w="1103"/>
        <w:gridCol w:w="1056"/>
        <w:gridCol w:w="1103"/>
        <w:gridCol w:w="1951"/>
        <w:gridCol w:w="2106"/>
      </w:tblGrid>
      <w:tr w:rsidR="001F0697" w:rsidRPr="001F0697" w14:paraId="595D4AB2" w14:textId="77777777" w:rsidTr="001F0697">
        <w:trPr>
          <w:trHeight w:val="1206"/>
          <w:jc w:val="center"/>
        </w:trPr>
        <w:tc>
          <w:tcPr>
            <w:tcW w:w="243" w:type="pct"/>
            <w:shd w:val="clear" w:color="auto" w:fill="auto"/>
            <w:vAlign w:val="center"/>
          </w:tcPr>
          <w:p w14:paraId="42E7D6C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w:t>
            </w:r>
          </w:p>
        </w:tc>
        <w:tc>
          <w:tcPr>
            <w:tcW w:w="840" w:type="pct"/>
            <w:shd w:val="clear" w:color="auto" w:fill="auto"/>
            <w:vAlign w:val="center"/>
          </w:tcPr>
          <w:p w14:paraId="53279F8E"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Риск</w:t>
            </w:r>
          </w:p>
        </w:tc>
        <w:tc>
          <w:tcPr>
            <w:tcW w:w="590" w:type="pct"/>
            <w:shd w:val="clear" w:color="auto" w:fill="auto"/>
            <w:vAlign w:val="center"/>
          </w:tcPr>
          <w:p w14:paraId="3220EFD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Вероятность наступления (1-5)</w:t>
            </w:r>
          </w:p>
        </w:tc>
        <w:tc>
          <w:tcPr>
            <w:tcW w:w="565" w:type="pct"/>
            <w:shd w:val="clear" w:color="auto" w:fill="auto"/>
            <w:vAlign w:val="center"/>
          </w:tcPr>
          <w:p w14:paraId="349CE79D"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Влияние риска (1-5)</w:t>
            </w:r>
          </w:p>
        </w:tc>
        <w:tc>
          <w:tcPr>
            <w:tcW w:w="590" w:type="pct"/>
            <w:shd w:val="clear" w:color="auto" w:fill="auto"/>
            <w:vAlign w:val="center"/>
          </w:tcPr>
          <w:p w14:paraId="026E3ED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Уровень риска*</w:t>
            </w:r>
          </w:p>
        </w:tc>
        <w:tc>
          <w:tcPr>
            <w:tcW w:w="1044" w:type="pct"/>
            <w:shd w:val="clear" w:color="auto" w:fill="auto"/>
            <w:vAlign w:val="center"/>
          </w:tcPr>
          <w:p w14:paraId="5A6D788C"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Способы смягчения риска</w:t>
            </w:r>
          </w:p>
        </w:tc>
        <w:tc>
          <w:tcPr>
            <w:tcW w:w="1127" w:type="pct"/>
            <w:shd w:val="clear" w:color="auto" w:fill="auto"/>
            <w:vAlign w:val="center"/>
          </w:tcPr>
          <w:p w14:paraId="34B686C7"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Условия наступления</w:t>
            </w:r>
          </w:p>
        </w:tc>
      </w:tr>
      <w:tr w:rsidR="001F0697" w:rsidRPr="001F0697" w14:paraId="07447C5D" w14:textId="77777777" w:rsidTr="001F0697">
        <w:trPr>
          <w:trHeight w:val="438"/>
          <w:jc w:val="center"/>
        </w:trPr>
        <w:tc>
          <w:tcPr>
            <w:tcW w:w="243" w:type="pct"/>
            <w:shd w:val="clear" w:color="auto" w:fill="auto"/>
            <w:vAlign w:val="center"/>
          </w:tcPr>
          <w:p w14:paraId="6B0776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840" w:type="pct"/>
            <w:shd w:val="clear" w:color="auto" w:fill="auto"/>
            <w:vAlign w:val="center"/>
          </w:tcPr>
          <w:p w14:paraId="1860361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Потеря актуальности</w:t>
            </w:r>
          </w:p>
        </w:tc>
        <w:tc>
          <w:tcPr>
            <w:tcW w:w="590" w:type="pct"/>
            <w:shd w:val="clear" w:color="auto" w:fill="auto"/>
            <w:vAlign w:val="center"/>
          </w:tcPr>
          <w:p w14:paraId="3E080492"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1</w:t>
            </w:r>
          </w:p>
        </w:tc>
        <w:tc>
          <w:tcPr>
            <w:tcW w:w="565" w:type="pct"/>
            <w:shd w:val="clear" w:color="auto" w:fill="auto"/>
            <w:vAlign w:val="center"/>
          </w:tcPr>
          <w:p w14:paraId="54A42450"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3811F1A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низкий</w:t>
            </w:r>
          </w:p>
        </w:tc>
        <w:tc>
          <w:tcPr>
            <w:tcW w:w="1044" w:type="pct"/>
            <w:shd w:val="clear" w:color="auto" w:fill="auto"/>
            <w:vAlign w:val="center"/>
          </w:tcPr>
          <w:p w14:paraId="237025F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Улучшение качества ПО</w:t>
            </w:r>
          </w:p>
        </w:tc>
        <w:tc>
          <w:tcPr>
            <w:tcW w:w="1127" w:type="pct"/>
            <w:shd w:val="clear" w:color="auto" w:fill="auto"/>
            <w:vAlign w:val="center"/>
          </w:tcPr>
          <w:p w14:paraId="206CC16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Появление более точной и надежной технологии</w:t>
            </w:r>
          </w:p>
        </w:tc>
      </w:tr>
      <w:tr w:rsidR="001F0697" w:rsidRPr="001F0697" w14:paraId="5455924B" w14:textId="77777777" w:rsidTr="001F0697">
        <w:trPr>
          <w:trHeight w:val="438"/>
          <w:jc w:val="center"/>
        </w:trPr>
        <w:tc>
          <w:tcPr>
            <w:tcW w:w="243" w:type="pct"/>
            <w:shd w:val="clear" w:color="auto" w:fill="auto"/>
            <w:vAlign w:val="center"/>
          </w:tcPr>
          <w:p w14:paraId="6963BD7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2</w:t>
            </w:r>
          </w:p>
        </w:tc>
        <w:tc>
          <w:tcPr>
            <w:tcW w:w="840" w:type="pct"/>
            <w:shd w:val="clear" w:color="auto" w:fill="auto"/>
            <w:vAlign w:val="center"/>
          </w:tcPr>
          <w:p w14:paraId="32699671"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Алгоритмические ошибки</w:t>
            </w:r>
          </w:p>
        </w:tc>
        <w:tc>
          <w:tcPr>
            <w:tcW w:w="590" w:type="pct"/>
            <w:shd w:val="clear" w:color="auto" w:fill="auto"/>
            <w:vAlign w:val="center"/>
          </w:tcPr>
          <w:p w14:paraId="17BD36B5"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0E886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037A318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01CA124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 xml:space="preserve">Модификация алгоритма ПО </w:t>
            </w:r>
          </w:p>
        </w:tc>
        <w:tc>
          <w:tcPr>
            <w:tcW w:w="1127" w:type="pct"/>
            <w:shd w:val="clear" w:color="auto" w:fill="auto"/>
            <w:vAlign w:val="center"/>
          </w:tcPr>
          <w:p w14:paraId="402B332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Ошибки при проектировании</w:t>
            </w:r>
          </w:p>
        </w:tc>
      </w:tr>
      <w:tr w:rsidR="001F0697" w:rsidRPr="001F0697" w14:paraId="3CEEF616" w14:textId="77777777" w:rsidTr="001F0697">
        <w:trPr>
          <w:trHeight w:val="438"/>
          <w:jc w:val="center"/>
        </w:trPr>
        <w:tc>
          <w:tcPr>
            <w:tcW w:w="243" w:type="pct"/>
            <w:shd w:val="clear" w:color="auto" w:fill="auto"/>
            <w:vAlign w:val="center"/>
          </w:tcPr>
          <w:p w14:paraId="71DA2A26"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840" w:type="pct"/>
            <w:shd w:val="clear" w:color="auto" w:fill="auto"/>
            <w:vAlign w:val="center"/>
          </w:tcPr>
          <w:p w14:paraId="598FEB04"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Технологические нарушения</w:t>
            </w:r>
          </w:p>
        </w:tc>
        <w:tc>
          <w:tcPr>
            <w:tcW w:w="590" w:type="pct"/>
            <w:shd w:val="clear" w:color="auto" w:fill="auto"/>
            <w:vAlign w:val="center"/>
          </w:tcPr>
          <w:p w14:paraId="0137D1F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3</w:t>
            </w:r>
          </w:p>
        </w:tc>
        <w:tc>
          <w:tcPr>
            <w:tcW w:w="565" w:type="pct"/>
            <w:shd w:val="clear" w:color="auto" w:fill="auto"/>
            <w:vAlign w:val="center"/>
          </w:tcPr>
          <w:p w14:paraId="557FD96F"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5</w:t>
            </w:r>
          </w:p>
        </w:tc>
        <w:tc>
          <w:tcPr>
            <w:tcW w:w="590" w:type="pct"/>
            <w:shd w:val="clear" w:color="auto" w:fill="auto"/>
            <w:vAlign w:val="center"/>
          </w:tcPr>
          <w:p w14:paraId="24C56133"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средний</w:t>
            </w:r>
          </w:p>
        </w:tc>
        <w:tc>
          <w:tcPr>
            <w:tcW w:w="1044" w:type="pct"/>
            <w:shd w:val="clear" w:color="auto" w:fill="auto"/>
            <w:vAlign w:val="center"/>
          </w:tcPr>
          <w:p w14:paraId="432EB9B8"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Модификация технологии</w:t>
            </w:r>
          </w:p>
        </w:tc>
        <w:tc>
          <w:tcPr>
            <w:tcW w:w="1127" w:type="pct"/>
            <w:shd w:val="clear" w:color="auto" w:fill="auto"/>
            <w:vAlign w:val="center"/>
          </w:tcPr>
          <w:p w14:paraId="729799AA" w14:textId="77777777" w:rsidR="001F0697" w:rsidRPr="001F0697" w:rsidRDefault="001F0697" w:rsidP="001F0697">
            <w:pPr>
              <w:spacing w:after="0" w:line="240" w:lineRule="auto"/>
              <w:jc w:val="center"/>
              <w:rPr>
                <w:rFonts w:ascii="Times New Roman" w:eastAsia="Calibri" w:hAnsi="Times New Roman" w:cs="Times New Roman"/>
                <w:color w:val="000000"/>
                <w:sz w:val="24"/>
                <w:szCs w:val="24"/>
              </w:rPr>
            </w:pPr>
            <w:r w:rsidRPr="001F0697">
              <w:rPr>
                <w:rFonts w:ascii="Times New Roman" w:eastAsia="Calibri" w:hAnsi="Times New Roman" w:cs="Times New Roman"/>
                <w:color w:val="000000"/>
                <w:sz w:val="24"/>
                <w:szCs w:val="24"/>
              </w:rPr>
              <w:t>Низкое качество реализации</w:t>
            </w:r>
          </w:p>
        </w:tc>
      </w:tr>
    </w:tbl>
    <w:p w14:paraId="3663700D" w14:textId="77777777" w:rsidR="001F0697" w:rsidRPr="001F0697" w:rsidRDefault="001F0697" w:rsidP="001F0697">
      <w:pPr>
        <w:shd w:val="clear" w:color="auto" w:fill="FFFFFF"/>
        <w:spacing w:after="0" w:line="360" w:lineRule="auto"/>
        <w:ind w:firstLine="851"/>
        <w:contextualSpacing/>
        <w:jc w:val="both"/>
        <w:rPr>
          <w:rFonts w:ascii="Times New Roman" w:eastAsia="Times New Roman" w:hAnsi="Times New Roman" w:cs="Times New Roman"/>
          <w:sz w:val="28"/>
          <w:szCs w:val="28"/>
          <w:lang w:eastAsia="ru-RU"/>
        </w:rPr>
      </w:pPr>
    </w:p>
    <w:p w14:paraId="1FCE7632" w14:textId="2030AF03" w:rsidR="001F0697" w:rsidRPr="001F0697" w:rsidRDefault="003C5E2F" w:rsidP="003C5E2F">
      <w:pPr>
        <w:pStyle w:val="3"/>
        <w:rPr>
          <w:rFonts w:eastAsia="Times New Roman"/>
          <w:lang w:eastAsia="ru-RU"/>
        </w:rPr>
      </w:pPr>
      <w:bookmarkStart w:id="253" w:name="_Toc62603048"/>
      <w:r>
        <w:rPr>
          <w:rFonts w:eastAsia="Times New Roman"/>
          <w:lang w:eastAsia="ru-RU"/>
        </w:rPr>
        <w:t>5.</w:t>
      </w:r>
      <w:r w:rsidR="001F0697" w:rsidRPr="001F0697">
        <w:rPr>
          <w:rFonts w:eastAsia="Times New Roman"/>
          <w:lang w:eastAsia="ru-RU"/>
        </w:rPr>
        <w:t>4. Определение ресурсной эффективности исследования</w:t>
      </w:r>
      <w:bookmarkEnd w:id="253"/>
    </w:p>
    <w:p w14:paraId="4E991CF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Определение эффективности происходит на основе расчета интегрального показателя эффективности научного исследования. </w:t>
      </w:r>
      <w:r w:rsidRPr="001F0697">
        <w:rPr>
          <w:rFonts w:ascii="Times New Roman" w:eastAsia="Times New Roman" w:hAnsi="Times New Roman" w:cs="Times New Roman"/>
          <w:color w:val="000000"/>
          <w:sz w:val="28"/>
          <w:szCs w:val="28"/>
          <w:shd w:val="clear" w:color="auto" w:fill="FFFFFF"/>
        </w:rPr>
        <w:t>Его нахождение связано с определением двух средневзвешенных величин: финансовой эффективности и ресурсоэффективности. Так как определение финансовой эффективности не представляется возможным в данном случае, произведем оценку ресурсоэффективности научной разработки.</w:t>
      </w:r>
    </w:p>
    <w:p w14:paraId="62F9813A" w14:textId="77777777" w:rsidR="001F0697" w:rsidRPr="001F0697" w:rsidRDefault="001F0697" w:rsidP="001F0697">
      <w:pPr>
        <w:spacing w:after="0" w:line="360" w:lineRule="auto"/>
        <w:ind w:firstLine="851"/>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lastRenderedPageBreak/>
        <w:t>Интегральный показатель ресурсоэффективности НИР можно определить следующим образом:</w:t>
      </w:r>
    </w:p>
    <w:p w14:paraId="18DF892E" w14:textId="77777777" w:rsidR="001F0697" w:rsidRPr="001F0697" w:rsidRDefault="001F0697" w:rsidP="001F0697">
      <w:pPr>
        <w:spacing w:after="0" w:line="360" w:lineRule="auto"/>
        <w:jc w:val="center"/>
        <w:rPr>
          <w:rFonts w:ascii="Times New Roman" w:eastAsia="Times New Roman" w:hAnsi="Times New Roman" w:cs="Times New Roman"/>
          <w:sz w:val="28"/>
          <w:szCs w:val="28"/>
          <w:shd w:val="clear" w:color="auto" w:fill="FFFFFF"/>
        </w:rPr>
      </w:pPr>
      <w:r w:rsidRPr="001F0697">
        <w:rPr>
          <w:rFonts w:ascii="Times New Roman" w:eastAsia="Times New Roman" w:hAnsi="Times New Roman" w:cs="Times New Roman"/>
          <w:position w:val="-32"/>
          <w:sz w:val="28"/>
          <w:szCs w:val="28"/>
        </w:rPr>
        <w:object w:dxaOrig="1480" w:dyaOrig="780" w14:anchorId="2CCA6E48">
          <v:shape id="_x0000_i1031" type="#_x0000_t75" style="width:73.2pt;height:37.8pt" o:ole="">
            <v:imagedata r:id="rId60" o:title=""/>
          </v:shape>
          <o:OLEObject Type="Embed" ProgID="Equation.DSMT4" ShapeID="_x0000_i1031" DrawAspect="Content" ObjectID="_1673271800" r:id="rId61"/>
        </w:object>
      </w:r>
      <w:r w:rsidRPr="001F0697">
        <w:rPr>
          <w:rFonts w:ascii="Times New Roman" w:eastAsia="Times New Roman" w:hAnsi="Times New Roman" w:cs="Times New Roman"/>
          <w:sz w:val="28"/>
          <w:szCs w:val="28"/>
        </w:rPr>
        <w:t>,</w:t>
      </w:r>
    </w:p>
    <w:p w14:paraId="529E6DE5"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shd w:val="clear" w:color="auto" w:fill="FFFFFF"/>
        </w:rPr>
        <w:t xml:space="preserve">где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i/>
          <w:color w:val="000000"/>
          <w:sz w:val="28"/>
          <w:vertAlign w:val="subscript"/>
          <w:lang w:val="en-US"/>
        </w:rPr>
        <w:t>pi</w:t>
      </w:r>
      <w:r w:rsidRPr="001F0697">
        <w:rPr>
          <w:rFonts w:ascii="Times New Roman" w:eastAsia="Calibri" w:hAnsi="Times New Roman" w:cs="Times New Roman"/>
          <w:color w:val="000000"/>
          <w:sz w:val="28"/>
        </w:rPr>
        <w:t xml:space="preserve"> – интегральный показатель ресурсоэффективности для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2EACF46"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lang w:val="en-US"/>
        </w:rPr>
        <w:t>a</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 весовой </w:t>
      </w:r>
      <w:r w:rsidRPr="001F0697">
        <w:rPr>
          <w:rFonts w:ascii="Times New Roman" w:eastAsia="Calibri" w:hAnsi="Times New Roman" w:cs="Times New Roman"/>
          <w:i/>
          <w:color w:val="000000"/>
          <w:sz w:val="28"/>
          <w:lang w:val="en-US"/>
        </w:rPr>
        <w:t>i</w:t>
      </w:r>
      <w:r w:rsidRPr="001F0697">
        <w:rPr>
          <w:rFonts w:ascii="Times New Roman" w:eastAsia="Calibri" w:hAnsi="Times New Roman" w:cs="Times New Roman"/>
          <w:color w:val="000000"/>
          <w:sz w:val="28"/>
        </w:rPr>
        <w:t>-го варианта исполнения разработки;</w:t>
      </w:r>
    </w:p>
    <w:p w14:paraId="251E652E"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rPr>
      </w:pPr>
      <w:r w:rsidRPr="001F0697">
        <w:rPr>
          <w:rFonts w:ascii="Times New Roman" w:eastAsia="Calibri" w:hAnsi="Times New Roman" w:cs="Times New Roman"/>
          <w:i/>
          <w:color w:val="000000"/>
          <w:sz w:val="28"/>
          <w:lang w:val="en-US"/>
        </w:rPr>
        <w:t>b</w:t>
      </w:r>
      <w:r w:rsidRPr="001F0697">
        <w:rPr>
          <w:rFonts w:ascii="Times New Roman" w:eastAsia="Calibri" w:hAnsi="Times New Roman" w:cs="Times New Roman"/>
          <w:i/>
          <w:color w:val="000000"/>
          <w:sz w:val="28"/>
          <w:vertAlign w:val="subscript"/>
          <w:lang w:val="en-US"/>
        </w:rPr>
        <w:t>i</w:t>
      </w:r>
      <w:r w:rsidRPr="001F0697">
        <w:rPr>
          <w:rFonts w:ascii="Times New Roman" w:eastAsia="Calibri" w:hAnsi="Times New Roman" w:cs="Times New Roman"/>
          <w:i/>
          <w:color w:val="000000"/>
          <w:sz w:val="28"/>
          <w:vertAlign w:val="subscript"/>
        </w:rPr>
        <w:t xml:space="preserve"> </w:t>
      </w:r>
      <w:r w:rsidRPr="001F0697">
        <w:rPr>
          <w:rFonts w:ascii="Times New Roman" w:eastAsia="Calibri" w:hAnsi="Times New Roman" w:cs="Times New Roman"/>
          <w:color w:val="000000"/>
          <w:sz w:val="28"/>
        </w:rPr>
        <w:t xml:space="preserve">– бальная оценка </w:t>
      </w:r>
      <w:r w:rsidRPr="001F0697">
        <w:rPr>
          <w:rFonts w:ascii="Times New Roman" w:eastAsia="Calibri" w:hAnsi="Times New Roman" w:cs="Times New Roman"/>
          <w:i/>
          <w:color w:val="000000"/>
          <w:sz w:val="28"/>
        </w:rPr>
        <w:t>i</w:t>
      </w:r>
      <w:r w:rsidRPr="001F0697">
        <w:rPr>
          <w:rFonts w:ascii="Times New Roman" w:eastAsia="Calibri" w:hAnsi="Times New Roman" w:cs="Times New Roman"/>
          <w:color w:val="000000"/>
          <w:sz w:val="28"/>
        </w:rPr>
        <w:t>-го варианта исполнения разработки, устанавливается экспертным путем по выбранной шкале оценивания;</w:t>
      </w:r>
    </w:p>
    <w:p w14:paraId="1A1C6AC2" w14:textId="77777777"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i/>
          <w:color w:val="000000"/>
          <w:sz w:val="28"/>
          <w:shd w:val="clear" w:color="auto" w:fill="FFFFFF"/>
          <w:lang w:val="en-US"/>
        </w:rPr>
        <w:t>n</w:t>
      </w:r>
      <w:r w:rsidRPr="001F0697">
        <w:rPr>
          <w:rFonts w:ascii="Times New Roman" w:eastAsia="Calibri" w:hAnsi="Times New Roman" w:cs="Times New Roman"/>
          <w:color w:val="000000"/>
          <w:sz w:val="28"/>
          <w:shd w:val="clear" w:color="auto" w:fill="FFFFFF"/>
        </w:rPr>
        <w:t xml:space="preserve">   – число параметров сравнения.</w:t>
      </w:r>
    </w:p>
    <w:p w14:paraId="4F384E2C" w14:textId="48E7114F" w:rsidR="001F0697" w:rsidRPr="001F0697" w:rsidRDefault="001F0697" w:rsidP="001F0697">
      <w:pPr>
        <w:spacing w:after="0" w:line="360" w:lineRule="auto"/>
        <w:ind w:firstLine="709"/>
        <w:jc w:val="both"/>
        <w:rPr>
          <w:rFonts w:ascii="Times New Roman" w:eastAsia="Calibri" w:hAnsi="Times New Roman" w:cs="Times New Roman"/>
          <w:color w:val="000000"/>
          <w:sz w:val="28"/>
          <w:shd w:val="clear" w:color="auto" w:fill="FFFFFF"/>
        </w:rPr>
      </w:pPr>
      <w:r w:rsidRPr="001F0697">
        <w:rPr>
          <w:rFonts w:ascii="Times New Roman" w:eastAsia="Calibri" w:hAnsi="Times New Roman" w:cs="Times New Roman"/>
          <w:color w:val="000000"/>
          <w:sz w:val="28"/>
          <w:shd w:val="clear" w:color="auto" w:fill="FFFFFF"/>
        </w:rPr>
        <w:t xml:space="preserve">Расчет интегрального показателя ресурсоэффективности представлены в форме таблицы (таблица </w:t>
      </w:r>
      <w:r w:rsidR="00FC2E19">
        <w:rPr>
          <w:rFonts w:ascii="Times New Roman" w:eastAsia="Calibri" w:hAnsi="Times New Roman" w:cs="Times New Roman"/>
          <w:color w:val="000000"/>
          <w:sz w:val="28"/>
          <w:shd w:val="clear" w:color="auto" w:fill="FFFFFF"/>
        </w:rPr>
        <w:t>20</w:t>
      </w:r>
      <w:r w:rsidRPr="001F0697">
        <w:rPr>
          <w:rFonts w:ascii="Times New Roman" w:eastAsia="Calibri" w:hAnsi="Times New Roman" w:cs="Times New Roman"/>
          <w:color w:val="000000"/>
          <w:sz w:val="28"/>
          <w:shd w:val="clear" w:color="auto" w:fill="FFFFFF"/>
        </w:rPr>
        <w:t>).</w:t>
      </w:r>
    </w:p>
    <w:p w14:paraId="3E1BC294" w14:textId="5CE861E1" w:rsidR="001F0697" w:rsidRPr="001F0697" w:rsidRDefault="001F0697" w:rsidP="001F0697">
      <w:pPr>
        <w:spacing w:after="0" w:line="360" w:lineRule="auto"/>
        <w:jc w:val="both"/>
        <w:rPr>
          <w:rFonts w:ascii="Times New Roman" w:eastAsia="Times New Roman" w:hAnsi="Times New Roman" w:cs="Times New Roman"/>
          <w:sz w:val="28"/>
          <w:szCs w:val="28"/>
          <w:shd w:val="clear" w:color="auto" w:fill="FFFFFF"/>
        </w:rPr>
      </w:pPr>
      <w:r w:rsidRPr="001F0697">
        <w:rPr>
          <w:rFonts w:ascii="Times New Roman" w:eastAsia="MyriadPro-Cond" w:hAnsi="Times New Roman" w:cs="Times New Roman"/>
          <w:noProof/>
          <w:sz w:val="24"/>
          <w:szCs w:val="24"/>
          <w:lang w:eastAsia="ru-RU"/>
        </w:rPr>
        <mc:AlternateContent>
          <mc:Choice Requires="wps">
            <w:drawing>
              <wp:anchor distT="0" distB="0" distL="114300" distR="114300" simplePos="0" relativeHeight="251668480" behindDoc="0" locked="0" layoutInCell="1" allowOverlap="1" wp14:anchorId="334F04E8" wp14:editId="797C114B">
                <wp:simplePos x="0" y="0"/>
                <wp:positionH relativeFrom="column">
                  <wp:posOffset>1905</wp:posOffset>
                </wp:positionH>
                <wp:positionV relativeFrom="paragraph">
                  <wp:posOffset>307975</wp:posOffset>
                </wp:positionV>
                <wp:extent cx="2080260" cy="640080"/>
                <wp:effectExtent l="0" t="0" r="15240" b="26670"/>
                <wp:wrapNone/>
                <wp:docPr id="21" name="Прямая со стрелкой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080260" cy="64008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w:pict>
              <v:shapetype w14:anchorId="7A3BCDA5" id="_x0000_t32" coordsize="21600,21600" o:spt="32" o:oned="t" path="m,l21600,21600e" filled="f">
                <v:path arrowok="t" fillok="f" o:connecttype="none"/>
                <o:lock v:ext="edit" shapetype="t"/>
              </v:shapetype>
              <v:shape id="Прямая со стрелкой 21" o:spid="_x0000_s1026" type="#_x0000_t32" style="position:absolute;margin-left:.15pt;margin-top:24.25pt;width:163.8pt;height:50.4pt;flip:x 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" strokeweight=".25pt"/>
            </w:pict>
          </mc:Fallback>
        </mc:AlternateContent>
      </w:r>
      <w:r w:rsidRPr="001F0697">
        <w:rPr>
          <w:rFonts w:ascii="Times New Roman" w:eastAsia="Times New Roman" w:hAnsi="Times New Roman" w:cs="Times New Roman"/>
          <w:sz w:val="28"/>
          <w:szCs w:val="28"/>
          <w:shd w:val="clear" w:color="auto" w:fill="FFFFFF"/>
        </w:rPr>
        <w:t xml:space="preserve">Таблица </w:t>
      </w:r>
      <w:r w:rsidR="00FC2E19">
        <w:rPr>
          <w:rFonts w:ascii="Times New Roman" w:eastAsia="Times New Roman" w:hAnsi="Times New Roman" w:cs="Times New Roman"/>
          <w:sz w:val="28"/>
          <w:szCs w:val="28"/>
          <w:shd w:val="clear" w:color="auto" w:fill="FFFFFF"/>
        </w:rPr>
        <w:t>20</w:t>
      </w:r>
      <w:r w:rsidRPr="001F0697">
        <w:rPr>
          <w:rFonts w:ascii="Times New Roman" w:eastAsia="Times New Roman" w:hAnsi="Times New Roman" w:cs="Times New Roman"/>
          <w:sz w:val="28"/>
          <w:szCs w:val="28"/>
          <w:shd w:val="clear" w:color="auto" w:fill="FFFFFF"/>
        </w:rPr>
        <w:t xml:space="preserve"> – Оценка ресурсоэффективности проекта</w:t>
      </w:r>
    </w:p>
    <w:tbl>
      <w:tblPr>
        <w:tblStyle w:val="--11"/>
        <w:tblW w:w="0" w:type="auto"/>
        <w:tblLook w:val="04A0" w:firstRow="1" w:lastRow="0" w:firstColumn="1" w:lastColumn="0" w:noHBand="0" w:noVBand="1"/>
      </w:tblPr>
      <w:tblGrid>
        <w:gridCol w:w="1533"/>
        <w:gridCol w:w="1753"/>
        <w:gridCol w:w="1742"/>
        <w:gridCol w:w="2506"/>
        <w:gridCol w:w="1810"/>
      </w:tblGrid>
      <w:tr w:rsidR="001F0697" w:rsidRPr="001F0697" w14:paraId="1BDA50EA" w14:textId="77777777" w:rsidTr="001F0697">
        <w:trPr>
          <w:trHeight w:val="454"/>
        </w:trPr>
        <w:tc>
          <w:tcPr>
            <w:tcW w:w="1587" w:type="dxa"/>
            <w:tcBorders>
              <w:bottom w:val="nil"/>
              <w:right w:val="nil"/>
            </w:tcBorders>
            <w:vAlign w:val="center"/>
          </w:tcPr>
          <w:p w14:paraId="4A048460"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77" w:type="dxa"/>
            <w:tcBorders>
              <w:left w:val="nil"/>
              <w:bottom w:val="nil"/>
            </w:tcBorders>
            <w:vAlign w:val="center"/>
          </w:tcPr>
          <w:p w14:paraId="2A574432" w14:textId="77777777" w:rsidR="001F0697" w:rsidRPr="001F0697" w:rsidRDefault="001F0697" w:rsidP="001F0697">
            <w:pPr>
              <w:jc w:val="right"/>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Объект исследования</w:t>
            </w:r>
          </w:p>
        </w:tc>
        <w:tc>
          <w:tcPr>
            <w:tcW w:w="1768" w:type="dxa"/>
            <w:vMerge w:val="restart"/>
            <w:vAlign w:val="center"/>
          </w:tcPr>
          <w:p w14:paraId="70E00C86"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Весовой коэффициент параметра</w:t>
            </w:r>
          </w:p>
        </w:tc>
        <w:tc>
          <w:tcPr>
            <w:tcW w:w="2579" w:type="dxa"/>
            <w:vMerge w:val="restart"/>
            <w:vAlign w:val="center"/>
          </w:tcPr>
          <w:p w14:paraId="5E4D732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разрабатываемого решения</w:t>
            </w:r>
          </w:p>
        </w:tc>
        <w:tc>
          <w:tcPr>
            <w:tcW w:w="1861" w:type="dxa"/>
            <w:vMerge w:val="restart"/>
            <w:vAlign w:val="center"/>
          </w:tcPr>
          <w:p w14:paraId="5C469BF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Оценка заменяемого решения</w:t>
            </w:r>
          </w:p>
        </w:tc>
      </w:tr>
      <w:tr w:rsidR="001F0697" w:rsidRPr="001F0697" w14:paraId="56820D6A" w14:textId="77777777" w:rsidTr="001F0697">
        <w:trPr>
          <w:trHeight w:val="454"/>
        </w:trPr>
        <w:tc>
          <w:tcPr>
            <w:tcW w:w="1587" w:type="dxa"/>
            <w:tcBorders>
              <w:top w:val="nil"/>
              <w:right w:val="nil"/>
            </w:tcBorders>
            <w:vAlign w:val="center"/>
          </w:tcPr>
          <w:p w14:paraId="215ECFFD"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Критерии</w:t>
            </w:r>
          </w:p>
        </w:tc>
        <w:tc>
          <w:tcPr>
            <w:tcW w:w="1777" w:type="dxa"/>
            <w:tcBorders>
              <w:top w:val="nil"/>
              <w:left w:val="nil"/>
            </w:tcBorders>
            <w:vAlign w:val="center"/>
          </w:tcPr>
          <w:p w14:paraId="4D5DF27A"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768" w:type="dxa"/>
            <w:vMerge/>
            <w:vAlign w:val="center"/>
          </w:tcPr>
          <w:p w14:paraId="282C1CCC"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2579" w:type="dxa"/>
            <w:vMerge/>
            <w:vAlign w:val="center"/>
          </w:tcPr>
          <w:p w14:paraId="3F5975DB" w14:textId="77777777" w:rsidR="001F0697" w:rsidRPr="001F0697" w:rsidRDefault="001F0697" w:rsidP="001F0697">
            <w:pPr>
              <w:jc w:val="center"/>
              <w:rPr>
                <w:rFonts w:ascii="Times New Roman" w:hAnsi="Times New Roman" w:cs="Times New Roman"/>
                <w:sz w:val="24"/>
                <w:szCs w:val="24"/>
                <w:shd w:val="clear" w:color="auto" w:fill="FFFFFF"/>
              </w:rPr>
            </w:pPr>
          </w:p>
        </w:tc>
        <w:tc>
          <w:tcPr>
            <w:tcW w:w="1861" w:type="dxa"/>
            <w:vMerge/>
            <w:vAlign w:val="center"/>
          </w:tcPr>
          <w:p w14:paraId="660B31CA" w14:textId="77777777" w:rsidR="001F0697" w:rsidRPr="001F0697" w:rsidRDefault="001F0697" w:rsidP="001F0697">
            <w:pPr>
              <w:jc w:val="center"/>
              <w:rPr>
                <w:rFonts w:ascii="Times New Roman" w:hAnsi="Times New Roman" w:cs="Times New Roman"/>
                <w:sz w:val="24"/>
                <w:szCs w:val="24"/>
                <w:shd w:val="clear" w:color="auto" w:fill="FFFFFF"/>
              </w:rPr>
            </w:pPr>
          </w:p>
        </w:tc>
      </w:tr>
      <w:tr w:rsidR="001F0697" w:rsidRPr="001F0697" w14:paraId="2DD14954" w14:textId="77777777" w:rsidTr="001F0697">
        <w:trPr>
          <w:trHeight w:val="454"/>
        </w:trPr>
        <w:tc>
          <w:tcPr>
            <w:tcW w:w="3364" w:type="dxa"/>
            <w:gridSpan w:val="2"/>
            <w:vAlign w:val="center"/>
          </w:tcPr>
          <w:p w14:paraId="56497F16"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Удобство эксплуатации</w:t>
            </w:r>
          </w:p>
        </w:tc>
        <w:tc>
          <w:tcPr>
            <w:tcW w:w="1768" w:type="dxa"/>
            <w:vAlign w:val="center"/>
          </w:tcPr>
          <w:p w14:paraId="5C9D5831"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B4D2A8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7A65C8B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087B264F" w14:textId="77777777" w:rsidTr="001F0697">
        <w:trPr>
          <w:trHeight w:val="454"/>
        </w:trPr>
        <w:tc>
          <w:tcPr>
            <w:tcW w:w="3364" w:type="dxa"/>
            <w:gridSpan w:val="2"/>
            <w:vAlign w:val="center"/>
          </w:tcPr>
          <w:p w14:paraId="50F6EE50"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Обеспечение надежности энергоснабжения потребителей</w:t>
            </w:r>
          </w:p>
        </w:tc>
        <w:tc>
          <w:tcPr>
            <w:tcW w:w="1768" w:type="dxa"/>
            <w:vAlign w:val="center"/>
          </w:tcPr>
          <w:p w14:paraId="2C2141E3"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12E97E9B"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22AAAB5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6E1C7F4F" w14:textId="77777777" w:rsidTr="001F0697">
        <w:trPr>
          <w:trHeight w:val="454"/>
        </w:trPr>
        <w:tc>
          <w:tcPr>
            <w:tcW w:w="3364" w:type="dxa"/>
            <w:gridSpan w:val="2"/>
            <w:vAlign w:val="center"/>
          </w:tcPr>
          <w:p w14:paraId="77795D0B"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Соответствие современным требованиям</w:t>
            </w:r>
          </w:p>
        </w:tc>
        <w:tc>
          <w:tcPr>
            <w:tcW w:w="1768" w:type="dxa"/>
            <w:vAlign w:val="center"/>
          </w:tcPr>
          <w:p w14:paraId="05F35F9E"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0,3</w:t>
            </w:r>
          </w:p>
        </w:tc>
        <w:tc>
          <w:tcPr>
            <w:tcW w:w="2579" w:type="dxa"/>
            <w:vAlign w:val="center"/>
          </w:tcPr>
          <w:p w14:paraId="64A7E42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5</w:t>
            </w:r>
          </w:p>
        </w:tc>
        <w:tc>
          <w:tcPr>
            <w:tcW w:w="1861" w:type="dxa"/>
            <w:vAlign w:val="center"/>
          </w:tcPr>
          <w:p w14:paraId="17E95988"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2</w:t>
            </w:r>
          </w:p>
        </w:tc>
      </w:tr>
      <w:tr w:rsidR="001F0697" w:rsidRPr="001F0697" w14:paraId="6746B279" w14:textId="77777777" w:rsidTr="001F0697">
        <w:trPr>
          <w:trHeight w:val="454"/>
        </w:trPr>
        <w:tc>
          <w:tcPr>
            <w:tcW w:w="3364" w:type="dxa"/>
            <w:gridSpan w:val="2"/>
            <w:vAlign w:val="center"/>
          </w:tcPr>
          <w:p w14:paraId="564CEFC9"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Срок эксплуатации</w:t>
            </w:r>
          </w:p>
        </w:tc>
        <w:tc>
          <w:tcPr>
            <w:tcW w:w="1768" w:type="dxa"/>
            <w:vAlign w:val="center"/>
          </w:tcPr>
          <w:p w14:paraId="6097D60C"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0,1</w:t>
            </w:r>
          </w:p>
        </w:tc>
        <w:tc>
          <w:tcPr>
            <w:tcW w:w="2579" w:type="dxa"/>
            <w:vAlign w:val="center"/>
          </w:tcPr>
          <w:p w14:paraId="3BFB7702"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c>
          <w:tcPr>
            <w:tcW w:w="1861" w:type="dxa"/>
            <w:vAlign w:val="center"/>
          </w:tcPr>
          <w:p w14:paraId="391149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w:t>
            </w:r>
          </w:p>
        </w:tc>
      </w:tr>
      <w:tr w:rsidR="001F0697" w:rsidRPr="001F0697" w14:paraId="3659AE4A" w14:textId="77777777" w:rsidTr="001F0697">
        <w:trPr>
          <w:trHeight w:val="454"/>
        </w:trPr>
        <w:tc>
          <w:tcPr>
            <w:tcW w:w="3364" w:type="dxa"/>
            <w:gridSpan w:val="2"/>
            <w:vAlign w:val="center"/>
          </w:tcPr>
          <w:p w14:paraId="1E39AB7E" w14:textId="77777777" w:rsidR="001F0697" w:rsidRPr="001F0697" w:rsidRDefault="001F0697" w:rsidP="001F0697">
            <w:pP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ИТОГО</w:t>
            </w:r>
          </w:p>
        </w:tc>
        <w:tc>
          <w:tcPr>
            <w:tcW w:w="1768" w:type="dxa"/>
            <w:vAlign w:val="center"/>
          </w:tcPr>
          <w:p w14:paraId="2574CAF4"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1</w:t>
            </w:r>
          </w:p>
        </w:tc>
        <w:tc>
          <w:tcPr>
            <w:tcW w:w="2579" w:type="dxa"/>
            <w:vAlign w:val="center"/>
          </w:tcPr>
          <w:p w14:paraId="0C9AC5BD"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4,5</w:t>
            </w:r>
          </w:p>
        </w:tc>
        <w:tc>
          <w:tcPr>
            <w:tcW w:w="1861" w:type="dxa"/>
            <w:vAlign w:val="center"/>
          </w:tcPr>
          <w:p w14:paraId="28A0A7FF" w14:textId="77777777" w:rsidR="001F0697" w:rsidRPr="001F0697" w:rsidRDefault="001F0697" w:rsidP="001F0697">
            <w:pPr>
              <w:jc w:val="center"/>
              <w:rPr>
                <w:rFonts w:ascii="Times New Roman" w:hAnsi="Times New Roman" w:cs="Times New Roman"/>
                <w:sz w:val="24"/>
                <w:szCs w:val="24"/>
                <w:shd w:val="clear" w:color="auto" w:fill="FFFFFF"/>
              </w:rPr>
            </w:pPr>
            <w:r w:rsidRPr="001F0697">
              <w:rPr>
                <w:rFonts w:ascii="Times New Roman" w:hAnsi="Times New Roman" w:cs="Times New Roman"/>
                <w:sz w:val="24"/>
                <w:szCs w:val="24"/>
                <w:shd w:val="clear" w:color="auto" w:fill="FFFFFF"/>
              </w:rPr>
              <w:t>3</w:t>
            </w:r>
          </w:p>
        </w:tc>
      </w:tr>
    </w:tbl>
    <w:p w14:paraId="29801FC1" w14:textId="18B5C99F" w:rsidR="001F0697" w:rsidRDefault="001F0697" w:rsidP="001F0697">
      <w:pPr>
        <w:spacing w:before="120" w:after="0" w:line="360" w:lineRule="auto"/>
        <w:ind w:firstLine="851"/>
        <w:jc w:val="both"/>
        <w:rPr>
          <w:rFonts w:ascii="Times New Roman" w:eastAsia="Calibri" w:hAnsi="Times New Roman" w:cs="Times New Roman"/>
          <w:color w:val="000000"/>
          <w:sz w:val="28"/>
        </w:rPr>
      </w:pPr>
      <w:r w:rsidRPr="001F0697">
        <w:rPr>
          <w:rFonts w:ascii="Times New Roman" w:eastAsia="Calibri" w:hAnsi="Times New Roman" w:cs="Times New Roman"/>
          <w:color w:val="000000"/>
          <w:sz w:val="28"/>
        </w:rPr>
        <w:t>В данном разделе была определена ресурсоэффективность проекта по интегральному показателю эффективности НИР, который составил 4,5 балла из 5.</w:t>
      </w:r>
    </w:p>
    <w:p w14:paraId="11048B31" w14:textId="77777777" w:rsidR="00FC2E19" w:rsidRPr="001F0697" w:rsidRDefault="00FC2E19" w:rsidP="001F0697">
      <w:pPr>
        <w:spacing w:before="120" w:after="0" w:line="360" w:lineRule="auto"/>
        <w:ind w:firstLine="851"/>
        <w:jc w:val="both"/>
        <w:rPr>
          <w:rFonts w:ascii="Times New Roman" w:eastAsia="Calibri" w:hAnsi="Times New Roman" w:cs="Times New Roman"/>
          <w:color w:val="000000"/>
          <w:sz w:val="28"/>
        </w:rPr>
      </w:pPr>
    </w:p>
    <w:p w14:paraId="67BB64AF" w14:textId="77777777" w:rsidR="009C4175" w:rsidRPr="009C4175" w:rsidRDefault="009C4175" w:rsidP="009C4175">
      <w:pPr>
        <w:pStyle w:val="2"/>
        <w:rPr>
          <w:rFonts w:eastAsia="Calibri"/>
        </w:rPr>
      </w:pPr>
      <w:bookmarkStart w:id="254" w:name="_Toc515405197"/>
      <w:bookmarkStart w:id="255" w:name="_Toc43125399"/>
      <w:bookmarkStart w:id="256" w:name="_Toc62603049"/>
      <w:r w:rsidRPr="009C4175">
        <w:rPr>
          <w:rFonts w:eastAsia="Calibri"/>
        </w:rPr>
        <w:lastRenderedPageBreak/>
        <w:t>Выводы по разделу</w:t>
      </w:r>
      <w:bookmarkEnd w:id="254"/>
      <w:r w:rsidRPr="009C4175">
        <w:rPr>
          <w:rFonts w:eastAsia="Calibri"/>
        </w:rPr>
        <w:t xml:space="preserve"> 5</w:t>
      </w:r>
      <w:bookmarkEnd w:id="255"/>
      <w:bookmarkEnd w:id="256"/>
    </w:p>
    <w:p w14:paraId="4FC928B4" w14:textId="77777777" w:rsid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В данной главе было проведено экономическое обоснование НИР, приведен процесс организации научного исследования и бюджет его реализации, а также определена ресурсоэффективность проекта.</w:t>
      </w:r>
    </w:p>
    <w:p w14:paraId="2AD962CE" w14:textId="43710663" w:rsidR="009C4175" w:rsidRPr="009C4175" w:rsidRDefault="009C4175" w:rsidP="009C4175">
      <w:pPr>
        <w:spacing w:after="0" w:line="360" w:lineRule="auto"/>
        <w:ind w:firstLine="851"/>
        <w:jc w:val="both"/>
        <w:rPr>
          <w:rFonts w:ascii="Times New Roman" w:hAnsi="Times New Roman"/>
          <w:color w:val="000000" w:themeColor="text1"/>
          <w:sz w:val="28"/>
        </w:rPr>
      </w:pPr>
      <w:r w:rsidRPr="009C4175">
        <w:rPr>
          <w:rFonts w:ascii="Times New Roman" w:hAnsi="Times New Roman"/>
          <w:color w:val="000000" w:themeColor="text1"/>
          <w:sz w:val="28"/>
        </w:rPr>
        <w:t xml:space="preserve">Было сделано экономическое обоснование </w:t>
      </w:r>
      <w:r>
        <w:rPr>
          <w:rFonts w:ascii="Times New Roman" w:hAnsi="Times New Roman"/>
          <w:color w:val="000000" w:themeColor="text1"/>
          <w:sz w:val="28"/>
        </w:rPr>
        <w:t>разработки ПО</w:t>
      </w:r>
      <w:r w:rsidRPr="009C4175">
        <w:rPr>
          <w:rFonts w:ascii="Times New Roman" w:hAnsi="Times New Roman"/>
          <w:color w:val="000000" w:themeColor="text1"/>
          <w:sz w:val="28"/>
        </w:rPr>
        <w:t xml:space="preserve"> централизованной АЛАР с точки зрения ресурсоэффективности, что являлось основной целью этого раздела.</w:t>
      </w:r>
    </w:p>
    <w:p w14:paraId="70B0354D" w14:textId="178C1929" w:rsidR="009C4175" w:rsidRPr="009C4175" w:rsidRDefault="009C4175" w:rsidP="009C4175">
      <w:pPr>
        <w:spacing w:after="0" w:line="360" w:lineRule="auto"/>
        <w:ind w:firstLine="851"/>
        <w:jc w:val="both"/>
        <w:rPr>
          <w:rFonts w:ascii="Times New Roman" w:hAnsi="Times New Roman"/>
          <w:color w:val="000000" w:themeColor="text1"/>
          <w:sz w:val="28"/>
        </w:rPr>
      </w:pPr>
      <w:r>
        <w:rPr>
          <w:rFonts w:ascii="Times New Roman" w:hAnsi="Times New Roman"/>
          <w:color w:val="000000" w:themeColor="text1"/>
          <w:sz w:val="28"/>
        </w:rPr>
        <w:t>Использование</w:t>
      </w:r>
      <w:r w:rsidRPr="009C4175">
        <w:rPr>
          <w:rFonts w:ascii="Times New Roman" w:hAnsi="Times New Roman"/>
          <w:color w:val="000000" w:themeColor="text1"/>
          <w:sz w:val="28"/>
        </w:rPr>
        <w:t xml:space="preserve"> централизованной АЛАР повысит вероятность успешного и своевременного деления сети при возникновении АР, и поможет избежать большого экономического ущерба.</w:t>
      </w:r>
    </w:p>
    <w:p w14:paraId="0BCFE1F3" w14:textId="74297BB6" w:rsidR="001F0697" w:rsidRDefault="001F0697" w:rsidP="001F0697">
      <w:pPr>
        <w:spacing w:after="0" w:line="360" w:lineRule="auto"/>
        <w:ind w:firstLine="709"/>
        <w:contextualSpacing/>
        <w:jc w:val="both"/>
        <w:rPr>
          <w:rFonts w:ascii="Times New Roman" w:hAnsi="Times New Roman" w:cs="Times New Roman"/>
          <w:b/>
          <w:sz w:val="28"/>
        </w:rPr>
      </w:pPr>
    </w:p>
    <w:p w14:paraId="767BF22B" w14:textId="14489A80" w:rsidR="00775658" w:rsidRDefault="00775658" w:rsidP="001F0697">
      <w:pPr>
        <w:spacing w:after="0" w:line="360" w:lineRule="auto"/>
        <w:ind w:firstLine="709"/>
        <w:contextualSpacing/>
        <w:jc w:val="both"/>
        <w:rPr>
          <w:rFonts w:ascii="Times New Roman" w:hAnsi="Times New Roman" w:cs="Times New Roman"/>
          <w:b/>
          <w:sz w:val="28"/>
        </w:rPr>
      </w:pPr>
    </w:p>
    <w:p w14:paraId="405BD3AD" w14:textId="52A9C2F6" w:rsidR="00775658" w:rsidRDefault="00775658" w:rsidP="001F0697">
      <w:pPr>
        <w:spacing w:after="0" w:line="360" w:lineRule="auto"/>
        <w:ind w:firstLine="709"/>
        <w:contextualSpacing/>
        <w:jc w:val="both"/>
        <w:rPr>
          <w:rFonts w:ascii="Times New Roman" w:hAnsi="Times New Roman" w:cs="Times New Roman"/>
          <w:b/>
          <w:sz w:val="28"/>
        </w:rPr>
      </w:pPr>
    </w:p>
    <w:p w14:paraId="55A94164" w14:textId="74BA70C7" w:rsidR="00775658" w:rsidRDefault="00775658" w:rsidP="001F0697">
      <w:pPr>
        <w:spacing w:after="0" w:line="360" w:lineRule="auto"/>
        <w:ind w:firstLine="709"/>
        <w:contextualSpacing/>
        <w:jc w:val="both"/>
        <w:rPr>
          <w:rFonts w:ascii="Times New Roman" w:hAnsi="Times New Roman" w:cs="Times New Roman"/>
          <w:b/>
          <w:sz w:val="28"/>
        </w:rPr>
      </w:pPr>
    </w:p>
    <w:p w14:paraId="2F857F93" w14:textId="1A45BAD3" w:rsidR="00775658" w:rsidRDefault="00775658" w:rsidP="001F0697">
      <w:pPr>
        <w:spacing w:after="0" w:line="360" w:lineRule="auto"/>
        <w:ind w:firstLine="709"/>
        <w:contextualSpacing/>
        <w:jc w:val="both"/>
        <w:rPr>
          <w:rFonts w:ascii="Times New Roman" w:hAnsi="Times New Roman" w:cs="Times New Roman"/>
          <w:b/>
          <w:sz w:val="28"/>
        </w:rPr>
      </w:pPr>
    </w:p>
    <w:p w14:paraId="001CFC2F" w14:textId="074C0AEE" w:rsidR="00775658" w:rsidRDefault="00775658" w:rsidP="001F0697">
      <w:pPr>
        <w:spacing w:after="0" w:line="360" w:lineRule="auto"/>
        <w:ind w:firstLine="709"/>
        <w:contextualSpacing/>
        <w:jc w:val="both"/>
        <w:rPr>
          <w:rFonts w:ascii="Times New Roman" w:hAnsi="Times New Roman" w:cs="Times New Roman"/>
          <w:b/>
          <w:sz w:val="28"/>
        </w:rPr>
      </w:pPr>
    </w:p>
    <w:p w14:paraId="0B4BF4ED" w14:textId="5F85DDA1" w:rsidR="00775658" w:rsidRDefault="00775658" w:rsidP="001F0697">
      <w:pPr>
        <w:spacing w:after="0" w:line="360" w:lineRule="auto"/>
        <w:ind w:firstLine="709"/>
        <w:contextualSpacing/>
        <w:jc w:val="both"/>
        <w:rPr>
          <w:rFonts w:ascii="Times New Roman" w:hAnsi="Times New Roman" w:cs="Times New Roman"/>
          <w:b/>
          <w:sz w:val="28"/>
        </w:rPr>
      </w:pPr>
    </w:p>
    <w:p w14:paraId="2D944042" w14:textId="4CEAC161" w:rsidR="00775658" w:rsidRDefault="00775658" w:rsidP="001F0697">
      <w:pPr>
        <w:spacing w:after="0" w:line="360" w:lineRule="auto"/>
        <w:ind w:firstLine="709"/>
        <w:contextualSpacing/>
        <w:jc w:val="both"/>
        <w:rPr>
          <w:rFonts w:ascii="Times New Roman" w:hAnsi="Times New Roman" w:cs="Times New Roman"/>
          <w:b/>
          <w:sz w:val="28"/>
        </w:rPr>
      </w:pPr>
    </w:p>
    <w:p w14:paraId="65098EB0" w14:textId="7D2E930C" w:rsidR="00775658" w:rsidRDefault="00775658" w:rsidP="001F0697">
      <w:pPr>
        <w:spacing w:after="0" w:line="360" w:lineRule="auto"/>
        <w:ind w:firstLine="709"/>
        <w:contextualSpacing/>
        <w:jc w:val="both"/>
        <w:rPr>
          <w:rFonts w:ascii="Times New Roman" w:hAnsi="Times New Roman" w:cs="Times New Roman"/>
          <w:b/>
          <w:sz w:val="28"/>
        </w:rPr>
      </w:pPr>
    </w:p>
    <w:p w14:paraId="7ECC3BA7" w14:textId="235C070C" w:rsidR="00775658" w:rsidRDefault="00775658" w:rsidP="001F0697">
      <w:pPr>
        <w:spacing w:after="0" w:line="360" w:lineRule="auto"/>
        <w:ind w:firstLine="709"/>
        <w:contextualSpacing/>
        <w:jc w:val="both"/>
        <w:rPr>
          <w:rFonts w:ascii="Times New Roman" w:hAnsi="Times New Roman" w:cs="Times New Roman"/>
          <w:b/>
          <w:sz w:val="28"/>
        </w:rPr>
      </w:pPr>
    </w:p>
    <w:p w14:paraId="1C872523" w14:textId="4AD0A1D1" w:rsidR="00775658" w:rsidRDefault="00775658" w:rsidP="001F0697">
      <w:pPr>
        <w:spacing w:after="0" w:line="360" w:lineRule="auto"/>
        <w:ind w:firstLine="709"/>
        <w:contextualSpacing/>
        <w:jc w:val="both"/>
        <w:rPr>
          <w:rFonts w:ascii="Times New Roman" w:hAnsi="Times New Roman" w:cs="Times New Roman"/>
          <w:b/>
          <w:sz w:val="28"/>
        </w:rPr>
      </w:pPr>
    </w:p>
    <w:p w14:paraId="40DC9908" w14:textId="024DB50A" w:rsidR="00775658" w:rsidRDefault="00775658" w:rsidP="001F0697">
      <w:pPr>
        <w:spacing w:after="0" w:line="360" w:lineRule="auto"/>
        <w:ind w:firstLine="709"/>
        <w:contextualSpacing/>
        <w:jc w:val="both"/>
        <w:rPr>
          <w:rFonts w:ascii="Times New Roman" w:hAnsi="Times New Roman" w:cs="Times New Roman"/>
          <w:b/>
          <w:sz w:val="28"/>
        </w:rPr>
      </w:pPr>
    </w:p>
    <w:p w14:paraId="7A26E3EC" w14:textId="2174623E" w:rsidR="00775658" w:rsidRDefault="00775658" w:rsidP="001F0697">
      <w:pPr>
        <w:spacing w:after="0" w:line="360" w:lineRule="auto"/>
        <w:ind w:firstLine="709"/>
        <w:contextualSpacing/>
        <w:jc w:val="both"/>
        <w:rPr>
          <w:rFonts w:ascii="Times New Roman" w:hAnsi="Times New Roman" w:cs="Times New Roman"/>
          <w:b/>
          <w:sz w:val="28"/>
        </w:rPr>
      </w:pPr>
    </w:p>
    <w:p w14:paraId="08E9A351" w14:textId="5943560A" w:rsidR="00775658" w:rsidRDefault="00775658" w:rsidP="001F0697">
      <w:pPr>
        <w:spacing w:after="0" w:line="360" w:lineRule="auto"/>
        <w:ind w:firstLine="709"/>
        <w:contextualSpacing/>
        <w:jc w:val="both"/>
        <w:rPr>
          <w:rFonts w:ascii="Times New Roman" w:hAnsi="Times New Roman" w:cs="Times New Roman"/>
          <w:b/>
          <w:sz w:val="28"/>
        </w:rPr>
      </w:pPr>
    </w:p>
    <w:p w14:paraId="07489C0C" w14:textId="04CEF138" w:rsidR="00775658" w:rsidRDefault="00775658" w:rsidP="001F0697">
      <w:pPr>
        <w:spacing w:after="0" w:line="360" w:lineRule="auto"/>
        <w:ind w:firstLine="709"/>
        <w:contextualSpacing/>
        <w:jc w:val="both"/>
        <w:rPr>
          <w:rFonts w:ascii="Times New Roman" w:hAnsi="Times New Roman" w:cs="Times New Roman"/>
          <w:b/>
          <w:sz w:val="28"/>
        </w:rPr>
      </w:pPr>
    </w:p>
    <w:p w14:paraId="12089C48" w14:textId="242856C5" w:rsidR="00775658" w:rsidRDefault="00775658" w:rsidP="001F0697">
      <w:pPr>
        <w:spacing w:after="0" w:line="360" w:lineRule="auto"/>
        <w:ind w:firstLine="709"/>
        <w:contextualSpacing/>
        <w:jc w:val="both"/>
        <w:rPr>
          <w:rFonts w:ascii="Times New Roman" w:hAnsi="Times New Roman" w:cs="Times New Roman"/>
          <w:b/>
          <w:sz w:val="28"/>
        </w:rPr>
      </w:pPr>
    </w:p>
    <w:p w14:paraId="3A958A73" w14:textId="045587CA" w:rsidR="00775658" w:rsidRDefault="00775658" w:rsidP="001F0697">
      <w:pPr>
        <w:spacing w:after="0" w:line="360" w:lineRule="auto"/>
        <w:ind w:firstLine="709"/>
        <w:contextualSpacing/>
        <w:jc w:val="both"/>
        <w:rPr>
          <w:rFonts w:ascii="Times New Roman" w:hAnsi="Times New Roman" w:cs="Times New Roman"/>
          <w:b/>
          <w:sz w:val="28"/>
        </w:rPr>
      </w:pPr>
    </w:p>
    <w:p w14:paraId="6047067B" w14:textId="7C0AB0E9" w:rsidR="00872F1F" w:rsidRDefault="00872F1F" w:rsidP="001F0697">
      <w:pPr>
        <w:spacing w:after="0" w:line="360" w:lineRule="auto"/>
        <w:ind w:firstLine="709"/>
        <w:contextualSpacing/>
        <w:jc w:val="both"/>
        <w:rPr>
          <w:rFonts w:ascii="Times New Roman" w:hAnsi="Times New Roman" w:cs="Times New Roman"/>
          <w:b/>
          <w:sz w:val="28"/>
        </w:rPr>
      </w:pPr>
    </w:p>
    <w:p w14:paraId="4131E7E2" w14:textId="10706124" w:rsidR="00872F1F" w:rsidRDefault="00872F1F" w:rsidP="001F0697">
      <w:pPr>
        <w:spacing w:after="0" w:line="360" w:lineRule="auto"/>
        <w:ind w:firstLine="709"/>
        <w:contextualSpacing/>
        <w:jc w:val="both"/>
        <w:rPr>
          <w:rFonts w:ascii="Times New Roman" w:hAnsi="Times New Roman" w:cs="Times New Roman"/>
          <w:b/>
          <w:sz w:val="28"/>
        </w:rPr>
      </w:pPr>
    </w:p>
    <w:p w14:paraId="76AAAED7" w14:textId="2B81252F" w:rsidR="00872F1F" w:rsidRPr="00872F1F" w:rsidRDefault="00872F1F" w:rsidP="00872F1F">
      <w:pPr>
        <w:pStyle w:val="1"/>
        <w:rPr>
          <w:rFonts w:eastAsia="Calibri"/>
        </w:rPr>
      </w:pPr>
      <w:bookmarkStart w:id="257" w:name="_Toc43125401"/>
      <w:bookmarkStart w:id="258" w:name="_Toc62603050"/>
      <w:r>
        <w:rPr>
          <w:rFonts w:eastAsia="Calibri"/>
        </w:rPr>
        <w:lastRenderedPageBreak/>
        <w:t xml:space="preserve">6. </w:t>
      </w:r>
      <w:bookmarkEnd w:id="257"/>
      <w:r>
        <w:rPr>
          <w:rFonts w:eastAsia="Calibri"/>
        </w:rPr>
        <w:t>Социальная ответственность</w:t>
      </w:r>
      <w:bookmarkEnd w:id="258"/>
    </w:p>
    <w:p w14:paraId="0D025C0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Для данной магистерской диссертации объектом исследования является программное обеспечение централизованной АЛАР. </w:t>
      </w:r>
    </w:p>
    <w:p w14:paraId="2E913E01"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Разработка ПО осуществляется с помощью компьютера. Следовательно, компьютер является основным инструментом для выполнения задачи.  При работе с компьютером человек подвергается воздействию ряда опасных и вредных производственных факторов: электромагнитных полей, инфракрасного и ионизирующего излучений, шума и вибрации, статического электричества, поражение электрическим током и др. </w:t>
      </w:r>
    </w:p>
    <w:p w14:paraId="15046E7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В разделе социальная ответственность данной диссертации даются рекомендации для защиты от пагубных воздействий компьютерной техники, рассмотрены меры по пожарной безопасности и охране окружающей среды.</w:t>
      </w:r>
    </w:p>
    <w:p w14:paraId="660E138F" w14:textId="33100EC1" w:rsidR="00872F1F" w:rsidRPr="00872F1F" w:rsidRDefault="00872F1F" w:rsidP="00872F1F">
      <w:pPr>
        <w:pStyle w:val="2"/>
        <w:rPr>
          <w:rFonts w:eastAsia="Calibri"/>
          <w:snapToGrid w:val="0"/>
        </w:rPr>
      </w:pPr>
      <w:bookmarkStart w:id="259" w:name="_Toc43125402"/>
      <w:bookmarkStart w:id="260" w:name="_Toc62603051"/>
      <w:r>
        <w:rPr>
          <w:rFonts w:eastAsia="Calibri"/>
          <w:snapToGrid w:val="0"/>
        </w:rPr>
        <w:t>6.</w:t>
      </w:r>
      <w:r w:rsidRPr="00872F1F">
        <w:rPr>
          <w:rFonts w:eastAsia="Calibri"/>
          <w:snapToGrid w:val="0"/>
        </w:rPr>
        <w:t>1. Правовые и организационные вопросы обеспечения безопасности</w:t>
      </w:r>
      <w:bookmarkEnd w:id="259"/>
      <w:bookmarkEnd w:id="260"/>
    </w:p>
    <w:p w14:paraId="451130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Правовой основой законодательства в области обеспечения БЖД является Конституция – основной закон государства. </w:t>
      </w:r>
    </w:p>
    <w:p w14:paraId="3F792A5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Охрана труда – это система обеспечения безопасности жизни и здоровья работников в процессе трудовой деятельности, включающая правовые, социально-экономические, организационно-технические, санитарно-гигиенические, лечебно-профилактические, реабилитационные и иные мероприятия. </w:t>
      </w:r>
    </w:p>
    <w:p w14:paraId="265A1B2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Законодательство РФ об охране труда состоит из соответствующих норм Конституции РФ, основ законодательства РФ об охране труда и издаваемых в соответствии с ними законодательных и иных нормативных актов. </w:t>
      </w:r>
    </w:p>
    <w:p w14:paraId="69D189C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Основные направления государственной политики в области охраны труда:</w:t>
      </w:r>
    </w:p>
    <w:p w14:paraId="26A0725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признание и обеспечение приоритета жизни и здоровья работников по отношению к результатам производственной деятельности предприятий;</w:t>
      </w:r>
    </w:p>
    <w:p w14:paraId="74501B0B"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lastRenderedPageBreak/>
        <w:t>- установление единых нормативных требований по охране труда для предприятий всех форм собственности независимо от сферы хозяйственной деятельности и ведомственной подчиненности;</w:t>
      </w:r>
    </w:p>
    <w:p w14:paraId="402A7D37"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защита интересов работников, пострадавших в результате несчастных случаев на производстве и другие.</w:t>
      </w:r>
    </w:p>
    <w:p w14:paraId="3912898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Каждый работник имеет право на охрану труда, в том числе:</w:t>
      </w:r>
    </w:p>
    <w:p w14:paraId="17323AF6"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рабочее место, защищенное от воздействия вредных или опасных производственных факторов;</w:t>
      </w:r>
    </w:p>
    <w:p w14:paraId="7D0CB71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возмещение вреда, причиненного увечьем, профессиональным заболеванием либо иным повреждением здоровья, связанным с исполнением им трудовых обязанностей;</w:t>
      </w:r>
    </w:p>
    <w:p w14:paraId="6BD8273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на обучение безопасным методам и приемам труда за счет работодателя и др.</w:t>
      </w:r>
    </w:p>
    <w:p w14:paraId="5E658E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Основные направления государственной политики, изложенные в Трудовом кодексе РФ, следующие:</w:t>
      </w:r>
    </w:p>
    <w:p w14:paraId="7929C0A3"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обеспечение приоритета сохранения жизни и здоровья работников;</w:t>
      </w:r>
    </w:p>
    <w:p w14:paraId="51D02E8A"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установление единых нормативных требований по охране труда;</w:t>
      </w:r>
    </w:p>
    <w:p w14:paraId="3A9651C1"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профилактика несчастных случаев и повреждения здоровья работников;</w:t>
      </w:r>
    </w:p>
    <w:p w14:paraId="33CB28FD"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расследование и учет несчастных случаев на производстве и профессиональных заболеваний;</w:t>
      </w:r>
    </w:p>
    <w:p w14:paraId="13F03D84"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защита интересов работников, которые пострадали в результате несчастных случаев на производстве;</w:t>
      </w:r>
    </w:p>
    <w:p w14:paraId="0274AEFF"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t>распространение передового отечественного и зарубежного опыта работы по улучшению условий и охраны труда;</w:t>
      </w:r>
    </w:p>
    <w:p w14:paraId="516A2F66" w14:textId="77777777" w:rsidR="00872F1F" w:rsidRPr="00872F1F" w:rsidRDefault="00872F1F" w:rsidP="00872F1F">
      <w:pPr>
        <w:numPr>
          <w:ilvl w:val="0"/>
          <w:numId w:val="27"/>
        </w:numPr>
        <w:shd w:val="clear" w:color="auto" w:fill="FFFFFF"/>
        <w:tabs>
          <w:tab w:val="left" w:pos="1134"/>
        </w:tabs>
        <w:spacing w:after="0" w:line="360" w:lineRule="auto"/>
        <w:ind w:firstLine="851"/>
        <w:contextualSpacing/>
        <w:jc w:val="both"/>
        <w:rPr>
          <w:rFonts w:ascii="Times New Roman" w:eastAsia="Calibri" w:hAnsi="Times New Roman" w:cs="Times New Roman"/>
          <w:sz w:val="28"/>
          <w:szCs w:val="28"/>
          <w:shd w:val="clear" w:color="auto" w:fill="FFFFFF"/>
        </w:rPr>
      </w:pPr>
      <w:r w:rsidRPr="00872F1F">
        <w:rPr>
          <w:rFonts w:ascii="Times New Roman" w:eastAsia="Calibri" w:hAnsi="Times New Roman" w:cs="Times New Roman"/>
          <w:sz w:val="28"/>
          <w:szCs w:val="28"/>
          <w:shd w:val="clear" w:color="auto" w:fill="FFFFFF"/>
        </w:rPr>
        <w:lastRenderedPageBreak/>
        <w:t>обеспечение работников средствами индивидуальной и коллективной защиты, а также санитарно-бытовыми помещениями и устройствами, лечебно-профилактическими средствами за счет средств работодателей</w:t>
      </w:r>
    </w:p>
    <w:p w14:paraId="71A92FD3"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К специальным правовым нормам при работе за компьютером в офисном помещении относятся: проведения медицинского осмотра и отправление в дополнительный оплачиваемый отпуск. </w:t>
      </w:r>
    </w:p>
    <w:p w14:paraId="029CA558" w14:textId="5FF2BEE6"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Требования к организации медицинского обслуживания пользователей ПЭВМ по</w:t>
      </w:r>
      <w:sdt>
        <w:sdtPr>
          <w:rPr>
            <w:rFonts w:ascii="Times New Roman" w:eastAsia="Calibri" w:hAnsi="Times New Roman" w:cs="Times New Roman"/>
            <w:color w:val="000000"/>
            <w:sz w:val="28"/>
            <w:lang w:bidi="en-US"/>
          </w:rPr>
          <w:id w:val="923381727"/>
          <w:citation/>
        </w:sdtPr>
        <w:sdtContent>
          <w:r w:rsidR="006364FB">
            <w:rPr>
              <w:rFonts w:ascii="Times New Roman" w:eastAsia="Calibri" w:hAnsi="Times New Roman" w:cs="Times New Roman"/>
              <w:color w:val="000000"/>
              <w:sz w:val="28"/>
              <w:lang w:bidi="en-US"/>
            </w:rPr>
            <w:fldChar w:fldCharType="begin"/>
          </w:r>
          <w:r w:rsidR="006364FB">
            <w:rPr>
              <w:rFonts w:ascii="Times New Roman" w:eastAsia="Calibri" w:hAnsi="Times New Roman" w:cs="Times New Roman"/>
              <w:color w:val="000000"/>
              <w:sz w:val="28"/>
              <w:lang w:bidi="en-US"/>
            </w:rPr>
            <w:instrText xml:space="preserve"> CITATION Сан \l 1049 </w:instrText>
          </w:r>
          <w:r w:rsidR="006364FB">
            <w:rPr>
              <w:rFonts w:ascii="Times New Roman" w:eastAsia="Calibri" w:hAnsi="Times New Roman" w:cs="Times New Roman"/>
              <w:color w:val="000000"/>
              <w:sz w:val="28"/>
              <w:lang w:bidi="en-US"/>
            </w:rPr>
            <w:fldChar w:fldCharType="separate"/>
          </w:r>
          <w:r w:rsidR="00387B53">
            <w:rPr>
              <w:rFonts w:ascii="Times New Roman" w:eastAsia="Calibri" w:hAnsi="Times New Roman" w:cs="Times New Roman"/>
              <w:noProof/>
              <w:color w:val="000000"/>
              <w:sz w:val="28"/>
              <w:lang w:bidi="en-US"/>
            </w:rPr>
            <w:t xml:space="preserve"> </w:t>
          </w:r>
          <w:r w:rsidR="00387B53" w:rsidRPr="00387B53">
            <w:rPr>
              <w:rFonts w:ascii="Times New Roman" w:eastAsia="Calibri" w:hAnsi="Times New Roman" w:cs="Times New Roman"/>
              <w:noProof/>
              <w:color w:val="000000"/>
              <w:sz w:val="28"/>
              <w:lang w:bidi="en-US"/>
            </w:rPr>
            <w:t>[6]</w:t>
          </w:r>
          <w:r w:rsidR="006364FB">
            <w:rPr>
              <w:rFonts w:ascii="Times New Roman" w:eastAsia="Calibri" w:hAnsi="Times New Roman" w:cs="Times New Roman"/>
              <w:color w:val="000000"/>
              <w:sz w:val="28"/>
              <w:lang w:bidi="en-US"/>
            </w:rPr>
            <w:fldChar w:fldCharType="end"/>
          </w:r>
        </w:sdtContent>
      </w:sdt>
      <w:r w:rsidRPr="00872F1F">
        <w:rPr>
          <w:rFonts w:ascii="Times New Roman" w:eastAsia="Calibri" w:hAnsi="Times New Roman" w:cs="Times New Roman"/>
          <w:color w:val="000000"/>
          <w:sz w:val="28"/>
          <w:lang w:bidi="en-US"/>
        </w:rPr>
        <w:t>:</w:t>
      </w:r>
    </w:p>
    <w:p w14:paraId="4E7FE5D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1. Лица, работающие с ПЭВМ более 50% рабочего времени (профессионально связанные с эксплуатацией ПЭВМ), должны проходить обязательные предварительные (при поступлении на работу) и периодические (в течение трудовой деятельности) медицинские осмотры. Частота этих осмотров определяется территориальными органами Роспотребнадзора совместно с работодателем. Стоит обратить внимание, что если сотрудник младше 22 лет, то проходить периодические осмотры он должен ежегодно.</w:t>
      </w:r>
    </w:p>
    <w:p w14:paraId="1BA0CD1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2. Женщины со времени установления беременности переводятся на работы, не связанные с использованием ПЭВМ, или для них ограничивается время работы с ПЭВМ (не более 3-х часов за рабочую смену) при условии соблюдения гигиенических требований, установленных настоящими санитарными правилами. Трудоустройство беременных женщин следует осуществлять в соответствии с законодательством Российской Федерации.</w:t>
      </w:r>
    </w:p>
    <w:p w14:paraId="02E89206" w14:textId="1028D997" w:rsidR="00872F1F" w:rsidRPr="00872F1F" w:rsidRDefault="00872F1F" w:rsidP="00872F1F">
      <w:pPr>
        <w:pStyle w:val="2"/>
        <w:rPr>
          <w:rFonts w:eastAsia="Calibri"/>
        </w:rPr>
      </w:pPr>
      <w:bookmarkStart w:id="261" w:name="_Toc43125403"/>
      <w:bookmarkStart w:id="262" w:name="_Toc62603052"/>
      <w:r>
        <w:rPr>
          <w:rFonts w:eastAsia="Calibri"/>
        </w:rPr>
        <w:t>6.</w:t>
      </w:r>
      <w:r w:rsidRPr="00872F1F">
        <w:rPr>
          <w:rFonts w:eastAsia="Calibri"/>
        </w:rPr>
        <w:t>2. Производственная безопасность</w:t>
      </w:r>
      <w:bookmarkEnd w:id="261"/>
      <w:bookmarkEnd w:id="262"/>
    </w:p>
    <w:p w14:paraId="2F36992B" w14:textId="4B8279B2" w:rsidR="00872F1F" w:rsidRPr="00872F1F" w:rsidRDefault="00872F1F" w:rsidP="00872F1F">
      <w:pPr>
        <w:pStyle w:val="3"/>
        <w:rPr>
          <w:rFonts w:eastAsia="Calibri"/>
        </w:rPr>
      </w:pPr>
      <w:bookmarkStart w:id="263" w:name="_Toc43125404"/>
      <w:bookmarkStart w:id="264" w:name="_Toc62603053"/>
      <w:r>
        <w:rPr>
          <w:rFonts w:eastAsia="Calibri"/>
        </w:rPr>
        <w:t>6.</w:t>
      </w:r>
      <w:r w:rsidRPr="00872F1F">
        <w:rPr>
          <w:rFonts w:eastAsia="Calibri"/>
        </w:rPr>
        <w:t>2.1. Анализ вредных и опасных производственных факторов</w:t>
      </w:r>
      <w:bookmarkEnd w:id="263"/>
      <w:bookmarkEnd w:id="264"/>
    </w:p>
    <w:p w14:paraId="5C9EC7C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Производственные факторы, связанные с работой на компьютере: шум, вибрация, электромагнитное воздействие, различные излучения и др. Также сильное умственное напряжение оказывает проектирование и решение задач. Монотонная деятельность, эмоциональная нагрузка, сидячее положение тоже влияют на здоровье человека. </w:t>
      </w:r>
    </w:p>
    <w:p w14:paraId="5264421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Необходимо правильное расположение элементов управления на рабочем месте для оптимальной рабочей позы. Также необходимо правильное планирование режима работы с соблюдением требований к труду и отдыху.</w:t>
      </w:r>
    </w:p>
    <w:p w14:paraId="6B4849CA" w14:textId="474B861F"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Согласн</w:t>
      </w:r>
      <w:r w:rsidR="006364FB">
        <w:rPr>
          <w:rFonts w:ascii="Times New Roman" w:eastAsia="Calibri" w:hAnsi="Times New Roman" w:cs="Times New Roman"/>
          <w:sz w:val="28"/>
        </w:rPr>
        <w:t xml:space="preserve">о ГОСТ 12.0.003-2015 </w:t>
      </w:r>
      <w:sdt>
        <w:sdtPr>
          <w:rPr>
            <w:rFonts w:ascii="Times New Roman" w:eastAsia="Calibri" w:hAnsi="Times New Roman" w:cs="Times New Roman"/>
            <w:sz w:val="28"/>
          </w:rPr>
          <w:id w:val="-1288655350"/>
          <w:citation/>
        </w:sdtPr>
        <w:sdtContent>
          <w:r w:rsidR="006364FB">
            <w:rPr>
              <w:rFonts w:ascii="Times New Roman" w:eastAsia="Calibri" w:hAnsi="Times New Roman" w:cs="Times New Roman"/>
              <w:sz w:val="28"/>
            </w:rPr>
            <w:fldChar w:fldCharType="begin"/>
          </w:r>
          <w:r w:rsidR="006364FB">
            <w:rPr>
              <w:rFonts w:ascii="Times New Roman" w:eastAsia="Calibri" w:hAnsi="Times New Roman" w:cs="Times New Roman"/>
              <w:sz w:val="28"/>
            </w:rPr>
            <w:instrText xml:space="preserve"> CITATION ГОС3 \l 1049 </w:instrText>
          </w:r>
          <w:r w:rsidR="006364FB">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6364FB">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можно выделить следующие вредные и опасные факторы при работе на ПЭВМ, которые представлены в таблице </w:t>
      </w:r>
      <w:r w:rsidR="00FC2E19">
        <w:rPr>
          <w:rFonts w:ascii="Times New Roman" w:eastAsia="Calibri" w:hAnsi="Times New Roman" w:cs="Times New Roman"/>
          <w:sz w:val="28"/>
        </w:rPr>
        <w:t>2</w:t>
      </w:r>
      <w:r w:rsidRPr="00872F1F">
        <w:rPr>
          <w:rFonts w:ascii="Times New Roman" w:eastAsia="Calibri" w:hAnsi="Times New Roman" w:cs="Times New Roman"/>
          <w:sz w:val="28"/>
        </w:rPr>
        <w:t>1.</w:t>
      </w:r>
    </w:p>
    <w:p w14:paraId="4F43B7A1" w14:textId="6188D7FC"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1</w:t>
      </w:r>
      <w:r w:rsidRPr="00872F1F">
        <w:rPr>
          <w:rFonts w:ascii="Times New Roman" w:eastAsia="Calibri" w:hAnsi="Times New Roman" w:cs="Times New Roman"/>
          <w:sz w:val="28"/>
        </w:rPr>
        <w:t xml:space="preserve"> – Вредные факторы</w:t>
      </w:r>
    </w:p>
    <w:tbl>
      <w:tblPr>
        <w:tblW w:w="9355" w:type="dxa"/>
        <w:tblInd w:w="113" w:type="dxa"/>
        <w:tblLook w:val="04A0" w:firstRow="1" w:lastRow="0" w:firstColumn="1" w:lastColumn="0" w:noHBand="0" w:noVBand="1"/>
      </w:tblPr>
      <w:tblGrid>
        <w:gridCol w:w="693"/>
        <w:gridCol w:w="3054"/>
        <w:gridCol w:w="1214"/>
        <w:gridCol w:w="1130"/>
        <w:gridCol w:w="3264"/>
      </w:tblGrid>
      <w:tr w:rsidR="00872F1F" w:rsidRPr="00872F1F" w14:paraId="2C970D37" w14:textId="77777777" w:rsidTr="00387B53">
        <w:trPr>
          <w:trHeight w:val="360"/>
        </w:trPr>
        <w:tc>
          <w:tcPr>
            <w:tcW w:w="69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E86F0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05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8740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Факторы</w:t>
            </w:r>
          </w:p>
        </w:tc>
        <w:tc>
          <w:tcPr>
            <w:tcW w:w="2344" w:type="dxa"/>
            <w:gridSpan w:val="2"/>
            <w:tcBorders>
              <w:top w:val="single" w:sz="4" w:space="0" w:color="auto"/>
              <w:left w:val="nil"/>
              <w:bottom w:val="single" w:sz="4" w:space="0" w:color="auto"/>
              <w:right w:val="single" w:sz="4" w:space="0" w:color="auto"/>
            </w:tcBorders>
            <w:shd w:val="clear" w:color="auto" w:fill="auto"/>
            <w:noWrap/>
            <w:vAlign w:val="center"/>
            <w:hideMark/>
          </w:tcPr>
          <w:p w14:paraId="7488F12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Этапы работ</w:t>
            </w:r>
          </w:p>
        </w:tc>
        <w:tc>
          <w:tcPr>
            <w:tcW w:w="32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49894F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Нормативные документы</w:t>
            </w:r>
          </w:p>
        </w:tc>
      </w:tr>
      <w:tr w:rsidR="00872F1F" w:rsidRPr="00872F1F" w14:paraId="318AED32" w14:textId="77777777" w:rsidTr="00387B53">
        <w:trPr>
          <w:trHeight w:val="720"/>
        </w:trPr>
        <w:tc>
          <w:tcPr>
            <w:tcW w:w="693" w:type="dxa"/>
            <w:vMerge/>
            <w:tcBorders>
              <w:top w:val="single" w:sz="4" w:space="0" w:color="auto"/>
              <w:left w:val="single" w:sz="4" w:space="0" w:color="auto"/>
              <w:bottom w:val="single" w:sz="4" w:space="0" w:color="auto"/>
              <w:right w:val="single" w:sz="4" w:space="0" w:color="auto"/>
            </w:tcBorders>
            <w:vAlign w:val="center"/>
            <w:hideMark/>
          </w:tcPr>
          <w:p w14:paraId="39E2AFC7"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3054" w:type="dxa"/>
            <w:vMerge/>
            <w:tcBorders>
              <w:top w:val="single" w:sz="4" w:space="0" w:color="auto"/>
              <w:left w:val="single" w:sz="4" w:space="0" w:color="auto"/>
              <w:bottom w:val="single" w:sz="4" w:space="0" w:color="auto"/>
              <w:right w:val="single" w:sz="4" w:space="0" w:color="auto"/>
            </w:tcBorders>
            <w:vAlign w:val="center"/>
            <w:hideMark/>
          </w:tcPr>
          <w:p w14:paraId="487E32F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c>
          <w:tcPr>
            <w:tcW w:w="1214" w:type="dxa"/>
            <w:tcBorders>
              <w:top w:val="nil"/>
              <w:left w:val="nil"/>
              <w:bottom w:val="single" w:sz="4" w:space="0" w:color="auto"/>
              <w:right w:val="single" w:sz="4" w:space="0" w:color="auto"/>
            </w:tcBorders>
            <w:shd w:val="clear" w:color="auto" w:fill="auto"/>
            <w:vAlign w:val="center"/>
            <w:hideMark/>
          </w:tcPr>
          <w:p w14:paraId="2C7721F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Исследо</w:t>
            </w:r>
          </w:p>
          <w:p w14:paraId="715F364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вание</w:t>
            </w:r>
          </w:p>
        </w:tc>
        <w:tc>
          <w:tcPr>
            <w:tcW w:w="1130" w:type="dxa"/>
            <w:tcBorders>
              <w:top w:val="nil"/>
              <w:left w:val="nil"/>
              <w:bottom w:val="single" w:sz="4" w:space="0" w:color="auto"/>
              <w:right w:val="single" w:sz="4" w:space="0" w:color="auto"/>
            </w:tcBorders>
            <w:shd w:val="clear" w:color="auto" w:fill="auto"/>
            <w:vAlign w:val="center"/>
            <w:hideMark/>
          </w:tcPr>
          <w:p w14:paraId="6CB2466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Эксплу</w:t>
            </w:r>
          </w:p>
          <w:p w14:paraId="0E443DD5"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атация</w:t>
            </w:r>
          </w:p>
        </w:tc>
        <w:tc>
          <w:tcPr>
            <w:tcW w:w="3264" w:type="dxa"/>
            <w:tcBorders>
              <w:top w:val="single" w:sz="4" w:space="0" w:color="auto"/>
              <w:left w:val="single" w:sz="4" w:space="0" w:color="auto"/>
              <w:bottom w:val="single" w:sz="4" w:space="0" w:color="auto"/>
              <w:right w:val="single" w:sz="4" w:space="0" w:color="auto"/>
            </w:tcBorders>
            <w:vAlign w:val="center"/>
            <w:hideMark/>
          </w:tcPr>
          <w:p w14:paraId="6B04C874"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p>
        </w:tc>
      </w:tr>
      <w:tr w:rsidR="00872F1F" w:rsidRPr="00872F1F" w14:paraId="04CB1493"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9BA761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1</w:t>
            </w:r>
          </w:p>
        </w:tc>
        <w:tc>
          <w:tcPr>
            <w:tcW w:w="3054" w:type="dxa"/>
            <w:tcBorders>
              <w:top w:val="nil"/>
              <w:left w:val="nil"/>
              <w:bottom w:val="single" w:sz="4" w:space="0" w:color="auto"/>
              <w:right w:val="single" w:sz="4" w:space="0" w:color="auto"/>
            </w:tcBorders>
            <w:shd w:val="clear" w:color="auto" w:fill="auto"/>
            <w:vAlign w:val="center"/>
            <w:hideMark/>
          </w:tcPr>
          <w:p w14:paraId="41517C3E"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шума на рабочем месте</w:t>
            </w:r>
          </w:p>
        </w:tc>
        <w:tc>
          <w:tcPr>
            <w:tcW w:w="1214" w:type="dxa"/>
            <w:tcBorders>
              <w:top w:val="nil"/>
              <w:left w:val="nil"/>
              <w:bottom w:val="single" w:sz="4" w:space="0" w:color="auto"/>
              <w:right w:val="single" w:sz="4" w:space="0" w:color="auto"/>
            </w:tcBorders>
            <w:shd w:val="clear" w:color="auto" w:fill="auto"/>
            <w:noWrap/>
            <w:vAlign w:val="center"/>
            <w:hideMark/>
          </w:tcPr>
          <w:p w14:paraId="6E1824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2F32866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405B2C9B" w14:textId="16E46133"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ГОСТ 12.1.003-2014 </w:t>
            </w:r>
            <w:sdt>
              <w:sdtPr>
                <w:rPr>
                  <w:rFonts w:ascii="Times New Roman" w:eastAsia="Times New Roman" w:hAnsi="Times New Roman" w:cs="Times New Roman"/>
                  <w:color w:val="000000"/>
                  <w:sz w:val="28"/>
                  <w:szCs w:val="28"/>
                  <w:lang w:eastAsia="ru-RU"/>
                </w:rPr>
                <w:id w:val="-1098258257"/>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ГОС4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[8]</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ГОСТ 12.1.029-80 </w:t>
            </w:r>
            <w:sdt>
              <w:sdtPr>
                <w:rPr>
                  <w:rFonts w:ascii="Times New Roman" w:eastAsia="Times New Roman" w:hAnsi="Times New Roman" w:cs="Times New Roman"/>
                  <w:color w:val="000000"/>
                  <w:sz w:val="28"/>
                  <w:szCs w:val="28"/>
                  <w:lang w:eastAsia="ru-RU"/>
                </w:rPr>
                <w:id w:val="151912476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[9]</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r>
            <w:r w:rsidR="00872F1F" w:rsidRPr="00872F1F">
              <w:rPr>
                <w:rFonts w:ascii="Times New Roman" w:eastAsia="Calibri" w:hAnsi="Times New Roman" w:cs="Times New Roman"/>
                <w:sz w:val="28"/>
              </w:rPr>
              <w:t>СП 51.13330.2011</w:t>
            </w:r>
            <w:r>
              <w:rPr>
                <w:rFonts w:ascii="Times New Roman" w:eastAsia="Times New Roman" w:hAnsi="Times New Roman" w:cs="Times New Roman"/>
                <w:color w:val="000000"/>
                <w:sz w:val="28"/>
                <w:szCs w:val="28"/>
                <w:lang w:eastAsia="ru-RU"/>
              </w:rPr>
              <w:t xml:space="preserve"> </w:t>
            </w:r>
            <w:sdt>
              <w:sdtPr>
                <w:rPr>
                  <w:rFonts w:ascii="Times New Roman" w:eastAsia="Times New Roman" w:hAnsi="Times New Roman" w:cs="Times New Roman"/>
                  <w:color w:val="000000"/>
                  <w:sz w:val="28"/>
                  <w:szCs w:val="28"/>
                  <w:lang w:eastAsia="ru-RU"/>
                </w:rPr>
                <w:id w:val="410044339"/>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[10]</w:t>
                </w:r>
                <w:r>
                  <w:rPr>
                    <w:rFonts w:ascii="Times New Roman" w:eastAsia="Times New Roman" w:hAnsi="Times New Roman" w:cs="Times New Roman"/>
                    <w:color w:val="000000"/>
                    <w:sz w:val="28"/>
                    <w:szCs w:val="28"/>
                    <w:lang w:eastAsia="ru-RU"/>
                  </w:rPr>
                  <w:fldChar w:fldCharType="end"/>
                </w:r>
              </w:sdtContent>
            </w:sdt>
          </w:p>
        </w:tc>
      </w:tr>
      <w:tr w:rsidR="00872F1F" w:rsidRPr="00872F1F" w14:paraId="2A5284E3" w14:textId="77777777" w:rsidTr="00387B53">
        <w:trPr>
          <w:trHeight w:val="252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DE0EBD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2</w:t>
            </w:r>
          </w:p>
        </w:tc>
        <w:tc>
          <w:tcPr>
            <w:tcW w:w="3054" w:type="dxa"/>
            <w:tcBorders>
              <w:top w:val="nil"/>
              <w:left w:val="nil"/>
              <w:bottom w:val="single" w:sz="4" w:space="0" w:color="auto"/>
              <w:right w:val="single" w:sz="4" w:space="0" w:color="auto"/>
            </w:tcBorders>
            <w:shd w:val="clear" w:color="auto" w:fill="auto"/>
            <w:vAlign w:val="center"/>
            <w:hideMark/>
          </w:tcPr>
          <w:p w14:paraId="38C4B04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повышенный уровень электромагнитных и ионизирующих излучений;</w:t>
            </w:r>
          </w:p>
        </w:tc>
        <w:tc>
          <w:tcPr>
            <w:tcW w:w="1214" w:type="dxa"/>
            <w:tcBorders>
              <w:top w:val="nil"/>
              <w:left w:val="nil"/>
              <w:bottom w:val="single" w:sz="4" w:space="0" w:color="auto"/>
              <w:right w:val="single" w:sz="4" w:space="0" w:color="auto"/>
            </w:tcBorders>
            <w:shd w:val="clear" w:color="auto" w:fill="auto"/>
            <w:noWrap/>
            <w:vAlign w:val="center"/>
            <w:hideMark/>
          </w:tcPr>
          <w:p w14:paraId="6CAAB84E"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 </w:t>
            </w:r>
          </w:p>
        </w:tc>
        <w:tc>
          <w:tcPr>
            <w:tcW w:w="1130" w:type="dxa"/>
            <w:tcBorders>
              <w:top w:val="nil"/>
              <w:left w:val="nil"/>
              <w:bottom w:val="single" w:sz="4" w:space="0" w:color="auto"/>
              <w:right w:val="single" w:sz="4" w:space="0" w:color="auto"/>
            </w:tcBorders>
            <w:shd w:val="clear" w:color="auto" w:fill="auto"/>
            <w:noWrap/>
            <w:vAlign w:val="center"/>
            <w:hideMark/>
          </w:tcPr>
          <w:p w14:paraId="6C6D6A7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3C9B3BD1" w14:textId="7219F31E" w:rsidR="00872F1F" w:rsidRPr="00872F1F" w:rsidRDefault="006364FB"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ГОСТ 12.1.006–84. ССБТ</w:t>
            </w:r>
            <w:sdt>
              <w:sdtPr>
                <w:rPr>
                  <w:rFonts w:ascii="Times New Roman" w:eastAsia="Times New Roman" w:hAnsi="Times New Roman" w:cs="Times New Roman"/>
                  <w:color w:val="000000"/>
                  <w:sz w:val="28"/>
                  <w:szCs w:val="28"/>
                  <w:lang w:eastAsia="ru-RU"/>
                </w:rPr>
                <w:id w:val="1544639148"/>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ГОС6 \l 1049 </w:instrText>
                </w:r>
                <w:r>
                  <w:rPr>
                    <w:rFonts w:ascii="Times New Roman" w:eastAsia="Times New Roman" w:hAnsi="Times New Roman" w:cs="Times New Roman"/>
                    <w:color w:val="000000"/>
                    <w:sz w:val="28"/>
                    <w:szCs w:val="28"/>
                    <w:lang w:eastAsia="ru-RU"/>
                  </w:rPr>
                  <w:fldChar w:fldCharType="separate"/>
                </w:r>
                <w:r w:rsidR="00387B53">
                  <w:rPr>
                    <w:rFonts w:ascii="Times New Roman" w:eastAsia="Times New Roman" w:hAnsi="Times New Roman" w:cs="Times New Roman"/>
                    <w:noProof/>
                    <w:color w:val="000000"/>
                    <w:sz w:val="28"/>
                    <w:szCs w:val="28"/>
                    <w:lang w:eastAsia="ru-RU"/>
                  </w:rPr>
                  <w:t xml:space="preserve"> </w:t>
                </w:r>
                <w:r w:rsidR="00387B53" w:rsidRPr="00387B53">
                  <w:rPr>
                    <w:rFonts w:ascii="Times New Roman" w:eastAsia="Times New Roman" w:hAnsi="Times New Roman" w:cs="Times New Roman"/>
                    <w:noProof/>
                    <w:color w:val="000000"/>
                    <w:sz w:val="28"/>
                    <w:szCs w:val="28"/>
                    <w:lang w:eastAsia="ru-RU"/>
                  </w:rPr>
                  <w:t>[11]</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830558460"/>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2.2.4.1191-03 </w:t>
            </w:r>
            <w:sdt>
              <w:sdtPr>
                <w:rPr>
                  <w:rFonts w:ascii="Times New Roman" w:eastAsia="Times New Roman" w:hAnsi="Times New Roman" w:cs="Times New Roman"/>
                  <w:color w:val="000000"/>
                  <w:sz w:val="28"/>
                  <w:szCs w:val="28"/>
                  <w:lang w:eastAsia="ru-RU"/>
                </w:rPr>
                <w:id w:val="-11258511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Сан1 \l 1049 </w:instrText>
                </w:r>
                <w:r>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[12]</w:t>
                </w:r>
                <w:r>
                  <w:rPr>
                    <w:rFonts w:ascii="Times New Roman" w:eastAsia="Times New Roman" w:hAnsi="Times New Roman" w:cs="Times New Roman"/>
                    <w:color w:val="000000"/>
                    <w:sz w:val="28"/>
                    <w:szCs w:val="28"/>
                    <w:lang w:eastAsia="ru-RU"/>
                  </w:rPr>
                  <w:fldChar w:fldCharType="end"/>
                </w:r>
              </w:sdtContent>
            </w:sdt>
          </w:p>
        </w:tc>
      </w:tr>
      <w:tr w:rsidR="00872F1F" w:rsidRPr="00872F1F" w14:paraId="1FCC3870"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3AC0C8A4"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4</w:t>
            </w:r>
          </w:p>
        </w:tc>
        <w:tc>
          <w:tcPr>
            <w:tcW w:w="3054" w:type="dxa"/>
            <w:tcBorders>
              <w:top w:val="nil"/>
              <w:left w:val="nil"/>
              <w:bottom w:val="single" w:sz="4" w:space="0" w:color="auto"/>
              <w:right w:val="single" w:sz="4" w:space="0" w:color="auto"/>
            </w:tcBorders>
            <w:shd w:val="clear" w:color="auto" w:fill="auto"/>
            <w:vAlign w:val="center"/>
            <w:hideMark/>
          </w:tcPr>
          <w:p w14:paraId="10DDFCB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недостаточная освещенность рабочей зоны</w:t>
            </w:r>
          </w:p>
        </w:tc>
        <w:tc>
          <w:tcPr>
            <w:tcW w:w="1214" w:type="dxa"/>
            <w:tcBorders>
              <w:top w:val="nil"/>
              <w:left w:val="nil"/>
              <w:bottom w:val="single" w:sz="4" w:space="0" w:color="auto"/>
              <w:right w:val="single" w:sz="4" w:space="0" w:color="auto"/>
            </w:tcBorders>
            <w:shd w:val="clear" w:color="auto" w:fill="auto"/>
            <w:noWrap/>
            <w:vAlign w:val="center"/>
            <w:hideMark/>
          </w:tcPr>
          <w:p w14:paraId="2F33E639"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513DCF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1610DBC8" w14:textId="775D0CA2"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СанПиН2.2.1/2.1.1.1278-03 </w:t>
            </w:r>
            <w:sdt>
              <w:sdtPr>
                <w:rPr>
                  <w:rFonts w:ascii="Times New Roman" w:eastAsia="Times New Roman" w:hAnsi="Times New Roman" w:cs="Times New Roman"/>
                  <w:color w:val="000000"/>
                  <w:sz w:val="28"/>
                  <w:szCs w:val="28"/>
                  <w:lang w:eastAsia="ru-RU"/>
                </w:rPr>
                <w:id w:val="-172722072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Сан2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[13]</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350920916"/>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r w:rsidR="00872F1F" w:rsidRPr="00872F1F">
              <w:rPr>
                <w:rFonts w:ascii="Times New Roman" w:eastAsia="Times New Roman" w:hAnsi="Times New Roman" w:cs="Times New Roman"/>
                <w:color w:val="000000"/>
                <w:sz w:val="28"/>
                <w:szCs w:val="28"/>
                <w:lang w:eastAsia="ru-RU"/>
              </w:rPr>
              <w:br/>
              <w:t xml:space="preserve">СП 52.13330.2016 </w:t>
            </w:r>
            <w:sdt>
              <w:sdtPr>
                <w:rPr>
                  <w:rFonts w:ascii="Times New Roman" w:eastAsia="Times New Roman" w:hAnsi="Times New Roman" w:cs="Times New Roman"/>
                  <w:color w:val="000000"/>
                  <w:sz w:val="28"/>
                  <w:szCs w:val="28"/>
                  <w:lang w:eastAsia="ru-RU"/>
                </w:rPr>
                <w:id w:val="-2063087231"/>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СП51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[14]</w:t>
                </w:r>
                <w:r>
                  <w:rPr>
                    <w:rFonts w:ascii="Times New Roman" w:eastAsia="Times New Roman" w:hAnsi="Times New Roman" w:cs="Times New Roman"/>
                    <w:color w:val="000000"/>
                    <w:sz w:val="28"/>
                    <w:szCs w:val="28"/>
                    <w:lang w:eastAsia="ru-RU"/>
                  </w:rPr>
                  <w:fldChar w:fldCharType="end"/>
                </w:r>
              </w:sdtContent>
            </w:sdt>
          </w:p>
        </w:tc>
      </w:tr>
      <w:tr w:rsidR="00872F1F" w:rsidRPr="00872F1F" w14:paraId="3BDBB949" w14:textId="77777777" w:rsidTr="00387B53">
        <w:trPr>
          <w:trHeight w:val="1226"/>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89DDDA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5</w:t>
            </w:r>
          </w:p>
        </w:tc>
        <w:tc>
          <w:tcPr>
            <w:tcW w:w="3054" w:type="dxa"/>
            <w:tcBorders>
              <w:top w:val="nil"/>
              <w:left w:val="nil"/>
              <w:bottom w:val="single" w:sz="4" w:space="0" w:color="auto"/>
              <w:right w:val="single" w:sz="4" w:space="0" w:color="auto"/>
            </w:tcBorders>
            <w:shd w:val="clear" w:color="auto" w:fill="auto"/>
            <w:vAlign w:val="center"/>
            <w:hideMark/>
          </w:tcPr>
          <w:p w14:paraId="5B4E3081"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отклонение показателей микроклимата</w:t>
            </w:r>
          </w:p>
        </w:tc>
        <w:tc>
          <w:tcPr>
            <w:tcW w:w="1214" w:type="dxa"/>
            <w:tcBorders>
              <w:top w:val="nil"/>
              <w:left w:val="nil"/>
              <w:bottom w:val="single" w:sz="4" w:space="0" w:color="auto"/>
              <w:right w:val="single" w:sz="4" w:space="0" w:color="auto"/>
            </w:tcBorders>
            <w:shd w:val="clear" w:color="auto" w:fill="auto"/>
            <w:noWrap/>
            <w:vAlign w:val="center"/>
            <w:hideMark/>
          </w:tcPr>
          <w:p w14:paraId="61A7AC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87FDA0A"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5BDCACBD" w14:textId="479E40A5"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2.2.4.548-96 </w:t>
            </w:r>
            <w:sdt>
              <w:sdtPr>
                <w:rPr>
                  <w:rFonts w:ascii="Times New Roman" w:eastAsia="Times New Roman" w:hAnsi="Times New Roman" w:cs="Times New Roman"/>
                  <w:color w:val="000000"/>
                  <w:sz w:val="28"/>
                  <w:szCs w:val="28"/>
                  <w:lang w:eastAsia="ru-RU"/>
                </w:rPr>
                <w:id w:val="-1867130245"/>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Сан3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[15]</w:t>
                </w:r>
                <w:r>
                  <w:rPr>
                    <w:rFonts w:ascii="Times New Roman" w:eastAsia="Times New Roman" w:hAnsi="Times New Roman" w:cs="Times New Roman"/>
                    <w:color w:val="000000"/>
                    <w:sz w:val="28"/>
                    <w:szCs w:val="28"/>
                    <w:lang w:eastAsia="ru-RU"/>
                  </w:rPr>
                  <w:fldChar w:fldCharType="end"/>
                </w:r>
              </w:sdtContent>
            </w:sdt>
            <w:r>
              <w:rPr>
                <w:rFonts w:ascii="Times New Roman" w:eastAsia="Times New Roman" w:hAnsi="Times New Roman" w:cs="Times New Roman"/>
                <w:color w:val="000000"/>
                <w:sz w:val="28"/>
                <w:szCs w:val="28"/>
                <w:lang w:eastAsia="ru-RU"/>
              </w:rPr>
              <w:br/>
              <w:t xml:space="preserve">СанПиН 2.2.2/2.4.1340-03 </w:t>
            </w:r>
            <w:sdt>
              <w:sdtPr>
                <w:rPr>
                  <w:rFonts w:ascii="Times New Roman" w:eastAsia="Times New Roman" w:hAnsi="Times New Roman" w:cs="Times New Roman"/>
                  <w:color w:val="000000"/>
                  <w:sz w:val="28"/>
                  <w:szCs w:val="28"/>
                  <w:lang w:eastAsia="ru-RU"/>
                </w:rPr>
                <w:id w:val="-1433355352"/>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r w:rsidR="00872F1F" w:rsidRPr="00872F1F" w14:paraId="3D22EF9F" w14:textId="77777777" w:rsidTr="00387B53">
        <w:trPr>
          <w:trHeight w:val="1427"/>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775FEB33"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6</w:t>
            </w:r>
          </w:p>
        </w:tc>
        <w:tc>
          <w:tcPr>
            <w:tcW w:w="3054" w:type="dxa"/>
            <w:tcBorders>
              <w:top w:val="nil"/>
              <w:left w:val="nil"/>
              <w:bottom w:val="single" w:sz="4" w:space="0" w:color="auto"/>
              <w:right w:val="single" w:sz="4" w:space="0" w:color="auto"/>
            </w:tcBorders>
            <w:shd w:val="clear" w:color="auto" w:fill="auto"/>
            <w:vAlign w:val="center"/>
            <w:hideMark/>
          </w:tcPr>
          <w:p w14:paraId="35CF00E2"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опасность поражения электрическим током</w:t>
            </w:r>
          </w:p>
        </w:tc>
        <w:tc>
          <w:tcPr>
            <w:tcW w:w="1214" w:type="dxa"/>
            <w:tcBorders>
              <w:top w:val="nil"/>
              <w:left w:val="nil"/>
              <w:bottom w:val="single" w:sz="4" w:space="0" w:color="auto"/>
              <w:right w:val="single" w:sz="4" w:space="0" w:color="auto"/>
            </w:tcBorders>
            <w:shd w:val="clear" w:color="auto" w:fill="auto"/>
            <w:noWrap/>
            <w:vAlign w:val="center"/>
            <w:hideMark/>
          </w:tcPr>
          <w:p w14:paraId="6161B39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7C33B1B8"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vAlign w:val="center"/>
            <w:hideMark/>
          </w:tcPr>
          <w:p w14:paraId="6635E870" w14:textId="61F2932D"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ГОСТ 12.1.030-81 ССБ</w:t>
            </w:r>
            <w:r w:rsidR="00387B53">
              <w:rPr>
                <w:rFonts w:ascii="Times New Roman" w:eastAsia="Times New Roman" w:hAnsi="Times New Roman" w:cs="Times New Roman"/>
                <w:color w:val="000000"/>
                <w:sz w:val="28"/>
                <w:szCs w:val="28"/>
                <w:lang w:eastAsia="ru-RU"/>
              </w:rPr>
              <w:t xml:space="preserve">Т </w:t>
            </w:r>
            <w:sdt>
              <w:sdtPr>
                <w:rPr>
                  <w:rFonts w:ascii="Times New Roman" w:eastAsia="Times New Roman" w:hAnsi="Times New Roman" w:cs="Times New Roman"/>
                  <w:color w:val="000000"/>
                  <w:sz w:val="28"/>
                  <w:szCs w:val="28"/>
                  <w:lang w:eastAsia="ru-RU"/>
                </w:rPr>
                <w:id w:val="-1839685704"/>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ГОС7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[16]</w:t>
                </w:r>
                <w:r w:rsidR="00387B53">
                  <w:rPr>
                    <w:rFonts w:ascii="Times New Roman" w:eastAsia="Times New Roman" w:hAnsi="Times New Roman" w:cs="Times New Roman"/>
                    <w:color w:val="000000"/>
                    <w:sz w:val="28"/>
                    <w:szCs w:val="28"/>
                    <w:lang w:eastAsia="ru-RU"/>
                  </w:rPr>
                  <w:fldChar w:fldCharType="end"/>
                </w:r>
              </w:sdtContent>
            </w:sdt>
            <w:r w:rsidR="00387B53">
              <w:rPr>
                <w:rFonts w:ascii="Times New Roman" w:eastAsia="Times New Roman" w:hAnsi="Times New Roman" w:cs="Times New Roman"/>
                <w:color w:val="000000"/>
                <w:sz w:val="28"/>
                <w:szCs w:val="28"/>
                <w:lang w:eastAsia="ru-RU"/>
              </w:rPr>
              <w:br/>
              <w:t xml:space="preserve">ГОСТ 12.1.038-82 ССБТ </w:t>
            </w:r>
            <w:sdt>
              <w:sdtPr>
                <w:rPr>
                  <w:rFonts w:ascii="Times New Roman" w:eastAsia="Times New Roman" w:hAnsi="Times New Roman" w:cs="Times New Roman"/>
                  <w:color w:val="000000"/>
                  <w:sz w:val="28"/>
                  <w:szCs w:val="28"/>
                  <w:lang w:eastAsia="ru-RU"/>
                </w:rPr>
                <w:id w:val="2055967320"/>
                <w:citation/>
              </w:sdtPr>
              <w:sdtContent>
                <w:r w:rsidR="00387B53">
                  <w:rPr>
                    <w:rFonts w:ascii="Times New Roman" w:eastAsia="Times New Roman" w:hAnsi="Times New Roman" w:cs="Times New Roman"/>
                    <w:color w:val="000000"/>
                    <w:sz w:val="28"/>
                    <w:szCs w:val="28"/>
                    <w:lang w:eastAsia="ru-RU"/>
                  </w:rPr>
                  <w:fldChar w:fldCharType="begin"/>
                </w:r>
                <w:r w:rsidR="00387B53">
                  <w:rPr>
                    <w:rFonts w:ascii="Times New Roman" w:eastAsia="Times New Roman" w:hAnsi="Times New Roman" w:cs="Times New Roman"/>
                    <w:color w:val="000000"/>
                    <w:sz w:val="28"/>
                    <w:szCs w:val="28"/>
                    <w:lang w:eastAsia="ru-RU"/>
                  </w:rPr>
                  <w:instrText xml:space="preserve"> CITATION ГОС8 \l 1049 </w:instrText>
                </w:r>
                <w:r w:rsidR="00387B53">
                  <w:rPr>
                    <w:rFonts w:ascii="Times New Roman" w:eastAsia="Times New Roman" w:hAnsi="Times New Roman" w:cs="Times New Roman"/>
                    <w:color w:val="000000"/>
                    <w:sz w:val="28"/>
                    <w:szCs w:val="28"/>
                    <w:lang w:eastAsia="ru-RU"/>
                  </w:rPr>
                  <w:fldChar w:fldCharType="separate"/>
                </w:r>
                <w:r w:rsidR="00387B53" w:rsidRPr="00387B53">
                  <w:rPr>
                    <w:rFonts w:ascii="Times New Roman" w:eastAsia="Times New Roman" w:hAnsi="Times New Roman" w:cs="Times New Roman"/>
                    <w:noProof/>
                    <w:color w:val="000000"/>
                    <w:sz w:val="28"/>
                    <w:szCs w:val="28"/>
                    <w:lang w:eastAsia="ru-RU"/>
                  </w:rPr>
                  <w:t>[17]</w:t>
                </w:r>
                <w:r w:rsidR="00387B53">
                  <w:rPr>
                    <w:rFonts w:ascii="Times New Roman" w:eastAsia="Times New Roman" w:hAnsi="Times New Roman" w:cs="Times New Roman"/>
                    <w:color w:val="000000"/>
                    <w:sz w:val="28"/>
                    <w:szCs w:val="28"/>
                    <w:lang w:eastAsia="ru-RU"/>
                  </w:rPr>
                  <w:fldChar w:fldCharType="end"/>
                </w:r>
              </w:sdtContent>
            </w:sdt>
          </w:p>
        </w:tc>
      </w:tr>
      <w:tr w:rsidR="00872F1F" w:rsidRPr="00872F1F" w14:paraId="40932307" w14:textId="77777777" w:rsidTr="00387B53">
        <w:trPr>
          <w:trHeight w:val="1080"/>
        </w:trPr>
        <w:tc>
          <w:tcPr>
            <w:tcW w:w="693" w:type="dxa"/>
            <w:tcBorders>
              <w:top w:val="nil"/>
              <w:left w:val="single" w:sz="4" w:space="0" w:color="auto"/>
              <w:bottom w:val="single" w:sz="4" w:space="0" w:color="auto"/>
              <w:right w:val="single" w:sz="4" w:space="0" w:color="auto"/>
            </w:tcBorders>
            <w:shd w:val="clear" w:color="auto" w:fill="auto"/>
            <w:noWrap/>
            <w:vAlign w:val="center"/>
            <w:hideMark/>
          </w:tcPr>
          <w:p w14:paraId="004F85ED"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7</w:t>
            </w:r>
          </w:p>
        </w:tc>
        <w:tc>
          <w:tcPr>
            <w:tcW w:w="3054" w:type="dxa"/>
            <w:tcBorders>
              <w:top w:val="nil"/>
              <w:left w:val="nil"/>
              <w:bottom w:val="single" w:sz="4" w:space="0" w:color="auto"/>
              <w:right w:val="single" w:sz="4" w:space="0" w:color="auto"/>
            </w:tcBorders>
            <w:shd w:val="clear" w:color="auto" w:fill="auto"/>
            <w:vAlign w:val="center"/>
            <w:hideMark/>
          </w:tcPr>
          <w:p w14:paraId="05D17C70" w14:textId="77777777" w:rsidR="00872F1F" w:rsidRPr="00872F1F" w:rsidRDefault="00872F1F" w:rsidP="00872F1F">
            <w:pPr>
              <w:spacing w:after="0" w:line="240" w:lineRule="auto"/>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психофизические нагрузки</w:t>
            </w:r>
          </w:p>
        </w:tc>
        <w:tc>
          <w:tcPr>
            <w:tcW w:w="1214" w:type="dxa"/>
            <w:tcBorders>
              <w:top w:val="nil"/>
              <w:left w:val="nil"/>
              <w:bottom w:val="single" w:sz="4" w:space="0" w:color="auto"/>
              <w:right w:val="single" w:sz="4" w:space="0" w:color="auto"/>
            </w:tcBorders>
            <w:shd w:val="clear" w:color="auto" w:fill="auto"/>
            <w:noWrap/>
            <w:vAlign w:val="center"/>
            <w:hideMark/>
          </w:tcPr>
          <w:p w14:paraId="509F9607"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1130" w:type="dxa"/>
            <w:tcBorders>
              <w:top w:val="nil"/>
              <w:left w:val="nil"/>
              <w:bottom w:val="single" w:sz="4" w:space="0" w:color="auto"/>
              <w:right w:val="single" w:sz="4" w:space="0" w:color="auto"/>
            </w:tcBorders>
            <w:shd w:val="clear" w:color="auto" w:fill="auto"/>
            <w:noWrap/>
            <w:vAlign w:val="center"/>
            <w:hideMark/>
          </w:tcPr>
          <w:p w14:paraId="154B5B61" w14:textId="77777777" w:rsidR="00872F1F" w:rsidRPr="00872F1F" w:rsidRDefault="00872F1F" w:rsidP="00872F1F">
            <w:pPr>
              <w:spacing w:after="0" w:line="240" w:lineRule="auto"/>
              <w:jc w:val="center"/>
              <w:rPr>
                <w:rFonts w:ascii="Times New Roman" w:eastAsia="Times New Roman" w:hAnsi="Times New Roman" w:cs="Times New Roman"/>
                <w:color w:val="000000"/>
                <w:sz w:val="28"/>
                <w:szCs w:val="28"/>
                <w:lang w:eastAsia="ru-RU"/>
              </w:rPr>
            </w:pPr>
            <w:r w:rsidRPr="00872F1F">
              <w:rPr>
                <w:rFonts w:ascii="Times New Roman" w:eastAsia="Times New Roman" w:hAnsi="Times New Roman" w:cs="Times New Roman"/>
                <w:color w:val="000000"/>
                <w:sz w:val="28"/>
                <w:szCs w:val="28"/>
                <w:lang w:eastAsia="ru-RU"/>
              </w:rPr>
              <w:t>+</w:t>
            </w:r>
          </w:p>
        </w:tc>
        <w:tc>
          <w:tcPr>
            <w:tcW w:w="3264" w:type="dxa"/>
            <w:tcBorders>
              <w:top w:val="nil"/>
              <w:left w:val="nil"/>
              <w:bottom w:val="single" w:sz="4" w:space="0" w:color="auto"/>
              <w:right w:val="single" w:sz="4" w:space="0" w:color="auto"/>
            </w:tcBorders>
            <w:shd w:val="clear" w:color="auto" w:fill="auto"/>
            <w:noWrap/>
            <w:vAlign w:val="center"/>
            <w:hideMark/>
          </w:tcPr>
          <w:p w14:paraId="06FD5ADA" w14:textId="365C1DC0" w:rsidR="00872F1F" w:rsidRPr="00872F1F" w:rsidRDefault="00387B53" w:rsidP="00872F1F">
            <w:pPr>
              <w:spacing w:after="0" w:line="240" w:lineRule="auto"/>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СанПиН 2.2.2/2.4.1340-03 </w:t>
            </w:r>
            <w:sdt>
              <w:sdtPr>
                <w:rPr>
                  <w:rFonts w:ascii="Times New Roman" w:eastAsia="Times New Roman" w:hAnsi="Times New Roman" w:cs="Times New Roman"/>
                  <w:color w:val="000000"/>
                  <w:sz w:val="28"/>
                  <w:szCs w:val="28"/>
                  <w:lang w:eastAsia="ru-RU"/>
                </w:rPr>
                <w:id w:val="1688858433"/>
                <w:citation/>
              </w:sdtPr>
              <w:sdtContent>
                <w:r>
                  <w:rPr>
                    <w:rFonts w:ascii="Times New Roman" w:eastAsia="Times New Roman" w:hAnsi="Times New Roman" w:cs="Times New Roman"/>
                    <w:color w:val="000000"/>
                    <w:sz w:val="28"/>
                    <w:szCs w:val="28"/>
                    <w:lang w:eastAsia="ru-RU"/>
                  </w:rPr>
                  <w:fldChar w:fldCharType="begin"/>
                </w:r>
                <w:r>
                  <w:rPr>
                    <w:rFonts w:ascii="Times New Roman" w:eastAsia="Times New Roman" w:hAnsi="Times New Roman" w:cs="Times New Roman"/>
                    <w:color w:val="000000"/>
                    <w:sz w:val="28"/>
                    <w:szCs w:val="28"/>
                    <w:lang w:eastAsia="ru-RU"/>
                  </w:rPr>
                  <w:instrText xml:space="preserve"> CITATION Сан \l 1049 </w:instrText>
                </w:r>
                <w:r>
                  <w:rPr>
                    <w:rFonts w:ascii="Times New Roman" w:eastAsia="Times New Roman" w:hAnsi="Times New Roman" w:cs="Times New Roman"/>
                    <w:color w:val="000000"/>
                    <w:sz w:val="28"/>
                    <w:szCs w:val="28"/>
                    <w:lang w:eastAsia="ru-RU"/>
                  </w:rPr>
                  <w:fldChar w:fldCharType="separate"/>
                </w:r>
                <w:r w:rsidRPr="00387B53">
                  <w:rPr>
                    <w:rFonts w:ascii="Times New Roman" w:eastAsia="Times New Roman" w:hAnsi="Times New Roman" w:cs="Times New Roman"/>
                    <w:noProof/>
                    <w:color w:val="000000"/>
                    <w:sz w:val="28"/>
                    <w:szCs w:val="28"/>
                    <w:lang w:eastAsia="ru-RU"/>
                  </w:rPr>
                  <w:t>[6]</w:t>
                </w:r>
                <w:r>
                  <w:rPr>
                    <w:rFonts w:ascii="Times New Roman" w:eastAsia="Times New Roman" w:hAnsi="Times New Roman" w:cs="Times New Roman"/>
                    <w:color w:val="000000"/>
                    <w:sz w:val="28"/>
                    <w:szCs w:val="28"/>
                    <w:lang w:eastAsia="ru-RU"/>
                  </w:rPr>
                  <w:fldChar w:fldCharType="end"/>
                </w:r>
              </w:sdtContent>
            </w:sdt>
          </w:p>
        </w:tc>
      </w:tr>
    </w:tbl>
    <w:p w14:paraId="67B3A878" w14:textId="77777777" w:rsidR="00872F1F" w:rsidRPr="00872F1F" w:rsidRDefault="00872F1F" w:rsidP="00872F1F">
      <w:pPr>
        <w:spacing w:after="0" w:line="360" w:lineRule="auto"/>
        <w:jc w:val="both"/>
        <w:rPr>
          <w:rFonts w:ascii="Times New Roman" w:eastAsia="Calibri" w:hAnsi="Times New Roman" w:cs="Times New Roman"/>
          <w:sz w:val="28"/>
        </w:rPr>
      </w:pPr>
    </w:p>
    <w:p w14:paraId="7252F721" w14:textId="77777777" w:rsidR="00872F1F" w:rsidRPr="00872F1F" w:rsidRDefault="00872F1F" w:rsidP="00872F1F">
      <w:pPr>
        <w:spacing w:after="0" w:line="360" w:lineRule="auto"/>
        <w:jc w:val="both"/>
        <w:rPr>
          <w:rFonts w:ascii="Times New Roman" w:eastAsia="Calibri" w:hAnsi="Times New Roman" w:cs="Times New Roman"/>
          <w:sz w:val="28"/>
        </w:rPr>
      </w:pPr>
    </w:p>
    <w:p w14:paraId="67883C99" w14:textId="517B21AB" w:rsidR="00872F1F" w:rsidRPr="00872F1F" w:rsidRDefault="00872F1F" w:rsidP="00872F1F">
      <w:pPr>
        <w:pStyle w:val="3"/>
        <w:rPr>
          <w:rFonts w:eastAsia="Calibri"/>
        </w:rPr>
      </w:pPr>
      <w:bookmarkStart w:id="265" w:name="_Toc43125405"/>
      <w:bookmarkStart w:id="266" w:name="_Toc62603054"/>
      <w:r>
        <w:rPr>
          <w:rFonts w:eastAsia="Calibri"/>
        </w:rPr>
        <w:lastRenderedPageBreak/>
        <w:t>6.</w:t>
      </w:r>
      <w:r w:rsidRPr="00872F1F">
        <w:rPr>
          <w:rFonts w:eastAsia="Calibri"/>
        </w:rPr>
        <w:t>2.2.1. Повышенный уровень шума</w:t>
      </w:r>
      <w:bookmarkEnd w:id="265"/>
      <w:bookmarkEnd w:id="266"/>
    </w:p>
    <w:p w14:paraId="70899C4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на рабочем месте может создаваться оргтехникой, системой отопления и кондиционирования.</w:t>
      </w:r>
    </w:p>
    <w:p w14:paraId="6A3C98A5" w14:textId="470DE07D"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Уровни звукового давления от различных источников представлены в таблице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w:t>
      </w:r>
    </w:p>
    <w:p w14:paraId="31B8D7C5" w14:textId="1DD294B8" w:rsidR="00872F1F" w:rsidRPr="00872F1F" w:rsidRDefault="00872F1F" w:rsidP="00872F1F">
      <w:pPr>
        <w:spacing w:after="0" w:line="360" w:lineRule="auto"/>
        <w:jc w:val="both"/>
        <w:rPr>
          <w:rFonts w:ascii="Times New Roman" w:eastAsia="Calibri" w:hAnsi="Times New Roman" w:cs="Times New Roman"/>
          <w:sz w:val="28"/>
        </w:rPr>
      </w:pPr>
      <w:r w:rsidRPr="00872F1F">
        <w:rPr>
          <w:rFonts w:ascii="Times New Roman" w:eastAsia="Calibri" w:hAnsi="Times New Roman" w:cs="Times New Roman"/>
          <w:sz w:val="28"/>
        </w:rPr>
        <w:t xml:space="preserve">Таблица </w:t>
      </w:r>
      <w:r>
        <w:rPr>
          <w:rFonts w:ascii="Times New Roman" w:eastAsia="Calibri" w:hAnsi="Times New Roman" w:cs="Times New Roman"/>
          <w:sz w:val="28"/>
        </w:rPr>
        <w:t>2</w:t>
      </w:r>
      <w:r w:rsidR="00FC2E19">
        <w:rPr>
          <w:rFonts w:ascii="Times New Roman" w:eastAsia="Calibri" w:hAnsi="Times New Roman" w:cs="Times New Roman"/>
          <w:sz w:val="28"/>
        </w:rPr>
        <w:t>2</w:t>
      </w:r>
      <w:r w:rsidRPr="00872F1F">
        <w:rPr>
          <w:rFonts w:ascii="Times New Roman" w:eastAsia="Calibri" w:hAnsi="Times New Roman" w:cs="Times New Roman"/>
          <w:sz w:val="28"/>
        </w:rPr>
        <w:t xml:space="preserve"> – Уровни звукового давления различных источников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0"/>
        <w:gridCol w:w="4664"/>
      </w:tblGrid>
      <w:tr w:rsidR="00872F1F" w:rsidRPr="00872F1F" w14:paraId="138796F4" w14:textId="77777777" w:rsidTr="00387B53">
        <w:trPr>
          <w:trHeight w:val="454"/>
        </w:trPr>
        <w:tc>
          <w:tcPr>
            <w:tcW w:w="4814" w:type="dxa"/>
            <w:shd w:val="clear" w:color="auto" w:fill="auto"/>
            <w:vAlign w:val="center"/>
          </w:tcPr>
          <w:p w14:paraId="1B3A74A3"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Источник шума</w:t>
            </w:r>
          </w:p>
        </w:tc>
        <w:tc>
          <w:tcPr>
            <w:tcW w:w="4814" w:type="dxa"/>
            <w:shd w:val="clear" w:color="auto" w:fill="auto"/>
            <w:vAlign w:val="center"/>
          </w:tcPr>
          <w:p w14:paraId="2C99636A"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szCs w:val="28"/>
              </w:rPr>
              <w:t>Уровень шума, дБ</w:t>
            </w:r>
          </w:p>
        </w:tc>
      </w:tr>
      <w:tr w:rsidR="00872F1F" w:rsidRPr="00872F1F" w14:paraId="5851877D" w14:textId="77777777" w:rsidTr="00387B53">
        <w:trPr>
          <w:trHeight w:val="454"/>
        </w:trPr>
        <w:tc>
          <w:tcPr>
            <w:tcW w:w="4814" w:type="dxa"/>
            <w:shd w:val="clear" w:color="auto" w:fill="auto"/>
            <w:vAlign w:val="center"/>
          </w:tcPr>
          <w:p w14:paraId="53B6C004"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Жесткий диск</w:t>
            </w:r>
          </w:p>
        </w:tc>
        <w:tc>
          <w:tcPr>
            <w:tcW w:w="4814" w:type="dxa"/>
            <w:shd w:val="clear" w:color="auto" w:fill="auto"/>
            <w:vAlign w:val="center"/>
          </w:tcPr>
          <w:p w14:paraId="24F14E3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40</w:t>
            </w:r>
          </w:p>
        </w:tc>
      </w:tr>
      <w:tr w:rsidR="00872F1F" w:rsidRPr="00872F1F" w14:paraId="37506166" w14:textId="77777777" w:rsidTr="00387B53">
        <w:trPr>
          <w:trHeight w:val="454"/>
        </w:trPr>
        <w:tc>
          <w:tcPr>
            <w:tcW w:w="4814" w:type="dxa"/>
            <w:shd w:val="clear" w:color="auto" w:fill="auto"/>
            <w:vAlign w:val="center"/>
          </w:tcPr>
          <w:p w14:paraId="4AC7B082"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Вентилятор</w:t>
            </w:r>
          </w:p>
        </w:tc>
        <w:tc>
          <w:tcPr>
            <w:tcW w:w="4814" w:type="dxa"/>
            <w:shd w:val="clear" w:color="auto" w:fill="auto"/>
            <w:vAlign w:val="center"/>
          </w:tcPr>
          <w:p w14:paraId="69CB4CDB"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3C0906F4" w14:textId="77777777" w:rsidTr="00387B53">
        <w:trPr>
          <w:trHeight w:val="454"/>
        </w:trPr>
        <w:tc>
          <w:tcPr>
            <w:tcW w:w="4814" w:type="dxa"/>
            <w:shd w:val="clear" w:color="auto" w:fill="auto"/>
            <w:vAlign w:val="center"/>
          </w:tcPr>
          <w:p w14:paraId="21B558DA"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Монитор</w:t>
            </w:r>
          </w:p>
        </w:tc>
        <w:tc>
          <w:tcPr>
            <w:tcW w:w="4814" w:type="dxa"/>
            <w:shd w:val="clear" w:color="auto" w:fill="auto"/>
            <w:vAlign w:val="center"/>
          </w:tcPr>
          <w:p w14:paraId="451E7205"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17</w:t>
            </w:r>
          </w:p>
        </w:tc>
      </w:tr>
      <w:tr w:rsidR="00872F1F" w:rsidRPr="00872F1F" w14:paraId="01CB56CF" w14:textId="77777777" w:rsidTr="00387B53">
        <w:trPr>
          <w:trHeight w:val="454"/>
        </w:trPr>
        <w:tc>
          <w:tcPr>
            <w:tcW w:w="4814" w:type="dxa"/>
            <w:shd w:val="clear" w:color="auto" w:fill="auto"/>
            <w:vAlign w:val="center"/>
          </w:tcPr>
          <w:p w14:paraId="415C9003"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Клавиатура</w:t>
            </w:r>
          </w:p>
        </w:tc>
        <w:tc>
          <w:tcPr>
            <w:tcW w:w="4814" w:type="dxa"/>
            <w:shd w:val="clear" w:color="auto" w:fill="auto"/>
            <w:vAlign w:val="center"/>
          </w:tcPr>
          <w:p w14:paraId="170DA6F9"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10</w:t>
            </w:r>
          </w:p>
        </w:tc>
      </w:tr>
      <w:tr w:rsidR="00872F1F" w:rsidRPr="00872F1F" w14:paraId="49860187" w14:textId="77777777" w:rsidTr="00387B53">
        <w:trPr>
          <w:trHeight w:val="454"/>
        </w:trPr>
        <w:tc>
          <w:tcPr>
            <w:tcW w:w="4814" w:type="dxa"/>
            <w:shd w:val="clear" w:color="auto" w:fill="auto"/>
            <w:vAlign w:val="center"/>
          </w:tcPr>
          <w:p w14:paraId="70CDE716"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Принтер</w:t>
            </w:r>
          </w:p>
        </w:tc>
        <w:tc>
          <w:tcPr>
            <w:tcW w:w="4814" w:type="dxa"/>
            <w:shd w:val="clear" w:color="auto" w:fill="auto"/>
            <w:vAlign w:val="center"/>
          </w:tcPr>
          <w:p w14:paraId="2627376C"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45</w:t>
            </w:r>
          </w:p>
        </w:tc>
      </w:tr>
      <w:tr w:rsidR="00872F1F" w:rsidRPr="00872F1F" w14:paraId="48808114" w14:textId="77777777" w:rsidTr="00387B53">
        <w:trPr>
          <w:trHeight w:val="454"/>
        </w:trPr>
        <w:tc>
          <w:tcPr>
            <w:tcW w:w="4814" w:type="dxa"/>
            <w:shd w:val="clear" w:color="auto" w:fill="auto"/>
            <w:vAlign w:val="center"/>
          </w:tcPr>
          <w:p w14:paraId="34F562F9" w14:textId="77777777" w:rsidR="00872F1F" w:rsidRPr="00872F1F" w:rsidRDefault="00872F1F" w:rsidP="00872F1F">
            <w:pPr>
              <w:spacing w:after="0" w:line="240" w:lineRule="auto"/>
              <w:jc w:val="center"/>
              <w:rPr>
                <w:rFonts w:ascii="Times New Roman" w:eastAsia="Calibri" w:hAnsi="Times New Roman" w:cs="Times New Roman"/>
                <w:sz w:val="28"/>
                <w:szCs w:val="28"/>
              </w:rPr>
            </w:pPr>
            <w:r w:rsidRPr="00872F1F">
              <w:rPr>
                <w:rFonts w:ascii="Times New Roman" w:eastAsia="Calibri" w:hAnsi="Times New Roman" w:cs="Times New Roman"/>
                <w:sz w:val="28"/>
                <w:szCs w:val="28"/>
              </w:rPr>
              <w:t>Сканер</w:t>
            </w:r>
          </w:p>
        </w:tc>
        <w:tc>
          <w:tcPr>
            <w:tcW w:w="4814" w:type="dxa"/>
            <w:shd w:val="clear" w:color="auto" w:fill="auto"/>
            <w:vAlign w:val="center"/>
          </w:tcPr>
          <w:p w14:paraId="44E2B682" w14:textId="77777777" w:rsidR="00872F1F" w:rsidRPr="00872F1F" w:rsidRDefault="00872F1F" w:rsidP="00872F1F">
            <w:pPr>
              <w:spacing w:after="0" w:line="240" w:lineRule="auto"/>
              <w:jc w:val="center"/>
              <w:rPr>
                <w:rFonts w:ascii="Times New Roman" w:eastAsia="Calibri" w:hAnsi="Times New Roman" w:cs="Times New Roman"/>
                <w:sz w:val="28"/>
              </w:rPr>
            </w:pPr>
            <w:r w:rsidRPr="00872F1F">
              <w:rPr>
                <w:rFonts w:ascii="Times New Roman" w:eastAsia="Calibri" w:hAnsi="Times New Roman" w:cs="Times New Roman"/>
                <w:sz w:val="28"/>
              </w:rPr>
              <w:t>42</w:t>
            </w:r>
          </w:p>
        </w:tc>
      </w:tr>
    </w:tbl>
    <w:p w14:paraId="04E4ACA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p>
    <w:p w14:paraId="53C0CBC6"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Шум может вызвать у человека снижение слуха, повысить раздражительность и утомляемость, снижает производительность.</w:t>
      </w:r>
    </w:p>
    <w:p w14:paraId="265658DA" w14:textId="1054D82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На рабочем месте при работе с ПЭВМ </w:t>
      </w:r>
      <w:r w:rsidR="00387B53">
        <w:rPr>
          <w:rFonts w:ascii="Times New Roman" w:eastAsia="Calibri" w:hAnsi="Times New Roman" w:cs="Times New Roman"/>
          <w:sz w:val="28"/>
        </w:rPr>
        <w:t xml:space="preserve">шум не должен превышать 50 дБ </w:t>
      </w:r>
      <w:sdt>
        <w:sdtPr>
          <w:rPr>
            <w:rFonts w:ascii="Times New Roman" w:eastAsia="Calibri" w:hAnsi="Times New Roman" w:cs="Times New Roman"/>
            <w:sz w:val="28"/>
          </w:rPr>
          <w:id w:val="2047561514"/>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ГОС3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599B689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снижения шума можно прибегнуть к рациональной планировке помещения.</w:t>
      </w:r>
    </w:p>
    <w:p w14:paraId="3A07D73F" w14:textId="3F2D3AD3" w:rsidR="00872F1F" w:rsidRPr="00872F1F" w:rsidRDefault="00872F1F" w:rsidP="00872F1F">
      <w:pPr>
        <w:pStyle w:val="3"/>
        <w:rPr>
          <w:rFonts w:eastAsia="Calibri"/>
        </w:rPr>
      </w:pPr>
      <w:bookmarkStart w:id="267" w:name="_Toc43125406"/>
      <w:bookmarkStart w:id="268" w:name="_Toc62603055"/>
      <w:r>
        <w:rPr>
          <w:rFonts w:eastAsia="Calibri"/>
        </w:rPr>
        <w:t>6.</w:t>
      </w:r>
      <w:r w:rsidRPr="00872F1F">
        <w:rPr>
          <w:rFonts w:eastAsia="Calibri"/>
        </w:rPr>
        <w:t>2.2.2. Поражение электрическим током</w:t>
      </w:r>
      <w:bookmarkEnd w:id="267"/>
      <w:bookmarkEnd w:id="268"/>
    </w:p>
    <w:p w14:paraId="59D971CA" w14:textId="64EDF493"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Важнейшим документом для обеспечения электробезопасности человека является</w:t>
      </w:r>
      <w:r w:rsidR="00387B53">
        <w:rPr>
          <w:rFonts w:ascii="Times New Roman" w:eastAsia="Calibri" w:hAnsi="Times New Roman" w:cs="Times New Roman"/>
          <w:sz w:val="28"/>
        </w:rPr>
        <w:t xml:space="preserve"> </w:t>
      </w:r>
      <w:sdt>
        <w:sdtPr>
          <w:rPr>
            <w:rFonts w:ascii="Times New Roman" w:eastAsia="Calibri" w:hAnsi="Times New Roman" w:cs="Times New Roman"/>
            <w:sz w:val="28"/>
          </w:rPr>
          <w:id w:val="1185938867"/>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ГОС8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[17]</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Протекание электрического тока вызвано разницей электрических потенциалов, под действие которого попадает работающий.</w:t>
      </w:r>
    </w:p>
    <w:p w14:paraId="05EF2D6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Вызывается при замыкании человека цепи через тело человека. Через прикосновение к токоведущим частям. </w:t>
      </w:r>
    </w:p>
    <w:p w14:paraId="43AE564F" w14:textId="0C517D11"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Правила эксплуатации электроустановок (ПУЭ) утверждает, что помещение с ПЭВМ относится к помещ</w:t>
      </w:r>
      <w:r w:rsidR="00387B53">
        <w:rPr>
          <w:rFonts w:ascii="Times New Roman" w:eastAsia="Calibri" w:hAnsi="Times New Roman" w:cs="Times New Roman"/>
          <w:sz w:val="28"/>
        </w:rPr>
        <w:t xml:space="preserve">ениям без повышенной опасности </w:t>
      </w:r>
      <w:sdt>
        <w:sdtPr>
          <w:rPr>
            <w:rFonts w:ascii="Times New Roman" w:eastAsia="Calibri" w:hAnsi="Times New Roman" w:cs="Times New Roman"/>
            <w:sz w:val="28"/>
          </w:rPr>
          <w:id w:val="2093814942"/>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w:t>
      </w:r>
    </w:p>
    <w:p w14:paraId="1231F8E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Электрический ток проходя через организм человека может оказывать на него три вида воздействий:</w:t>
      </w:r>
    </w:p>
    <w:p w14:paraId="2225A3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термическое;</w:t>
      </w:r>
    </w:p>
    <w:p w14:paraId="190FCE24"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электролитическое;</w:t>
      </w:r>
    </w:p>
    <w:p w14:paraId="0E63F04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биологическое.</w:t>
      </w:r>
    </w:p>
    <w:p w14:paraId="2B05AC4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Термическое действие тока подразумевает появление на теле ожогов разных форм, перегревание кровеносных сосудов и нарушение функциональности внутренних органов, которые находятся на питии протекания тока.</w:t>
      </w:r>
    </w:p>
    <w:p w14:paraId="13AF33DB"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Электролитическое действие проявляется в расщепление крови и иной органической жидкости в тканях организма вызывая существенные изменения ее физико-химического состава.</w:t>
      </w:r>
    </w:p>
    <w:p w14:paraId="4365090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Биологическое действие вызывает нарушение нормальной работы мышечной системы. Возникают непроизвольные судорожные сокращения мышц, опасно такое влияние на органы дыхания и кровообращения, таких как легкие и сердце, это может привести к нарушению их нормальной работы, в том числе и к абсолютному прекращению их функциональности.</w:t>
      </w:r>
    </w:p>
    <w:p w14:paraId="16188C1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Безопасность от поражения электрическим током достигается за счет следующих мероприятий:</w:t>
      </w:r>
    </w:p>
    <w:p w14:paraId="46C41950"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изоляции токоведущих частей;</w:t>
      </w:r>
    </w:p>
    <w:p w14:paraId="6C0BF7A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сигнализации и блокировки;</w:t>
      </w:r>
    </w:p>
    <w:p w14:paraId="22291A4A"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использование знаков безопасности;</w:t>
      </w:r>
    </w:p>
    <w:p w14:paraId="1DE24128"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отключение электроустановок в целях защиты;</w:t>
      </w:r>
    </w:p>
    <w:p w14:paraId="0BEA5ED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применение индивидуальных средств защиты.</w:t>
      </w:r>
    </w:p>
    <w:p w14:paraId="394456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DA8566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0E06716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283A203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58F1B71D"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p>
    <w:p w14:paraId="4C0AC008" w14:textId="5CABC0AE" w:rsidR="00872F1F" w:rsidRPr="00872F1F" w:rsidRDefault="00872F1F" w:rsidP="00872F1F">
      <w:pPr>
        <w:pStyle w:val="3"/>
        <w:rPr>
          <w:rFonts w:eastAsia="Calibri"/>
        </w:rPr>
      </w:pPr>
      <w:bookmarkStart w:id="269" w:name="_Toc43125407"/>
      <w:bookmarkStart w:id="270" w:name="_Toc62603056"/>
      <w:r>
        <w:rPr>
          <w:rFonts w:eastAsia="Calibri"/>
        </w:rPr>
        <w:lastRenderedPageBreak/>
        <w:t>6.</w:t>
      </w:r>
      <w:r w:rsidRPr="00872F1F">
        <w:rPr>
          <w:rFonts w:eastAsia="Calibri"/>
        </w:rPr>
        <w:t>2.2.3. Повышенный уровень электромагнитных и ионизирующих излучений в рабочей зоне</w:t>
      </w:r>
      <w:bookmarkEnd w:id="269"/>
      <w:bookmarkEnd w:id="270"/>
    </w:p>
    <w:p w14:paraId="5375CD58"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Большинство технических приборов излучают электромагнитное поле во внешнюю среду, воздействуя на человека.  Если у электромагнитного поля напряженность выше предельно допустимой величины, то у человека начнут развиваться нарушения сердечно-сосудистой и нервной систем. Основное излучение ЭМП происходит от мониторов компьютеров.</w:t>
      </w:r>
    </w:p>
    <w:p w14:paraId="69538C06" w14:textId="5E54B328" w:rsidR="00872F1F" w:rsidRPr="00872F1F" w:rsidRDefault="00387B53" w:rsidP="00872F1F">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w:t>
      </w:r>
      <w:sdt>
        <w:sdtPr>
          <w:rPr>
            <w:rFonts w:ascii="Times New Roman" w:eastAsia="Calibri" w:hAnsi="Times New Roman" w:cs="Times New Roman"/>
            <w:sz w:val="28"/>
          </w:rPr>
          <w:id w:val="1366175707"/>
          <w:citation/>
        </w:sdtPr>
        <w:sdtContent>
          <w:r>
            <w:rPr>
              <w:rFonts w:ascii="Times New Roman" w:eastAsia="Calibri" w:hAnsi="Times New Roman" w:cs="Times New Roman"/>
              <w:sz w:val="28"/>
            </w:rPr>
            <w:fldChar w:fldCharType="begin"/>
          </w:r>
          <w:r>
            <w:rPr>
              <w:rFonts w:ascii="Times New Roman" w:eastAsia="Calibri" w:hAnsi="Times New Roman" w:cs="Times New Roman"/>
              <w:sz w:val="28"/>
            </w:rPr>
            <w:instrText xml:space="preserve"> CITATION Сан4 \l 1049 </w:instrText>
          </w:r>
          <w:r>
            <w:rPr>
              <w:rFonts w:ascii="Times New Roman" w:eastAsia="Calibri" w:hAnsi="Times New Roman" w:cs="Times New Roman"/>
              <w:sz w:val="28"/>
            </w:rPr>
            <w:fldChar w:fldCharType="separate"/>
          </w:r>
          <w:r w:rsidRPr="00387B53">
            <w:rPr>
              <w:rFonts w:ascii="Times New Roman" w:eastAsia="Calibri" w:hAnsi="Times New Roman" w:cs="Times New Roman"/>
              <w:noProof/>
              <w:sz w:val="28"/>
            </w:rPr>
            <w:t>[19]</w:t>
          </w:r>
          <w:r>
            <w:rPr>
              <w:rFonts w:ascii="Times New Roman" w:eastAsia="Calibri" w:hAnsi="Times New Roman" w:cs="Times New Roman"/>
              <w:sz w:val="28"/>
            </w:rPr>
            <w:fldChar w:fldCharType="end"/>
          </w:r>
        </w:sdtContent>
      </w:sdt>
      <w:r w:rsidR="00872F1F" w:rsidRPr="00872F1F">
        <w:rPr>
          <w:rFonts w:ascii="Times New Roman" w:eastAsia="Calibri" w:hAnsi="Times New Roman" w:cs="Times New Roman"/>
          <w:sz w:val="28"/>
        </w:rPr>
        <w:t xml:space="preserve"> напряженность электромагнитного поля на расстоянии 50 см вокруг видеомонитора должна быть нее более:</w:t>
      </w:r>
    </w:p>
    <w:p w14:paraId="452FA0F7"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низких частот (5Гц – 2 кГц);</w:t>
      </w:r>
    </w:p>
    <w:p w14:paraId="4F3EF4F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- 2,5 В/м в диапазоне высоких частот (2 – 400 кГц).</w:t>
      </w:r>
    </w:p>
    <w:p w14:paraId="3D480A9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Мониторы персональных компьютеров являются источниками электростатического поля, поверхностный электростатический потенциал не должен превышать 500 В.</w:t>
      </w:r>
    </w:p>
    <w:p w14:paraId="0FCADD15"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Из-за ионизирующего излучения в организме может нарушение функций кроветворных органов (нарушается свертываемость кровь, сосуды становятся более хрупкими), повышается риск инфекционных заболеваний.</w:t>
      </w:r>
    </w:p>
    <w:p w14:paraId="74903821"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Современные мониторы должны иметь стандарт низкого излучения (Low Radiation) и сертификат ТСО’99, эти стандарты означают, что мониторы имеют низкий уровень электромагнитного поля. </w:t>
      </w:r>
    </w:p>
    <w:p w14:paraId="5BC65175" w14:textId="73E97F8D" w:rsidR="00872F1F" w:rsidRPr="00872F1F" w:rsidRDefault="00872F1F" w:rsidP="00872F1F">
      <w:pPr>
        <w:spacing w:after="0" w:line="360" w:lineRule="auto"/>
        <w:ind w:firstLine="851"/>
        <w:jc w:val="both"/>
        <w:rPr>
          <w:rFonts w:ascii="Arial" w:eastAsia="Calibri" w:hAnsi="Arial" w:cs="Arial"/>
          <w:b/>
          <w:color w:val="2D2D2D"/>
          <w:spacing w:val="2"/>
          <w:sz w:val="46"/>
          <w:szCs w:val="46"/>
        </w:rPr>
      </w:pPr>
      <w:r w:rsidRPr="00872F1F">
        <w:rPr>
          <w:rFonts w:ascii="Times New Roman" w:eastAsia="Calibri" w:hAnsi="Times New Roman" w:cs="Times New Roman"/>
          <w:color w:val="000000"/>
          <w:sz w:val="28"/>
          <w:szCs w:val="28"/>
        </w:rPr>
        <w:t>Допустимое время пребывания персонала, обслуживающего установки промышленной ча</w:t>
      </w:r>
      <w:r w:rsidR="00387B53">
        <w:rPr>
          <w:rFonts w:ascii="Times New Roman" w:eastAsia="Calibri" w:hAnsi="Times New Roman" w:cs="Times New Roman"/>
          <w:color w:val="000000"/>
          <w:sz w:val="28"/>
          <w:szCs w:val="28"/>
        </w:rPr>
        <w:t xml:space="preserve">стоты, определяется по формуле </w:t>
      </w:r>
      <w:sdt>
        <w:sdtPr>
          <w:rPr>
            <w:rFonts w:ascii="Times New Roman" w:eastAsia="Calibri" w:hAnsi="Times New Roman" w:cs="Times New Roman"/>
            <w:color w:val="000000"/>
            <w:sz w:val="28"/>
            <w:szCs w:val="28"/>
          </w:rPr>
          <w:id w:val="-2116120192"/>
          <w:citation/>
        </w:sdtPr>
        <w:sdtContent>
          <w:r w:rsidR="00387B53">
            <w:rPr>
              <w:rFonts w:ascii="Times New Roman" w:eastAsia="Calibri" w:hAnsi="Times New Roman" w:cs="Times New Roman"/>
              <w:color w:val="000000"/>
              <w:sz w:val="28"/>
              <w:szCs w:val="28"/>
            </w:rPr>
            <w:fldChar w:fldCharType="begin"/>
          </w:r>
          <w:r w:rsidR="00387B53">
            <w:rPr>
              <w:rFonts w:ascii="Times New Roman" w:eastAsia="Calibri" w:hAnsi="Times New Roman" w:cs="Times New Roman"/>
              <w:color w:val="000000"/>
              <w:sz w:val="28"/>
              <w:szCs w:val="28"/>
            </w:rPr>
            <w:instrText xml:space="preserve"> CITATION ГОС8 \l 1049 </w:instrText>
          </w:r>
          <w:r w:rsidR="00387B53">
            <w:rPr>
              <w:rFonts w:ascii="Times New Roman" w:eastAsia="Calibri" w:hAnsi="Times New Roman" w:cs="Times New Roman"/>
              <w:color w:val="000000"/>
              <w:sz w:val="28"/>
              <w:szCs w:val="28"/>
            </w:rPr>
            <w:fldChar w:fldCharType="separate"/>
          </w:r>
          <w:r w:rsidR="00387B53" w:rsidRPr="00387B53">
            <w:rPr>
              <w:rFonts w:ascii="Times New Roman" w:eastAsia="Calibri" w:hAnsi="Times New Roman" w:cs="Times New Roman"/>
              <w:noProof/>
              <w:color w:val="000000"/>
              <w:sz w:val="28"/>
              <w:szCs w:val="28"/>
            </w:rPr>
            <w:t>[17]</w:t>
          </w:r>
          <w:r w:rsidR="00387B53">
            <w:rPr>
              <w:rFonts w:ascii="Times New Roman" w:eastAsia="Calibri" w:hAnsi="Times New Roman" w:cs="Times New Roman"/>
              <w:color w:val="000000"/>
              <w:sz w:val="28"/>
              <w:szCs w:val="28"/>
            </w:rPr>
            <w:fldChar w:fldCharType="end"/>
          </w:r>
        </w:sdtContent>
      </w:sdt>
      <w:r w:rsidRPr="00872F1F">
        <w:rPr>
          <w:rFonts w:ascii="Times New Roman" w:eastAsia="Calibri" w:hAnsi="Times New Roman" w:cs="Times New Roman"/>
          <w:color w:val="000000"/>
          <w:sz w:val="28"/>
          <w:szCs w:val="28"/>
        </w:rPr>
        <w:t>:</w:t>
      </w:r>
    </w:p>
    <w:p w14:paraId="622FDEED" w14:textId="77777777" w:rsidR="00872F1F" w:rsidRPr="00872F1F" w:rsidRDefault="005F7973" w:rsidP="00872F1F">
      <w:pPr>
        <w:shd w:val="clear" w:color="auto" w:fill="FFFFFF"/>
        <w:spacing w:after="0" w:line="360" w:lineRule="auto"/>
        <w:ind w:firstLine="851"/>
        <w:jc w:val="center"/>
        <w:rPr>
          <w:rFonts w:ascii="Times New Roman" w:eastAsia="Calibri" w:hAnsi="Times New Roman" w:cs="Times New Roman"/>
          <w:color w:val="000000"/>
          <w:sz w:val="28"/>
          <w:szCs w:val="28"/>
        </w:rPr>
      </w:pPr>
      <w:r>
        <w:rPr>
          <w:rFonts w:ascii="Times New Roman" w:eastAsia="Calibri" w:hAnsi="Times New Roman" w:cs="Times New Roman"/>
          <w:color w:val="000000"/>
          <w:position w:val="-24"/>
          <w:sz w:val="28"/>
          <w:szCs w:val="28"/>
        </w:rPr>
        <w:pict w14:anchorId="76F6A4D6">
          <v:shape id="_x0000_i1032" type="#_x0000_t75" style="width:64.8pt;height:36.6pt">
            <v:imagedata r:id="rId62" o:title=""/>
          </v:shape>
        </w:pict>
      </w:r>
      <w:r w:rsidR="00872F1F" w:rsidRPr="00872F1F">
        <w:rPr>
          <w:rFonts w:ascii="Times New Roman" w:eastAsia="Calibri" w:hAnsi="Times New Roman" w:cs="Times New Roman"/>
          <w:color w:val="000000"/>
          <w:sz w:val="28"/>
          <w:szCs w:val="28"/>
        </w:rPr>
        <w:t>,</w:t>
      </w:r>
    </w:p>
    <w:p w14:paraId="618819B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где Т</w:t>
      </w:r>
      <w:r w:rsidRPr="00872F1F">
        <w:rPr>
          <w:rFonts w:ascii="Times New Roman" w:eastAsia="Calibri" w:hAnsi="Times New Roman" w:cs="Times New Roman"/>
          <w:i/>
          <w:iCs/>
          <w:color w:val="000000"/>
          <w:sz w:val="28"/>
        </w:rPr>
        <w:t>– </w:t>
      </w:r>
      <w:r w:rsidRPr="00872F1F">
        <w:rPr>
          <w:rFonts w:ascii="Times New Roman" w:eastAsia="Calibri" w:hAnsi="Times New Roman" w:cs="Times New Roman"/>
          <w:color w:val="000000"/>
          <w:sz w:val="28"/>
        </w:rPr>
        <w:t xml:space="preserve">допустимое время нахождения в зоне с напряженностью электрического поля </w:t>
      </w:r>
      <w:r w:rsidRPr="00872F1F">
        <w:rPr>
          <w:rFonts w:ascii="Times New Roman" w:eastAsia="Calibri" w:hAnsi="Times New Roman" w:cs="Times New Roman"/>
          <w:i/>
          <w:iCs/>
          <w:color w:val="000000"/>
          <w:sz w:val="28"/>
        </w:rPr>
        <w:t>Е </w:t>
      </w:r>
      <w:r w:rsidRPr="00872F1F">
        <w:rPr>
          <w:rFonts w:ascii="Times New Roman" w:eastAsia="Calibri" w:hAnsi="Times New Roman" w:cs="Times New Roman"/>
          <w:color w:val="000000"/>
          <w:sz w:val="28"/>
        </w:rPr>
        <w:t>в часах;</w:t>
      </w:r>
    </w:p>
    <w:p w14:paraId="3D505A3A"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Е – напряженность электрического поля в кВ/м.</w:t>
      </w:r>
    </w:p>
    <w:p w14:paraId="4EA2327E" w14:textId="5A751D19" w:rsidR="00872F1F" w:rsidRPr="00872F1F" w:rsidRDefault="00872F1F" w:rsidP="00872F1F">
      <w:pPr>
        <w:tabs>
          <w:tab w:val="left" w:pos="1332"/>
        </w:tabs>
        <w:snapToGrid w:val="0"/>
        <w:spacing w:after="0" w:line="360" w:lineRule="auto"/>
        <w:contextualSpacing/>
        <w:jc w:val="center"/>
        <w:rPr>
          <w:rFonts w:ascii="Times New Roman" w:eastAsia="Times New Roman" w:hAnsi="Times New Roman" w:cs="Times New Roman"/>
          <w:sz w:val="28"/>
          <w:szCs w:val="28"/>
          <w:lang w:bidi="en-US"/>
        </w:rPr>
      </w:pPr>
      <m:oMath>
        <m:r>
          <w:rPr>
            <w:rFonts w:ascii="Cambria Math" w:hAnsi="Cambria Math"/>
            <w:szCs w:val="28"/>
            <w:lang w:bidi="en-US"/>
          </w:rPr>
          <m:t>E=</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T+2</m:t>
            </m:r>
          </m:den>
        </m:f>
        <m:r>
          <w:rPr>
            <w:rFonts w:ascii="Cambria Math" w:hAnsi="Cambria Math"/>
            <w:szCs w:val="28"/>
            <w:lang w:bidi="en-US"/>
          </w:rPr>
          <m:t>=</m:t>
        </m:r>
        <m:f>
          <m:fPr>
            <m:ctrlPr>
              <w:rPr>
                <w:rFonts w:ascii="Cambria Math" w:hAnsi="Cambria Math"/>
                <w:i/>
                <w:szCs w:val="28"/>
                <w:lang w:bidi="en-US"/>
              </w:rPr>
            </m:ctrlPr>
          </m:fPr>
          <m:num>
            <m:r>
              <w:rPr>
                <w:rFonts w:ascii="Cambria Math" w:hAnsi="Cambria Math"/>
                <w:szCs w:val="28"/>
                <w:lang w:bidi="en-US"/>
              </w:rPr>
              <m:t>50</m:t>
            </m:r>
          </m:num>
          <m:den>
            <m:r>
              <w:rPr>
                <w:rFonts w:ascii="Cambria Math" w:hAnsi="Cambria Math"/>
                <w:szCs w:val="28"/>
                <w:lang w:bidi="en-US"/>
              </w:rPr>
              <m:t>8+2</m:t>
            </m:r>
          </m:den>
        </m:f>
        <m:r>
          <w:rPr>
            <w:rFonts w:ascii="Cambria Math" w:hAnsi="Cambria Math"/>
            <w:szCs w:val="28"/>
            <w:lang w:bidi="en-US"/>
          </w:rPr>
          <m:t>=5</m:t>
        </m:r>
      </m:oMath>
      <w:r w:rsidRPr="00872F1F">
        <w:rPr>
          <w:rFonts w:ascii="Times New Roman" w:eastAsia="Times New Roman" w:hAnsi="Times New Roman" w:cs="Times New Roman"/>
          <w:sz w:val="28"/>
          <w:szCs w:val="28"/>
          <w:lang w:bidi="en-US"/>
        </w:rPr>
        <w:t xml:space="preserve"> кВ/м,</w:t>
      </w:r>
    </w:p>
    <w:p w14:paraId="3F77FA4B"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lastRenderedPageBreak/>
        <w:t>Т.е. при напряженности 5 кВ/м и менее допустимо нахождение человека в течение всей 8-часовой рабочей смены.</w:t>
      </w:r>
    </w:p>
    <w:p w14:paraId="78C9E603" w14:textId="42CF5899" w:rsidR="00872F1F" w:rsidRPr="00872F1F" w:rsidRDefault="00872F1F" w:rsidP="00872F1F">
      <w:pPr>
        <w:pStyle w:val="2"/>
        <w:rPr>
          <w:rFonts w:eastAsia="Calibri"/>
        </w:rPr>
      </w:pPr>
      <w:bookmarkStart w:id="271" w:name="_Toc43125408"/>
      <w:bookmarkStart w:id="272" w:name="_Toc62603057"/>
      <w:r>
        <w:rPr>
          <w:rFonts w:eastAsia="Calibri"/>
        </w:rPr>
        <w:t>6.</w:t>
      </w:r>
      <w:r w:rsidRPr="00872F1F">
        <w:rPr>
          <w:rFonts w:eastAsia="Calibri"/>
        </w:rPr>
        <w:t>3. Отклонение показателей микроклимата</w:t>
      </w:r>
      <w:bookmarkEnd w:id="271"/>
      <w:bookmarkEnd w:id="272"/>
    </w:p>
    <w:p w14:paraId="7489E7F7"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протекании физических и биологических процессов в организме человек производит тепловой обмен с окружающей средой. Под комфортной средой понимается среда, в которой охлаждающая способность соответствует выделенному теплу телом человека. </w:t>
      </w:r>
    </w:p>
    <w:p w14:paraId="6994D7B4"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В зависимости от параметров микроклимата тело человека по-разному взаимодействует с окружающей средой. Человеческий организм способен поддерживать температуру тела постоянной за счет различных способов отдачи теплоты: конвекция, излучение, испарение, дыхание. </w:t>
      </w:r>
    </w:p>
    <w:p w14:paraId="0E2400AA"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Для нормального самочувствия человека в рабочей зоне должны поддерживаться температура, относительная влажность, скорость движения воздуха.</w:t>
      </w:r>
    </w:p>
    <w:p w14:paraId="163A3F4B" w14:textId="72816458"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Показатели микроклимата в производственных помещениях, согласно [9] представлены в таблице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w:t>
      </w:r>
    </w:p>
    <w:p w14:paraId="539AE94D" w14:textId="562FC5F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Таблица </w:t>
      </w:r>
      <w:r>
        <w:rPr>
          <w:rFonts w:ascii="Times New Roman" w:eastAsia="Times New Roman" w:hAnsi="Times New Roman" w:cs="Times New Roman"/>
          <w:sz w:val="28"/>
          <w:szCs w:val="24"/>
          <w:lang w:bidi="en-US"/>
        </w:rPr>
        <w:t>2</w:t>
      </w:r>
      <w:r w:rsidR="00FC2E19">
        <w:rPr>
          <w:rFonts w:ascii="Times New Roman" w:eastAsia="Times New Roman" w:hAnsi="Times New Roman" w:cs="Times New Roman"/>
          <w:sz w:val="28"/>
          <w:szCs w:val="24"/>
          <w:lang w:bidi="en-US"/>
        </w:rPr>
        <w:t>3</w:t>
      </w:r>
      <w:r w:rsidRPr="00872F1F">
        <w:rPr>
          <w:rFonts w:ascii="Times New Roman" w:eastAsia="Times New Roman" w:hAnsi="Times New Roman" w:cs="Times New Roman"/>
          <w:sz w:val="28"/>
          <w:szCs w:val="24"/>
          <w:lang w:bidi="en-US"/>
        </w:rPr>
        <w:t xml:space="preserve"> – Параметры микроклимата для помещений, где установлены компьютеры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5"/>
        <w:gridCol w:w="4163"/>
        <w:gridCol w:w="3106"/>
      </w:tblGrid>
      <w:tr w:rsidR="00872F1F" w:rsidRPr="00872F1F" w14:paraId="4D7FC1F3" w14:textId="77777777" w:rsidTr="00387B53">
        <w:trPr>
          <w:trHeight w:val="454"/>
        </w:trPr>
        <w:tc>
          <w:tcPr>
            <w:tcW w:w="2076" w:type="dxa"/>
            <w:shd w:val="clear" w:color="auto" w:fill="auto"/>
            <w:vAlign w:val="center"/>
          </w:tcPr>
          <w:p w14:paraId="78F50CA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Период года</w:t>
            </w:r>
          </w:p>
        </w:tc>
        <w:tc>
          <w:tcPr>
            <w:tcW w:w="4163" w:type="dxa"/>
            <w:shd w:val="clear" w:color="auto" w:fill="auto"/>
            <w:vAlign w:val="center"/>
          </w:tcPr>
          <w:p w14:paraId="6BF27EA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Параметр микроклимата</w:t>
            </w:r>
          </w:p>
        </w:tc>
        <w:tc>
          <w:tcPr>
            <w:tcW w:w="3106" w:type="dxa"/>
            <w:shd w:val="clear" w:color="auto" w:fill="auto"/>
            <w:vAlign w:val="center"/>
          </w:tcPr>
          <w:p w14:paraId="50F120A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Величина</w:t>
            </w:r>
          </w:p>
        </w:tc>
      </w:tr>
      <w:tr w:rsidR="00872F1F" w:rsidRPr="00872F1F" w14:paraId="5EE8A3F8" w14:textId="77777777" w:rsidTr="00387B53">
        <w:trPr>
          <w:trHeight w:val="454"/>
        </w:trPr>
        <w:tc>
          <w:tcPr>
            <w:tcW w:w="2076" w:type="dxa"/>
            <w:vMerge w:val="restart"/>
            <w:shd w:val="clear" w:color="auto" w:fill="auto"/>
            <w:vAlign w:val="center"/>
          </w:tcPr>
          <w:p w14:paraId="3940621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Холодный</w:t>
            </w:r>
          </w:p>
        </w:tc>
        <w:tc>
          <w:tcPr>
            <w:tcW w:w="4163" w:type="dxa"/>
            <w:shd w:val="clear" w:color="auto" w:fill="auto"/>
            <w:vAlign w:val="center"/>
          </w:tcPr>
          <w:p w14:paraId="75FFEBE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7609540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22-24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278A2DCF" w14:textId="77777777" w:rsidTr="00387B53">
        <w:trPr>
          <w:trHeight w:val="454"/>
        </w:trPr>
        <w:tc>
          <w:tcPr>
            <w:tcW w:w="2076" w:type="dxa"/>
            <w:vMerge/>
            <w:shd w:val="clear" w:color="auto" w:fill="auto"/>
            <w:vAlign w:val="center"/>
          </w:tcPr>
          <w:p w14:paraId="1DE759CE"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4F6CFF37"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2387B07B"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34D7D012" w14:textId="77777777" w:rsidTr="00387B53">
        <w:trPr>
          <w:trHeight w:val="454"/>
        </w:trPr>
        <w:tc>
          <w:tcPr>
            <w:tcW w:w="2076" w:type="dxa"/>
            <w:vMerge/>
            <w:shd w:val="clear" w:color="auto" w:fill="auto"/>
            <w:vAlign w:val="center"/>
          </w:tcPr>
          <w:p w14:paraId="7B0C30D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DBAB5B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1EDA3960"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 м/с</w:t>
            </w:r>
          </w:p>
        </w:tc>
      </w:tr>
      <w:tr w:rsidR="00872F1F" w:rsidRPr="00872F1F" w14:paraId="4127896C" w14:textId="77777777" w:rsidTr="00387B53">
        <w:trPr>
          <w:trHeight w:val="454"/>
        </w:trPr>
        <w:tc>
          <w:tcPr>
            <w:tcW w:w="2076" w:type="dxa"/>
            <w:vMerge w:val="restart"/>
            <w:shd w:val="clear" w:color="auto" w:fill="auto"/>
            <w:vAlign w:val="center"/>
          </w:tcPr>
          <w:p w14:paraId="56562538"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Теплый</w:t>
            </w:r>
          </w:p>
        </w:tc>
        <w:tc>
          <w:tcPr>
            <w:tcW w:w="4163" w:type="dxa"/>
            <w:shd w:val="clear" w:color="auto" w:fill="auto"/>
            <w:vAlign w:val="center"/>
          </w:tcPr>
          <w:p w14:paraId="41DEB7A6"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Температура воздуха в помещении</w:t>
            </w:r>
          </w:p>
        </w:tc>
        <w:tc>
          <w:tcPr>
            <w:tcW w:w="3106" w:type="dxa"/>
            <w:shd w:val="clear" w:color="auto" w:fill="auto"/>
            <w:vAlign w:val="center"/>
          </w:tcPr>
          <w:p w14:paraId="1838412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 xml:space="preserve">23-25 </w:t>
            </w:r>
            <w:r w:rsidRPr="00872F1F">
              <w:rPr>
                <w:rFonts w:ascii="Times New Roman" w:eastAsia="Calibri" w:hAnsi="Times New Roman" w:cs="Times New Roman"/>
                <w:vertAlign w:val="superscript"/>
                <w:lang w:bidi="en-US"/>
              </w:rPr>
              <w:t>о</w:t>
            </w:r>
            <w:r w:rsidRPr="00872F1F">
              <w:rPr>
                <w:rFonts w:ascii="Times New Roman" w:eastAsia="Calibri" w:hAnsi="Times New Roman" w:cs="Times New Roman"/>
                <w:lang w:bidi="en-US"/>
              </w:rPr>
              <w:t>С</w:t>
            </w:r>
          </w:p>
        </w:tc>
      </w:tr>
      <w:tr w:rsidR="00872F1F" w:rsidRPr="00872F1F" w14:paraId="547C254A" w14:textId="77777777" w:rsidTr="00387B53">
        <w:trPr>
          <w:trHeight w:val="454"/>
        </w:trPr>
        <w:tc>
          <w:tcPr>
            <w:tcW w:w="2076" w:type="dxa"/>
            <w:vMerge/>
            <w:shd w:val="clear" w:color="auto" w:fill="auto"/>
            <w:vAlign w:val="center"/>
          </w:tcPr>
          <w:p w14:paraId="24CFC66F"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51FC4DC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Относительная влажность</w:t>
            </w:r>
          </w:p>
        </w:tc>
        <w:tc>
          <w:tcPr>
            <w:tcW w:w="3106" w:type="dxa"/>
            <w:shd w:val="clear" w:color="auto" w:fill="auto"/>
            <w:vAlign w:val="center"/>
          </w:tcPr>
          <w:p w14:paraId="57402FF1"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40-60 %</w:t>
            </w:r>
          </w:p>
        </w:tc>
      </w:tr>
      <w:tr w:rsidR="00872F1F" w:rsidRPr="00872F1F" w14:paraId="2BD50BCF" w14:textId="77777777" w:rsidTr="00387B53">
        <w:trPr>
          <w:trHeight w:val="454"/>
        </w:trPr>
        <w:tc>
          <w:tcPr>
            <w:tcW w:w="2076" w:type="dxa"/>
            <w:vMerge/>
            <w:shd w:val="clear" w:color="auto" w:fill="auto"/>
            <w:vAlign w:val="center"/>
          </w:tcPr>
          <w:p w14:paraId="39AF6193"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p>
        </w:tc>
        <w:tc>
          <w:tcPr>
            <w:tcW w:w="4163" w:type="dxa"/>
            <w:shd w:val="clear" w:color="auto" w:fill="auto"/>
            <w:vAlign w:val="center"/>
          </w:tcPr>
          <w:p w14:paraId="183F0824"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Скорость движения воздуха</w:t>
            </w:r>
          </w:p>
        </w:tc>
        <w:tc>
          <w:tcPr>
            <w:tcW w:w="3106" w:type="dxa"/>
            <w:shd w:val="clear" w:color="auto" w:fill="auto"/>
            <w:vAlign w:val="center"/>
          </w:tcPr>
          <w:p w14:paraId="45280859" w14:textId="77777777" w:rsidR="00872F1F" w:rsidRPr="00872F1F" w:rsidRDefault="00872F1F" w:rsidP="00872F1F">
            <w:pPr>
              <w:tabs>
                <w:tab w:val="left" w:pos="1332"/>
              </w:tabs>
              <w:snapToGrid w:val="0"/>
              <w:spacing w:after="0" w:line="240" w:lineRule="auto"/>
              <w:contextualSpacing/>
              <w:jc w:val="center"/>
              <w:rPr>
                <w:rFonts w:ascii="Times New Roman" w:eastAsia="Calibri" w:hAnsi="Times New Roman" w:cs="Times New Roman"/>
                <w:lang w:bidi="en-US"/>
              </w:rPr>
            </w:pPr>
            <w:r w:rsidRPr="00872F1F">
              <w:rPr>
                <w:rFonts w:ascii="Times New Roman" w:eastAsia="Calibri" w:hAnsi="Times New Roman" w:cs="Times New Roman"/>
                <w:lang w:bidi="en-US"/>
              </w:rPr>
              <w:t>до 0,1-0,2 м/с</w:t>
            </w:r>
          </w:p>
        </w:tc>
      </w:tr>
    </w:tbl>
    <w:p w14:paraId="2732D6FF" w14:textId="596A08EB" w:rsidR="00872F1F" w:rsidRPr="00872F1F" w:rsidRDefault="00387B53" w:rsidP="00872F1F">
      <w:pPr>
        <w:spacing w:after="0" w:line="360" w:lineRule="auto"/>
        <w:ind w:firstLine="851"/>
        <w:jc w:val="both"/>
        <w:rPr>
          <w:rFonts w:ascii="Times New Roman" w:eastAsia="Calibri" w:hAnsi="Times New Roman" w:cs="Times New Roman"/>
          <w:color w:val="000000"/>
          <w:sz w:val="28"/>
        </w:rPr>
      </w:pPr>
      <w:r>
        <w:rPr>
          <w:rFonts w:ascii="Times New Roman" w:eastAsia="Calibri" w:hAnsi="Times New Roman" w:cs="Times New Roman"/>
          <w:color w:val="000000"/>
          <w:sz w:val="28"/>
        </w:rPr>
        <w:t xml:space="preserve">Согласно </w:t>
      </w:r>
      <w:sdt>
        <w:sdtPr>
          <w:rPr>
            <w:rFonts w:ascii="Times New Roman" w:eastAsia="Calibri" w:hAnsi="Times New Roman" w:cs="Times New Roman"/>
            <w:color w:val="000000"/>
            <w:sz w:val="28"/>
          </w:rPr>
          <w:id w:val="384680380"/>
          <w:citation/>
        </w:sdtPr>
        <w:sdtContent>
          <w:r>
            <w:rPr>
              <w:rFonts w:ascii="Times New Roman" w:eastAsia="Calibri" w:hAnsi="Times New Roman" w:cs="Times New Roman"/>
              <w:color w:val="000000"/>
              <w:sz w:val="28"/>
            </w:rPr>
            <w:fldChar w:fldCharType="begin"/>
          </w:r>
          <w:r>
            <w:rPr>
              <w:rFonts w:ascii="Times New Roman" w:eastAsia="Calibri" w:hAnsi="Times New Roman" w:cs="Times New Roman"/>
              <w:color w:val="000000"/>
              <w:sz w:val="28"/>
            </w:rPr>
            <w:instrText xml:space="preserve"> CITATION Сан \l 1049 </w:instrText>
          </w:r>
          <w:r>
            <w:rPr>
              <w:rFonts w:ascii="Times New Roman" w:eastAsia="Calibri" w:hAnsi="Times New Roman" w:cs="Times New Roman"/>
              <w:color w:val="000000"/>
              <w:sz w:val="28"/>
            </w:rPr>
            <w:fldChar w:fldCharType="separate"/>
          </w:r>
          <w:r w:rsidRPr="00387B53">
            <w:rPr>
              <w:rFonts w:ascii="Times New Roman" w:eastAsia="Calibri" w:hAnsi="Times New Roman" w:cs="Times New Roman"/>
              <w:noProof/>
              <w:color w:val="000000"/>
              <w:sz w:val="28"/>
            </w:rPr>
            <w:t>[6]</w:t>
          </w:r>
          <w:r>
            <w:rPr>
              <w:rFonts w:ascii="Times New Roman" w:eastAsia="Calibri" w:hAnsi="Times New Roman" w:cs="Times New Roman"/>
              <w:color w:val="000000"/>
              <w:sz w:val="28"/>
            </w:rPr>
            <w:fldChar w:fldCharType="end"/>
          </w:r>
        </w:sdtContent>
      </w:sdt>
      <w:r w:rsidR="00872F1F" w:rsidRPr="00872F1F">
        <w:rPr>
          <w:rFonts w:ascii="Times New Roman" w:eastAsia="Calibri" w:hAnsi="Times New Roman" w:cs="Times New Roman"/>
          <w:color w:val="000000"/>
          <w:sz w:val="28"/>
        </w:rPr>
        <w:t xml:space="preserve"> в помещениях, оборудованных ПЭВМ, должна проводиться ежедневная влажная уборка и систематическое проветривание после каждого часа работы на ПЭВМ.</w:t>
      </w:r>
    </w:p>
    <w:p w14:paraId="646EC37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Для повышения влажности воздуха в помещениях с мониторами ПЭВМ следует применять увлажнители воздуха, заправляемые ежедневно дистиллированной или прокипяченной питьевой водой.</w:t>
      </w:r>
    </w:p>
    <w:p w14:paraId="084D6302" w14:textId="43345739" w:rsidR="00872F1F" w:rsidRPr="00872F1F" w:rsidRDefault="00872F1F" w:rsidP="00872F1F">
      <w:pPr>
        <w:pStyle w:val="3"/>
        <w:rPr>
          <w:rFonts w:eastAsia="Calibri"/>
          <w:lang w:bidi="en-US"/>
        </w:rPr>
      </w:pPr>
      <w:bookmarkStart w:id="273" w:name="_Toc43125409"/>
      <w:bookmarkStart w:id="274" w:name="_Toc62603058"/>
      <w:r>
        <w:rPr>
          <w:rFonts w:eastAsia="Calibri"/>
          <w:lang w:bidi="en-US"/>
        </w:rPr>
        <w:t>6.</w:t>
      </w:r>
      <w:r w:rsidRPr="00872F1F">
        <w:rPr>
          <w:rFonts w:eastAsia="Calibri"/>
          <w:lang w:bidi="en-US"/>
        </w:rPr>
        <w:t>3.2. Недостаточная освещенность рабочей зоны</w:t>
      </w:r>
      <w:bookmarkEnd w:id="273"/>
      <w:bookmarkEnd w:id="274"/>
    </w:p>
    <w:p w14:paraId="1BDBEEB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Помещения с ПЭВМ (ПК) должны иметь естественное и искусственное освещение.</w:t>
      </w:r>
    </w:p>
    <w:p w14:paraId="5F62862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К требованиям к освещению рабочих мест, оборудованных ПЭВМ, по можно отнести следующее:</w:t>
      </w:r>
    </w:p>
    <w:p w14:paraId="61C24B0E" w14:textId="4BC269A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1. Естественное освещение должно осуществляться через боковые светопроемы ориентированные преимущественно на север и северо-восток. Величина коэффициента естественной освещенности (КЕО) должна соответств</w:t>
      </w:r>
      <w:r w:rsidR="00387B53">
        <w:rPr>
          <w:rFonts w:ascii="Times New Roman" w:eastAsia="Calibri" w:hAnsi="Times New Roman" w:cs="Times New Roman"/>
          <w:sz w:val="28"/>
        </w:rPr>
        <w:t xml:space="preserve">овать нормативным уровням по </w:t>
      </w:r>
      <w:sdt>
        <w:sdtPr>
          <w:rPr>
            <w:rFonts w:ascii="Times New Roman" w:eastAsia="Calibri" w:hAnsi="Times New Roman" w:cs="Times New Roman"/>
            <w:sz w:val="28"/>
          </w:rPr>
          <w:id w:val="-859048688"/>
          <w:citation/>
        </w:sdtPr>
        <w:sdtContent>
          <w:r w:rsidR="00387B53">
            <w:rPr>
              <w:rFonts w:ascii="Times New Roman" w:eastAsia="Calibri" w:hAnsi="Times New Roman" w:cs="Times New Roman"/>
              <w:sz w:val="28"/>
            </w:rPr>
            <w:fldChar w:fldCharType="begin"/>
          </w:r>
          <w:r w:rsidR="00387B53">
            <w:rPr>
              <w:rFonts w:ascii="Times New Roman" w:eastAsia="Calibri" w:hAnsi="Times New Roman" w:cs="Times New Roman"/>
              <w:sz w:val="28"/>
            </w:rPr>
            <w:instrText xml:space="preserve"> CITATION Пра \l 1049 </w:instrText>
          </w:r>
          <w:r w:rsidR="00387B53">
            <w:rPr>
              <w:rFonts w:ascii="Times New Roman" w:eastAsia="Calibri" w:hAnsi="Times New Roman" w:cs="Times New Roman"/>
              <w:sz w:val="28"/>
            </w:rPr>
            <w:fldChar w:fldCharType="separate"/>
          </w:r>
          <w:r w:rsidR="00387B53" w:rsidRPr="00387B53">
            <w:rPr>
              <w:rFonts w:ascii="Times New Roman" w:eastAsia="Calibri" w:hAnsi="Times New Roman" w:cs="Times New Roman"/>
              <w:noProof/>
              <w:sz w:val="28"/>
            </w:rPr>
            <w:t>[18]</w:t>
          </w:r>
          <w:r w:rsidR="00387B53">
            <w:rPr>
              <w:rFonts w:ascii="Times New Roman" w:eastAsia="Calibri" w:hAnsi="Times New Roman" w:cs="Times New Roman"/>
              <w:sz w:val="28"/>
            </w:rPr>
            <w:fldChar w:fldCharType="end"/>
          </w:r>
        </w:sdtContent>
      </w:sdt>
      <w:r w:rsidRPr="00872F1F">
        <w:rPr>
          <w:rFonts w:ascii="Times New Roman" w:eastAsia="Calibri" w:hAnsi="Times New Roman" w:cs="Times New Roman"/>
          <w:sz w:val="28"/>
        </w:rPr>
        <w:t xml:space="preserve"> и создавать КЕО не ниже 1,2 % в зонах с устойчивым снежным покровом и не ниже 1,5 % на остальной территории.</w:t>
      </w:r>
    </w:p>
    <w:p w14:paraId="75C648B3"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2. Искусственное освещение следует осуществлять в виде системы комбинированного освещения. В качестве источников света рекомендуется применять люминесцентные лампы типа ЛБ. </w:t>
      </w:r>
    </w:p>
    <w:p w14:paraId="52DFFB74"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3. Освещенность на поверхности стола в зоне размещения рабочего документа должна быть 300-500 лк. Местное освещение не должно создавать бликов на поверхности экрана и увеличивать освещенность экрана более 300 лк. </w:t>
      </w:r>
    </w:p>
    <w:p w14:paraId="75BE77D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4. Общее освещение следует выполнять в виде сплошных или прерывистых линий светильников, расположенных сбоку от рабочих мест, параллельно линии зрения пользователя при разном расположении ПК. При расположении компьютеров по периметру линии светильников должны располагаться локализовано над каждым рабочим столом ближе к его переднему краю. </w:t>
      </w:r>
    </w:p>
    <w:p w14:paraId="27095A9D"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lastRenderedPageBreak/>
        <w:t xml:space="preserve">5. Для освещения помещений с ПК необходимо применять светильники серии ЛПО 36 с зеркализованными решетками, укомплектованными высокочастотными пускорегулирующими аппаратами (ВЧ ПРА). </w:t>
      </w:r>
    </w:p>
    <w:p w14:paraId="2CE6004B"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6. При отсутствии светильников серии ЛПО 36 с ВЧ ПРА и без ВЧ ПРА в модификации "Кососвет" допускается применение светильников общего освещения серий: ЛПО 13 - 2 х 40/Б-01; (4 х 40/Б-01); ЛСП 13 - 2 х 40-06; (2 х 65-06); ЛСО 05 - 2 х 40-001; (2 х 40-003); ЛСО 04 - 3 х 36-008; ЛПО 34 - 4 х 36-002; (4 х 58-002); ЛПО 31 - 2 х 40-002, а также их отечественных и зарубежных аналогов. </w:t>
      </w:r>
    </w:p>
    <w:p w14:paraId="0EA60D1F"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7. Применение светильников без рассеивателей и экранизирующих решеток не допускается. </w:t>
      </w:r>
    </w:p>
    <w:p w14:paraId="135229DE"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8. Показатель ослепленности для источников общего искусственного освещения не должен превышать 20. </w:t>
      </w:r>
    </w:p>
    <w:p w14:paraId="521CE7B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Расчет освещенности рабочего места сводится к выбору системы освещения, опре</w:t>
      </w:r>
      <w:r w:rsidRPr="00872F1F">
        <w:rPr>
          <w:rFonts w:ascii="Times New Roman" w:eastAsia="Calibri" w:hAnsi="Times New Roman" w:cs="Times New Roman"/>
          <w:sz w:val="28"/>
        </w:rPr>
        <w:softHyphen/>
        <w:t>де</w:t>
      </w:r>
      <w:r w:rsidRPr="00872F1F">
        <w:rPr>
          <w:rFonts w:ascii="Times New Roman" w:eastAsia="Calibri" w:hAnsi="Times New Roman" w:cs="Times New Roman"/>
          <w:sz w:val="28"/>
        </w:rPr>
        <w:softHyphen/>
        <w:t>лению необходимого числа светильников, их типа и размещения. Исходя</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из этого, рас</w:t>
      </w:r>
      <w:r w:rsidRPr="00872F1F">
        <w:rPr>
          <w:rFonts w:ascii="Times New Roman" w:eastAsia="Calibri" w:hAnsi="Times New Roman" w:cs="Times New Roman"/>
          <w:sz w:val="28"/>
        </w:rPr>
        <w:softHyphen/>
        <w:t>считаем параметры искусственного освещения.</w:t>
      </w:r>
    </w:p>
    <w:p w14:paraId="39F13410"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Обычно искусственное освещение выполняется посредством электрических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источ</w:t>
      </w:r>
      <w:r w:rsidRPr="00872F1F">
        <w:rPr>
          <w:rFonts w:ascii="Times New Roman" w:eastAsia="Calibri" w:hAnsi="Times New Roman" w:cs="Times New Roman"/>
          <w:sz w:val="28"/>
        </w:rPr>
        <w:softHyphen/>
        <w:t>ни</w:t>
      </w:r>
      <w:r w:rsidRPr="00872F1F">
        <w:rPr>
          <w:rFonts w:ascii="Times New Roman" w:eastAsia="Calibri" w:hAnsi="Times New Roman" w:cs="Times New Roman"/>
          <w:sz w:val="28"/>
        </w:rPr>
        <w:softHyphen/>
        <w:t>ков света двух видов: ламп накаливания и люминесцентных ламп. Будем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использо</w:t>
      </w:r>
      <w:r w:rsidRPr="00872F1F">
        <w:rPr>
          <w:rFonts w:ascii="Times New Roman" w:eastAsia="Calibri" w:hAnsi="Times New Roman" w:cs="Times New Roman"/>
          <w:sz w:val="28"/>
        </w:rPr>
        <w:softHyphen/>
        <w:t>вать люминесцентные лампы, которые по сравнению с лампами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накаливания имеют ряд су</w:t>
      </w:r>
      <w:r w:rsidRPr="00872F1F">
        <w:rPr>
          <w:rFonts w:ascii="Times New Roman" w:eastAsia="Calibri" w:hAnsi="Times New Roman" w:cs="Times New Roman"/>
          <w:sz w:val="28"/>
        </w:rPr>
        <w:softHyphen/>
        <w:t>щественных преимуществ:</w:t>
      </w:r>
    </w:p>
    <w:p w14:paraId="75671D94"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по спектральному составу света они близки к дневному, естественному свету;</w:t>
      </w:r>
    </w:p>
    <w:p w14:paraId="0FE6B9D2"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более высоким КПД (в 1,5 – 2 раза выше, чем КПД ламп накаливания);</w:t>
      </w:r>
    </w:p>
    <w:p w14:paraId="217354EE"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обладают повышенной светоотдачей (в 3 – 4 раза выше, чем у ламп накаливания);</w:t>
      </w:r>
    </w:p>
    <w:p w14:paraId="608DE54F" w14:textId="77777777" w:rsidR="00872F1F" w:rsidRPr="00872F1F" w:rsidRDefault="00872F1F" w:rsidP="00872F1F">
      <w:pPr>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более длительный срок службы.</w:t>
      </w:r>
    </w:p>
    <w:p w14:paraId="3EA2E00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Расчет освещения производится для кабинета площадью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 ширина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которой 5 м, высота – 2,92 м. Расчёт проводится по методу светового потока.</w:t>
      </w:r>
    </w:p>
    <w:p w14:paraId="0979BF6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Для определения количества светильников определим световой поток, падающий на</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поверхность по формуле</w:t>
      </w:r>
    </w:p>
    <w:p w14:paraId="1EB03E6A" w14:textId="77777777" w:rsidR="00872F1F" w:rsidRPr="00872F1F" w:rsidRDefault="005F7973"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28"/>
          <w:sz w:val="28"/>
        </w:rPr>
        <w:pict w14:anchorId="3AED5F7D">
          <v:shape id="_x0000_i1033" type="#_x0000_t75" style="width:92.4pt;height:36pt">
            <v:imagedata r:id="rId63" o:title=""/>
          </v:shape>
        </w:pict>
      </w:r>
      <w:r w:rsidR="00872F1F" w:rsidRPr="00872F1F">
        <w:rPr>
          <w:rFonts w:ascii="Times New Roman" w:eastAsia="Calibri" w:hAnsi="Times New Roman" w:cs="Times New Roman"/>
          <w:sz w:val="28"/>
        </w:rPr>
        <w:t>,</w:t>
      </w:r>
    </w:p>
    <w:p w14:paraId="6A572F3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i/>
          <w:sz w:val="28"/>
        </w:rPr>
        <w:t>F</w:t>
      </w:r>
      <w:r w:rsidRPr="00872F1F">
        <w:rPr>
          <w:rFonts w:ascii="Times New Roman" w:eastAsia="Calibri" w:hAnsi="Times New Roman" w:cs="Times New Roman"/>
          <w:sz w:val="28"/>
        </w:rPr>
        <w:t xml:space="preserve"> – рассчитываемый световой поток, лм;</w:t>
      </w:r>
    </w:p>
    <w:p w14:paraId="2DBC22FC" w14:textId="77777777" w:rsidR="00872F1F" w:rsidRPr="00872F1F" w:rsidRDefault="00872F1F" w:rsidP="00872F1F">
      <w:pPr>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Е</w:t>
      </w:r>
      <w:r w:rsidRPr="00872F1F">
        <w:rPr>
          <w:rFonts w:ascii="Times New Roman" w:eastAsia="Calibri" w:hAnsi="Times New Roman" w:cs="Times New Roman"/>
          <w:sz w:val="28"/>
        </w:rPr>
        <w:t xml:space="preserve"> – нормированная минимальная освещенность, лк;</w:t>
      </w:r>
    </w:p>
    <w:p w14:paraId="2596DF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освещаемого помещения (в нашем случае </w:t>
      </w:r>
      <w:r w:rsidRPr="00872F1F">
        <w:rPr>
          <w:rFonts w:ascii="Times New Roman" w:eastAsia="Calibri" w:hAnsi="Times New Roman" w:cs="Times New Roman"/>
          <w:bCs/>
          <w:sz w:val="28"/>
        </w:rPr>
        <w:t>S</w:t>
      </w:r>
      <w:r w:rsidRPr="00872F1F">
        <w:rPr>
          <w:rFonts w:ascii="Times New Roman" w:eastAsia="Calibri" w:hAnsi="Times New Roman" w:cs="Times New Roman"/>
          <w:sz w:val="28"/>
        </w:rPr>
        <w:t xml:space="preserve"> = 50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280E2BA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Z</w:t>
      </w:r>
      <w:r w:rsidRPr="00872F1F">
        <w:rPr>
          <w:rFonts w:ascii="Times New Roman" w:eastAsia="Calibri" w:hAnsi="Times New Roman" w:cs="Times New Roman"/>
          <w:sz w:val="28"/>
        </w:rPr>
        <w:t xml:space="preserve"> – отношение средней освещенности к минимальной (обычно</w:t>
      </w:r>
    </w:p>
    <w:p w14:paraId="42ACC144"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принимается равным 1,1 – 1,2, пусть </w:t>
      </w:r>
      <w:r w:rsidRPr="00872F1F">
        <w:rPr>
          <w:rFonts w:ascii="Times New Roman" w:eastAsia="Calibri" w:hAnsi="Times New Roman" w:cs="Times New Roman"/>
          <w:bCs/>
          <w:sz w:val="28"/>
        </w:rPr>
        <w:t>Z</w:t>
      </w:r>
      <w:r w:rsidRPr="00872F1F">
        <w:rPr>
          <w:rFonts w:ascii="Times New Roman" w:eastAsia="Calibri" w:hAnsi="Times New Roman" w:cs="Times New Roman"/>
          <w:sz w:val="28"/>
        </w:rPr>
        <w:t xml:space="preserve"> = 1,2);</w:t>
      </w:r>
    </w:p>
    <w:p w14:paraId="787F184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коэффициент запаса, учитывающий уменьшение светового потока</w:t>
      </w:r>
    </w:p>
    <w:p w14:paraId="3ED26B8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лампы в резуль</w:t>
      </w:r>
      <w:r w:rsidRPr="00872F1F">
        <w:rPr>
          <w:rFonts w:ascii="Times New Roman" w:eastAsia="Calibri" w:hAnsi="Times New Roman" w:cs="Times New Roman"/>
          <w:sz w:val="28"/>
        </w:rPr>
        <w:softHyphen/>
        <w:t xml:space="preserve">тате загрязнения светильников в процессе             </w:t>
      </w:r>
    </w:p>
    <w:p w14:paraId="2974D678"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эксплуатации (его значение зависит от типа помещения и характера </w:t>
      </w:r>
    </w:p>
    <w:p w14:paraId="02546FB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      проводимых в нем работ и в нашем</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 xml:space="preserve">случае </w:t>
      </w:r>
      <w:r w:rsidRPr="00872F1F">
        <w:rPr>
          <w:rFonts w:ascii="Times New Roman" w:eastAsia="Calibri" w:hAnsi="Times New Roman" w:cs="Times New Roman"/>
          <w:bCs/>
          <w:i/>
          <w:iCs/>
          <w:sz w:val="28"/>
        </w:rPr>
        <w:t>К</w:t>
      </w:r>
      <w:r w:rsidRPr="00872F1F">
        <w:rPr>
          <w:rFonts w:ascii="Times New Roman" w:eastAsia="Calibri" w:hAnsi="Times New Roman" w:cs="Times New Roman"/>
          <w:sz w:val="28"/>
        </w:rPr>
        <w:t xml:space="preserve"> = 1,5);</w:t>
      </w:r>
    </w:p>
    <w:p w14:paraId="7C4DB8A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коэффициент использования, (выражается отношением светового</w:t>
      </w:r>
    </w:p>
    <w:p w14:paraId="4CB2F42F"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 xml:space="preserve">      потока, падаю</w:t>
      </w:r>
      <w:r w:rsidRPr="00872F1F">
        <w:rPr>
          <w:rFonts w:ascii="Times New Roman" w:eastAsia="Calibri" w:hAnsi="Times New Roman" w:cs="Times New Roman"/>
          <w:sz w:val="28"/>
        </w:rPr>
        <w:softHyphen/>
        <w:t>щего на расчетную поверхность, к суммарному потоку всех ламп и</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исчисляется в долях единицы.</w:t>
      </w:r>
    </w:p>
    <w:p w14:paraId="084E7B21"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Коэффициент использования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зависит от характеристик светильника, размеров</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помещения, окраски стен и потолка, характеризуемых коэффициентами отражения от</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стен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и потолка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значение коэффициентов Р</w:t>
      </w:r>
      <w:r w:rsidRPr="00872F1F">
        <w:rPr>
          <w:rFonts w:ascii="Times New Roman" w:eastAsia="Calibri" w:hAnsi="Times New Roman" w:cs="Times New Roman"/>
          <w:sz w:val="28"/>
          <w:vertAlign w:val="subscript"/>
        </w:rPr>
        <w:t>С</w:t>
      </w:r>
      <w:r w:rsidRPr="00872F1F">
        <w:rPr>
          <w:rFonts w:ascii="Times New Roman" w:eastAsia="Calibri" w:hAnsi="Times New Roman" w:cs="Times New Roman"/>
          <w:sz w:val="28"/>
        </w:rPr>
        <w:t xml:space="preserve"> и Р</w:t>
      </w:r>
      <w:r w:rsidRPr="00872F1F">
        <w:rPr>
          <w:rFonts w:ascii="Times New Roman" w:eastAsia="Calibri" w:hAnsi="Times New Roman" w:cs="Times New Roman"/>
          <w:sz w:val="28"/>
          <w:vertAlign w:val="subscript"/>
        </w:rPr>
        <w:t>П</w:t>
      </w:r>
      <w:r w:rsidRPr="00872F1F">
        <w:rPr>
          <w:rFonts w:ascii="Times New Roman" w:eastAsia="Calibri" w:hAnsi="Times New Roman" w:cs="Times New Roman"/>
          <w:sz w:val="28"/>
        </w:rPr>
        <w:t xml:space="preserve"> примем наиболее распространенные для светлых административно-конторских помещений: Р</w:t>
      </w:r>
      <w:r w:rsidRPr="00872F1F">
        <w:rPr>
          <w:rFonts w:ascii="Times New Roman" w:eastAsia="Calibri" w:hAnsi="Times New Roman" w:cs="Times New Roman"/>
          <w:sz w:val="28"/>
          <w:vertAlign w:val="subscript"/>
        </w:rPr>
        <w:t xml:space="preserve">С </w:t>
      </w:r>
      <w:r w:rsidRPr="00872F1F">
        <w:rPr>
          <w:rFonts w:ascii="Times New Roman" w:eastAsia="Calibri" w:hAnsi="Times New Roman" w:cs="Times New Roman"/>
          <w:sz w:val="28"/>
        </w:rPr>
        <w:t>= 50 %, Р</w:t>
      </w:r>
      <w:r w:rsidRPr="00872F1F">
        <w:rPr>
          <w:rFonts w:ascii="Times New Roman" w:eastAsia="Calibri" w:hAnsi="Times New Roman" w:cs="Times New Roman"/>
          <w:sz w:val="28"/>
          <w:vertAlign w:val="subscript"/>
        </w:rPr>
        <w:t xml:space="preserve">П </w:t>
      </w:r>
      <w:r w:rsidRPr="00872F1F">
        <w:rPr>
          <w:rFonts w:ascii="Times New Roman" w:eastAsia="Calibri" w:hAnsi="Times New Roman" w:cs="Times New Roman"/>
          <w:sz w:val="28"/>
        </w:rPr>
        <w:t>= 70 %.</w:t>
      </w:r>
    </w:p>
    <w:p w14:paraId="45D6627A"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Комбинированная освещенность должна составлять 750 лк – при работах высокой точности, и 400 лк – при выполнении работ средней точности.</w:t>
      </w:r>
    </w:p>
    <w:p w14:paraId="4C8CB2B8" w14:textId="5DC6CBC7" w:rsidR="00872F1F" w:rsidRPr="00872F1F" w:rsidRDefault="00872F1F" w:rsidP="00872F1F">
      <w:pPr>
        <w:tabs>
          <w:tab w:val="left" w:pos="1332"/>
        </w:tabs>
        <w:snapToGrid w:val="0"/>
        <w:spacing w:after="0" w:line="360" w:lineRule="auto"/>
        <w:ind w:firstLine="851"/>
        <w:contextualSpacing/>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В помещения, где установлены компьютеры, относятся к зрительным работам средней точности и имеет четвер</w:t>
      </w:r>
      <w:r w:rsidR="00387B53">
        <w:rPr>
          <w:rFonts w:ascii="Times New Roman" w:eastAsia="Times New Roman" w:hAnsi="Times New Roman" w:cs="Times New Roman"/>
          <w:sz w:val="28"/>
          <w:szCs w:val="24"/>
          <w:lang w:bidi="en-US"/>
        </w:rPr>
        <w:t xml:space="preserve">тый уровень зрительных работ </w:t>
      </w:r>
      <w:sdt>
        <w:sdtPr>
          <w:rPr>
            <w:rFonts w:ascii="Times New Roman" w:eastAsia="Times New Roman" w:hAnsi="Times New Roman" w:cs="Times New Roman"/>
            <w:sz w:val="28"/>
            <w:szCs w:val="24"/>
            <w:lang w:bidi="en-US"/>
          </w:rPr>
          <w:id w:val="-2085592287"/>
          <w:citation/>
        </w:sdtPr>
        <w:sdtContent>
          <w:r w:rsidR="00387B53">
            <w:rPr>
              <w:rFonts w:ascii="Times New Roman" w:eastAsia="Times New Roman" w:hAnsi="Times New Roman" w:cs="Times New Roman"/>
              <w:sz w:val="28"/>
              <w:szCs w:val="24"/>
              <w:lang w:bidi="en-US"/>
            </w:rPr>
            <w:fldChar w:fldCharType="begin"/>
          </w:r>
          <w:r w:rsidR="00387B53">
            <w:rPr>
              <w:rFonts w:ascii="Times New Roman" w:eastAsia="Times New Roman" w:hAnsi="Times New Roman" w:cs="Times New Roman"/>
              <w:sz w:val="28"/>
              <w:szCs w:val="24"/>
              <w:lang w:bidi="en-US"/>
            </w:rPr>
            <w:instrText xml:space="preserve"> CITATION ГОС7 \l 1049 </w:instrText>
          </w:r>
          <w:r w:rsidR="00387B53">
            <w:rPr>
              <w:rFonts w:ascii="Times New Roman" w:eastAsia="Times New Roman" w:hAnsi="Times New Roman" w:cs="Times New Roman"/>
              <w:sz w:val="28"/>
              <w:szCs w:val="24"/>
              <w:lang w:bidi="en-US"/>
            </w:rPr>
            <w:fldChar w:fldCharType="separate"/>
          </w:r>
          <w:r w:rsidR="00387B53" w:rsidRPr="00387B53">
            <w:rPr>
              <w:rFonts w:ascii="Times New Roman" w:eastAsia="Times New Roman" w:hAnsi="Times New Roman" w:cs="Times New Roman"/>
              <w:noProof/>
              <w:sz w:val="28"/>
              <w:szCs w:val="24"/>
              <w:lang w:bidi="en-US"/>
            </w:rPr>
            <w:t>[16]</w:t>
          </w:r>
          <w:r w:rsidR="00387B53">
            <w:rPr>
              <w:rFonts w:ascii="Times New Roman" w:eastAsia="Times New Roman" w:hAnsi="Times New Roman" w:cs="Times New Roman"/>
              <w:sz w:val="28"/>
              <w:szCs w:val="24"/>
              <w:lang w:bidi="en-US"/>
            </w:rPr>
            <w:fldChar w:fldCharType="end"/>
          </w:r>
        </w:sdtContent>
      </w:sdt>
      <w:r w:rsidRPr="00872F1F">
        <w:rPr>
          <w:rFonts w:ascii="Times New Roman" w:eastAsia="Times New Roman" w:hAnsi="Times New Roman" w:cs="Times New Roman"/>
          <w:sz w:val="28"/>
          <w:szCs w:val="24"/>
          <w:lang w:bidi="en-US"/>
        </w:rPr>
        <w:t>.</w:t>
      </w:r>
    </w:p>
    <w:p w14:paraId="4CB112DC" w14:textId="77777777" w:rsidR="00872F1F" w:rsidRPr="00872F1F" w:rsidRDefault="00872F1F" w:rsidP="00872F1F">
      <w:pPr>
        <w:tabs>
          <w:tab w:val="left" w:pos="1332"/>
        </w:tabs>
        <w:snapToGrid w:val="0"/>
        <w:spacing w:after="0" w:line="360" w:lineRule="auto"/>
        <w:ind w:firstLine="851"/>
        <w:contextualSpacing/>
        <w:jc w:val="both"/>
        <w:rPr>
          <w:rFonts w:ascii="Times New Roman" w:eastAsia="Calibri" w:hAnsi="Times New Roman" w:cs="Times New Roman"/>
          <w:b/>
          <w:sz w:val="28"/>
        </w:rPr>
      </w:pPr>
      <w:r w:rsidRPr="00872F1F">
        <w:rPr>
          <w:rFonts w:ascii="Times New Roman" w:eastAsia="Calibri" w:hAnsi="Times New Roman" w:cs="Times New Roman"/>
          <w:sz w:val="28"/>
        </w:rPr>
        <w:lastRenderedPageBreak/>
        <w:t xml:space="preserve">Значение </w:t>
      </w:r>
      <w:r w:rsidRPr="00872F1F">
        <w:rPr>
          <w:rFonts w:ascii="Times New Roman" w:eastAsia="Calibri" w:hAnsi="Times New Roman" w:cs="Times New Roman"/>
          <w:bCs/>
          <w:sz w:val="28"/>
        </w:rPr>
        <w:t>n</w:t>
      </w:r>
      <w:r w:rsidRPr="00872F1F">
        <w:rPr>
          <w:rFonts w:ascii="Times New Roman" w:eastAsia="Calibri" w:hAnsi="Times New Roman" w:cs="Times New Roman"/>
          <w:sz w:val="28"/>
        </w:rPr>
        <w:t xml:space="preserve"> определим по таблице коэффициентов использования различ</w:t>
      </w:r>
      <w:r w:rsidRPr="00872F1F">
        <w:rPr>
          <w:rFonts w:ascii="Times New Roman" w:eastAsia="Calibri" w:hAnsi="Times New Roman" w:cs="Times New Roman"/>
          <w:sz w:val="28"/>
        </w:rPr>
        <w:softHyphen/>
        <w:t>ных</w:t>
      </w:r>
      <w:r w:rsidRPr="00872F1F">
        <w:rPr>
          <w:rFonts w:ascii="Times New Roman" w:eastAsia="Calibri" w:hAnsi="Times New Roman" w:cs="Times New Roman"/>
          <w:b/>
          <w:sz w:val="28"/>
        </w:rPr>
        <w:t xml:space="preserve"> </w:t>
      </w:r>
      <w:r w:rsidRPr="00872F1F">
        <w:rPr>
          <w:rFonts w:ascii="Times New Roman" w:eastAsia="Calibri" w:hAnsi="Times New Roman" w:cs="Times New Roman"/>
          <w:sz w:val="28"/>
        </w:rPr>
        <w:t>светильников. Для этого вычислим индекс помещения по формуле:</w:t>
      </w:r>
    </w:p>
    <w:p w14:paraId="402D6FD8" w14:textId="77777777" w:rsidR="00872F1F" w:rsidRPr="00872F1F" w:rsidRDefault="005F7973"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6"/>
          <w:sz w:val="28"/>
        </w:rPr>
        <w:pict w14:anchorId="3F74FED9">
          <v:shape id="_x0000_i1034" type="#_x0000_t75" style="width:83.4pt;height:40.2pt">
            <v:imagedata r:id="rId64" o:title=""/>
          </v:shape>
        </w:pict>
      </w:r>
      <w:r w:rsidR="00872F1F" w:rsidRPr="00872F1F">
        <w:rPr>
          <w:rFonts w:ascii="Times New Roman" w:eastAsia="Calibri" w:hAnsi="Times New Roman" w:cs="Times New Roman"/>
          <w:sz w:val="28"/>
        </w:rPr>
        <w:t>,</w:t>
      </w:r>
    </w:p>
    <w:p w14:paraId="2A2876D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sz w:val="28"/>
        </w:rPr>
        <w:t xml:space="preserve">где </w:t>
      </w:r>
      <w:r w:rsidRPr="00872F1F">
        <w:rPr>
          <w:rFonts w:ascii="Times New Roman" w:eastAsia="Calibri" w:hAnsi="Times New Roman" w:cs="Times New Roman"/>
          <w:bCs/>
          <w:i/>
          <w:iCs/>
          <w:sz w:val="28"/>
        </w:rPr>
        <w:t>S</w:t>
      </w:r>
      <w:r w:rsidRPr="00872F1F">
        <w:rPr>
          <w:rFonts w:ascii="Times New Roman" w:eastAsia="Calibri" w:hAnsi="Times New Roman" w:cs="Times New Roman"/>
          <w:sz w:val="28"/>
        </w:rPr>
        <w:t xml:space="preserve"> – площадь помещения, 12 м</w:t>
      </w:r>
      <w:r w:rsidRPr="00872F1F">
        <w:rPr>
          <w:rFonts w:ascii="Times New Roman" w:eastAsia="Calibri" w:hAnsi="Times New Roman" w:cs="Times New Roman"/>
          <w:sz w:val="28"/>
          <w:vertAlign w:val="superscript"/>
        </w:rPr>
        <w:t>2</w:t>
      </w:r>
      <w:r w:rsidRPr="00872F1F">
        <w:rPr>
          <w:rFonts w:ascii="Times New Roman" w:eastAsia="Calibri" w:hAnsi="Times New Roman" w:cs="Times New Roman"/>
          <w:sz w:val="28"/>
        </w:rPr>
        <w:t>;</w:t>
      </w:r>
    </w:p>
    <w:p w14:paraId="6D646AAD"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h</w:t>
      </w:r>
      <w:r w:rsidRPr="00872F1F">
        <w:rPr>
          <w:rFonts w:ascii="Times New Roman" w:eastAsia="Calibri" w:hAnsi="Times New Roman" w:cs="Times New Roman"/>
          <w:sz w:val="28"/>
        </w:rPr>
        <w:t xml:space="preserve"> – расчетная высота подвеса 2 м;</w:t>
      </w:r>
    </w:p>
    <w:p w14:paraId="405D54C0"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A</w:t>
      </w:r>
      <w:r w:rsidRPr="00872F1F">
        <w:rPr>
          <w:rFonts w:ascii="Times New Roman" w:eastAsia="Calibri" w:hAnsi="Times New Roman" w:cs="Times New Roman"/>
          <w:sz w:val="28"/>
        </w:rPr>
        <w:t xml:space="preserve"> – ширина помещения 4 м;</w:t>
      </w:r>
    </w:p>
    <w:p w14:paraId="578924C9"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В</w:t>
      </w:r>
      <w:r w:rsidRPr="00872F1F">
        <w:rPr>
          <w:rFonts w:ascii="Times New Roman" w:eastAsia="Calibri" w:hAnsi="Times New Roman" w:cs="Times New Roman"/>
          <w:sz w:val="28"/>
        </w:rPr>
        <w:t xml:space="preserve"> – длина помещения 3 м.</w:t>
      </w:r>
    </w:p>
    <w:p w14:paraId="43552775"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Получим:</w:t>
      </w:r>
    </w:p>
    <w:p w14:paraId="34D797AF" w14:textId="18967CA6"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m:oMathPara>
        <m:oMath>
          <m:r>
            <w:rPr>
              <w:rFonts w:ascii="Cambria Math" w:eastAsia="Calibri" w:hAnsi="Cambria Math"/>
            </w:rPr>
            <m:t xml:space="preserve">I= </m:t>
          </m:r>
          <m:f>
            <m:fPr>
              <m:ctrlPr>
                <w:rPr>
                  <w:rFonts w:ascii="Cambria Math" w:eastAsia="Calibri" w:hAnsi="Cambria Math"/>
                  <w:i/>
                </w:rPr>
              </m:ctrlPr>
            </m:fPr>
            <m:num>
              <m:r>
                <w:rPr>
                  <w:rFonts w:ascii="Cambria Math" w:eastAsia="Calibri" w:hAnsi="Cambria Math"/>
                </w:rPr>
                <m:t>12</m:t>
              </m:r>
            </m:num>
            <m:den>
              <m:r>
                <w:rPr>
                  <w:rFonts w:ascii="Cambria Math" w:eastAsia="Calibri" w:hAnsi="Cambria Math"/>
                </w:rPr>
                <m:t>2∙(4+3)</m:t>
              </m:r>
            </m:den>
          </m:f>
          <m:r>
            <w:rPr>
              <w:rFonts w:ascii="Cambria Math" w:eastAsia="Calibri" w:hAnsi="Cambria Math"/>
            </w:rPr>
            <m:t>=0,857</m:t>
          </m:r>
        </m:oMath>
      </m:oMathPara>
    </w:p>
    <w:p w14:paraId="4DE2E8CB"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 xml:space="preserve">Зная индекс помещения находим </w:t>
      </w:r>
      <w:r w:rsidRPr="00872F1F">
        <w:rPr>
          <w:rFonts w:ascii="Times New Roman" w:eastAsia="Calibri" w:hAnsi="Times New Roman" w:cs="Times New Roman"/>
          <w:i/>
          <w:sz w:val="28"/>
          <w:lang w:val="en-US"/>
        </w:rPr>
        <w:t>n</w:t>
      </w:r>
      <w:r w:rsidRPr="00872F1F">
        <w:rPr>
          <w:rFonts w:ascii="Times New Roman" w:eastAsia="Calibri" w:hAnsi="Times New Roman" w:cs="Times New Roman"/>
          <w:sz w:val="28"/>
        </w:rPr>
        <w:t xml:space="preserve"> = 0,3.</w:t>
      </w:r>
    </w:p>
    <w:p w14:paraId="150993E2"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Теперь найдем световой поток:</w:t>
      </w:r>
    </w:p>
    <w:p w14:paraId="2B7AFA4D" w14:textId="06FE8878"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i/>
          <w:sz w:val="28"/>
        </w:rPr>
      </w:pPr>
      <m:oMathPara>
        <m:oMath>
          <m:r>
            <w:rPr>
              <w:rFonts w:ascii="Cambria Math" w:eastAsia="Calibri" w:hAnsi="Cambria Math"/>
              <w:lang w:val="en-US"/>
            </w:rPr>
            <m:t>F=</m:t>
          </m:r>
          <m:f>
            <m:fPr>
              <m:ctrlPr>
                <w:rPr>
                  <w:rFonts w:ascii="Cambria Math" w:eastAsia="Calibri" w:hAnsi="Cambria Math"/>
                  <w:i/>
                  <w:lang w:val="en-US"/>
                </w:rPr>
              </m:ctrlPr>
            </m:fPr>
            <m:num>
              <m:r>
                <w:rPr>
                  <w:rFonts w:ascii="Cambria Math" w:eastAsia="Calibri" w:hAnsi="Cambria Math"/>
                  <w:lang w:val="en-US"/>
                </w:rPr>
                <m:t>300∙1,5∙12∙1,2</m:t>
              </m:r>
            </m:num>
            <m:den>
              <m:r>
                <w:rPr>
                  <w:rFonts w:ascii="Cambria Math" w:eastAsia="Calibri" w:hAnsi="Cambria Math"/>
                  <w:lang w:val="en-US"/>
                </w:rPr>
                <m:t>0,3</m:t>
              </m:r>
            </m:den>
          </m:f>
          <m:r>
            <w:rPr>
              <w:rFonts w:ascii="Cambria Math" w:eastAsia="Calibri" w:hAnsi="Cambria Math"/>
              <w:lang w:val="en-US"/>
            </w:rPr>
            <m:t xml:space="preserve">=21600 </m:t>
          </m:r>
          <m:r>
            <w:rPr>
              <w:rFonts w:ascii="Cambria Math" w:eastAsia="Calibri" w:hAnsi="Cambria Math"/>
            </w:rPr>
            <m:t>лм</m:t>
          </m:r>
        </m:oMath>
      </m:oMathPara>
    </w:p>
    <w:p w14:paraId="27E1347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709"/>
        <w:jc w:val="both"/>
        <w:rPr>
          <w:rFonts w:ascii="Times New Roman" w:eastAsia="Calibri" w:hAnsi="Times New Roman" w:cs="Times New Roman"/>
          <w:sz w:val="28"/>
        </w:rPr>
      </w:pPr>
      <w:r w:rsidRPr="00872F1F">
        <w:rPr>
          <w:rFonts w:ascii="Times New Roman" w:eastAsia="Calibri" w:hAnsi="Times New Roman" w:cs="Times New Roman"/>
          <w:sz w:val="28"/>
        </w:rPr>
        <w:t>Рассчитаем необходимое количество ламп по формуле</w:t>
      </w:r>
    </w:p>
    <w:p w14:paraId="05A68091" w14:textId="77777777" w:rsidR="00872F1F" w:rsidRPr="00872F1F" w:rsidRDefault="005F7973"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eastAsia="Calibri" w:hAnsi="Times New Roman" w:cs="Times New Roman"/>
          <w:sz w:val="28"/>
        </w:rPr>
      </w:pPr>
      <w:r>
        <w:rPr>
          <w:rFonts w:ascii="Times New Roman" w:eastAsia="Calibri" w:hAnsi="Times New Roman" w:cs="Times New Roman"/>
          <w:position w:val="-34"/>
          <w:sz w:val="28"/>
        </w:rPr>
        <w:pict w14:anchorId="2D1A801D">
          <v:shape id="_x0000_i1035" type="#_x0000_t75" style="width:45.6pt;height:39.6pt">
            <v:imagedata r:id="rId65" o:title=""/>
          </v:shape>
        </w:pict>
      </w:r>
      <w:r w:rsidR="00872F1F" w:rsidRPr="00872F1F">
        <w:rPr>
          <w:rFonts w:ascii="Times New Roman" w:eastAsia="Calibri" w:hAnsi="Times New Roman" w:cs="Times New Roman"/>
          <w:sz w:val="28"/>
        </w:rPr>
        <w:t>,</w:t>
      </w:r>
    </w:p>
    <w:p w14:paraId="5F9EEB27"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Cs/>
          <w:sz w:val="28"/>
        </w:rPr>
        <w:t xml:space="preserve">где     </w:t>
      </w:r>
      <w:r w:rsidRPr="00872F1F">
        <w:rPr>
          <w:rFonts w:ascii="Times New Roman" w:eastAsia="Calibri" w:hAnsi="Times New Roman" w:cs="Times New Roman"/>
          <w:bCs/>
          <w:i/>
          <w:iCs/>
          <w:sz w:val="28"/>
        </w:rPr>
        <w:t>N</w:t>
      </w:r>
      <w:r w:rsidRPr="00872F1F">
        <w:rPr>
          <w:rFonts w:ascii="Times New Roman" w:eastAsia="Calibri" w:hAnsi="Times New Roman" w:cs="Times New Roman"/>
          <w:sz w:val="28"/>
        </w:rPr>
        <w:t xml:space="preserve"> – определяемое число ламп;</w:t>
      </w:r>
    </w:p>
    <w:p w14:paraId="6EB02503"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b/>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sz w:val="28"/>
        </w:rPr>
        <w:t xml:space="preserve"> – световой поток;</w:t>
      </w:r>
    </w:p>
    <w:p w14:paraId="7688C8DE"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bCs/>
          <w:i/>
          <w:iCs/>
          <w:sz w:val="28"/>
        </w:rPr>
        <w:t>F</w:t>
      </w:r>
      <w:r w:rsidRPr="00872F1F">
        <w:rPr>
          <w:rFonts w:ascii="Times New Roman" w:eastAsia="Calibri" w:hAnsi="Times New Roman" w:cs="Times New Roman"/>
          <w:bCs/>
          <w:i/>
          <w:iCs/>
          <w:sz w:val="28"/>
          <w:vertAlign w:val="subscript"/>
        </w:rPr>
        <w:t>л</w:t>
      </w:r>
      <w:r w:rsidRPr="00872F1F">
        <w:rPr>
          <w:rFonts w:ascii="Times New Roman" w:eastAsia="Calibri" w:hAnsi="Times New Roman" w:cs="Times New Roman"/>
          <w:bCs/>
          <w:iCs/>
          <w:sz w:val="28"/>
        </w:rPr>
        <w:t xml:space="preserve"> </w:t>
      </w:r>
      <w:r w:rsidRPr="00872F1F">
        <w:rPr>
          <w:rFonts w:ascii="Times New Roman" w:eastAsia="Calibri" w:hAnsi="Times New Roman" w:cs="Times New Roman"/>
          <w:sz w:val="28"/>
        </w:rPr>
        <w:t>– световой поток лампы, 6000 лк.</w:t>
      </w:r>
    </w:p>
    <w:p w14:paraId="788ED253" w14:textId="243800DD"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i/>
          <w:sz w:val="28"/>
        </w:rPr>
      </w:pPr>
      <m:oMathPara>
        <m:oMath>
          <m:r>
            <w:rPr>
              <w:rFonts w:ascii="Cambria Math" w:eastAsia="Calibri" w:hAnsi="Cambria Math"/>
            </w:rPr>
            <m:t>N=</m:t>
          </m:r>
          <m:f>
            <m:fPr>
              <m:ctrlPr>
                <w:rPr>
                  <w:rFonts w:ascii="Cambria Math" w:eastAsia="Calibri" w:hAnsi="Cambria Math"/>
                  <w:i/>
                </w:rPr>
              </m:ctrlPr>
            </m:fPr>
            <m:num>
              <m:r>
                <w:rPr>
                  <w:rFonts w:ascii="Cambria Math" w:eastAsia="Calibri" w:hAnsi="Cambria Math"/>
                </w:rPr>
                <m:t>21600</m:t>
              </m:r>
            </m:num>
            <m:den>
              <m:r>
                <w:rPr>
                  <w:rFonts w:ascii="Cambria Math" w:eastAsia="Calibri" w:hAnsi="Cambria Math"/>
                </w:rPr>
                <m:t>6000</m:t>
              </m:r>
            </m:den>
          </m:f>
          <m:r>
            <w:rPr>
              <w:rFonts w:ascii="Cambria Math" w:eastAsia="Calibri" w:hAnsi="Cambria Math"/>
            </w:rPr>
            <m:t>=3,6=4 шт</m:t>
          </m:r>
        </m:oMath>
      </m:oMathPara>
    </w:p>
    <w:p w14:paraId="1A27A6BA" w14:textId="77777777" w:rsidR="00872F1F" w:rsidRPr="00872F1F" w:rsidRDefault="00872F1F" w:rsidP="00872F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851"/>
        <w:jc w:val="both"/>
        <w:rPr>
          <w:rFonts w:ascii="Times New Roman" w:eastAsia="Calibri" w:hAnsi="Times New Roman" w:cs="Times New Roman"/>
          <w:sz w:val="28"/>
        </w:rPr>
      </w:pPr>
      <w:r w:rsidRPr="00872F1F">
        <w:rPr>
          <w:rFonts w:ascii="Times New Roman" w:eastAsia="Calibri" w:hAnsi="Times New Roman" w:cs="Times New Roman"/>
          <w:sz w:val="28"/>
        </w:rPr>
        <w:t>При выборе осветительных приборов используем четыре светодиодных лампы 80 Вт.</w:t>
      </w:r>
    </w:p>
    <w:p w14:paraId="7E33E8AF" w14:textId="13410820" w:rsidR="00872F1F" w:rsidRPr="00872F1F" w:rsidRDefault="00872F1F" w:rsidP="00872F1F">
      <w:pPr>
        <w:pStyle w:val="3"/>
        <w:rPr>
          <w:rFonts w:eastAsia="Calibri"/>
          <w:lang w:bidi="en-US"/>
        </w:rPr>
      </w:pPr>
      <w:bookmarkStart w:id="275" w:name="_Toc43125410"/>
      <w:bookmarkStart w:id="276" w:name="_Toc62603059"/>
      <w:r>
        <w:rPr>
          <w:rFonts w:eastAsia="Calibri"/>
          <w:lang w:bidi="en-US"/>
        </w:rPr>
        <w:t>6.</w:t>
      </w:r>
      <w:r w:rsidRPr="00872F1F">
        <w:rPr>
          <w:rFonts w:eastAsia="Calibri"/>
          <w:lang w:bidi="en-US"/>
        </w:rPr>
        <w:t>3.3. Психофизические нагрузки</w:t>
      </w:r>
      <w:bookmarkEnd w:id="275"/>
      <w:bookmarkEnd w:id="276"/>
    </w:p>
    <w:p w14:paraId="28728DD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Работник персонального компьютера получает нервно-эмоциональную нагрузку. Для защиты работника необходимо правильно планировать рабочее место. Очень важно соблюдать правильность рабочей позы. Свет должен попадать сбоку, чтобы не слепил глаза. Расстояние между столами должно быть не менее двух метров.</w:t>
      </w:r>
    </w:p>
    <w:p w14:paraId="4DB84C25" w14:textId="46AE7EEA" w:rsidR="00872F1F" w:rsidRPr="00872F1F" w:rsidRDefault="00387B53" w:rsidP="00872F1F">
      <w:pPr>
        <w:spacing w:after="0" w:line="360" w:lineRule="auto"/>
        <w:ind w:firstLine="851"/>
        <w:jc w:val="both"/>
        <w:rPr>
          <w:rFonts w:ascii="Times New Roman" w:eastAsia="Calibri" w:hAnsi="Times New Roman" w:cs="Times New Roman"/>
          <w:color w:val="000000"/>
          <w:sz w:val="28"/>
          <w:lang w:bidi="en-US"/>
        </w:rPr>
      </w:pPr>
      <w:r>
        <w:rPr>
          <w:rFonts w:ascii="Times New Roman" w:eastAsia="Calibri" w:hAnsi="Times New Roman" w:cs="Times New Roman"/>
          <w:color w:val="000000"/>
          <w:sz w:val="28"/>
          <w:lang w:bidi="en-US"/>
        </w:rPr>
        <w:lastRenderedPageBreak/>
        <w:t xml:space="preserve">По </w:t>
      </w:r>
      <w:sdt>
        <w:sdtPr>
          <w:rPr>
            <w:rFonts w:ascii="Times New Roman" w:eastAsia="Calibri" w:hAnsi="Times New Roman" w:cs="Times New Roman"/>
            <w:color w:val="000000"/>
            <w:sz w:val="28"/>
            <w:lang w:bidi="en-US"/>
          </w:rPr>
          <w:id w:val="1818920392"/>
          <w:citation/>
        </w:sdtPr>
        <w:sdtContent>
          <w:r>
            <w:rPr>
              <w:rFonts w:ascii="Times New Roman" w:eastAsia="Calibri" w:hAnsi="Times New Roman" w:cs="Times New Roman"/>
              <w:color w:val="000000"/>
              <w:sz w:val="28"/>
              <w:lang w:bidi="en-US"/>
            </w:rPr>
            <w:fldChar w:fldCharType="begin"/>
          </w:r>
          <w:r>
            <w:rPr>
              <w:rFonts w:ascii="Times New Roman" w:eastAsia="Calibri" w:hAnsi="Times New Roman" w:cs="Times New Roman"/>
              <w:color w:val="000000"/>
              <w:sz w:val="28"/>
              <w:lang w:bidi="en-US"/>
            </w:rPr>
            <w:instrText xml:space="preserve"> CITATION ГОС3 \l 1049 </w:instrText>
          </w:r>
          <w:r>
            <w:rPr>
              <w:rFonts w:ascii="Times New Roman" w:eastAsia="Calibri" w:hAnsi="Times New Roman" w:cs="Times New Roman"/>
              <w:color w:val="000000"/>
              <w:sz w:val="28"/>
              <w:lang w:bidi="en-US"/>
            </w:rPr>
            <w:fldChar w:fldCharType="separate"/>
          </w:r>
          <w:r w:rsidRPr="00387B53">
            <w:rPr>
              <w:rFonts w:ascii="Times New Roman" w:eastAsia="Calibri" w:hAnsi="Times New Roman" w:cs="Times New Roman"/>
              <w:noProof/>
              <w:color w:val="000000"/>
              <w:sz w:val="28"/>
              <w:lang w:bidi="en-US"/>
            </w:rPr>
            <w:t>[7]</w:t>
          </w:r>
          <w:r>
            <w:rPr>
              <w:rFonts w:ascii="Times New Roman" w:eastAsia="Calibri" w:hAnsi="Times New Roman" w:cs="Times New Roman"/>
              <w:color w:val="000000"/>
              <w:sz w:val="28"/>
              <w:lang w:bidi="en-US"/>
            </w:rPr>
            <w:fldChar w:fldCharType="end"/>
          </w:r>
        </w:sdtContent>
      </w:sdt>
      <w:r w:rsidR="00872F1F" w:rsidRPr="00872F1F">
        <w:rPr>
          <w:rFonts w:ascii="Times New Roman" w:eastAsia="Calibri" w:hAnsi="Times New Roman" w:cs="Times New Roman"/>
          <w:color w:val="000000"/>
          <w:sz w:val="28"/>
          <w:lang w:bidi="en-US"/>
        </w:rPr>
        <w:t xml:space="preserve"> к вредным производственным факторам, обладающим свойствами психофизиологического воздействия на организм человека, работающего на ПЭВМ, можно отнести нервно-психические перегрузки, связанные с напряженностью трудового процесса и физические перегрузки организма работающего.</w:t>
      </w:r>
    </w:p>
    <w:p w14:paraId="324DF5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 xml:space="preserve">Нервно-психические перегрузки подразделяют: </w:t>
      </w:r>
    </w:p>
    <w:p w14:paraId="73D0AD21"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 умственное перенапряжение, в том числе вызванное информационной нагрузкой;</w:t>
      </w:r>
    </w:p>
    <w:p w14:paraId="278EC59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перенапряжение анализаторов, в том числе вызванное информационной нагрузкой;</w:t>
      </w:r>
    </w:p>
    <w:p w14:paraId="2B3E522C"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монотонность труда, вызывающая монотонию;</w:t>
      </w:r>
    </w:p>
    <w:p w14:paraId="10E33D8D"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эмоциональные перегрузки.</w:t>
      </w:r>
    </w:p>
    <w:p w14:paraId="78BCFC59"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Физические перегрузки организма, работающего подразделяют:</w:t>
      </w:r>
    </w:p>
    <w:p w14:paraId="0529D008"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статическая нагрузка;</w:t>
      </w:r>
    </w:p>
    <w:p w14:paraId="301E736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рабочая поза;</w:t>
      </w:r>
    </w:p>
    <w:p w14:paraId="1B3D6473"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наклоны корпуса тела работника;</w:t>
      </w:r>
    </w:p>
    <w:p w14:paraId="1D434E32" w14:textId="77777777" w:rsidR="00872F1F" w:rsidRPr="00872F1F" w:rsidRDefault="00872F1F" w:rsidP="00872F1F">
      <w:pPr>
        <w:numPr>
          <w:ilvl w:val="0"/>
          <w:numId w:val="23"/>
        </w:numPr>
        <w:shd w:val="clear" w:color="auto" w:fill="FFFFFF"/>
        <w:spacing w:after="0" w:line="360" w:lineRule="auto"/>
        <w:ind w:firstLine="1069"/>
        <w:contextualSpacing/>
        <w:jc w:val="both"/>
        <w:rPr>
          <w:rFonts w:ascii="Times New Roman" w:eastAsia="Times New Roman" w:hAnsi="Times New Roman" w:cs="Times New Roman"/>
          <w:sz w:val="28"/>
          <w:szCs w:val="24"/>
        </w:rPr>
      </w:pPr>
      <w:r w:rsidRPr="00872F1F">
        <w:rPr>
          <w:rFonts w:ascii="Times New Roman" w:eastAsia="Times New Roman" w:hAnsi="Times New Roman" w:cs="Times New Roman"/>
          <w:sz w:val="28"/>
          <w:szCs w:val="24"/>
        </w:rPr>
        <w:t>физиологически недостаточную двигательную активность (гиподинамию).</w:t>
      </w:r>
    </w:p>
    <w:p w14:paraId="3A1B9367"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При несоблюдении общих требований у человека будут наблюдаться болезненные ощущения в спине, пояснице, шеи, головные боли, раздражительность.</w:t>
      </w:r>
    </w:p>
    <w:p w14:paraId="4EF2BBF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lang w:bidi="en-US"/>
        </w:rPr>
      </w:pPr>
      <w:r w:rsidRPr="00872F1F">
        <w:rPr>
          <w:rFonts w:ascii="Times New Roman" w:eastAsia="Calibri" w:hAnsi="Times New Roman" w:cs="Times New Roman"/>
          <w:color w:val="000000"/>
          <w:sz w:val="28"/>
          <w:lang w:bidi="en-US"/>
        </w:rPr>
        <w:t>У сотрудника при работе с компьютером может возникнуть синдром длительных статических нагрузок (гиподинамия) в результате длительного сидение, которое приводит к сильному перенапряжению спины и ног. Мышцы находятся под постоянной статической нагрузкой в состоянии сокращения, а это приводит к ухудшению кровообращения. Все это может привести к ухудшению состояния здоровья.</w:t>
      </w:r>
    </w:p>
    <w:p w14:paraId="51211179" w14:textId="79C5DB3A" w:rsidR="00872F1F" w:rsidRPr="00872F1F" w:rsidRDefault="00872F1F" w:rsidP="00872F1F">
      <w:pPr>
        <w:pStyle w:val="2"/>
        <w:rPr>
          <w:rFonts w:eastAsia="Calibri"/>
          <w:lang w:bidi="en-US"/>
        </w:rPr>
      </w:pPr>
      <w:bookmarkStart w:id="277" w:name="_Toc43125411"/>
      <w:bookmarkStart w:id="278" w:name="_Toc62603060"/>
      <w:r>
        <w:rPr>
          <w:rFonts w:eastAsia="Calibri"/>
          <w:lang w:bidi="en-US"/>
        </w:rPr>
        <w:lastRenderedPageBreak/>
        <w:t>6.</w:t>
      </w:r>
      <w:r w:rsidRPr="00872F1F">
        <w:rPr>
          <w:rFonts w:eastAsia="Calibri"/>
          <w:lang w:bidi="en-US"/>
        </w:rPr>
        <w:t>4. Экологическая безопасность</w:t>
      </w:r>
      <w:bookmarkEnd w:id="277"/>
      <w:bookmarkEnd w:id="278"/>
    </w:p>
    <w:p w14:paraId="7CA831A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Экологическая безопасность обусловливается возможностью снижения уровня ущерба, наносимого окружающей среде в процессе производства, использования, потребления, хранения, утилизации потребительских товаров человеком.</w:t>
      </w:r>
    </w:p>
    <w:p w14:paraId="5B851C8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 xml:space="preserve">Наиболее негативное влияние на окружающую среду оказывают товары, создающие выбросы в атмосферу, почву и воду химических веществ в различном фазово-дисперсном состоянии, а также образующие шумовое, тепловое, электромагнитное загрязнение при хранении, транспортировании, эксплуатации, потреблении, утилизации. </w:t>
      </w:r>
    </w:p>
    <w:p w14:paraId="1CA40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rPr>
      </w:pPr>
      <w:r w:rsidRPr="00872F1F">
        <w:rPr>
          <w:rFonts w:ascii="Times New Roman" w:eastAsia="Calibri" w:hAnsi="Times New Roman" w:cs="Times New Roman"/>
          <w:color w:val="000000"/>
          <w:sz w:val="28"/>
          <w:szCs w:val="28"/>
        </w:rPr>
        <w:t>В рабочем процессе человек сталкивается с использованием немалого количества офисной техники, и при истечении службы оборудования его необходимо утилизировать. Когда что-либо из техники приходит в негодность, предприятия и организации приобретают оснащение нового поколения. А старое оборудование зачастую выкидывается вместе с обычным мусором. В обязательном порядке должна производиться утилизация любой оргтехники, компьютеров (в том числе и мониторов), принтеров и копировальных аппаратов.</w:t>
      </w:r>
    </w:p>
    <w:p w14:paraId="5AA65F82"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szCs w:val="28"/>
          <w:shd w:val="clear" w:color="auto" w:fill="FFFFFF"/>
        </w:rPr>
      </w:pPr>
      <w:r w:rsidRPr="00872F1F">
        <w:rPr>
          <w:rFonts w:ascii="Times New Roman" w:eastAsia="Calibri" w:hAnsi="Times New Roman" w:cs="Times New Roman"/>
          <w:color w:val="000000"/>
          <w:sz w:val="28"/>
          <w:szCs w:val="28"/>
        </w:rPr>
        <w:t xml:space="preserve">Многие предприятия и учреждения сталкиваются с проблемой, как избавиться от устаревшей техники. Просто выбросить ее - нельзя, так как в ее состав входят химические вещества, опасные для экологии, а также драгметаллы. Оставлять старую технику на предприятии не выгодно, так как за нее нужно платить налог. Оптимальным выходом является утилизация оргтехники. В отличие от простого выброса техники на свалку, процесс утилизации является законным. При этом нарушение правил утилизации или утилизация техники без снятия ее с баланса предприятия являются грубым нарушением закона и преследуются Административным и Уголовным кодексами Российской Федерации.  Стоит отметить, что сама по себе оргтехника опасности не представляет. </w:t>
      </w:r>
    </w:p>
    <w:p w14:paraId="3BAAF6C9"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lastRenderedPageBreak/>
        <w:t>Один ПК (монитор, системный блок, клавиатура, мышь) содержит, помимо ничтожного количества ценных металлов, много разных тяжелых химических соединений:</w:t>
      </w:r>
    </w:p>
    <w:p w14:paraId="28CA60D3"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ртуть; </w:t>
      </w:r>
    </w:p>
    <w:p w14:paraId="76F1566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кадмий; </w:t>
      </w:r>
    </w:p>
    <w:p w14:paraId="238C2F12"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мышьяк; </w:t>
      </w:r>
    </w:p>
    <w:p w14:paraId="53F679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свинец; </w:t>
      </w:r>
    </w:p>
    <w:p w14:paraId="318D6020"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цинк; </w:t>
      </w:r>
    </w:p>
    <w:p w14:paraId="17AD8504" w14:textId="77777777" w:rsidR="00872F1F" w:rsidRPr="00872F1F" w:rsidRDefault="00872F1F" w:rsidP="00872F1F">
      <w:pPr>
        <w:numPr>
          <w:ilvl w:val="0"/>
          <w:numId w:val="25"/>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никель.</w:t>
      </w:r>
    </w:p>
    <w:p w14:paraId="76D4B8AD"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Попадая на стихийную свалку, эти вещества под влиянием солнечного ультрафиолета и агрессивного атмосферного воздействия разлагаются и становятся токсичными. Впитываясь в грунт, через некоторое время они попадают к нам на стол. </w:t>
      </w:r>
    </w:p>
    <w:p w14:paraId="59BDB6F6"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Поэтому компьютер на свалке — это большая ядовитая коробка, которая опасна для нашего здоровья и для окружающей среды.</w:t>
      </w:r>
    </w:p>
    <w:p w14:paraId="5E20EDC8"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Вся ненужная техника, подвергающаяся процессу утилизации, проходит специальную процедуру: </w:t>
      </w:r>
    </w:p>
    <w:p w14:paraId="304EF982"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непосредственный процесс переработки; </w:t>
      </w:r>
    </w:p>
    <w:p w14:paraId="60C6C09F" w14:textId="77777777" w:rsidR="00872F1F" w:rsidRPr="00872F1F" w:rsidRDefault="00872F1F" w:rsidP="00872F1F">
      <w:pPr>
        <w:numPr>
          <w:ilvl w:val="0"/>
          <w:numId w:val="26"/>
        </w:numPr>
        <w:tabs>
          <w:tab w:val="left" w:pos="1134"/>
        </w:tabs>
        <w:spacing w:after="0" w:line="360" w:lineRule="auto"/>
        <w:ind w:hanging="578"/>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отправку некоторых частей оргтехники на аффинаж (это металлургический процесс изъятия высокочистых благородных металлов при отделении от них загрязняющих примесей, один из видов извлечение металлов).</w:t>
      </w:r>
    </w:p>
    <w:p w14:paraId="43D89025" w14:textId="77777777" w:rsidR="00872F1F" w:rsidRPr="00872F1F" w:rsidRDefault="00872F1F" w:rsidP="00872F1F">
      <w:pPr>
        <w:spacing w:after="0" w:line="360" w:lineRule="auto"/>
        <w:ind w:firstLine="851"/>
        <w:jc w:val="both"/>
        <w:rPr>
          <w:rFonts w:ascii="Times New Roman" w:eastAsia="Calibri" w:hAnsi="Times New Roman" w:cs="Times New Roman"/>
          <w:color w:val="000000"/>
          <w:sz w:val="28"/>
        </w:rPr>
      </w:pPr>
      <w:r w:rsidRPr="00872F1F">
        <w:rPr>
          <w:rFonts w:ascii="Times New Roman" w:eastAsia="Calibri" w:hAnsi="Times New Roman" w:cs="Times New Roman"/>
          <w:color w:val="000000"/>
          <w:sz w:val="28"/>
        </w:rPr>
        <w:t xml:space="preserve">Обязательной утилизации подлежит следующая оргтехника или некоторые её элементы: </w:t>
      </w:r>
    </w:p>
    <w:p w14:paraId="661EA2FF"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ПК, ноутбуки;</w:t>
      </w:r>
    </w:p>
    <w:p w14:paraId="405FFC6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планшеты; </w:t>
      </w:r>
    </w:p>
    <w:p w14:paraId="3D621D1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серверное оборудование (испорченные системы охлаждения, сгоревшие или диски с БД секторами, блоки питания, озу, процессоры, платы расширения, серверные стойки/шкафы и т.д.); </w:t>
      </w:r>
    </w:p>
    <w:p w14:paraId="78029487"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lastRenderedPageBreak/>
        <w:t xml:space="preserve">АТС; </w:t>
      </w:r>
    </w:p>
    <w:p w14:paraId="16090072"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платы; </w:t>
      </w:r>
    </w:p>
    <w:p w14:paraId="7262E390"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роутеры, свитчи, маршрутизаторы; </w:t>
      </w:r>
    </w:p>
    <w:p w14:paraId="56C0F675" w14:textId="77777777" w:rsidR="00872F1F" w:rsidRPr="00872F1F" w:rsidRDefault="00872F1F" w:rsidP="00872F1F">
      <w:pPr>
        <w:numPr>
          <w:ilvl w:val="0"/>
          <w:numId w:val="29"/>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мониторы; ИБП; сканеры, МФУ, принтеры и их комплектующие (фотобарабаны, картриджи и т.д.); </w:t>
      </w:r>
    </w:p>
    <w:p w14:paraId="43BBDD1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жесткие диски (HDD); </w:t>
      </w:r>
    </w:p>
    <w:p w14:paraId="191E8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мышки и клавиатуры; </w:t>
      </w:r>
    </w:p>
    <w:p w14:paraId="44865FFB"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периферийные устройства; </w:t>
      </w:r>
    </w:p>
    <w:p w14:paraId="721D0B2E"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COM-диски; </w:t>
      </w:r>
    </w:p>
    <w:p w14:paraId="5F42CC3C"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 xml:space="preserve">разнообразные шнуры (кабели); </w:t>
      </w:r>
    </w:p>
    <w:p w14:paraId="20A202A0" w14:textId="77777777" w:rsidR="00872F1F" w:rsidRPr="00872F1F" w:rsidRDefault="00872F1F" w:rsidP="00872F1F">
      <w:pPr>
        <w:numPr>
          <w:ilvl w:val="0"/>
          <w:numId w:val="28"/>
        </w:numPr>
        <w:tabs>
          <w:tab w:val="left" w:pos="1276"/>
        </w:tabs>
        <w:spacing w:after="0" w:line="360" w:lineRule="auto"/>
        <w:contextualSpacing/>
        <w:jc w:val="both"/>
        <w:rPr>
          <w:rFonts w:ascii="Times New Roman" w:eastAsia="Calibri" w:hAnsi="Times New Roman" w:cs="Times New Roman"/>
          <w:sz w:val="28"/>
          <w:szCs w:val="28"/>
        </w:rPr>
      </w:pPr>
      <w:r w:rsidRPr="00872F1F">
        <w:rPr>
          <w:rFonts w:ascii="Times New Roman" w:eastAsia="Calibri" w:hAnsi="Times New Roman" w:cs="Times New Roman"/>
          <w:sz w:val="28"/>
          <w:szCs w:val="28"/>
        </w:rPr>
        <w:t>другие накопительные устройства.</w:t>
      </w:r>
    </w:p>
    <w:p w14:paraId="024B6C07" w14:textId="77777777" w:rsidR="00872F1F" w:rsidRPr="00872F1F" w:rsidRDefault="00872F1F" w:rsidP="00872F1F">
      <w:pPr>
        <w:spacing w:after="0" w:line="360" w:lineRule="auto"/>
        <w:ind w:firstLine="851"/>
        <w:jc w:val="both"/>
        <w:rPr>
          <w:rFonts w:ascii="Arial" w:eastAsia="Calibri" w:hAnsi="Arial" w:cs="Arial"/>
          <w:color w:val="555555"/>
          <w:sz w:val="28"/>
          <w:shd w:val="clear" w:color="auto" w:fill="FFFFFF"/>
        </w:rPr>
      </w:pPr>
      <w:r w:rsidRPr="00872F1F">
        <w:rPr>
          <w:rFonts w:ascii="Times New Roman" w:eastAsia="Calibri" w:hAnsi="Times New Roman" w:cs="Times New Roman"/>
          <w:color w:val="000000"/>
          <w:sz w:val="28"/>
          <w:lang w:eastAsia="ru-RU"/>
        </w:rPr>
        <w:t>Второй момент связанный с экологической безопасностью при рабочем процессе это использование огромного количества бумаги, которую в конечном итоге нужно переработать. Однако стоит отметить, что не вся бумага подается переработке.</w:t>
      </w:r>
    </w:p>
    <w:p w14:paraId="227BE8FD" w14:textId="77777777" w:rsidR="00872F1F" w:rsidRPr="00872F1F" w:rsidRDefault="00872F1F" w:rsidP="00872F1F">
      <w:pPr>
        <w:shd w:val="clear" w:color="auto" w:fill="FFFFFF"/>
        <w:tabs>
          <w:tab w:val="left" w:pos="709"/>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Следующие типы бумаги хорошо поддаются переработке:</w:t>
      </w:r>
    </w:p>
    <w:p w14:paraId="06A5FE58"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картон;</w:t>
      </w:r>
    </w:p>
    <w:p w14:paraId="291B2493"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плотная бумага;</w:t>
      </w:r>
    </w:p>
    <w:p w14:paraId="1156F47F"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газеты;</w:t>
      </w:r>
    </w:p>
    <w:p w14:paraId="4FEE5E7D"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журналы;</w:t>
      </w:r>
    </w:p>
    <w:p w14:paraId="06ABBDA7"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рекламные буклеты, небольшие брошюры;</w:t>
      </w:r>
    </w:p>
    <w:p w14:paraId="059753CA"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конверты (без пластиковых окошек);</w:t>
      </w:r>
    </w:p>
    <w:p w14:paraId="19760EA1"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бумага для копиров;</w:t>
      </w:r>
    </w:p>
    <w:p w14:paraId="611BEA56" w14:textId="77777777" w:rsidR="00872F1F" w:rsidRPr="00872F1F" w:rsidRDefault="00872F1F" w:rsidP="00872F1F">
      <w:pPr>
        <w:numPr>
          <w:ilvl w:val="0"/>
          <w:numId w:val="24"/>
        </w:numPr>
        <w:shd w:val="clear" w:color="auto" w:fill="FFFFFF"/>
        <w:tabs>
          <w:tab w:val="left" w:pos="709"/>
          <w:tab w:val="left" w:pos="993"/>
        </w:tabs>
        <w:spacing w:after="0" w:line="360" w:lineRule="auto"/>
        <w:ind w:firstLine="709"/>
        <w:jc w:val="both"/>
        <w:rPr>
          <w:rFonts w:ascii="Times New Roman" w:eastAsia="Times New Roman" w:hAnsi="Times New Roman" w:cs="Times New Roman"/>
          <w:sz w:val="28"/>
          <w:szCs w:val="28"/>
          <w:lang w:eastAsia="ru-RU"/>
        </w:rPr>
      </w:pPr>
      <w:r w:rsidRPr="00872F1F">
        <w:rPr>
          <w:rFonts w:ascii="Times New Roman" w:eastAsia="Times New Roman" w:hAnsi="Times New Roman" w:cs="Times New Roman"/>
          <w:sz w:val="28"/>
          <w:szCs w:val="28"/>
          <w:lang w:eastAsia="ru-RU"/>
        </w:rPr>
        <w:t>писчая бумага.</w:t>
      </w:r>
    </w:p>
    <w:p w14:paraId="06F9D9C2" w14:textId="77777777" w:rsidR="00872F1F" w:rsidRPr="00872F1F" w:rsidRDefault="00872F1F" w:rsidP="00872F1F">
      <w:pPr>
        <w:spacing w:after="0" w:line="360" w:lineRule="auto"/>
        <w:ind w:firstLine="851"/>
        <w:jc w:val="both"/>
        <w:rPr>
          <w:rFonts w:ascii="Calibri" w:eastAsia="Calibri" w:hAnsi="Calibri" w:cs="Times New Roman"/>
          <w:lang w:eastAsia="ru-RU"/>
        </w:rPr>
      </w:pPr>
      <w:r w:rsidRPr="00872F1F">
        <w:rPr>
          <w:rFonts w:ascii="Times New Roman" w:eastAsia="Calibri" w:hAnsi="Times New Roman" w:cs="Times New Roman"/>
          <w:sz w:val="28"/>
          <w:lang w:bidi="en-US"/>
        </w:rPr>
        <w:t>Процесс переработки бумаги снижает объемы вырубки лесов, позволяет снизить загрязнение атмосферы и гидросферы, которое происходит в процессе создания бумаги на заводах, а также снизить затраты электроэнергии, которое необходимо затратить на создание бумажных изделий.</w:t>
      </w:r>
    </w:p>
    <w:p w14:paraId="3A23AC43" w14:textId="41F98D35" w:rsidR="00872F1F" w:rsidRPr="00872F1F" w:rsidRDefault="00872F1F" w:rsidP="00872F1F">
      <w:pPr>
        <w:pStyle w:val="2"/>
        <w:rPr>
          <w:rFonts w:eastAsia="Calibri"/>
          <w:lang w:bidi="en-US"/>
        </w:rPr>
      </w:pPr>
      <w:bookmarkStart w:id="279" w:name="_Toc43125412"/>
      <w:bookmarkStart w:id="280" w:name="_Toc62603061"/>
      <w:r>
        <w:rPr>
          <w:rFonts w:eastAsia="Calibri"/>
          <w:lang w:bidi="en-US"/>
        </w:rPr>
        <w:lastRenderedPageBreak/>
        <w:t>6.</w:t>
      </w:r>
      <w:r w:rsidRPr="00872F1F">
        <w:rPr>
          <w:rFonts w:eastAsia="Calibri"/>
          <w:lang w:bidi="en-US"/>
        </w:rPr>
        <w:t>5. Безопасность в чрезвычайных ситуациях</w:t>
      </w:r>
      <w:bookmarkEnd w:id="279"/>
      <w:bookmarkEnd w:id="280"/>
    </w:p>
    <w:p w14:paraId="05945671"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Чрезвычайные ситуации можно разделить на: техногенные, экологические, природные, социально-политические. Также существуют локальные, региональные, национальные, глобальные чрезвычайные ситуации.</w:t>
      </w:r>
    </w:p>
    <w:p w14:paraId="26C4E732"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техногенным можно отнести: пожар; обрушение зданий; аварии в электроэнергетических системах.</w:t>
      </w:r>
    </w:p>
    <w:p w14:paraId="6AE6413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 природным: землетрясение; метеорологические явления; природные пожары; эпидемия заболеваний.</w:t>
      </w:r>
    </w:p>
    <w:p w14:paraId="1E605224"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Экологические: влияние на атмосферу; влияние на гидросферу.</w:t>
      </w:r>
    </w:p>
    <w:p w14:paraId="703BF86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Социально-политические: беспорядки; терроризм.</w:t>
      </w:r>
    </w:p>
    <w:p w14:paraId="47B68D7F"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Среди всех перечисленных, для данного предприятия, наиболее возможен появление пожара. </w:t>
      </w:r>
    </w:p>
    <w:p w14:paraId="415F0C97"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 xml:space="preserve">При эксплуатации ЭВМ существует опасность различного рода возгораний. В современных компьютерах очень высока плотность размещения элементов электронных систем, в непосредственной близости друг от друга располагаются соединительные провода, коммуникационные кабели. При протекании по ним электрического тока выделяется значительное количество теплоты, что может привести к повышению температуры отдельных узлов до 80 – 100 </w:t>
      </w:r>
      <w:r w:rsidRPr="00872F1F">
        <w:rPr>
          <w:rFonts w:ascii="Times New Roman" w:eastAsia="Times New Roman" w:hAnsi="Times New Roman" w:cs="Times New Roman"/>
          <w:sz w:val="28"/>
          <w:szCs w:val="24"/>
          <w:vertAlign w:val="superscript"/>
          <w:lang w:bidi="en-US"/>
        </w:rPr>
        <w:t>о</w:t>
      </w:r>
      <w:r w:rsidRPr="00872F1F">
        <w:rPr>
          <w:rFonts w:ascii="Times New Roman" w:eastAsia="Times New Roman" w:hAnsi="Times New Roman" w:cs="Times New Roman"/>
          <w:sz w:val="28"/>
          <w:szCs w:val="24"/>
          <w:lang w:bidi="en-US"/>
        </w:rPr>
        <w:t>С. При этом возможны оплавление изоляции соединительных проводов, их оголение и, как следствие, короткое замыкание, сопровождаемое искрением, которое ведет к недопустимым перегрузкам элементов электронных схем. Перегреваясь, они сгорают с разбрызгиванием искр.</w:t>
      </w:r>
    </w:p>
    <w:p w14:paraId="7672D352" w14:textId="77777777" w:rsidR="00872F1F" w:rsidRPr="00872F1F" w:rsidRDefault="00872F1F" w:rsidP="00872F1F">
      <w:pPr>
        <w:spacing w:after="0" w:line="360" w:lineRule="auto"/>
        <w:ind w:firstLine="851"/>
        <w:jc w:val="both"/>
        <w:rPr>
          <w:rFonts w:ascii="Times New Roman" w:eastAsia="Calibri" w:hAnsi="Times New Roman" w:cs="Times New Roman"/>
          <w:b/>
          <w:bCs/>
          <w:color w:val="000000"/>
          <w:sz w:val="28"/>
          <w:shd w:val="clear" w:color="auto" w:fill="FFFFFF"/>
        </w:rPr>
      </w:pPr>
      <w:r w:rsidRPr="00872F1F">
        <w:rPr>
          <w:rFonts w:ascii="Times New Roman" w:eastAsia="Times New Roman" w:hAnsi="Times New Roman" w:cs="Times New Roman"/>
          <w:sz w:val="28"/>
          <w:szCs w:val="24"/>
          <w:lang w:bidi="en-US"/>
        </w:rPr>
        <w:t>Пожар внутри здания представляет опасность для жизни и здоровья людей, а также влечет значительный материальный ущерб.</w:t>
      </w:r>
    </w:p>
    <w:p w14:paraId="2E21E228"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Нормы оснащения помещений ручными порошковыми и углекислотными огнетушителями.</w:t>
      </w:r>
    </w:p>
    <w:p w14:paraId="64EDEBA0"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t>Ручные углекислотные огнетушители устанавливают в помещениях из расчета один огнетушитель на 50 м</w:t>
      </w:r>
      <w:r w:rsidRPr="00872F1F">
        <w:rPr>
          <w:rFonts w:ascii="Times New Roman" w:eastAsia="Times New Roman" w:hAnsi="Times New Roman" w:cs="Times New Roman"/>
          <w:sz w:val="28"/>
          <w:szCs w:val="24"/>
          <w:vertAlign w:val="superscript"/>
          <w:lang w:bidi="en-US"/>
        </w:rPr>
        <w:t>2</w:t>
      </w:r>
      <w:r w:rsidRPr="00872F1F">
        <w:rPr>
          <w:rFonts w:ascii="Times New Roman" w:eastAsia="Times New Roman" w:hAnsi="Times New Roman" w:cs="Times New Roman"/>
          <w:sz w:val="28"/>
          <w:szCs w:val="24"/>
          <w:lang w:bidi="en-US"/>
        </w:rPr>
        <w:t>.</w:t>
      </w:r>
    </w:p>
    <w:p w14:paraId="167543D3" w14:textId="77777777" w:rsidR="00872F1F" w:rsidRPr="00872F1F" w:rsidRDefault="00872F1F" w:rsidP="00872F1F">
      <w:pPr>
        <w:spacing w:after="0" w:line="360" w:lineRule="auto"/>
        <w:ind w:firstLine="851"/>
        <w:jc w:val="both"/>
        <w:rPr>
          <w:rFonts w:ascii="Times New Roman" w:eastAsia="Times New Roman" w:hAnsi="Times New Roman" w:cs="Times New Roman"/>
          <w:sz w:val="28"/>
          <w:szCs w:val="24"/>
          <w:lang w:bidi="en-US"/>
        </w:rPr>
      </w:pPr>
      <w:r w:rsidRPr="00872F1F">
        <w:rPr>
          <w:rFonts w:ascii="Times New Roman" w:eastAsia="Times New Roman" w:hAnsi="Times New Roman" w:cs="Times New Roman"/>
          <w:sz w:val="28"/>
          <w:szCs w:val="24"/>
          <w:lang w:bidi="en-US"/>
        </w:rPr>
        <w:lastRenderedPageBreak/>
        <w:t>Согласно требованиям Постановления Правительства РФ от 25.04.2012 № 390 (ред. от 06.04.2014) «О противопожарном режиме» необходима установка двух огнетушителей.</w:t>
      </w:r>
    </w:p>
    <w:p w14:paraId="2BB7C24E"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 случае пожара срабатывает находящаяся в помещениях автоматическая установка пожаротушения (АУП). Они снабжены звуковой и световой сигнализацией.</w:t>
      </w:r>
    </w:p>
    <w:p w14:paraId="43A5FD35"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Причины возникновения пожара:</w:t>
      </w:r>
    </w:p>
    <w:p w14:paraId="51EFB00C"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короткое замыкание в электроустановках;</w:t>
      </w:r>
    </w:p>
    <w:p w14:paraId="7341955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электротехнических устройств из-за чрезмерного перегрева под нагрузкой;</w:t>
      </w:r>
    </w:p>
    <w:p w14:paraId="360C559F" w14:textId="77777777" w:rsidR="00872F1F" w:rsidRPr="00872F1F" w:rsidRDefault="00872F1F" w:rsidP="00872F1F">
      <w:pPr>
        <w:numPr>
          <w:ilvl w:val="0"/>
          <w:numId w:val="30"/>
        </w:numPr>
        <w:spacing w:after="0" w:line="360" w:lineRule="auto"/>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возгорание по причине нарушения правил пожарной безопасности.</w:t>
      </w:r>
    </w:p>
    <w:p w14:paraId="123D9533" w14:textId="77777777" w:rsidR="00872F1F" w:rsidRPr="00872F1F" w:rsidRDefault="00872F1F" w:rsidP="00872F1F">
      <w:pPr>
        <w:spacing w:after="0" w:line="360" w:lineRule="auto"/>
        <w:ind w:firstLine="851"/>
        <w:jc w:val="both"/>
        <w:rPr>
          <w:rFonts w:ascii="Times New Roman" w:eastAsia="Calibri" w:hAnsi="Times New Roman" w:cs="Times New Roman"/>
          <w:sz w:val="28"/>
          <w:lang w:bidi="en-US"/>
        </w:rPr>
      </w:pPr>
      <w:r w:rsidRPr="00872F1F">
        <w:rPr>
          <w:rFonts w:ascii="Times New Roman" w:eastAsia="Calibri" w:hAnsi="Times New Roman" w:cs="Times New Roman"/>
          <w:sz w:val="28"/>
          <w:lang w:bidi="en-US"/>
        </w:rPr>
        <w:t xml:space="preserve">При возникновении пожара необходимо вызвать пожарную службу по телефону 01, обеспечить эвакуацию людей из здания. </w:t>
      </w:r>
    </w:p>
    <w:p w14:paraId="424B56AE" w14:textId="5F91703C" w:rsidR="00872F1F" w:rsidRDefault="00872F1F" w:rsidP="00872F1F">
      <w:pPr>
        <w:spacing w:after="0" w:line="360" w:lineRule="auto"/>
        <w:ind w:firstLine="709"/>
        <w:contextualSpacing/>
        <w:jc w:val="both"/>
        <w:rPr>
          <w:rFonts w:ascii="Times New Roman" w:hAnsi="Times New Roman" w:cs="Times New Roman"/>
          <w:b/>
          <w:sz w:val="28"/>
        </w:rPr>
      </w:pPr>
      <w:r w:rsidRPr="00872F1F">
        <w:rPr>
          <w:rFonts w:ascii="Times New Roman" w:eastAsia="Calibri" w:hAnsi="Times New Roman" w:cs="Times New Roman"/>
          <w:sz w:val="28"/>
          <w:lang w:bidi="en-US"/>
        </w:rPr>
        <w:t>В каждом здании число эвакуационных выходов с каждого этажа должно быть не менее двух. Дверные проемы и лестничные пролеты должны быть спроектированы и построены так, чтобы обеспечить беспрепятственную эвакуацию персонала из здания. Внутри здания должны быть установлены пожарные щиты, оборудованные лопатами, ведрами, огнетушителями.</w:t>
      </w:r>
    </w:p>
    <w:p w14:paraId="05EFD3D1" w14:textId="77777777" w:rsidR="00CF7458" w:rsidRPr="00CF7458" w:rsidRDefault="00CF7458" w:rsidP="00CF7458">
      <w:pPr>
        <w:pStyle w:val="2"/>
        <w:rPr>
          <w:rFonts w:eastAsia="Times New Roman"/>
          <w:lang w:bidi="en-US"/>
        </w:rPr>
      </w:pPr>
      <w:bookmarkStart w:id="281" w:name="_Toc43125413"/>
      <w:bookmarkStart w:id="282" w:name="_Toc62603062"/>
      <w:r w:rsidRPr="00CF7458">
        <w:rPr>
          <w:rFonts w:eastAsia="Times New Roman"/>
          <w:lang w:bidi="en-US"/>
        </w:rPr>
        <w:t>Выводы по разделу 6</w:t>
      </w:r>
      <w:bookmarkEnd w:id="281"/>
      <w:bookmarkEnd w:id="282"/>
    </w:p>
    <w:p w14:paraId="722B797F" w14:textId="363DEB82" w:rsidR="00872F1F" w:rsidRDefault="00CF7458" w:rsidP="00CF7458">
      <w:pPr>
        <w:spacing w:after="0" w:line="360" w:lineRule="auto"/>
        <w:ind w:firstLine="709"/>
        <w:contextualSpacing/>
        <w:jc w:val="both"/>
        <w:rPr>
          <w:rFonts w:ascii="Times New Roman" w:eastAsia="Calibri" w:hAnsi="Times New Roman" w:cs="Times New Roman"/>
          <w:sz w:val="28"/>
        </w:rPr>
      </w:pPr>
      <w:r w:rsidRPr="00CF7458">
        <w:rPr>
          <w:rFonts w:ascii="Times New Roman" w:eastAsia="Calibri" w:hAnsi="Times New Roman" w:cs="Times New Roman"/>
          <w:sz w:val="28"/>
          <w:lang w:bidi="en-US"/>
        </w:rPr>
        <w:t>Представлено</w:t>
      </w:r>
      <w:r w:rsidRPr="00CF7458">
        <w:rPr>
          <w:rFonts w:ascii="Times New Roman" w:eastAsia="Calibri" w:hAnsi="Times New Roman" w:cs="Times New Roman"/>
          <w:sz w:val="28"/>
        </w:rPr>
        <w:t xml:space="preserve"> описание расчета освещения рабочей зоны. Определенны опасные и вредные факторы, влияющие на жизнь и здоровье человека, также определены средства для уменьшения их негативного воздействия.  Также рассмотрены основные причины возникновения пожара и меры по его предотвращению. Рассмотрены организационные и правовые вопросы обеспечения безопасности труда человека.</w:t>
      </w:r>
    </w:p>
    <w:p w14:paraId="0080A276" w14:textId="77777777" w:rsidR="00CF7458" w:rsidRDefault="00CF7458" w:rsidP="00CF7458">
      <w:pPr>
        <w:spacing w:after="0" w:line="360" w:lineRule="auto"/>
        <w:ind w:firstLine="709"/>
        <w:contextualSpacing/>
        <w:jc w:val="both"/>
        <w:rPr>
          <w:rFonts w:ascii="Times New Roman" w:hAnsi="Times New Roman" w:cs="Times New Roman"/>
          <w:b/>
          <w:sz w:val="28"/>
        </w:rPr>
      </w:pPr>
    </w:p>
    <w:p w14:paraId="3632C38B" w14:textId="77777777" w:rsidR="008B644F" w:rsidRPr="00656E91" w:rsidRDefault="008B644F" w:rsidP="005F116B">
      <w:pPr>
        <w:pStyle w:val="1"/>
      </w:pPr>
      <w:bookmarkStart w:id="283" w:name="_Toc62603063"/>
      <w:r>
        <w:lastRenderedPageBreak/>
        <w:t>Заключение</w:t>
      </w:r>
      <w:bookmarkEnd w:id="283"/>
    </w:p>
    <w:p w14:paraId="54847440" w14:textId="77777777" w:rsidR="00E57A12" w:rsidRDefault="00D73AF1" w:rsidP="00115DC3">
      <w:pPr>
        <w:spacing w:after="0" w:line="360" w:lineRule="auto"/>
        <w:ind w:firstLine="709"/>
        <w:contextualSpacing/>
        <w:jc w:val="both"/>
        <w:rPr>
          <w:rFonts w:ascii="Times New Roman" w:hAnsi="Times New Roman" w:cs="Times New Roman"/>
          <w:sz w:val="28"/>
        </w:rPr>
      </w:pPr>
      <w:r w:rsidRPr="00D73AF1">
        <w:rPr>
          <w:rFonts w:ascii="Times New Roman" w:hAnsi="Times New Roman" w:cs="Times New Roman"/>
          <w:sz w:val="28"/>
        </w:rPr>
        <w:t xml:space="preserve">В работе представлены результаты разработки </w:t>
      </w:r>
      <w:r>
        <w:rPr>
          <w:rFonts w:ascii="Times New Roman" w:hAnsi="Times New Roman" w:cs="Times New Roman"/>
          <w:sz w:val="28"/>
        </w:rPr>
        <w:t>программного обеспечения</w:t>
      </w:r>
      <w:r w:rsidRPr="00D73AF1">
        <w:rPr>
          <w:rFonts w:ascii="Times New Roman" w:hAnsi="Times New Roman" w:cs="Times New Roman"/>
          <w:sz w:val="28"/>
        </w:rPr>
        <w:t xml:space="preserve"> централизованной автоматики ликвидации асинхронного режима. Разработанн</w:t>
      </w:r>
      <w:r>
        <w:rPr>
          <w:rFonts w:ascii="Times New Roman" w:hAnsi="Times New Roman" w:cs="Times New Roman"/>
          <w:sz w:val="28"/>
        </w:rPr>
        <w:t>ое</w:t>
      </w:r>
      <w:r w:rsidRPr="00D73AF1">
        <w:rPr>
          <w:rFonts w:ascii="Times New Roman" w:hAnsi="Times New Roman" w:cs="Times New Roman"/>
          <w:sz w:val="28"/>
        </w:rPr>
        <w:t xml:space="preserve"> </w:t>
      </w:r>
      <w:r>
        <w:rPr>
          <w:rFonts w:ascii="Times New Roman" w:hAnsi="Times New Roman" w:cs="Times New Roman"/>
          <w:sz w:val="28"/>
        </w:rPr>
        <w:t>ПО</w:t>
      </w:r>
      <w:r w:rsidRPr="00D73AF1">
        <w:rPr>
          <w:rFonts w:ascii="Times New Roman" w:hAnsi="Times New Roman" w:cs="Times New Roman"/>
          <w:sz w:val="28"/>
        </w:rPr>
        <w:t xml:space="preserve"> состоит из нескольких </w:t>
      </w:r>
      <w:r>
        <w:rPr>
          <w:rFonts w:ascii="Times New Roman" w:hAnsi="Times New Roman" w:cs="Times New Roman"/>
          <w:sz w:val="28"/>
        </w:rPr>
        <w:t>подсистем</w:t>
      </w:r>
      <w:r w:rsidRPr="00D73AF1">
        <w:rPr>
          <w:rFonts w:ascii="Times New Roman" w:hAnsi="Times New Roman" w:cs="Times New Roman"/>
          <w:sz w:val="28"/>
        </w:rPr>
        <w:t>, решающих задачи выявления и ликвидации асинхронного режима.</w:t>
      </w:r>
    </w:p>
    <w:p w14:paraId="786CA366"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Была разработана централизованная архитектура централизованной АЛАР и определены способы взаимодействия с внешними системами.</w:t>
      </w:r>
    </w:p>
    <w:p w14:paraId="7AC56C53" w14:textId="77777777" w:rsidR="00D73AF1" w:rsidRDefault="00D73AF1" w:rsidP="00115DC3">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Выполнение процессов представленно</w:t>
      </w:r>
      <w:r w:rsidR="00A41B2A">
        <w:rPr>
          <w:rFonts w:ascii="Times New Roman" w:hAnsi="Times New Roman" w:cs="Times New Roman"/>
          <w:sz w:val="28"/>
        </w:rPr>
        <w:t>го</w:t>
      </w:r>
      <w:r>
        <w:rPr>
          <w:rFonts w:ascii="Times New Roman" w:hAnsi="Times New Roman" w:cs="Times New Roman"/>
          <w:sz w:val="28"/>
        </w:rPr>
        <w:t xml:space="preserve"> в данной работе </w:t>
      </w:r>
      <w:r w:rsidR="00A41B2A">
        <w:rPr>
          <w:rFonts w:ascii="Times New Roman" w:hAnsi="Times New Roman" w:cs="Times New Roman"/>
          <w:sz w:val="28"/>
        </w:rPr>
        <w:t>программного обеспечения не требует вмешательства человека, т.е. происходят автоматически.</w:t>
      </w:r>
    </w:p>
    <w:p w14:paraId="02D99821" w14:textId="5F95FE36" w:rsidR="00C67B5F" w:rsidRDefault="00A41B2A" w:rsidP="00630E79">
      <w:pPr>
        <w:spacing w:after="0" w:line="360" w:lineRule="auto"/>
        <w:ind w:firstLine="709"/>
        <w:contextualSpacing/>
        <w:jc w:val="both"/>
        <w:rPr>
          <w:rFonts w:ascii="Times New Roman" w:hAnsi="Times New Roman" w:cs="Times New Roman"/>
          <w:sz w:val="28"/>
        </w:rPr>
      </w:pPr>
      <w:r>
        <w:rPr>
          <w:rFonts w:ascii="Times New Roman" w:hAnsi="Times New Roman" w:cs="Times New Roman"/>
          <w:sz w:val="28"/>
        </w:rPr>
        <w:t>Время выявления АР и определения сечения ДС в худшем случае позволяет иметь почти 0,5 с времени на передачу данных СВИ от энергообъектов и передачу команд на де</w:t>
      </w:r>
      <w:r w:rsidR="00630E79">
        <w:rPr>
          <w:rFonts w:ascii="Times New Roman" w:hAnsi="Times New Roman" w:cs="Times New Roman"/>
          <w:sz w:val="28"/>
        </w:rPr>
        <w:t>ление системы на энергообъекты.</w:t>
      </w:r>
    </w:p>
    <w:p w14:paraId="184653D2" w14:textId="528F3FE0" w:rsidR="00414715" w:rsidRDefault="00414715" w:rsidP="00630E79">
      <w:pPr>
        <w:spacing w:after="0" w:line="360" w:lineRule="auto"/>
        <w:ind w:firstLine="709"/>
        <w:contextualSpacing/>
        <w:jc w:val="both"/>
        <w:rPr>
          <w:rFonts w:ascii="Times New Roman" w:hAnsi="Times New Roman" w:cs="Times New Roman"/>
          <w:color w:val="000000"/>
          <w:sz w:val="28"/>
          <w:szCs w:val="28"/>
        </w:rPr>
      </w:pPr>
      <w:r w:rsidRPr="00114715">
        <w:rPr>
          <w:rFonts w:ascii="Times New Roman" w:hAnsi="Times New Roman" w:cs="Times New Roman"/>
          <w:color w:val="000000"/>
          <w:sz w:val="28"/>
          <w:szCs w:val="28"/>
        </w:rPr>
        <w:t xml:space="preserve">При дальнейшем </w:t>
      </w:r>
      <w:r>
        <w:rPr>
          <w:rFonts w:ascii="Times New Roman" w:hAnsi="Times New Roman" w:cs="Times New Roman"/>
          <w:color w:val="000000"/>
          <w:sz w:val="28"/>
          <w:szCs w:val="28"/>
        </w:rPr>
        <w:t>развитии работы планируется</w:t>
      </w:r>
      <w:r w:rsidRPr="00114715">
        <w:rPr>
          <w:rFonts w:ascii="Times New Roman" w:hAnsi="Times New Roman" w:cs="Times New Roman"/>
          <w:color w:val="000000"/>
          <w:sz w:val="28"/>
          <w:szCs w:val="28"/>
        </w:rPr>
        <w:t>:</w:t>
      </w:r>
    </w:p>
    <w:p w14:paraId="5C925063" w14:textId="5315608C"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программный код с целью ускорения работы системы;</w:t>
      </w:r>
    </w:p>
    <w:p w14:paraId="7625AE07" w14:textId="7F9554C7"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спроектировать базу данных для хранения расчетных режимов и соответствующих им сечений-кандидатов ДС и классификаторов;</w:t>
      </w:r>
    </w:p>
    <w:p w14:paraId="1EE2432B" w14:textId="3B858D06"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реализовать подсистемы, которые не были реализованы в данной работе;</w:t>
      </w:r>
    </w:p>
    <w:p w14:paraId="0D7FE850" w14:textId="1ACFAB78" w:rsidR="00414715" w:rsidRDefault="00414715" w:rsidP="008947BB">
      <w:pPr>
        <w:pStyle w:val="a4"/>
        <w:numPr>
          <w:ilvl w:val="0"/>
          <w:numId w:val="22"/>
        </w:numPr>
        <w:spacing w:after="0" w:line="360" w:lineRule="auto"/>
        <w:jc w:val="both"/>
        <w:rPr>
          <w:rFonts w:ascii="Times New Roman" w:hAnsi="Times New Roman" w:cs="Times New Roman"/>
          <w:sz w:val="28"/>
        </w:rPr>
      </w:pPr>
      <w:r>
        <w:rPr>
          <w:rFonts w:ascii="Times New Roman" w:hAnsi="Times New Roman" w:cs="Times New Roman"/>
          <w:sz w:val="28"/>
        </w:rPr>
        <w:t>усовершенствовать алгоритмическое обеспечение для повышения точности работы системы.</w:t>
      </w:r>
    </w:p>
    <w:p w14:paraId="2BF1D770" w14:textId="2BDBCA16" w:rsidR="00775658" w:rsidRDefault="00775658" w:rsidP="00775658">
      <w:pPr>
        <w:spacing w:after="0" w:line="360" w:lineRule="auto"/>
        <w:jc w:val="both"/>
        <w:rPr>
          <w:rFonts w:ascii="Times New Roman" w:hAnsi="Times New Roman" w:cs="Times New Roman"/>
          <w:sz w:val="28"/>
        </w:rPr>
      </w:pPr>
    </w:p>
    <w:p w14:paraId="29E47B78" w14:textId="5A5CD3FB" w:rsidR="00775658" w:rsidRDefault="00775658" w:rsidP="00775658">
      <w:pPr>
        <w:spacing w:after="0" w:line="360" w:lineRule="auto"/>
        <w:jc w:val="both"/>
        <w:rPr>
          <w:rFonts w:ascii="Times New Roman" w:hAnsi="Times New Roman" w:cs="Times New Roman"/>
          <w:sz w:val="28"/>
        </w:rPr>
      </w:pPr>
    </w:p>
    <w:p w14:paraId="363D1F99" w14:textId="1CD95E60" w:rsidR="00775658" w:rsidRDefault="00775658" w:rsidP="00775658">
      <w:pPr>
        <w:spacing w:after="0" w:line="360" w:lineRule="auto"/>
        <w:jc w:val="both"/>
        <w:rPr>
          <w:rFonts w:ascii="Times New Roman" w:hAnsi="Times New Roman" w:cs="Times New Roman"/>
          <w:sz w:val="28"/>
        </w:rPr>
      </w:pPr>
    </w:p>
    <w:p w14:paraId="5A0656F3" w14:textId="72FCE68D" w:rsidR="00775658" w:rsidRDefault="00775658" w:rsidP="00775658">
      <w:pPr>
        <w:spacing w:after="0" w:line="360" w:lineRule="auto"/>
        <w:jc w:val="both"/>
        <w:rPr>
          <w:rFonts w:ascii="Times New Roman" w:hAnsi="Times New Roman" w:cs="Times New Roman"/>
          <w:sz w:val="28"/>
        </w:rPr>
      </w:pPr>
    </w:p>
    <w:p w14:paraId="6B25963F" w14:textId="4B2CA9CB" w:rsidR="00775658" w:rsidRDefault="00775658" w:rsidP="00775658">
      <w:pPr>
        <w:spacing w:after="0" w:line="360" w:lineRule="auto"/>
        <w:jc w:val="both"/>
        <w:rPr>
          <w:rFonts w:ascii="Times New Roman" w:hAnsi="Times New Roman" w:cs="Times New Roman"/>
          <w:sz w:val="28"/>
        </w:rPr>
      </w:pPr>
    </w:p>
    <w:p w14:paraId="0B7AA3B2" w14:textId="06EF785C" w:rsidR="00775658" w:rsidRDefault="00775658" w:rsidP="00775658">
      <w:pPr>
        <w:spacing w:after="0" w:line="360" w:lineRule="auto"/>
        <w:jc w:val="both"/>
        <w:rPr>
          <w:rFonts w:ascii="Times New Roman" w:hAnsi="Times New Roman" w:cs="Times New Roman"/>
          <w:sz w:val="28"/>
        </w:rPr>
      </w:pPr>
    </w:p>
    <w:p w14:paraId="2BE921A3" w14:textId="77777777" w:rsidR="00775658" w:rsidRPr="00775658" w:rsidRDefault="00775658" w:rsidP="00775658">
      <w:pPr>
        <w:spacing w:after="0" w:line="360" w:lineRule="auto"/>
        <w:jc w:val="both"/>
        <w:rPr>
          <w:rFonts w:ascii="Times New Roman" w:hAnsi="Times New Roman" w:cs="Times New Roman"/>
          <w:sz w:val="28"/>
        </w:rPr>
      </w:pPr>
    </w:p>
    <w:bookmarkStart w:id="284" w:name="_Toc62603064" w:displacedByCustomXml="next"/>
    <w:sdt>
      <w:sdtPr>
        <w:rPr>
          <w:rFonts w:asciiTheme="minorHAnsi" w:eastAsiaTheme="minorHAnsi" w:hAnsiTheme="minorHAnsi" w:cstheme="minorBidi"/>
          <w:b w:val="0"/>
          <w:color w:val="auto"/>
          <w:sz w:val="22"/>
          <w:szCs w:val="22"/>
          <w:lang w:eastAsia="en-US"/>
        </w:rPr>
        <w:id w:val="955531629"/>
        <w:docPartObj>
          <w:docPartGallery w:val="Bibliographies"/>
          <w:docPartUnique/>
        </w:docPartObj>
      </w:sdtPr>
      <w:sdtContent>
        <w:p w14:paraId="4B8151DA" w14:textId="0D76AA93" w:rsidR="007E4141" w:rsidRDefault="007E4141">
          <w:pPr>
            <w:pStyle w:val="1"/>
          </w:pPr>
          <w:r>
            <w:t>Список литературы</w:t>
          </w:r>
          <w:bookmarkEnd w:id="284"/>
        </w:p>
        <w:sdt>
          <w:sdtPr>
            <w:id w:val="111145805"/>
            <w:bibliography/>
          </w:sdtPr>
          <w:sdtContent>
            <w:p w14:paraId="0138C1C3" w14:textId="77777777" w:rsidR="00387B53" w:rsidRDefault="007E4141" w:rsidP="00387B53">
              <w:pPr>
                <w:pStyle w:val="a5"/>
                <w:rPr>
                  <w:noProof/>
                  <w:vanish/>
                  <w:sz w:val="24"/>
                  <w:szCs w:val="24"/>
                </w:rPr>
              </w:pPr>
              <w:r>
                <w:fldChar w:fldCharType="begin"/>
              </w:r>
              <w:r>
                <w:instrText>BIBLIOGRAPHY</w:instrText>
              </w:r>
              <w:r>
                <w:fldChar w:fldCharType="separate"/>
              </w:r>
              <w:r w:rsidR="00387B53">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25"/>
                <w:gridCol w:w="8929"/>
              </w:tblGrid>
              <w:tr w:rsidR="00387B53" w14:paraId="00758412" w14:textId="77777777" w:rsidTr="00387B53">
                <w:trPr>
                  <w:tblCellSpacing w:w="15" w:type="dxa"/>
                </w:trPr>
                <w:tc>
                  <w:tcPr>
                    <w:tcW w:w="0" w:type="auto"/>
                    <w:hideMark/>
                  </w:tcPr>
                  <w:p w14:paraId="796E03D8" w14:textId="77777777" w:rsidR="00387B53" w:rsidRDefault="00387B53">
                    <w:pPr>
                      <w:pStyle w:val="a5"/>
                      <w:rPr>
                        <w:noProof/>
                      </w:rPr>
                    </w:pPr>
                    <w:r w:rsidRPr="00387B53">
                      <w:rPr>
                        <w:rFonts w:ascii="Times New Roman" w:hAnsi="Times New Roman" w:cs="Times New Roman"/>
                        <w:noProof/>
                        <w:sz w:val="28"/>
                      </w:rPr>
                      <w:t>1</w:t>
                    </w:r>
                    <w:r>
                      <w:rPr>
                        <w:noProof/>
                      </w:rPr>
                      <w:t>.</w:t>
                    </w:r>
                  </w:p>
                </w:tc>
                <w:tc>
                  <w:tcPr>
                    <w:tcW w:w="0" w:type="auto"/>
                    <w:hideMark/>
                  </w:tcPr>
                  <w:p w14:paraId="0C96638B"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w:t>
                    </w:r>
                  </w:p>
                </w:tc>
              </w:tr>
              <w:tr w:rsidR="00387B53" w:rsidRPr="005F7973" w14:paraId="572B97B7" w14:textId="77777777" w:rsidTr="00387B53">
                <w:trPr>
                  <w:tblCellSpacing w:w="15" w:type="dxa"/>
                </w:trPr>
                <w:tc>
                  <w:tcPr>
                    <w:tcW w:w="0" w:type="auto"/>
                    <w:hideMark/>
                  </w:tcPr>
                  <w:p w14:paraId="37585F56"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2.</w:t>
                    </w:r>
                  </w:p>
                </w:tc>
                <w:tc>
                  <w:tcPr>
                    <w:tcW w:w="0" w:type="auto"/>
                    <w:hideMark/>
                  </w:tcPr>
                  <w:p w14:paraId="544E33F1" w14:textId="77777777" w:rsidR="00387B53" w:rsidRPr="00CF7458" w:rsidRDefault="00387B53" w:rsidP="00387B53">
                    <w:pPr>
                      <w:pStyle w:val="a5"/>
                      <w:spacing w:after="0" w:line="360" w:lineRule="auto"/>
                      <w:contextualSpacing/>
                      <w:jc w:val="both"/>
                      <w:rPr>
                        <w:rFonts w:ascii="Times New Roman" w:hAnsi="Times New Roman" w:cs="Times New Roman"/>
                        <w:noProof/>
                        <w:sz w:val="28"/>
                        <w:lang w:val="en-US"/>
                      </w:rPr>
                    </w:pPr>
                    <w:r w:rsidRPr="00CF7458">
                      <w:rPr>
                        <w:rFonts w:ascii="Times New Roman" w:hAnsi="Times New Roman" w:cs="Times New Roman"/>
                        <w:noProof/>
                        <w:sz w:val="28"/>
                        <w:lang w:val="en-US"/>
                      </w:rPr>
                      <w:t>A. Johnson, J. Wen et al., "Integrated system architecture and technology roadmap toward WAMPAC", ISGT 2011, 17-19 Jan. 2011.</w:t>
                    </w:r>
                  </w:p>
                </w:tc>
              </w:tr>
              <w:tr w:rsidR="00387B53" w14:paraId="3BF2B817" w14:textId="77777777" w:rsidTr="00387B53">
                <w:trPr>
                  <w:tblCellSpacing w:w="15" w:type="dxa"/>
                </w:trPr>
                <w:tc>
                  <w:tcPr>
                    <w:tcW w:w="0" w:type="auto"/>
                    <w:hideMark/>
                  </w:tcPr>
                  <w:p w14:paraId="3E68284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3.</w:t>
                    </w:r>
                  </w:p>
                </w:tc>
                <w:tc>
                  <w:tcPr>
                    <w:tcW w:w="0" w:type="auto"/>
                    <w:hideMark/>
                  </w:tcPr>
                  <w:p w14:paraId="3CDE6C6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w:t>
                    </w:r>
                  </w:p>
                </w:tc>
              </w:tr>
              <w:tr w:rsidR="00387B53" w14:paraId="611D5437" w14:textId="77777777" w:rsidTr="00387B53">
                <w:trPr>
                  <w:tblCellSpacing w:w="15" w:type="dxa"/>
                </w:trPr>
                <w:tc>
                  <w:tcPr>
                    <w:tcW w:w="0" w:type="auto"/>
                    <w:hideMark/>
                  </w:tcPr>
                  <w:p w14:paraId="698D150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4.</w:t>
                    </w:r>
                  </w:p>
                </w:tc>
                <w:tc>
                  <w:tcPr>
                    <w:tcW w:w="0" w:type="auto"/>
                    <w:hideMark/>
                  </w:tcPr>
                  <w:p w14:paraId="646DBDF5"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w:t>
                    </w:r>
                  </w:p>
                </w:tc>
              </w:tr>
              <w:tr w:rsidR="00387B53" w14:paraId="66E66431" w14:textId="77777777" w:rsidTr="00387B53">
                <w:trPr>
                  <w:tblCellSpacing w:w="15" w:type="dxa"/>
                </w:trPr>
                <w:tc>
                  <w:tcPr>
                    <w:tcW w:w="0" w:type="auto"/>
                    <w:hideMark/>
                  </w:tcPr>
                  <w:p w14:paraId="3D34B79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5.</w:t>
                    </w:r>
                  </w:p>
                </w:tc>
                <w:tc>
                  <w:tcPr>
                    <w:tcW w:w="0" w:type="auto"/>
                    <w:hideMark/>
                  </w:tcPr>
                  <w:p w14:paraId="2A7508F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w:t>
                    </w:r>
                  </w:p>
                </w:tc>
              </w:tr>
              <w:tr w:rsidR="00387B53" w14:paraId="506D64B5" w14:textId="77777777" w:rsidTr="00387B53">
                <w:trPr>
                  <w:tblCellSpacing w:w="15" w:type="dxa"/>
                </w:trPr>
                <w:tc>
                  <w:tcPr>
                    <w:tcW w:w="0" w:type="auto"/>
                    <w:hideMark/>
                  </w:tcPr>
                  <w:p w14:paraId="2F9E91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6.</w:t>
                    </w:r>
                  </w:p>
                </w:tc>
                <w:tc>
                  <w:tcPr>
                    <w:tcW w:w="0" w:type="auto"/>
                    <w:hideMark/>
                  </w:tcPr>
                  <w:p w14:paraId="7151210A"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2.2.2/2.4.1340-03 Гигиенические требования к персональным электронно-вычислительным машинам и организации работы.</w:t>
                    </w:r>
                  </w:p>
                </w:tc>
              </w:tr>
              <w:tr w:rsidR="00387B53" w14:paraId="26836462" w14:textId="77777777" w:rsidTr="00387B53">
                <w:trPr>
                  <w:tblCellSpacing w:w="15" w:type="dxa"/>
                </w:trPr>
                <w:tc>
                  <w:tcPr>
                    <w:tcW w:w="0" w:type="auto"/>
                    <w:hideMark/>
                  </w:tcPr>
                  <w:p w14:paraId="0FBD5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7.</w:t>
                    </w:r>
                  </w:p>
                </w:tc>
                <w:tc>
                  <w:tcPr>
                    <w:tcW w:w="0" w:type="auto"/>
                    <w:hideMark/>
                  </w:tcPr>
                  <w:p w14:paraId="6E113DF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12.0.003-15 Система стандартов безопасности труда. Опасные и вредные производственные факторы. Классификация.</w:t>
                    </w:r>
                  </w:p>
                </w:tc>
              </w:tr>
              <w:tr w:rsidR="00387B53" w14:paraId="45B31435" w14:textId="77777777" w:rsidTr="00387B53">
                <w:trPr>
                  <w:tblCellSpacing w:w="15" w:type="dxa"/>
                </w:trPr>
                <w:tc>
                  <w:tcPr>
                    <w:tcW w:w="0" w:type="auto"/>
                    <w:hideMark/>
                  </w:tcPr>
                  <w:p w14:paraId="19AEBED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8.</w:t>
                    </w:r>
                  </w:p>
                </w:tc>
                <w:tc>
                  <w:tcPr>
                    <w:tcW w:w="0" w:type="auto"/>
                    <w:hideMark/>
                  </w:tcPr>
                  <w:p w14:paraId="5FDD3E7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12.1.003-2014 Система стандартов безопасности труда. Шум. Общие требования безопасности.</w:t>
                    </w:r>
                  </w:p>
                </w:tc>
              </w:tr>
              <w:tr w:rsidR="00387B53" w14:paraId="5FB150CA" w14:textId="77777777" w:rsidTr="00387B53">
                <w:trPr>
                  <w:tblCellSpacing w:w="15" w:type="dxa"/>
                </w:trPr>
                <w:tc>
                  <w:tcPr>
                    <w:tcW w:w="0" w:type="auto"/>
                    <w:hideMark/>
                  </w:tcPr>
                  <w:p w14:paraId="021B0415"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9.</w:t>
                    </w:r>
                  </w:p>
                </w:tc>
                <w:tc>
                  <w:tcPr>
                    <w:tcW w:w="0" w:type="auto"/>
                    <w:hideMark/>
                  </w:tcPr>
                  <w:p w14:paraId="6178506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12.1.029-80 Система стандартов безопасности труда. Средства и методы защиты от шума. Классификация.</w:t>
                    </w:r>
                  </w:p>
                </w:tc>
              </w:tr>
              <w:tr w:rsidR="00387B53" w14:paraId="35871F69" w14:textId="77777777" w:rsidTr="00387B53">
                <w:trPr>
                  <w:tblCellSpacing w:w="15" w:type="dxa"/>
                </w:trPr>
                <w:tc>
                  <w:tcPr>
                    <w:tcW w:w="0" w:type="auto"/>
                    <w:hideMark/>
                  </w:tcPr>
                  <w:p w14:paraId="30755044"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lastRenderedPageBreak/>
                      <w:t>10.</w:t>
                    </w:r>
                  </w:p>
                </w:tc>
                <w:tc>
                  <w:tcPr>
                    <w:tcW w:w="0" w:type="auto"/>
                    <w:hideMark/>
                  </w:tcPr>
                  <w:p w14:paraId="1F95165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51.13330.2011. Защита от шума. Актуализированная редакция СНиП 23-03-2003.</w:t>
                    </w:r>
                  </w:p>
                </w:tc>
              </w:tr>
              <w:tr w:rsidR="00387B53" w14:paraId="126DCA85" w14:textId="77777777" w:rsidTr="00387B53">
                <w:trPr>
                  <w:tblCellSpacing w:w="15" w:type="dxa"/>
                </w:trPr>
                <w:tc>
                  <w:tcPr>
                    <w:tcW w:w="0" w:type="auto"/>
                    <w:hideMark/>
                  </w:tcPr>
                  <w:p w14:paraId="1BCCD92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11.</w:t>
                    </w:r>
                  </w:p>
                </w:tc>
                <w:tc>
                  <w:tcPr>
                    <w:tcW w:w="0" w:type="auto"/>
                    <w:hideMark/>
                  </w:tcPr>
                  <w:p w14:paraId="1CB2CCF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w:t>
                    </w:r>
                  </w:p>
                </w:tc>
              </w:tr>
              <w:tr w:rsidR="00387B53" w14:paraId="116E6C1E" w14:textId="77777777" w:rsidTr="00387B53">
                <w:trPr>
                  <w:tblCellSpacing w:w="15" w:type="dxa"/>
                </w:trPr>
                <w:tc>
                  <w:tcPr>
                    <w:tcW w:w="0" w:type="auto"/>
                    <w:hideMark/>
                  </w:tcPr>
                  <w:p w14:paraId="18FEF8EE"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12.</w:t>
                    </w:r>
                  </w:p>
                </w:tc>
                <w:tc>
                  <w:tcPr>
                    <w:tcW w:w="0" w:type="auto"/>
                    <w:hideMark/>
                  </w:tcPr>
                  <w:p w14:paraId="08A0872D"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r w:rsidR="00387B53" w14:paraId="6549A681" w14:textId="77777777" w:rsidTr="00387B53">
                <w:trPr>
                  <w:tblCellSpacing w:w="15" w:type="dxa"/>
                </w:trPr>
                <w:tc>
                  <w:tcPr>
                    <w:tcW w:w="0" w:type="auto"/>
                    <w:hideMark/>
                  </w:tcPr>
                  <w:p w14:paraId="5436792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13.</w:t>
                    </w:r>
                  </w:p>
                </w:tc>
                <w:tc>
                  <w:tcPr>
                    <w:tcW w:w="0" w:type="auto"/>
                    <w:hideMark/>
                  </w:tcPr>
                  <w:p w14:paraId="48D317EC"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СанПиН2.2.1/2.1.1.1278-03 Гигиенические требования к естественному, искусственному и совмещенному освещению жилых и общественных зданий.</w:t>
                    </w:r>
                  </w:p>
                </w:tc>
              </w:tr>
              <w:tr w:rsidR="00387B53" w14:paraId="6B944668" w14:textId="77777777" w:rsidTr="00387B53">
                <w:trPr>
                  <w:tblCellSpacing w:w="15" w:type="dxa"/>
                </w:trPr>
                <w:tc>
                  <w:tcPr>
                    <w:tcW w:w="0" w:type="auto"/>
                    <w:hideMark/>
                  </w:tcPr>
                  <w:p w14:paraId="558580AC"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14.</w:t>
                    </w:r>
                  </w:p>
                </w:tc>
                <w:tc>
                  <w:tcPr>
                    <w:tcW w:w="0" w:type="auto"/>
                    <w:hideMark/>
                  </w:tcPr>
                  <w:p w14:paraId="7DA63034"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СП 52.13330.2016 Естественное и искусственное освещение.</w:t>
                    </w:r>
                  </w:p>
                </w:tc>
              </w:tr>
              <w:tr w:rsidR="00387B53" w14:paraId="61982556" w14:textId="77777777" w:rsidTr="00387B53">
                <w:trPr>
                  <w:tblCellSpacing w:w="15" w:type="dxa"/>
                </w:trPr>
                <w:tc>
                  <w:tcPr>
                    <w:tcW w:w="0" w:type="auto"/>
                    <w:hideMark/>
                  </w:tcPr>
                  <w:p w14:paraId="325DE603"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15.</w:t>
                    </w:r>
                  </w:p>
                </w:tc>
                <w:tc>
                  <w:tcPr>
                    <w:tcW w:w="0" w:type="auto"/>
                    <w:hideMark/>
                  </w:tcPr>
                  <w:p w14:paraId="574DE006"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2.2.4.548-96 Гигиенические требования к микроклимату производственных помещений.</w:t>
                    </w:r>
                  </w:p>
                </w:tc>
              </w:tr>
              <w:tr w:rsidR="00387B53" w14:paraId="21730219" w14:textId="77777777" w:rsidTr="00387B53">
                <w:trPr>
                  <w:tblCellSpacing w:w="15" w:type="dxa"/>
                </w:trPr>
                <w:tc>
                  <w:tcPr>
                    <w:tcW w:w="0" w:type="auto"/>
                    <w:hideMark/>
                  </w:tcPr>
                  <w:p w14:paraId="24DD484F"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16.</w:t>
                    </w:r>
                  </w:p>
                </w:tc>
                <w:tc>
                  <w:tcPr>
                    <w:tcW w:w="0" w:type="auto"/>
                    <w:hideMark/>
                  </w:tcPr>
                  <w:p w14:paraId="582BC009"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12.1.030-81 ССБТ Электробезопасность. Защитное заземление. Зануление.</w:t>
                    </w:r>
                  </w:p>
                </w:tc>
              </w:tr>
              <w:tr w:rsidR="00387B53" w14:paraId="0F0C83B4" w14:textId="77777777" w:rsidTr="00387B53">
                <w:trPr>
                  <w:tblCellSpacing w:w="15" w:type="dxa"/>
                </w:trPr>
                <w:tc>
                  <w:tcPr>
                    <w:tcW w:w="0" w:type="auto"/>
                    <w:hideMark/>
                  </w:tcPr>
                  <w:p w14:paraId="542430FA"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17.</w:t>
                    </w:r>
                  </w:p>
                </w:tc>
                <w:tc>
                  <w:tcPr>
                    <w:tcW w:w="0" w:type="auto"/>
                    <w:hideMark/>
                  </w:tcPr>
                  <w:p w14:paraId="0B77D3FF"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ГОСТ 12.1.038-82 ССБТ Электробезопасность. Предельно допустимые значения напряжений прикосновения и токов.</w:t>
                    </w:r>
                  </w:p>
                </w:tc>
              </w:tr>
              <w:tr w:rsidR="00387B53" w14:paraId="1B55A506" w14:textId="77777777" w:rsidTr="00387B53">
                <w:trPr>
                  <w:tblCellSpacing w:w="15" w:type="dxa"/>
                </w:trPr>
                <w:tc>
                  <w:tcPr>
                    <w:tcW w:w="0" w:type="auto"/>
                    <w:hideMark/>
                  </w:tcPr>
                  <w:p w14:paraId="6E254E5B"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18.</w:t>
                    </w:r>
                  </w:p>
                </w:tc>
                <w:tc>
                  <w:tcPr>
                    <w:tcW w:w="0" w:type="auto"/>
                    <w:hideMark/>
                  </w:tcPr>
                  <w:p w14:paraId="283BDB37"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Правила устройства электроустановок. – СПб.: Изд-во ДЕАН, 2001. – 928 с.</w:t>
                    </w:r>
                  </w:p>
                </w:tc>
              </w:tr>
              <w:tr w:rsidR="00387B53" w14:paraId="511C08D6" w14:textId="77777777" w:rsidTr="00387B53">
                <w:trPr>
                  <w:tblCellSpacing w:w="15" w:type="dxa"/>
                </w:trPr>
                <w:tc>
                  <w:tcPr>
                    <w:tcW w:w="0" w:type="auto"/>
                    <w:hideMark/>
                  </w:tcPr>
                  <w:p w14:paraId="3FA89B11" w14:textId="77777777" w:rsidR="00387B53" w:rsidRPr="00387B53" w:rsidRDefault="00387B53">
                    <w:pPr>
                      <w:pStyle w:val="a5"/>
                      <w:rPr>
                        <w:rFonts w:ascii="Times New Roman" w:hAnsi="Times New Roman" w:cs="Times New Roman"/>
                        <w:noProof/>
                        <w:sz w:val="28"/>
                      </w:rPr>
                    </w:pPr>
                    <w:r w:rsidRPr="00387B53">
                      <w:rPr>
                        <w:rFonts w:ascii="Times New Roman" w:hAnsi="Times New Roman" w:cs="Times New Roman"/>
                        <w:noProof/>
                        <w:sz w:val="28"/>
                      </w:rPr>
                      <w:t>19.</w:t>
                    </w:r>
                  </w:p>
                </w:tc>
                <w:tc>
                  <w:tcPr>
                    <w:tcW w:w="0" w:type="auto"/>
                    <w:hideMark/>
                  </w:tcPr>
                  <w:p w14:paraId="4251A462" w14:textId="77777777" w:rsidR="00387B53" w:rsidRPr="00387B53" w:rsidRDefault="00387B53" w:rsidP="00387B53">
                    <w:pPr>
                      <w:pStyle w:val="a5"/>
                      <w:spacing w:after="0" w:line="360" w:lineRule="auto"/>
                      <w:contextualSpacing/>
                      <w:jc w:val="both"/>
                      <w:rPr>
                        <w:rFonts w:ascii="Times New Roman" w:hAnsi="Times New Roman" w:cs="Times New Roman"/>
                        <w:noProof/>
                        <w:sz w:val="28"/>
                      </w:rPr>
                    </w:pPr>
                    <w:r w:rsidRPr="00387B53">
                      <w:rPr>
                        <w:rFonts w:ascii="Times New Roman" w:hAnsi="Times New Roman" w:cs="Times New Roman"/>
                        <w:noProof/>
                        <w:sz w:val="28"/>
                      </w:rPr>
                      <w:t>СанПиН 2.2.4.1191–03. Электромагнитные поля в производственных условиях.</w:t>
                    </w:r>
                  </w:p>
                </w:tc>
              </w:tr>
            </w:tbl>
            <w:p w14:paraId="3B8BCD4A" w14:textId="77777777" w:rsidR="00387B53" w:rsidRDefault="00387B53" w:rsidP="00387B53">
              <w:pPr>
                <w:pStyle w:val="a5"/>
                <w:rPr>
                  <w:rFonts w:eastAsiaTheme="minorEastAsia"/>
                  <w:noProof/>
                  <w:vanish/>
                </w:rPr>
              </w:pPr>
              <w:r>
                <w:rPr>
                  <w:noProof/>
                  <w:vanish/>
                </w:rPr>
                <w:t>x</w:t>
              </w:r>
            </w:p>
            <w:p w14:paraId="3B2E031E" w14:textId="24AFF5D5" w:rsidR="007E4141" w:rsidRDefault="007E4141" w:rsidP="00387B53">
              <w:r>
                <w:rPr>
                  <w:b/>
                  <w:bCs/>
                </w:rPr>
                <w:fldChar w:fldCharType="end"/>
              </w:r>
            </w:p>
          </w:sdtContent>
        </w:sdt>
      </w:sdtContent>
    </w:sdt>
    <w:p w14:paraId="492ECF82" w14:textId="77777777" w:rsidR="007E4141" w:rsidRPr="00414715" w:rsidRDefault="007E4141" w:rsidP="007E4141">
      <w:pPr>
        <w:spacing w:after="0" w:line="360" w:lineRule="auto"/>
        <w:ind w:firstLine="709"/>
        <w:contextualSpacing/>
        <w:jc w:val="both"/>
        <w:rPr>
          <w:rFonts w:ascii="Times New Roman" w:hAnsi="Times New Roman" w:cs="Times New Roman"/>
          <w:sz w:val="28"/>
        </w:rPr>
      </w:pPr>
    </w:p>
    <w:sectPr w:rsidR="007E4141" w:rsidRPr="00414715" w:rsidSect="00AC4E0E">
      <w:footerReference w:type="default" r:id="rId66"/>
      <w:pgSz w:w="11906" w:h="16838" w:code="9"/>
      <w:pgMar w:top="1134" w:right="851"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Anton Prokhorov" w:date="2021-01-26T17:12:00Z" w:initials="AP">
    <w:p w14:paraId="67FEB0DC" w14:textId="77777777" w:rsidR="005F7973" w:rsidRDefault="005F7973" w:rsidP="006878A7">
      <w:pPr>
        <w:pStyle w:val="ac"/>
      </w:pPr>
      <w:r>
        <w:rPr>
          <w:rStyle w:val="ab"/>
        </w:rPr>
        <w:annotationRef/>
      </w:r>
      <w:r>
        <w:rPr>
          <w:noProof/>
        </w:rPr>
        <w:t xml:space="preserve">Это все? </w:t>
      </w:r>
    </w:p>
  </w:comment>
  <w:comment w:id="3" w:author="Пользователь Windows" w:date="2021-01-26T23:14:00Z" w:initials="ПW">
    <w:p w14:paraId="1D2F712C" w14:textId="76562838" w:rsidR="005F7973" w:rsidRDefault="005F7973">
      <w:pPr>
        <w:pStyle w:val="ac"/>
      </w:pPr>
      <w:r>
        <w:rPr>
          <w:rStyle w:val="ab"/>
        </w:rPr>
        <w:annotationRef/>
      </w:r>
      <w:r>
        <w:t>Что не так?</w:t>
      </w:r>
    </w:p>
  </w:comment>
  <w:comment w:id="7" w:author="Anton Prokhorov" w:date="2021-01-26T17:18:00Z" w:initials="AP">
    <w:p w14:paraId="6D1CFDD7" w14:textId="77777777" w:rsidR="005F7973" w:rsidRDefault="005F7973" w:rsidP="00652966">
      <w:pPr>
        <w:pStyle w:val="ac"/>
      </w:pPr>
      <w:r>
        <w:rPr>
          <w:rStyle w:val="ab"/>
        </w:rPr>
        <w:annotationRef/>
      </w:r>
      <w:r>
        <w:rPr>
          <w:noProof/>
        </w:rPr>
        <w:t>не забудьте далее расшифровать критерии точности алгоритма</w:t>
      </w:r>
    </w:p>
  </w:comment>
  <w:comment w:id="8" w:author="Пользователь Windows" w:date="2021-01-26T23:53:00Z" w:initials="ПW">
    <w:p w14:paraId="7CE7BB65" w14:textId="158EB35D" w:rsidR="005F7973" w:rsidRDefault="005F7973">
      <w:pPr>
        <w:pStyle w:val="ac"/>
      </w:pPr>
      <w:r>
        <w:rPr>
          <w:rStyle w:val="ab"/>
        </w:rPr>
        <w:annotationRef/>
      </w:r>
      <w:r>
        <w:t>В выводах, наверное, лучше?</w:t>
      </w:r>
    </w:p>
  </w:comment>
  <w:comment w:id="13" w:author="Anton Prokhorov" w:date="2021-01-26T17:40:00Z" w:initials="AP">
    <w:p w14:paraId="46788D46" w14:textId="77777777" w:rsidR="005F7973" w:rsidRDefault="005F7973" w:rsidP="00652966">
      <w:pPr>
        <w:pStyle w:val="ac"/>
      </w:pPr>
      <w:r>
        <w:rPr>
          <w:rStyle w:val="ab"/>
        </w:rPr>
        <w:annotationRef/>
      </w:r>
      <w:r>
        <w:rPr>
          <w:noProof/>
        </w:rPr>
        <w:t xml:space="preserve">не согласовано с рефератом или я не поянл. В реферате пишете про </w:t>
      </w:r>
      <w:r>
        <w:rPr>
          <w:rFonts w:ascii="Times New Roman" w:hAnsi="Times New Roman" w:cs="Times New Roman"/>
          <w:sz w:val="28"/>
          <w:szCs w:val="28"/>
        </w:rPr>
        <w:t>анализ архитектур систем централизованной противоаварийной автоматики</w:t>
      </w:r>
    </w:p>
  </w:comment>
  <w:comment w:id="14" w:author="Пользователь Windows" w:date="2021-01-27T00:04:00Z" w:initials="ПW">
    <w:p w14:paraId="1D6978C0" w14:textId="72DC8971" w:rsidR="005F7973" w:rsidRDefault="005F7973">
      <w:pPr>
        <w:pStyle w:val="ac"/>
      </w:pPr>
      <w:r>
        <w:rPr>
          <w:rStyle w:val="ab"/>
        </w:rPr>
        <w:annotationRef/>
      </w:r>
      <w:r>
        <w:t>Поправил</w:t>
      </w:r>
    </w:p>
  </w:comment>
  <w:comment w:id="16" w:author="Anton Prokhorov" w:date="2021-01-26T17:24:00Z" w:initials="AP">
    <w:p w14:paraId="3C1EED79" w14:textId="77777777" w:rsidR="005F7973" w:rsidRDefault="005F7973" w:rsidP="00F31A5D">
      <w:pPr>
        <w:pStyle w:val="ac"/>
        <w:rPr>
          <w:noProof/>
        </w:rPr>
      </w:pPr>
      <w:r>
        <w:rPr>
          <w:rStyle w:val="ab"/>
        </w:rPr>
        <w:annotationRef/>
      </w:r>
      <w:r>
        <w:rPr>
          <w:noProof/>
        </w:rPr>
        <w:t>может стоит сказать, что это программно-аппаратные комплексы, в которых логика работы устройства реализована программно. Вы же должны описать объект и доказать его принадлежность к предметной области. Можно также сказать, что и настройка осуществляется с помощью программных комплексов, при этом процесс настройки представляет собой многократный расчет переходных процессов и слабо автоматизирован.</w:t>
      </w:r>
    </w:p>
    <w:p w14:paraId="09890D88" w14:textId="77777777" w:rsidR="005F7973" w:rsidRDefault="005F7973" w:rsidP="00F31A5D">
      <w:pPr>
        <w:pStyle w:val="ac"/>
      </w:pPr>
      <w:r>
        <w:rPr>
          <w:noProof/>
        </w:rPr>
        <w:t>Важно, наверное, отметить какая ВМ используется для реализации программы, а потом объяснить чем будут отличаться требования к ВМ при централизованной архитектуре.</w:t>
      </w:r>
    </w:p>
  </w:comment>
  <w:comment w:id="17" w:author="Пользователь Windows" w:date="2021-01-27T00:12:00Z" w:initials="ПW">
    <w:p w14:paraId="28D88066" w14:textId="54127E0C" w:rsidR="005F7973" w:rsidRDefault="005F7973">
      <w:pPr>
        <w:pStyle w:val="ac"/>
      </w:pPr>
      <w:r>
        <w:rPr>
          <w:rStyle w:val="ab"/>
        </w:rPr>
        <w:annotationRef/>
      </w:r>
      <w:r>
        <w:t>ВМ – виртуальная машина?</w:t>
      </w:r>
    </w:p>
  </w:comment>
  <w:comment w:id="18" w:author="Пользователь Windows" w:date="2021-01-27T00:16:00Z" w:initials="ПW">
    <w:p w14:paraId="14942ACD" w14:textId="18E00389" w:rsidR="005F7973" w:rsidRDefault="005F7973">
      <w:pPr>
        <w:pStyle w:val="ac"/>
      </w:pPr>
      <w:r>
        <w:rPr>
          <w:rStyle w:val="ab"/>
        </w:rPr>
        <w:annotationRef/>
      </w:r>
      <w:r>
        <w:t>Поправил немного</w:t>
      </w:r>
    </w:p>
  </w:comment>
  <w:comment w:id="19" w:author="Anton Prokhorov" w:date="2021-01-26T17:28:00Z" w:initials="AP">
    <w:p w14:paraId="2C3CCFFA" w14:textId="77777777" w:rsidR="005F7973" w:rsidRDefault="005F7973" w:rsidP="006223BF">
      <w:pPr>
        <w:pStyle w:val="ac"/>
      </w:pPr>
      <w:r>
        <w:rPr>
          <w:rStyle w:val="ab"/>
        </w:rPr>
        <w:annotationRef/>
      </w:r>
      <w:r>
        <w:rPr>
          <w:noProof/>
        </w:rPr>
        <w:t>Это алгоритмы, а где про архитектуру?</w:t>
      </w:r>
    </w:p>
  </w:comment>
  <w:comment w:id="20" w:author="Пользователь Windows" w:date="2021-01-27T00:17:00Z" w:initials="ПW">
    <w:p w14:paraId="63EB44DC" w14:textId="1A09F965" w:rsidR="005F7973" w:rsidRDefault="005F7973">
      <w:pPr>
        <w:pStyle w:val="ac"/>
      </w:pPr>
      <w:r>
        <w:rPr>
          <w:rStyle w:val="ab"/>
        </w:rPr>
        <w:annotationRef/>
      </w:r>
      <w:r>
        <w:t>Но я же тут про свою магистерскую говорю</w:t>
      </w:r>
    </w:p>
  </w:comment>
  <w:comment w:id="22" w:author="Anton Prokhorov" w:date="2021-01-26T17:28:00Z" w:initials="AP">
    <w:p w14:paraId="40FF7994" w14:textId="77777777" w:rsidR="005F7973" w:rsidRDefault="005F7973" w:rsidP="006223BF">
      <w:pPr>
        <w:pStyle w:val="ac"/>
      </w:pPr>
      <w:r>
        <w:rPr>
          <w:rStyle w:val="ab"/>
        </w:rPr>
        <w:annotationRef/>
      </w:r>
      <w:r>
        <w:rPr>
          <w:noProof/>
        </w:rPr>
        <w:t>за счет чего?</w:t>
      </w:r>
    </w:p>
  </w:comment>
  <w:comment w:id="23" w:author="Пользователь Windows" w:date="2021-01-27T00:16:00Z" w:initials="ПW">
    <w:p w14:paraId="740473F0" w14:textId="1ABEC5FF" w:rsidR="005F7973" w:rsidRDefault="005F7973">
      <w:pPr>
        <w:pStyle w:val="ac"/>
      </w:pPr>
      <w:r>
        <w:rPr>
          <w:rStyle w:val="ab"/>
        </w:rPr>
        <w:annotationRef/>
      </w:r>
      <w:r>
        <w:t>Поправил немного</w:t>
      </w:r>
    </w:p>
  </w:comment>
  <w:comment w:id="24" w:author="Пользователь Windows" w:date="2021-01-27T15:50:00Z" w:initials="ПW">
    <w:p w14:paraId="0F0EF930" w14:textId="48492F52" w:rsidR="00B030F8" w:rsidRDefault="00B030F8">
      <w:pPr>
        <w:pStyle w:val="ac"/>
      </w:pPr>
      <w:r>
        <w:rPr>
          <w:rStyle w:val="ab"/>
        </w:rPr>
        <w:annotationRef/>
      </w:r>
      <w:r>
        <w:t>Еще поправил</w:t>
      </w:r>
    </w:p>
  </w:comment>
  <w:comment w:id="76" w:author="Anton Prokhorov" w:date="2021-01-26T17:31:00Z" w:initials="AP">
    <w:p w14:paraId="032F5263" w14:textId="77777777" w:rsidR="005F7973" w:rsidRPr="007A1258" w:rsidRDefault="005F7973" w:rsidP="00146B3B">
      <w:pPr>
        <w:pStyle w:val="ac"/>
      </w:pPr>
      <w:r>
        <w:rPr>
          <w:rStyle w:val="ab"/>
        </w:rPr>
        <w:annotationRef/>
      </w:r>
      <w:r>
        <w:rPr>
          <w:noProof/>
        </w:rPr>
        <w:t xml:space="preserve">Не слышал про такую задачу. Суть в том, что основное ядро составляет система сбора и хранения СВИ, анаолгично традиционному ОИК, а к ней стыкуются прикладные подсистемы, типа </w:t>
      </w:r>
      <w:r>
        <w:rPr>
          <w:noProof/>
          <w:lang w:val="en-US"/>
        </w:rPr>
        <w:t>EMS</w:t>
      </w:r>
      <w:r w:rsidRPr="007A1258">
        <w:rPr>
          <w:noProof/>
        </w:rPr>
        <w:t xml:space="preserve"> </w:t>
      </w:r>
      <w:r>
        <w:rPr>
          <w:noProof/>
        </w:rPr>
        <w:t>и пр.</w:t>
      </w:r>
    </w:p>
  </w:comment>
  <w:comment w:id="77" w:author="Пользователь Windows" w:date="2021-01-27T00:19:00Z" w:initials="ПW">
    <w:p w14:paraId="41A20A93" w14:textId="765F6A21" w:rsidR="005F7973" w:rsidRPr="00146B3B" w:rsidRDefault="005F7973">
      <w:pPr>
        <w:pStyle w:val="ac"/>
      </w:pPr>
      <w:r>
        <w:rPr>
          <w:rStyle w:val="ab"/>
        </w:rPr>
        <w:annotationRef/>
      </w:r>
      <w:r>
        <w:t xml:space="preserve">Тут имеется в виду, что </w:t>
      </w:r>
      <w:r>
        <w:rPr>
          <w:lang w:val="en-US"/>
        </w:rPr>
        <w:t>WAMPAC</w:t>
      </w:r>
      <w:r w:rsidRPr="00146B3B">
        <w:t xml:space="preserve"> </w:t>
      </w:r>
      <w:r>
        <w:t xml:space="preserve">может легко расширяться за счет прицепления подсистем, которые обеспечивают функции </w:t>
      </w:r>
      <w:r>
        <w:rPr>
          <w:lang w:val="en-US"/>
        </w:rPr>
        <w:t>WAMS</w:t>
      </w:r>
      <w:r w:rsidRPr="00146B3B">
        <w:t>,</w:t>
      </w:r>
      <w:r>
        <w:rPr>
          <w:lang w:val="en-US"/>
        </w:rPr>
        <w:t>WAPS</w:t>
      </w:r>
      <w:r w:rsidRPr="00146B3B">
        <w:t>,</w:t>
      </w:r>
      <w:r>
        <w:rPr>
          <w:lang w:val="en-US"/>
        </w:rPr>
        <w:t>WACS</w:t>
      </w:r>
    </w:p>
  </w:comment>
  <w:comment w:id="87" w:author="Anton Prokhorov" w:date="2021-01-26T17:32:00Z" w:initials="AP">
    <w:p w14:paraId="1E88277B" w14:textId="77777777" w:rsidR="005F7973" w:rsidRDefault="005F7973" w:rsidP="003131BF">
      <w:pPr>
        <w:pStyle w:val="ac"/>
      </w:pPr>
      <w:r>
        <w:rPr>
          <w:rStyle w:val="ab"/>
        </w:rPr>
        <w:annotationRef/>
      </w:r>
      <w:r>
        <w:rPr>
          <w:noProof/>
        </w:rPr>
        <w:t>Это не архитектура, здесь скорее про АССИ СМПР имеет смысл говорить, но есть и другие примеры за рубежом. По архитектуре см.  комментарий выше.</w:t>
      </w:r>
    </w:p>
  </w:comment>
  <w:comment w:id="88" w:author="Пользователь Windows" w:date="2021-01-27T00:47:00Z" w:initials="ПW">
    <w:p w14:paraId="12D0FCFE" w14:textId="69E6584E" w:rsidR="005F7973" w:rsidRDefault="005F7973">
      <w:pPr>
        <w:pStyle w:val="ac"/>
      </w:pPr>
      <w:r>
        <w:rPr>
          <w:rStyle w:val="ab"/>
        </w:rPr>
        <w:annotationRef/>
      </w:r>
      <w:r>
        <w:t>Ниже попытался расписать поподробнее</w:t>
      </w:r>
    </w:p>
  </w:comment>
  <w:comment w:id="164" w:author="Anton Prokhorov" w:date="2021-01-26T17:39:00Z" w:initials="AP">
    <w:p w14:paraId="3D8691E1" w14:textId="77777777" w:rsidR="005F7973" w:rsidRDefault="005F7973" w:rsidP="00750235">
      <w:pPr>
        <w:pStyle w:val="ac"/>
      </w:pPr>
      <w:r>
        <w:rPr>
          <w:rStyle w:val="ab"/>
        </w:rPr>
        <w:annotationRef/>
      </w:r>
      <w:r>
        <w:rPr>
          <w:noProof/>
        </w:rPr>
        <w:t>Да ладно, про ЦСПА много чего написано и зарубежные есть статьи</w:t>
      </w:r>
    </w:p>
  </w:comment>
  <w:comment w:id="165" w:author="Пользователь Windows" w:date="2021-01-27T00:29:00Z" w:initials="ПW">
    <w:p w14:paraId="081A8969" w14:textId="104E114C" w:rsidR="005F7973" w:rsidRDefault="005F7973">
      <w:pPr>
        <w:pStyle w:val="ac"/>
      </w:pPr>
      <w:r>
        <w:rPr>
          <w:rStyle w:val="ab"/>
        </w:rPr>
        <w:annotationRef/>
      </w:r>
      <w:r>
        <w:t>Я не нашел ничего подходящего</w:t>
      </w:r>
    </w:p>
  </w:comment>
  <w:comment w:id="167" w:author="Anton Prokhorov" w:date="2021-01-26T17:41:00Z" w:initials="AP">
    <w:p w14:paraId="7AC530A9" w14:textId="77777777" w:rsidR="005F7973" w:rsidRDefault="005F7973" w:rsidP="00750235">
      <w:pPr>
        <w:pStyle w:val="ac"/>
      </w:pPr>
      <w:r>
        <w:rPr>
          <w:rStyle w:val="ab"/>
        </w:rPr>
        <w:annotationRef/>
      </w:r>
      <w:r>
        <w:rPr>
          <w:noProof/>
        </w:rPr>
        <w:t xml:space="preserve">Не вижу анализа и выводов по архитектуре. Вы должны идти от общей архитектуры к ее частным подсистемам, которые будете разрабатывать и исследовать. </w:t>
      </w:r>
    </w:p>
  </w:comment>
  <w:comment w:id="168" w:author="Пользователь Windows" w:date="2021-01-27T01:07:00Z" w:initials="ПW">
    <w:p w14:paraId="3F176C6E" w14:textId="34AB7606" w:rsidR="005F7973" w:rsidRDefault="005F7973">
      <w:pPr>
        <w:pStyle w:val="ac"/>
      </w:pPr>
      <w:r>
        <w:rPr>
          <w:rStyle w:val="ab"/>
        </w:rPr>
        <w:annotationRef/>
      </w:r>
      <w:r>
        <w:t>Это по выводу или по разделу?</w:t>
      </w:r>
    </w:p>
  </w:comment>
  <w:comment w:id="175" w:author="Anton Prokhorov" w:date="2021-01-26T17:45:00Z" w:initials="AP">
    <w:p w14:paraId="57BD41A4" w14:textId="77777777" w:rsidR="005F7973" w:rsidRDefault="005F7973" w:rsidP="0048739D">
      <w:pPr>
        <w:pStyle w:val="ac"/>
      </w:pPr>
      <w:r>
        <w:rPr>
          <w:rStyle w:val="ab"/>
        </w:rPr>
        <w:annotationRef/>
      </w:r>
      <w:r>
        <w:rPr>
          <w:noProof/>
        </w:rPr>
        <w:t>из схемые не понятно, что есть такой функционал</w:t>
      </w:r>
    </w:p>
  </w:comment>
  <w:comment w:id="176" w:author="Пользователь Windows" w:date="2021-01-27T00:56:00Z" w:initials="ПW">
    <w:p w14:paraId="7825A829" w14:textId="51EC4EBD" w:rsidR="005F7973" w:rsidRDefault="005F7973">
      <w:pPr>
        <w:pStyle w:val="ac"/>
      </w:pPr>
      <w:r>
        <w:rPr>
          <w:rStyle w:val="ab"/>
        </w:rPr>
        <w:annotationRef/>
      </w:r>
      <w:r>
        <w:t>Исправил</w:t>
      </w:r>
    </w:p>
  </w:comment>
  <w:comment w:id="177" w:author="Anton Prokhorov" w:date="2021-01-26T17:45:00Z" w:initials="AP">
    <w:p w14:paraId="2007B69D" w14:textId="77777777" w:rsidR="005F7973" w:rsidRDefault="005F7973" w:rsidP="00E124B2">
      <w:pPr>
        <w:pStyle w:val="ac"/>
      </w:pPr>
      <w:r>
        <w:rPr>
          <w:rStyle w:val="ab"/>
        </w:rPr>
        <w:annotationRef/>
      </w:r>
      <w:r>
        <w:rPr>
          <w:noProof/>
        </w:rPr>
        <w:t xml:space="preserve">как-то не удачно сформулировано. ЧТо имеете ввиду? Мб В предложенной структуре реализованы три принципа противоаварийного управления...нужно объяснить чем они отличаются. Это ИТ диплом! </w:t>
      </w:r>
    </w:p>
  </w:comment>
  <w:comment w:id="178" w:author="Пользователь Windows" w:date="2021-01-27T01:07:00Z" w:initials="ПW">
    <w:p w14:paraId="2AE05EA2" w14:textId="3AC60EF0" w:rsidR="005F7973" w:rsidRDefault="005F7973">
      <w:pPr>
        <w:pStyle w:val="ac"/>
      </w:pPr>
      <w:r>
        <w:rPr>
          <w:rStyle w:val="ab"/>
        </w:rPr>
        <w:annotationRef/>
      </w:r>
      <w:r>
        <w:t>исправил</w:t>
      </w:r>
    </w:p>
  </w:comment>
  <w:comment w:id="179" w:author="Anton Prokhorov" w:date="2021-01-26T17:47:00Z" w:initials="AP">
    <w:p w14:paraId="62F579DA" w14:textId="77777777" w:rsidR="005F7973" w:rsidRDefault="005F7973" w:rsidP="00E124B2">
      <w:pPr>
        <w:pStyle w:val="ac"/>
      </w:pPr>
      <w:r>
        <w:rPr>
          <w:rStyle w:val="ab"/>
        </w:rPr>
        <w:annotationRef/>
      </w:r>
      <w:r>
        <w:rPr>
          <w:noProof/>
        </w:rPr>
        <w:t>очень непонятное пояснение принципа работы.</w:t>
      </w:r>
    </w:p>
  </w:comment>
  <w:comment w:id="180" w:author="Пользователь Windows" w:date="2021-01-27T01:07:00Z" w:initials="ПW">
    <w:p w14:paraId="30B45DEC" w14:textId="143AD0D0" w:rsidR="005F7973" w:rsidRDefault="005F7973">
      <w:pPr>
        <w:pStyle w:val="ac"/>
      </w:pPr>
      <w:r>
        <w:rPr>
          <w:rStyle w:val="ab"/>
        </w:rPr>
        <w:annotationRef/>
      </w:r>
      <w:r>
        <w:t>исправил</w:t>
      </w:r>
    </w:p>
  </w:comment>
  <w:comment w:id="186" w:author="AAK" w:date="2021-01-16T20:55:00Z" w:initials="A">
    <w:p w14:paraId="553A4D80" w14:textId="3FF58034" w:rsidR="005F7973" w:rsidRDefault="005F7973">
      <w:pPr>
        <w:pStyle w:val="ac"/>
      </w:pPr>
      <w:r>
        <w:rPr>
          <w:rStyle w:val="ab"/>
        </w:rPr>
        <w:annotationRef/>
      </w:r>
      <w:r>
        <w:t>Должна быть выравнена по ширине</w:t>
      </w:r>
    </w:p>
  </w:comment>
  <w:comment w:id="187" w:author="Пользователь Windows" w:date="2021-01-17T12:28:00Z" w:initials="ПW">
    <w:p w14:paraId="2F129880" w14:textId="22C6AB7C" w:rsidR="005F7973" w:rsidRDefault="005F7973">
      <w:pPr>
        <w:pStyle w:val="ac"/>
      </w:pPr>
      <w:r>
        <w:rPr>
          <w:rStyle w:val="ab"/>
        </w:rPr>
        <w:annotationRef/>
      </w:r>
      <w:r>
        <w:t>Надпись в шапке?</w:t>
      </w:r>
    </w:p>
  </w:comment>
  <w:comment w:id="188" w:author="AAK" w:date="2021-01-18T18:08:00Z" w:initials="A">
    <w:p w14:paraId="495364C9" w14:textId="10BE7C10" w:rsidR="005F7973" w:rsidRDefault="005F7973">
      <w:pPr>
        <w:pStyle w:val="ac"/>
      </w:pPr>
      <w:r>
        <w:rPr>
          <w:rStyle w:val="ab"/>
        </w:rPr>
        <w:annotationRef/>
      </w:r>
      <w:r>
        <w:t>Вся таблица.</w:t>
      </w:r>
    </w:p>
  </w:comment>
  <w:comment w:id="189" w:author="Пользователь Windows" w:date="2021-01-26T11:40:00Z" w:initials="ПW">
    <w:p w14:paraId="4104E820" w14:textId="3969BC2E" w:rsidR="005F7973" w:rsidRPr="00EB007C" w:rsidRDefault="005F7973">
      <w:pPr>
        <w:pStyle w:val="ac"/>
      </w:pPr>
      <w:r>
        <w:rPr>
          <w:rStyle w:val="ab"/>
        </w:rPr>
        <w:annotationRef/>
      </w:r>
      <w:r>
        <w:t>Выровнял</w:t>
      </w:r>
    </w:p>
  </w:comment>
  <w:comment w:id="201" w:author="AAK" w:date="2021-01-16T20:57:00Z" w:initials="A">
    <w:p w14:paraId="33F72FB5" w14:textId="3B594237" w:rsidR="005F7973" w:rsidRDefault="005F7973">
      <w:pPr>
        <w:pStyle w:val="ac"/>
      </w:pPr>
      <w:r>
        <w:rPr>
          <w:rStyle w:val="ab"/>
        </w:rPr>
        <w:annotationRef/>
      </w:r>
      <w:r>
        <w:t>Вопрос к номеру страницы – шрифт должен быть таким же, как у основного текста. Размер шрифта – не знаю, надо опираться на ваши локальные документы для ВКР.</w:t>
      </w:r>
    </w:p>
  </w:comment>
  <w:comment w:id="202" w:author="Пользователь Windows" w:date="2021-01-17T12:48:00Z" w:initials="ПW">
    <w:p w14:paraId="5901D232" w14:textId="625426C2" w:rsidR="005F7973" w:rsidRDefault="005F7973">
      <w:pPr>
        <w:pStyle w:val="ac"/>
      </w:pPr>
      <w:r>
        <w:rPr>
          <w:rStyle w:val="ab"/>
        </w:rPr>
        <w:annotationRef/>
      </w:r>
      <w:r>
        <w:t>Поправил</w:t>
      </w:r>
    </w:p>
  </w:comment>
  <w:comment w:id="203" w:author="AAK" w:date="2021-01-18T18:09:00Z" w:initials="A">
    <w:p w14:paraId="16064769" w14:textId="4826058A" w:rsidR="005F7973" w:rsidRPr="00122C92" w:rsidRDefault="005F7973">
      <w:pPr>
        <w:pStyle w:val="ac"/>
      </w:pPr>
      <w:r>
        <w:rPr>
          <w:rStyle w:val="ab"/>
        </w:rPr>
        <w:annotationRef/>
      </w:r>
      <w:r>
        <w:t>Что поправили? В</w:t>
      </w:r>
      <w:r w:rsidRPr="00122C92">
        <w:t xml:space="preserve"> </w:t>
      </w:r>
      <w:r>
        <w:t>тексте</w:t>
      </w:r>
      <w:r w:rsidRPr="00122C92">
        <w:t xml:space="preserve"> </w:t>
      </w:r>
      <w:r>
        <w:rPr>
          <w:lang w:val="en-US"/>
        </w:rPr>
        <w:t>Times</w:t>
      </w:r>
      <w:r w:rsidRPr="00122C92">
        <w:t xml:space="preserve"> </w:t>
      </w:r>
      <w:r>
        <w:rPr>
          <w:lang w:val="en-US"/>
        </w:rPr>
        <w:t>New</w:t>
      </w:r>
      <w:r w:rsidRPr="00122C92">
        <w:t xml:space="preserve"> </w:t>
      </w:r>
      <w:r>
        <w:rPr>
          <w:lang w:val="en-US"/>
        </w:rPr>
        <w:t>Roman</w:t>
      </w:r>
      <w:r w:rsidRPr="00122C92">
        <w:t xml:space="preserve">, </w:t>
      </w:r>
      <w:r>
        <w:t>в</w:t>
      </w:r>
      <w:r w:rsidRPr="00122C92">
        <w:t xml:space="preserve"> </w:t>
      </w:r>
      <w:r>
        <w:t xml:space="preserve">номере страницы – </w:t>
      </w:r>
      <w:r>
        <w:rPr>
          <w:lang w:val="en-US"/>
        </w:rPr>
        <w:t>Calibri</w:t>
      </w:r>
      <w:r w:rsidRPr="00122C92">
        <w:t>.</w:t>
      </w:r>
    </w:p>
  </w:comment>
  <w:comment w:id="204" w:author="Пользователь Windows" w:date="2021-01-26T11:43:00Z" w:initials="ПW">
    <w:p w14:paraId="432BC454" w14:textId="13D40A38" w:rsidR="005F7973" w:rsidRDefault="005F7973">
      <w:pPr>
        <w:pStyle w:val="ac"/>
      </w:pPr>
      <w:r>
        <w:rPr>
          <w:rStyle w:val="ab"/>
        </w:rPr>
        <w:annotationRef/>
      </w:r>
      <w:r>
        <w:t>Я поправлял. Сейчас опять поправил. Мб слетает как-то</w:t>
      </w:r>
    </w:p>
  </w:comment>
  <w:comment w:id="208" w:author="AAK" w:date="2021-01-18T18:11:00Z" w:initials="A">
    <w:p w14:paraId="75AF6170" w14:textId="7EADAA3A" w:rsidR="005F7973" w:rsidRPr="00122C92" w:rsidRDefault="005F7973">
      <w:pPr>
        <w:pStyle w:val="ac"/>
      </w:pPr>
      <w:r>
        <w:rPr>
          <w:rStyle w:val="ab"/>
        </w:rPr>
        <w:annotationRef/>
      </w:r>
      <w:r>
        <w:t>Диаграмма компонентов какой части?</w:t>
      </w:r>
    </w:p>
  </w:comment>
  <w:comment w:id="209" w:author="Пользователь Windows" w:date="2021-01-26T12:11:00Z" w:initials="ПW">
    <w:p w14:paraId="742BF6CD" w14:textId="2D13F15B" w:rsidR="005F7973" w:rsidRDefault="005F7973">
      <w:pPr>
        <w:pStyle w:val="ac"/>
      </w:pPr>
      <w:r>
        <w:rPr>
          <w:rStyle w:val="ab"/>
        </w:rPr>
        <w:annotationRef/>
      </w:r>
      <w:r>
        <w:t>Теперь, наверное, не надо ничего указывать</w:t>
      </w:r>
    </w:p>
  </w:comment>
  <w:comment w:id="210" w:author="AAK" w:date="2021-01-16T21:04:00Z" w:initials="A">
    <w:p w14:paraId="423E758A" w14:textId="77777777" w:rsidR="005F7973" w:rsidRPr="00B27342" w:rsidRDefault="005F7973" w:rsidP="00096377">
      <w:pPr>
        <w:pStyle w:val="ac"/>
      </w:pPr>
      <w:r>
        <w:rPr>
          <w:rStyle w:val="ab"/>
        </w:rPr>
        <w:annotationRef/>
      </w:r>
      <w:r>
        <w:t xml:space="preserve">Вы так и не сделали общей системы. Наличие публичных методов </w:t>
      </w:r>
      <w:r>
        <w:rPr>
          <w:lang w:val="en-US"/>
        </w:rPr>
        <w:t>Main</w:t>
      </w:r>
      <w:r w:rsidRPr="00B27342">
        <w:t xml:space="preserve"> </w:t>
      </w:r>
      <w:r>
        <w:t>говорит о том, что всё это запускается ТОЛЬКО по отдельности.</w:t>
      </w:r>
    </w:p>
  </w:comment>
  <w:comment w:id="211" w:author="Пользователь Windows" w:date="2021-01-26T16:55:00Z" w:initials="ПW">
    <w:p w14:paraId="08DDDC90" w14:textId="41D5CBEB" w:rsidR="005F7973" w:rsidRDefault="005F7973">
      <w:pPr>
        <w:pStyle w:val="ac"/>
      </w:pPr>
      <w:r>
        <w:rPr>
          <w:rStyle w:val="ab"/>
        </w:rPr>
        <w:annotationRef/>
      </w:r>
      <w:r>
        <w:t>Исправил</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7FEB0DC" w15:done="0"/>
  <w15:commentEx w15:paraId="1D2F712C" w15:paraIdParent="67FEB0DC" w15:done="0"/>
  <w15:commentEx w15:paraId="6D1CFDD7" w15:done="0"/>
  <w15:commentEx w15:paraId="7CE7BB65" w15:paraIdParent="6D1CFDD7" w15:done="0"/>
  <w15:commentEx w15:paraId="46788D46" w15:done="0"/>
  <w15:commentEx w15:paraId="1D6978C0" w15:paraIdParent="46788D46" w15:done="0"/>
  <w15:commentEx w15:paraId="09890D88" w15:done="0"/>
  <w15:commentEx w15:paraId="28D88066" w15:paraIdParent="09890D88" w15:done="0"/>
  <w15:commentEx w15:paraId="14942ACD" w15:paraIdParent="09890D88" w15:done="0"/>
  <w15:commentEx w15:paraId="2C3CCFFA" w15:done="0"/>
  <w15:commentEx w15:paraId="63EB44DC" w15:paraIdParent="2C3CCFFA" w15:done="0"/>
  <w15:commentEx w15:paraId="40FF7994" w15:done="0"/>
  <w15:commentEx w15:paraId="740473F0" w15:paraIdParent="40FF7994" w15:done="0"/>
  <w15:commentEx w15:paraId="0F0EF930" w15:paraIdParent="40FF7994" w15:done="0"/>
  <w15:commentEx w15:paraId="032F5263" w15:done="0"/>
  <w15:commentEx w15:paraId="41A20A93" w15:paraIdParent="032F5263" w15:done="0"/>
  <w15:commentEx w15:paraId="1E88277B" w15:done="0"/>
  <w15:commentEx w15:paraId="12D0FCFE" w15:paraIdParent="1E88277B" w15:done="0"/>
  <w15:commentEx w15:paraId="3D8691E1" w15:done="0"/>
  <w15:commentEx w15:paraId="081A8969" w15:paraIdParent="3D8691E1" w15:done="0"/>
  <w15:commentEx w15:paraId="7AC530A9" w15:done="0"/>
  <w15:commentEx w15:paraId="3F176C6E" w15:paraIdParent="7AC530A9" w15:done="0"/>
  <w15:commentEx w15:paraId="57BD41A4" w15:done="0"/>
  <w15:commentEx w15:paraId="7825A829" w15:paraIdParent="57BD41A4" w15:done="0"/>
  <w15:commentEx w15:paraId="2007B69D" w15:done="0"/>
  <w15:commentEx w15:paraId="2AE05EA2" w15:paraIdParent="2007B69D" w15:done="0"/>
  <w15:commentEx w15:paraId="62F579DA" w15:done="0"/>
  <w15:commentEx w15:paraId="30B45DEC" w15:paraIdParent="62F579DA" w15:done="0"/>
  <w15:commentEx w15:paraId="553A4D80" w15:done="0"/>
  <w15:commentEx w15:paraId="2F129880" w15:paraIdParent="553A4D80" w15:done="0"/>
  <w15:commentEx w15:paraId="495364C9" w15:paraIdParent="553A4D80" w15:done="0"/>
  <w15:commentEx w15:paraId="4104E820" w15:paraIdParent="553A4D80" w15:done="0"/>
  <w15:commentEx w15:paraId="33F72FB5" w15:done="0"/>
  <w15:commentEx w15:paraId="5901D232" w15:paraIdParent="33F72FB5" w15:done="0"/>
  <w15:commentEx w15:paraId="16064769" w15:paraIdParent="33F72FB5" w15:done="0"/>
  <w15:commentEx w15:paraId="432BC454" w15:paraIdParent="33F72FB5" w15:done="0"/>
  <w15:commentEx w15:paraId="75AF6170" w15:done="0"/>
  <w15:commentEx w15:paraId="742BF6CD" w15:paraIdParent="75AF6170" w15:done="0"/>
  <w15:commentEx w15:paraId="423E758A" w15:done="0"/>
  <w15:commentEx w15:paraId="08DDDC90" w15:paraIdParent="423E75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ADD14C" w16cex:dateUtc="2021-01-16T13:55:00Z"/>
  <w16cex:commentExtensible w16cex:durableId="23B04D3B" w16cex:dateUtc="2021-01-18T11:08:00Z"/>
  <w16cex:commentExtensible w16cex:durableId="23ADD1CE" w16cex:dateUtc="2021-01-16T13:57:00Z"/>
  <w16cex:commentExtensible w16cex:durableId="23B04D71" w16cex:dateUtc="2021-01-18T11:09:00Z"/>
  <w16cex:commentExtensible w16cex:durableId="23B04DB4" w16cex:dateUtc="2021-01-18T11:11:00Z"/>
  <w16cex:commentExtensible w16cex:durableId="23B04DC1" w16cex:dateUtc="2021-01-18T11:11:00Z"/>
  <w16cex:commentExtensible w16cex:durableId="23ADD36F" w16cex:dateUtc="2021-01-16T14: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3A4D80" w16cid:durableId="23ADD14C"/>
  <w16cid:commentId w16cid:paraId="2F129880" w16cid:durableId="23B04D2A"/>
  <w16cid:commentId w16cid:paraId="495364C9" w16cid:durableId="23B04D3B"/>
  <w16cid:commentId w16cid:paraId="33F72FB5" w16cid:durableId="23ADD1CE"/>
  <w16cid:commentId w16cid:paraId="5901D232" w16cid:durableId="23B04D2C"/>
  <w16cid:commentId w16cid:paraId="16064769" w16cid:durableId="23B04D71"/>
  <w16cid:commentId w16cid:paraId="75AF6170" w16cid:durableId="23B04DB4"/>
  <w16cid:commentId w16cid:paraId="507E926C" w16cid:durableId="23B04DC1"/>
  <w16cid:commentId w16cid:paraId="4FBDDAC7" w16cid:durableId="23ADD36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A5C9536" w14:textId="77777777" w:rsidR="000C68C0" w:rsidRDefault="000C68C0" w:rsidP="004E02CB">
      <w:pPr>
        <w:spacing w:after="0" w:line="240" w:lineRule="auto"/>
      </w:pPr>
      <w:r>
        <w:separator/>
      </w:r>
    </w:p>
  </w:endnote>
  <w:endnote w:type="continuationSeparator" w:id="0">
    <w:p w14:paraId="2DCB9967" w14:textId="77777777" w:rsidR="000C68C0" w:rsidRDefault="000C68C0" w:rsidP="004E0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MT">
    <w:panose1 w:val="00000000000000000000"/>
    <w:charset w:val="CC"/>
    <w:family w:val="auto"/>
    <w:notTrueType/>
    <w:pitch w:val="default"/>
    <w:sig w:usb0="00000201" w:usb1="00000000" w:usb2="00000000" w:usb3="00000000" w:csb0="00000004" w:csb1="00000000"/>
  </w:font>
  <w:font w:name="Franklin Gothic Medium Cond">
    <w:altName w:val="Impact"/>
    <w:charset w:val="CC"/>
    <w:family w:val="swiss"/>
    <w:pitch w:val="variable"/>
    <w:sig w:usb0="00000001" w:usb1="00000000" w:usb2="00000000" w:usb3="00000000" w:csb0="0000009F" w:csb1="00000000"/>
  </w:font>
  <w:font w:name="Cambria Math">
    <w:panose1 w:val="02040503050406030204"/>
    <w:charset w:val="CC"/>
    <w:family w:val="roman"/>
    <w:pitch w:val="variable"/>
    <w:sig w:usb0="E00006FF" w:usb1="420024FF" w:usb2="02000000" w:usb3="00000000" w:csb0="0000019F" w:csb1="00000000"/>
  </w:font>
  <w:font w:name="MyriadPro-Cond">
    <w:altName w:val="MS Gothic"/>
    <w:panose1 w:val="00000000000000000000"/>
    <w:charset w:val="80"/>
    <w:family w:val="swiss"/>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5351228"/>
      <w:docPartObj>
        <w:docPartGallery w:val="Page Numbers (Bottom of Page)"/>
        <w:docPartUnique/>
      </w:docPartObj>
    </w:sdtPr>
    <w:sdtContent>
      <w:p w14:paraId="27B0625C" w14:textId="3A5C8224" w:rsidR="005F7973" w:rsidRDefault="005F7973">
        <w:pPr>
          <w:pStyle w:val="a8"/>
          <w:jc w:val="center"/>
        </w:pPr>
        <w:r w:rsidRPr="00EB007C">
          <w:rPr>
            <w:rFonts w:ascii="Times New Roman" w:hAnsi="Times New Roman" w:cs="Times New Roman"/>
            <w:sz w:val="28"/>
          </w:rPr>
          <w:fldChar w:fldCharType="begin"/>
        </w:r>
        <w:r w:rsidRPr="00EB007C">
          <w:rPr>
            <w:rFonts w:ascii="Times New Roman" w:hAnsi="Times New Roman" w:cs="Times New Roman"/>
            <w:sz w:val="28"/>
          </w:rPr>
          <w:instrText xml:space="preserve"> PAGE   \* MERGEFORMAT </w:instrText>
        </w:r>
        <w:r w:rsidRPr="00EB007C">
          <w:rPr>
            <w:rFonts w:ascii="Times New Roman" w:hAnsi="Times New Roman" w:cs="Times New Roman"/>
            <w:sz w:val="28"/>
          </w:rPr>
          <w:fldChar w:fldCharType="separate"/>
        </w:r>
        <w:r w:rsidR="00EB5D74">
          <w:rPr>
            <w:rFonts w:ascii="Times New Roman" w:hAnsi="Times New Roman" w:cs="Times New Roman"/>
            <w:noProof/>
            <w:sz w:val="28"/>
          </w:rPr>
          <w:t>19</w:t>
        </w:r>
        <w:r w:rsidRPr="00EB007C">
          <w:rPr>
            <w:rFonts w:ascii="Times New Roman" w:hAnsi="Times New Roman" w:cs="Times New Roman"/>
            <w:noProof/>
            <w:sz w:val="28"/>
          </w:rPr>
          <w:fldChar w:fldCharType="end"/>
        </w:r>
      </w:p>
    </w:sdtContent>
  </w:sdt>
  <w:p w14:paraId="34BA1D7E" w14:textId="77777777" w:rsidR="005F7973" w:rsidRDefault="005F7973"/>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57902465"/>
      <w:docPartObj>
        <w:docPartGallery w:val="Page Numbers (Bottom of Page)"/>
        <w:docPartUnique/>
      </w:docPartObj>
    </w:sdtPr>
    <w:sdtContent>
      <w:p w14:paraId="0C8133CB" w14:textId="691DAEAC" w:rsidR="005F7973" w:rsidRDefault="005F7973">
        <w:pPr>
          <w:pStyle w:val="a8"/>
          <w:jc w:val="center"/>
        </w:pPr>
        <w:r w:rsidRPr="008D280D">
          <w:rPr>
            <w:rFonts w:ascii="Times New Roman" w:hAnsi="Times New Roman" w:cs="Times New Roman"/>
            <w:sz w:val="28"/>
          </w:rPr>
          <w:fldChar w:fldCharType="begin"/>
        </w:r>
        <w:r w:rsidRPr="008D280D">
          <w:rPr>
            <w:rFonts w:ascii="Times New Roman" w:hAnsi="Times New Roman" w:cs="Times New Roman"/>
            <w:sz w:val="28"/>
          </w:rPr>
          <w:instrText>PAGE   \* MERGEFORMAT</w:instrText>
        </w:r>
        <w:r w:rsidRPr="008D280D">
          <w:rPr>
            <w:rFonts w:ascii="Times New Roman" w:hAnsi="Times New Roman" w:cs="Times New Roman"/>
            <w:sz w:val="28"/>
          </w:rPr>
          <w:fldChar w:fldCharType="separate"/>
        </w:r>
        <w:r w:rsidR="00572533">
          <w:rPr>
            <w:rFonts w:ascii="Times New Roman" w:hAnsi="Times New Roman" w:cs="Times New Roman"/>
            <w:noProof/>
            <w:sz w:val="28"/>
          </w:rPr>
          <w:t>94</w:t>
        </w:r>
        <w:r w:rsidRPr="008D280D">
          <w:rPr>
            <w:rFonts w:ascii="Times New Roman" w:hAnsi="Times New Roman" w:cs="Times New Roman"/>
            <w:sz w:val="28"/>
          </w:rPr>
          <w:fldChar w:fldCharType="end"/>
        </w:r>
      </w:p>
    </w:sdtContent>
  </w:sdt>
  <w:p w14:paraId="53ACB043" w14:textId="77777777" w:rsidR="005F7973" w:rsidRDefault="005F7973">
    <w:pPr>
      <w:pStyle w:val="a8"/>
    </w:pPr>
  </w:p>
  <w:p w14:paraId="052DE81C" w14:textId="77777777" w:rsidR="005F7973" w:rsidRDefault="005F7973"/>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7DDFE8" w14:textId="77777777" w:rsidR="000C68C0" w:rsidRDefault="000C68C0" w:rsidP="004E02CB">
      <w:pPr>
        <w:spacing w:after="0" w:line="240" w:lineRule="auto"/>
      </w:pPr>
      <w:r>
        <w:separator/>
      </w:r>
    </w:p>
  </w:footnote>
  <w:footnote w:type="continuationSeparator" w:id="0">
    <w:p w14:paraId="6AB8B7DE" w14:textId="77777777" w:rsidR="000C68C0" w:rsidRDefault="000C68C0" w:rsidP="004E02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50B16"/>
    <w:multiLevelType w:val="hybridMultilevel"/>
    <w:tmpl w:val="EAF2E0C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 w15:restartNumberingAfterBreak="0">
    <w:nsid w:val="02220949"/>
    <w:multiLevelType w:val="hybridMultilevel"/>
    <w:tmpl w:val="AB0C59E0"/>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 w15:restartNumberingAfterBreak="0">
    <w:nsid w:val="08D047FE"/>
    <w:multiLevelType w:val="hybridMultilevel"/>
    <w:tmpl w:val="670CC7A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C3B71B8"/>
    <w:multiLevelType w:val="multilevel"/>
    <w:tmpl w:val="66AC5B52"/>
    <w:lvl w:ilvl="0">
      <w:start w:val="1"/>
      <w:numFmt w:val="decimal"/>
      <w:lvlText w:val="%1."/>
      <w:lvlJc w:val="left"/>
      <w:pPr>
        <w:ind w:left="502" w:hanging="360"/>
      </w:pPr>
    </w:lvl>
    <w:lvl w:ilvl="1">
      <w:start w:val="2"/>
      <w:numFmt w:val="decimal"/>
      <w:isLgl/>
      <w:lvlText w:val="%1.%2"/>
      <w:lvlJc w:val="left"/>
      <w:pPr>
        <w:ind w:left="1017" w:hanging="45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497" w:hanging="1080"/>
      </w:pPr>
      <w:rPr>
        <w:rFonts w:hint="default"/>
      </w:rPr>
    </w:lvl>
    <w:lvl w:ilvl="4">
      <w:start w:val="1"/>
      <w:numFmt w:val="decimal"/>
      <w:isLgl/>
      <w:lvlText w:val="%1.%2.%3.%4.%5"/>
      <w:lvlJc w:val="left"/>
      <w:pPr>
        <w:ind w:left="2922"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132" w:hanging="1440"/>
      </w:pPr>
      <w:rPr>
        <w:rFonts w:hint="default"/>
      </w:rPr>
    </w:lvl>
    <w:lvl w:ilvl="7">
      <w:start w:val="1"/>
      <w:numFmt w:val="decimal"/>
      <w:isLgl/>
      <w:lvlText w:val="%1.%2.%3.%4.%5.%6.%7.%8"/>
      <w:lvlJc w:val="left"/>
      <w:pPr>
        <w:ind w:left="4917" w:hanging="1800"/>
      </w:pPr>
      <w:rPr>
        <w:rFonts w:hint="default"/>
      </w:rPr>
    </w:lvl>
    <w:lvl w:ilvl="8">
      <w:start w:val="1"/>
      <w:numFmt w:val="decimal"/>
      <w:isLgl/>
      <w:lvlText w:val="%1.%2.%3.%4.%5.%6.%7.%8.%9"/>
      <w:lvlJc w:val="left"/>
      <w:pPr>
        <w:ind w:left="5702" w:hanging="2160"/>
      </w:pPr>
      <w:rPr>
        <w:rFonts w:hint="default"/>
      </w:rPr>
    </w:lvl>
  </w:abstractNum>
  <w:abstractNum w:abstractNumId="4" w15:restartNumberingAfterBreak="0">
    <w:nsid w:val="0C762C1C"/>
    <w:multiLevelType w:val="hybridMultilevel"/>
    <w:tmpl w:val="4AE807D8"/>
    <w:lvl w:ilvl="0" w:tplc="5D58564A">
      <w:start w:val="1"/>
      <w:numFmt w:val="decimal"/>
      <w:lvlText w:val="%1."/>
      <w:lvlJc w:val="left"/>
      <w:pPr>
        <w:ind w:left="360" w:hanging="360"/>
      </w:pPr>
      <w:rPr>
        <w:i/>
        <w:sz w:val="24"/>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15:restartNumberingAfterBreak="0">
    <w:nsid w:val="1D3E0682"/>
    <w:multiLevelType w:val="multilevel"/>
    <w:tmpl w:val="95DE14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E576A6"/>
    <w:multiLevelType w:val="hybridMultilevel"/>
    <w:tmpl w:val="AAE0BCD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7" w15:restartNumberingAfterBreak="0">
    <w:nsid w:val="20046084"/>
    <w:multiLevelType w:val="hybridMultilevel"/>
    <w:tmpl w:val="AA1C962E"/>
    <w:lvl w:ilvl="0" w:tplc="04190001">
      <w:start w:val="1"/>
      <w:numFmt w:val="bullet"/>
      <w:lvlText w:val=""/>
      <w:lvlJc w:val="left"/>
      <w:pPr>
        <w:ind w:left="1500" w:hanging="360"/>
      </w:pPr>
      <w:rPr>
        <w:rFonts w:ascii="Symbol" w:hAnsi="Symbol" w:hint="default"/>
      </w:rPr>
    </w:lvl>
    <w:lvl w:ilvl="1" w:tplc="04190003">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8" w15:restartNumberingAfterBreak="0">
    <w:nsid w:val="20C31A0F"/>
    <w:multiLevelType w:val="hybridMultilevel"/>
    <w:tmpl w:val="E4E274A2"/>
    <w:lvl w:ilvl="0" w:tplc="B95A2C8C">
      <w:start w:val="1"/>
      <w:numFmt w:val="bullet"/>
      <w:lvlText w:val=""/>
      <w:lvlJc w:val="left"/>
      <w:pPr>
        <w:ind w:left="841" w:hanging="360"/>
      </w:pPr>
      <w:rPr>
        <w:rFonts w:ascii="Symbol" w:hAnsi="Symbol" w:hint="default"/>
      </w:rPr>
    </w:lvl>
    <w:lvl w:ilvl="1" w:tplc="04190003" w:tentative="1">
      <w:start w:val="1"/>
      <w:numFmt w:val="bullet"/>
      <w:lvlText w:val="o"/>
      <w:lvlJc w:val="left"/>
      <w:pPr>
        <w:ind w:left="1561" w:hanging="360"/>
      </w:pPr>
      <w:rPr>
        <w:rFonts w:ascii="Courier New" w:hAnsi="Courier New" w:cs="Courier New" w:hint="default"/>
      </w:rPr>
    </w:lvl>
    <w:lvl w:ilvl="2" w:tplc="04190005" w:tentative="1">
      <w:start w:val="1"/>
      <w:numFmt w:val="bullet"/>
      <w:lvlText w:val=""/>
      <w:lvlJc w:val="left"/>
      <w:pPr>
        <w:ind w:left="2281" w:hanging="360"/>
      </w:pPr>
      <w:rPr>
        <w:rFonts w:ascii="Wingdings" w:hAnsi="Wingdings" w:hint="default"/>
      </w:rPr>
    </w:lvl>
    <w:lvl w:ilvl="3" w:tplc="04190001" w:tentative="1">
      <w:start w:val="1"/>
      <w:numFmt w:val="bullet"/>
      <w:lvlText w:val=""/>
      <w:lvlJc w:val="left"/>
      <w:pPr>
        <w:ind w:left="3001" w:hanging="360"/>
      </w:pPr>
      <w:rPr>
        <w:rFonts w:ascii="Symbol" w:hAnsi="Symbol" w:hint="default"/>
      </w:rPr>
    </w:lvl>
    <w:lvl w:ilvl="4" w:tplc="04190003" w:tentative="1">
      <w:start w:val="1"/>
      <w:numFmt w:val="bullet"/>
      <w:lvlText w:val="o"/>
      <w:lvlJc w:val="left"/>
      <w:pPr>
        <w:ind w:left="3721" w:hanging="360"/>
      </w:pPr>
      <w:rPr>
        <w:rFonts w:ascii="Courier New" w:hAnsi="Courier New" w:cs="Courier New" w:hint="default"/>
      </w:rPr>
    </w:lvl>
    <w:lvl w:ilvl="5" w:tplc="04190005" w:tentative="1">
      <w:start w:val="1"/>
      <w:numFmt w:val="bullet"/>
      <w:lvlText w:val=""/>
      <w:lvlJc w:val="left"/>
      <w:pPr>
        <w:ind w:left="4441" w:hanging="360"/>
      </w:pPr>
      <w:rPr>
        <w:rFonts w:ascii="Wingdings" w:hAnsi="Wingdings" w:hint="default"/>
      </w:rPr>
    </w:lvl>
    <w:lvl w:ilvl="6" w:tplc="04190001" w:tentative="1">
      <w:start w:val="1"/>
      <w:numFmt w:val="bullet"/>
      <w:lvlText w:val=""/>
      <w:lvlJc w:val="left"/>
      <w:pPr>
        <w:ind w:left="5161" w:hanging="360"/>
      </w:pPr>
      <w:rPr>
        <w:rFonts w:ascii="Symbol" w:hAnsi="Symbol" w:hint="default"/>
      </w:rPr>
    </w:lvl>
    <w:lvl w:ilvl="7" w:tplc="04190003" w:tentative="1">
      <w:start w:val="1"/>
      <w:numFmt w:val="bullet"/>
      <w:lvlText w:val="o"/>
      <w:lvlJc w:val="left"/>
      <w:pPr>
        <w:ind w:left="5881" w:hanging="360"/>
      </w:pPr>
      <w:rPr>
        <w:rFonts w:ascii="Courier New" w:hAnsi="Courier New" w:cs="Courier New" w:hint="default"/>
      </w:rPr>
    </w:lvl>
    <w:lvl w:ilvl="8" w:tplc="04190005" w:tentative="1">
      <w:start w:val="1"/>
      <w:numFmt w:val="bullet"/>
      <w:lvlText w:val=""/>
      <w:lvlJc w:val="left"/>
      <w:pPr>
        <w:ind w:left="6601" w:hanging="360"/>
      </w:pPr>
      <w:rPr>
        <w:rFonts w:ascii="Wingdings" w:hAnsi="Wingdings" w:hint="default"/>
      </w:rPr>
    </w:lvl>
  </w:abstractNum>
  <w:abstractNum w:abstractNumId="9" w15:restartNumberingAfterBreak="0">
    <w:nsid w:val="25CE7FC7"/>
    <w:multiLevelType w:val="multilevel"/>
    <w:tmpl w:val="7D7429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28656DFD"/>
    <w:multiLevelType w:val="hybridMultilevel"/>
    <w:tmpl w:val="C1D4851C"/>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04054D5"/>
    <w:multiLevelType w:val="hybridMultilevel"/>
    <w:tmpl w:val="66B25438"/>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4445BED"/>
    <w:multiLevelType w:val="hybridMultilevel"/>
    <w:tmpl w:val="D2522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7266634"/>
    <w:multiLevelType w:val="hybridMultilevel"/>
    <w:tmpl w:val="5C4E9E18"/>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39204B7E"/>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5" w15:restartNumberingAfterBreak="0">
    <w:nsid w:val="3B2E00F2"/>
    <w:multiLevelType w:val="hybridMultilevel"/>
    <w:tmpl w:val="EA0C768C"/>
    <w:lvl w:ilvl="0" w:tplc="B95A2C8C">
      <w:start w:val="1"/>
      <w:numFmt w:val="bullet"/>
      <w:lvlText w:val=""/>
      <w:lvlJc w:val="left"/>
      <w:pPr>
        <w:ind w:left="1429" w:hanging="360"/>
      </w:pPr>
      <w:rPr>
        <w:rFonts w:ascii="Symbol" w:hAnsi="Symbol" w:hint="default"/>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3C6E78F3"/>
    <w:multiLevelType w:val="multilevel"/>
    <w:tmpl w:val="5AACCB96"/>
    <w:lvl w:ilvl="0">
      <w:start w:val="1"/>
      <w:numFmt w:val="decimal"/>
      <w:lvlText w:val="%1."/>
      <w:lvlJc w:val="left"/>
      <w:pPr>
        <w:ind w:left="720" w:hanging="360"/>
      </w:pPr>
      <w:rPr>
        <w:i/>
        <w:sz w:val="20"/>
      </w:rPr>
    </w:lvl>
    <w:lvl w:ilvl="1">
      <w:start w:val="1"/>
      <w:numFmt w:val="decimal"/>
      <w:isLgl/>
      <w:lvlText w:val="%1.%2"/>
      <w:lvlJc w:val="left"/>
      <w:pPr>
        <w:ind w:left="1271" w:hanging="420"/>
      </w:pPr>
    </w:lvl>
    <w:lvl w:ilvl="2">
      <w:start w:val="1"/>
      <w:numFmt w:val="decimal"/>
      <w:isLgl/>
      <w:lvlText w:val="%1.%2.%3"/>
      <w:lvlJc w:val="left"/>
      <w:pPr>
        <w:ind w:left="2062" w:hanging="720"/>
      </w:pPr>
    </w:lvl>
    <w:lvl w:ilvl="3">
      <w:start w:val="1"/>
      <w:numFmt w:val="decimal"/>
      <w:isLgl/>
      <w:lvlText w:val="%1.%2.%3.%4"/>
      <w:lvlJc w:val="left"/>
      <w:pPr>
        <w:ind w:left="2913" w:hanging="1080"/>
      </w:pPr>
    </w:lvl>
    <w:lvl w:ilvl="4">
      <w:start w:val="1"/>
      <w:numFmt w:val="decimal"/>
      <w:isLgl/>
      <w:lvlText w:val="%1.%2.%3.%4.%5"/>
      <w:lvlJc w:val="left"/>
      <w:pPr>
        <w:ind w:left="3404" w:hanging="1080"/>
      </w:pPr>
    </w:lvl>
    <w:lvl w:ilvl="5">
      <w:start w:val="1"/>
      <w:numFmt w:val="decimal"/>
      <w:isLgl/>
      <w:lvlText w:val="%1.%2.%3.%4.%5.%6"/>
      <w:lvlJc w:val="left"/>
      <w:pPr>
        <w:ind w:left="4255" w:hanging="1440"/>
      </w:pPr>
    </w:lvl>
    <w:lvl w:ilvl="6">
      <w:start w:val="1"/>
      <w:numFmt w:val="decimal"/>
      <w:isLgl/>
      <w:lvlText w:val="%1.%2.%3.%4.%5.%6.%7"/>
      <w:lvlJc w:val="left"/>
      <w:pPr>
        <w:ind w:left="4746" w:hanging="1440"/>
      </w:pPr>
    </w:lvl>
    <w:lvl w:ilvl="7">
      <w:start w:val="1"/>
      <w:numFmt w:val="decimal"/>
      <w:isLgl/>
      <w:lvlText w:val="%1.%2.%3.%4.%5.%6.%7.%8"/>
      <w:lvlJc w:val="left"/>
      <w:pPr>
        <w:ind w:left="5597" w:hanging="1800"/>
      </w:pPr>
    </w:lvl>
    <w:lvl w:ilvl="8">
      <w:start w:val="1"/>
      <w:numFmt w:val="decimal"/>
      <w:isLgl/>
      <w:lvlText w:val="%1.%2.%3.%4.%5.%6.%7.%8.%9"/>
      <w:lvlJc w:val="left"/>
      <w:pPr>
        <w:ind w:left="6448" w:hanging="2160"/>
      </w:pPr>
    </w:lvl>
  </w:abstractNum>
  <w:abstractNum w:abstractNumId="17" w15:restartNumberingAfterBreak="0">
    <w:nsid w:val="41A92887"/>
    <w:multiLevelType w:val="multilevel"/>
    <w:tmpl w:val="DE3AD50C"/>
    <w:lvl w:ilvl="0">
      <w:start w:val="1"/>
      <w:numFmt w:val="bullet"/>
      <w:lvlText w:val=""/>
      <w:lvlJc w:val="left"/>
      <w:pPr>
        <w:tabs>
          <w:tab w:val="num" w:pos="0"/>
        </w:tabs>
        <w:ind w:left="0" w:hanging="360"/>
      </w:pPr>
      <w:rPr>
        <w:rFonts w:ascii="Symbol" w:hAnsi="Symbol" w:hint="default"/>
        <w:sz w:val="20"/>
      </w:rPr>
    </w:lvl>
    <w:lvl w:ilvl="1">
      <w:start w:val="1"/>
      <w:numFmt w:val="bullet"/>
      <w:lvlText w:val="o"/>
      <w:lvlJc w:val="left"/>
      <w:pPr>
        <w:tabs>
          <w:tab w:val="num" w:pos="720"/>
        </w:tabs>
        <w:ind w:left="720" w:hanging="360"/>
      </w:pPr>
      <w:rPr>
        <w:rFonts w:ascii="Courier New" w:hAnsi="Courier New" w:cs="Times New Roman" w:hint="default"/>
        <w:sz w:val="20"/>
      </w:rPr>
    </w:lvl>
    <w:lvl w:ilvl="2">
      <w:start w:val="1"/>
      <w:numFmt w:val="bullet"/>
      <w:lvlText w:val=""/>
      <w:lvlJc w:val="left"/>
      <w:pPr>
        <w:tabs>
          <w:tab w:val="num" w:pos="1440"/>
        </w:tabs>
        <w:ind w:left="1440" w:hanging="360"/>
      </w:pPr>
      <w:rPr>
        <w:rFonts w:ascii="Wingdings" w:hAnsi="Wingdings" w:hint="default"/>
        <w:sz w:val="20"/>
      </w:rPr>
    </w:lvl>
    <w:lvl w:ilvl="3">
      <w:start w:val="1"/>
      <w:numFmt w:val="bullet"/>
      <w:lvlText w:val=""/>
      <w:lvlJc w:val="left"/>
      <w:pPr>
        <w:tabs>
          <w:tab w:val="num" w:pos="2160"/>
        </w:tabs>
        <w:ind w:left="2160" w:hanging="360"/>
      </w:pPr>
      <w:rPr>
        <w:rFonts w:ascii="Wingdings" w:hAnsi="Wingdings" w:hint="default"/>
        <w:sz w:val="20"/>
      </w:rPr>
    </w:lvl>
    <w:lvl w:ilvl="4">
      <w:start w:val="1"/>
      <w:numFmt w:val="bullet"/>
      <w:lvlText w:val=""/>
      <w:lvlJc w:val="left"/>
      <w:pPr>
        <w:tabs>
          <w:tab w:val="num" w:pos="2880"/>
        </w:tabs>
        <w:ind w:left="2880" w:hanging="360"/>
      </w:pPr>
      <w:rPr>
        <w:rFonts w:ascii="Wingdings" w:hAnsi="Wingdings" w:hint="default"/>
        <w:sz w:val="20"/>
      </w:rPr>
    </w:lvl>
    <w:lvl w:ilvl="5">
      <w:start w:val="1"/>
      <w:numFmt w:val="bullet"/>
      <w:lvlText w:val=""/>
      <w:lvlJc w:val="left"/>
      <w:pPr>
        <w:tabs>
          <w:tab w:val="num" w:pos="3600"/>
        </w:tabs>
        <w:ind w:left="3600" w:hanging="360"/>
      </w:pPr>
      <w:rPr>
        <w:rFonts w:ascii="Wingdings" w:hAnsi="Wingdings" w:hint="default"/>
        <w:sz w:val="20"/>
      </w:rPr>
    </w:lvl>
    <w:lvl w:ilvl="6">
      <w:start w:val="1"/>
      <w:numFmt w:val="bullet"/>
      <w:lvlText w:val=""/>
      <w:lvlJc w:val="left"/>
      <w:pPr>
        <w:tabs>
          <w:tab w:val="num" w:pos="4320"/>
        </w:tabs>
        <w:ind w:left="4320" w:hanging="360"/>
      </w:pPr>
      <w:rPr>
        <w:rFonts w:ascii="Wingdings" w:hAnsi="Wingdings" w:hint="default"/>
        <w:sz w:val="20"/>
      </w:rPr>
    </w:lvl>
    <w:lvl w:ilvl="7">
      <w:start w:val="1"/>
      <w:numFmt w:val="bullet"/>
      <w:lvlText w:val=""/>
      <w:lvlJc w:val="left"/>
      <w:pPr>
        <w:tabs>
          <w:tab w:val="num" w:pos="5040"/>
        </w:tabs>
        <w:ind w:left="5040" w:hanging="360"/>
      </w:pPr>
      <w:rPr>
        <w:rFonts w:ascii="Wingdings" w:hAnsi="Wingdings" w:hint="default"/>
        <w:sz w:val="20"/>
      </w:rPr>
    </w:lvl>
    <w:lvl w:ilvl="8">
      <w:start w:val="1"/>
      <w:numFmt w:val="bullet"/>
      <w:lvlText w:val=""/>
      <w:lvlJc w:val="left"/>
      <w:pPr>
        <w:tabs>
          <w:tab w:val="num" w:pos="5760"/>
        </w:tabs>
        <w:ind w:left="5760" w:hanging="360"/>
      </w:pPr>
      <w:rPr>
        <w:rFonts w:ascii="Wingdings" w:hAnsi="Wingdings" w:hint="default"/>
        <w:sz w:val="20"/>
      </w:rPr>
    </w:lvl>
  </w:abstractNum>
  <w:abstractNum w:abstractNumId="18" w15:restartNumberingAfterBreak="0">
    <w:nsid w:val="45BC7F4C"/>
    <w:multiLevelType w:val="hybridMultilevel"/>
    <w:tmpl w:val="DE32B0B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9" w15:restartNumberingAfterBreak="0">
    <w:nsid w:val="4CD41ACE"/>
    <w:multiLevelType w:val="hybridMultilevel"/>
    <w:tmpl w:val="EA36C02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15:restartNumberingAfterBreak="0">
    <w:nsid w:val="516A1A60"/>
    <w:multiLevelType w:val="multilevel"/>
    <w:tmpl w:val="F57C3CB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1" w15:restartNumberingAfterBreak="0">
    <w:nsid w:val="523166F2"/>
    <w:multiLevelType w:val="hybridMultilevel"/>
    <w:tmpl w:val="312E00B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27220F8"/>
    <w:multiLevelType w:val="hybridMultilevel"/>
    <w:tmpl w:val="1562A65C"/>
    <w:lvl w:ilvl="0" w:tplc="B95A2C8C">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527B7CCE"/>
    <w:multiLevelType w:val="hybridMultilevel"/>
    <w:tmpl w:val="855CB168"/>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8673E00"/>
    <w:multiLevelType w:val="hybridMultilevel"/>
    <w:tmpl w:val="AD16BB2A"/>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AAA0661"/>
    <w:multiLevelType w:val="hybridMultilevel"/>
    <w:tmpl w:val="EFE22FC6"/>
    <w:lvl w:ilvl="0" w:tplc="8ADEE6AC">
      <w:start w:val="1"/>
      <w:numFmt w:val="decimal"/>
      <w:lvlText w:val="%1."/>
      <w:lvlJc w:val="left"/>
      <w:pPr>
        <w:ind w:left="720" w:hanging="360"/>
      </w:pPr>
      <w:rPr>
        <w:i/>
        <w:sz w:val="20"/>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6" w15:restartNumberingAfterBreak="0">
    <w:nsid w:val="5EF63B8D"/>
    <w:multiLevelType w:val="hybridMultilevel"/>
    <w:tmpl w:val="A326520A"/>
    <w:lvl w:ilvl="0" w:tplc="94B46A9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1722625"/>
    <w:multiLevelType w:val="multilevel"/>
    <w:tmpl w:val="2D66FF0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1FC4E1E"/>
    <w:multiLevelType w:val="hybridMultilevel"/>
    <w:tmpl w:val="3F8C3D4A"/>
    <w:lvl w:ilvl="0" w:tplc="B95A2C8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15:restartNumberingAfterBreak="0">
    <w:nsid w:val="67A314DB"/>
    <w:multiLevelType w:val="hybridMultilevel"/>
    <w:tmpl w:val="7054E16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0" w15:restartNumberingAfterBreak="0">
    <w:nsid w:val="6811312C"/>
    <w:multiLevelType w:val="hybridMultilevel"/>
    <w:tmpl w:val="6FB28896"/>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9855F53"/>
    <w:multiLevelType w:val="hybridMultilevel"/>
    <w:tmpl w:val="7F844FC6"/>
    <w:lvl w:ilvl="0" w:tplc="7F2E9990">
      <w:start w:val="1"/>
      <w:numFmt w:val="bullet"/>
      <w:lvlText w:val=""/>
      <w:lvlJc w:val="left"/>
      <w:pPr>
        <w:tabs>
          <w:tab w:val="num" w:pos="1287"/>
        </w:tabs>
        <w:ind w:left="1287" w:hanging="360"/>
      </w:pPr>
      <w:rPr>
        <w:rFonts w:ascii="Symbol" w:hAnsi="Symbol" w:hint="default"/>
      </w:rPr>
    </w:lvl>
    <w:lvl w:ilvl="1" w:tplc="04190003">
      <w:start w:val="1"/>
      <w:numFmt w:val="bullet"/>
      <w:lvlText w:val="o"/>
      <w:lvlJc w:val="left"/>
      <w:pPr>
        <w:tabs>
          <w:tab w:val="num" w:pos="1440"/>
        </w:tabs>
        <w:ind w:left="1440" w:hanging="360"/>
      </w:pPr>
      <w:rPr>
        <w:rFonts w:ascii="Courier New" w:hAnsi="Courier New" w:cs="Times New Roman" w:hint="default"/>
      </w:rPr>
    </w:lvl>
    <w:lvl w:ilvl="2" w:tplc="04190005">
      <w:start w:val="1"/>
      <w:numFmt w:val="bullet"/>
      <w:lvlText w:val=""/>
      <w:lvlJc w:val="left"/>
      <w:pPr>
        <w:tabs>
          <w:tab w:val="num" w:pos="2160"/>
        </w:tabs>
        <w:ind w:left="2160" w:hanging="360"/>
      </w:pPr>
      <w:rPr>
        <w:rFonts w:ascii="Wingdings" w:hAnsi="Wingdings" w:hint="default"/>
      </w:rPr>
    </w:lvl>
    <w:lvl w:ilvl="3" w:tplc="04190001">
      <w:start w:val="1"/>
      <w:numFmt w:val="bullet"/>
      <w:lvlText w:val=""/>
      <w:lvlJc w:val="left"/>
      <w:pPr>
        <w:tabs>
          <w:tab w:val="num" w:pos="2880"/>
        </w:tabs>
        <w:ind w:left="2880" w:hanging="360"/>
      </w:pPr>
      <w:rPr>
        <w:rFonts w:ascii="Symbol" w:hAnsi="Symbol" w:hint="default"/>
      </w:rPr>
    </w:lvl>
    <w:lvl w:ilvl="4" w:tplc="04190003">
      <w:start w:val="1"/>
      <w:numFmt w:val="bullet"/>
      <w:lvlText w:val="o"/>
      <w:lvlJc w:val="left"/>
      <w:pPr>
        <w:tabs>
          <w:tab w:val="num" w:pos="3600"/>
        </w:tabs>
        <w:ind w:left="3600" w:hanging="360"/>
      </w:pPr>
      <w:rPr>
        <w:rFonts w:ascii="Courier New" w:hAnsi="Courier New" w:cs="Times New Roman" w:hint="default"/>
      </w:rPr>
    </w:lvl>
    <w:lvl w:ilvl="5" w:tplc="04190005">
      <w:start w:val="1"/>
      <w:numFmt w:val="bullet"/>
      <w:lvlText w:val=""/>
      <w:lvlJc w:val="left"/>
      <w:pPr>
        <w:tabs>
          <w:tab w:val="num" w:pos="4320"/>
        </w:tabs>
        <w:ind w:left="4320" w:hanging="360"/>
      </w:pPr>
      <w:rPr>
        <w:rFonts w:ascii="Wingdings" w:hAnsi="Wingdings" w:hint="default"/>
      </w:rPr>
    </w:lvl>
    <w:lvl w:ilvl="6" w:tplc="04190001">
      <w:start w:val="1"/>
      <w:numFmt w:val="bullet"/>
      <w:lvlText w:val=""/>
      <w:lvlJc w:val="left"/>
      <w:pPr>
        <w:tabs>
          <w:tab w:val="num" w:pos="5040"/>
        </w:tabs>
        <w:ind w:left="5040" w:hanging="360"/>
      </w:pPr>
      <w:rPr>
        <w:rFonts w:ascii="Symbol" w:hAnsi="Symbol" w:hint="default"/>
      </w:rPr>
    </w:lvl>
    <w:lvl w:ilvl="7" w:tplc="04190003">
      <w:start w:val="1"/>
      <w:numFmt w:val="bullet"/>
      <w:lvlText w:val="o"/>
      <w:lvlJc w:val="left"/>
      <w:pPr>
        <w:tabs>
          <w:tab w:val="num" w:pos="5760"/>
        </w:tabs>
        <w:ind w:left="5760" w:hanging="360"/>
      </w:pPr>
      <w:rPr>
        <w:rFonts w:ascii="Courier New" w:hAnsi="Courier New" w:cs="Times New Roman" w:hint="default"/>
      </w:rPr>
    </w:lvl>
    <w:lvl w:ilvl="8" w:tplc="04190005">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6A4A5F64"/>
    <w:multiLevelType w:val="hybridMultilevel"/>
    <w:tmpl w:val="A72A767C"/>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F002BDE"/>
    <w:multiLevelType w:val="hybridMultilevel"/>
    <w:tmpl w:val="20245486"/>
    <w:lvl w:ilvl="0" w:tplc="04190005">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7189649D"/>
    <w:multiLevelType w:val="hybridMultilevel"/>
    <w:tmpl w:val="6E146DA8"/>
    <w:lvl w:ilvl="0" w:tplc="B95A2C8C">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5" w15:restartNumberingAfterBreak="0">
    <w:nsid w:val="72364A83"/>
    <w:multiLevelType w:val="hybridMultilevel"/>
    <w:tmpl w:val="B57CE2AE"/>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9225D85"/>
    <w:multiLevelType w:val="hybridMultilevel"/>
    <w:tmpl w:val="EF82F54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79EE01C6"/>
    <w:multiLevelType w:val="hybridMultilevel"/>
    <w:tmpl w:val="E702BEE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8" w15:restartNumberingAfterBreak="0">
    <w:nsid w:val="7AB120EB"/>
    <w:multiLevelType w:val="hybridMultilevel"/>
    <w:tmpl w:val="35A6B254"/>
    <w:lvl w:ilvl="0" w:tplc="B95A2C8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36"/>
  </w:num>
  <w:num w:numId="2">
    <w:abstractNumId w:val="38"/>
  </w:num>
  <w:num w:numId="3">
    <w:abstractNumId w:val="12"/>
  </w:num>
  <w:num w:numId="4">
    <w:abstractNumId w:val="15"/>
  </w:num>
  <w:num w:numId="5">
    <w:abstractNumId w:val="13"/>
  </w:num>
  <w:num w:numId="6">
    <w:abstractNumId w:val="28"/>
  </w:num>
  <w:num w:numId="7">
    <w:abstractNumId w:val="8"/>
  </w:num>
  <w:num w:numId="8">
    <w:abstractNumId w:val="10"/>
  </w:num>
  <w:num w:numId="9">
    <w:abstractNumId w:val="2"/>
  </w:num>
  <w:num w:numId="10">
    <w:abstractNumId w:val="30"/>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1"/>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6"/>
  </w:num>
  <w:num w:numId="19">
    <w:abstractNumId w:val="29"/>
  </w:num>
  <w:num w:numId="20">
    <w:abstractNumId w:val="18"/>
  </w:num>
  <w:num w:numId="21">
    <w:abstractNumId w:val="3"/>
  </w:num>
  <w:num w:numId="22">
    <w:abstractNumId w:val="23"/>
  </w:num>
  <w:num w:numId="23">
    <w:abstractNumId w:val="24"/>
  </w:num>
  <w:num w:numId="24">
    <w:abstractNumId w:val="17"/>
  </w:num>
  <w:num w:numId="25">
    <w:abstractNumId w:val="33"/>
  </w:num>
  <w:num w:numId="26">
    <w:abstractNumId w:val="19"/>
  </w:num>
  <w:num w:numId="27">
    <w:abstractNumId w:val="1"/>
  </w:num>
  <w:num w:numId="28">
    <w:abstractNumId w:val="11"/>
  </w:num>
  <w:num w:numId="29">
    <w:abstractNumId w:val="32"/>
  </w:num>
  <w:num w:numId="30">
    <w:abstractNumId w:val="34"/>
  </w:num>
  <w:num w:numId="31">
    <w:abstractNumId w:val="0"/>
  </w:num>
  <w:num w:numId="32">
    <w:abstractNumId w:val="22"/>
  </w:num>
  <w:num w:numId="33">
    <w:abstractNumId w:val="6"/>
  </w:num>
  <w:num w:numId="34">
    <w:abstractNumId w:val="14"/>
  </w:num>
  <w:num w:numId="35">
    <w:abstractNumId w:val="9"/>
  </w:num>
  <w:num w:numId="36">
    <w:abstractNumId w:val="20"/>
  </w:num>
  <w:num w:numId="37">
    <w:abstractNumId w:val="27"/>
  </w:num>
  <w:num w:numId="38">
    <w:abstractNumId w:val="37"/>
  </w:num>
  <w:num w:numId="39">
    <w:abstractNumId w:val="21"/>
  </w:num>
  <w:num w:numId="40">
    <w:abstractNumId w:val="5"/>
  </w:num>
  <w:num w:numId="41">
    <w:abstractNumId w:val="35"/>
  </w:num>
  <w:num w:numId="42">
    <w:abstractNumId w:val="7"/>
  </w:num>
  <w:numIdMacAtCleanup w:val="2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nton Prokhorov">
    <w15:presenceInfo w15:providerId="Windows Live" w15:userId="c82e0728a1310ec9"/>
  </w15:person>
  <w15:person w15:author="Пользователь Windows">
    <w15:presenceInfo w15:providerId="Windows Live" w15:userId="ca21bb2aa54c2dfe"/>
  </w15:person>
  <w15:person w15:author="AAK">
    <w15:presenceInfo w15:providerId="AD" w15:userId="S-1-5-21-2301979571-1751391163-971761870-11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characterSpacingControl w:val="doNotCompress"/>
  <w:footnotePr>
    <w:numFmt w:val="chicago"/>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768F"/>
    <w:rsid w:val="00001FD3"/>
    <w:rsid w:val="0000341F"/>
    <w:rsid w:val="00034F07"/>
    <w:rsid w:val="00034FDB"/>
    <w:rsid w:val="00047952"/>
    <w:rsid w:val="00094E09"/>
    <w:rsid w:val="00096377"/>
    <w:rsid w:val="000B5617"/>
    <w:rsid w:val="000B5799"/>
    <w:rsid w:val="000B75AB"/>
    <w:rsid w:val="000C5376"/>
    <w:rsid w:val="000C68C0"/>
    <w:rsid w:val="000C7911"/>
    <w:rsid w:val="000D1C39"/>
    <w:rsid w:val="000D7D38"/>
    <w:rsid w:val="00115DC3"/>
    <w:rsid w:val="00115F68"/>
    <w:rsid w:val="00122C92"/>
    <w:rsid w:val="00146B3B"/>
    <w:rsid w:val="00147562"/>
    <w:rsid w:val="00166CBB"/>
    <w:rsid w:val="0018490C"/>
    <w:rsid w:val="001C0B82"/>
    <w:rsid w:val="001D15F1"/>
    <w:rsid w:val="001D3544"/>
    <w:rsid w:val="001D4205"/>
    <w:rsid w:val="001E55F2"/>
    <w:rsid w:val="001E7D01"/>
    <w:rsid w:val="001F0697"/>
    <w:rsid w:val="001F1226"/>
    <w:rsid w:val="001F6D71"/>
    <w:rsid w:val="00200E5F"/>
    <w:rsid w:val="00226E92"/>
    <w:rsid w:val="00243D5D"/>
    <w:rsid w:val="0026768F"/>
    <w:rsid w:val="0027524D"/>
    <w:rsid w:val="00275C6B"/>
    <w:rsid w:val="002805A4"/>
    <w:rsid w:val="002820C2"/>
    <w:rsid w:val="002917C6"/>
    <w:rsid w:val="0029695E"/>
    <w:rsid w:val="002A0B68"/>
    <w:rsid w:val="002B5FFB"/>
    <w:rsid w:val="002C3E07"/>
    <w:rsid w:val="002E4E13"/>
    <w:rsid w:val="002F0BAC"/>
    <w:rsid w:val="002F59C0"/>
    <w:rsid w:val="003131BF"/>
    <w:rsid w:val="00317EF1"/>
    <w:rsid w:val="00320427"/>
    <w:rsid w:val="003208AC"/>
    <w:rsid w:val="00322377"/>
    <w:rsid w:val="003261C3"/>
    <w:rsid w:val="00331EDD"/>
    <w:rsid w:val="00350B99"/>
    <w:rsid w:val="00352500"/>
    <w:rsid w:val="0036244E"/>
    <w:rsid w:val="00387B53"/>
    <w:rsid w:val="00395118"/>
    <w:rsid w:val="003A007C"/>
    <w:rsid w:val="003B12ED"/>
    <w:rsid w:val="003B65A0"/>
    <w:rsid w:val="003C5E2F"/>
    <w:rsid w:val="003D3B00"/>
    <w:rsid w:val="003E7AA1"/>
    <w:rsid w:val="00401DFB"/>
    <w:rsid w:val="00402C70"/>
    <w:rsid w:val="004033D6"/>
    <w:rsid w:val="00406004"/>
    <w:rsid w:val="00414715"/>
    <w:rsid w:val="004215EB"/>
    <w:rsid w:val="00424742"/>
    <w:rsid w:val="00431417"/>
    <w:rsid w:val="0043728C"/>
    <w:rsid w:val="00453D10"/>
    <w:rsid w:val="00454914"/>
    <w:rsid w:val="00460A60"/>
    <w:rsid w:val="00460FC9"/>
    <w:rsid w:val="0048739D"/>
    <w:rsid w:val="004A4750"/>
    <w:rsid w:val="004D6BEC"/>
    <w:rsid w:val="004E02CB"/>
    <w:rsid w:val="004F397F"/>
    <w:rsid w:val="004F6B3F"/>
    <w:rsid w:val="005145C9"/>
    <w:rsid w:val="005150D8"/>
    <w:rsid w:val="00515415"/>
    <w:rsid w:val="0052091B"/>
    <w:rsid w:val="00536818"/>
    <w:rsid w:val="005542F9"/>
    <w:rsid w:val="00554F91"/>
    <w:rsid w:val="00572533"/>
    <w:rsid w:val="00585030"/>
    <w:rsid w:val="0058694C"/>
    <w:rsid w:val="005A0545"/>
    <w:rsid w:val="005A5F6B"/>
    <w:rsid w:val="005B01D4"/>
    <w:rsid w:val="005B3252"/>
    <w:rsid w:val="005B517A"/>
    <w:rsid w:val="005C1A27"/>
    <w:rsid w:val="005D6C6A"/>
    <w:rsid w:val="005F116B"/>
    <w:rsid w:val="005F291F"/>
    <w:rsid w:val="005F3AD1"/>
    <w:rsid w:val="005F4C72"/>
    <w:rsid w:val="005F7973"/>
    <w:rsid w:val="00613D80"/>
    <w:rsid w:val="0061427D"/>
    <w:rsid w:val="006222FB"/>
    <w:rsid w:val="006223BF"/>
    <w:rsid w:val="00630E79"/>
    <w:rsid w:val="006364FB"/>
    <w:rsid w:val="0064108F"/>
    <w:rsid w:val="00652966"/>
    <w:rsid w:val="00656E91"/>
    <w:rsid w:val="006614C9"/>
    <w:rsid w:val="00674695"/>
    <w:rsid w:val="0067517E"/>
    <w:rsid w:val="0068190D"/>
    <w:rsid w:val="006878A7"/>
    <w:rsid w:val="00694AD8"/>
    <w:rsid w:val="006A68CB"/>
    <w:rsid w:val="006E1FAE"/>
    <w:rsid w:val="00704578"/>
    <w:rsid w:val="00725682"/>
    <w:rsid w:val="00742D73"/>
    <w:rsid w:val="00750235"/>
    <w:rsid w:val="007552B4"/>
    <w:rsid w:val="00775658"/>
    <w:rsid w:val="00775898"/>
    <w:rsid w:val="00781D8A"/>
    <w:rsid w:val="007877D6"/>
    <w:rsid w:val="00792F11"/>
    <w:rsid w:val="0079741F"/>
    <w:rsid w:val="007C1419"/>
    <w:rsid w:val="007E0A18"/>
    <w:rsid w:val="007E4141"/>
    <w:rsid w:val="007F29EF"/>
    <w:rsid w:val="0081539C"/>
    <w:rsid w:val="00817BAF"/>
    <w:rsid w:val="00827689"/>
    <w:rsid w:val="00827945"/>
    <w:rsid w:val="00846555"/>
    <w:rsid w:val="00847D25"/>
    <w:rsid w:val="0086076A"/>
    <w:rsid w:val="008666DD"/>
    <w:rsid w:val="00870850"/>
    <w:rsid w:val="00872F1F"/>
    <w:rsid w:val="00877B1B"/>
    <w:rsid w:val="0088339D"/>
    <w:rsid w:val="008911B9"/>
    <w:rsid w:val="008947BB"/>
    <w:rsid w:val="00897D9A"/>
    <w:rsid w:val="008B644F"/>
    <w:rsid w:val="008D022B"/>
    <w:rsid w:val="008D280D"/>
    <w:rsid w:val="008F4C3A"/>
    <w:rsid w:val="00900EB2"/>
    <w:rsid w:val="00907192"/>
    <w:rsid w:val="009221F8"/>
    <w:rsid w:val="00931545"/>
    <w:rsid w:val="00932DF3"/>
    <w:rsid w:val="00934A07"/>
    <w:rsid w:val="00937FBA"/>
    <w:rsid w:val="009408D3"/>
    <w:rsid w:val="00952BAB"/>
    <w:rsid w:val="00963A24"/>
    <w:rsid w:val="00981E0D"/>
    <w:rsid w:val="00991C64"/>
    <w:rsid w:val="009A14C8"/>
    <w:rsid w:val="009C4175"/>
    <w:rsid w:val="009C7DD0"/>
    <w:rsid w:val="009D0F98"/>
    <w:rsid w:val="009D4381"/>
    <w:rsid w:val="009F0979"/>
    <w:rsid w:val="00A36F57"/>
    <w:rsid w:val="00A417E1"/>
    <w:rsid w:val="00A41B2A"/>
    <w:rsid w:val="00A6318C"/>
    <w:rsid w:val="00A67742"/>
    <w:rsid w:val="00A7393C"/>
    <w:rsid w:val="00A928B4"/>
    <w:rsid w:val="00AA0BDE"/>
    <w:rsid w:val="00AA0E7A"/>
    <w:rsid w:val="00AA4315"/>
    <w:rsid w:val="00AC4E0E"/>
    <w:rsid w:val="00AD0B46"/>
    <w:rsid w:val="00AD3979"/>
    <w:rsid w:val="00AD66AB"/>
    <w:rsid w:val="00AE205C"/>
    <w:rsid w:val="00AF035E"/>
    <w:rsid w:val="00AF275D"/>
    <w:rsid w:val="00AF2964"/>
    <w:rsid w:val="00B030F8"/>
    <w:rsid w:val="00B110BC"/>
    <w:rsid w:val="00B12904"/>
    <w:rsid w:val="00B13025"/>
    <w:rsid w:val="00B27342"/>
    <w:rsid w:val="00B32FDE"/>
    <w:rsid w:val="00B44D28"/>
    <w:rsid w:val="00B616A0"/>
    <w:rsid w:val="00B66A4C"/>
    <w:rsid w:val="00B817E5"/>
    <w:rsid w:val="00B83429"/>
    <w:rsid w:val="00B93569"/>
    <w:rsid w:val="00BB4347"/>
    <w:rsid w:val="00BB6F95"/>
    <w:rsid w:val="00BB735F"/>
    <w:rsid w:val="00C00A0C"/>
    <w:rsid w:val="00C172FF"/>
    <w:rsid w:val="00C17F18"/>
    <w:rsid w:val="00C23DB1"/>
    <w:rsid w:val="00C34E4B"/>
    <w:rsid w:val="00C36DB7"/>
    <w:rsid w:val="00C501D6"/>
    <w:rsid w:val="00C54CE9"/>
    <w:rsid w:val="00C67B5F"/>
    <w:rsid w:val="00C8071F"/>
    <w:rsid w:val="00C81D6B"/>
    <w:rsid w:val="00C935FF"/>
    <w:rsid w:val="00CA056E"/>
    <w:rsid w:val="00CA6200"/>
    <w:rsid w:val="00CC3330"/>
    <w:rsid w:val="00CD3A99"/>
    <w:rsid w:val="00CD489A"/>
    <w:rsid w:val="00CE1D45"/>
    <w:rsid w:val="00CE256D"/>
    <w:rsid w:val="00CE71F5"/>
    <w:rsid w:val="00CF4958"/>
    <w:rsid w:val="00CF7458"/>
    <w:rsid w:val="00D2171D"/>
    <w:rsid w:val="00D31E7F"/>
    <w:rsid w:val="00D34093"/>
    <w:rsid w:val="00D47834"/>
    <w:rsid w:val="00D73AF1"/>
    <w:rsid w:val="00D91A16"/>
    <w:rsid w:val="00D94BC9"/>
    <w:rsid w:val="00DB3EE1"/>
    <w:rsid w:val="00DD0695"/>
    <w:rsid w:val="00DD10B7"/>
    <w:rsid w:val="00DD6B66"/>
    <w:rsid w:val="00DE0755"/>
    <w:rsid w:val="00DE2637"/>
    <w:rsid w:val="00DE6B9F"/>
    <w:rsid w:val="00E0154D"/>
    <w:rsid w:val="00E02B21"/>
    <w:rsid w:val="00E05C8A"/>
    <w:rsid w:val="00E10FB6"/>
    <w:rsid w:val="00E124B2"/>
    <w:rsid w:val="00E16A9D"/>
    <w:rsid w:val="00E21B5E"/>
    <w:rsid w:val="00E44EC3"/>
    <w:rsid w:val="00E5286F"/>
    <w:rsid w:val="00E57A12"/>
    <w:rsid w:val="00E60063"/>
    <w:rsid w:val="00E6126A"/>
    <w:rsid w:val="00E707A9"/>
    <w:rsid w:val="00E75A4A"/>
    <w:rsid w:val="00E820A2"/>
    <w:rsid w:val="00E850E8"/>
    <w:rsid w:val="00E8790D"/>
    <w:rsid w:val="00E95C41"/>
    <w:rsid w:val="00E97B30"/>
    <w:rsid w:val="00EB007C"/>
    <w:rsid w:val="00EB22B7"/>
    <w:rsid w:val="00EB5D74"/>
    <w:rsid w:val="00EC48FD"/>
    <w:rsid w:val="00F00214"/>
    <w:rsid w:val="00F00609"/>
    <w:rsid w:val="00F15BAC"/>
    <w:rsid w:val="00F30A43"/>
    <w:rsid w:val="00F31A5D"/>
    <w:rsid w:val="00F4113C"/>
    <w:rsid w:val="00F6239C"/>
    <w:rsid w:val="00F641AD"/>
    <w:rsid w:val="00F73C2C"/>
    <w:rsid w:val="00F82DD1"/>
    <w:rsid w:val="00FA31F9"/>
    <w:rsid w:val="00FC2E19"/>
    <w:rsid w:val="00FC4C9F"/>
    <w:rsid w:val="00FD4150"/>
    <w:rsid w:val="00FD5458"/>
    <w:rsid w:val="00FD650C"/>
    <w:rsid w:val="00FF4C4F"/>
    <w:rsid w:val="00FF73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4CAD"/>
  <w15:chartTrackingRefBased/>
  <w15:docId w15:val="{6C24D835-CF5A-4AB4-BA13-D4B912C4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C1A27"/>
    <w:pPr>
      <w:keepNext/>
      <w:keepLines/>
      <w:spacing w:after="0" w:line="360" w:lineRule="auto"/>
      <w:ind w:left="708"/>
      <w:jc w:val="center"/>
      <w:outlineLvl w:val="0"/>
    </w:pPr>
    <w:rPr>
      <w:rFonts w:ascii="Times New Roman" w:eastAsiaTheme="majorEastAsia" w:hAnsi="Times New Roman" w:cstheme="majorBidi"/>
      <w:b/>
      <w:color w:val="000000" w:themeColor="text1"/>
      <w:sz w:val="28"/>
      <w:szCs w:val="32"/>
      <w:lang w:eastAsia="ru-RU"/>
    </w:rPr>
  </w:style>
  <w:style w:type="paragraph" w:styleId="2">
    <w:name w:val="heading 2"/>
    <w:basedOn w:val="a"/>
    <w:next w:val="a"/>
    <w:link w:val="20"/>
    <w:uiPriority w:val="9"/>
    <w:unhideWhenUsed/>
    <w:qFormat/>
    <w:rsid w:val="005C1A27"/>
    <w:pPr>
      <w:keepNext/>
      <w:keepLines/>
      <w:spacing w:after="0" w:line="360" w:lineRule="auto"/>
      <w:ind w:left="708"/>
      <w:jc w:val="center"/>
      <w:outlineLvl w:val="1"/>
    </w:pPr>
    <w:rPr>
      <w:rFonts w:ascii="Times New Roman" w:eastAsiaTheme="majorEastAsia" w:hAnsi="Times New Roman" w:cstheme="majorBidi"/>
      <w:b/>
      <w:color w:val="000000" w:themeColor="text1"/>
      <w:sz w:val="28"/>
      <w:szCs w:val="26"/>
    </w:rPr>
  </w:style>
  <w:style w:type="paragraph" w:styleId="3">
    <w:name w:val="heading 3"/>
    <w:basedOn w:val="a"/>
    <w:next w:val="a"/>
    <w:link w:val="30"/>
    <w:uiPriority w:val="9"/>
    <w:unhideWhenUsed/>
    <w:qFormat/>
    <w:rsid w:val="005C1A27"/>
    <w:pPr>
      <w:keepNext/>
      <w:keepLines/>
      <w:spacing w:after="0" w:line="360" w:lineRule="auto"/>
      <w:ind w:left="708"/>
      <w:jc w:val="center"/>
      <w:outlineLvl w:val="2"/>
    </w:pPr>
    <w:rPr>
      <w:rFonts w:ascii="Times New Roman" w:eastAsiaTheme="majorEastAsia" w:hAnsi="Times New Roman" w:cstheme="majorBidi"/>
      <w:b/>
      <w:color w:val="000000" w:themeColor="text1"/>
      <w:sz w:val="28"/>
      <w:szCs w:val="24"/>
    </w:rPr>
  </w:style>
  <w:style w:type="paragraph" w:styleId="4">
    <w:name w:val="heading 4"/>
    <w:basedOn w:val="a"/>
    <w:next w:val="a"/>
    <w:link w:val="40"/>
    <w:uiPriority w:val="9"/>
    <w:semiHidden/>
    <w:unhideWhenUsed/>
    <w:qFormat/>
    <w:rsid w:val="001F0697"/>
    <w:pPr>
      <w:keepNext/>
      <w:keepLines/>
      <w:spacing w:before="40" w:after="0"/>
      <w:outlineLvl w:val="3"/>
    </w:pPr>
    <w:rPr>
      <w:rFonts w:ascii="Cambria" w:eastAsia="Times New Roman" w:hAnsi="Cambria" w:cs="Times New Roman"/>
      <w:b/>
      <w:bCs/>
      <w:i/>
      <w:iCs/>
      <w:color w:val="4F81BD"/>
    </w:rPr>
  </w:style>
  <w:style w:type="paragraph" w:styleId="5">
    <w:name w:val="heading 5"/>
    <w:basedOn w:val="a"/>
    <w:next w:val="a"/>
    <w:link w:val="50"/>
    <w:uiPriority w:val="9"/>
    <w:semiHidden/>
    <w:unhideWhenUsed/>
    <w:qFormat/>
    <w:rsid w:val="001F0697"/>
    <w:pPr>
      <w:keepNext/>
      <w:keepLines/>
      <w:spacing w:before="40" w:after="0"/>
      <w:outlineLvl w:val="4"/>
    </w:pPr>
    <w:rPr>
      <w:rFonts w:ascii="Cambria" w:eastAsia="Times New Roman" w:hAnsi="Cambria" w:cs="Times New Roman"/>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41">
    <w:name w:val="Сетка таблицы41"/>
    <w:basedOn w:val="a1"/>
    <w:next w:val="a3"/>
    <w:uiPriority w:val="59"/>
    <w:rsid w:val="00FA31F9"/>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3">
    <w:name w:val="Table Grid"/>
    <w:basedOn w:val="a1"/>
    <w:uiPriority w:val="39"/>
    <w:rsid w:val="00FA31F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FA31F9"/>
    <w:pPr>
      <w:ind w:left="720"/>
      <w:contextualSpacing/>
    </w:pPr>
  </w:style>
  <w:style w:type="paragraph" w:styleId="a5">
    <w:name w:val="Bibliography"/>
    <w:basedOn w:val="a"/>
    <w:next w:val="a"/>
    <w:uiPriority w:val="37"/>
    <w:unhideWhenUsed/>
    <w:rsid w:val="005B3252"/>
  </w:style>
  <w:style w:type="character" w:customStyle="1" w:styleId="10">
    <w:name w:val="Заголовок 1 Знак"/>
    <w:basedOn w:val="a0"/>
    <w:link w:val="1"/>
    <w:uiPriority w:val="9"/>
    <w:rsid w:val="005C1A27"/>
    <w:rPr>
      <w:rFonts w:ascii="Times New Roman" w:eastAsiaTheme="majorEastAsia" w:hAnsi="Times New Roman" w:cstheme="majorBidi"/>
      <w:b/>
      <w:color w:val="000000" w:themeColor="text1"/>
      <w:sz w:val="28"/>
      <w:szCs w:val="32"/>
      <w:lang w:eastAsia="ru-RU"/>
    </w:rPr>
  </w:style>
  <w:style w:type="paragraph" w:styleId="a6">
    <w:name w:val="header"/>
    <w:basedOn w:val="a"/>
    <w:link w:val="a7"/>
    <w:uiPriority w:val="99"/>
    <w:unhideWhenUsed/>
    <w:rsid w:val="004E02C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4E02CB"/>
  </w:style>
  <w:style w:type="paragraph" w:styleId="a8">
    <w:name w:val="footer"/>
    <w:basedOn w:val="a"/>
    <w:link w:val="a9"/>
    <w:uiPriority w:val="99"/>
    <w:unhideWhenUsed/>
    <w:rsid w:val="004E02C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4E02CB"/>
  </w:style>
  <w:style w:type="character" w:customStyle="1" w:styleId="20">
    <w:name w:val="Заголовок 2 Знак"/>
    <w:basedOn w:val="a0"/>
    <w:link w:val="2"/>
    <w:uiPriority w:val="9"/>
    <w:rsid w:val="005C1A27"/>
    <w:rPr>
      <w:rFonts w:ascii="Times New Roman" w:eastAsiaTheme="majorEastAsia" w:hAnsi="Times New Roman" w:cstheme="majorBidi"/>
      <w:b/>
      <w:color w:val="000000" w:themeColor="text1"/>
      <w:sz w:val="28"/>
      <w:szCs w:val="26"/>
    </w:rPr>
  </w:style>
  <w:style w:type="character" w:customStyle="1" w:styleId="30">
    <w:name w:val="Заголовок 3 Знак"/>
    <w:basedOn w:val="a0"/>
    <w:link w:val="3"/>
    <w:uiPriority w:val="9"/>
    <w:rsid w:val="005C1A27"/>
    <w:rPr>
      <w:rFonts w:ascii="Times New Roman" w:eastAsiaTheme="majorEastAsia" w:hAnsi="Times New Roman" w:cstheme="majorBidi"/>
      <w:b/>
      <w:color w:val="000000" w:themeColor="text1"/>
      <w:sz w:val="28"/>
      <w:szCs w:val="24"/>
    </w:rPr>
  </w:style>
  <w:style w:type="table" w:customStyle="1" w:styleId="11">
    <w:name w:val="Сетка таблицы1"/>
    <w:basedOn w:val="a1"/>
    <w:next w:val="a3"/>
    <w:uiPriority w:val="39"/>
    <w:rsid w:val="00AF2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7C1419"/>
    <w:rPr>
      <w:color w:val="0000FF"/>
      <w:u w:val="single"/>
    </w:rPr>
  </w:style>
  <w:style w:type="character" w:customStyle="1" w:styleId="pathseparator">
    <w:name w:val="path__separator"/>
    <w:basedOn w:val="a0"/>
    <w:rsid w:val="007C1419"/>
  </w:style>
  <w:style w:type="character" w:customStyle="1" w:styleId="extended-textshort">
    <w:name w:val="extended-text__short"/>
    <w:basedOn w:val="a0"/>
    <w:rsid w:val="007C1419"/>
  </w:style>
  <w:style w:type="character" w:customStyle="1" w:styleId="link">
    <w:name w:val="link"/>
    <w:basedOn w:val="a0"/>
    <w:rsid w:val="007C1419"/>
  </w:style>
  <w:style w:type="character" w:styleId="ab">
    <w:name w:val="annotation reference"/>
    <w:basedOn w:val="a0"/>
    <w:uiPriority w:val="99"/>
    <w:semiHidden/>
    <w:unhideWhenUsed/>
    <w:rsid w:val="00FD5458"/>
    <w:rPr>
      <w:sz w:val="16"/>
      <w:szCs w:val="16"/>
    </w:rPr>
  </w:style>
  <w:style w:type="paragraph" w:styleId="ac">
    <w:name w:val="annotation text"/>
    <w:basedOn w:val="a"/>
    <w:link w:val="ad"/>
    <w:uiPriority w:val="99"/>
    <w:semiHidden/>
    <w:unhideWhenUsed/>
    <w:rsid w:val="00FD5458"/>
    <w:pPr>
      <w:spacing w:line="240" w:lineRule="auto"/>
    </w:pPr>
    <w:rPr>
      <w:sz w:val="20"/>
      <w:szCs w:val="20"/>
    </w:rPr>
  </w:style>
  <w:style w:type="character" w:customStyle="1" w:styleId="ad">
    <w:name w:val="Текст примечания Знак"/>
    <w:basedOn w:val="a0"/>
    <w:link w:val="ac"/>
    <w:uiPriority w:val="99"/>
    <w:semiHidden/>
    <w:rsid w:val="00FD5458"/>
    <w:rPr>
      <w:sz w:val="20"/>
      <w:szCs w:val="20"/>
    </w:rPr>
  </w:style>
  <w:style w:type="paragraph" w:styleId="ae">
    <w:name w:val="annotation subject"/>
    <w:basedOn w:val="ac"/>
    <w:next w:val="ac"/>
    <w:link w:val="af"/>
    <w:uiPriority w:val="99"/>
    <w:semiHidden/>
    <w:unhideWhenUsed/>
    <w:rsid w:val="00FD5458"/>
    <w:rPr>
      <w:b/>
      <w:bCs/>
    </w:rPr>
  </w:style>
  <w:style w:type="character" w:customStyle="1" w:styleId="af">
    <w:name w:val="Тема примечания Знак"/>
    <w:basedOn w:val="ad"/>
    <w:link w:val="ae"/>
    <w:uiPriority w:val="99"/>
    <w:semiHidden/>
    <w:rsid w:val="00FD5458"/>
    <w:rPr>
      <w:b/>
      <w:bCs/>
      <w:sz w:val="20"/>
      <w:szCs w:val="20"/>
    </w:rPr>
  </w:style>
  <w:style w:type="paragraph" w:styleId="af0">
    <w:name w:val="Balloon Text"/>
    <w:basedOn w:val="a"/>
    <w:link w:val="af1"/>
    <w:uiPriority w:val="99"/>
    <w:semiHidden/>
    <w:unhideWhenUsed/>
    <w:rsid w:val="00AC4E0E"/>
    <w:pPr>
      <w:spacing w:after="0" w:line="240" w:lineRule="auto"/>
    </w:pPr>
    <w:rPr>
      <w:rFonts w:ascii="Segoe UI" w:hAnsi="Segoe UI" w:cs="Segoe UI"/>
      <w:sz w:val="18"/>
      <w:szCs w:val="18"/>
    </w:rPr>
  </w:style>
  <w:style w:type="character" w:customStyle="1" w:styleId="af1">
    <w:name w:val="Текст выноски Знак"/>
    <w:basedOn w:val="a0"/>
    <w:link w:val="af0"/>
    <w:uiPriority w:val="99"/>
    <w:semiHidden/>
    <w:rsid w:val="00AC4E0E"/>
    <w:rPr>
      <w:rFonts w:ascii="Segoe UI" w:hAnsi="Segoe UI" w:cs="Segoe UI"/>
      <w:sz w:val="18"/>
      <w:szCs w:val="18"/>
    </w:rPr>
  </w:style>
  <w:style w:type="table" w:customStyle="1" w:styleId="411">
    <w:name w:val="Сетка таблицы41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1">
    <w:name w:val="Сетка таблицы5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1">
    <w:name w:val="Сетка таблицы61"/>
    <w:basedOn w:val="a1"/>
    <w:uiPriority w:val="59"/>
    <w:rsid w:val="00AC4E0E"/>
    <w:pPr>
      <w:spacing w:after="0" w:line="240" w:lineRule="auto"/>
    </w:pPr>
    <w:rPr>
      <w:rFonts w:ascii="Calibri" w:eastAsia="Times New Roman" w:hAnsi="Calibri" w:cs="Times New Roman"/>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21">
    <w:name w:val="Сетка таблицы2"/>
    <w:basedOn w:val="a1"/>
    <w:next w:val="a3"/>
    <w:uiPriority w:val="59"/>
    <w:rsid w:val="00AC4E0E"/>
    <w:pPr>
      <w:spacing w:after="0" w:line="240" w:lineRule="auto"/>
    </w:pPr>
    <w:rPr>
      <w:rFonts w:ascii="Calibri" w:eastAsia="Times New Roman" w:hAnsi="Calibri" w:cs="Times New Roman"/>
      <w:lang w:eastAsia="ru-RU"/>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410">
    <w:name w:val="Заголовок 41"/>
    <w:basedOn w:val="a"/>
    <w:next w:val="a"/>
    <w:uiPriority w:val="99"/>
    <w:unhideWhenUsed/>
    <w:qFormat/>
    <w:rsid w:val="001F0697"/>
    <w:pPr>
      <w:keepNext/>
      <w:keepLines/>
      <w:spacing w:before="200" w:after="0" w:line="276" w:lineRule="auto"/>
      <w:outlineLvl w:val="3"/>
    </w:pPr>
    <w:rPr>
      <w:rFonts w:ascii="Cambria" w:eastAsia="Times New Roman" w:hAnsi="Cambria" w:cs="Times New Roman"/>
      <w:b/>
      <w:bCs/>
      <w:i/>
      <w:iCs/>
      <w:color w:val="4F81BD"/>
      <w:lang w:eastAsia="ru-RU"/>
    </w:rPr>
  </w:style>
  <w:style w:type="paragraph" w:customStyle="1" w:styleId="510">
    <w:name w:val="Заголовок 51"/>
    <w:basedOn w:val="a"/>
    <w:next w:val="a"/>
    <w:uiPriority w:val="9"/>
    <w:semiHidden/>
    <w:unhideWhenUsed/>
    <w:qFormat/>
    <w:rsid w:val="001F0697"/>
    <w:pPr>
      <w:keepNext/>
      <w:keepLines/>
      <w:spacing w:before="200" w:after="0" w:line="276" w:lineRule="auto"/>
      <w:outlineLvl w:val="4"/>
    </w:pPr>
    <w:rPr>
      <w:rFonts w:ascii="Cambria" w:eastAsia="Times New Roman" w:hAnsi="Cambria" w:cs="Times New Roman"/>
      <w:color w:val="243F60"/>
      <w:lang w:eastAsia="ru-RU"/>
    </w:rPr>
  </w:style>
  <w:style w:type="numbering" w:customStyle="1" w:styleId="12">
    <w:name w:val="Нет списка1"/>
    <w:next w:val="a2"/>
    <w:uiPriority w:val="99"/>
    <w:semiHidden/>
    <w:unhideWhenUsed/>
    <w:rsid w:val="001F0697"/>
  </w:style>
  <w:style w:type="paragraph" w:customStyle="1" w:styleId="13">
    <w:name w:val="Заголовок1"/>
    <w:basedOn w:val="a"/>
    <w:next w:val="a"/>
    <w:uiPriority w:val="10"/>
    <w:qFormat/>
    <w:rsid w:val="001F0697"/>
    <w:pPr>
      <w:pBdr>
        <w:bottom w:val="single" w:sz="8" w:space="4" w:color="4F81BD"/>
      </w:pBdr>
      <w:spacing w:after="300" w:line="240" w:lineRule="auto"/>
      <w:contextualSpacing/>
    </w:pPr>
    <w:rPr>
      <w:rFonts w:ascii="Cambria" w:eastAsia="Times New Roman" w:hAnsi="Cambria" w:cs="Times New Roman"/>
      <w:color w:val="17365D"/>
      <w:spacing w:val="5"/>
      <w:kern w:val="28"/>
      <w:sz w:val="52"/>
      <w:szCs w:val="52"/>
      <w:lang w:eastAsia="ru-RU"/>
    </w:rPr>
  </w:style>
  <w:style w:type="character" w:customStyle="1" w:styleId="af2">
    <w:name w:val="Заголовок Знак"/>
    <w:basedOn w:val="a0"/>
    <w:link w:val="af3"/>
    <w:uiPriority w:val="10"/>
    <w:rsid w:val="001F0697"/>
    <w:rPr>
      <w:rFonts w:ascii="Cambria" w:eastAsia="Times New Roman" w:hAnsi="Cambria" w:cs="Times New Roman"/>
      <w:color w:val="17365D"/>
      <w:spacing w:val="5"/>
      <w:kern w:val="28"/>
      <w:sz w:val="52"/>
      <w:szCs w:val="52"/>
    </w:rPr>
  </w:style>
  <w:style w:type="character" w:styleId="af4">
    <w:name w:val="Placeholder Text"/>
    <w:basedOn w:val="a0"/>
    <w:uiPriority w:val="99"/>
    <w:semiHidden/>
    <w:rsid w:val="001F0697"/>
    <w:rPr>
      <w:color w:val="808080"/>
    </w:rPr>
  </w:style>
  <w:style w:type="table" w:customStyle="1" w:styleId="31">
    <w:name w:val="Сетка таблицы3"/>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5">
    <w:name w:val="footnote text"/>
    <w:basedOn w:val="a"/>
    <w:link w:val="af6"/>
    <w:uiPriority w:val="99"/>
    <w:semiHidden/>
    <w:unhideWhenUsed/>
    <w:rsid w:val="001F0697"/>
    <w:pPr>
      <w:spacing w:after="0" w:line="240" w:lineRule="auto"/>
    </w:pPr>
    <w:rPr>
      <w:rFonts w:eastAsia="Times New Roman"/>
      <w:sz w:val="20"/>
      <w:szCs w:val="20"/>
      <w:lang w:eastAsia="ru-RU"/>
    </w:rPr>
  </w:style>
  <w:style w:type="character" w:customStyle="1" w:styleId="af6">
    <w:name w:val="Текст сноски Знак"/>
    <w:basedOn w:val="a0"/>
    <w:link w:val="af5"/>
    <w:uiPriority w:val="99"/>
    <w:semiHidden/>
    <w:rsid w:val="001F0697"/>
    <w:rPr>
      <w:rFonts w:eastAsia="Times New Roman"/>
      <w:sz w:val="20"/>
      <w:szCs w:val="20"/>
      <w:lang w:eastAsia="ru-RU"/>
    </w:rPr>
  </w:style>
  <w:style w:type="character" w:styleId="af7">
    <w:name w:val="footnote reference"/>
    <w:basedOn w:val="a0"/>
    <w:semiHidden/>
    <w:unhideWhenUsed/>
    <w:rsid w:val="001F0697"/>
    <w:rPr>
      <w:vertAlign w:val="superscript"/>
    </w:rPr>
  </w:style>
  <w:style w:type="paragraph" w:styleId="32">
    <w:name w:val="Body Text 3"/>
    <w:basedOn w:val="a"/>
    <w:link w:val="33"/>
    <w:semiHidden/>
    <w:unhideWhenUsed/>
    <w:rsid w:val="001F0697"/>
    <w:pPr>
      <w:widowControl w:val="0"/>
      <w:spacing w:after="0" w:line="120" w:lineRule="atLeast"/>
      <w:jc w:val="both"/>
    </w:pPr>
    <w:rPr>
      <w:rFonts w:ascii="Arial" w:eastAsia="Times New Roman" w:hAnsi="Arial" w:cs="Times New Roman"/>
      <w:bCs/>
      <w:sz w:val="24"/>
      <w:szCs w:val="24"/>
      <w:lang w:val="x-none" w:eastAsia="ru-RU"/>
    </w:rPr>
  </w:style>
  <w:style w:type="character" w:customStyle="1" w:styleId="33">
    <w:name w:val="Основной текст 3 Знак"/>
    <w:basedOn w:val="a0"/>
    <w:link w:val="32"/>
    <w:semiHidden/>
    <w:rsid w:val="001F0697"/>
    <w:rPr>
      <w:rFonts w:ascii="Arial" w:eastAsia="Times New Roman" w:hAnsi="Arial" w:cs="Times New Roman"/>
      <w:bCs/>
      <w:sz w:val="24"/>
      <w:szCs w:val="24"/>
      <w:lang w:val="x-none" w:eastAsia="ru-RU"/>
    </w:rPr>
  </w:style>
  <w:style w:type="paragraph" w:styleId="af8">
    <w:name w:val="Plain Text"/>
    <w:basedOn w:val="a"/>
    <w:link w:val="af9"/>
    <w:uiPriority w:val="99"/>
    <w:unhideWhenUsed/>
    <w:rsid w:val="001F0697"/>
    <w:pPr>
      <w:spacing w:after="0" w:line="240" w:lineRule="auto"/>
    </w:pPr>
    <w:rPr>
      <w:rFonts w:ascii="Calibri" w:eastAsia="Times New Roman" w:hAnsi="Calibri"/>
      <w:szCs w:val="21"/>
      <w:lang w:eastAsia="ru-RU"/>
    </w:rPr>
  </w:style>
  <w:style w:type="character" w:customStyle="1" w:styleId="af9">
    <w:name w:val="Текст Знак"/>
    <w:basedOn w:val="a0"/>
    <w:link w:val="af8"/>
    <w:uiPriority w:val="99"/>
    <w:rsid w:val="001F0697"/>
    <w:rPr>
      <w:rFonts w:ascii="Calibri" w:eastAsia="Times New Roman" w:hAnsi="Calibri"/>
      <w:szCs w:val="21"/>
      <w:lang w:eastAsia="ru-RU"/>
    </w:rPr>
  </w:style>
  <w:style w:type="paragraph" w:styleId="afa">
    <w:name w:val="Body Text"/>
    <w:basedOn w:val="a"/>
    <w:link w:val="afb"/>
    <w:uiPriority w:val="99"/>
    <w:semiHidden/>
    <w:unhideWhenUsed/>
    <w:rsid w:val="001F0697"/>
    <w:pPr>
      <w:spacing w:after="120" w:line="276" w:lineRule="auto"/>
    </w:pPr>
    <w:rPr>
      <w:rFonts w:eastAsia="Times New Roman"/>
      <w:lang w:eastAsia="ru-RU"/>
    </w:rPr>
  </w:style>
  <w:style w:type="character" w:customStyle="1" w:styleId="afb">
    <w:name w:val="Основной текст Знак"/>
    <w:basedOn w:val="a0"/>
    <w:link w:val="afa"/>
    <w:uiPriority w:val="99"/>
    <w:semiHidden/>
    <w:rsid w:val="001F0697"/>
    <w:rPr>
      <w:rFonts w:eastAsia="Times New Roman"/>
      <w:lang w:eastAsia="ru-RU"/>
    </w:rPr>
  </w:style>
  <w:style w:type="paragraph" w:customStyle="1" w:styleId="afc">
    <w:name w:val="_РИС"/>
    <w:basedOn w:val="afd"/>
    <w:rsid w:val="001F0697"/>
    <w:pPr>
      <w:spacing w:before="120" w:after="180" w:line="240" w:lineRule="auto"/>
      <w:ind w:left="0"/>
      <w:jc w:val="center"/>
    </w:pPr>
    <w:rPr>
      <w:rFonts w:ascii="Times New Roman" w:hAnsi="Times New Roman" w:cs="Times New Roman"/>
      <w:i/>
      <w:sz w:val="26"/>
      <w:szCs w:val="26"/>
    </w:rPr>
  </w:style>
  <w:style w:type="paragraph" w:styleId="afd">
    <w:name w:val="Body Text Indent"/>
    <w:basedOn w:val="a"/>
    <w:link w:val="afe"/>
    <w:uiPriority w:val="99"/>
    <w:semiHidden/>
    <w:unhideWhenUsed/>
    <w:rsid w:val="001F0697"/>
    <w:pPr>
      <w:spacing w:after="120" w:line="276" w:lineRule="auto"/>
      <w:ind w:left="283"/>
    </w:pPr>
    <w:rPr>
      <w:rFonts w:eastAsia="Times New Roman"/>
      <w:lang w:eastAsia="ru-RU"/>
    </w:rPr>
  </w:style>
  <w:style w:type="character" w:customStyle="1" w:styleId="afe">
    <w:name w:val="Основной текст с отступом Знак"/>
    <w:basedOn w:val="a0"/>
    <w:link w:val="afd"/>
    <w:uiPriority w:val="99"/>
    <w:semiHidden/>
    <w:rsid w:val="001F0697"/>
    <w:rPr>
      <w:rFonts w:eastAsia="Times New Roman"/>
      <w:lang w:eastAsia="ru-RU"/>
    </w:rPr>
  </w:style>
  <w:style w:type="paragraph" w:styleId="aff">
    <w:name w:val="No Spacing"/>
    <w:uiPriority w:val="1"/>
    <w:qFormat/>
    <w:rsid w:val="001F0697"/>
    <w:pPr>
      <w:spacing w:after="0" w:line="240" w:lineRule="auto"/>
    </w:pPr>
    <w:rPr>
      <w:rFonts w:ascii="Times New Roman" w:eastAsia="Times New Roman" w:hAnsi="Times New Roman" w:cs="Times New Roman"/>
      <w:sz w:val="24"/>
      <w:szCs w:val="24"/>
      <w:lang w:eastAsia="ru-RU"/>
    </w:rPr>
  </w:style>
  <w:style w:type="character" w:styleId="aff0">
    <w:name w:val="Strong"/>
    <w:basedOn w:val="a0"/>
    <w:uiPriority w:val="22"/>
    <w:qFormat/>
    <w:rsid w:val="001F0697"/>
    <w:rPr>
      <w:b/>
      <w:bCs/>
    </w:rPr>
  </w:style>
  <w:style w:type="paragraph" w:styleId="aff1">
    <w:name w:val="Normal (Web)"/>
    <w:basedOn w:val="a"/>
    <w:uiPriority w:val="99"/>
    <w:unhideWhenUsed/>
    <w:rsid w:val="001F069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dar">
    <w:name w:val="udar"/>
    <w:basedOn w:val="a0"/>
    <w:rsid w:val="001F0697"/>
  </w:style>
  <w:style w:type="character" w:customStyle="1" w:styleId="apple-converted-space">
    <w:name w:val="apple-converted-space"/>
    <w:basedOn w:val="a0"/>
    <w:rsid w:val="001F0697"/>
  </w:style>
  <w:style w:type="character" w:customStyle="1" w:styleId="mw-headline">
    <w:name w:val="mw-headline"/>
    <w:basedOn w:val="a0"/>
    <w:rsid w:val="001F0697"/>
  </w:style>
  <w:style w:type="character" w:customStyle="1" w:styleId="40">
    <w:name w:val="Заголовок 4 Знак"/>
    <w:basedOn w:val="a0"/>
    <w:link w:val="4"/>
    <w:uiPriority w:val="9"/>
    <w:semiHidden/>
    <w:rsid w:val="001F0697"/>
    <w:rPr>
      <w:rFonts w:ascii="Cambria" w:eastAsia="Times New Roman" w:hAnsi="Cambria" w:cs="Times New Roman"/>
      <w:b/>
      <w:bCs/>
      <w:i/>
      <w:iCs/>
      <w:color w:val="4F81BD"/>
    </w:rPr>
  </w:style>
  <w:style w:type="character" w:customStyle="1" w:styleId="50">
    <w:name w:val="Заголовок 5 Знак"/>
    <w:basedOn w:val="a0"/>
    <w:link w:val="5"/>
    <w:uiPriority w:val="9"/>
    <w:semiHidden/>
    <w:rsid w:val="001F0697"/>
    <w:rPr>
      <w:rFonts w:ascii="Cambria" w:eastAsia="Times New Roman" w:hAnsi="Cambria" w:cs="Times New Roman"/>
      <w:color w:val="243F60"/>
    </w:rPr>
  </w:style>
  <w:style w:type="table" w:customStyle="1" w:styleId="--1">
    <w:name w:val="Стиль-Таблица-Сетка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
    <w:name w:val="Сетка таблицы5"/>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11">
    <w:name w:val="Стиль-Таблица-Сетка11"/>
    <w:basedOn w:val="a1"/>
    <w:next w:val="a3"/>
    <w:uiPriority w:val="59"/>
    <w:rsid w:val="001F0697"/>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3">
    <w:name w:val="Title"/>
    <w:basedOn w:val="a"/>
    <w:next w:val="a"/>
    <w:link w:val="af2"/>
    <w:uiPriority w:val="10"/>
    <w:qFormat/>
    <w:rsid w:val="001F0697"/>
    <w:pPr>
      <w:spacing w:after="0" w:line="240" w:lineRule="auto"/>
      <w:contextualSpacing/>
    </w:pPr>
    <w:rPr>
      <w:rFonts w:ascii="Cambria" w:eastAsia="Times New Roman" w:hAnsi="Cambria" w:cs="Times New Roman"/>
      <w:color w:val="17365D"/>
      <w:spacing w:val="5"/>
      <w:kern w:val="28"/>
      <w:sz w:val="52"/>
      <w:szCs w:val="52"/>
    </w:rPr>
  </w:style>
  <w:style w:type="character" w:customStyle="1" w:styleId="14">
    <w:name w:val="Заголовок Знак1"/>
    <w:basedOn w:val="a0"/>
    <w:uiPriority w:val="10"/>
    <w:rsid w:val="001F0697"/>
    <w:rPr>
      <w:rFonts w:asciiTheme="majorHAnsi" w:eastAsiaTheme="majorEastAsia" w:hAnsiTheme="majorHAnsi" w:cstheme="majorBidi"/>
      <w:spacing w:val="-10"/>
      <w:kern w:val="28"/>
      <w:sz w:val="56"/>
      <w:szCs w:val="56"/>
    </w:rPr>
  </w:style>
  <w:style w:type="character" w:customStyle="1" w:styleId="412">
    <w:name w:val="Заголовок 4 Знак1"/>
    <w:basedOn w:val="a0"/>
    <w:uiPriority w:val="9"/>
    <w:semiHidden/>
    <w:rsid w:val="001F0697"/>
    <w:rPr>
      <w:rFonts w:asciiTheme="majorHAnsi" w:eastAsiaTheme="majorEastAsia" w:hAnsiTheme="majorHAnsi" w:cstheme="majorBidi"/>
      <w:i/>
      <w:iCs/>
      <w:color w:val="2E74B5" w:themeColor="accent1" w:themeShade="BF"/>
    </w:rPr>
  </w:style>
  <w:style w:type="character" w:customStyle="1" w:styleId="511">
    <w:name w:val="Заголовок 5 Знак1"/>
    <w:basedOn w:val="a0"/>
    <w:uiPriority w:val="9"/>
    <w:semiHidden/>
    <w:rsid w:val="001F0697"/>
    <w:rPr>
      <w:rFonts w:asciiTheme="majorHAnsi" w:eastAsiaTheme="majorEastAsia" w:hAnsiTheme="majorHAnsi" w:cstheme="majorBidi"/>
      <w:color w:val="2E74B5" w:themeColor="accent1" w:themeShade="BF"/>
    </w:rPr>
  </w:style>
  <w:style w:type="paragraph" w:styleId="aff2">
    <w:name w:val="TOC Heading"/>
    <w:basedOn w:val="1"/>
    <w:next w:val="a"/>
    <w:uiPriority w:val="39"/>
    <w:unhideWhenUsed/>
    <w:qFormat/>
    <w:rsid w:val="000B5799"/>
    <w:pPr>
      <w:spacing w:before="240" w:line="259" w:lineRule="auto"/>
      <w:ind w:left="0"/>
      <w:jc w:val="left"/>
      <w:outlineLvl w:val="9"/>
    </w:pPr>
    <w:rPr>
      <w:rFonts w:asciiTheme="majorHAnsi" w:hAnsiTheme="majorHAnsi"/>
      <w:b w:val="0"/>
      <w:color w:val="2E74B5" w:themeColor="accent1" w:themeShade="BF"/>
      <w:sz w:val="32"/>
    </w:rPr>
  </w:style>
  <w:style w:type="paragraph" w:styleId="15">
    <w:name w:val="toc 1"/>
    <w:basedOn w:val="a"/>
    <w:next w:val="a"/>
    <w:autoRedefine/>
    <w:uiPriority w:val="39"/>
    <w:unhideWhenUsed/>
    <w:rsid w:val="000B5799"/>
    <w:pPr>
      <w:spacing w:after="100"/>
    </w:pPr>
  </w:style>
  <w:style w:type="paragraph" w:styleId="22">
    <w:name w:val="toc 2"/>
    <w:basedOn w:val="a"/>
    <w:next w:val="a"/>
    <w:autoRedefine/>
    <w:uiPriority w:val="39"/>
    <w:unhideWhenUsed/>
    <w:rsid w:val="000B5799"/>
    <w:pPr>
      <w:spacing w:after="100"/>
      <w:ind w:left="220"/>
    </w:pPr>
  </w:style>
  <w:style w:type="paragraph" w:styleId="34">
    <w:name w:val="toc 3"/>
    <w:basedOn w:val="a"/>
    <w:next w:val="a"/>
    <w:autoRedefine/>
    <w:uiPriority w:val="39"/>
    <w:unhideWhenUsed/>
    <w:rsid w:val="000B5799"/>
    <w:pPr>
      <w:spacing w:after="100"/>
      <w:ind w:left="440"/>
    </w:pPr>
  </w:style>
  <w:style w:type="table" w:customStyle="1" w:styleId="42">
    <w:name w:val="Сетка таблицы4"/>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520">
    <w:name w:val="Сетка таблицы52"/>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6">
    <w:name w:val="Сетка таблицы6"/>
    <w:basedOn w:val="a1"/>
    <w:next w:val="a3"/>
    <w:uiPriority w:val="59"/>
    <w:rsid w:val="00FF4C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439721">
      <w:bodyDiv w:val="1"/>
      <w:marLeft w:val="0"/>
      <w:marRight w:val="0"/>
      <w:marTop w:val="0"/>
      <w:marBottom w:val="0"/>
      <w:divBdr>
        <w:top w:val="none" w:sz="0" w:space="0" w:color="auto"/>
        <w:left w:val="none" w:sz="0" w:space="0" w:color="auto"/>
        <w:bottom w:val="none" w:sz="0" w:space="0" w:color="auto"/>
        <w:right w:val="none" w:sz="0" w:space="0" w:color="auto"/>
      </w:divBdr>
    </w:div>
    <w:div w:id="108820840">
      <w:bodyDiv w:val="1"/>
      <w:marLeft w:val="0"/>
      <w:marRight w:val="0"/>
      <w:marTop w:val="0"/>
      <w:marBottom w:val="0"/>
      <w:divBdr>
        <w:top w:val="none" w:sz="0" w:space="0" w:color="auto"/>
        <w:left w:val="none" w:sz="0" w:space="0" w:color="auto"/>
        <w:bottom w:val="none" w:sz="0" w:space="0" w:color="auto"/>
        <w:right w:val="none" w:sz="0" w:space="0" w:color="auto"/>
      </w:divBdr>
    </w:div>
    <w:div w:id="111560746">
      <w:bodyDiv w:val="1"/>
      <w:marLeft w:val="0"/>
      <w:marRight w:val="0"/>
      <w:marTop w:val="0"/>
      <w:marBottom w:val="0"/>
      <w:divBdr>
        <w:top w:val="none" w:sz="0" w:space="0" w:color="auto"/>
        <w:left w:val="none" w:sz="0" w:space="0" w:color="auto"/>
        <w:bottom w:val="none" w:sz="0" w:space="0" w:color="auto"/>
        <w:right w:val="none" w:sz="0" w:space="0" w:color="auto"/>
      </w:divBdr>
      <w:divsChild>
        <w:div w:id="986544823">
          <w:marLeft w:val="446"/>
          <w:marRight w:val="0"/>
          <w:marTop w:val="0"/>
          <w:marBottom w:val="0"/>
          <w:divBdr>
            <w:top w:val="none" w:sz="0" w:space="0" w:color="auto"/>
            <w:left w:val="none" w:sz="0" w:space="0" w:color="auto"/>
            <w:bottom w:val="none" w:sz="0" w:space="0" w:color="auto"/>
            <w:right w:val="none" w:sz="0" w:space="0" w:color="auto"/>
          </w:divBdr>
        </w:div>
        <w:div w:id="1759054107">
          <w:marLeft w:val="446"/>
          <w:marRight w:val="0"/>
          <w:marTop w:val="0"/>
          <w:marBottom w:val="0"/>
          <w:divBdr>
            <w:top w:val="none" w:sz="0" w:space="0" w:color="auto"/>
            <w:left w:val="none" w:sz="0" w:space="0" w:color="auto"/>
            <w:bottom w:val="none" w:sz="0" w:space="0" w:color="auto"/>
            <w:right w:val="none" w:sz="0" w:space="0" w:color="auto"/>
          </w:divBdr>
        </w:div>
        <w:div w:id="431441361">
          <w:marLeft w:val="446"/>
          <w:marRight w:val="0"/>
          <w:marTop w:val="0"/>
          <w:marBottom w:val="0"/>
          <w:divBdr>
            <w:top w:val="none" w:sz="0" w:space="0" w:color="auto"/>
            <w:left w:val="none" w:sz="0" w:space="0" w:color="auto"/>
            <w:bottom w:val="none" w:sz="0" w:space="0" w:color="auto"/>
            <w:right w:val="none" w:sz="0" w:space="0" w:color="auto"/>
          </w:divBdr>
        </w:div>
      </w:divsChild>
    </w:div>
    <w:div w:id="141048828">
      <w:bodyDiv w:val="1"/>
      <w:marLeft w:val="0"/>
      <w:marRight w:val="0"/>
      <w:marTop w:val="0"/>
      <w:marBottom w:val="0"/>
      <w:divBdr>
        <w:top w:val="none" w:sz="0" w:space="0" w:color="auto"/>
        <w:left w:val="none" w:sz="0" w:space="0" w:color="auto"/>
        <w:bottom w:val="none" w:sz="0" w:space="0" w:color="auto"/>
        <w:right w:val="none" w:sz="0" w:space="0" w:color="auto"/>
      </w:divBdr>
    </w:div>
    <w:div w:id="178131416">
      <w:bodyDiv w:val="1"/>
      <w:marLeft w:val="0"/>
      <w:marRight w:val="0"/>
      <w:marTop w:val="0"/>
      <w:marBottom w:val="0"/>
      <w:divBdr>
        <w:top w:val="none" w:sz="0" w:space="0" w:color="auto"/>
        <w:left w:val="none" w:sz="0" w:space="0" w:color="auto"/>
        <w:bottom w:val="none" w:sz="0" w:space="0" w:color="auto"/>
        <w:right w:val="none" w:sz="0" w:space="0" w:color="auto"/>
      </w:divBdr>
    </w:div>
    <w:div w:id="213080652">
      <w:bodyDiv w:val="1"/>
      <w:marLeft w:val="0"/>
      <w:marRight w:val="0"/>
      <w:marTop w:val="0"/>
      <w:marBottom w:val="0"/>
      <w:divBdr>
        <w:top w:val="none" w:sz="0" w:space="0" w:color="auto"/>
        <w:left w:val="none" w:sz="0" w:space="0" w:color="auto"/>
        <w:bottom w:val="none" w:sz="0" w:space="0" w:color="auto"/>
        <w:right w:val="none" w:sz="0" w:space="0" w:color="auto"/>
      </w:divBdr>
    </w:div>
    <w:div w:id="214514155">
      <w:bodyDiv w:val="1"/>
      <w:marLeft w:val="0"/>
      <w:marRight w:val="0"/>
      <w:marTop w:val="0"/>
      <w:marBottom w:val="0"/>
      <w:divBdr>
        <w:top w:val="none" w:sz="0" w:space="0" w:color="auto"/>
        <w:left w:val="none" w:sz="0" w:space="0" w:color="auto"/>
        <w:bottom w:val="none" w:sz="0" w:space="0" w:color="auto"/>
        <w:right w:val="none" w:sz="0" w:space="0" w:color="auto"/>
      </w:divBdr>
    </w:div>
    <w:div w:id="250242934">
      <w:bodyDiv w:val="1"/>
      <w:marLeft w:val="0"/>
      <w:marRight w:val="0"/>
      <w:marTop w:val="0"/>
      <w:marBottom w:val="0"/>
      <w:divBdr>
        <w:top w:val="none" w:sz="0" w:space="0" w:color="auto"/>
        <w:left w:val="none" w:sz="0" w:space="0" w:color="auto"/>
        <w:bottom w:val="none" w:sz="0" w:space="0" w:color="auto"/>
        <w:right w:val="none" w:sz="0" w:space="0" w:color="auto"/>
      </w:divBdr>
    </w:div>
    <w:div w:id="255211873">
      <w:bodyDiv w:val="1"/>
      <w:marLeft w:val="0"/>
      <w:marRight w:val="0"/>
      <w:marTop w:val="0"/>
      <w:marBottom w:val="0"/>
      <w:divBdr>
        <w:top w:val="none" w:sz="0" w:space="0" w:color="auto"/>
        <w:left w:val="none" w:sz="0" w:space="0" w:color="auto"/>
        <w:bottom w:val="none" w:sz="0" w:space="0" w:color="auto"/>
        <w:right w:val="none" w:sz="0" w:space="0" w:color="auto"/>
      </w:divBdr>
    </w:div>
    <w:div w:id="266890237">
      <w:bodyDiv w:val="1"/>
      <w:marLeft w:val="0"/>
      <w:marRight w:val="0"/>
      <w:marTop w:val="0"/>
      <w:marBottom w:val="0"/>
      <w:divBdr>
        <w:top w:val="none" w:sz="0" w:space="0" w:color="auto"/>
        <w:left w:val="none" w:sz="0" w:space="0" w:color="auto"/>
        <w:bottom w:val="none" w:sz="0" w:space="0" w:color="auto"/>
        <w:right w:val="none" w:sz="0" w:space="0" w:color="auto"/>
      </w:divBdr>
    </w:div>
    <w:div w:id="274601018">
      <w:bodyDiv w:val="1"/>
      <w:marLeft w:val="0"/>
      <w:marRight w:val="0"/>
      <w:marTop w:val="0"/>
      <w:marBottom w:val="0"/>
      <w:divBdr>
        <w:top w:val="none" w:sz="0" w:space="0" w:color="auto"/>
        <w:left w:val="none" w:sz="0" w:space="0" w:color="auto"/>
        <w:bottom w:val="none" w:sz="0" w:space="0" w:color="auto"/>
        <w:right w:val="none" w:sz="0" w:space="0" w:color="auto"/>
      </w:divBdr>
    </w:div>
    <w:div w:id="276839625">
      <w:bodyDiv w:val="1"/>
      <w:marLeft w:val="0"/>
      <w:marRight w:val="0"/>
      <w:marTop w:val="0"/>
      <w:marBottom w:val="0"/>
      <w:divBdr>
        <w:top w:val="none" w:sz="0" w:space="0" w:color="auto"/>
        <w:left w:val="none" w:sz="0" w:space="0" w:color="auto"/>
        <w:bottom w:val="none" w:sz="0" w:space="0" w:color="auto"/>
        <w:right w:val="none" w:sz="0" w:space="0" w:color="auto"/>
      </w:divBdr>
    </w:div>
    <w:div w:id="293560389">
      <w:bodyDiv w:val="1"/>
      <w:marLeft w:val="0"/>
      <w:marRight w:val="0"/>
      <w:marTop w:val="0"/>
      <w:marBottom w:val="0"/>
      <w:divBdr>
        <w:top w:val="none" w:sz="0" w:space="0" w:color="auto"/>
        <w:left w:val="none" w:sz="0" w:space="0" w:color="auto"/>
        <w:bottom w:val="none" w:sz="0" w:space="0" w:color="auto"/>
        <w:right w:val="none" w:sz="0" w:space="0" w:color="auto"/>
      </w:divBdr>
    </w:div>
    <w:div w:id="375354172">
      <w:bodyDiv w:val="1"/>
      <w:marLeft w:val="0"/>
      <w:marRight w:val="0"/>
      <w:marTop w:val="0"/>
      <w:marBottom w:val="0"/>
      <w:divBdr>
        <w:top w:val="none" w:sz="0" w:space="0" w:color="auto"/>
        <w:left w:val="none" w:sz="0" w:space="0" w:color="auto"/>
        <w:bottom w:val="none" w:sz="0" w:space="0" w:color="auto"/>
        <w:right w:val="none" w:sz="0" w:space="0" w:color="auto"/>
      </w:divBdr>
    </w:div>
    <w:div w:id="375399941">
      <w:bodyDiv w:val="1"/>
      <w:marLeft w:val="0"/>
      <w:marRight w:val="0"/>
      <w:marTop w:val="0"/>
      <w:marBottom w:val="0"/>
      <w:divBdr>
        <w:top w:val="none" w:sz="0" w:space="0" w:color="auto"/>
        <w:left w:val="none" w:sz="0" w:space="0" w:color="auto"/>
        <w:bottom w:val="none" w:sz="0" w:space="0" w:color="auto"/>
        <w:right w:val="none" w:sz="0" w:space="0" w:color="auto"/>
      </w:divBdr>
    </w:div>
    <w:div w:id="382946204">
      <w:bodyDiv w:val="1"/>
      <w:marLeft w:val="0"/>
      <w:marRight w:val="0"/>
      <w:marTop w:val="0"/>
      <w:marBottom w:val="0"/>
      <w:divBdr>
        <w:top w:val="none" w:sz="0" w:space="0" w:color="auto"/>
        <w:left w:val="none" w:sz="0" w:space="0" w:color="auto"/>
        <w:bottom w:val="none" w:sz="0" w:space="0" w:color="auto"/>
        <w:right w:val="none" w:sz="0" w:space="0" w:color="auto"/>
      </w:divBdr>
    </w:div>
    <w:div w:id="385178123">
      <w:bodyDiv w:val="1"/>
      <w:marLeft w:val="0"/>
      <w:marRight w:val="0"/>
      <w:marTop w:val="0"/>
      <w:marBottom w:val="0"/>
      <w:divBdr>
        <w:top w:val="none" w:sz="0" w:space="0" w:color="auto"/>
        <w:left w:val="none" w:sz="0" w:space="0" w:color="auto"/>
        <w:bottom w:val="none" w:sz="0" w:space="0" w:color="auto"/>
        <w:right w:val="none" w:sz="0" w:space="0" w:color="auto"/>
      </w:divBdr>
    </w:div>
    <w:div w:id="391544228">
      <w:bodyDiv w:val="1"/>
      <w:marLeft w:val="0"/>
      <w:marRight w:val="0"/>
      <w:marTop w:val="0"/>
      <w:marBottom w:val="0"/>
      <w:divBdr>
        <w:top w:val="none" w:sz="0" w:space="0" w:color="auto"/>
        <w:left w:val="none" w:sz="0" w:space="0" w:color="auto"/>
        <w:bottom w:val="none" w:sz="0" w:space="0" w:color="auto"/>
        <w:right w:val="none" w:sz="0" w:space="0" w:color="auto"/>
      </w:divBdr>
    </w:div>
    <w:div w:id="403453707">
      <w:bodyDiv w:val="1"/>
      <w:marLeft w:val="0"/>
      <w:marRight w:val="0"/>
      <w:marTop w:val="0"/>
      <w:marBottom w:val="0"/>
      <w:divBdr>
        <w:top w:val="none" w:sz="0" w:space="0" w:color="auto"/>
        <w:left w:val="none" w:sz="0" w:space="0" w:color="auto"/>
        <w:bottom w:val="none" w:sz="0" w:space="0" w:color="auto"/>
        <w:right w:val="none" w:sz="0" w:space="0" w:color="auto"/>
      </w:divBdr>
    </w:div>
    <w:div w:id="434787494">
      <w:bodyDiv w:val="1"/>
      <w:marLeft w:val="0"/>
      <w:marRight w:val="0"/>
      <w:marTop w:val="0"/>
      <w:marBottom w:val="0"/>
      <w:divBdr>
        <w:top w:val="none" w:sz="0" w:space="0" w:color="auto"/>
        <w:left w:val="none" w:sz="0" w:space="0" w:color="auto"/>
        <w:bottom w:val="none" w:sz="0" w:space="0" w:color="auto"/>
        <w:right w:val="none" w:sz="0" w:space="0" w:color="auto"/>
      </w:divBdr>
      <w:divsChild>
        <w:div w:id="961960428">
          <w:marLeft w:val="0"/>
          <w:marRight w:val="0"/>
          <w:marTop w:val="0"/>
          <w:marBottom w:val="0"/>
          <w:divBdr>
            <w:top w:val="none" w:sz="0" w:space="0" w:color="auto"/>
            <w:left w:val="none" w:sz="0" w:space="0" w:color="auto"/>
            <w:bottom w:val="none" w:sz="0" w:space="0" w:color="auto"/>
            <w:right w:val="none" w:sz="0" w:space="0" w:color="auto"/>
          </w:divBdr>
          <w:divsChild>
            <w:div w:id="396826455">
              <w:marLeft w:val="0"/>
              <w:marRight w:val="0"/>
              <w:marTop w:val="0"/>
              <w:marBottom w:val="0"/>
              <w:divBdr>
                <w:top w:val="none" w:sz="0" w:space="0" w:color="auto"/>
                <w:left w:val="none" w:sz="0" w:space="0" w:color="auto"/>
                <w:bottom w:val="none" w:sz="0" w:space="0" w:color="auto"/>
                <w:right w:val="none" w:sz="0" w:space="0" w:color="auto"/>
              </w:divBdr>
            </w:div>
            <w:div w:id="1902324963">
              <w:marLeft w:val="0"/>
              <w:marRight w:val="0"/>
              <w:marTop w:val="0"/>
              <w:marBottom w:val="0"/>
              <w:divBdr>
                <w:top w:val="none" w:sz="0" w:space="0" w:color="auto"/>
                <w:left w:val="none" w:sz="0" w:space="0" w:color="auto"/>
                <w:bottom w:val="none" w:sz="0" w:space="0" w:color="auto"/>
                <w:right w:val="none" w:sz="0" w:space="0" w:color="auto"/>
              </w:divBdr>
              <w:divsChild>
                <w:div w:id="2116248519">
                  <w:marLeft w:val="0"/>
                  <w:marRight w:val="0"/>
                  <w:marTop w:val="0"/>
                  <w:marBottom w:val="0"/>
                  <w:divBdr>
                    <w:top w:val="none" w:sz="0" w:space="0" w:color="auto"/>
                    <w:left w:val="none" w:sz="0" w:space="0" w:color="auto"/>
                    <w:bottom w:val="none" w:sz="0" w:space="0" w:color="auto"/>
                    <w:right w:val="none" w:sz="0" w:space="0" w:color="auto"/>
                  </w:divBdr>
                </w:div>
              </w:divsChild>
            </w:div>
            <w:div w:id="2014142415">
              <w:marLeft w:val="0"/>
              <w:marRight w:val="0"/>
              <w:marTop w:val="30"/>
              <w:marBottom w:val="0"/>
              <w:divBdr>
                <w:top w:val="none" w:sz="0" w:space="0" w:color="auto"/>
                <w:left w:val="none" w:sz="0" w:space="0" w:color="auto"/>
                <w:bottom w:val="none" w:sz="0" w:space="0" w:color="auto"/>
                <w:right w:val="none" w:sz="0" w:space="0" w:color="auto"/>
              </w:divBdr>
              <w:divsChild>
                <w:div w:id="79251975">
                  <w:marLeft w:val="0"/>
                  <w:marRight w:val="60"/>
                  <w:marTop w:val="0"/>
                  <w:marBottom w:val="0"/>
                  <w:divBdr>
                    <w:top w:val="none" w:sz="0" w:space="0" w:color="auto"/>
                    <w:left w:val="none" w:sz="0" w:space="0" w:color="auto"/>
                    <w:bottom w:val="none" w:sz="0" w:space="0" w:color="auto"/>
                    <w:right w:val="none" w:sz="0" w:space="0" w:color="auto"/>
                  </w:divBdr>
                </w:div>
                <w:div w:id="29992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193109">
          <w:marLeft w:val="0"/>
          <w:marRight w:val="0"/>
          <w:marTop w:val="0"/>
          <w:marBottom w:val="0"/>
          <w:divBdr>
            <w:top w:val="none" w:sz="0" w:space="0" w:color="auto"/>
            <w:left w:val="none" w:sz="0" w:space="0" w:color="auto"/>
            <w:bottom w:val="none" w:sz="0" w:space="0" w:color="auto"/>
            <w:right w:val="none" w:sz="0" w:space="0" w:color="auto"/>
          </w:divBdr>
          <w:divsChild>
            <w:div w:id="1367675213">
              <w:marLeft w:val="0"/>
              <w:marRight w:val="0"/>
              <w:marTop w:val="0"/>
              <w:marBottom w:val="0"/>
              <w:divBdr>
                <w:top w:val="none" w:sz="0" w:space="0" w:color="auto"/>
                <w:left w:val="none" w:sz="0" w:space="0" w:color="auto"/>
                <w:bottom w:val="none" w:sz="0" w:space="0" w:color="auto"/>
                <w:right w:val="none" w:sz="0" w:space="0" w:color="auto"/>
              </w:divBdr>
            </w:div>
            <w:div w:id="199603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879213">
      <w:bodyDiv w:val="1"/>
      <w:marLeft w:val="0"/>
      <w:marRight w:val="0"/>
      <w:marTop w:val="0"/>
      <w:marBottom w:val="0"/>
      <w:divBdr>
        <w:top w:val="none" w:sz="0" w:space="0" w:color="auto"/>
        <w:left w:val="none" w:sz="0" w:space="0" w:color="auto"/>
        <w:bottom w:val="none" w:sz="0" w:space="0" w:color="auto"/>
        <w:right w:val="none" w:sz="0" w:space="0" w:color="auto"/>
      </w:divBdr>
      <w:divsChild>
        <w:div w:id="284317890">
          <w:marLeft w:val="547"/>
          <w:marRight w:val="0"/>
          <w:marTop w:val="0"/>
          <w:marBottom w:val="0"/>
          <w:divBdr>
            <w:top w:val="none" w:sz="0" w:space="0" w:color="auto"/>
            <w:left w:val="none" w:sz="0" w:space="0" w:color="auto"/>
            <w:bottom w:val="none" w:sz="0" w:space="0" w:color="auto"/>
            <w:right w:val="none" w:sz="0" w:space="0" w:color="auto"/>
          </w:divBdr>
        </w:div>
        <w:div w:id="1002471083">
          <w:marLeft w:val="547"/>
          <w:marRight w:val="0"/>
          <w:marTop w:val="0"/>
          <w:marBottom w:val="0"/>
          <w:divBdr>
            <w:top w:val="none" w:sz="0" w:space="0" w:color="auto"/>
            <w:left w:val="none" w:sz="0" w:space="0" w:color="auto"/>
            <w:bottom w:val="none" w:sz="0" w:space="0" w:color="auto"/>
            <w:right w:val="none" w:sz="0" w:space="0" w:color="auto"/>
          </w:divBdr>
        </w:div>
        <w:div w:id="166404232">
          <w:marLeft w:val="547"/>
          <w:marRight w:val="0"/>
          <w:marTop w:val="0"/>
          <w:marBottom w:val="0"/>
          <w:divBdr>
            <w:top w:val="none" w:sz="0" w:space="0" w:color="auto"/>
            <w:left w:val="none" w:sz="0" w:space="0" w:color="auto"/>
            <w:bottom w:val="none" w:sz="0" w:space="0" w:color="auto"/>
            <w:right w:val="none" w:sz="0" w:space="0" w:color="auto"/>
          </w:divBdr>
        </w:div>
        <w:div w:id="1471901479">
          <w:marLeft w:val="547"/>
          <w:marRight w:val="0"/>
          <w:marTop w:val="0"/>
          <w:marBottom w:val="0"/>
          <w:divBdr>
            <w:top w:val="none" w:sz="0" w:space="0" w:color="auto"/>
            <w:left w:val="none" w:sz="0" w:space="0" w:color="auto"/>
            <w:bottom w:val="none" w:sz="0" w:space="0" w:color="auto"/>
            <w:right w:val="none" w:sz="0" w:space="0" w:color="auto"/>
          </w:divBdr>
        </w:div>
        <w:div w:id="276068047">
          <w:marLeft w:val="547"/>
          <w:marRight w:val="0"/>
          <w:marTop w:val="0"/>
          <w:marBottom w:val="0"/>
          <w:divBdr>
            <w:top w:val="none" w:sz="0" w:space="0" w:color="auto"/>
            <w:left w:val="none" w:sz="0" w:space="0" w:color="auto"/>
            <w:bottom w:val="none" w:sz="0" w:space="0" w:color="auto"/>
            <w:right w:val="none" w:sz="0" w:space="0" w:color="auto"/>
          </w:divBdr>
        </w:div>
        <w:div w:id="695498151">
          <w:marLeft w:val="547"/>
          <w:marRight w:val="0"/>
          <w:marTop w:val="0"/>
          <w:marBottom w:val="0"/>
          <w:divBdr>
            <w:top w:val="none" w:sz="0" w:space="0" w:color="auto"/>
            <w:left w:val="none" w:sz="0" w:space="0" w:color="auto"/>
            <w:bottom w:val="none" w:sz="0" w:space="0" w:color="auto"/>
            <w:right w:val="none" w:sz="0" w:space="0" w:color="auto"/>
          </w:divBdr>
        </w:div>
        <w:div w:id="1035278199">
          <w:marLeft w:val="547"/>
          <w:marRight w:val="0"/>
          <w:marTop w:val="0"/>
          <w:marBottom w:val="0"/>
          <w:divBdr>
            <w:top w:val="none" w:sz="0" w:space="0" w:color="auto"/>
            <w:left w:val="none" w:sz="0" w:space="0" w:color="auto"/>
            <w:bottom w:val="none" w:sz="0" w:space="0" w:color="auto"/>
            <w:right w:val="none" w:sz="0" w:space="0" w:color="auto"/>
          </w:divBdr>
        </w:div>
        <w:div w:id="1258708095">
          <w:marLeft w:val="547"/>
          <w:marRight w:val="0"/>
          <w:marTop w:val="0"/>
          <w:marBottom w:val="0"/>
          <w:divBdr>
            <w:top w:val="none" w:sz="0" w:space="0" w:color="auto"/>
            <w:left w:val="none" w:sz="0" w:space="0" w:color="auto"/>
            <w:bottom w:val="none" w:sz="0" w:space="0" w:color="auto"/>
            <w:right w:val="none" w:sz="0" w:space="0" w:color="auto"/>
          </w:divBdr>
        </w:div>
      </w:divsChild>
    </w:div>
    <w:div w:id="520775754">
      <w:bodyDiv w:val="1"/>
      <w:marLeft w:val="0"/>
      <w:marRight w:val="0"/>
      <w:marTop w:val="0"/>
      <w:marBottom w:val="0"/>
      <w:divBdr>
        <w:top w:val="none" w:sz="0" w:space="0" w:color="auto"/>
        <w:left w:val="none" w:sz="0" w:space="0" w:color="auto"/>
        <w:bottom w:val="none" w:sz="0" w:space="0" w:color="auto"/>
        <w:right w:val="none" w:sz="0" w:space="0" w:color="auto"/>
      </w:divBdr>
    </w:div>
    <w:div w:id="536160070">
      <w:bodyDiv w:val="1"/>
      <w:marLeft w:val="0"/>
      <w:marRight w:val="0"/>
      <w:marTop w:val="0"/>
      <w:marBottom w:val="0"/>
      <w:divBdr>
        <w:top w:val="none" w:sz="0" w:space="0" w:color="auto"/>
        <w:left w:val="none" w:sz="0" w:space="0" w:color="auto"/>
        <w:bottom w:val="none" w:sz="0" w:space="0" w:color="auto"/>
        <w:right w:val="none" w:sz="0" w:space="0" w:color="auto"/>
      </w:divBdr>
    </w:div>
    <w:div w:id="539972022">
      <w:bodyDiv w:val="1"/>
      <w:marLeft w:val="0"/>
      <w:marRight w:val="0"/>
      <w:marTop w:val="0"/>
      <w:marBottom w:val="0"/>
      <w:divBdr>
        <w:top w:val="none" w:sz="0" w:space="0" w:color="auto"/>
        <w:left w:val="none" w:sz="0" w:space="0" w:color="auto"/>
        <w:bottom w:val="none" w:sz="0" w:space="0" w:color="auto"/>
        <w:right w:val="none" w:sz="0" w:space="0" w:color="auto"/>
      </w:divBdr>
    </w:div>
    <w:div w:id="548421882">
      <w:bodyDiv w:val="1"/>
      <w:marLeft w:val="0"/>
      <w:marRight w:val="0"/>
      <w:marTop w:val="0"/>
      <w:marBottom w:val="0"/>
      <w:divBdr>
        <w:top w:val="none" w:sz="0" w:space="0" w:color="auto"/>
        <w:left w:val="none" w:sz="0" w:space="0" w:color="auto"/>
        <w:bottom w:val="none" w:sz="0" w:space="0" w:color="auto"/>
        <w:right w:val="none" w:sz="0" w:space="0" w:color="auto"/>
      </w:divBdr>
    </w:div>
    <w:div w:id="556204284">
      <w:bodyDiv w:val="1"/>
      <w:marLeft w:val="0"/>
      <w:marRight w:val="0"/>
      <w:marTop w:val="0"/>
      <w:marBottom w:val="0"/>
      <w:divBdr>
        <w:top w:val="none" w:sz="0" w:space="0" w:color="auto"/>
        <w:left w:val="none" w:sz="0" w:space="0" w:color="auto"/>
        <w:bottom w:val="none" w:sz="0" w:space="0" w:color="auto"/>
        <w:right w:val="none" w:sz="0" w:space="0" w:color="auto"/>
      </w:divBdr>
    </w:div>
    <w:div w:id="616376985">
      <w:bodyDiv w:val="1"/>
      <w:marLeft w:val="0"/>
      <w:marRight w:val="0"/>
      <w:marTop w:val="0"/>
      <w:marBottom w:val="0"/>
      <w:divBdr>
        <w:top w:val="none" w:sz="0" w:space="0" w:color="auto"/>
        <w:left w:val="none" w:sz="0" w:space="0" w:color="auto"/>
        <w:bottom w:val="none" w:sz="0" w:space="0" w:color="auto"/>
        <w:right w:val="none" w:sz="0" w:space="0" w:color="auto"/>
      </w:divBdr>
    </w:div>
    <w:div w:id="642930637">
      <w:bodyDiv w:val="1"/>
      <w:marLeft w:val="0"/>
      <w:marRight w:val="0"/>
      <w:marTop w:val="0"/>
      <w:marBottom w:val="0"/>
      <w:divBdr>
        <w:top w:val="none" w:sz="0" w:space="0" w:color="auto"/>
        <w:left w:val="none" w:sz="0" w:space="0" w:color="auto"/>
        <w:bottom w:val="none" w:sz="0" w:space="0" w:color="auto"/>
        <w:right w:val="none" w:sz="0" w:space="0" w:color="auto"/>
      </w:divBdr>
    </w:div>
    <w:div w:id="652024412">
      <w:bodyDiv w:val="1"/>
      <w:marLeft w:val="0"/>
      <w:marRight w:val="0"/>
      <w:marTop w:val="0"/>
      <w:marBottom w:val="0"/>
      <w:divBdr>
        <w:top w:val="none" w:sz="0" w:space="0" w:color="auto"/>
        <w:left w:val="none" w:sz="0" w:space="0" w:color="auto"/>
        <w:bottom w:val="none" w:sz="0" w:space="0" w:color="auto"/>
        <w:right w:val="none" w:sz="0" w:space="0" w:color="auto"/>
      </w:divBdr>
    </w:div>
    <w:div w:id="652216764">
      <w:bodyDiv w:val="1"/>
      <w:marLeft w:val="0"/>
      <w:marRight w:val="0"/>
      <w:marTop w:val="0"/>
      <w:marBottom w:val="0"/>
      <w:divBdr>
        <w:top w:val="none" w:sz="0" w:space="0" w:color="auto"/>
        <w:left w:val="none" w:sz="0" w:space="0" w:color="auto"/>
        <w:bottom w:val="none" w:sz="0" w:space="0" w:color="auto"/>
        <w:right w:val="none" w:sz="0" w:space="0" w:color="auto"/>
      </w:divBdr>
    </w:div>
    <w:div w:id="672803566">
      <w:bodyDiv w:val="1"/>
      <w:marLeft w:val="0"/>
      <w:marRight w:val="0"/>
      <w:marTop w:val="0"/>
      <w:marBottom w:val="0"/>
      <w:divBdr>
        <w:top w:val="none" w:sz="0" w:space="0" w:color="auto"/>
        <w:left w:val="none" w:sz="0" w:space="0" w:color="auto"/>
        <w:bottom w:val="none" w:sz="0" w:space="0" w:color="auto"/>
        <w:right w:val="none" w:sz="0" w:space="0" w:color="auto"/>
      </w:divBdr>
    </w:div>
    <w:div w:id="684674771">
      <w:bodyDiv w:val="1"/>
      <w:marLeft w:val="0"/>
      <w:marRight w:val="0"/>
      <w:marTop w:val="0"/>
      <w:marBottom w:val="0"/>
      <w:divBdr>
        <w:top w:val="none" w:sz="0" w:space="0" w:color="auto"/>
        <w:left w:val="none" w:sz="0" w:space="0" w:color="auto"/>
        <w:bottom w:val="none" w:sz="0" w:space="0" w:color="auto"/>
        <w:right w:val="none" w:sz="0" w:space="0" w:color="auto"/>
      </w:divBdr>
    </w:div>
    <w:div w:id="693464548">
      <w:bodyDiv w:val="1"/>
      <w:marLeft w:val="0"/>
      <w:marRight w:val="0"/>
      <w:marTop w:val="0"/>
      <w:marBottom w:val="0"/>
      <w:divBdr>
        <w:top w:val="none" w:sz="0" w:space="0" w:color="auto"/>
        <w:left w:val="none" w:sz="0" w:space="0" w:color="auto"/>
        <w:bottom w:val="none" w:sz="0" w:space="0" w:color="auto"/>
        <w:right w:val="none" w:sz="0" w:space="0" w:color="auto"/>
      </w:divBdr>
    </w:div>
    <w:div w:id="711275140">
      <w:bodyDiv w:val="1"/>
      <w:marLeft w:val="0"/>
      <w:marRight w:val="0"/>
      <w:marTop w:val="0"/>
      <w:marBottom w:val="0"/>
      <w:divBdr>
        <w:top w:val="none" w:sz="0" w:space="0" w:color="auto"/>
        <w:left w:val="none" w:sz="0" w:space="0" w:color="auto"/>
        <w:bottom w:val="none" w:sz="0" w:space="0" w:color="auto"/>
        <w:right w:val="none" w:sz="0" w:space="0" w:color="auto"/>
      </w:divBdr>
    </w:div>
    <w:div w:id="716471653">
      <w:bodyDiv w:val="1"/>
      <w:marLeft w:val="0"/>
      <w:marRight w:val="0"/>
      <w:marTop w:val="0"/>
      <w:marBottom w:val="0"/>
      <w:divBdr>
        <w:top w:val="none" w:sz="0" w:space="0" w:color="auto"/>
        <w:left w:val="none" w:sz="0" w:space="0" w:color="auto"/>
        <w:bottom w:val="none" w:sz="0" w:space="0" w:color="auto"/>
        <w:right w:val="none" w:sz="0" w:space="0" w:color="auto"/>
      </w:divBdr>
    </w:div>
    <w:div w:id="804858457">
      <w:bodyDiv w:val="1"/>
      <w:marLeft w:val="0"/>
      <w:marRight w:val="0"/>
      <w:marTop w:val="0"/>
      <w:marBottom w:val="0"/>
      <w:divBdr>
        <w:top w:val="none" w:sz="0" w:space="0" w:color="auto"/>
        <w:left w:val="none" w:sz="0" w:space="0" w:color="auto"/>
        <w:bottom w:val="none" w:sz="0" w:space="0" w:color="auto"/>
        <w:right w:val="none" w:sz="0" w:space="0" w:color="auto"/>
      </w:divBdr>
    </w:div>
    <w:div w:id="808011604">
      <w:bodyDiv w:val="1"/>
      <w:marLeft w:val="0"/>
      <w:marRight w:val="0"/>
      <w:marTop w:val="0"/>
      <w:marBottom w:val="0"/>
      <w:divBdr>
        <w:top w:val="none" w:sz="0" w:space="0" w:color="auto"/>
        <w:left w:val="none" w:sz="0" w:space="0" w:color="auto"/>
        <w:bottom w:val="none" w:sz="0" w:space="0" w:color="auto"/>
        <w:right w:val="none" w:sz="0" w:space="0" w:color="auto"/>
      </w:divBdr>
    </w:div>
    <w:div w:id="815028383">
      <w:bodyDiv w:val="1"/>
      <w:marLeft w:val="0"/>
      <w:marRight w:val="0"/>
      <w:marTop w:val="0"/>
      <w:marBottom w:val="0"/>
      <w:divBdr>
        <w:top w:val="none" w:sz="0" w:space="0" w:color="auto"/>
        <w:left w:val="none" w:sz="0" w:space="0" w:color="auto"/>
        <w:bottom w:val="none" w:sz="0" w:space="0" w:color="auto"/>
        <w:right w:val="none" w:sz="0" w:space="0" w:color="auto"/>
      </w:divBdr>
    </w:div>
    <w:div w:id="878207156">
      <w:bodyDiv w:val="1"/>
      <w:marLeft w:val="0"/>
      <w:marRight w:val="0"/>
      <w:marTop w:val="0"/>
      <w:marBottom w:val="0"/>
      <w:divBdr>
        <w:top w:val="none" w:sz="0" w:space="0" w:color="auto"/>
        <w:left w:val="none" w:sz="0" w:space="0" w:color="auto"/>
        <w:bottom w:val="none" w:sz="0" w:space="0" w:color="auto"/>
        <w:right w:val="none" w:sz="0" w:space="0" w:color="auto"/>
      </w:divBdr>
    </w:div>
    <w:div w:id="904418795">
      <w:bodyDiv w:val="1"/>
      <w:marLeft w:val="0"/>
      <w:marRight w:val="0"/>
      <w:marTop w:val="0"/>
      <w:marBottom w:val="0"/>
      <w:divBdr>
        <w:top w:val="none" w:sz="0" w:space="0" w:color="auto"/>
        <w:left w:val="none" w:sz="0" w:space="0" w:color="auto"/>
        <w:bottom w:val="none" w:sz="0" w:space="0" w:color="auto"/>
        <w:right w:val="none" w:sz="0" w:space="0" w:color="auto"/>
      </w:divBdr>
    </w:div>
    <w:div w:id="908273253">
      <w:bodyDiv w:val="1"/>
      <w:marLeft w:val="0"/>
      <w:marRight w:val="0"/>
      <w:marTop w:val="0"/>
      <w:marBottom w:val="0"/>
      <w:divBdr>
        <w:top w:val="none" w:sz="0" w:space="0" w:color="auto"/>
        <w:left w:val="none" w:sz="0" w:space="0" w:color="auto"/>
        <w:bottom w:val="none" w:sz="0" w:space="0" w:color="auto"/>
        <w:right w:val="none" w:sz="0" w:space="0" w:color="auto"/>
      </w:divBdr>
    </w:div>
    <w:div w:id="911164443">
      <w:bodyDiv w:val="1"/>
      <w:marLeft w:val="0"/>
      <w:marRight w:val="0"/>
      <w:marTop w:val="0"/>
      <w:marBottom w:val="0"/>
      <w:divBdr>
        <w:top w:val="none" w:sz="0" w:space="0" w:color="auto"/>
        <w:left w:val="none" w:sz="0" w:space="0" w:color="auto"/>
        <w:bottom w:val="none" w:sz="0" w:space="0" w:color="auto"/>
        <w:right w:val="none" w:sz="0" w:space="0" w:color="auto"/>
      </w:divBdr>
    </w:div>
    <w:div w:id="984166948">
      <w:bodyDiv w:val="1"/>
      <w:marLeft w:val="0"/>
      <w:marRight w:val="0"/>
      <w:marTop w:val="0"/>
      <w:marBottom w:val="0"/>
      <w:divBdr>
        <w:top w:val="none" w:sz="0" w:space="0" w:color="auto"/>
        <w:left w:val="none" w:sz="0" w:space="0" w:color="auto"/>
        <w:bottom w:val="none" w:sz="0" w:space="0" w:color="auto"/>
        <w:right w:val="none" w:sz="0" w:space="0" w:color="auto"/>
      </w:divBdr>
    </w:div>
    <w:div w:id="990909472">
      <w:bodyDiv w:val="1"/>
      <w:marLeft w:val="0"/>
      <w:marRight w:val="0"/>
      <w:marTop w:val="0"/>
      <w:marBottom w:val="0"/>
      <w:divBdr>
        <w:top w:val="none" w:sz="0" w:space="0" w:color="auto"/>
        <w:left w:val="none" w:sz="0" w:space="0" w:color="auto"/>
        <w:bottom w:val="none" w:sz="0" w:space="0" w:color="auto"/>
        <w:right w:val="none" w:sz="0" w:space="0" w:color="auto"/>
      </w:divBdr>
    </w:div>
    <w:div w:id="1010639090">
      <w:bodyDiv w:val="1"/>
      <w:marLeft w:val="0"/>
      <w:marRight w:val="0"/>
      <w:marTop w:val="0"/>
      <w:marBottom w:val="0"/>
      <w:divBdr>
        <w:top w:val="none" w:sz="0" w:space="0" w:color="auto"/>
        <w:left w:val="none" w:sz="0" w:space="0" w:color="auto"/>
        <w:bottom w:val="none" w:sz="0" w:space="0" w:color="auto"/>
        <w:right w:val="none" w:sz="0" w:space="0" w:color="auto"/>
      </w:divBdr>
    </w:div>
    <w:div w:id="1021279035">
      <w:bodyDiv w:val="1"/>
      <w:marLeft w:val="0"/>
      <w:marRight w:val="0"/>
      <w:marTop w:val="0"/>
      <w:marBottom w:val="0"/>
      <w:divBdr>
        <w:top w:val="none" w:sz="0" w:space="0" w:color="auto"/>
        <w:left w:val="none" w:sz="0" w:space="0" w:color="auto"/>
        <w:bottom w:val="none" w:sz="0" w:space="0" w:color="auto"/>
        <w:right w:val="none" w:sz="0" w:space="0" w:color="auto"/>
      </w:divBdr>
    </w:div>
    <w:div w:id="1022434802">
      <w:bodyDiv w:val="1"/>
      <w:marLeft w:val="0"/>
      <w:marRight w:val="0"/>
      <w:marTop w:val="0"/>
      <w:marBottom w:val="0"/>
      <w:divBdr>
        <w:top w:val="none" w:sz="0" w:space="0" w:color="auto"/>
        <w:left w:val="none" w:sz="0" w:space="0" w:color="auto"/>
        <w:bottom w:val="none" w:sz="0" w:space="0" w:color="auto"/>
        <w:right w:val="none" w:sz="0" w:space="0" w:color="auto"/>
      </w:divBdr>
      <w:divsChild>
        <w:div w:id="1770463719">
          <w:marLeft w:val="0"/>
          <w:marRight w:val="0"/>
          <w:marTop w:val="0"/>
          <w:marBottom w:val="0"/>
          <w:divBdr>
            <w:top w:val="none" w:sz="0" w:space="0" w:color="auto"/>
            <w:left w:val="none" w:sz="0" w:space="0" w:color="auto"/>
            <w:bottom w:val="none" w:sz="0" w:space="0" w:color="auto"/>
            <w:right w:val="none" w:sz="0" w:space="0" w:color="auto"/>
          </w:divBdr>
        </w:div>
      </w:divsChild>
    </w:div>
    <w:div w:id="1037850161">
      <w:bodyDiv w:val="1"/>
      <w:marLeft w:val="0"/>
      <w:marRight w:val="0"/>
      <w:marTop w:val="0"/>
      <w:marBottom w:val="0"/>
      <w:divBdr>
        <w:top w:val="none" w:sz="0" w:space="0" w:color="auto"/>
        <w:left w:val="none" w:sz="0" w:space="0" w:color="auto"/>
        <w:bottom w:val="none" w:sz="0" w:space="0" w:color="auto"/>
        <w:right w:val="none" w:sz="0" w:space="0" w:color="auto"/>
      </w:divBdr>
    </w:div>
    <w:div w:id="1056733680">
      <w:bodyDiv w:val="1"/>
      <w:marLeft w:val="0"/>
      <w:marRight w:val="0"/>
      <w:marTop w:val="0"/>
      <w:marBottom w:val="0"/>
      <w:divBdr>
        <w:top w:val="none" w:sz="0" w:space="0" w:color="auto"/>
        <w:left w:val="none" w:sz="0" w:space="0" w:color="auto"/>
        <w:bottom w:val="none" w:sz="0" w:space="0" w:color="auto"/>
        <w:right w:val="none" w:sz="0" w:space="0" w:color="auto"/>
      </w:divBdr>
    </w:div>
    <w:div w:id="1074931979">
      <w:bodyDiv w:val="1"/>
      <w:marLeft w:val="0"/>
      <w:marRight w:val="0"/>
      <w:marTop w:val="0"/>
      <w:marBottom w:val="0"/>
      <w:divBdr>
        <w:top w:val="none" w:sz="0" w:space="0" w:color="auto"/>
        <w:left w:val="none" w:sz="0" w:space="0" w:color="auto"/>
        <w:bottom w:val="none" w:sz="0" w:space="0" w:color="auto"/>
        <w:right w:val="none" w:sz="0" w:space="0" w:color="auto"/>
      </w:divBdr>
    </w:div>
    <w:div w:id="1085881094">
      <w:bodyDiv w:val="1"/>
      <w:marLeft w:val="0"/>
      <w:marRight w:val="0"/>
      <w:marTop w:val="0"/>
      <w:marBottom w:val="0"/>
      <w:divBdr>
        <w:top w:val="none" w:sz="0" w:space="0" w:color="auto"/>
        <w:left w:val="none" w:sz="0" w:space="0" w:color="auto"/>
        <w:bottom w:val="none" w:sz="0" w:space="0" w:color="auto"/>
        <w:right w:val="none" w:sz="0" w:space="0" w:color="auto"/>
      </w:divBdr>
    </w:div>
    <w:div w:id="1111586879">
      <w:bodyDiv w:val="1"/>
      <w:marLeft w:val="0"/>
      <w:marRight w:val="0"/>
      <w:marTop w:val="0"/>
      <w:marBottom w:val="0"/>
      <w:divBdr>
        <w:top w:val="none" w:sz="0" w:space="0" w:color="auto"/>
        <w:left w:val="none" w:sz="0" w:space="0" w:color="auto"/>
        <w:bottom w:val="none" w:sz="0" w:space="0" w:color="auto"/>
        <w:right w:val="none" w:sz="0" w:space="0" w:color="auto"/>
      </w:divBdr>
    </w:div>
    <w:div w:id="1133788198">
      <w:bodyDiv w:val="1"/>
      <w:marLeft w:val="0"/>
      <w:marRight w:val="0"/>
      <w:marTop w:val="0"/>
      <w:marBottom w:val="0"/>
      <w:divBdr>
        <w:top w:val="none" w:sz="0" w:space="0" w:color="auto"/>
        <w:left w:val="none" w:sz="0" w:space="0" w:color="auto"/>
        <w:bottom w:val="none" w:sz="0" w:space="0" w:color="auto"/>
        <w:right w:val="none" w:sz="0" w:space="0" w:color="auto"/>
      </w:divBdr>
    </w:div>
    <w:div w:id="1168789615">
      <w:bodyDiv w:val="1"/>
      <w:marLeft w:val="0"/>
      <w:marRight w:val="0"/>
      <w:marTop w:val="0"/>
      <w:marBottom w:val="0"/>
      <w:divBdr>
        <w:top w:val="none" w:sz="0" w:space="0" w:color="auto"/>
        <w:left w:val="none" w:sz="0" w:space="0" w:color="auto"/>
        <w:bottom w:val="none" w:sz="0" w:space="0" w:color="auto"/>
        <w:right w:val="none" w:sz="0" w:space="0" w:color="auto"/>
      </w:divBdr>
    </w:div>
    <w:div w:id="1176379896">
      <w:bodyDiv w:val="1"/>
      <w:marLeft w:val="0"/>
      <w:marRight w:val="0"/>
      <w:marTop w:val="0"/>
      <w:marBottom w:val="0"/>
      <w:divBdr>
        <w:top w:val="none" w:sz="0" w:space="0" w:color="auto"/>
        <w:left w:val="none" w:sz="0" w:space="0" w:color="auto"/>
        <w:bottom w:val="none" w:sz="0" w:space="0" w:color="auto"/>
        <w:right w:val="none" w:sz="0" w:space="0" w:color="auto"/>
      </w:divBdr>
    </w:div>
    <w:div w:id="1178419802">
      <w:bodyDiv w:val="1"/>
      <w:marLeft w:val="0"/>
      <w:marRight w:val="0"/>
      <w:marTop w:val="0"/>
      <w:marBottom w:val="0"/>
      <w:divBdr>
        <w:top w:val="none" w:sz="0" w:space="0" w:color="auto"/>
        <w:left w:val="none" w:sz="0" w:space="0" w:color="auto"/>
        <w:bottom w:val="none" w:sz="0" w:space="0" w:color="auto"/>
        <w:right w:val="none" w:sz="0" w:space="0" w:color="auto"/>
      </w:divBdr>
      <w:divsChild>
        <w:div w:id="509217713">
          <w:marLeft w:val="446"/>
          <w:marRight w:val="0"/>
          <w:marTop w:val="0"/>
          <w:marBottom w:val="0"/>
          <w:divBdr>
            <w:top w:val="none" w:sz="0" w:space="0" w:color="auto"/>
            <w:left w:val="none" w:sz="0" w:space="0" w:color="auto"/>
            <w:bottom w:val="none" w:sz="0" w:space="0" w:color="auto"/>
            <w:right w:val="none" w:sz="0" w:space="0" w:color="auto"/>
          </w:divBdr>
        </w:div>
        <w:div w:id="1288469818">
          <w:marLeft w:val="446"/>
          <w:marRight w:val="0"/>
          <w:marTop w:val="0"/>
          <w:marBottom w:val="0"/>
          <w:divBdr>
            <w:top w:val="none" w:sz="0" w:space="0" w:color="auto"/>
            <w:left w:val="none" w:sz="0" w:space="0" w:color="auto"/>
            <w:bottom w:val="none" w:sz="0" w:space="0" w:color="auto"/>
            <w:right w:val="none" w:sz="0" w:space="0" w:color="auto"/>
          </w:divBdr>
        </w:div>
      </w:divsChild>
    </w:div>
    <w:div w:id="1193492681">
      <w:bodyDiv w:val="1"/>
      <w:marLeft w:val="0"/>
      <w:marRight w:val="0"/>
      <w:marTop w:val="0"/>
      <w:marBottom w:val="0"/>
      <w:divBdr>
        <w:top w:val="none" w:sz="0" w:space="0" w:color="auto"/>
        <w:left w:val="none" w:sz="0" w:space="0" w:color="auto"/>
        <w:bottom w:val="none" w:sz="0" w:space="0" w:color="auto"/>
        <w:right w:val="none" w:sz="0" w:space="0" w:color="auto"/>
      </w:divBdr>
    </w:div>
    <w:div w:id="1206941052">
      <w:bodyDiv w:val="1"/>
      <w:marLeft w:val="0"/>
      <w:marRight w:val="0"/>
      <w:marTop w:val="0"/>
      <w:marBottom w:val="0"/>
      <w:divBdr>
        <w:top w:val="none" w:sz="0" w:space="0" w:color="auto"/>
        <w:left w:val="none" w:sz="0" w:space="0" w:color="auto"/>
        <w:bottom w:val="none" w:sz="0" w:space="0" w:color="auto"/>
        <w:right w:val="none" w:sz="0" w:space="0" w:color="auto"/>
      </w:divBdr>
    </w:div>
    <w:div w:id="1208183508">
      <w:bodyDiv w:val="1"/>
      <w:marLeft w:val="0"/>
      <w:marRight w:val="0"/>
      <w:marTop w:val="0"/>
      <w:marBottom w:val="0"/>
      <w:divBdr>
        <w:top w:val="none" w:sz="0" w:space="0" w:color="auto"/>
        <w:left w:val="none" w:sz="0" w:space="0" w:color="auto"/>
        <w:bottom w:val="none" w:sz="0" w:space="0" w:color="auto"/>
        <w:right w:val="none" w:sz="0" w:space="0" w:color="auto"/>
      </w:divBdr>
    </w:div>
    <w:div w:id="1306155973">
      <w:bodyDiv w:val="1"/>
      <w:marLeft w:val="0"/>
      <w:marRight w:val="0"/>
      <w:marTop w:val="0"/>
      <w:marBottom w:val="0"/>
      <w:divBdr>
        <w:top w:val="none" w:sz="0" w:space="0" w:color="auto"/>
        <w:left w:val="none" w:sz="0" w:space="0" w:color="auto"/>
        <w:bottom w:val="none" w:sz="0" w:space="0" w:color="auto"/>
        <w:right w:val="none" w:sz="0" w:space="0" w:color="auto"/>
      </w:divBdr>
    </w:div>
    <w:div w:id="1324578631">
      <w:bodyDiv w:val="1"/>
      <w:marLeft w:val="0"/>
      <w:marRight w:val="0"/>
      <w:marTop w:val="0"/>
      <w:marBottom w:val="0"/>
      <w:divBdr>
        <w:top w:val="none" w:sz="0" w:space="0" w:color="auto"/>
        <w:left w:val="none" w:sz="0" w:space="0" w:color="auto"/>
        <w:bottom w:val="none" w:sz="0" w:space="0" w:color="auto"/>
        <w:right w:val="none" w:sz="0" w:space="0" w:color="auto"/>
      </w:divBdr>
      <w:divsChild>
        <w:div w:id="1717468259">
          <w:marLeft w:val="547"/>
          <w:marRight w:val="0"/>
          <w:marTop w:val="0"/>
          <w:marBottom w:val="0"/>
          <w:divBdr>
            <w:top w:val="none" w:sz="0" w:space="0" w:color="auto"/>
            <w:left w:val="none" w:sz="0" w:space="0" w:color="auto"/>
            <w:bottom w:val="none" w:sz="0" w:space="0" w:color="auto"/>
            <w:right w:val="none" w:sz="0" w:space="0" w:color="auto"/>
          </w:divBdr>
        </w:div>
        <w:div w:id="163328989">
          <w:marLeft w:val="547"/>
          <w:marRight w:val="0"/>
          <w:marTop w:val="0"/>
          <w:marBottom w:val="0"/>
          <w:divBdr>
            <w:top w:val="none" w:sz="0" w:space="0" w:color="auto"/>
            <w:left w:val="none" w:sz="0" w:space="0" w:color="auto"/>
            <w:bottom w:val="none" w:sz="0" w:space="0" w:color="auto"/>
            <w:right w:val="none" w:sz="0" w:space="0" w:color="auto"/>
          </w:divBdr>
        </w:div>
        <w:div w:id="1183789178">
          <w:marLeft w:val="547"/>
          <w:marRight w:val="0"/>
          <w:marTop w:val="0"/>
          <w:marBottom w:val="0"/>
          <w:divBdr>
            <w:top w:val="none" w:sz="0" w:space="0" w:color="auto"/>
            <w:left w:val="none" w:sz="0" w:space="0" w:color="auto"/>
            <w:bottom w:val="none" w:sz="0" w:space="0" w:color="auto"/>
            <w:right w:val="none" w:sz="0" w:space="0" w:color="auto"/>
          </w:divBdr>
        </w:div>
        <w:div w:id="1522206805">
          <w:marLeft w:val="547"/>
          <w:marRight w:val="0"/>
          <w:marTop w:val="0"/>
          <w:marBottom w:val="0"/>
          <w:divBdr>
            <w:top w:val="none" w:sz="0" w:space="0" w:color="auto"/>
            <w:left w:val="none" w:sz="0" w:space="0" w:color="auto"/>
            <w:bottom w:val="none" w:sz="0" w:space="0" w:color="auto"/>
            <w:right w:val="none" w:sz="0" w:space="0" w:color="auto"/>
          </w:divBdr>
        </w:div>
        <w:div w:id="2124303287">
          <w:marLeft w:val="547"/>
          <w:marRight w:val="0"/>
          <w:marTop w:val="0"/>
          <w:marBottom w:val="0"/>
          <w:divBdr>
            <w:top w:val="none" w:sz="0" w:space="0" w:color="auto"/>
            <w:left w:val="none" w:sz="0" w:space="0" w:color="auto"/>
            <w:bottom w:val="none" w:sz="0" w:space="0" w:color="auto"/>
            <w:right w:val="none" w:sz="0" w:space="0" w:color="auto"/>
          </w:divBdr>
        </w:div>
        <w:div w:id="1175001118">
          <w:marLeft w:val="547"/>
          <w:marRight w:val="0"/>
          <w:marTop w:val="0"/>
          <w:marBottom w:val="0"/>
          <w:divBdr>
            <w:top w:val="none" w:sz="0" w:space="0" w:color="auto"/>
            <w:left w:val="none" w:sz="0" w:space="0" w:color="auto"/>
            <w:bottom w:val="none" w:sz="0" w:space="0" w:color="auto"/>
            <w:right w:val="none" w:sz="0" w:space="0" w:color="auto"/>
          </w:divBdr>
        </w:div>
        <w:div w:id="451094235">
          <w:marLeft w:val="547"/>
          <w:marRight w:val="0"/>
          <w:marTop w:val="0"/>
          <w:marBottom w:val="0"/>
          <w:divBdr>
            <w:top w:val="none" w:sz="0" w:space="0" w:color="auto"/>
            <w:left w:val="none" w:sz="0" w:space="0" w:color="auto"/>
            <w:bottom w:val="none" w:sz="0" w:space="0" w:color="auto"/>
            <w:right w:val="none" w:sz="0" w:space="0" w:color="auto"/>
          </w:divBdr>
        </w:div>
        <w:div w:id="1012410987">
          <w:marLeft w:val="547"/>
          <w:marRight w:val="0"/>
          <w:marTop w:val="0"/>
          <w:marBottom w:val="0"/>
          <w:divBdr>
            <w:top w:val="none" w:sz="0" w:space="0" w:color="auto"/>
            <w:left w:val="none" w:sz="0" w:space="0" w:color="auto"/>
            <w:bottom w:val="none" w:sz="0" w:space="0" w:color="auto"/>
            <w:right w:val="none" w:sz="0" w:space="0" w:color="auto"/>
          </w:divBdr>
        </w:div>
      </w:divsChild>
    </w:div>
    <w:div w:id="1336345087">
      <w:bodyDiv w:val="1"/>
      <w:marLeft w:val="0"/>
      <w:marRight w:val="0"/>
      <w:marTop w:val="0"/>
      <w:marBottom w:val="0"/>
      <w:divBdr>
        <w:top w:val="none" w:sz="0" w:space="0" w:color="auto"/>
        <w:left w:val="none" w:sz="0" w:space="0" w:color="auto"/>
        <w:bottom w:val="none" w:sz="0" w:space="0" w:color="auto"/>
        <w:right w:val="none" w:sz="0" w:space="0" w:color="auto"/>
      </w:divBdr>
    </w:div>
    <w:div w:id="1336499267">
      <w:bodyDiv w:val="1"/>
      <w:marLeft w:val="0"/>
      <w:marRight w:val="0"/>
      <w:marTop w:val="0"/>
      <w:marBottom w:val="0"/>
      <w:divBdr>
        <w:top w:val="none" w:sz="0" w:space="0" w:color="auto"/>
        <w:left w:val="none" w:sz="0" w:space="0" w:color="auto"/>
        <w:bottom w:val="none" w:sz="0" w:space="0" w:color="auto"/>
        <w:right w:val="none" w:sz="0" w:space="0" w:color="auto"/>
      </w:divBdr>
    </w:div>
    <w:div w:id="1338191143">
      <w:bodyDiv w:val="1"/>
      <w:marLeft w:val="0"/>
      <w:marRight w:val="0"/>
      <w:marTop w:val="0"/>
      <w:marBottom w:val="0"/>
      <w:divBdr>
        <w:top w:val="none" w:sz="0" w:space="0" w:color="auto"/>
        <w:left w:val="none" w:sz="0" w:space="0" w:color="auto"/>
        <w:bottom w:val="none" w:sz="0" w:space="0" w:color="auto"/>
        <w:right w:val="none" w:sz="0" w:space="0" w:color="auto"/>
      </w:divBdr>
    </w:div>
    <w:div w:id="1349024722">
      <w:bodyDiv w:val="1"/>
      <w:marLeft w:val="0"/>
      <w:marRight w:val="0"/>
      <w:marTop w:val="0"/>
      <w:marBottom w:val="0"/>
      <w:divBdr>
        <w:top w:val="none" w:sz="0" w:space="0" w:color="auto"/>
        <w:left w:val="none" w:sz="0" w:space="0" w:color="auto"/>
        <w:bottom w:val="none" w:sz="0" w:space="0" w:color="auto"/>
        <w:right w:val="none" w:sz="0" w:space="0" w:color="auto"/>
      </w:divBdr>
    </w:div>
    <w:div w:id="1363823167">
      <w:bodyDiv w:val="1"/>
      <w:marLeft w:val="0"/>
      <w:marRight w:val="0"/>
      <w:marTop w:val="0"/>
      <w:marBottom w:val="0"/>
      <w:divBdr>
        <w:top w:val="none" w:sz="0" w:space="0" w:color="auto"/>
        <w:left w:val="none" w:sz="0" w:space="0" w:color="auto"/>
        <w:bottom w:val="none" w:sz="0" w:space="0" w:color="auto"/>
        <w:right w:val="none" w:sz="0" w:space="0" w:color="auto"/>
      </w:divBdr>
    </w:div>
    <w:div w:id="1416247424">
      <w:bodyDiv w:val="1"/>
      <w:marLeft w:val="0"/>
      <w:marRight w:val="0"/>
      <w:marTop w:val="0"/>
      <w:marBottom w:val="0"/>
      <w:divBdr>
        <w:top w:val="none" w:sz="0" w:space="0" w:color="auto"/>
        <w:left w:val="none" w:sz="0" w:space="0" w:color="auto"/>
        <w:bottom w:val="none" w:sz="0" w:space="0" w:color="auto"/>
        <w:right w:val="none" w:sz="0" w:space="0" w:color="auto"/>
      </w:divBdr>
    </w:div>
    <w:div w:id="1420250101">
      <w:bodyDiv w:val="1"/>
      <w:marLeft w:val="0"/>
      <w:marRight w:val="0"/>
      <w:marTop w:val="0"/>
      <w:marBottom w:val="0"/>
      <w:divBdr>
        <w:top w:val="none" w:sz="0" w:space="0" w:color="auto"/>
        <w:left w:val="none" w:sz="0" w:space="0" w:color="auto"/>
        <w:bottom w:val="none" w:sz="0" w:space="0" w:color="auto"/>
        <w:right w:val="none" w:sz="0" w:space="0" w:color="auto"/>
      </w:divBdr>
    </w:div>
    <w:div w:id="1470779741">
      <w:bodyDiv w:val="1"/>
      <w:marLeft w:val="0"/>
      <w:marRight w:val="0"/>
      <w:marTop w:val="0"/>
      <w:marBottom w:val="0"/>
      <w:divBdr>
        <w:top w:val="none" w:sz="0" w:space="0" w:color="auto"/>
        <w:left w:val="none" w:sz="0" w:space="0" w:color="auto"/>
        <w:bottom w:val="none" w:sz="0" w:space="0" w:color="auto"/>
        <w:right w:val="none" w:sz="0" w:space="0" w:color="auto"/>
      </w:divBdr>
    </w:div>
    <w:div w:id="1527404251">
      <w:bodyDiv w:val="1"/>
      <w:marLeft w:val="0"/>
      <w:marRight w:val="0"/>
      <w:marTop w:val="0"/>
      <w:marBottom w:val="0"/>
      <w:divBdr>
        <w:top w:val="none" w:sz="0" w:space="0" w:color="auto"/>
        <w:left w:val="none" w:sz="0" w:space="0" w:color="auto"/>
        <w:bottom w:val="none" w:sz="0" w:space="0" w:color="auto"/>
        <w:right w:val="none" w:sz="0" w:space="0" w:color="auto"/>
      </w:divBdr>
    </w:div>
    <w:div w:id="1555893269">
      <w:bodyDiv w:val="1"/>
      <w:marLeft w:val="0"/>
      <w:marRight w:val="0"/>
      <w:marTop w:val="0"/>
      <w:marBottom w:val="0"/>
      <w:divBdr>
        <w:top w:val="none" w:sz="0" w:space="0" w:color="auto"/>
        <w:left w:val="none" w:sz="0" w:space="0" w:color="auto"/>
        <w:bottom w:val="none" w:sz="0" w:space="0" w:color="auto"/>
        <w:right w:val="none" w:sz="0" w:space="0" w:color="auto"/>
      </w:divBdr>
    </w:div>
    <w:div w:id="1576089349">
      <w:bodyDiv w:val="1"/>
      <w:marLeft w:val="0"/>
      <w:marRight w:val="0"/>
      <w:marTop w:val="0"/>
      <w:marBottom w:val="0"/>
      <w:divBdr>
        <w:top w:val="none" w:sz="0" w:space="0" w:color="auto"/>
        <w:left w:val="none" w:sz="0" w:space="0" w:color="auto"/>
        <w:bottom w:val="none" w:sz="0" w:space="0" w:color="auto"/>
        <w:right w:val="none" w:sz="0" w:space="0" w:color="auto"/>
      </w:divBdr>
    </w:div>
    <w:div w:id="1648976943">
      <w:bodyDiv w:val="1"/>
      <w:marLeft w:val="0"/>
      <w:marRight w:val="0"/>
      <w:marTop w:val="0"/>
      <w:marBottom w:val="0"/>
      <w:divBdr>
        <w:top w:val="none" w:sz="0" w:space="0" w:color="auto"/>
        <w:left w:val="none" w:sz="0" w:space="0" w:color="auto"/>
        <w:bottom w:val="none" w:sz="0" w:space="0" w:color="auto"/>
        <w:right w:val="none" w:sz="0" w:space="0" w:color="auto"/>
      </w:divBdr>
    </w:div>
    <w:div w:id="1658921729">
      <w:bodyDiv w:val="1"/>
      <w:marLeft w:val="0"/>
      <w:marRight w:val="0"/>
      <w:marTop w:val="0"/>
      <w:marBottom w:val="0"/>
      <w:divBdr>
        <w:top w:val="none" w:sz="0" w:space="0" w:color="auto"/>
        <w:left w:val="none" w:sz="0" w:space="0" w:color="auto"/>
        <w:bottom w:val="none" w:sz="0" w:space="0" w:color="auto"/>
        <w:right w:val="none" w:sz="0" w:space="0" w:color="auto"/>
      </w:divBdr>
      <w:divsChild>
        <w:div w:id="1301153017">
          <w:marLeft w:val="0"/>
          <w:marRight w:val="0"/>
          <w:marTop w:val="0"/>
          <w:marBottom w:val="0"/>
          <w:divBdr>
            <w:top w:val="none" w:sz="0" w:space="0" w:color="auto"/>
            <w:left w:val="none" w:sz="0" w:space="0" w:color="auto"/>
            <w:bottom w:val="none" w:sz="0" w:space="0" w:color="auto"/>
            <w:right w:val="none" w:sz="0" w:space="0" w:color="auto"/>
          </w:divBdr>
          <w:divsChild>
            <w:div w:id="1666321143">
              <w:marLeft w:val="0"/>
              <w:marRight w:val="0"/>
              <w:marTop w:val="0"/>
              <w:marBottom w:val="0"/>
              <w:divBdr>
                <w:top w:val="none" w:sz="0" w:space="0" w:color="auto"/>
                <w:left w:val="none" w:sz="0" w:space="0" w:color="auto"/>
                <w:bottom w:val="none" w:sz="0" w:space="0" w:color="auto"/>
                <w:right w:val="none" w:sz="0" w:space="0" w:color="auto"/>
              </w:divBdr>
            </w:div>
            <w:div w:id="1330863657">
              <w:marLeft w:val="0"/>
              <w:marRight w:val="0"/>
              <w:marTop w:val="0"/>
              <w:marBottom w:val="0"/>
              <w:divBdr>
                <w:top w:val="none" w:sz="0" w:space="0" w:color="auto"/>
                <w:left w:val="none" w:sz="0" w:space="0" w:color="auto"/>
                <w:bottom w:val="none" w:sz="0" w:space="0" w:color="auto"/>
                <w:right w:val="none" w:sz="0" w:space="0" w:color="auto"/>
              </w:divBdr>
              <w:divsChild>
                <w:div w:id="1140657729">
                  <w:marLeft w:val="0"/>
                  <w:marRight w:val="0"/>
                  <w:marTop w:val="0"/>
                  <w:marBottom w:val="0"/>
                  <w:divBdr>
                    <w:top w:val="none" w:sz="0" w:space="0" w:color="auto"/>
                    <w:left w:val="none" w:sz="0" w:space="0" w:color="auto"/>
                    <w:bottom w:val="none" w:sz="0" w:space="0" w:color="auto"/>
                    <w:right w:val="none" w:sz="0" w:space="0" w:color="auto"/>
                  </w:divBdr>
                </w:div>
              </w:divsChild>
            </w:div>
            <w:div w:id="2008316929">
              <w:marLeft w:val="0"/>
              <w:marRight w:val="0"/>
              <w:marTop w:val="30"/>
              <w:marBottom w:val="0"/>
              <w:divBdr>
                <w:top w:val="none" w:sz="0" w:space="0" w:color="auto"/>
                <w:left w:val="none" w:sz="0" w:space="0" w:color="auto"/>
                <w:bottom w:val="none" w:sz="0" w:space="0" w:color="auto"/>
                <w:right w:val="none" w:sz="0" w:space="0" w:color="auto"/>
              </w:divBdr>
              <w:divsChild>
                <w:div w:id="200666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05897">
          <w:marLeft w:val="0"/>
          <w:marRight w:val="0"/>
          <w:marTop w:val="0"/>
          <w:marBottom w:val="0"/>
          <w:divBdr>
            <w:top w:val="none" w:sz="0" w:space="0" w:color="auto"/>
            <w:left w:val="none" w:sz="0" w:space="0" w:color="auto"/>
            <w:bottom w:val="none" w:sz="0" w:space="0" w:color="auto"/>
            <w:right w:val="none" w:sz="0" w:space="0" w:color="auto"/>
          </w:divBdr>
          <w:divsChild>
            <w:div w:id="1034498177">
              <w:marLeft w:val="0"/>
              <w:marRight w:val="0"/>
              <w:marTop w:val="0"/>
              <w:marBottom w:val="0"/>
              <w:divBdr>
                <w:top w:val="none" w:sz="0" w:space="0" w:color="auto"/>
                <w:left w:val="none" w:sz="0" w:space="0" w:color="auto"/>
                <w:bottom w:val="none" w:sz="0" w:space="0" w:color="auto"/>
                <w:right w:val="none" w:sz="0" w:space="0" w:color="auto"/>
              </w:divBdr>
            </w:div>
            <w:div w:id="649870194">
              <w:marLeft w:val="0"/>
              <w:marRight w:val="0"/>
              <w:marTop w:val="0"/>
              <w:marBottom w:val="0"/>
              <w:divBdr>
                <w:top w:val="none" w:sz="0" w:space="0" w:color="auto"/>
                <w:left w:val="none" w:sz="0" w:space="0" w:color="auto"/>
                <w:bottom w:val="none" w:sz="0" w:space="0" w:color="auto"/>
                <w:right w:val="none" w:sz="0" w:space="0" w:color="auto"/>
              </w:divBdr>
            </w:div>
            <w:div w:id="911238928">
              <w:marLeft w:val="0"/>
              <w:marRight w:val="0"/>
              <w:marTop w:val="0"/>
              <w:marBottom w:val="0"/>
              <w:divBdr>
                <w:top w:val="none" w:sz="0" w:space="0" w:color="auto"/>
                <w:left w:val="none" w:sz="0" w:space="0" w:color="auto"/>
                <w:bottom w:val="none" w:sz="0" w:space="0" w:color="auto"/>
                <w:right w:val="none" w:sz="0" w:space="0" w:color="auto"/>
              </w:divBdr>
              <w:divsChild>
                <w:div w:id="660739889">
                  <w:marLeft w:val="0"/>
                  <w:marRight w:val="0"/>
                  <w:marTop w:val="0"/>
                  <w:marBottom w:val="0"/>
                  <w:divBdr>
                    <w:top w:val="none" w:sz="0" w:space="0" w:color="auto"/>
                    <w:left w:val="none" w:sz="0" w:space="0" w:color="auto"/>
                    <w:bottom w:val="none" w:sz="0" w:space="0" w:color="auto"/>
                    <w:right w:val="none" w:sz="0" w:space="0" w:color="auto"/>
                  </w:divBdr>
                </w:div>
              </w:divsChild>
            </w:div>
            <w:div w:id="1122772218">
              <w:marLeft w:val="0"/>
              <w:marRight w:val="0"/>
              <w:marTop w:val="30"/>
              <w:marBottom w:val="0"/>
              <w:divBdr>
                <w:top w:val="none" w:sz="0" w:space="0" w:color="auto"/>
                <w:left w:val="none" w:sz="0" w:space="0" w:color="auto"/>
                <w:bottom w:val="none" w:sz="0" w:space="0" w:color="auto"/>
                <w:right w:val="none" w:sz="0" w:space="0" w:color="auto"/>
              </w:divBdr>
              <w:divsChild>
                <w:div w:id="173454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420">
          <w:marLeft w:val="0"/>
          <w:marRight w:val="0"/>
          <w:marTop w:val="0"/>
          <w:marBottom w:val="0"/>
          <w:divBdr>
            <w:top w:val="none" w:sz="0" w:space="0" w:color="auto"/>
            <w:left w:val="none" w:sz="0" w:space="0" w:color="auto"/>
            <w:bottom w:val="none" w:sz="0" w:space="0" w:color="auto"/>
            <w:right w:val="none" w:sz="0" w:space="0" w:color="auto"/>
          </w:divBdr>
          <w:divsChild>
            <w:div w:id="1861578241">
              <w:marLeft w:val="0"/>
              <w:marRight w:val="0"/>
              <w:marTop w:val="0"/>
              <w:marBottom w:val="0"/>
              <w:divBdr>
                <w:top w:val="none" w:sz="0" w:space="0" w:color="auto"/>
                <w:left w:val="none" w:sz="0" w:space="0" w:color="auto"/>
                <w:bottom w:val="none" w:sz="0" w:space="0" w:color="auto"/>
                <w:right w:val="none" w:sz="0" w:space="0" w:color="auto"/>
              </w:divBdr>
            </w:div>
            <w:div w:id="1525363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164347">
      <w:bodyDiv w:val="1"/>
      <w:marLeft w:val="0"/>
      <w:marRight w:val="0"/>
      <w:marTop w:val="0"/>
      <w:marBottom w:val="0"/>
      <w:divBdr>
        <w:top w:val="none" w:sz="0" w:space="0" w:color="auto"/>
        <w:left w:val="none" w:sz="0" w:space="0" w:color="auto"/>
        <w:bottom w:val="none" w:sz="0" w:space="0" w:color="auto"/>
        <w:right w:val="none" w:sz="0" w:space="0" w:color="auto"/>
      </w:divBdr>
    </w:div>
    <w:div w:id="1700081722">
      <w:bodyDiv w:val="1"/>
      <w:marLeft w:val="0"/>
      <w:marRight w:val="0"/>
      <w:marTop w:val="0"/>
      <w:marBottom w:val="0"/>
      <w:divBdr>
        <w:top w:val="none" w:sz="0" w:space="0" w:color="auto"/>
        <w:left w:val="none" w:sz="0" w:space="0" w:color="auto"/>
        <w:bottom w:val="none" w:sz="0" w:space="0" w:color="auto"/>
        <w:right w:val="none" w:sz="0" w:space="0" w:color="auto"/>
      </w:divBdr>
      <w:divsChild>
        <w:div w:id="1134366449">
          <w:marLeft w:val="446"/>
          <w:marRight w:val="0"/>
          <w:marTop w:val="0"/>
          <w:marBottom w:val="0"/>
          <w:divBdr>
            <w:top w:val="none" w:sz="0" w:space="0" w:color="auto"/>
            <w:left w:val="none" w:sz="0" w:space="0" w:color="auto"/>
            <w:bottom w:val="none" w:sz="0" w:space="0" w:color="auto"/>
            <w:right w:val="none" w:sz="0" w:space="0" w:color="auto"/>
          </w:divBdr>
        </w:div>
        <w:div w:id="1774549068">
          <w:marLeft w:val="446"/>
          <w:marRight w:val="0"/>
          <w:marTop w:val="0"/>
          <w:marBottom w:val="0"/>
          <w:divBdr>
            <w:top w:val="none" w:sz="0" w:space="0" w:color="auto"/>
            <w:left w:val="none" w:sz="0" w:space="0" w:color="auto"/>
            <w:bottom w:val="none" w:sz="0" w:space="0" w:color="auto"/>
            <w:right w:val="none" w:sz="0" w:space="0" w:color="auto"/>
          </w:divBdr>
        </w:div>
        <w:div w:id="622343438">
          <w:marLeft w:val="446"/>
          <w:marRight w:val="0"/>
          <w:marTop w:val="0"/>
          <w:marBottom w:val="0"/>
          <w:divBdr>
            <w:top w:val="none" w:sz="0" w:space="0" w:color="auto"/>
            <w:left w:val="none" w:sz="0" w:space="0" w:color="auto"/>
            <w:bottom w:val="none" w:sz="0" w:space="0" w:color="auto"/>
            <w:right w:val="none" w:sz="0" w:space="0" w:color="auto"/>
          </w:divBdr>
        </w:div>
      </w:divsChild>
    </w:div>
    <w:div w:id="1721980123">
      <w:bodyDiv w:val="1"/>
      <w:marLeft w:val="0"/>
      <w:marRight w:val="0"/>
      <w:marTop w:val="0"/>
      <w:marBottom w:val="0"/>
      <w:divBdr>
        <w:top w:val="none" w:sz="0" w:space="0" w:color="auto"/>
        <w:left w:val="none" w:sz="0" w:space="0" w:color="auto"/>
        <w:bottom w:val="none" w:sz="0" w:space="0" w:color="auto"/>
        <w:right w:val="none" w:sz="0" w:space="0" w:color="auto"/>
      </w:divBdr>
    </w:div>
    <w:div w:id="1725064648">
      <w:bodyDiv w:val="1"/>
      <w:marLeft w:val="0"/>
      <w:marRight w:val="0"/>
      <w:marTop w:val="0"/>
      <w:marBottom w:val="0"/>
      <w:divBdr>
        <w:top w:val="none" w:sz="0" w:space="0" w:color="auto"/>
        <w:left w:val="none" w:sz="0" w:space="0" w:color="auto"/>
        <w:bottom w:val="none" w:sz="0" w:space="0" w:color="auto"/>
        <w:right w:val="none" w:sz="0" w:space="0" w:color="auto"/>
      </w:divBdr>
    </w:div>
    <w:div w:id="1728256708">
      <w:bodyDiv w:val="1"/>
      <w:marLeft w:val="0"/>
      <w:marRight w:val="0"/>
      <w:marTop w:val="0"/>
      <w:marBottom w:val="0"/>
      <w:divBdr>
        <w:top w:val="none" w:sz="0" w:space="0" w:color="auto"/>
        <w:left w:val="none" w:sz="0" w:space="0" w:color="auto"/>
        <w:bottom w:val="none" w:sz="0" w:space="0" w:color="auto"/>
        <w:right w:val="none" w:sz="0" w:space="0" w:color="auto"/>
      </w:divBdr>
    </w:div>
    <w:div w:id="1780024297">
      <w:bodyDiv w:val="1"/>
      <w:marLeft w:val="0"/>
      <w:marRight w:val="0"/>
      <w:marTop w:val="0"/>
      <w:marBottom w:val="0"/>
      <w:divBdr>
        <w:top w:val="none" w:sz="0" w:space="0" w:color="auto"/>
        <w:left w:val="none" w:sz="0" w:space="0" w:color="auto"/>
        <w:bottom w:val="none" w:sz="0" w:space="0" w:color="auto"/>
        <w:right w:val="none" w:sz="0" w:space="0" w:color="auto"/>
      </w:divBdr>
    </w:div>
    <w:div w:id="1780367443">
      <w:bodyDiv w:val="1"/>
      <w:marLeft w:val="0"/>
      <w:marRight w:val="0"/>
      <w:marTop w:val="0"/>
      <w:marBottom w:val="0"/>
      <w:divBdr>
        <w:top w:val="none" w:sz="0" w:space="0" w:color="auto"/>
        <w:left w:val="none" w:sz="0" w:space="0" w:color="auto"/>
        <w:bottom w:val="none" w:sz="0" w:space="0" w:color="auto"/>
        <w:right w:val="none" w:sz="0" w:space="0" w:color="auto"/>
      </w:divBdr>
    </w:div>
    <w:div w:id="1780369159">
      <w:bodyDiv w:val="1"/>
      <w:marLeft w:val="0"/>
      <w:marRight w:val="0"/>
      <w:marTop w:val="0"/>
      <w:marBottom w:val="0"/>
      <w:divBdr>
        <w:top w:val="none" w:sz="0" w:space="0" w:color="auto"/>
        <w:left w:val="none" w:sz="0" w:space="0" w:color="auto"/>
        <w:bottom w:val="none" w:sz="0" w:space="0" w:color="auto"/>
        <w:right w:val="none" w:sz="0" w:space="0" w:color="auto"/>
      </w:divBdr>
    </w:div>
    <w:div w:id="1792362183">
      <w:bodyDiv w:val="1"/>
      <w:marLeft w:val="0"/>
      <w:marRight w:val="0"/>
      <w:marTop w:val="0"/>
      <w:marBottom w:val="0"/>
      <w:divBdr>
        <w:top w:val="none" w:sz="0" w:space="0" w:color="auto"/>
        <w:left w:val="none" w:sz="0" w:space="0" w:color="auto"/>
        <w:bottom w:val="none" w:sz="0" w:space="0" w:color="auto"/>
        <w:right w:val="none" w:sz="0" w:space="0" w:color="auto"/>
      </w:divBdr>
    </w:div>
    <w:div w:id="1840121125">
      <w:bodyDiv w:val="1"/>
      <w:marLeft w:val="0"/>
      <w:marRight w:val="0"/>
      <w:marTop w:val="0"/>
      <w:marBottom w:val="0"/>
      <w:divBdr>
        <w:top w:val="none" w:sz="0" w:space="0" w:color="auto"/>
        <w:left w:val="none" w:sz="0" w:space="0" w:color="auto"/>
        <w:bottom w:val="none" w:sz="0" w:space="0" w:color="auto"/>
        <w:right w:val="none" w:sz="0" w:space="0" w:color="auto"/>
      </w:divBdr>
    </w:div>
    <w:div w:id="1847867401">
      <w:bodyDiv w:val="1"/>
      <w:marLeft w:val="0"/>
      <w:marRight w:val="0"/>
      <w:marTop w:val="0"/>
      <w:marBottom w:val="0"/>
      <w:divBdr>
        <w:top w:val="none" w:sz="0" w:space="0" w:color="auto"/>
        <w:left w:val="none" w:sz="0" w:space="0" w:color="auto"/>
        <w:bottom w:val="none" w:sz="0" w:space="0" w:color="auto"/>
        <w:right w:val="none" w:sz="0" w:space="0" w:color="auto"/>
      </w:divBdr>
    </w:div>
    <w:div w:id="1852138077">
      <w:bodyDiv w:val="1"/>
      <w:marLeft w:val="0"/>
      <w:marRight w:val="0"/>
      <w:marTop w:val="0"/>
      <w:marBottom w:val="0"/>
      <w:divBdr>
        <w:top w:val="none" w:sz="0" w:space="0" w:color="auto"/>
        <w:left w:val="none" w:sz="0" w:space="0" w:color="auto"/>
        <w:bottom w:val="none" w:sz="0" w:space="0" w:color="auto"/>
        <w:right w:val="none" w:sz="0" w:space="0" w:color="auto"/>
      </w:divBdr>
    </w:div>
    <w:div w:id="1862935487">
      <w:bodyDiv w:val="1"/>
      <w:marLeft w:val="0"/>
      <w:marRight w:val="0"/>
      <w:marTop w:val="0"/>
      <w:marBottom w:val="0"/>
      <w:divBdr>
        <w:top w:val="none" w:sz="0" w:space="0" w:color="auto"/>
        <w:left w:val="none" w:sz="0" w:space="0" w:color="auto"/>
        <w:bottom w:val="none" w:sz="0" w:space="0" w:color="auto"/>
        <w:right w:val="none" w:sz="0" w:space="0" w:color="auto"/>
      </w:divBdr>
    </w:div>
    <w:div w:id="1890412699">
      <w:bodyDiv w:val="1"/>
      <w:marLeft w:val="0"/>
      <w:marRight w:val="0"/>
      <w:marTop w:val="0"/>
      <w:marBottom w:val="0"/>
      <w:divBdr>
        <w:top w:val="none" w:sz="0" w:space="0" w:color="auto"/>
        <w:left w:val="none" w:sz="0" w:space="0" w:color="auto"/>
        <w:bottom w:val="none" w:sz="0" w:space="0" w:color="auto"/>
        <w:right w:val="none" w:sz="0" w:space="0" w:color="auto"/>
      </w:divBdr>
    </w:div>
    <w:div w:id="1892954740">
      <w:bodyDiv w:val="1"/>
      <w:marLeft w:val="0"/>
      <w:marRight w:val="0"/>
      <w:marTop w:val="0"/>
      <w:marBottom w:val="0"/>
      <w:divBdr>
        <w:top w:val="none" w:sz="0" w:space="0" w:color="auto"/>
        <w:left w:val="none" w:sz="0" w:space="0" w:color="auto"/>
        <w:bottom w:val="none" w:sz="0" w:space="0" w:color="auto"/>
        <w:right w:val="none" w:sz="0" w:space="0" w:color="auto"/>
      </w:divBdr>
    </w:div>
    <w:div w:id="1912498163">
      <w:bodyDiv w:val="1"/>
      <w:marLeft w:val="0"/>
      <w:marRight w:val="0"/>
      <w:marTop w:val="0"/>
      <w:marBottom w:val="0"/>
      <w:divBdr>
        <w:top w:val="none" w:sz="0" w:space="0" w:color="auto"/>
        <w:left w:val="none" w:sz="0" w:space="0" w:color="auto"/>
        <w:bottom w:val="none" w:sz="0" w:space="0" w:color="auto"/>
        <w:right w:val="none" w:sz="0" w:space="0" w:color="auto"/>
      </w:divBdr>
    </w:div>
    <w:div w:id="1946496106">
      <w:bodyDiv w:val="1"/>
      <w:marLeft w:val="0"/>
      <w:marRight w:val="0"/>
      <w:marTop w:val="0"/>
      <w:marBottom w:val="0"/>
      <w:divBdr>
        <w:top w:val="none" w:sz="0" w:space="0" w:color="auto"/>
        <w:left w:val="none" w:sz="0" w:space="0" w:color="auto"/>
        <w:bottom w:val="none" w:sz="0" w:space="0" w:color="auto"/>
        <w:right w:val="none" w:sz="0" w:space="0" w:color="auto"/>
      </w:divBdr>
    </w:div>
    <w:div w:id="1950888136">
      <w:bodyDiv w:val="1"/>
      <w:marLeft w:val="0"/>
      <w:marRight w:val="0"/>
      <w:marTop w:val="0"/>
      <w:marBottom w:val="0"/>
      <w:divBdr>
        <w:top w:val="none" w:sz="0" w:space="0" w:color="auto"/>
        <w:left w:val="none" w:sz="0" w:space="0" w:color="auto"/>
        <w:bottom w:val="none" w:sz="0" w:space="0" w:color="auto"/>
        <w:right w:val="none" w:sz="0" w:space="0" w:color="auto"/>
      </w:divBdr>
    </w:div>
    <w:div w:id="1963726069">
      <w:bodyDiv w:val="1"/>
      <w:marLeft w:val="0"/>
      <w:marRight w:val="0"/>
      <w:marTop w:val="0"/>
      <w:marBottom w:val="0"/>
      <w:divBdr>
        <w:top w:val="none" w:sz="0" w:space="0" w:color="auto"/>
        <w:left w:val="none" w:sz="0" w:space="0" w:color="auto"/>
        <w:bottom w:val="none" w:sz="0" w:space="0" w:color="auto"/>
        <w:right w:val="none" w:sz="0" w:space="0" w:color="auto"/>
      </w:divBdr>
    </w:div>
    <w:div w:id="1987054237">
      <w:bodyDiv w:val="1"/>
      <w:marLeft w:val="0"/>
      <w:marRight w:val="0"/>
      <w:marTop w:val="0"/>
      <w:marBottom w:val="0"/>
      <w:divBdr>
        <w:top w:val="none" w:sz="0" w:space="0" w:color="auto"/>
        <w:left w:val="none" w:sz="0" w:space="0" w:color="auto"/>
        <w:bottom w:val="none" w:sz="0" w:space="0" w:color="auto"/>
        <w:right w:val="none" w:sz="0" w:space="0" w:color="auto"/>
      </w:divBdr>
      <w:divsChild>
        <w:div w:id="221212296">
          <w:marLeft w:val="446"/>
          <w:marRight w:val="0"/>
          <w:marTop w:val="0"/>
          <w:marBottom w:val="0"/>
          <w:divBdr>
            <w:top w:val="none" w:sz="0" w:space="0" w:color="auto"/>
            <w:left w:val="none" w:sz="0" w:space="0" w:color="auto"/>
            <w:bottom w:val="none" w:sz="0" w:space="0" w:color="auto"/>
            <w:right w:val="none" w:sz="0" w:space="0" w:color="auto"/>
          </w:divBdr>
        </w:div>
        <w:div w:id="1712612156">
          <w:marLeft w:val="446"/>
          <w:marRight w:val="0"/>
          <w:marTop w:val="0"/>
          <w:marBottom w:val="0"/>
          <w:divBdr>
            <w:top w:val="none" w:sz="0" w:space="0" w:color="auto"/>
            <w:left w:val="none" w:sz="0" w:space="0" w:color="auto"/>
            <w:bottom w:val="none" w:sz="0" w:space="0" w:color="auto"/>
            <w:right w:val="none" w:sz="0" w:space="0" w:color="auto"/>
          </w:divBdr>
        </w:div>
        <w:div w:id="1859587927">
          <w:marLeft w:val="446"/>
          <w:marRight w:val="0"/>
          <w:marTop w:val="0"/>
          <w:marBottom w:val="0"/>
          <w:divBdr>
            <w:top w:val="none" w:sz="0" w:space="0" w:color="auto"/>
            <w:left w:val="none" w:sz="0" w:space="0" w:color="auto"/>
            <w:bottom w:val="none" w:sz="0" w:space="0" w:color="auto"/>
            <w:right w:val="none" w:sz="0" w:space="0" w:color="auto"/>
          </w:divBdr>
        </w:div>
      </w:divsChild>
    </w:div>
    <w:div w:id="1995790802">
      <w:bodyDiv w:val="1"/>
      <w:marLeft w:val="0"/>
      <w:marRight w:val="0"/>
      <w:marTop w:val="0"/>
      <w:marBottom w:val="0"/>
      <w:divBdr>
        <w:top w:val="none" w:sz="0" w:space="0" w:color="auto"/>
        <w:left w:val="none" w:sz="0" w:space="0" w:color="auto"/>
        <w:bottom w:val="none" w:sz="0" w:space="0" w:color="auto"/>
        <w:right w:val="none" w:sz="0" w:space="0" w:color="auto"/>
      </w:divBdr>
    </w:div>
    <w:div w:id="1999456494">
      <w:bodyDiv w:val="1"/>
      <w:marLeft w:val="0"/>
      <w:marRight w:val="0"/>
      <w:marTop w:val="0"/>
      <w:marBottom w:val="0"/>
      <w:divBdr>
        <w:top w:val="none" w:sz="0" w:space="0" w:color="auto"/>
        <w:left w:val="none" w:sz="0" w:space="0" w:color="auto"/>
        <w:bottom w:val="none" w:sz="0" w:space="0" w:color="auto"/>
        <w:right w:val="none" w:sz="0" w:space="0" w:color="auto"/>
      </w:divBdr>
    </w:div>
    <w:div w:id="1999577805">
      <w:bodyDiv w:val="1"/>
      <w:marLeft w:val="0"/>
      <w:marRight w:val="0"/>
      <w:marTop w:val="0"/>
      <w:marBottom w:val="0"/>
      <w:divBdr>
        <w:top w:val="none" w:sz="0" w:space="0" w:color="auto"/>
        <w:left w:val="none" w:sz="0" w:space="0" w:color="auto"/>
        <w:bottom w:val="none" w:sz="0" w:space="0" w:color="auto"/>
        <w:right w:val="none" w:sz="0" w:space="0" w:color="auto"/>
      </w:divBdr>
    </w:div>
    <w:div w:id="2001156649">
      <w:bodyDiv w:val="1"/>
      <w:marLeft w:val="0"/>
      <w:marRight w:val="0"/>
      <w:marTop w:val="0"/>
      <w:marBottom w:val="0"/>
      <w:divBdr>
        <w:top w:val="none" w:sz="0" w:space="0" w:color="auto"/>
        <w:left w:val="none" w:sz="0" w:space="0" w:color="auto"/>
        <w:bottom w:val="none" w:sz="0" w:space="0" w:color="auto"/>
        <w:right w:val="none" w:sz="0" w:space="0" w:color="auto"/>
      </w:divBdr>
    </w:div>
    <w:div w:id="2030644806">
      <w:bodyDiv w:val="1"/>
      <w:marLeft w:val="0"/>
      <w:marRight w:val="0"/>
      <w:marTop w:val="0"/>
      <w:marBottom w:val="0"/>
      <w:divBdr>
        <w:top w:val="none" w:sz="0" w:space="0" w:color="auto"/>
        <w:left w:val="none" w:sz="0" w:space="0" w:color="auto"/>
        <w:bottom w:val="none" w:sz="0" w:space="0" w:color="auto"/>
        <w:right w:val="none" w:sz="0" w:space="0" w:color="auto"/>
      </w:divBdr>
    </w:div>
    <w:div w:id="2040473516">
      <w:bodyDiv w:val="1"/>
      <w:marLeft w:val="0"/>
      <w:marRight w:val="0"/>
      <w:marTop w:val="0"/>
      <w:marBottom w:val="0"/>
      <w:divBdr>
        <w:top w:val="none" w:sz="0" w:space="0" w:color="auto"/>
        <w:left w:val="none" w:sz="0" w:space="0" w:color="auto"/>
        <w:bottom w:val="none" w:sz="0" w:space="0" w:color="auto"/>
        <w:right w:val="none" w:sz="0" w:space="0" w:color="auto"/>
      </w:divBdr>
    </w:div>
    <w:div w:id="2042120841">
      <w:bodyDiv w:val="1"/>
      <w:marLeft w:val="0"/>
      <w:marRight w:val="0"/>
      <w:marTop w:val="0"/>
      <w:marBottom w:val="0"/>
      <w:divBdr>
        <w:top w:val="none" w:sz="0" w:space="0" w:color="auto"/>
        <w:left w:val="none" w:sz="0" w:space="0" w:color="auto"/>
        <w:bottom w:val="none" w:sz="0" w:space="0" w:color="auto"/>
        <w:right w:val="none" w:sz="0" w:space="0" w:color="auto"/>
      </w:divBdr>
    </w:div>
    <w:div w:id="2045672896">
      <w:bodyDiv w:val="1"/>
      <w:marLeft w:val="0"/>
      <w:marRight w:val="0"/>
      <w:marTop w:val="0"/>
      <w:marBottom w:val="0"/>
      <w:divBdr>
        <w:top w:val="none" w:sz="0" w:space="0" w:color="auto"/>
        <w:left w:val="none" w:sz="0" w:space="0" w:color="auto"/>
        <w:bottom w:val="none" w:sz="0" w:space="0" w:color="auto"/>
        <w:right w:val="none" w:sz="0" w:space="0" w:color="auto"/>
      </w:divBdr>
      <w:divsChild>
        <w:div w:id="1969894490">
          <w:marLeft w:val="432"/>
          <w:marRight w:val="0"/>
          <w:marTop w:val="96"/>
          <w:marBottom w:val="0"/>
          <w:divBdr>
            <w:top w:val="none" w:sz="0" w:space="0" w:color="auto"/>
            <w:left w:val="none" w:sz="0" w:space="0" w:color="auto"/>
            <w:bottom w:val="none" w:sz="0" w:space="0" w:color="auto"/>
            <w:right w:val="none" w:sz="0" w:space="0" w:color="auto"/>
          </w:divBdr>
        </w:div>
        <w:div w:id="1434474959">
          <w:marLeft w:val="432"/>
          <w:marRight w:val="0"/>
          <w:marTop w:val="96"/>
          <w:marBottom w:val="0"/>
          <w:divBdr>
            <w:top w:val="none" w:sz="0" w:space="0" w:color="auto"/>
            <w:left w:val="none" w:sz="0" w:space="0" w:color="auto"/>
            <w:bottom w:val="none" w:sz="0" w:space="0" w:color="auto"/>
            <w:right w:val="none" w:sz="0" w:space="0" w:color="auto"/>
          </w:divBdr>
        </w:div>
        <w:div w:id="300036911">
          <w:marLeft w:val="432"/>
          <w:marRight w:val="0"/>
          <w:marTop w:val="96"/>
          <w:marBottom w:val="0"/>
          <w:divBdr>
            <w:top w:val="none" w:sz="0" w:space="0" w:color="auto"/>
            <w:left w:val="none" w:sz="0" w:space="0" w:color="auto"/>
            <w:bottom w:val="none" w:sz="0" w:space="0" w:color="auto"/>
            <w:right w:val="none" w:sz="0" w:space="0" w:color="auto"/>
          </w:divBdr>
        </w:div>
        <w:div w:id="819349137">
          <w:marLeft w:val="432"/>
          <w:marRight w:val="0"/>
          <w:marTop w:val="96"/>
          <w:marBottom w:val="0"/>
          <w:divBdr>
            <w:top w:val="none" w:sz="0" w:space="0" w:color="auto"/>
            <w:left w:val="none" w:sz="0" w:space="0" w:color="auto"/>
            <w:bottom w:val="none" w:sz="0" w:space="0" w:color="auto"/>
            <w:right w:val="none" w:sz="0" w:space="0" w:color="auto"/>
          </w:divBdr>
        </w:div>
        <w:div w:id="1504970978">
          <w:marLeft w:val="432"/>
          <w:marRight w:val="0"/>
          <w:marTop w:val="96"/>
          <w:marBottom w:val="0"/>
          <w:divBdr>
            <w:top w:val="none" w:sz="0" w:space="0" w:color="auto"/>
            <w:left w:val="none" w:sz="0" w:space="0" w:color="auto"/>
            <w:bottom w:val="none" w:sz="0" w:space="0" w:color="auto"/>
            <w:right w:val="none" w:sz="0" w:space="0" w:color="auto"/>
          </w:divBdr>
        </w:div>
        <w:div w:id="1819104360">
          <w:marLeft w:val="432"/>
          <w:marRight w:val="0"/>
          <w:marTop w:val="96"/>
          <w:marBottom w:val="0"/>
          <w:divBdr>
            <w:top w:val="none" w:sz="0" w:space="0" w:color="auto"/>
            <w:left w:val="none" w:sz="0" w:space="0" w:color="auto"/>
            <w:bottom w:val="none" w:sz="0" w:space="0" w:color="auto"/>
            <w:right w:val="none" w:sz="0" w:space="0" w:color="auto"/>
          </w:divBdr>
        </w:div>
        <w:div w:id="753433368">
          <w:marLeft w:val="432"/>
          <w:marRight w:val="0"/>
          <w:marTop w:val="96"/>
          <w:marBottom w:val="0"/>
          <w:divBdr>
            <w:top w:val="none" w:sz="0" w:space="0" w:color="auto"/>
            <w:left w:val="none" w:sz="0" w:space="0" w:color="auto"/>
            <w:bottom w:val="none" w:sz="0" w:space="0" w:color="auto"/>
            <w:right w:val="none" w:sz="0" w:space="0" w:color="auto"/>
          </w:divBdr>
        </w:div>
      </w:divsChild>
    </w:div>
    <w:div w:id="2053652871">
      <w:bodyDiv w:val="1"/>
      <w:marLeft w:val="0"/>
      <w:marRight w:val="0"/>
      <w:marTop w:val="0"/>
      <w:marBottom w:val="0"/>
      <w:divBdr>
        <w:top w:val="none" w:sz="0" w:space="0" w:color="auto"/>
        <w:left w:val="none" w:sz="0" w:space="0" w:color="auto"/>
        <w:bottom w:val="none" w:sz="0" w:space="0" w:color="auto"/>
        <w:right w:val="none" w:sz="0" w:space="0" w:color="auto"/>
      </w:divBdr>
    </w:div>
    <w:div w:id="2066371642">
      <w:bodyDiv w:val="1"/>
      <w:marLeft w:val="0"/>
      <w:marRight w:val="0"/>
      <w:marTop w:val="0"/>
      <w:marBottom w:val="0"/>
      <w:divBdr>
        <w:top w:val="none" w:sz="0" w:space="0" w:color="auto"/>
        <w:left w:val="none" w:sz="0" w:space="0" w:color="auto"/>
        <w:bottom w:val="none" w:sz="0" w:space="0" w:color="auto"/>
        <w:right w:val="none" w:sz="0" w:space="0" w:color="auto"/>
      </w:divBdr>
    </w:div>
    <w:div w:id="2081632388">
      <w:bodyDiv w:val="1"/>
      <w:marLeft w:val="0"/>
      <w:marRight w:val="0"/>
      <w:marTop w:val="0"/>
      <w:marBottom w:val="0"/>
      <w:divBdr>
        <w:top w:val="none" w:sz="0" w:space="0" w:color="auto"/>
        <w:left w:val="none" w:sz="0" w:space="0" w:color="auto"/>
        <w:bottom w:val="none" w:sz="0" w:space="0" w:color="auto"/>
        <w:right w:val="none" w:sz="0" w:space="0" w:color="auto"/>
      </w:divBdr>
    </w:div>
    <w:div w:id="2106146509">
      <w:bodyDiv w:val="1"/>
      <w:marLeft w:val="0"/>
      <w:marRight w:val="0"/>
      <w:marTop w:val="0"/>
      <w:marBottom w:val="0"/>
      <w:divBdr>
        <w:top w:val="none" w:sz="0" w:space="0" w:color="auto"/>
        <w:left w:val="none" w:sz="0" w:space="0" w:color="auto"/>
        <w:bottom w:val="none" w:sz="0" w:space="0" w:color="auto"/>
        <w:right w:val="none" w:sz="0" w:space="0" w:color="auto"/>
      </w:divBdr>
      <w:divsChild>
        <w:div w:id="9213751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_________Microsoft_Visio.vsdx"/><Relationship Id="rId18" Type="http://schemas.openxmlformats.org/officeDocument/2006/relationships/package" Target="embeddings/_________Microsoft_Visio2.vsdx"/><Relationship Id="rId26" Type="http://schemas.openxmlformats.org/officeDocument/2006/relationships/package" Target="embeddings/_________Microsoft_Visio3.vsdx"/><Relationship Id="rId39" Type="http://schemas.openxmlformats.org/officeDocument/2006/relationships/image" Target="media/image18.png"/><Relationship Id="rId21" Type="http://schemas.openxmlformats.org/officeDocument/2006/relationships/image" Target="media/image9.png"/><Relationship Id="rId34" Type="http://schemas.openxmlformats.org/officeDocument/2006/relationships/image" Target="media/image14.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package" Target="embeddings/_________Microsoft_Visio6.vsdx"/><Relationship Id="rId63" Type="http://schemas.openxmlformats.org/officeDocument/2006/relationships/image" Target="media/image38.wmf"/><Relationship Id="rId68" Type="http://schemas.microsoft.com/office/2011/relationships/people" Target="people.xml"/><Relationship Id="rId7" Type="http://schemas.openxmlformats.org/officeDocument/2006/relationships/endnotes" Target="endnotes.xml"/><Relationship Id="rId71" Type="http://schemas.microsoft.com/office/2018/08/relationships/commentsExtensible" Target="commentsExtensible.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chart" Target="charts/char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smartgridcenter.tamu.edu/resume/pdf/1/C37.118.1-2011.pdf" TargetMode="External"/><Relationship Id="rId32" Type="http://schemas.openxmlformats.org/officeDocument/2006/relationships/image" Target="media/image13.emf"/><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5.wmf"/><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package" Target="embeddings/_________Microsoft_Visio1.vsdx"/><Relationship Id="rId23" Type="http://schemas.openxmlformats.org/officeDocument/2006/relationships/hyperlink" Target="http://docs.cntd.ru/document/gost-r-mek-60870-5-104-2004" TargetMode="External"/><Relationship Id="rId28" Type="http://schemas.openxmlformats.org/officeDocument/2006/relationships/chart" Target="charts/chart2.xml"/><Relationship Id="rId36" Type="http://schemas.openxmlformats.org/officeDocument/2006/relationships/footer" Target="footer1.xml"/><Relationship Id="rId49" Type="http://schemas.openxmlformats.org/officeDocument/2006/relationships/image" Target="media/image28.png"/><Relationship Id="rId57" Type="http://schemas.openxmlformats.org/officeDocument/2006/relationships/oleObject" Target="embeddings/oleObject1.bin"/><Relationship Id="rId61" Type="http://schemas.openxmlformats.org/officeDocument/2006/relationships/oleObject" Target="embeddings/oleObject3.bin"/><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package" Target="embeddings/_________Microsoft_Visio4.vsdx"/><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6.wmf"/><Relationship Id="rId65" Type="http://schemas.openxmlformats.org/officeDocument/2006/relationships/image" Target="media/image40.wmf"/><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chart" Target="charts/chart1.xml"/><Relationship Id="rId30" Type="http://schemas.openxmlformats.org/officeDocument/2006/relationships/image" Target="media/image12.emf"/><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4.wmf"/><Relationship Id="rId64" Type="http://schemas.openxmlformats.org/officeDocument/2006/relationships/image" Target="media/image39.wmf"/><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0.emf"/><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emf"/><Relationship Id="rId25" Type="http://schemas.openxmlformats.org/officeDocument/2006/relationships/image" Target="media/image11.emf"/><Relationship Id="rId33" Type="http://schemas.openxmlformats.org/officeDocument/2006/relationships/package" Target="embeddings/_________Microsoft_Visio5.vsdx"/><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oleObject" Target="embeddings/oleObject2.bin"/><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0.png"/><Relationship Id="rId54" Type="http://schemas.openxmlformats.org/officeDocument/2006/relationships/image" Target="media/image33.emf"/><Relationship Id="rId62" Type="http://schemas.openxmlformats.org/officeDocument/2006/relationships/image" Target="media/image37.wmf"/><Relationship Id="rId70" Type="http://schemas.microsoft.com/office/2016/09/relationships/commentsIds" Target="commentsIds.xml"/></Relationships>
</file>

<file path=word/charts/_rels/chart1.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11\node.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node.xlsx" TargetMode="Externa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oleObject" Target="file:///Z:\&#1052;&#1072;&#1075;&#1080;&#1089;&#1090;&#1088;&#1089;&#1082;&#1072;&#1103;\&#1042;&#1077;&#1089;&#1077;&#1085;&#1085;&#1080;&#1081;%20&#1074;&#1082;&#1088;\results3\7\accumulatedError.xlsx" TargetMode="External"/><Relationship Id="rId2" Type="http://schemas.microsoft.com/office/2011/relationships/chartColorStyle" Target="colors3.xml"/><Relationship Id="rId1" Type="http://schemas.microsoft.com/office/2011/relationships/chartStyle" Target="style3.xml"/><Relationship Id="rId4" Type="http://schemas.openxmlformats.org/officeDocument/2006/relationships/chartUserShapes" Target="../drawings/drawing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Лист1!$B$2:$B$477</c:f>
              <c:numCache>
                <c:formatCode>0.00</c:formatCode>
                <c:ptCount val="476"/>
                <c:pt idx="0">
                  <c:v>48.213720899820274</c:v>
                </c:pt>
                <c:pt idx="1">
                  <c:v>52.339558088779434</c:v>
                </c:pt>
                <c:pt idx="2">
                  <c:v>53.206987702846476</c:v>
                </c:pt>
                <c:pt idx="3">
                  <c:v>53.263480943441351</c:v>
                </c:pt>
                <c:pt idx="4">
                  <c:v>53.920969229936588</c:v>
                </c:pt>
                <c:pt idx="5">
                  <c:v>54.634394055604879</c:v>
                </c:pt>
                <c:pt idx="6">
                  <c:v>55.394923335313742</c:v>
                </c:pt>
                <c:pt idx="7">
                  <c:v>56.201863753795585</c:v>
                </c:pt>
                <c:pt idx="8">
                  <c:v>57.051188617944717</c:v>
                </c:pt>
                <c:pt idx="9">
                  <c:v>57.936463415622534</c:v>
                </c:pt>
                <c:pt idx="10">
                  <c:v>58.849310302734374</c:v>
                </c:pt>
                <c:pt idx="11">
                  <c:v>59.783749008178312</c:v>
                </c:pt>
                <c:pt idx="12">
                  <c:v>60.732491183280764</c:v>
                </c:pt>
                <c:pt idx="13">
                  <c:v>61.688535368442011</c:v>
                </c:pt>
                <c:pt idx="14">
                  <c:v>62.645488035678554</c:v>
                </c:pt>
                <c:pt idx="15">
                  <c:v>63.597556757926782</c:v>
                </c:pt>
                <c:pt idx="16">
                  <c:v>64.539242827892124</c:v>
                </c:pt>
                <c:pt idx="17">
                  <c:v>65.465354919433153</c:v>
                </c:pt>
                <c:pt idx="18">
                  <c:v>66.371097886562254</c:v>
                </c:pt>
                <c:pt idx="19">
                  <c:v>67.252209377288494</c:v>
                </c:pt>
                <c:pt idx="20">
                  <c:v>68.104358732700121</c:v>
                </c:pt>
                <c:pt idx="21">
                  <c:v>68.928789138793618</c:v>
                </c:pt>
                <c:pt idx="22">
                  <c:v>69.721907651424033</c:v>
                </c:pt>
                <c:pt idx="23">
                  <c:v>70.482648682593933</c:v>
                </c:pt>
                <c:pt idx="24">
                  <c:v>71.210452115535574</c:v>
                </c:pt>
                <c:pt idx="25">
                  <c:v>71.904737341403774</c:v>
                </c:pt>
                <c:pt idx="26">
                  <c:v>72.566187429427913</c:v>
                </c:pt>
                <c:pt idx="27">
                  <c:v>73.194816040992649</c:v>
                </c:pt>
                <c:pt idx="28">
                  <c:v>73.791388213634036</c:v>
                </c:pt>
                <c:pt idx="29">
                  <c:v>74.35687390565819</c:v>
                </c:pt>
                <c:pt idx="30">
                  <c:v>74.893404293060058</c:v>
                </c:pt>
                <c:pt idx="31">
                  <c:v>75.402434313296808</c:v>
                </c:pt>
                <c:pt idx="32">
                  <c:v>75.885828745364691</c:v>
                </c:pt>
                <c:pt idx="33">
                  <c:v>76.345418214797803</c:v>
                </c:pt>
                <c:pt idx="34">
                  <c:v>76.782944548129507</c:v>
                </c:pt>
                <c:pt idx="35">
                  <c:v>77.200190556048824</c:v>
                </c:pt>
                <c:pt idx="36">
                  <c:v>77.598980033397524</c:v>
                </c:pt>
                <c:pt idx="37">
                  <c:v>77.981232404708635</c:v>
                </c:pt>
                <c:pt idx="38">
                  <c:v>78.348894417285635</c:v>
                </c:pt>
                <c:pt idx="39">
                  <c:v>78.703844511508848</c:v>
                </c:pt>
                <c:pt idx="40">
                  <c:v>79.047797191142948</c:v>
                </c:pt>
                <c:pt idx="41">
                  <c:v>79.382227885722671</c:v>
                </c:pt>
                <c:pt idx="42">
                  <c:v>79.708407104014952</c:v>
                </c:pt>
                <c:pt idx="43">
                  <c:v>80.027502894401451</c:v>
                </c:pt>
                <c:pt idx="44">
                  <c:v>80.340628659724672</c:v>
                </c:pt>
                <c:pt idx="45">
                  <c:v>80.64887048006014</c:v>
                </c:pt>
                <c:pt idx="46">
                  <c:v>80.953246128559101</c:v>
                </c:pt>
                <c:pt idx="47">
                  <c:v>81.254616272449454</c:v>
                </c:pt>
                <c:pt idx="48">
                  <c:v>81.553657150268293</c:v>
                </c:pt>
                <c:pt idx="49">
                  <c:v>81.850778603553522</c:v>
                </c:pt>
                <c:pt idx="50">
                  <c:v>82.146253859996648</c:v>
                </c:pt>
                <c:pt idx="51">
                  <c:v>82.440246856212156</c:v>
                </c:pt>
                <c:pt idx="52">
                  <c:v>82.732907867431564</c:v>
                </c:pt>
                <c:pt idx="53">
                  <c:v>83.024380338191833</c:v>
                </c:pt>
                <c:pt idx="54">
                  <c:v>83.314732575416116</c:v>
                </c:pt>
                <c:pt idx="55">
                  <c:v>83.603916764258784</c:v>
                </c:pt>
                <c:pt idx="56">
                  <c:v>83.891714322566827</c:v>
                </c:pt>
                <c:pt idx="57">
                  <c:v>84.177756392955715</c:v>
                </c:pt>
                <c:pt idx="58">
                  <c:v>84.461551165580318</c:v>
                </c:pt>
                <c:pt idx="59">
                  <c:v>84.742627322673641</c:v>
                </c:pt>
                <c:pt idx="60">
                  <c:v>85.020506715774076</c:v>
                </c:pt>
                <c:pt idx="61">
                  <c:v>85.294772672653139</c:v>
                </c:pt>
                <c:pt idx="62">
                  <c:v>85.564953875541548</c:v>
                </c:pt>
                <c:pt idx="63">
                  <c:v>85.830510699748515</c:v>
                </c:pt>
                <c:pt idx="64">
                  <c:v>86.090801060199723</c:v>
                </c:pt>
                <c:pt idx="65">
                  <c:v>86.345080411433742</c:v>
                </c:pt>
                <c:pt idx="66">
                  <c:v>86.592590546607951</c:v>
                </c:pt>
                <c:pt idx="67">
                  <c:v>86.832634735107206</c:v>
                </c:pt>
                <c:pt idx="68">
                  <c:v>87.06459138393349</c:v>
                </c:pt>
                <c:pt idx="69">
                  <c:v>87.287941360473596</c:v>
                </c:pt>
                <c:pt idx="70">
                  <c:v>87.50215187072736</c:v>
                </c:pt>
                <c:pt idx="71">
                  <c:v>87.706676459312277</c:v>
                </c:pt>
                <c:pt idx="72">
                  <c:v>87.900934517383149</c:v>
                </c:pt>
                <c:pt idx="73">
                  <c:v>88.084311282634303</c:v>
                </c:pt>
                <c:pt idx="74">
                  <c:v>88.256260299682083</c:v>
                </c:pt>
                <c:pt idx="75">
                  <c:v>88.416235113143415</c:v>
                </c:pt>
                <c:pt idx="76">
                  <c:v>88.564242553710642</c:v>
                </c:pt>
                <c:pt idx="77">
                  <c:v>88.699995732307016</c:v>
                </c:pt>
                <c:pt idx="78">
                  <c:v>88.823419511318193</c:v>
                </c:pt>
                <c:pt idx="79">
                  <c:v>88.934425091743464</c:v>
                </c:pt>
                <c:pt idx="80">
                  <c:v>89.032937335967944</c:v>
                </c:pt>
                <c:pt idx="81">
                  <c:v>89.118915259837692</c:v>
                </c:pt>
                <c:pt idx="82">
                  <c:v>89.192440831661116</c:v>
                </c:pt>
                <c:pt idx="83">
                  <c:v>89.253759956359332</c:v>
                </c:pt>
                <c:pt idx="84">
                  <c:v>89.303268814086735</c:v>
                </c:pt>
                <c:pt idx="85">
                  <c:v>89.341500198840578</c:v>
                </c:pt>
                <c:pt idx="86">
                  <c:v>89.369000566005695</c:v>
                </c:pt>
                <c:pt idx="87">
                  <c:v>89.38630954027164</c:v>
                </c:pt>
                <c:pt idx="88">
                  <c:v>89.393966746329767</c:v>
                </c:pt>
                <c:pt idx="89">
                  <c:v>89.392532300948943</c:v>
                </c:pt>
                <c:pt idx="90">
                  <c:v>89.382566320895677</c:v>
                </c:pt>
                <c:pt idx="91">
                  <c:v>89.365100240706994</c:v>
                </c:pt>
                <c:pt idx="92">
                  <c:v>89.34091958999592</c:v>
                </c:pt>
                <c:pt idx="93">
                  <c:v>89.310932850837176</c:v>
                </c:pt>
                <c:pt idx="94">
                  <c:v>89.276048505306051</c:v>
                </c:pt>
                <c:pt idx="95">
                  <c:v>89.237058913707315</c:v>
                </c:pt>
                <c:pt idx="96">
                  <c:v>89.194694960117133</c:v>
                </c:pt>
                <c:pt idx="97">
                  <c:v>89.149694359302345</c:v>
                </c:pt>
                <c:pt idx="98">
                  <c:v>89.102808487414947</c:v>
                </c:pt>
                <c:pt idx="99">
                  <c:v>89.054857027530105</c:v>
                </c:pt>
                <c:pt idx="100">
                  <c:v>89.006673324107624</c:v>
                </c:pt>
                <c:pt idx="101">
                  <c:v>88.959022414684156</c:v>
                </c:pt>
                <c:pt idx="102">
                  <c:v>88.912560045718678</c:v>
                </c:pt>
                <c:pt idx="103">
                  <c:v>88.867798519134411</c:v>
                </c:pt>
                <c:pt idx="104">
                  <c:v>88.825134015082881</c:v>
                </c:pt>
                <c:pt idx="105">
                  <c:v>88.784949052333815</c:v>
                </c:pt>
                <c:pt idx="106">
                  <c:v>88.747612488269468</c:v>
                </c:pt>
                <c:pt idx="107">
                  <c:v>88.71350684165904</c:v>
                </c:pt>
                <c:pt idx="108">
                  <c:v>88.683000969886493</c:v>
                </c:pt>
                <c:pt idx="109">
                  <c:v>88.656340777873524</c:v>
                </c:pt>
                <c:pt idx="110">
                  <c:v>88.633662879466456</c:v>
                </c:pt>
                <c:pt idx="111">
                  <c:v>88.61494678258893</c:v>
                </c:pt>
                <c:pt idx="112">
                  <c:v>88.600096857547342</c:v>
                </c:pt>
                <c:pt idx="113">
                  <c:v>88.589017474651001</c:v>
                </c:pt>
                <c:pt idx="114">
                  <c:v>88.581626665592083</c:v>
                </c:pt>
                <c:pt idx="115">
                  <c:v>88.57788344621612</c:v>
                </c:pt>
                <c:pt idx="116">
                  <c:v>88.577699017524708</c:v>
                </c:pt>
                <c:pt idx="117">
                  <c:v>88.580909442901103</c:v>
                </c:pt>
                <c:pt idx="118">
                  <c:v>88.587241494655458</c:v>
                </c:pt>
                <c:pt idx="119">
                  <c:v>88.596353638171948</c:v>
                </c:pt>
                <c:pt idx="120">
                  <c:v>88.607870185374878</c:v>
                </c:pt>
                <c:pt idx="121">
                  <c:v>88.62144960165007</c:v>
                </c:pt>
                <c:pt idx="122">
                  <c:v>88.636825489997776</c:v>
                </c:pt>
                <c:pt idx="123">
                  <c:v>88.653779268264387</c:v>
                </c:pt>
                <c:pt idx="124">
                  <c:v>88.672065031528234</c:v>
                </c:pt>
                <c:pt idx="125">
                  <c:v>88.691382229327928</c:v>
                </c:pt>
                <c:pt idx="126">
                  <c:v>88.711375665664164</c:v>
                </c:pt>
                <c:pt idx="127">
                  <c:v>88.731628668307863</c:v>
                </c:pt>
                <c:pt idx="128">
                  <c:v>88.751779210567364</c:v>
                </c:pt>
                <c:pt idx="129">
                  <c:v>88.771513080596691</c:v>
                </c:pt>
                <c:pt idx="130">
                  <c:v>88.790625357627476</c:v>
                </c:pt>
                <c:pt idx="131">
                  <c:v>88.808924782275952</c:v>
                </c:pt>
                <c:pt idx="132">
                  <c:v>88.826206433772626</c:v>
                </c:pt>
                <c:pt idx="133">
                  <c:v>88.842231237888157</c:v>
                </c:pt>
                <c:pt idx="134">
                  <c:v>88.856705474853442</c:v>
                </c:pt>
                <c:pt idx="135">
                  <c:v>88.869335424900015</c:v>
                </c:pt>
                <c:pt idx="136">
                  <c:v>88.8798615217204</c:v>
                </c:pt>
                <c:pt idx="137">
                  <c:v>88.888099336623753</c:v>
                </c:pt>
                <c:pt idx="138">
                  <c:v>88.893939578533022</c:v>
                </c:pt>
                <c:pt idx="139">
                  <c:v>88.897279787063425</c:v>
                </c:pt>
                <c:pt idx="140">
                  <c:v>88.897997009753851</c:v>
                </c:pt>
                <c:pt idx="141">
                  <c:v>88.89592730998983</c:v>
                </c:pt>
                <c:pt idx="142">
                  <c:v>88.890858936309513</c:v>
                </c:pt>
                <c:pt idx="143">
                  <c:v>88.882600629329204</c:v>
                </c:pt>
                <c:pt idx="144">
                  <c:v>88.870988452434418</c:v>
                </c:pt>
                <c:pt idx="145">
                  <c:v>88.855940437316804</c:v>
                </c:pt>
                <c:pt idx="146">
                  <c:v>88.83740876913069</c:v>
                </c:pt>
                <c:pt idx="147">
                  <c:v>88.815352463722178</c:v>
                </c:pt>
                <c:pt idx="148">
                  <c:v>88.789689552783472</c:v>
                </c:pt>
                <c:pt idx="149">
                  <c:v>88.760310745239209</c:v>
                </c:pt>
                <c:pt idx="150">
                  <c:v>88.727052104472662</c:v>
                </c:pt>
                <c:pt idx="151">
                  <c:v>88.689797508716126</c:v>
                </c:pt>
                <c:pt idx="152">
                  <c:v>88.648444497584862</c:v>
                </c:pt>
                <c:pt idx="153">
                  <c:v>88.602986240386556</c:v>
                </c:pt>
                <c:pt idx="154">
                  <c:v>88.553402245044239</c:v>
                </c:pt>
                <c:pt idx="155">
                  <c:v>88.499706172942581</c:v>
                </c:pt>
                <c:pt idx="156">
                  <c:v>88.441843378543595</c:v>
                </c:pt>
                <c:pt idx="157">
                  <c:v>88.379725062846575</c:v>
                </c:pt>
                <c:pt idx="158">
                  <c:v>88.313262426853143</c:v>
                </c:pt>
                <c:pt idx="159">
                  <c:v>88.242380332946652</c:v>
                </c:pt>
                <c:pt idx="160">
                  <c:v>88.167051458358401</c:v>
                </c:pt>
                <c:pt idx="161">
                  <c:v>88.08730995655057</c:v>
                </c:pt>
                <c:pt idx="162">
                  <c:v>88.003196811675906</c:v>
                </c:pt>
                <c:pt idx="163">
                  <c:v>87.914732515811352</c:v>
                </c:pt>
                <c:pt idx="164">
                  <c:v>87.82190340757343</c:v>
                </c:pt>
                <c:pt idx="165">
                  <c:v>87.724668502807077</c:v>
                </c:pt>
                <c:pt idx="166">
                  <c:v>87.622979986667232</c:v>
                </c:pt>
                <c:pt idx="167">
                  <c:v>87.516824197768685</c:v>
                </c:pt>
                <c:pt idx="168">
                  <c:v>87.406228458881287</c:v>
                </c:pt>
                <c:pt idx="169">
                  <c:v>87.291254246234743</c:v>
                </c:pt>
                <c:pt idx="170">
                  <c:v>87.17198352813682</c:v>
                </c:pt>
                <c:pt idx="171">
                  <c:v>87.048464119433788</c:v>
                </c:pt>
                <c:pt idx="172">
                  <c:v>86.920702850818515</c:v>
                </c:pt>
                <c:pt idx="173">
                  <c:v>86.788679230212907</c:v>
                </c:pt>
                <c:pt idx="174">
                  <c:v>86.652393257617533</c:v>
                </c:pt>
                <c:pt idx="175">
                  <c:v>86.511851763725275</c:v>
                </c:pt>
                <c:pt idx="176">
                  <c:v>86.367136716842239</c:v>
                </c:pt>
                <c:pt idx="177">
                  <c:v>86.218323254585044</c:v>
                </c:pt>
                <c:pt idx="178">
                  <c:v>86.065507006644978</c:v>
                </c:pt>
                <c:pt idx="179">
                  <c:v>85.908749449252909</c:v>
                </c:pt>
                <c:pt idx="180">
                  <c:v>85.748064243793465</c:v>
                </c:pt>
                <c:pt idx="181">
                  <c:v>85.583294284343353</c:v>
                </c:pt>
                <c:pt idx="182">
                  <c:v>85.414801597594803</c:v>
                </c:pt>
                <c:pt idx="183">
                  <c:v>85.242476892471316</c:v>
                </c:pt>
                <c:pt idx="184">
                  <c:v>85.066169893741318</c:v>
                </c:pt>
                <c:pt idx="185">
                  <c:v>84.886256289481722</c:v>
                </c:pt>
                <c:pt idx="186">
                  <c:v>84.70307761430719</c:v>
                </c:pt>
                <c:pt idx="187">
                  <c:v>84.516456270217503</c:v>
                </c:pt>
                <c:pt idx="188">
                  <c:v>84.326460564136411</c:v>
                </c:pt>
                <c:pt idx="189">
                  <c:v>84.133117818832005</c:v>
                </c:pt>
                <c:pt idx="190">
                  <c:v>83.936503171920364</c:v>
                </c:pt>
                <c:pt idx="191">
                  <c:v>83.736725914477987</c:v>
                </c:pt>
                <c:pt idx="192">
                  <c:v>83.533908998966012</c:v>
                </c:pt>
                <c:pt idx="193">
                  <c:v>83.328209531307138</c:v>
                </c:pt>
                <c:pt idx="194">
                  <c:v>83.119750463962518</c:v>
                </c:pt>
                <c:pt idx="195">
                  <c:v>82.908641088008636</c:v>
                </c:pt>
                <c:pt idx="196">
                  <c:v>82.694963371753303</c:v>
                </c:pt>
                <c:pt idx="197">
                  <c:v>82.478806114196644</c:v>
                </c:pt>
                <c:pt idx="198">
                  <c:v>82.260278606414587</c:v>
                </c:pt>
                <c:pt idx="199">
                  <c:v>82.039517462253457</c:v>
                </c:pt>
                <c:pt idx="200">
                  <c:v>81.816700279712364</c:v>
                </c:pt>
                <c:pt idx="201">
                  <c:v>81.591990995406903</c:v>
                </c:pt>
                <c:pt idx="202">
                  <c:v>81.365539884566928</c:v>
                </c:pt>
                <c:pt idx="203">
                  <c:v>81.137456238269465</c:v>
                </c:pt>
                <c:pt idx="204">
                  <c:v>80.907856178283382</c:v>
                </c:pt>
                <c:pt idx="205">
                  <c:v>80.676835334300506</c:v>
                </c:pt>
                <c:pt idx="206">
                  <c:v>80.444516658782575</c:v>
                </c:pt>
                <c:pt idx="207">
                  <c:v>80.211064088344017</c:v>
                </c:pt>
                <c:pt idx="208">
                  <c:v>79.976641559600452</c:v>
                </c:pt>
                <c:pt idx="209">
                  <c:v>79.741419839858679</c:v>
                </c:pt>
                <c:pt idx="210">
                  <c:v>79.505515050888064</c:v>
                </c:pt>
                <c:pt idx="211">
                  <c:v>79.269043314456866</c:v>
                </c:pt>
                <c:pt idx="212">
                  <c:v>79.032079768180537</c:v>
                </c:pt>
                <c:pt idx="213">
                  <c:v>78.79472004175156</c:v>
                </c:pt>
                <c:pt idx="214">
                  <c:v>78.557080256938733</c:v>
                </c:pt>
                <c:pt idx="215">
                  <c:v>78.319290196895494</c:v>
                </c:pt>
                <c:pt idx="216">
                  <c:v>78.081506967544001</c:v>
                </c:pt>
                <c:pt idx="217">
                  <c:v>77.843833029270172</c:v>
                </c:pt>
                <c:pt idx="218">
                  <c:v>77.606364011764114</c:v>
                </c:pt>
                <c:pt idx="219">
                  <c:v>77.369154560565534</c:v>
                </c:pt>
                <c:pt idx="220">
                  <c:v>77.13227298259703</c:v>
                </c:pt>
                <c:pt idx="221">
                  <c:v>76.895767092704233</c:v>
                </c:pt>
                <c:pt idx="222">
                  <c:v>76.659718859195536</c:v>
                </c:pt>
                <c:pt idx="223">
                  <c:v>76.424237573146286</c:v>
                </c:pt>
                <c:pt idx="224">
                  <c:v>76.189405202865416</c:v>
                </c:pt>
                <c:pt idx="225">
                  <c:v>75.955303716659046</c:v>
                </c:pt>
                <c:pt idx="226">
                  <c:v>75.721967267989882</c:v>
                </c:pt>
                <c:pt idx="227">
                  <c:v>75.489430010318372</c:v>
                </c:pt>
                <c:pt idx="228">
                  <c:v>75.257705605029713</c:v>
                </c:pt>
                <c:pt idx="229">
                  <c:v>75.026821374893188</c:v>
                </c:pt>
                <c:pt idx="230">
                  <c:v>74.796838796138474</c:v>
                </c:pt>
                <c:pt idx="231">
                  <c:v>74.567812514304734</c:v>
                </c:pt>
                <c:pt idx="232">
                  <c:v>74.339797174930453</c:v>
                </c:pt>
                <c:pt idx="233">
                  <c:v>74.112840592860721</c:v>
                </c:pt>
                <c:pt idx="234">
                  <c:v>73.886935937404374</c:v>
                </c:pt>
                <c:pt idx="235">
                  <c:v>73.662083208560844</c:v>
                </c:pt>
                <c:pt idx="236">
                  <c:v>73.438282406330103</c:v>
                </c:pt>
                <c:pt idx="237">
                  <c:v>73.215540361403939</c:v>
                </c:pt>
                <c:pt idx="238">
                  <c:v>72.99389122724503</c:v>
                </c:pt>
                <c:pt idx="239">
                  <c:v>72.773375988006165</c:v>
                </c:pt>
                <c:pt idx="240">
                  <c:v>72.554021966457185</c:v>
                </c:pt>
                <c:pt idx="241">
                  <c:v>72.335835993289834</c:v>
                </c:pt>
                <c:pt idx="242">
                  <c:v>72.118927359580596</c:v>
                </c:pt>
                <c:pt idx="243">
                  <c:v>71.903029668330831</c:v>
                </c:pt>
                <c:pt idx="244">
                  <c:v>71.688252210617051</c:v>
                </c:pt>
                <c:pt idx="245">
                  <c:v>71.47458815574636</c:v>
                </c:pt>
                <c:pt idx="246">
                  <c:v>71.262071657180329</c:v>
                </c:pt>
                <c:pt idx="247">
                  <c:v>71.050723206996508</c:v>
                </c:pt>
                <c:pt idx="248">
                  <c:v>70.840549635886617</c:v>
                </c:pt>
                <c:pt idx="249">
                  <c:v>70.631544113158924</c:v>
                </c:pt>
                <c:pt idx="250">
                  <c:v>70.423836421966314</c:v>
                </c:pt>
                <c:pt idx="251">
                  <c:v>70.21710551977101</c:v>
                </c:pt>
                <c:pt idx="252">
                  <c:v>70.011453866958362</c:v>
                </c:pt>
                <c:pt idx="253">
                  <c:v>69.806908786296489</c:v>
                </c:pt>
                <c:pt idx="254">
                  <c:v>69.603483939170573</c:v>
                </c:pt>
                <c:pt idx="255">
                  <c:v>69.401179325580074</c:v>
                </c:pt>
                <c:pt idx="256">
                  <c:v>69.200008606910188</c:v>
                </c:pt>
                <c:pt idx="257">
                  <c:v>68.99995129108396</c:v>
                </c:pt>
                <c:pt idx="258">
                  <c:v>68.800980055332133</c:v>
                </c:pt>
                <c:pt idx="259">
                  <c:v>68.603074407577154</c:v>
                </c:pt>
                <c:pt idx="260">
                  <c:v>68.406220686435574</c:v>
                </c:pt>
                <c:pt idx="261">
                  <c:v>68.210425722598529</c:v>
                </c:pt>
                <c:pt idx="262">
                  <c:v>68.015696346759512</c:v>
                </c:pt>
                <c:pt idx="263">
                  <c:v>67.822039389610254</c:v>
                </c:pt>
                <c:pt idx="264">
                  <c:v>67.629461681842486</c:v>
                </c:pt>
                <c:pt idx="265">
                  <c:v>67.437935900688103</c:v>
                </c:pt>
                <c:pt idx="266">
                  <c:v>67.247441554068999</c:v>
                </c:pt>
                <c:pt idx="267">
                  <c:v>67.05795814990995</c:v>
                </c:pt>
                <c:pt idx="268">
                  <c:v>66.869485688209238</c:v>
                </c:pt>
                <c:pt idx="269">
                  <c:v>66.682024168967999</c:v>
                </c:pt>
                <c:pt idx="270">
                  <c:v>66.495587253570292</c:v>
                </c:pt>
                <c:pt idx="271">
                  <c:v>66.310188603400761</c:v>
                </c:pt>
                <c:pt idx="272">
                  <c:v>66.125807726383044</c:v>
                </c:pt>
                <c:pt idx="273">
                  <c:v>65.942601728439243</c:v>
                </c:pt>
                <c:pt idx="274">
                  <c:v>65.760235905647008</c:v>
                </c:pt>
                <c:pt idx="275">
                  <c:v>65.578840041160333</c:v>
                </c:pt>
                <c:pt idx="276">
                  <c:v>65.398420965671008</c:v>
                </c:pt>
                <c:pt idx="277">
                  <c:v>65.218992340564171</c:v>
                </c:pt>
                <c:pt idx="278">
                  <c:v>65.040554165839893</c:v>
                </c:pt>
                <c:pt idx="279">
                  <c:v>64.863126933574506</c:v>
                </c:pt>
                <c:pt idx="280">
                  <c:v>64.686696982383395</c:v>
                </c:pt>
                <c:pt idx="281">
                  <c:v>64.511250650882488</c:v>
                </c:pt>
                <c:pt idx="282">
                  <c:v>64.336787939071229</c:v>
                </c:pt>
                <c:pt idx="283">
                  <c:v>64.163295185565545</c:v>
                </c:pt>
                <c:pt idx="284">
                  <c:v>63.990772390365422</c:v>
                </c:pt>
                <c:pt idx="285">
                  <c:v>63.819240045547268</c:v>
                </c:pt>
                <c:pt idx="286">
                  <c:v>63.648718643188005</c:v>
                </c:pt>
                <c:pt idx="287">
                  <c:v>63.479221844672864</c:v>
                </c:pt>
                <c:pt idx="288">
                  <c:v>63.310735988616621</c:v>
                </c:pt>
                <c:pt idx="289">
                  <c:v>63.143274736403932</c:v>
                </c:pt>
                <c:pt idx="290">
                  <c:v>62.976831257343022</c:v>
                </c:pt>
                <c:pt idx="291">
                  <c:v>62.81141238212566</c:v>
                </c:pt>
                <c:pt idx="292">
                  <c:v>62.647038602828786</c:v>
                </c:pt>
                <c:pt idx="293">
                  <c:v>62.483737242221665</c:v>
                </c:pt>
                <c:pt idx="294">
                  <c:v>62.321542453765318</c:v>
                </c:pt>
                <c:pt idx="295">
                  <c:v>62.160474729537832</c:v>
                </c:pt>
                <c:pt idx="296">
                  <c:v>62.000745820998759</c:v>
                </c:pt>
                <c:pt idx="297">
                  <c:v>61.842096161842328</c:v>
                </c:pt>
                <c:pt idx="298">
                  <c:v>61.684525752067408</c:v>
                </c:pt>
                <c:pt idx="299">
                  <c:v>61.528164374828002</c:v>
                </c:pt>
                <c:pt idx="300">
                  <c:v>61.373053014278028</c:v>
                </c:pt>
                <c:pt idx="301">
                  <c:v>61.219246315956013</c:v>
                </c:pt>
                <c:pt idx="302">
                  <c:v>61.066785264014726</c:v>
                </c:pt>
                <c:pt idx="303">
                  <c:v>60.915717673301501</c:v>
                </c:pt>
                <c:pt idx="304">
                  <c:v>60.766077697276828</c:v>
                </c:pt>
                <c:pt idx="305">
                  <c:v>60.617906320094562</c:v>
                </c:pt>
                <c:pt idx="306">
                  <c:v>60.471258187293827</c:v>
                </c:pt>
                <c:pt idx="307">
                  <c:v>60.326174283027392</c:v>
                </c:pt>
                <c:pt idx="308">
                  <c:v>60.182722914218417</c:v>
                </c:pt>
                <c:pt idx="309">
                  <c:v>60.040972387790639</c:v>
                </c:pt>
                <c:pt idx="310">
                  <c:v>59.900984179973207</c:v>
                </c:pt>
                <c:pt idx="311">
                  <c:v>59.762826597690413</c:v>
                </c:pt>
                <c:pt idx="312">
                  <c:v>59.626554286479681</c:v>
                </c:pt>
                <c:pt idx="313">
                  <c:v>59.49222189187951</c:v>
                </c:pt>
                <c:pt idx="314">
                  <c:v>59.359884059429035</c:v>
                </c:pt>
                <c:pt idx="315">
                  <c:v>59.229622757434335</c:v>
                </c:pt>
                <c:pt idx="316">
                  <c:v>59.1014994621274</c:v>
                </c:pt>
                <c:pt idx="317">
                  <c:v>58.975596141814904</c:v>
                </c:pt>
                <c:pt idx="318">
                  <c:v>58.851987934112316</c:v>
                </c:pt>
                <c:pt idx="319">
                  <c:v>58.730743145942256</c:v>
                </c:pt>
                <c:pt idx="320">
                  <c:v>58.611909592151484</c:v>
                </c:pt>
                <c:pt idx="321">
                  <c:v>58.495938098430095</c:v>
                </c:pt>
                <c:pt idx="322">
                  <c:v>58.382323193550029</c:v>
                </c:pt>
                <c:pt idx="323">
                  <c:v>58.271126353740449</c:v>
                </c:pt>
                <c:pt idx="324">
                  <c:v>58.163153600692468</c:v>
                </c:pt>
                <c:pt idx="325">
                  <c:v>58.057537436485248</c:v>
                </c:pt>
                <c:pt idx="326">
                  <c:v>57.954571580886707</c:v>
                </c:pt>
                <c:pt idx="327">
                  <c:v>57.854467785358111</c:v>
                </c:pt>
                <c:pt idx="328">
                  <c:v>57.757895457744212</c:v>
                </c:pt>
                <c:pt idx="329">
                  <c:v>57.663761687278324</c:v>
                </c:pt>
                <c:pt idx="330">
                  <c:v>57.572524130343957</c:v>
                </c:pt>
                <c:pt idx="331">
                  <c:v>57.484333062171515</c:v>
                </c:pt>
                <c:pt idx="332">
                  <c:v>57.399236297607203</c:v>
                </c:pt>
                <c:pt idx="333">
                  <c:v>57.317281651496678</c:v>
                </c:pt>
                <c:pt idx="334">
                  <c:v>57.238506692647924</c:v>
                </c:pt>
                <c:pt idx="335">
                  <c:v>57.162942159175842</c:v>
                </c:pt>
                <c:pt idx="336">
                  <c:v>57.090615373849857</c:v>
                </c:pt>
                <c:pt idx="337">
                  <c:v>57.021546828746764</c:v>
                </c:pt>
                <c:pt idx="338">
                  <c:v>56.955763846635783</c:v>
                </c:pt>
                <c:pt idx="339">
                  <c:v>56.893290334939948</c:v>
                </c:pt>
                <c:pt idx="340">
                  <c:v>56.834150201082203</c:v>
                </c:pt>
                <c:pt idx="341">
                  <c:v>56.778357106447181</c:v>
                </c:pt>
                <c:pt idx="342">
                  <c:v>56.725924712419456</c:v>
                </c:pt>
                <c:pt idx="343">
                  <c:v>56.67712624669074</c:v>
                </c:pt>
                <c:pt idx="344">
                  <c:v>56.631965124607078</c:v>
                </c:pt>
                <c:pt idx="345">
                  <c:v>56.589645570516566</c:v>
                </c:pt>
                <c:pt idx="346">
                  <c:v>56.5507037937641</c:v>
                </c:pt>
                <c:pt idx="347">
                  <c:v>56.515170532464971</c:v>
                </c:pt>
                <c:pt idx="348">
                  <c:v>56.483059448003715</c:v>
                </c:pt>
                <c:pt idx="349">
                  <c:v>56.454240757226934</c:v>
                </c:pt>
                <c:pt idx="350">
                  <c:v>56.428786182403556</c:v>
                </c:pt>
                <c:pt idx="351">
                  <c:v>56.40678110718725</c:v>
                </c:pt>
                <c:pt idx="352">
                  <c:v>56.388194793462709</c:v>
                </c:pt>
                <c:pt idx="353">
                  <c:v>56.372764259576769</c:v>
                </c:pt>
                <c:pt idx="354">
                  <c:v>56.36065002679824</c:v>
                </c:pt>
                <c:pt idx="355">
                  <c:v>56.352876698970775</c:v>
                </c:pt>
                <c:pt idx="356">
                  <c:v>56.348313796520202</c:v>
                </c:pt>
                <c:pt idx="357">
                  <c:v>56.346168959140748</c:v>
                </c:pt>
                <c:pt idx="358">
                  <c:v>56.347159409522988</c:v>
                </c:pt>
                <c:pt idx="359">
                  <c:v>56.351459330320324</c:v>
                </c:pt>
                <c:pt idx="360">
                  <c:v>56.359048229455922</c:v>
                </c:pt>
                <c:pt idx="361">
                  <c:v>56.369663125276546</c:v>
                </c:pt>
                <c:pt idx="362">
                  <c:v>56.383437216281855</c:v>
                </c:pt>
                <c:pt idx="363">
                  <c:v>56.401316553354221</c:v>
                </c:pt>
                <c:pt idx="364">
                  <c:v>56.422372162342072</c:v>
                </c:pt>
                <c:pt idx="365">
                  <c:v>56.44563066959379</c:v>
                </c:pt>
                <c:pt idx="366">
                  <c:v>56.471822959184593</c:v>
                </c:pt>
                <c:pt idx="367">
                  <c:v>56.501085644960376</c:v>
                </c:pt>
                <c:pt idx="368">
                  <c:v>56.533384573459607</c:v>
                </c:pt>
                <c:pt idx="369">
                  <c:v>56.568613868951772</c:v>
                </c:pt>
                <c:pt idx="370">
                  <c:v>56.606797438859921</c:v>
                </c:pt>
                <c:pt idx="371">
                  <c:v>56.647907960414848</c:v>
                </c:pt>
                <c:pt idx="372">
                  <c:v>56.692778778076125</c:v>
                </c:pt>
                <c:pt idx="373">
                  <c:v>56.740583378076501</c:v>
                </c:pt>
                <c:pt idx="374">
                  <c:v>56.790406447648984</c:v>
                </c:pt>
                <c:pt idx="375">
                  <c:v>56.842907148599593</c:v>
                </c:pt>
                <c:pt idx="376">
                  <c:v>56.898177695274306</c:v>
                </c:pt>
                <c:pt idx="377">
                  <c:v>56.95618393421173</c:v>
                </c:pt>
                <c:pt idx="378">
                  <c:v>57.016895127296429</c:v>
                </c:pt>
                <c:pt idx="379">
                  <c:v>57.080533272027957</c:v>
                </c:pt>
                <c:pt idx="380">
                  <c:v>57.147060799598691</c:v>
                </c:pt>
                <c:pt idx="381">
                  <c:v>57.216429895162577</c:v>
                </c:pt>
                <c:pt idx="382">
                  <c:v>57.288411730527869</c:v>
                </c:pt>
                <c:pt idx="383">
                  <c:v>57.362589633464594</c:v>
                </c:pt>
                <c:pt idx="384">
                  <c:v>57.43938027620294</c:v>
                </c:pt>
                <c:pt idx="385">
                  <c:v>57.518507015705104</c:v>
                </c:pt>
                <c:pt idx="386">
                  <c:v>57.600359201430877</c:v>
                </c:pt>
                <c:pt idx="387">
                  <c:v>57.684608960151316</c:v>
                </c:pt>
                <c:pt idx="388">
                  <c:v>57.77091475725171</c:v>
                </c:pt>
                <c:pt idx="389">
                  <c:v>57.859590804576378</c:v>
                </c:pt>
                <c:pt idx="390">
                  <c:v>57.950281906127671</c:v>
                </c:pt>
                <c:pt idx="391">
                  <c:v>58.043206644058046</c:v>
                </c:pt>
                <c:pt idx="392">
                  <c:v>58.138262557983296</c:v>
                </c:pt>
                <c:pt idx="393">
                  <c:v>58.235183250903624</c:v>
                </c:pt>
                <c:pt idx="394">
                  <c:v>58.33422145843479</c:v>
                </c:pt>
                <c:pt idx="395">
                  <c:v>58.436292493343238</c:v>
                </c:pt>
                <c:pt idx="396">
                  <c:v>58.54034442901559</c:v>
                </c:pt>
                <c:pt idx="397">
                  <c:v>58.646397757529954</c:v>
                </c:pt>
                <c:pt idx="398">
                  <c:v>58.754288542270139</c:v>
                </c:pt>
                <c:pt idx="399">
                  <c:v>58.86411241292916</c:v>
                </c:pt>
                <c:pt idx="400">
                  <c:v>58.975643956661116</c:v>
                </c:pt>
                <c:pt idx="401">
                  <c:v>59.089067602157449</c:v>
                </c:pt>
                <c:pt idx="402">
                  <c:v>59.204082798957337</c:v>
                </c:pt>
                <c:pt idx="403">
                  <c:v>59.320983266830417</c:v>
                </c:pt>
                <c:pt idx="404">
                  <c:v>59.439932942389994</c:v>
                </c:pt>
                <c:pt idx="405">
                  <c:v>59.560610783100039</c:v>
                </c:pt>
                <c:pt idx="406">
                  <c:v>59.682825529575119</c:v>
                </c:pt>
                <c:pt idx="407">
                  <c:v>59.806713795661544</c:v>
                </c:pt>
                <c:pt idx="408">
                  <c:v>59.932029676437068</c:v>
                </c:pt>
                <c:pt idx="409">
                  <c:v>60.0590327382086</c:v>
                </c:pt>
                <c:pt idx="410">
                  <c:v>60.187518060207189</c:v>
                </c:pt>
                <c:pt idx="411">
                  <c:v>60.317711055278721</c:v>
                </c:pt>
                <c:pt idx="412">
                  <c:v>60.449434125422961</c:v>
                </c:pt>
                <c:pt idx="413">
                  <c:v>60.582455027103407</c:v>
                </c:pt>
                <c:pt idx="414">
                  <c:v>60.717012834548882</c:v>
                </c:pt>
                <c:pt idx="415">
                  <c:v>60.852950441837244</c:v>
                </c:pt>
                <c:pt idx="416">
                  <c:v>60.990479600429161</c:v>
                </c:pt>
                <c:pt idx="417">
                  <c:v>61.129402220249162</c:v>
                </c:pt>
                <c:pt idx="418">
                  <c:v>61.2695338726041</c:v>
                </c:pt>
                <c:pt idx="419">
                  <c:v>61.411045324801925</c:v>
                </c:pt>
                <c:pt idx="420">
                  <c:v>61.553745317458898</c:v>
                </c:pt>
                <c:pt idx="421">
                  <c:v>61.697749972343267</c:v>
                </c:pt>
                <c:pt idx="422">
                  <c:v>61.843059289455013</c:v>
                </c:pt>
                <c:pt idx="423">
                  <c:v>61.989693760871681</c:v>
                </c:pt>
                <c:pt idx="424">
                  <c:v>62.137619233131112</c:v>
                </c:pt>
                <c:pt idx="425">
                  <c:v>62.286637616157236</c:v>
                </c:pt>
                <c:pt idx="426">
                  <c:v>62.436871862411216</c:v>
                </c:pt>
                <c:pt idx="427">
                  <c:v>62.588451755046485</c:v>
                </c:pt>
                <c:pt idx="428">
                  <c:v>62.741192865371623</c:v>
                </c:pt>
                <c:pt idx="429">
                  <c:v>62.895074701309127</c:v>
                </c:pt>
                <c:pt idx="430">
                  <c:v>63.050438797473689</c:v>
                </c:pt>
                <c:pt idx="431">
                  <c:v>63.206957280635805</c:v>
                </c:pt>
                <c:pt idx="432">
                  <c:v>63.364555013179434</c:v>
                </c:pt>
                <c:pt idx="433">
                  <c:v>63.523348116874516</c:v>
                </c:pt>
                <c:pt idx="434">
                  <c:v>63.683275115489636</c:v>
                </c:pt>
                <c:pt idx="435">
                  <c:v>63.844267702102201</c:v>
                </c:pt>
                <c:pt idx="436">
                  <c:v>64.006380522250751</c:v>
                </c:pt>
                <c:pt idx="437">
                  <c:v>64.169511115550506</c:v>
                </c:pt>
                <c:pt idx="438">
                  <c:v>64.333748281001618</c:v>
                </c:pt>
                <c:pt idx="439">
                  <c:v>64.498948574065992</c:v>
                </c:pt>
                <c:pt idx="440">
                  <c:v>64.665275931358082</c:v>
                </c:pt>
                <c:pt idx="441">
                  <c:v>64.832600569725003</c:v>
                </c:pt>
                <c:pt idx="442">
                  <c:v>65.001052272319669</c:v>
                </c:pt>
                <c:pt idx="443">
                  <c:v>65.170596885681022</c:v>
                </c:pt>
                <c:pt idx="444">
                  <c:v>65.341104626655067</c:v>
                </c:pt>
                <c:pt idx="445">
                  <c:v>65.512671124934812</c:v>
                </c:pt>
                <c:pt idx="446">
                  <c:v>65.6853441953659</c:v>
                </c:pt>
                <c:pt idx="447">
                  <c:v>65.859028208255324</c:v>
                </c:pt>
                <c:pt idx="448">
                  <c:v>66.033702671527848</c:v>
                </c:pt>
                <c:pt idx="449">
                  <c:v>66.209531521796777</c:v>
                </c:pt>
                <c:pt idx="450">
                  <c:v>66.386364483832878</c:v>
                </c:pt>
                <c:pt idx="451">
                  <c:v>66.564071774482684</c:v>
                </c:pt>
                <c:pt idx="452">
                  <c:v>66.742776346206185</c:v>
                </c:pt>
                <c:pt idx="453">
                  <c:v>66.922327923774716</c:v>
                </c:pt>
                <c:pt idx="454">
                  <c:v>67.102828967570716</c:v>
                </c:pt>
                <c:pt idx="455">
                  <c:v>67.284170186519418</c:v>
                </c:pt>
                <c:pt idx="456">
                  <c:v>67.466365242004301</c:v>
                </c:pt>
                <c:pt idx="457">
                  <c:v>67.649776160716456</c:v>
                </c:pt>
                <c:pt idx="458">
                  <c:v>67.834068238734631</c:v>
                </c:pt>
                <c:pt idx="459">
                  <c:v>68.019125354289471</c:v>
                </c:pt>
                <c:pt idx="460">
                  <c:v>68.205036306381047</c:v>
                </c:pt>
                <c:pt idx="461">
                  <c:v>68.391678142547107</c:v>
                </c:pt>
                <c:pt idx="462">
                  <c:v>68.579119169711973</c:v>
                </c:pt>
                <c:pt idx="463">
                  <c:v>68.767270588874368</c:v>
                </c:pt>
                <c:pt idx="464">
                  <c:v>68.956111907958487</c:v>
                </c:pt>
                <c:pt idx="465">
                  <c:v>69.145697772502857</c:v>
                </c:pt>
                <c:pt idx="466">
                  <c:v>69.335987198352441</c:v>
                </c:pt>
                <c:pt idx="467">
                  <c:v>69.526959693431451</c:v>
                </c:pt>
                <c:pt idx="468">
                  <c:v>69.7185947656629</c:v>
                </c:pt>
                <c:pt idx="469">
                  <c:v>69.911076843738215</c:v>
                </c:pt>
                <c:pt idx="470">
                  <c:v>70.104132699965874</c:v>
                </c:pt>
                <c:pt idx="471">
                  <c:v>70.297687196731545</c:v>
                </c:pt>
                <c:pt idx="472">
                  <c:v>70.49176765680275</c:v>
                </c:pt>
                <c:pt idx="473">
                  <c:v>70.686278450488757</c:v>
                </c:pt>
                <c:pt idx="474">
                  <c:v>70.881260561942952</c:v>
                </c:pt>
                <c:pt idx="475">
                  <c:v>71.076235842704236</c:v>
                </c:pt>
              </c:numCache>
            </c:numRef>
          </c:yVal>
          <c:smooth val="1"/>
          <c:extLst>
            <c:ext xmlns:c16="http://schemas.microsoft.com/office/drawing/2014/chart" uri="{C3380CC4-5D6E-409C-BE32-E72D297353CC}">
              <c16:uniqueId val="{00000000-4789-45DC-97F7-B59DC835213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Лист1!$C$2:$C$477</c:f>
              <c:numCache>
                <c:formatCode>0.00</c:formatCode>
                <c:ptCount val="476"/>
                <c:pt idx="0">
                  <c:v>48.278547585010493</c:v>
                </c:pt>
                <c:pt idx="1">
                  <c:v>52.372953343391416</c:v>
                </c:pt>
                <c:pt idx="2">
                  <c:v>53.236923211812957</c:v>
                </c:pt>
                <c:pt idx="3">
                  <c:v>53.297651481628392</c:v>
                </c:pt>
                <c:pt idx="4">
                  <c:v>53.958722466230377</c:v>
                </c:pt>
                <c:pt idx="5">
                  <c:v>54.677256649732584</c:v>
                </c:pt>
                <c:pt idx="6">
                  <c:v>55.443612509965845</c:v>
                </c:pt>
                <c:pt idx="7">
                  <c:v>56.256673228740681</c:v>
                </c:pt>
                <c:pt idx="8">
                  <c:v>57.11211497783659</c:v>
                </c:pt>
                <c:pt idx="9">
                  <c:v>58.00324709415429</c:v>
                </c:pt>
                <c:pt idx="10">
                  <c:v>58.921538043022153</c:v>
                </c:pt>
                <c:pt idx="11">
                  <c:v>59.860840201377471</c:v>
                </c:pt>
                <c:pt idx="12">
                  <c:v>60.813714945316235</c:v>
                </c:pt>
                <c:pt idx="13">
                  <c:v>61.77308567762325</c:v>
                </c:pt>
                <c:pt idx="14">
                  <c:v>62.732483732700118</c:v>
                </c:pt>
                <c:pt idx="15">
                  <c:v>63.686075699329294</c:v>
                </c:pt>
                <c:pt idx="16">
                  <c:v>64.628369700908564</c:v>
                </c:pt>
                <c:pt idx="17">
                  <c:v>65.554201734065757</c:v>
                </c:pt>
                <c:pt idx="18">
                  <c:v>66.458851790428128</c:v>
                </c:pt>
                <c:pt idx="19">
                  <c:v>67.338132655620299</c:v>
                </c:pt>
                <c:pt idx="20">
                  <c:v>68.187802469730002</c:v>
                </c:pt>
                <c:pt idx="21">
                  <c:v>69.009282016754028</c:v>
                </c:pt>
                <c:pt idx="22">
                  <c:v>69.799080812930995</c:v>
                </c:pt>
                <c:pt idx="23">
                  <c:v>70.556256222724585</c:v>
                </c:pt>
                <c:pt idx="24">
                  <c:v>71.280384743213446</c:v>
                </c:pt>
                <c:pt idx="25">
                  <c:v>71.971042871475063</c:v>
                </c:pt>
                <c:pt idx="26">
                  <c:v>72.629009306430717</c:v>
                </c:pt>
                <c:pt idx="27">
                  <c:v>73.25442749261849</c:v>
                </c:pt>
                <c:pt idx="28">
                  <c:v>73.848171758651517</c:v>
                </c:pt>
                <c:pt idx="29">
                  <c:v>74.411280369758558</c:v>
                </c:pt>
                <c:pt idx="30">
                  <c:v>74.945925486087788</c:v>
                </c:pt>
                <c:pt idx="31">
                  <c:v>75.453623521327884</c:v>
                </c:pt>
                <c:pt idx="32">
                  <c:v>75.936239254474501</c:v>
                </c:pt>
                <c:pt idx="33">
                  <c:v>76.39560331106172</c:v>
                </c:pt>
                <c:pt idx="34">
                  <c:v>76.833457517623486</c:v>
                </c:pt>
                <c:pt idx="35">
                  <c:v>77.251516377925668</c:v>
                </c:pt>
                <c:pt idx="36">
                  <c:v>77.651576364040153</c:v>
                </c:pt>
                <c:pt idx="37">
                  <c:v>78.035502254962637</c:v>
                </c:pt>
                <c:pt idx="38">
                  <c:v>78.405131506919489</c:v>
                </c:pt>
                <c:pt idx="39">
                  <c:v>78.762301576137133</c:v>
                </c:pt>
                <c:pt idx="40">
                  <c:v>79.10862450599663</c:v>
                </c:pt>
                <c:pt idx="41">
                  <c:v>79.445486927032036</c:v>
                </c:pt>
                <c:pt idx="42">
                  <c:v>79.774111533164643</c:v>
                </c:pt>
                <c:pt idx="43">
                  <c:v>80.095563912391341</c:v>
                </c:pt>
                <c:pt idx="44">
                  <c:v>80.410909652709563</c:v>
                </c:pt>
                <c:pt idx="45">
                  <c:v>80.721159696578781</c:v>
                </c:pt>
                <c:pt idx="46">
                  <c:v>81.027284002304015</c:v>
                </c:pt>
                <c:pt idx="47">
                  <c:v>81.330122745036789</c:v>
                </c:pt>
                <c:pt idx="48">
                  <c:v>81.630290687083928</c:v>
                </c:pt>
                <c:pt idx="49">
                  <c:v>81.928218162059693</c:v>
                </c:pt>
                <c:pt idx="50">
                  <c:v>82.224151074885768</c:v>
                </c:pt>
                <c:pt idx="51">
                  <c:v>82.518273854255284</c:v>
                </c:pt>
                <c:pt idx="52">
                  <c:v>82.81075726747504</c:v>
                </c:pt>
                <c:pt idx="53">
                  <c:v>83.101751589774821</c:v>
                </c:pt>
                <c:pt idx="54">
                  <c:v>83.391379773616379</c:v>
                </c:pt>
                <c:pt idx="55">
                  <c:v>83.679614496230997</c:v>
                </c:pt>
                <c:pt idx="56">
                  <c:v>83.966298651694814</c:v>
                </c:pt>
                <c:pt idx="57">
                  <c:v>84.251090705394262</c:v>
                </c:pt>
                <c:pt idx="58">
                  <c:v>84.53358081579205</c:v>
                </c:pt>
                <c:pt idx="59">
                  <c:v>84.813318157195837</c:v>
                </c:pt>
                <c:pt idx="60">
                  <c:v>85.089892888068889</c:v>
                </c:pt>
                <c:pt idx="61">
                  <c:v>85.362915658950257</c:v>
                </c:pt>
                <c:pt idx="62">
                  <c:v>85.631956136226307</c:v>
                </c:pt>
                <c:pt idx="63">
                  <c:v>85.896515679359013</c:v>
                </c:pt>
                <c:pt idx="64">
                  <c:v>86.155965864658086</c:v>
                </c:pt>
                <c:pt idx="65">
                  <c:v>86.409596300124846</c:v>
                </c:pt>
                <c:pt idx="66">
                  <c:v>86.656655609607299</c:v>
                </c:pt>
                <c:pt idx="67">
                  <c:v>86.896447062491958</c:v>
                </c:pt>
                <c:pt idx="68">
                  <c:v>87.128362727164912</c:v>
                </c:pt>
                <c:pt idx="69">
                  <c:v>87.351849317550204</c:v>
                </c:pt>
                <c:pt idx="70">
                  <c:v>87.566380870341732</c:v>
                </c:pt>
                <c:pt idx="71">
                  <c:v>87.77139043807945</c:v>
                </c:pt>
                <c:pt idx="72">
                  <c:v>87.96624959707249</c:v>
                </c:pt>
                <c:pt idx="73">
                  <c:v>88.150336754321742</c:v>
                </c:pt>
                <c:pt idx="74">
                  <c:v>88.323071300983102</c:v>
                </c:pt>
                <c:pt idx="75">
                  <c:v>88.483872628211941</c:v>
                </c:pt>
                <c:pt idx="76">
                  <c:v>88.63272024393072</c:v>
                </c:pt>
                <c:pt idx="77">
                  <c:v>88.769299936294004</c:v>
                </c:pt>
                <c:pt idx="78">
                  <c:v>88.893502414226447</c:v>
                </c:pt>
                <c:pt idx="79">
                  <c:v>89.005204725265187</c:v>
                </c:pt>
                <c:pt idx="80">
                  <c:v>89.104324901103581</c:v>
                </c:pt>
                <c:pt idx="81">
                  <c:v>89.190794634819028</c:v>
                </c:pt>
                <c:pt idx="82">
                  <c:v>89.264695894717605</c:v>
                </c:pt>
                <c:pt idx="83">
                  <c:v>89.326260924339223</c:v>
                </c:pt>
                <c:pt idx="84">
                  <c:v>89.375879073142542</c:v>
                </c:pt>
                <c:pt idx="85">
                  <c:v>89.414083135127697</c:v>
                </c:pt>
                <c:pt idx="86">
                  <c:v>89.441426396369508</c:v>
                </c:pt>
                <c:pt idx="87">
                  <c:v>89.458462142943944</c:v>
                </c:pt>
                <c:pt idx="88">
                  <c:v>89.465736830234036</c:v>
                </c:pt>
                <c:pt idx="89">
                  <c:v>89.463831067085039</c:v>
                </c:pt>
                <c:pt idx="90">
                  <c:v>89.453318631648713</c:v>
                </c:pt>
                <c:pt idx="91">
                  <c:v>89.435265111923073</c:v>
                </c:pt>
                <c:pt idx="92">
                  <c:v>89.410449206828815</c:v>
                </c:pt>
                <c:pt idx="93">
                  <c:v>89.379827213286873</c:v>
                </c:pt>
                <c:pt idx="94">
                  <c:v>89.344300782680236</c:v>
                </c:pt>
                <c:pt idx="95">
                  <c:v>89.304696428775244</c:v>
                </c:pt>
                <c:pt idx="96">
                  <c:v>89.261758697032747</c:v>
                </c:pt>
                <c:pt idx="97">
                  <c:v>89.216238963603587</c:v>
                </c:pt>
                <c:pt idx="98">
                  <c:v>89.168895435333241</c:v>
                </c:pt>
                <c:pt idx="99">
                  <c:v>89.120561456679781</c:v>
                </c:pt>
                <c:pt idx="100">
                  <c:v>89.072070372104193</c:v>
                </c:pt>
                <c:pt idx="101">
                  <c:v>89.024194049834833</c:v>
                </c:pt>
                <c:pt idx="102">
                  <c:v>88.977588236331854</c:v>
                </c:pt>
                <c:pt idx="103">
                  <c:v>88.932751572132105</c:v>
                </c:pt>
                <c:pt idx="104">
                  <c:v>88.890093898772875</c:v>
                </c:pt>
                <c:pt idx="105">
                  <c:v>88.849970412254081</c:v>
                </c:pt>
                <c:pt idx="106">
                  <c:v>88.812756800651457</c:v>
                </c:pt>
                <c:pt idx="107">
                  <c:v>88.778821921348381</c:v>
                </c:pt>
                <c:pt idx="108">
                  <c:v>88.748514139651874</c:v>
                </c:pt>
                <c:pt idx="109">
                  <c:v>88.722086191177112</c:v>
                </c:pt>
                <c:pt idx="110">
                  <c:v>88.699640536308252</c:v>
                </c:pt>
                <c:pt idx="111">
                  <c:v>88.681149852275468</c:v>
                </c:pt>
                <c:pt idx="112">
                  <c:v>88.666525340079772</c:v>
                </c:pt>
                <c:pt idx="113">
                  <c:v>88.655650877952368</c:v>
                </c:pt>
                <c:pt idx="114">
                  <c:v>88.648437666892548</c:v>
                </c:pt>
                <c:pt idx="115">
                  <c:v>88.644831061362922</c:v>
                </c:pt>
                <c:pt idx="116">
                  <c:v>88.64474226236338</c:v>
                </c:pt>
                <c:pt idx="117">
                  <c:v>88.648000502585973</c:v>
                </c:pt>
                <c:pt idx="118">
                  <c:v>88.654339385032088</c:v>
                </c:pt>
                <c:pt idx="119">
                  <c:v>88.663410544395248</c:v>
                </c:pt>
                <c:pt idx="120">
                  <c:v>88.674838292598622</c:v>
                </c:pt>
                <c:pt idx="121">
                  <c:v>88.688287925719806</c:v>
                </c:pt>
                <c:pt idx="122">
                  <c:v>88.703506708144786</c:v>
                </c:pt>
                <c:pt idx="123">
                  <c:v>88.720269227027657</c:v>
                </c:pt>
                <c:pt idx="124">
                  <c:v>88.738329577445626</c:v>
                </c:pt>
                <c:pt idx="125">
                  <c:v>88.757407701015381</c:v>
                </c:pt>
                <c:pt idx="126">
                  <c:v>88.777148401737023</c:v>
                </c:pt>
                <c:pt idx="127">
                  <c:v>88.797148668765558</c:v>
                </c:pt>
                <c:pt idx="128">
                  <c:v>88.817053306102238</c:v>
                </c:pt>
                <c:pt idx="129">
                  <c:v>88.836541271209299</c:v>
                </c:pt>
                <c:pt idx="130">
                  <c:v>88.855441796779374</c:v>
                </c:pt>
                <c:pt idx="131">
                  <c:v>88.873536300658927</c:v>
                </c:pt>
                <c:pt idx="132">
                  <c:v>88.890654015540576</c:v>
                </c:pt>
                <c:pt idx="133">
                  <c:v>88.906535375118011</c:v>
                </c:pt>
                <c:pt idx="134">
                  <c:v>88.920900321006229</c:v>
                </c:pt>
                <c:pt idx="135">
                  <c:v>88.933455133437889</c:v>
                </c:pt>
                <c:pt idx="136">
                  <c:v>88.943947076797258</c:v>
                </c:pt>
                <c:pt idx="137">
                  <c:v>88.952191722392939</c:v>
                </c:pt>
                <c:pt idx="138">
                  <c:v>88.958066117763209</c:v>
                </c:pt>
                <c:pt idx="139">
                  <c:v>88.961474633216795</c:v>
                </c:pt>
                <c:pt idx="140">
                  <c:v>88.962287485599063</c:v>
                </c:pt>
                <c:pt idx="141">
                  <c:v>88.960333907603854</c:v>
                </c:pt>
                <c:pt idx="142">
                  <c:v>88.955408978462216</c:v>
                </c:pt>
                <c:pt idx="143">
                  <c:v>88.947300946712303</c:v>
                </c:pt>
                <c:pt idx="144">
                  <c:v>88.935859537124301</c:v>
                </c:pt>
                <c:pt idx="145">
                  <c:v>88.920989120006354</c:v>
                </c:pt>
                <c:pt idx="146">
                  <c:v>88.902635049819906</c:v>
                </c:pt>
                <c:pt idx="147">
                  <c:v>88.880749511718747</c:v>
                </c:pt>
                <c:pt idx="148">
                  <c:v>88.855257368087393</c:v>
                </c:pt>
                <c:pt idx="149">
                  <c:v>88.826028835772973</c:v>
                </c:pt>
                <c:pt idx="150">
                  <c:v>88.792920470237391</c:v>
                </c:pt>
                <c:pt idx="151">
                  <c:v>88.755788826941981</c:v>
                </c:pt>
                <c:pt idx="152">
                  <c:v>88.714558768271843</c:v>
                </c:pt>
                <c:pt idx="153">
                  <c:v>88.669189310073676</c:v>
                </c:pt>
                <c:pt idx="154">
                  <c:v>88.619687283038587</c:v>
                </c:pt>
                <c:pt idx="155">
                  <c:v>88.566052687167769</c:v>
                </c:pt>
                <c:pt idx="156">
                  <c:v>88.508224046229785</c:v>
                </c:pt>
                <c:pt idx="157">
                  <c:v>88.446139883994931</c:v>
                </c:pt>
                <c:pt idx="158">
                  <c:v>88.379684078693245</c:v>
                </c:pt>
                <c:pt idx="159">
                  <c:v>88.308801984786754</c:v>
                </c:pt>
                <c:pt idx="160">
                  <c:v>88.233473110198517</c:v>
                </c:pt>
                <c:pt idx="161">
                  <c:v>88.153717947006044</c:v>
                </c:pt>
                <c:pt idx="162">
                  <c:v>88.069584310054438</c:v>
                </c:pt>
                <c:pt idx="163">
                  <c:v>87.981099522113496</c:v>
                </c:pt>
                <c:pt idx="164">
                  <c:v>87.888256752490932</c:v>
                </c:pt>
                <c:pt idx="165">
                  <c:v>87.791001355647623</c:v>
                </c:pt>
                <c:pt idx="166">
                  <c:v>87.689306008815478</c:v>
                </c:pt>
                <c:pt idx="167">
                  <c:v>87.583143389224617</c:v>
                </c:pt>
                <c:pt idx="168">
                  <c:v>87.472547650337219</c:v>
                </c:pt>
                <c:pt idx="169">
                  <c:v>87.357587099075289</c:v>
                </c:pt>
                <c:pt idx="170">
                  <c:v>87.238336873054337</c:v>
                </c:pt>
                <c:pt idx="171">
                  <c:v>87.114851617812889</c:v>
                </c:pt>
                <c:pt idx="172">
                  <c:v>86.987124502658617</c:v>
                </c:pt>
                <c:pt idx="173">
                  <c:v>86.855148696899235</c:v>
                </c:pt>
                <c:pt idx="174">
                  <c:v>86.718910539150073</c:v>
                </c:pt>
                <c:pt idx="175">
                  <c:v>86.578430521488116</c:v>
                </c:pt>
                <c:pt idx="176">
                  <c:v>86.43377695083592</c:v>
                </c:pt>
                <c:pt idx="177">
                  <c:v>86.285038626193639</c:v>
                </c:pt>
                <c:pt idx="178">
                  <c:v>86.132290685176741</c:v>
                </c:pt>
                <c:pt idx="179">
                  <c:v>85.975594604014958</c:v>
                </c:pt>
                <c:pt idx="180">
                  <c:v>85.8149777054781</c:v>
                </c:pt>
                <c:pt idx="181">
                  <c:v>85.650269222259411</c:v>
                </c:pt>
                <c:pt idx="182">
                  <c:v>85.481838011741132</c:v>
                </c:pt>
                <c:pt idx="183">
                  <c:v>85.309561121463304</c:v>
                </c:pt>
                <c:pt idx="184">
                  <c:v>85.133295106887786</c:v>
                </c:pt>
                <c:pt idx="185">
                  <c:v>84.953408825397446</c:v>
                </c:pt>
                <c:pt idx="186">
                  <c:v>84.770250642299303</c:v>
                </c:pt>
                <c:pt idx="187">
                  <c:v>84.583649790286572</c:v>
                </c:pt>
                <c:pt idx="188">
                  <c:v>84.393647253513151</c:v>
                </c:pt>
                <c:pt idx="189">
                  <c:v>84.200297677516431</c:v>
                </c:pt>
                <c:pt idx="190">
                  <c:v>84.003669369220731</c:v>
                </c:pt>
                <c:pt idx="191">
                  <c:v>83.803864789009097</c:v>
                </c:pt>
                <c:pt idx="192">
                  <c:v>83.601013720035525</c:v>
                </c:pt>
                <c:pt idx="193">
                  <c:v>83.395266437530438</c:v>
                </c:pt>
                <c:pt idx="194">
                  <c:v>83.186759555339592</c:v>
                </c:pt>
                <c:pt idx="195">
                  <c:v>82.975602364540066</c:v>
                </c:pt>
                <c:pt idx="196">
                  <c:v>82.761863172053879</c:v>
                </c:pt>
                <c:pt idx="197">
                  <c:v>82.545651268958679</c:v>
                </c:pt>
                <c:pt idx="198">
                  <c:v>82.327062284946351</c:v>
                </c:pt>
                <c:pt idx="199">
                  <c:v>82.10624649524668</c:v>
                </c:pt>
                <c:pt idx="200">
                  <c:v>81.883367836475301</c:v>
                </c:pt>
                <c:pt idx="201">
                  <c:v>81.658597075938999</c:v>
                </c:pt>
                <c:pt idx="202">
                  <c:v>81.432084488868156</c:v>
                </c:pt>
                <c:pt idx="203">
                  <c:v>81.203953027725063</c:v>
                </c:pt>
                <c:pt idx="204">
                  <c:v>80.974305152892754</c:v>
                </c:pt>
                <c:pt idx="205">
                  <c:v>80.743236494064234</c:v>
                </c:pt>
                <c:pt idx="206">
                  <c:v>80.510876834392391</c:v>
                </c:pt>
                <c:pt idx="207">
                  <c:v>80.277390110492263</c:v>
                </c:pt>
                <c:pt idx="208">
                  <c:v>80.042933428287114</c:v>
                </c:pt>
                <c:pt idx="209">
                  <c:v>79.807677555083757</c:v>
                </c:pt>
                <c:pt idx="210">
                  <c:v>79.571752274036186</c:v>
                </c:pt>
                <c:pt idx="211">
                  <c:v>79.335253214835703</c:v>
                </c:pt>
                <c:pt idx="212">
                  <c:v>79.098269176483015</c:v>
                </c:pt>
                <c:pt idx="213">
                  <c:v>78.860888957977082</c:v>
                </c:pt>
                <c:pt idx="214">
                  <c:v>78.623228681087298</c:v>
                </c:pt>
                <c:pt idx="215">
                  <c:v>78.385424959659431</c:v>
                </c:pt>
                <c:pt idx="216">
                  <c:v>78.147621238231565</c:v>
                </c:pt>
                <c:pt idx="217">
                  <c:v>77.909933638572525</c:v>
                </c:pt>
                <c:pt idx="218">
                  <c:v>77.67243729829778</c:v>
                </c:pt>
                <c:pt idx="219">
                  <c:v>77.435207355022243</c:v>
                </c:pt>
                <c:pt idx="220">
                  <c:v>77.198298454284469</c:v>
                </c:pt>
                <c:pt idx="221">
                  <c:v>76.96177207231473</c:v>
                </c:pt>
                <c:pt idx="222">
                  <c:v>76.725696516036749</c:v>
                </c:pt>
                <c:pt idx="223">
                  <c:v>76.490187907218797</c:v>
                </c:pt>
                <c:pt idx="224">
                  <c:v>76.255321383475803</c:v>
                </c:pt>
                <c:pt idx="225">
                  <c:v>76.021185743808402</c:v>
                </c:pt>
                <c:pt idx="226">
                  <c:v>75.787821972369969</c:v>
                </c:pt>
                <c:pt idx="227">
                  <c:v>75.555250561236875</c:v>
                </c:pt>
                <c:pt idx="228">
                  <c:v>75.323485171794886</c:v>
                </c:pt>
                <c:pt idx="229">
                  <c:v>75.092566788196194</c:v>
                </c:pt>
                <c:pt idx="230">
                  <c:v>74.862543225288178</c:v>
                </c:pt>
                <c:pt idx="231">
                  <c:v>74.633482789992826</c:v>
                </c:pt>
                <c:pt idx="232">
                  <c:v>74.405440127849289</c:v>
                </c:pt>
                <c:pt idx="233">
                  <c:v>74.178442561626227</c:v>
                </c:pt>
                <c:pt idx="234">
                  <c:v>73.952510583400624</c:v>
                </c:pt>
                <c:pt idx="235">
                  <c:v>73.72763053178781</c:v>
                </c:pt>
                <c:pt idx="236">
                  <c:v>73.503809237480127</c:v>
                </c:pt>
                <c:pt idx="237">
                  <c:v>73.281039869785261</c:v>
                </c:pt>
                <c:pt idx="238">
                  <c:v>73.059377074241141</c:v>
                </c:pt>
                <c:pt idx="239">
                  <c:v>72.838848173618217</c:v>
                </c:pt>
                <c:pt idx="240">
                  <c:v>72.61948049068404</c:v>
                </c:pt>
                <c:pt idx="241">
                  <c:v>72.401280856132047</c:v>
                </c:pt>
                <c:pt idx="242">
                  <c:v>72.184379053115691</c:v>
                </c:pt>
                <c:pt idx="243">
                  <c:v>71.968474531173612</c:v>
                </c:pt>
                <c:pt idx="244">
                  <c:v>71.75369024276695</c:v>
                </c:pt>
                <c:pt idx="245">
                  <c:v>71.540039849280888</c:v>
                </c:pt>
                <c:pt idx="246">
                  <c:v>71.327530181407752</c:v>
                </c:pt>
                <c:pt idx="247">
                  <c:v>71.116188561916246</c:v>
                </c:pt>
                <c:pt idx="248">
                  <c:v>70.906028652190997</c:v>
                </c:pt>
                <c:pt idx="249">
                  <c:v>70.697029960155035</c:v>
                </c:pt>
                <c:pt idx="250">
                  <c:v>70.489335930347053</c:v>
                </c:pt>
                <c:pt idx="251">
                  <c:v>70.282625520229288</c:v>
                </c:pt>
                <c:pt idx="252">
                  <c:v>70.076994359493014</c:v>
                </c:pt>
                <c:pt idx="253">
                  <c:v>69.872469770908083</c:v>
                </c:pt>
                <c:pt idx="254">
                  <c:v>69.669058585166809</c:v>
                </c:pt>
                <c:pt idx="255">
                  <c:v>69.466774463653266</c:v>
                </c:pt>
                <c:pt idx="256">
                  <c:v>69.265617406368008</c:v>
                </c:pt>
                <c:pt idx="257">
                  <c:v>69.065573751926422</c:v>
                </c:pt>
                <c:pt idx="258">
                  <c:v>68.866623008250954</c:v>
                </c:pt>
                <c:pt idx="259">
                  <c:v>68.668737852572946</c:v>
                </c:pt>
                <c:pt idx="260">
                  <c:v>68.471897792815994</c:v>
                </c:pt>
                <c:pt idx="261">
                  <c:v>68.276123321055906</c:v>
                </c:pt>
                <c:pt idx="262">
                  <c:v>68.081407606601502</c:v>
                </c:pt>
                <c:pt idx="263">
                  <c:v>67.887771141528617</c:v>
                </c:pt>
                <c:pt idx="264">
                  <c:v>67.695207095146074</c:v>
                </c:pt>
                <c:pt idx="265">
                  <c:v>67.503694975375751</c:v>
                </c:pt>
                <c:pt idx="266">
                  <c:v>67.313214290141858</c:v>
                </c:pt>
                <c:pt idx="267">
                  <c:v>67.123751378059183</c:v>
                </c:pt>
                <c:pt idx="268">
                  <c:v>66.935299408435426</c:v>
                </c:pt>
                <c:pt idx="269">
                  <c:v>66.747851550578815</c:v>
                </c:pt>
                <c:pt idx="270">
                  <c:v>66.561435127258065</c:v>
                </c:pt>
                <c:pt idx="271">
                  <c:v>66.376050138473175</c:v>
                </c:pt>
                <c:pt idx="272">
                  <c:v>66.191689753532387</c:v>
                </c:pt>
                <c:pt idx="273">
                  <c:v>66.008497416972659</c:v>
                </c:pt>
                <c:pt idx="274">
                  <c:v>65.826158916949694</c:v>
                </c:pt>
                <c:pt idx="275">
                  <c:v>65.644776713847662</c:v>
                </c:pt>
                <c:pt idx="276">
                  <c:v>65.464378130435833</c:v>
                </c:pt>
                <c:pt idx="277">
                  <c:v>65.28496999740598</c:v>
                </c:pt>
                <c:pt idx="278">
                  <c:v>65.10655914545039</c:v>
                </c:pt>
                <c:pt idx="279">
                  <c:v>64.929145574569631</c:v>
                </c:pt>
                <c:pt idx="280">
                  <c:v>64.752736115455477</c:v>
                </c:pt>
                <c:pt idx="281">
                  <c:v>64.577317106723257</c:v>
                </c:pt>
                <c:pt idx="282">
                  <c:v>64.402868056297194</c:v>
                </c:pt>
                <c:pt idx="283">
                  <c:v>64.229395794868466</c:v>
                </c:pt>
                <c:pt idx="284">
                  <c:v>64.056893491744731</c:v>
                </c:pt>
                <c:pt idx="285">
                  <c:v>63.885381639003519</c:v>
                </c:pt>
                <c:pt idx="286">
                  <c:v>63.714880728721219</c:v>
                </c:pt>
                <c:pt idx="287">
                  <c:v>63.545397591590699</c:v>
                </c:pt>
                <c:pt idx="288">
                  <c:v>63.376932227611427</c:v>
                </c:pt>
                <c:pt idx="289">
                  <c:v>63.209477806091037</c:v>
                </c:pt>
                <c:pt idx="290">
                  <c:v>63.043047988414763</c:v>
                </c:pt>
                <c:pt idx="291">
                  <c:v>62.87764277458146</c:v>
                </c:pt>
                <c:pt idx="292">
                  <c:v>62.713275825976901</c:v>
                </c:pt>
                <c:pt idx="293">
                  <c:v>62.549988126754428</c:v>
                </c:pt>
                <c:pt idx="294">
                  <c:v>62.387800168990957</c:v>
                </c:pt>
                <c:pt idx="295">
                  <c:v>62.22673927545523</c:v>
                </c:pt>
                <c:pt idx="296">
                  <c:v>62.067010366916158</c:v>
                </c:pt>
                <c:pt idx="297">
                  <c:v>61.90836753845204</c:v>
                </c:pt>
                <c:pt idx="298">
                  <c:v>61.750797128677114</c:v>
                </c:pt>
                <c:pt idx="299">
                  <c:v>61.594435751437707</c:v>
                </c:pt>
                <c:pt idx="300">
                  <c:v>61.439324390887727</c:v>
                </c:pt>
                <c:pt idx="301">
                  <c:v>61.285510861873398</c:v>
                </c:pt>
                <c:pt idx="302">
                  <c:v>61.133049809932679</c:v>
                </c:pt>
                <c:pt idx="303">
                  <c:v>60.981975388526585</c:v>
                </c:pt>
                <c:pt idx="304">
                  <c:v>60.832335412501891</c:v>
                </c:pt>
                <c:pt idx="305">
                  <c:v>60.684164035320201</c:v>
                </c:pt>
                <c:pt idx="306">
                  <c:v>60.537509071826591</c:v>
                </c:pt>
                <c:pt idx="307">
                  <c:v>60.392418336867827</c:v>
                </c:pt>
                <c:pt idx="308">
                  <c:v>60.248960137367106</c:v>
                </c:pt>
                <c:pt idx="309">
                  <c:v>60.107202780246439</c:v>
                </c:pt>
                <c:pt idx="310">
                  <c:v>59.967207741737262</c:v>
                </c:pt>
                <c:pt idx="311">
                  <c:v>59.829043328761578</c:v>
                </c:pt>
                <c:pt idx="312">
                  <c:v>59.692764186859101</c:v>
                </c:pt>
                <c:pt idx="313">
                  <c:v>59.558418130874301</c:v>
                </c:pt>
                <c:pt idx="314">
                  <c:v>59.426073467730937</c:v>
                </c:pt>
                <c:pt idx="315">
                  <c:v>59.29579850435217</c:v>
                </c:pt>
                <c:pt idx="316">
                  <c:v>59.167668378352928</c:v>
                </c:pt>
                <c:pt idx="317">
                  <c:v>59.041758227348112</c:v>
                </c:pt>
                <c:pt idx="318">
                  <c:v>58.918143188953209</c:v>
                </c:pt>
                <c:pt idx="319">
                  <c:v>58.796884739398507</c:v>
                </c:pt>
                <c:pt idx="320">
                  <c:v>58.678037524223107</c:v>
                </c:pt>
                <c:pt idx="321">
                  <c:v>58.562059199809973</c:v>
                </c:pt>
                <c:pt idx="322">
                  <c:v>58.448430633544703</c:v>
                </c:pt>
                <c:pt idx="323">
                  <c:v>58.337226963042802</c:v>
                </c:pt>
                <c:pt idx="324">
                  <c:v>58.229247379302507</c:v>
                </c:pt>
                <c:pt idx="325">
                  <c:v>58.123610723018324</c:v>
                </c:pt>
                <c:pt idx="326">
                  <c:v>58.020644867419797</c:v>
                </c:pt>
                <c:pt idx="327">
                  <c:v>57.92052057981482</c:v>
                </c:pt>
                <c:pt idx="328">
                  <c:v>57.823934590816293</c:v>
                </c:pt>
                <c:pt idx="329">
                  <c:v>57.729793989658084</c:v>
                </c:pt>
                <c:pt idx="330">
                  <c:v>57.638542771339083</c:v>
                </c:pt>
                <c:pt idx="331">
                  <c:v>57.550338041781991</c:v>
                </c:pt>
                <c:pt idx="332">
                  <c:v>57.465234446525379</c:v>
                </c:pt>
                <c:pt idx="333">
                  <c:v>57.383266139030226</c:v>
                </c:pt>
                <c:pt idx="334">
                  <c:v>57.304480934142759</c:v>
                </c:pt>
                <c:pt idx="335">
                  <c:v>57.228909569978697</c:v>
                </c:pt>
                <c:pt idx="336">
                  <c:v>57.156569123268085</c:v>
                </c:pt>
                <c:pt idx="337">
                  <c:v>57.087493747472735</c:v>
                </c:pt>
                <c:pt idx="338">
                  <c:v>57.021700519323325</c:v>
                </c:pt>
                <c:pt idx="339">
                  <c:v>56.959216761589019</c:v>
                </c:pt>
                <c:pt idx="340">
                  <c:v>56.900066381692852</c:v>
                </c:pt>
                <c:pt idx="341">
                  <c:v>56.844266456365567</c:v>
                </c:pt>
                <c:pt idx="342">
                  <c:v>56.791827231645527</c:v>
                </c:pt>
                <c:pt idx="343">
                  <c:v>56.743021935224498</c:v>
                </c:pt>
                <c:pt idx="344">
                  <c:v>56.697850567102414</c:v>
                </c:pt>
                <c:pt idx="345">
                  <c:v>56.655524182319596</c:v>
                </c:pt>
                <c:pt idx="346">
                  <c:v>56.616575574874865</c:v>
                </c:pt>
                <c:pt idx="347">
                  <c:v>56.581042313575736</c:v>
                </c:pt>
                <c:pt idx="348">
                  <c:v>56.548920983076059</c:v>
                </c:pt>
                <c:pt idx="349">
                  <c:v>56.520098876953121</c:v>
                </c:pt>
                <c:pt idx="350">
                  <c:v>56.494647717475843</c:v>
                </c:pt>
                <c:pt idx="351">
                  <c:v>56.472632396221123</c:v>
                </c:pt>
                <c:pt idx="352">
                  <c:v>56.454049497842746</c:v>
                </c:pt>
                <c:pt idx="353">
                  <c:v>56.438615548610642</c:v>
                </c:pt>
                <c:pt idx="354">
                  <c:v>56.426497900485948</c:v>
                </c:pt>
                <c:pt idx="355">
                  <c:v>56.418724572658483</c:v>
                </c:pt>
                <c:pt idx="356">
                  <c:v>56.414161670207925</c:v>
                </c:pt>
                <c:pt idx="357">
                  <c:v>56.41202024817462</c:v>
                </c:pt>
                <c:pt idx="358">
                  <c:v>56.41301069855686</c:v>
                </c:pt>
                <c:pt idx="359">
                  <c:v>56.417314034700354</c:v>
                </c:pt>
                <c:pt idx="360">
                  <c:v>56.424902933835952</c:v>
                </c:pt>
                <c:pt idx="361">
                  <c:v>56.435517829656575</c:v>
                </c:pt>
                <c:pt idx="362">
                  <c:v>56.449302166700306</c:v>
                </c:pt>
                <c:pt idx="363">
                  <c:v>56.467181503772728</c:v>
                </c:pt>
                <c:pt idx="364">
                  <c:v>56.48824052810668</c:v>
                </c:pt>
                <c:pt idx="365">
                  <c:v>56.511505866050712</c:v>
                </c:pt>
                <c:pt idx="366">
                  <c:v>56.537701570987679</c:v>
                </c:pt>
                <c:pt idx="367">
                  <c:v>56.56697108745572</c:v>
                </c:pt>
                <c:pt idx="368">
                  <c:v>56.599276846647207</c:v>
                </c:pt>
                <c:pt idx="369">
                  <c:v>56.634512972831693</c:v>
                </c:pt>
                <c:pt idx="370">
                  <c:v>56.672703373432157</c:v>
                </c:pt>
                <c:pt idx="371">
                  <c:v>56.713824141025505</c:v>
                </c:pt>
                <c:pt idx="372">
                  <c:v>56.758698374032939</c:v>
                </c:pt>
                <c:pt idx="373">
                  <c:v>56.806513220071793</c:v>
                </c:pt>
                <c:pt idx="374">
                  <c:v>56.856346535682633</c:v>
                </c:pt>
                <c:pt idx="375">
                  <c:v>56.908854067325549</c:v>
                </c:pt>
                <c:pt idx="376">
                  <c:v>56.964134860038747</c:v>
                </c:pt>
                <c:pt idx="377">
                  <c:v>57.022151345014528</c:v>
                </c:pt>
                <c:pt idx="378">
                  <c:v>57.082872784137706</c:v>
                </c:pt>
                <c:pt idx="379">
                  <c:v>57.146521174907654</c:v>
                </c:pt>
                <c:pt idx="380">
                  <c:v>57.213058948516803</c:v>
                </c:pt>
                <c:pt idx="381">
                  <c:v>57.282441705465274</c:v>
                </c:pt>
                <c:pt idx="382">
                  <c:v>57.354433786869031</c:v>
                </c:pt>
                <c:pt idx="383">
                  <c:v>57.428621935844355</c:v>
                </c:pt>
                <c:pt idx="384">
                  <c:v>57.505426239967328</c:v>
                </c:pt>
                <c:pt idx="385">
                  <c:v>57.584559810161245</c:v>
                </c:pt>
                <c:pt idx="386">
                  <c:v>57.666418826579893</c:v>
                </c:pt>
                <c:pt idx="387">
                  <c:v>57.750682246684974</c:v>
                </c:pt>
                <c:pt idx="388">
                  <c:v>57.837001705169435</c:v>
                </c:pt>
                <c:pt idx="389">
                  <c:v>57.925684583186985</c:v>
                </c:pt>
                <c:pt idx="390">
                  <c:v>58.016389346122345</c:v>
                </c:pt>
                <c:pt idx="391">
                  <c:v>58.109327745437355</c:v>
                </c:pt>
                <c:pt idx="392">
                  <c:v>58.204390490054919</c:v>
                </c:pt>
                <c:pt idx="393">
                  <c:v>58.301318013667562</c:v>
                </c:pt>
                <c:pt idx="394">
                  <c:v>58.400376713275676</c:v>
                </c:pt>
                <c:pt idx="395">
                  <c:v>58.502454578876439</c:v>
                </c:pt>
                <c:pt idx="396">
                  <c:v>58.606520175933426</c:v>
                </c:pt>
                <c:pt idx="397">
                  <c:v>58.712573504447796</c:v>
                </c:pt>
                <c:pt idx="398">
                  <c:v>58.820477950572609</c:v>
                </c:pt>
                <c:pt idx="399">
                  <c:v>58.930308651923951</c:v>
                </c:pt>
                <c:pt idx="400">
                  <c:v>59.041847026347668</c:v>
                </c:pt>
                <c:pt idx="401">
                  <c:v>59.1552775025363</c:v>
                </c:pt>
                <c:pt idx="402">
                  <c:v>59.270306360721392</c:v>
                </c:pt>
                <c:pt idx="403">
                  <c:v>59.387206828593897</c:v>
                </c:pt>
                <c:pt idx="404">
                  <c:v>59.506170165538684</c:v>
                </c:pt>
                <c:pt idx="405">
                  <c:v>59.626848006248167</c:v>
                </c:pt>
                <c:pt idx="406">
                  <c:v>59.749069583415547</c:v>
                </c:pt>
                <c:pt idx="407">
                  <c:v>59.872964680194308</c:v>
                </c:pt>
                <c:pt idx="408">
                  <c:v>59.998287391662153</c:v>
                </c:pt>
                <c:pt idx="409">
                  <c:v>60.125290453433671</c:v>
                </c:pt>
                <c:pt idx="410">
                  <c:v>60.253782606124567</c:v>
                </c:pt>
                <c:pt idx="411">
                  <c:v>60.383975601196106</c:v>
                </c:pt>
                <c:pt idx="412">
                  <c:v>60.515705502033228</c:v>
                </c:pt>
                <c:pt idx="413">
                  <c:v>60.64872640371312</c:v>
                </c:pt>
                <c:pt idx="414">
                  <c:v>60.783291041850916</c:v>
                </c:pt>
                <c:pt idx="415">
                  <c:v>60.919228649139264</c:v>
                </c:pt>
                <c:pt idx="416">
                  <c:v>61.056757807731181</c:v>
                </c:pt>
                <c:pt idx="417">
                  <c:v>61.195687258243495</c:v>
                </c:pt>
                <c:pt idx="418">
                  <c:v>61.335818910598448</c:v>
                </c:pt>
                <c:pt idx="419">
                  <c:v>61.477330362796273</c:v>
                </c:pt>
                <c:pt idx="420">
                  <c:v>61.620030355453245</c:v>
                </c:pt>
                <c:pt idx="421">
                  <c:v>61.764035010337608</c:v>
                </c:pt>
                <c:pt idx="422">
                  <c:v>61.909344327449361</c:v>
                </c:pt>
                <c:pt idx="423">
                  <c:v>62.055978798866029</c:v>
                </c:pt>
                <c:pt idx="424">
                  <c:v>62.203904271125445</c:v>
                </c:pt>
                <c:pt idx="425">
                  <c:v>62.352922654151584</c:v>
                </c:pt>
                <c:pt idx="426">
                  <c:v>62.50315690040555</c:v>
                </c:pt>
                <c:pt idx="427">
                  <c:v>62.654729962348505</c:v>
                </c:pt>
                <c:pt idx="428">
                  <c:v>62.807471072673643</c:v>
                </c:pt>
                <c:pt idx="429">
                  <c:v>62.96135290861114</c:v>
                </c:pt>
                <c:pt idx="430">
                  <c:v>63.116717004775708</c:v>
                </c:pt>
                <c:pt idx="431">
                  <c:v>63.273228657245504</c:v>
                </c:pt>
                <c:pt idx="432">
                  <c:v>63.430819559096818</c:v>
                </c:pt>
                <c:pt idx="433">
                  <c:v>63.589612662791907</c:v>
                </c:pt>
                <c:pt idx="434">
                  <c:v>63.749539661407034</c:v>
                </c:pt>
                <c:pt idx="435">
                  <c:v>63.910532248020168</c:v>
                </c:pt>
                <c:pt idx="436">
                  <c:v>64.072638237475829</c:v>
                </c:pt>
                <c:pt idx="437">
                  <c:v>64.235762000083838</c:v>
                </c:pt>
                <c:pt idx="438">
                  <c:v>64.399992334842622</c:v>
                </c:pt>
                <c:pt idx="439">
                  <c:v>64.565192627906427</c:v>
                </c:pt>
                <c:pt idx="440">
                  <c:v>64.731519985198517</c:v>
                </c:pt>
                <c:pt idx="441">
                  <c:v>64.898837792873124</c:v>
                </c:pt>
                <c:pt idx="442">
                  <c:v>65.067282664775462</c:v>
                </c:pt>
                <c:pt idx="443">
                  <c:v>65.236827278136829</c:v>
                </c:pt>
                <c:pt idx="444">
                  <c:v>65.407328188419129</c:v>
                </c:pt>
                <c:pt idx="445">
                  <c:v>65.578894686698874</c:v>
                </c:pt>
                <c:pt idx="446">
                  <c:v>65.751560926437065</c:v>
                </c:pt>
                <c:pt idx="447">
                  <c:v>65.925244939327072</c:v>
                </c:pt>
                <c:pt idx="448">
                  <c:v>66.099905741214386</c:v>
                </c:pt>
                <c:pt idx="449">
                  <c:v>66.275734591483882</c:v>
                </c:pt>
                <c:pt idx="450">
                  <c:v>66.45256072282767</c:v>
                </c:pt>
                <c:pt idx="451">
                  <c:v>66.630268013476908</c:v>
                </c:pt>
                <c:pt idx="452">
                  <c:v>66.808965754508662</c:v>
                </c:pt>
                <c:pt idx="453">
                  <c:v>66.988517332076611</c:v>
                </c:pt>
                <c:pt idx="454">
                  <c:v>67.169011545180879</c:v>
                </c:pt>
                <c:pt idx="455">
                  <c:v>67.350352764129568</c:v>
                </c:pt>
                <c:pt idx="456">
                  <c:v>67.532540988921568</c:v>
                </c:pt>
                <c:pt idx="457">
                  <c:v>67.715945076941978</c:v>
                </c:pt>
                <c:pt idx="458">
                  <c:v>67.900237154960166</c:v>
                </c:pt>
                <c:pt idx="459">
                  <c:v>68.085287439822679</c:v>
                </c:pt>
                <c:pt idx="460">
                  <c:v>68.271205222606568</c:v>
                </c:pt>
                <c:pt idx="461">
                  <c:v>68.457840228080315</c:v>
                </c:pt>
                <c:pt idx="462">
                  <c:v>68.645274424552866</c:v>
                </c:pt>
                <c:pt idx="463">
                  <c:v>68.833425843715261</c:v>
                </c:pt>
                <c:pt idx="464">
                  <c:v>69.02226716279938</c:v>
                </c:pt>
                <c:pt idx="465">
                  <c:v>69.211846196651436</c:v>
                </c:pt>
                <c:pt idx="466">
                  <c:v>69.402135622501007</c:v>
                </c:pt>
                <c:pt idx="467">
                  <c:v>69.59311494827233</c:v>
                </c:pt>
                <c:pt idx="468">
                  <c:v>69.784743189811479</c:v>
                </c:pt>
                <c:pt idx="469">
                  <c:v>69.97721843719448</c:v>
                </c:pt>
                <c:pt idx="470">
                  <c:v>70.170274293422139</c:v>
                </c:pt>
                <c:pt idx="471">
                  <c:v>70.363828790187796</c:v>
                </c:pt>
                <c:pt idx="472">
                  <c:v>70.557909250259002</c:v>
                </c:pt>
                <c:pt idx="473">
                  <c:v>70.752420043945023</c:v>
                </c:pt>
                <c:pt idx="474">
                  <c:v>70.947408986091517</c:v>
                </c:pt>
                <c:pt idx="475">
                  <c:v>71.142377436160487</c:v>
                </c:pt>
              </c:numCache>
            </c:numRef>
          </c:yVal>
          <c:smooth val="1"/>
          <c:extLst>
            <c:ext xmlns:c16="http://schemas.microsoft.com/office/drawing/2014/chart" uri="{C3380CC4-5D6E-409C-BE32-E72D297353CC}">
              <c16:uniqueId val="{00000001-4789-45DC-97F7-B59DC835213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Лист1!$D$2:$D$477</c:f>
              <c:numCache>
                <c:formatCode>0.00</c:formatCode>
                <c:ptCount val="476"/>
                <c:pt idx="0">
                  <c:v>48.277663010358772</c:v>
                </c:pt>
                <c:pt idx="1">
                  <c:v>52.370617246627774</c:v>
                </c:pt>
                <c:pt idx="2">
                  <c:v>53.234494900703375</c:v>
                </c:pt>
                <c:pt idx="3">
                  <c:v>53.296732753515187</c:v>
                </c:pt>
                <c:pt idx="4">
                  <c:v>53.957779830694186</c:v>
                </c:pt>
                <c:pt idx="5">
                  <c:v>54.675904172658917</c:v>
                </c:pt>
                <c:pt idx="6">
                  <c:v>55.441600871086109</c:v>
                </c:pt>
                <c:pt idx="7">
                  <c:v>56.253777015209167</c:v>
                </c:pt>
                <c:pt idx="8">
                  <c:v>57.108101946115482</c:v>
                </c:pt>
                <c:pt idx="9">
                  <c:v>57.997939646244035</c:v>
                </c:pt>
                <c:pt idx="10">
                  <c:v>58.914796149730492</c:v>
                </c:pt>
                <c:pt idx="11">
                  <c:v>59.852588725089475</c:v>
                </c:pt>
                <c:pt idx="12">
                  <c:v>60.803940224647278</c:v>
                </c:pt>
                <c:pt idx="13">
                  <c:v>61.761856019496506</c:v>
                </c:pt>
                <c:pt idx="14">
                  <c:v>62.7199494123454</c:v>
                </c:pt>
                <c:pt idx="15">
                  <c:v>63.672455298900196</c:v>
                </c:pt>
                <c:pt idx="16">
                  <c:v>64.613991093635136</c:v>
                </c:pt>
                <c:pt idx="17">
                  <c:v>65.539454269408921</c:v>
                </c:pt>
                <c:pt idx="18">
                  <c:v>66.444186294078548</c:v>
                </c:pt>
                <c:pt idx="19">
                  <c:v>67.324068260192306</c:v>
                </c:pt>
                <c:pt idx="20">
                  <c:v>68.174926614761176</c:v>
                </c:pt>
                <c:pt idx="21">
                  <c:v>68.998134326934519</c:v>
                </c:pt>
                <c:pt idx="22">
                  <c:v>69.790241897106029</c:v>
                </c:pt>
                <c:pt idx="23">
                  <c:v>70.550306689738832</c:v>
                </c:pt>
                <c:pt idx="24">
                  <c:v>71.277877879142281</c:v>
                </c:pt>
                <c:pt idx="25">
                  <c:v>71.972477316855915</c:v>
                </c:pt>
                <c:pt idx="26">
                  <c:v>72.634829056262461</c:v>
                </c:pt>
                <c:pt idx="27">
                  <c:v>73.265008234977415</c:v>
                </c:pt>
                <c:pt idx="28">
                  <c:v>73.863779890536847</c:v>
                </c:pt>
                <c:pt idx="29">
                  <c:v>74.4321139812469</c:v>
                </c:pt>
                <c:pt idx="30">
                  <c:v>74.972073376178699</c:v>
                </c:pt>
                <c:pt idx="31">
                  <c:v>75.485058367252108</c:v>
                </c:pt>
                <c:pt idx="32">
                  <c:v>75.972858595847839</c:v>
                </c:pt>
                <c:pt idx="33">
                  <c:v>76.437181735038294</c:v>
                </c:pt>
                <c:pt idx="34">
                  <c:v>76.879673981666116</c:v>
                </c:pt>
                <c:pt idx="35">
                  <c:v>77.301974701881107</c:v>
                </c:pt>
                <c:pt idx="36">
                  <c:v>77.705798399447943</c:v>
                </c:pt>
                <c:pt idx="37">
                  <c:v>78.092927885055062</c:v>
                </c:pt>
                <c:pt idx="38">
                  <c:v>78.465180122851905</c:v>
                </c:pt>
                <c:pt idx="39">
                  <c:v>78.824331092834029</c:v>
                </c:pt>
                <c:pt idx="40">
                  <c:v>79.171972346305537</c:v>
                </c:pt>
                <c:pt idx="41">
                  <c:v>79.509490513801083</c:v>
                </c:pt>
                <c:pt idx="42">
                  <c:v>79.838101458549062</c:v>
                </c:pt>
                <c:pt idx="43">
                  <c:v>80.158904922008517</c:v>
                </c:pt>
                <c:pt idx="44">
                  <c:v>80.472980153560357</c:v>
                </c:pt>
                <c:pt idx="45">
                  <c:v>80.781399571895491</c:v>
                </c:pt>
                <c:pt idx="46">
                  <c:v>81.085174119472271</c:v>
                </c:pt>
                <c:pt idx="47">
                  <c:v>81.385212278365955</c:v>
                </c:pt>
                <c:pt idx="48">
                  <c:v>81.682203948497744</c:v>
                </c:pt>
                <c:pt idx="49">
                  <c:v>81.976634109019813</c:v>
                </c:pt>
                <c:pt idx="50">
                  <c:v>82.268844294548018</c:v>
                </c:pt>
                <c:pt idx="51">
                  <c:v>82.559094071388131</c:v>
                </c:pt>
                <c:pt idx="52">
                  <c:v>82.847615683078331</c:v>
                </c:pt>
                <c:pt idx="53">
                  <c:v>83.134641373157422</c:v>
                </c:pt>
                <c:pt idx="54">
                  <c:v>83.420362401008546</c:v>
                </c:pt>
                <c:pt idx="55">
                  <c:v>83.704812920093289</c:v>
                </c:pt>
                <c:pt idx="56">
                  <c:v>83.98789047002748</c:v>
                </c:pt>
                <c:pt idx="57">
                  <c:v>84.269308161735523</c:v>
                </c:pt>
                <c:pt idx="58">
                  <c:v>84.548676645755322</c:v>
                </c:pt>
                <c:pt idx="59">
                  <c:v>84.825579249858436</c:v>
                </c:pt>
                <c:pt idx="60">
                  <c:v>85.099633455276248</c:v>
                </c:pt>
                <c:pt idx="61">
                  <c:v>85.370449912547826</c:v>
                </c:pt>
                <c:pt idx="62">
                  <c:v>85.637598288058939</c:v>
                </c:pt>
                <c:pt idx="63">
                  <c:v>85.900579941272724</c:v>
                </c:pt>
                <c:pt idx="64">
                  <c:v>86.158745956420788</c:v>
                </c:pt>
                <c:pt idx="65">
                  <c:v>86.411358618735747</c:v>
                </c:pt>
                <c:pt idx="66">
                  <c:v>86.657639229297502</c:v>
                </c:pt>
                <c:pt idx="67">
                  <c:v>86.896870565413892</c:v>
                </c:pt>
                <c:pt idx="68">
                  <c:v>87.128390049934183</c:v>
                </c:pt>
                <c:pt idx="69">
                  <c:v>87.351630735397208</c:v>
                </c:pt>
                <c:pt idx="70">
                  <c:v>87.566012012958325</c:v>
                </c:pt>
                <c:pt idx="71">
                  <c:v>87.770932781695919</c:v>
                </c:pt>
                <c:pt idx="72">
                  <c:v>87.965737295150433</c:v>
                </c:pt>
                <c:pt idx="73">
                  <c:v>88.149769806861727</c:v>
                </c:pt>
                <c:pt idx="74">
                  <c:v>88.322429215907604</c:v>
                </c:pt>
                <c:pt idx="75">
                  <c:v>88.483100759982989</c:v>
                </c:pt>
                <c:pt idx="76">
                  <c:v>88.631757116317459</c:v>
                </c:pt>
                <c:pt idx="77">
                  <c:v>88.768056750297475</c:v>
                </c:pt>
                <c:pt idx="78">
                  <c:v>88.891890370845374</c:v>
                </c:pt>
                <c:pt idx="79">
                  <c:v>89.003135025501166</c:v>
                </c:pt>
                <c:pt idx="80">
                  <c:v>89.101701915263604</c:v>
                </c:pt>
                <c:pt idx="81">
                  <c:v>89.187550055980481</c:v>
                </c:pt>
                <c:pt idx="82">
                  <c:v>89.260740923881528</c:v>
                </c:pt>
                <c:pt idx="83">
                  <c:v>89.321534085273626</c:v>
                </c:pt>
                <c:pt idx="84">
                  <c:v>89.370346212386977</c:v>
                </c:pt>
                <c:pt idx="85">
                  <c:v>89.407710099219997</c:v>
                </c:pt>
                <c:pt idx="86">
                  <c:v>89.434199523925642</c:v>
                </c:pt>
                <c:pt idx="87">
                  <c:v>89.450388264655615</c:v>
                </c:pt>
                <c:pt idx="88">
                  <c:v>89.456843268871111</c:v>
                </c:pt>
                <c:pt idx="89">
                  <c:v>89.454158806800265</c:v>
                </c:pt>
                <c:pt idx="90">
                  <c:v>89.442915487288886</c:v>
                </c:pt>
                <c:pt idx="91">
                  <c:v>89.42419939041136</c:v>
                </c:pt>
                <c:pt idx="92">
                  <c:v>89.398789215087817</c:v>
                </c:pt>
                <c:pt idx="93">
                  <c:v>89.367654919623817</c:v>
                </c:pt>
                <c:pt idx="94">
                  <c:v>89.331691324710619</c:v>
                </c:pt>
                <c:pt idx="95">
                  <c:v>89.291731774806877</c:v>
                </c:pt>
                <c:pt idx="96">
                  <c:v>89.24852081537226</c:v>
                </c:pt>
                <c:pt idx="97">
                  <c:v>89.202789330482418</c:v>
                </c:pt>
                <c:pt idx="98">
                  <c:v>89.155302357673406</c:v>
                </c:pt>
                <c:pt idx="99">
                  <c:v>89.106886410712718</c:v>
                </c:pt>
                <c:pt idx="100">
                  <c:v>89.058347511291487</c:v>
                </c:pt>
                <c:pt idx="101">
                  <c:v>89.010457527636916</c:v>
                </c:pt>
                <c:pt idx="102">
                  <c:v>88.963858544826252</c:v>
                </c:pt>
                <c:pt idx="103">
                  <c:v>88.91903554201113</c:v>
                </c:pt>
                <c:pt idx="104">
                  <c:v>88.876384699344229</c:v>
                </c:pt>
                <c:pt idx="105">
                  <c:v>88.836261212825434</c:v>
                </c:pt>
                <c:pt idx="106">
                  <c:v>88.79902027845354</c:v>
                </c:pt>
                <c:pt idx="107">
                  <c:v>88.765023922920179</c:v>
                </c:pt>
                <c:pt idx="108">
                  <c:v>88.734620511531816</c:v>
                </c:pt>
                <c:pt idx="109">
                  <c:v>88.708049118518389</c:v>
                </c:pt>
                <c:pt idx="110">
                  <c:v>88.685419034957548</c:v>
                </c:pt>
                <c:pt idx="111">
                  <c:v>88.666709768771767</c:v>
                </c:pt>
                <c:pt idx="112">
                  <c:v>88.651818859576863</c:v>
                </c:pt>
                <c:pt idx="113">
                  <c:v>88.640643846988652</c:v>
                </c:pt>
                <c:pt idx="114">
                  <c:v>88.633102762698755</c:v>
                </c:pt>
                <c:pt idx="115">
                  <c:v>88.629140961169796</c:v>
                </c:pt>
                <c:pt idx="116">
                  <c:v>88.628683304786264</c:v>
                </c:pt>
                <c:pt idx="117">
                  <c:v>88.631572687625479</c:v>
                </c:pt>
                <c:pt idx="118">
                  <c:v>88.637542712688187</c:v>
                </c:pt>
                <c:pt idx="119">
                  <c:v>88.646258676052014</c:v>
                </c:pt>
                <c:pt idx="120">
                  <c:v>88.657358551025311</c:v>
                </c:pt>
                <c:pt idx="121">
                  <c:v>88.670514464378016</c:v>
                </c:pt>
                <c:pt idx="122">
                  <c:v>88.685480511188402</c:v>
                </c:pt>
                <c:pt idx="123">
                  <c:v>88.702031278610036</c:v>
                </c:pt>
                <c:pt idx="124">
                  <c:v>88.719948184489908</c:v>
                </c:pt>
                <c:pt idx="125">
                  <c:v>88.738937509059539</c:v>
                </c:pt>
                <c:pt idx="126">
                  <c:v>88.758664548396553</c:v>
                </c:pt>
                <c:pt idx="127">
                  <c:v>88.778705799579569</c:v>
                </c:pt>
                <c:pt idx="128">
                  <c:v>88.798719727992733</c:v>
                </c:pt>
                <c:pt idx="129">
                  <c:v>88.818392121791788</c:v>
                </c:pt>
                <c:pt idx="130">
                  <c:v>88.837531721591816</c:v>
                </c:pt>
                <c:pt idx="131">
                  <c:v>88.85593360662449</c:v>
                </c:pt>
                <c:pt idx="132">
                  <c:v>88.873399686813158</c:v>
                </c:pt>
                <c:pt idx="133">
                  <c:v>88.88968405723557</c:v>
                </c:pt>
                <c:pt idx="134">
                  <c:v>88.904492998122677</c:v>
                </c:pt>
                <c:pt idx="135">
                  <c:v>88.917519128322496</c:v>
                </c:pt>
                <c:pt idx="136">
                  <c:v>88.928516542911026</c:v>
                </c:pt>
                <c:pt idx="137">
                  <c:v>88.937273490428765</c:v>
                </c:pt>
                <c:pt idx="138">
                  <c:v>88.943673849105735</c:v>
                </c:pt>
                <c:pt idx="139">
                  <c:v>88.947608327865424</c:v>
                </c:pt>
                <c:pt idx="140">
                  <c:v>88.948940312862078</c:v>
                </c:pt>
                <c:pt idx="141">
                  <c:v>88.947492206096612</c:v>
                </c:pt>
                <c:pt idx="142">
                  <c:v>88.94305225610718</c:v>
                </c:pt>
                <c:pt idx="143">
                  <c:v>88.935401880740784</c:v>
                </c:pt>
                <c:pt idx="144">
                  <c:v>88.924390804767597</c:v>
                </c:pt>
                <c:pt idx="145">
                  <c:v>88.909916567802327</c:v>
                </c:pt>
                <c:pt idx="146">
                  <c:v>88.891924524306958</c:v>
                </c:pt>
                <c:pt idx="147">
                  <c:v>88.870373690128176</c:v>
                </c:pt>
                <c:pt idx="148">
                  <c:v>88.845168435573569</c:v>
                </c:pt>
                <c:pt idx="149">
                  <c:v>88.816206300258358</c:v>
                </c:pt>
                <c:pt idx="150">
                  <c:v>88.783316516875786</c:v>
                </c:pt>
                <c:pt idx="151">
                  <c:v>88.74637613296467</c:v>
                </c:pt>
                <c:pt idx="152">
                  <c:v>88.705310010909585</c:v>
                </c:pt>
                <c:pt idx="153">
                  <c:v>88.660077166557173</c:v>
                </c:pt>
                <c:pt idx="154">
                  <c:v>88.610698091983224</c:v>
                </c:pt>
                <c:pt idx="155">
                  <c:v>88.55715229511253</c:v>
                </c:pt>
                <c:pt idx="156">
                  <c:v>88.499412453174102</c:v>
                </c:pt>
                <c:pt idx="157">
                  <c:v>88.437396597861849</c:v>
                </c:pt>
                <c:pt idx="158">
                  <c:v>88.371002268791003</c:v>
                </c:pt>
                <c:pt idx="159">
                  <c:v>88.300181651115366</c:v>
                </c:pt>
                <c:pt idx="160">
                  <c:v>88.224900591373341</c:v>
                </c:pt>
                <c:pt idx="161">
                  <c:v>88.145200073718826</c:v>
                </c:pt>
                <c:pt idx="162">
                  <c:v>88.061121082305746</c:v>
                </c:pt>
                <c:pt idx="163">
                  <c:v>87.97269093990279</c:v>
                </c:pt>
                <c:pt idx="164">
                  <c:v>87.879902815818753</c:v>
                </c:pt>
                <c:pt idx="165">
                  <c:v>87.782715725898626</c:v>
                </c:pt>
                <c:pt idx="166">
                  <c:v>87.681075024604439</c:v>
                </c:pt>
                <c:pt idx="167">
                  <c:v>87.574980711936746</c:v>
                </c:pt>
                <c:pt idx="168">
                  <c:v>87.46444644927962</c:v>
                </c:pt>
                <c:pt idx="169">
                  <c:v>87.34955420494029</c:v>
                </c:pt>
                <c:pt idx="170">
                  <c:v>87.230365455150192</c:v>
                </c:pt>
                <c:pt idx="171">
                  <c:v>87.10692801475497</c:v>
                </c:pt>
                <c:pt idx="172">
                  <c:v>86.979255545139239</c:v>
                </c:pt>
                <c:pt idx="173">
                  <c:v>86.847320723533173</c:v>
                </c:pt>
                <c:pt idx="174">
                  <c:v>86.711116719245595</c:v>
                </c:pt>
                <c:pt idx="175">
                  <c:v>86.57065719366058</c:v>
                </c:pt>
                <c:pt idx="176">
                  <c:v>86.426017284393026</c:v>
                </c:pt>
                <c:pt idx="177">
                  <c:v>86.277272129058431</c:v>
                </c:pt>
                <c:pt idx="178">
                  <c:v>86.124510526656906</c:v>
                </c:pt>
                <c:pt idx="179">
                  <c:v>85.967787122726421</c:v>
                </c:pt>
                <c:pt idx="180">
                  <c:v>85.807129240035678</c:v>
                </c:pt>
                <c:pt idx="181">
                  <c:v>85.642372941970763</c:v>
                </c:pt>
                <c:pt idx="182">
                  <c:v>85.473873424529884</c:v>
                </c:pt>
                <c:pt idx="183">
                  <c:v>85.301521396636545</c:v>
                </c:pt>
                <c:pt idx="184">
                  <c:v>85.125166583060931</c:v>
                </c:pt>
                <c:pt idx="185">
                  <c:v>84.945191502571049</c:v>
                </c:pt>
                <c:pt idx="186">
                  <c:v>84.761930859088721</c:v>
                </c:pt>
                <c:pt idx="187">
                  <c:v>84.575227546691806</c:v>
                </c:pt>
                <c:pt idx="188">
                  <c:v>84.385115718841305</c:v>
                </c:pt>
                <c:pt idx="189">
                  <c:v>84.191663682460415</c:v>
                </c:pt>
                <c:pt idx="190">
                  <c:v>83.994926083087634</c:v>
                </c:pt>
                <c:pt idx="191">
                  <c:v>83.795012211799488</c:v>
                </c:pt>
                <c:pt idx="192">
                  <c:v>83.592065513133491</c:v>
                </c:pt>
                <c:pt idx="193">
                  <c:v>83.386222600936534</c:v>
                </c:pt>
                <c:pt idx="194">
                  <c:v>83.177626919746146</c:v>
                </c:pt>
                <c:pt idx="195">
                  <c:v>82.966380929946496</c:v>
                </c:pt>
                <c:pt idx="196">
                  <c:v>82.752566599845395</c:v>
                </c:pt>
                <c:pt idx="197">
                  <c:v>82.536286389827609</c:v>
                </c:pt>
                <c:pt idx="198">
                  <c:v>82.317635929584412</c:v>
                </c:pt>
                <c:pt idx="199">
                  <c:v>82.096765494346215</c:v>
                </c:pt>
                <c:pt idx="200">
                  <c:v>81.873845851420938</c:v>
                </c:pt>
                <c:pt idx="201">
                  <c:v>81.649040937423607</c:v>
                </c:pt>
                <c:pt idx="202">
                  <c:v>81.422501027583507</c:v>
                </c:pt>
                <c:pt idx="203">
                  <c:v>81.194349074363458</c:v>
                </c:pt>
                <c:pt idx="204">
                  <c:v>80.964680707454207</c:v>
                </c:pt>
                <c:pt idx="205">
                  <c:v>80.733598387241059</c:v>
                </c:pt>
                <c:pt idx="206">
                  <c:v>80.501231896876888</c:v>
                </c:pt>
                <c:pt idx="207">
                  <c:v>80.267738342285014</c:v>
                </c:pt>
                <c:pt idx="208">
                  <c:v>80.033274829387551</c:v>
                </c:pt>
                <c:pt idx="209">
                  <c:v>79.79801895618418</c:v>
                </c:pt>
                <c:pt idx="210">
                  <c:v>79.562086844443726</c:v>
                </c:pt>
                <c:pt idx="211">
                  <c:v>79.325587785243812</c:v>
                </c:pt>
                <c:pt idx="212">
                  <c:v>79.088596916198242</c:v>
                </c:pt>
                <c:pt idx="213">
                  <c:v>78.851216697692308</c:v>
                </c:pt>
                <c:pt idx="214">
                  <c:v>78.613556420802539</c:v>
                </c:pt>
                <c:pt idx="215">
                  <c:v>78.375745868682344</c:v>
                </c:pt>
                <c:pt idx="216">
                  <c:v>78.137935316562164</c:v>
                </c:pt>
                <c:pt idx="217">
                  <c:v>77.90023405551905</c:v>
                </c:pt>
                <c:pt idx="218">
                  <c:v>77.662737715243736</c:v>
                </c:pt>
                <c:pt idx="219">
                  <c:v>77.425507771968768</c:v>
                </c:pt>
                <c:pt idx="220">
                  <c:v>77.18859204053868</c:v>
                </c:pt>
                <c:pt idx="221">
                  <c:v>76.952058827876627</c:v>
                </c:pt>
                <c:pt idx="222">
                  <c:v>76.715990102290974</c:v>
                </c:pt>
                <c:pt idx="223">
                  <c:v>76.480481493473022</c:v>
                </c:pt>
                <c:pt idx="224">
                  <c:v>76.245628631114641</c:v>
                </c:pt>
                <c:pt idx="225">
                  <c:v>76.011506652831883</c:v>
                </c:pt>
                <c:pt idx="226">
                  <c:v>75.778156542777509</c:v>
                </c:pt>
                <c:pt idx="227">
                  <c:v>75.545605623721926</c:v>
                </c:pt>
                <c:pt idx="228">
                  <c:v>75.313874387740952</c:v>
                </c:pt>
                <c:pt idx="229">
                  <c:v>75.082996988296173</c:v>
                </c:pt>
                <c:pt idx="230">
                  <c:v>74.853021240234369</c:v>
                </c:pt>
                <c:pt idx="231">
                  <c:v>74.624008619785258</c:v>
                </c:pt>
                <c:pt idx="232">
                  <c:v>74.396020603179679</c:v>
                </c:pt>
                <c:pt idx="233">
                  <c:v>74.169091343879217</c:v>
                </c:pt>
                <c:pt idx="234">
                  <c:v>73.943234503269082</c:v>
                </c:pt>
                <c:pt idx="235">
                  <c:v>73.718436419963496</c:v>
                </c:pt>
                <c:pt idx="236">
                  <c:v>73.494690263271309</c:v>
                </c:pt>
                <c:pt idx="237">
                  <c:v>73.272023355960613</c:v>
                </c:pt>
                <c:pt idx="238">
                  <c:v>73.050456190108946</c:v>
                </c:pt>
                <c:pt idx="239">
                  <c:v>72.830029749870207</c:v>
                </c:pt>
                <c:pt idx="240">
                  <c:v>72.610764527320768</c:v>
                </c:pt>
                <c:pt idx="241">
                  <c:v>72.392687845229915</c:v>
                </c:pt>
                <c:pt idx="242">
                  <c:v>72.175895333290072</c:v>
                </c:pt>
                <c:pt idx="243">
                  <c:v>71.960106933116805</c:v>
                </c:pt>
                <c:pt idx="244">
                  <c:v>71.745445597171269</c:v>
                </c:pt>
                <c:pt idx="245">
                  <c:v>71.531918156146915</c:v>
                </c:pt>
                <c:pt idx="246">
                  <c:v>71.319531440734337</c:v>
                </c:pt>
                <c:pt idx="247">
                  <c:v>71.108319604396286</c:v>
                </c:pt>
                <c:pt idx="248">
                  <c:v>70.898282647132731</c:v>
                </c:pt>
                <c:pt idx="249">
                  <c:v>70.689413738250238</c:v>
                </c:pt>
                <c:pt idx="250">
                  <c:v>70.481849491595696</c:v>
                </c:pt>
                <c:pt idx="251">
                  <c:v>70.275262033939072</c:v>
                </c:pt>
                <c:pt idx="252">
                  <c:v>70.069753825664492</c:v>
                </c:pt>
                <c:pt idx="253">
                  <c:v>69.865359020233015</c:v>
                </c:pt>
                <c:pt idx="254">
                  <c:v>69.662070786952881</c:v>
                </c:pt>
                <c:pt idx="255">
                  <c:v>69.459916448592779</c:v>
                </c:pt>
                <c:pt idx="256">
                  <c:v>69.258889174460975</c:v>
                </c:pt>
                <c:pt idx="257">
                  <c:v>69.058975303172829</c:v>
                </c:pt>
                <c:pt idx="258">
                  <c:v>68.860147511958516</c:v>
                </c:pt>
                <c:pt idx="259">
                  <c:v>68.662385308742202</c:v>
                </c:pt>
                <c:pt idx="260">
                  <c:v>68.465675032138691</c:v>
                </c:pt>
                <c:pt idx="261">
                  <c:v>68.270023512839742</c:v>
                </c:pt>
                <c:pt idx="262">
                  <c:v>68.075437581538807</c:v>
                </c:pt>
                <c:pt idx="263">
                  <c:v>67.881924068927617</c:v>
                </c:pt>
                <c:pt idx="264">
                  <c:v>67.689482975005632</c:v>
                </c:pt>
                <c:pt idx="265">
                  <c:v>67.498107469081646</c:v>
                </c:pt>
                <c:pt idx="266">
                  <c:v>67.307756567001206</c:v>
                </c:pt>
                <c:pt idx="267">
                  <c:v>67.118416607379672</c:v>
                </c:pt>
                <c:pt idx="268">
                  <c:v>66.930087590217028</c:v>
                </c:pt>
                <c:pt idx="269">
                  <c:v>66.742776346206185</c:v>
                </c:pt>
                <c:pt idx="270">
                  <c:v>66.556482875346575</c:v>
                </c:pt>
                <c:pt idx="271">
                  <c:v>66.37122083902338</c:v>
                </c:pt>
                <c:pt idx="272">
                  <c:v>66.186990237235491</c:v>
                </c:pt>
                <c:pt idx="273">
                  <c:v>66.003927683829772</c:v>
                </c:pt>
                <c:pt idx="274">
                  <c:v>65.821712136268516</c:v>
                </c:pt>
                <c:pt idx="275">
                  <c:v>65.640459716319938</c:v>
                </c:pt>
                <c:pt idx="276">
                  <c:v>65.460184085368681</c:v>
                </c:pt>
                <c:pt idx="277">
                  <c:v>65.280892074107626</c:v>
                </c:pt>
                <c:pt idx="278">
                  <c:v>65.102604174613731</c:v>
                </c:pt>
                <c:pt idx="279">
                  <c:v>64.925313556194126</c:v>
                </c:pt>
                <c:pt idx="280">
                  <c:v>64.74902021884877</c:v>
                </c:pt>
                <c:pt idx="281">
                  <c:v>64.573717331885959</c:v>
                </c:pt>
                <c:pt idx="282">
                  <c:v>64.399391233921037</c:v>
                </c:pt>
                <c:pt idx="283">
                  <c:v>64.226028263568793</c:v>
                </c:pt>
                <c:pt idx="284">
                  <c:v>64.053635251521555</c:v>
                </c:pt>
                <c:pt idx="285">
                  <c:v>63.882239520549732</c:v>
                </c:pt>
                <c:pt idx="286">
                  <c:v>63.711841070651609</c:v>
                </c:pt>
                <c:pt idx="287">
                  <c:v>63.54246039390528</c:v>
                </c:pt>
                <c:pt idx="288">
                  <c:v>63.374104321002498</c:v>
                </c:pt>
                <c:pt idx="289">
                  <c:v>63.206759190559183</c:v>
                </c:pt>
                <c:pt idx="290">
                  <c:v>63.040431833267093</c:v>
                </c:pt>
                <c:pt idx="291">
                  <c:v>62.875122249126228</c:v>
                </c:pt>
                <c:pt idx="292">
                  <c:v>62.71085776090586</c:v>
                </c:pt>
                <c:pt idx="293">
                  <c:v>62.547665691375236</c:v>
                </c:pt>
                <c:pt idx="294">
                  <c:v>62.385573363303642</c:v>
                </c:pt>
                <c:pt idx="295">
                  <c:v>62.224614930152661</c:v>
                </c:pt>
                <c:pt idx="296">
                  <c:v>62.06498165130602</c:v>
                </c:pt>
                <c:pt idx="297">
                  <c:v>61.906434452533198</c:v>
                </c:pt>
                <c:pt idx="298">
                  <c:v>61.748952841758395</c:v>
                </c:pt>
                <c:pt idx="299">
                  <c:v>61.592687094211435</c:v>
                </c:pt>
                <c:pt idx="300">
                  <c:v>61.437671363353317</c:v>
                </c:pt>
                <c:pt idx="301">
                  <c:v>61.283946633338545</c:v>
                </c:pt>
                <c:pt idx="302">
                  <c:v>61.13157438039736</c:v>
                </c:pt>
                <c:pt idx="303">
                  <c:v>60.980588757991377</c:v>
                </c:pt>
                <c:pt idx="304">
                  <c:v>60.831037580966822</c:v>
                </c:pt>
                <c:pt idx="305">
                  <c:v>60.682955002784674</c:v>
                </c:pt>
                <c:pt idx="306">
                  <c:v>60.53638200759886</c:v>
                </c:pt>
                <c:pt idx="307">
                  <c:v>60.391380071639652</c:v>
                </c:pt>
                <c:pt idx="308">
                  <c:v>60.248003840446167</c:v>
                </c:pt>
                <c:pt idx="309">
                  <c:v>60.10632845163331</c:v>
                </c:pt>
                <c:pt idx="310">
                  <c:v>59.966415381431361</c:v>
                </c:pt>
                <c:pt idx="311">
                  <c:v>59.828332936763481</c:v>
                </c:pt>
                <c:pt idx="312">
                  <c:v>59.69212893247591</c:v>
                </c:pt>
                <c:pt idx="313">
                  <c:v>59.557858014106607</c:v>
                </c:pt>
                <c:pt idx="314">
                  <c:v>59.425595319271046</c:v>
                </c:pt>
                <c:pt idx="315">
                  <c:v>59.295395493507193</c:v>
                </c:pt>
                <c:pt idx="316">
                  <c:v>59.167333674430537</c:v>
                </c:pt>
                <c:pt idx="317">
                  <c:v>59.041491830348889</c:v>
                </c:pt>
                <c:pt idx="318">
                  <c:v>58.917945098876594</c:v>
                </c:pt>
                <c:pt idx="319">
                  <c:v>58.79675495624506</c:v>
                </c:pt>
                <c:pt idx="320">
                  <c:v>58.67797604799226</c:v>
                </c:pt>
                <c:pt idx="321">
                  <c:v>58.562059199809973</c:v>
                </c:pt>
                <c:pt idx="322">
                  <c:v>58.448498940467296</c:v>
                </c:pt>
                <c:pt idx="323">
                  <c:v>58.337349915503943</c:v>
                </c:pt>
                <c:pt idx="324">
                  <c:v>58.22943180799448</c:v>
                </c:pt>
                <c:pt idx="325">
                  <c:v>58.123863458632911</c:v>
                </c:pt>
                <c:pt idx="326">
                  <c:v>58.020945417880604</c:v>
                </c:pt>
                <c:pt idx="327">
                  <c:v>57.92088943719822</c:v>
                </c:pt>
                <c:pt idx="328">
                  <c:v>57.824358093738219</c:v>
                </c:pt>
                <c:pt idx="329">
                  <c:v>57.730272138118551</c:v>
                </c:pt>
                <c:pt idx="330">
                  <c:v>57.63908239603041</c:v>
                </c:pt>
                <c:pt idx="331">
                  <c:v>57.550939142703598</c:v>
                </c:pt>
                <c:pt idx="332">
                  <c:v>57.465890192985519</c:v>
                </c:pt>
                <c:pt idx="333">
                  <c:v>57.383983361720638</c:v>
                </c:pt>
                <c:pt idx="334">
                  <c:v>57.30525963306404</c:v>
                </c:pt>
                <c:pt idx="335">
                  <c:v>57.229742914438219</c:v>
                </c:pt>
                <c:pt idx="336">
                  <c:v>57.157467359304384</c:v>
                </c:pt>
                <c:pt idx="337">
                  <c:v>57.088453459739661</c:v>
                </c:pt>
                <c:pt idx="338">
                  <c:v>57.022725123166985</c:v>
                </c:pt>
                <c:pt idx="339">
                  <c:v>56.960309672355613</c:v>
                </c:pt>
                <c:pt idx="340">
                  <c:v>56.901220768690067</c:v>
                </c:pt>
                <c:pt idx="341">
                  <c:v>56.845489150285673</c:v>
                </c:pt>
                <c:pt idx="342">
                  <c:v>56.793121647834731</c:v>
                </c:pt>
                <c:pt idx="343">
                  <c:v>56.744388073682742</c:v>
                </c:pt>
                <c:pt idx="344">
                  <c:v>56.6992884278297</c:v>
                </c:pt>
                <c:pt idx="345">
                  <c:v>56.657040596008294</c:v>
                </c:pt>
                <c:pt idx="346">
                  <c:v>56.618167126178705</c:v>
                </c:pt>
                <c:pt idx="347">
                  <c:v>56.582712417840945</c:v>
                </c:pt>
                <c:pt idx="348">
                  <c:v>56.55067305564878</c:v>
                </c:pt>
                <c:pt idx="349">
                  <c:v>56.521936333179468</c:v>
                </c:pt>
                <c:pt idx="350">
                  <c:v>56.496563726663545</c:v>
                </c:pt>
                <c:pt idx="351">
                  <c:v>56.474637204408602</c:v>
                </c:pt>
                <c:pt idx="352">
                  <c:v>56.456143105030058</c:v>
                </c:pt>
                <c:pt idx="353">
                  <c:v>56.440797954797731</c:v>
                </c:pt>
                <c:pt idx="354">
                  <c:v>56.428775936365078</c:v>
                </c:pt>
                <c:pt idx="355">
                  <c:v>56.421094822883603</c:v>
                </c:pt>
                <c:pt idx="356">
                  <c:v>56.416624134778971</c:v>
                </c:pt>
                <c:pt idx="357">
                  <c:v>56.414581757783871</c:v>
                </c:pt>
                <c:pt idx="358">
                  <c:v>56.415667837858145</c:v>
                </c:pt>
                <c:pt idx="359">
                  <c:v>56.420066803693736</c:v>
                </c:pt>
                <c:pt idx="360">
                  <c:v>56.427761578559839</c:v>
                </c:pt>
                <c:pt idx="361">
                  <c:v>56.43847551941866</c:v>
                </c:pt>
                <c:pt idx="362">
                  <c:v>56.452358901500645</c:v>
                </c:pt>
                <c:pt idx="363">
                  <c:v>56.470340698957422</c:v>
                </c:pt>
                <c:pt idx="364">
                  <c:v>56.491502183675728</c:v>
                </c:pt>
                <c:pt idx="365">
                  <c:v>56.514866566658014</c:v>
                </c:pt>
                <c:pt idx="366">
                  <c:v>56.541161316633172</c:v>
                </c:pt>
                <c:pt idx="367">
                  <c:v>56.570529878139467</c:v>
                </c:pt>
                <c:pt idx="368">
                  <c:v>56.602934682369209</c:v>
                </c:pt>
                <c:pt idx="369">
                  <c:v>56.638269853591886</c:v>
                </c:pt>
                <c:pt idx="370">
                  <c:v>56.676559299230547</c:v>
                </c:pt>
                <c:pt idx="371">
                  <c:v>56.717775696515986</c:v>
                </c:pt>
                <c:pt idx="372">
                  <c:v>56.762748974561674</c:v>
                </c:pt>
                <c:pt idx="373">
                  <c:v>56.810652619600248</c:v>
                </c:pt>
                <c:pt idx="374">
                  <c:v>56.860581564903242</c:v>
                </c:pt>
                <c:pt idx="375">
                  <c:v>56.913181310892099</c:v>
                </c:pt>
                <c:pt idx="376">
                  <c:v>56.968550902605017</c:v>
                </c:pt>
                <c:pt idx="377">
                  <c:v>57.026656186580638</c:v>
                </c:pt>
                <c:pt idx="378">
                  <c:v>57.087466424703585</c:v>
                </c:pt>
                <c:pt idx="379">
                  <c:v>57.151200199127153</c:v>
                </c:pt>
                <c:pt idx="380">
                  <c:v>57.217819941043821</c:v>
                </c:pt>
                <c:pt idx="381">
                  <c:v>57.287281250953647</c:v>
                </c:pt>
                <c:pt idx="382">
                  <c:v>57.359351885318368</c:v>
                </c:pt>
                <c:pt idx="383">
                  <c:v>57.433622002601481</c:v>
                </c:pt>
                <c:pt idx="384">
                  <c:v>57.510501444339383</c:v>
                </c:pt>
                <c:pt idx="385">
                  <c:v>57.589703321456462</c:v>
                </c:pt>
                <c:pt idx="386">
                  <c:v>57.67163747549003</c:v>
                </c:pt>
                <c:pt idx="387">
                  <c:v>57.755962371825952</c:v>
                </c:pt>
                <c:pt idx="388">
                  <c:v>57.842356967925909</c:v>
                </c:pt>
                <c:pt idx="389">
                  <c:v>57.931101322173738</c:v>
                </c:pt>
                <c:pt idx="390">
                  <c:v>58.021867561339945</c:v>
                </c:pt>
                <c:pt idx="391">
                  <c:v>58.114860606193488</c:v>
                </c:pt>
                <c:pt idx="392">
                  <c:v>58.209991657733646</c:v>
                </c:pt>
                <c:pt idx="393">
                  <c:v>58.306966996192521</c:v>
                </c:pt>
                <c:pt idx="394">
                  <c:v>58.406080341338601</c:v>
                </c:pt>
                <c:pt idx="395">
                  <c:v>58.508206021785583</c:v>
                </c:pt>
                <c:pt idx="396">
                  <c:v>58.612319433688796</c:v>
                </c:pt>
                <c:pt idx="397">
                  <c:v>58.718420577048796</c:v>
                </c:pt>
                <c:pt idx="398">
                  <c:v>58.826359176635208</c:v>
                </c:pt>
                <c:pt idx="399">
                  <c:v>58.936237692832755</c:v>
                </c:pt>
                <c:pt idx="400">
                  <c:v>59.047803390025734</c:v>
                </c:pt>
                <c:pt idx="401">
                  <c:v>59.161274850368279</c:v>
                </c:pt>
                <c:pt idx="402">
                  <c:v>59.276331031322066</c:v>
                </c:pt>
                <c:pt idx="403">
                  <c:v>59.393265652656154</c:v>
                </c:pt>
                <c:pt idx="404">
                  <c:v>59.512249481677891</c:v>
                </c:pt>
                <c:pt idx="405">
                  <c:v>59.632947814464323</c:v>
                </c:pt>
                <c:pt idx="406">
                  <c:v>59.75518988370866</c:v>
                </c:pt>
                <c:pt idx="407">
                  <c:v>59.879105472564362</c:v>
                </c:pt>
                <c:pt idx="408">
                  <c:v>60.004441845416842</c:v>
                </c:pt>
                <c:pt idx="409">
                  <c:v>60.131458568572434</c:v>
                </c:pt>
                <c:pt idx="410">
                  <c:v>60.259964382647972</c:v>
                </c:pt>
                <c:pt idx="411">
                  <c:v>60.390164208411811</c:v>
                </c:pt>
                <c:pt idx="412">
                  <c:v>60.521900939941261</c:v>
                </c:pt>
                <c:pt idx="413">
                  <c:v>60.65492867231346</c:v>
                </c:pt>
                <c:pt idx="414">
                  <c:v>60.789493310451249</c:v>
                </c:pt>
                <c:pt idx="415">
                  <c:v>60.925430917739611</c:v>
                </c:pt>
                <c:pt idx="416">
                  <c:v>61.062960076331514</c:v>
                </c:pt>
                <c:pt idx="417">
                  <c:v>61.201882696151515</c:v>
                </c:pt>
                <c:pt idx="418">
                  <c:v>61.342007517814153</c:v>
                </c:pt>
                <c:pt idx="419">
                  <c:v>61.483512139320233</c:v>
                </c:pt>
                <c:pt idx="420">
                  <c:v>61.626198470592001</c:v>
                </c:pt>
                <c:pt idx="421">
                  <c:v>61.77019629478405</c:v>
                </c:pt>
                <c:pt idx="422">
                  <c:v>61.915491950511736</c:v>
                </c:pt>
                <c:pt idx="423">
                  <c:v>62.062112760543769</c:v>
                </c:pt>
                <c:pt idx="424">
                  <c:v>62.210017740726236</c:v>
                </c:pt>
                <c:pt idx="425">
                  <c:v>62.359015631675426</c:v>
                </c:pt>
                <c:pt idx="426">
                  <c:v>62.509229385852443</c:v>
                </c:pt>
                <c:pt idx="427">
                  <c:v>62.660781955718441</c:v>
                </c:pt>
                <c:pt idx="428">
                  <c:v>62.813495743274316</c:v>
                </c:pt>
                <c:pt idx="429">
                  <c:v>62.96735025644255</c:v>
                </c:pt>
                <c:pt idx="430">
                  <c:v>63.122680199146103</c:v>
                </c:pt>
                <c:pt idx="431">
                  <c:v>63.27917135953895</c:v>
                </c:pt>
                <c:pt idx="432">
                  <c:v>63.43672810792868</c:v>
                </c:pt>
                <c:pt idx="433">
                  <c:v>63.595487058162178</c:v>
                </c:pt>
                <c:pt idx="434">
                  <c:v>63.755373072623975</c:v>
                </c:pt>
                <c:pt idx="435">
                  <c:v>63.916331505774956</c:v>
                </c:pt>
                <c:pt idx="436">
                  <c:v>64.078396511077855</c:v>
                </c:pt>
                <c:pt idx="437">
                  <c:v>64.241479289531398</c:v>
                </c:pt>
                <c:pt idx="438">
                  <c:v>64.405675470828598</c:v>
                </c:pt>
                <c:pt idx="439">
                  <c:v>64.570827949046759</c:v>
                </c:pt>
                <c:pt idx="440">
                  <c:v>64.737114322185519</c:v>
                </c:pt>
                <c:pt idx="441">
                  <c:v>64.904384315013331</c:v>
                </c:pt>
                <c:pt idx="442">
                  <c:v>65.072781372070011</c:v>
                </c:pt>
                <c:pt idx="443">
                  <c:v>65.242278170585166</c:v>
                </c:pt>
                <c:pt idx="444">
                  <c:v>65.412731266021254</c:v>
                </c:pt>
                <c:pt idx="445">
                  <c:v>65.584243118762458</c:v>
                </c:pt>
                <c:pt idx="446">
                  <c:v>65.756861543655006</c:v>
                </c:pt>
                <c:pt idx="447">
                  <c:v>65.930490911006473</c:v>
                </c:pt>
                <c:pt idx="448">
                  <c:v>66.105103898048128</c:v>
                </c:pt>
                <c:pt idx="449">
                  <c:v>66.280878102779099</c:v>
                </c:pt>
                <c:pt idx="450">
                  <c:v>66.45765641927666</c:v>
                </c:pt>
                <c:pt idx="451">
                  <c:v>66.635302233695626</c:v>
                </c:pt>
                <c:pt idx="452">
                  <c:v>66.813952159881168</c:v>
                </c:pt>
                <c:pt idx="453">
                  <c:v>66.993442261218831</c:v>
                </c:pt>
                <c:pt idx="454">
                  <c:v>67.173881828784559</c:v>
                </c:pt>
                <c:pt idx="455">
                  <c:v>67.355168402194721</c:v>
                </c:pt>
                <c:pt idx="456">
                  <c:v>67.537301981448749</c:v>
                </c:pt>
                <c:pt idx="457">
                  <c:v>67.720651423930633</c:v>
                </c:pt>
                <c:pt idx="458">
                  <c:v>67.904888856410849</c:v>
                </c:pt>
                <c:pt idx="459">
                  <c:v>68.089884495734822</c:v>
                </c:pt>
                <c:pt idx="460">
                  <c:v>68.275740802287871</c:v>
                </c:pt>
                <c:pt idx="461">
                  <c:v>68.46232116222366</c:v>
                </c:pt>
                <c:pt idx="462">
                  <c:v>68.649707543849402</c:v>
                </c:pt>
                <c:pt idx="463">
                  <c:v>68.837797486781511</c:v>
                </c:pt>
                <c:pt idx="464">
                  <c:v>69.026584160327673</c:v>
                </c:pt>
                <c:pt idx="465">
                  <c:v>69.216108548641188</c:v>
                </c:pt>
                <c:pt idx="466">
                  <c:v>69.406343328952246</c:v>
                </c:pt>
                <c:pt idx="467">
                  <c:v>69.597261178493284</c:v>
                </c:pt>
                <c:pt idx="468">
                  <c:v>69.788841605186207</c:v>
                </c:pt>
                <c:pt idx="469">
                  <c:v>69.98126220703125</c:v>
                </c:pt>
                <c:pt idx="470">
                  <c:v>70.174263417720368</c:v>
                </c:pt>
                <c:pt idx="471">
                  <c:v>70.367763268947499</c:v>
                </c:pt>
                <c:pt idx="472">
                  <c:v>70.561789083480733</c:v>
                </c:pt>
                <c:pt idx="473">
                  <c:v>70.756245231628228</c:v>
                </c:pt>
                <c:pt idx="474">
                  <c:v>70.951179528236182</c:v>
                </c:pt>
                <c:pt idx="475">
                  <c:v>71.146100163459508</c:v>
                </c:pt>
              </c:numCache>
            </c:numRef>
          </c:yVal>
          <c:smooth val="1"/>
          <c:extLst>
            <c:ext xmlns:c16="http://schemas.microsoft.com/office/drawing/2014/chart" uri="{C3380CC4-5D6E-409C-BE32-E72D297353CC}">
              <c16:uniqueId val="{00000002-4789-45DC-97F7-B59DC835213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Лист1!$E$2:$E$477</c:f>
              <c:numCache>
                <c:formatCode>0.00</c:formatCode>
                <c:ptCount val="476"/>
                <c:pt idx="0">
                  <c:v>48.227532559633218</c:v>
                </c:pt>
                <c:pt idx="1">
                  <c:v>52.324363213777517</c:v>
                </c:pt>
                <c:pt idx="2">
                  <c:v>53.188275021314588</c:v>
                </c:pt>
                <c:pt idx="3">
                  <c:v>53.254945993423462</c:v>
                </c:pt>
                <c:pt idx="4">
                  <c:v>53.916088700294488</c:v>
                </c:pt>
                <c:pt idx="5">
                  <c:v>54.63472875952715</c:v>
                </c:pt>
                <c:pt idx="6">
                  <c:v>55.401159757375673</c:v>
                </c:pt>
                <c:pt idx="7">
                  <c:v>56.214234137535087</c:v>
                </c:pt>
                <c:pt idx="8">
                  <c:v>57.069604164361898</c:v>
                </c:pt>
                <c:pt idx="9">
                  <c:v>57.960575759410439</c:v>
                </c:pt>
                <c:pt idx="10">
                  <c:v>58.878600311279079</c:v>
                </c:pt>
                <c:pt idx="11">
                  <c:v>59.817526781558669</c:v>
                </c:pt>
                <c:pt idx="12">
                  <c:v>60.769916546344653</c:v>
                </c:pt>
                <c:pt idx="13">
                  <c:v>61.728686177730062</c:v>
                </c:pt>
                <c:pt idx="14">
                  <c:v>62.68736701011651</c:v>
                </c:pt>
                <c:pt idx="15">
                  <c:v>63.640146124362829</c:v>
                </c:pt>
                <c:pt idx="16">
                  <c:v>64.581538474559693</c:v>
                </c:pt>
                <c:pt idx="17">
                  <c:v>65.506386888026668</c:v>
                </c:pt>
                <c:pt idx="18">
                  <c:v>66.409998679160879</c:v>
                </c:pt>
                <c:pt idx="19">
                  <c:v>67.288193464278663</c:v>
                </c:pt>
                <c:pt idx="20">
                  <c:v>68.136763536929919</c:v>
                </c:pt>
                <c:pt idx="21">
                  <c:v>68.95715017318723</c:v>
                </c:pt>
                <c:pt idx="22">
                  <c:v>69.745869719982124</c:v>
                </c:pt>
                <c:pt idx="23">
                  <c:v>70.502013695239853</c:v>
                </c:pt>
                <c:pt idx="24">
                  <c:v>71.225185918807767</c:v>
                </c:pt>
                <c:pt idx="25">
                  <c:v>71.91495605707162</c:v>
                </c:pt>
                <c:pt idx="26">
                  <c:v>72.57213696241368</c:v>
                </c:pt>
                <c:pt idx="27">
                  <c:v>73.196878910064356</c:v>
                </c:pt>
                <c:pt idx="28">
                  <c:v>73.790056228637368</c:v>
                </c:pt>
                <c:pt idx="29">
                  <c:v>74.352720844745505</c:v>
                </c:pt>
                <c:pt idx="30">
                  <c:v>74.887044918537001</c:v>
                </c:pt>
                <c:pt idx="31">
                  <c:v>75.394538033008146</c:v>
                </c:pt>
                <c:pt idx="32">
                  <c:v>75.877071797847535</c:v>
                </c:pt>
                <c:pt idx="33">
                  <c:v>76.33645634651171</c:v>
                </c:pt>
                <c:pt idx="34">
                  <c:v>76.774426674842303</c:v>
                </c:pt>
                <c:pt idx="35">
                  <c:v>77.192697286605735</c:v>
                </c:pt>
                <c:pt idx="36">
                  <c:v>77.593037331104071</c:v>
                </c:pt>
                <c:pt idx="37">
                  <c:v>77.977297925948946</c:v>
                </c:pt>
                <c:pt idx="38">
                  <c:v>78.347316527366132</c:v>
                </c:pt>
                <c:pt idx="39">
                  <c:v>78.704903268813965</c:v>
                </c:pt>
                <c:pt idx="40">
                  <c:v>79.051656532287154</c:v>
                </c:pt>
                <c:pt idx="41">
                  <c:v>79.388962948322018</c:v>
                </c:pt>
                <c:pt idx="42">
                  <c:v>79.718011057376572</c:v>
                </c:pt>
                <c:pt idx="43">
                  <c:v>80.039873278140561</c:v>
                </c:pt>
                <c:pt idx="44">
                  <c:v>80.355594706535072</c:v>
                </c:pt>
                <c:pt idx="45">
                  <c:v>80.666186285018426</c:v>
                </c:pt>
                <c:pt idx="46">
                  <c:v>80.972611141204453</c:v>
                </c:pt>
                <c:pt idx="47">
                  <c:v>81.275695788860062</c:v>
                </c:pt>
                <c:pt idx="48">
                  <c:v>81.576075482368466</c:v>
                </c:pt>
                <c:pt idx="49">
                  <c:v>81.874146401881731</c:v>
                </c:pt>
                <c:pt idx="50">
                  <c:v>82.170188605784887</c:v>
                </c:pt>
                <c:pt idx="51">
                  <c:v>82.464372861385272</c:v>
                </c:pt>
                <c:pt idx="52">
                  <c:v>82.756869935989073</c:v>
                </c:pt>
                <c:pt idx="53">
                  <c:v>83.047843766211912</c:v>
                </c:pt>
                <c:pt idx="54">
                  <c:v>83.337417304515498</c:v>
                </c:pt>
                <c:pt idx="55">
                  <c:v>83.625590550899261</c:v>
                </c:pt>
                <c:pt idx="56">
                  <c:v>83.912179076671208</c:v>
                </c:pt>
                <c:pt idx="57">
                  <c:v>84.196882331371114</c:v>
                </c:pt>
                <c:pt idx="58">
                  <c:v>84.479269981384149</c:v>
                </c:pt>
                <c:pt idx="59">
                  <c:v>84.758911693096067</c:v>
                </c:pt>
                <c:pt idx="60">
                  <c:v>85.035404455661293</c:v>
                </c:pt>
                <c:pt idx="61">
                  <c:v>85.308352088927776</c:v>
                </c:pt>
                <c:pt idx="62">
                  <c:v>85.5773447513576</c:v>
                </c:pt>
                <c:pt idx="63">
                  <c:v>85.84187014102929</c:v>
                </c:pt>
                <c:pt idx="64">
                  <c:v>86.101320326327794</c:v>
                </c:pt>
                <c:pt idx="65">
                  <c:v>86.354971253871511</c:v>
                </c:pt>
                <c:pt idx="66">
                  <c:v>86.602071547507848</c:v>
                </c:pt>
                <c:pt idx="67">
                  <c:v>86.841938138008004</c:v>
                </c:pt>
                <c:pt idx="68">
                  <c:v>87.073942601680514</c:v>
                </c:pt>
                <c:pt idx="69">
                  <c:v>87.297538483142304</c:v>
                </c:pt>
                <c:pt idx="70">
                  <c:v>87.512199819087854</c:v>
                </c:pt>
                <c:pt idx="71">
                  <c:v>87.717339169979013</c:v>
                </c:pt>
                <c:pt idx="72">
                  <c:v>87.912348604201881</c:v>
                </c:pt>
                <c:pt idx="73">
                  <c:v>88.096586036682112</c:v>
                </c:pt>
                <c:pt idx="74">
                  <c:v>88.269470858573868</c:v>
                </c:pt>
                <c:pt idx="75">
                  <c:v>88.430422461032549</c:v>
                </c:pt>
                <c:pt idx="76">
                  <c:v>88.579413521289396</c:v>
                </c:pt>
                <c:pt idx="77">
                  <c:v>88.716122996806718</c:v>
                </c:pt>
                <c:pt idx="78">
                  <c:v>88.840434765815658</c:v>
                </c:pt>
                <c:pt idx="79">
                  <c:v>88.952246367930897</c:v>
                </c:pt>
                <c:pt idx="80">
                  <c:v>89.051448512077101</c:v>
                </c:pt>
                <c:pt idx="81">
                  <c:v>89.137993383407448</c:v>
                </c:pt>
                <c:pt idx="82">
                  <c:v>89.211949288844565</c:v>
                </c:pt>
                <c:pt idx="83">
                  <c:v>89.273548471927199</c:v>
                </c:pt>
                <c:pt idx="84">
                  <c:v>89.323200774192685</c:v>
                </c:pt>
                <c:pt idx="85">
                  <c:v>89.361411666869571</c:v>
                </c:pt>
                <c:pt idx="86">
                  <c:v>89.388754928111965</c:v>
                </c:pt>
                <c:pt idx="87">
                  <c:v>89.405790674686372</c:v>
                </c:pt>
                <c:pt idx="88">
                  <c:v>89.413051700591851</c:v>
                </c:pt>
                <c:pt idx="89">
                  <c:v>89.411139106749957</c:v>
                </c:pt>
                <c:pt idx="90">
                  <c:v>89.400613009929572</c:v>
                </c:pt>
                <c:pt idx="91">
                  <c:v>89.382552659511035</c:v>
                </c:pt>
                <c:pt idx="92">
                  <c:v>89.357736754417346</c:v>
                </c:pt>
                <c:pt idx="93">
                  <c:v>89.327114760875418</c:v>
                </c:pt>
                <c:pt idx="94">
                  <c:v>89.291608822345722</c:v>
                </c:pt>
                <c:pt idx="95">
                  <c:v>89.252024960517701</c:v>
                </c:pt>
                <c:pt idx="96">
                  <c:v>89.209121382236205</c:v>
                </c:pt>
                <c:pt idx="97">
                  <c:v>89.163642632960958</c:v>
                </c:pt>
                <c:pt idx="98">
                  <c:v>89.116360580920869</c:v>
                </c:pt>
                <c:pt idx="99">
                  <c:v>89.068088078498278</c:v>
                </c:pt>
                <c:pt idx="100">
                  <c:v>89.019672131538172</c:v>
                </c:pt>
                <c:pt idx="101">
                  <c:v>88.971877777576054</c:v>
                </c:pt>
                <c:pt idx="102">
                  <c:v>88.92535393238029</c:v>
                </c:pt>
                <c:pt idx="103">
                  <c:v>88.880606067180096</c:v>
                </c:pt>
                <c:pt idx="104">
                  <c:v>88.838044023513305</c:v>
                </c:pt>
                <c:pt idx="105">
                  <c:v>88.798009335994635</c:v>
                </c:pt>
                <c:pt idx="106">
                  <c:v>88.760877692699239</c:v>
                </c:pt>
                <c:pt idx="107">
                  <c:v>88.727017951011646</c:v>
                </c:pt>
                <c:pt idx="108">
                  <c:v>88.696778476237739</c:v>
                </c:pt>
                <c:pt idx="109">
                  <c:v>88.670412003993818</c:v>
                </c:pt>
                <c:pt idx="110">
                  <c:v>88.648007333278301</c:v>
                </c:pt>
                <c:pt idx="111">
                  <c:v>88.629557633399415</c:v>
                </c:pt>
                <c:pt idx="112">
                  <c:v>88.614953613281244</c:v>
                </c:pt>
                <c:pt idx="113">
                  <c:v>88.604079151153272</c:v>
                </c:pt>
                <c:pt idx="114">
                  <c:v>88.596852278709378</c:v>
                </c:pt>
                <c:pt idx="115">
                  <c:v>88.593218350409927</c:v>
                </c:pt>
                <c:pt idx="116">
                  <c:v>88.593088567256459</c:v>
                </c:pt>
                <c:pt idx="117">
                  <c:v>88.596292161941108</c:v>
                </c:pt>
                <c:pt idx="118">
                  <c:v>88.602569568156937</c:v>
                </c:pt>
                <c:pt idx="119">
                  <c:v>88.611558759212301</c:v>
                </c:pt>
                <c:pt idx="120">
                  <c:v>88.62289770841555</c:v>
                </c:pt>
                <c:pt idx="121">
                  <c:v>88.636258542537178</c:v>
                </c:pt>
                <c:pt idx="122">
                  <c:v>88.651374864577974</c:v>
                </c:pt>
                <c:pt idx="123">
                  <c:v>88.668028092383793</c:v>
                </c:pt>
                <c:pt idx="124">
                  <c:v>88.685979151725249</c:v>
                </c:pt>
                <c:pt idx="125">
                  <c:v>88.704947984218506</c:v>
                </c:pt>
                <c:pt idx="126">
                  <c:v>88.724586224555964</c:v>
                </c:pt>
                <c:pt idx="127">
                  <c:v>88.744477200508001</c:v>
                </c:pt>
                <c:pt idx="128">
                  <c:v>88.764279377459928</c:v>
                </c:pt>
                <c:pt idx="129">
                  <c:v>88.783671712875119</c:v>
                </c:pt>
                <c:pt idx="130">
                  <c:v>88.802476608752769</c:v>
                </c:pt>
                <c:pt idx="131">
                  <c:v>88.820495975017394</c:v>
                </c:pt>
                <c:pt idx="132">
                  <c:v>88.837531721591816</c:v>
                </c:pt>
                <c:pt idx="133">
                  <c:v>88.853351604938396</c:v>
                </c:pt>
                <c:pt idx="134">
                  <c:v>88.867661905288656</c:v>
                </c:pt>
                <c:pt idx="135">
                  <c:v>88.880162072181207</c:v>
                </c:pt>
                <c:pt idx="136">
                  <c:v>88.890613031387247</c:v>
                </c:pt>
                <c:pt idx="137">
                  <c:v>88.898823523521344</c:v>
                </c:pt>
                <c:pt idx="138">
                  <c:v>88.90466376543003</c:v>
                </c:pt>
                <c:pt idx="139">
                  <c:v>88.908051788806659</c:v>
                </c:pt>
                <c:pt idx="140">
                  <c:v>88.908844149112554</c:v>
                </c:pt>
                <c:pt idx="141">
                  <c:v>88.906876909732716</c:v>
                </c:pt>
                <c:pt idx="142">
                  <c:v>88.901938319205868</c:v>
                </c:pt>
                <c:pt idx="143">
                  <c:v>88.893830287455941</c:v>
                </c:pt>
                <c:pt idx="144">
                  <c:v>88.882382047176208</c:v>
                </c:pt>
                <c:pt idx="145">
                  <c:v>88.867497968673618</c:v>
                </c:pt>
                <c:pt idx="146">
                  <c:v>88.849137067794288</c:v>
                </c:pt>
                <c:pt idx="147">
                  <c:v>88.827251529693129</c:v>
                </c:pt>
                <c:pt idx="148">
                  <c:v>88.80175255537003</c:v>
                </c:pt>
                <c:pt idx="149">
                  <c:v>88.772517192363296</c:v>
                </c:pt>
                <c:pt idx="150">
                  <c:v>88.739401996135371</c:v>
                </c:pt>
                <c:pt idx="151">
                  <c:v>88.702263522147675</c:v>
                </c:pt>
                <c:pt idx="152">
                  <c:v>88.661019802093477</c:v>
                </c:pt>
                <c:pt idx="153">
                  <c:v>88.6156435132024</c:v>
                </c:pt>
                <c:pt idx="154">
                  <c:v>88.566127824783251</c:v>
                </c:pt>
                <c:pt idx="155">
                  <c:v>88.512479567527251</c:v>
                </c:pt>
                <c:pt idx="156">
                  <c:v>88.454650926589835</c:v>
                </c:pt>
                <c:pt idx="157">
                  <c:v>88.392553102969757</c:v>
                </c:pt>
                <c:pt idx="158">
                  <c:v>88.326090466975756</c:v>
                </c:pt>
                <c:pt idx="159">
                  <c:v>88.255208373069266</c:v>
                </c:pt>
                <c:pt idx="160">
                  <c:v>88.179872667789283</c:v>
                </c:pt>
                <c:pt idx="161">
                  <c:v>88.100117504596241</c:v>
                </c:pt>
                <c:pt idx="162">
                  <c:v>88.01598386764519</c:v>
                </c:pt>
                <c:pt idx="163">
                  <c:v>87.927505910396007</c:v>
                </c:pt>
                <c:pt idx="164">
                  <c:v>87.834676802158086</c:v>
                </c:pt>
                <c:pt idx="165">
                  <c:v>87.737441897391733</c:v>
                </c:pt>
                <c:pt idx="166">
                  <c:v>87.635760211944202</c:v>
                </c:pt>
                <c:pt idx="167">
                  <c:v>87.529618084430297</c:v>
                </c:pt>
                <c:pt idx="168">
                  <c:v>87.419049668311601</c:v>
                </c:pt>
                <c:pt idx="169">
                  <c:v>87.304116439818941</c:v>
                </c:pt>
                <c:pt idx="170">
                  <c:v>87.184907197951887</c:v>
                </c:pt>
                <c:pt idx="171">
                  <c:v>87.061449265479709</c:v>
                </c:pt>
                <c:pt idx="172">
                  <c:v>86.933763134479335</c:v>
                </c:pt>
                <c:pt idx="173">
                  <c:v>86.801828312873283</c:v>
                </c:pt>
                <c:pt idx="174">
                  <c:v>86.66563113927802</c:v>
                </c:pt>
                <c:pt idx="175">
                  <c:v>86.525198936462274</c:v>
                </c:pt>
                <c:pt idx="176">
                  <c:v>86.380586349963991</c:v>
                </c:pt>
                <c:pt idx="177">
                  <c:v>86.231882178783295</c:v>
                </c:pt>
                <c:pt idx="178">
                  <c:v>86.07918205261204</c:v>
                </c:pt>
                <c:pt idx="179">
                  <c:v>85.92252695560417</c:v>
                </c:pt>
                <c:pt idx="180">
                  <c:v>85.761944210528895</c:v>
                </c:pt>
                <c:pt idx="181">
                  <c:v>85.597283542155864</c:v>
                </c:pt>
                <c:pt idx="182">
                  <c:v>85.428879654407424</c:v>
                </c:pt>
                <c:pt idx="183">
                  <c:v>85.256643748282897</c:v>
                </c:pt>
                <c:pt idx="184">
                  <c:v>85.080405056476096</c:v>
                </c:pt>
                <c:pt idx="185">
                  <c:v>84.90055292844734</c:v>
                </c:pt>
                <c:pt idx="186">
                  <c:v>84.717422068119035</c:v>
                </c:pt>
                <c:pt idx="187">
                  <c:v>84.53084853887556</c:v>
                </c:pt>
                <c:pt idx="188">
                  <c:v>84.340873324870842</c:v>
                </c:pt>
                <c:pt idx="189">
                  <c:v>84.147544240951078</c:v>
                </c:pt>
                <c:pt idx="190">
                  <c:v>83.950936424731751</c:v>
                </c:pt>
                <c:pt idx="191">
                  <c:v>83.751152336597059</c:v>
                </c:pt>
                <c:pt idx="192">
                  <c:v>83.548314929008129</c:v>
                </c:pt>
                <c:pt idx="193">
                  <c:v>83.342588138579984</c:v>
                </c:pt>
                <c:pt idx="194">
                  <c:v>83.134101748466094</c:v>
                </c:pt>
                <c:pt idx="195">
                  <c:v>82.922951388358882</c:v>
                </c:pt>
                <c:pt idx="196">
                  <c:v>82.709232687949665</c:v>
                </c:pt>
                <c:pt idx="197">
                  <c:v>82.493034446239093</c:v>
                </c:pt>
                <c:pt idx="198">
                  <c:v>82.274459123611379</c:v>
                </c:pt>
                <c:pt idx="199">
                  <c:v>82.053656995296365</c:v>
                </c:pt>
                <c:pt idx="200">
                  <c:v>81.83079882860136</c:v>
                </c:pt>
                <c:pt idx="201">
                  <c:v>81.606041729449686</c:v>
                </c:pt>
                <c:pt idx="202">
                  <c:v>81.379549634456382</c:v>
                </c:pt>
                <c:pt idx="203">
                  <c:v>81.151438665389648</c:v>
                </c:pt>
                <c:pt idx="204">
                  <c:v>80.921804451941981</c:v>
                </c:pt>
                <c:pt idx="205">
                  <c:v>80.690749454498089</c:v>
                </c:pt>
                <c:pt idx="206">
                  <c:v>80.458410286903202</c:v>
                </c:pt>
                <c:pt idx="207">
                  <c:v>80.224937224387702</c:v>
                </c:pt>
                <c:pt idx="208">
                  <c:v>79.990501034259509</c:v>
                </c:pt>
                <c:pt idx="209">
                  <c:v>79.75525882244078</c:v>
                </c:pt>
                <c:pt idx="210">
                  <c:v>79.519347202777851</c:v>
                </c:pt>
                <c:pt idx="211">
                  <c:v>79.282861804961996</c:v>
                </c:pt>
                <c:pt idx="212">
                  <c:v>79.045891427993382</c:v>
                </c:pt>
                <c:pt idx="213">
                  <c:v>78.808524870872077</c:v>
                </c:pt>
                <c:pt idx="214">
                  <c:v>78.570871424674621</c:v>
                </c:pt>
                <c:pt idx="215">
                  <c:v>78.333081364631383</c:v>
                </c:pt>
                <c:pt idx="216">
                  <c:v>78.095284473895831</c:v>
                </c:pt>
                <c:pt idx="217">
                  <c:v>77.857596874236776</c:v>
                </c:pt>
                <c:pt idx="218">
                  <c:v>77.620107364654345</c:v>
                </c:pt>
                <c:pt idx="219">
                  <c:v>77.382877421378822</c:v>
                </c:pt>
                <c:pt idx="220">
                  <c:v>77.145968520641048</c:v>
                </c:pt>
                <c:pt idx="221">
                  <c:v>76.90943530797955</c:v>
                </c:pt>
                <c:pt idx="222">
                  <c:v>76.673366582393328</c:v>
                </c:pt>
                <c:pt idx="223">
                  <c:v>76.437844312190748</c:v>
                </c:pt>
                <c:pt idx="224">
                  <c:v>76.202977788448308</c:v>
                </c:pt>
                <c:pt idx="225">
                  <c:v>75.968835318088026</c:v>
                </c:pt>
                <c:pt idx="226">
                  <c:v>75.735464715957278</c:v>
                </c:pt>
                <c:pt idx="227">
                  <c:v>75.50287964344011</c:v>
                </c:pt>
                <c:pt idx="228">
                  <c:v>75.271107423305239</c:v>
                </c:pt>
                <c:pt idx="229">
                  <c:v>75.040175378322502</c:v>
                </c:pt>
                <c:pt idx="230">
                  <c:v>74.810144984721575</c:v>
                </c:pt>
                <c:pt idx="231">
                  <c:v>74.581070888042177</c:v>
                </c:pt>
                <c:pt idx="232">
                  <c:v>74.353021395206312</c:v>
                </c:pt>
                <c:pt idx="233">
                  <c:v>74.126010167598622</c:v>
                </c:pt>
                <c:pt idx="234">
                  <c:v>73.900071358680691</c:v>
                </c:pt>
                <c:pt idx="235">
                  <c:v>73.675177645683249</c:v>
                </c:pt>
                <c:pt idx="236">
                  <c:v>73.451342689990923</c:v>
                </c:pt>
                <c:pt idx="237">
                  <c:v>73.228566491603743</c:v>
                </c:pt>
                <c:pt idx="238">
                  <c:v>73.006890034675564</c:v>
                </c:pt>
                <c:pt idx="239">
                  <c:v>72.786347472667444</c:v>
                </c:pt>
                <c:pt idx="240">
                  <c:v>72.566972959041522</c:v>
                </c:pt>
                <c:pt idx="241">
                  <c:v>72.348773324489514</c:v>
                </c:pt>
                <c:pt idx="242">
                  <c:v>72.131851029395648</c:v>
                </c:pt>
                <c:pt idx="243">
                  <c:v>71.915939676761255</c:v>
                </c:pt>
                <c:pt idx="244">
                  <c:v>71.701155388355161</c:v>
                </c:pt>
                <c:pt idx="245">
                  <c:v>71.487491333484456</c:v>
                </c:pt>
                <c:pt idx="246">
                  <c:v>71.274974834918439</c:v>
                </c:pt>
                <c:pt idx="247">
                  <c:v>71.063633215426918</c:v>
                </c:pt>
                <c:pt idx="248">
                  <c:v>70.85345964431761</c:v>
                </c:pt>
                <c:pt idx="249">
                  <c:v>70.644460952281662</c:v>
                </c:pt>
                <c:pt idx="250">
                  <c:v>70.436760091781366</c:v>
                </c:pt>
                <c:pt idx="251">
                  <c:v>70.23004285097069</c:v>
                </c:pt>
                <c:pt idx="252">
                  <c:v>70.024404859542685</c:v>
                </c:pt>
                <c:pt idx="253">
                  <c:v>69.81987344026544</c:v>
                </c:pt>
                <c:pt idx="254">
                  <c:v>69.616455423831866</c:v>
                </c:pt>
                <c:pt idx="255">
                  <c:v>69.41416447162598</c:v>
                </c:pt>
                <c:pt idx="256">
                  <c:v>69.213007414340737</c:v>
                </c:pt>
                <c:pt idx="257">
                  <c:v>69.012963759899137</c:v>
                </c:pt>
                <c:pt idx="258">
                  <c:v>68.814006185531369</c:v>
                </c:pt>
                <c:pt idx="259">
                  <c:v>68.616114199161032</c:v>
                </c:pt>
                <c:pt idx="260">
                  <c:v>68.419274139404081</c:v>
                </c:pt>
                <c:pt idx="261">
                  <c:v>68.223492836951678</c:v>
                </c:pt>
                <c:pt idx="262">
                  <c:v>68.028777122497289</c:v>
                </c:pt>
                <c:pt idx="263">
                  <c:v>67.83513382673209</c:v>
                </c:pt>
                <c:pt idx="264">
                  <c:v>67.642569780349518</c:v>
                </c:pt>
                <c:pt idx="265">
                  <c:v>67.45105766057921</c:v>
                </c:pt>
                <c:pt idx="266">
                  <c:v>67.26058380603763</c:v>
                </c:pt>
                <c:pt idx="267">
                  <c:v>67.071120893954955</c:v>
                </c:pt>
                <c:pt idx="268">
                  <c:v>66.882662093638871</c:v>
                </c:pt>
                <c:pt idx="269">
                  <c:v>66.695221066474573</c:v>
                </c:pt>
                <c:pt idx="270">
                  <c:v>66.508804643153837</c:v>
                </c:pt>
                <c:pt idx="271">
                  <c:v>66.323419654368948</c:v>
                </c:pt>
                <c:pt idx="272">
                  <c:v>66.139066100120473</c:v>
                </c:pt>
                <c:pt idx="273">
                  <c:v>65.95588059425306</c:v>
                </c:pt>
                <c:pt idx="274">
                  <c:v>65.773542094230095</c:v>
                </c:pt>
                <c:pt idx="275">
                  <c:v>65.592173552512705</c:v>
                </c:pt>
                <c:pt idx="276">
                  <c:v>65.411781799793204</c:v>
                </c:pt>
                <c:pt idx="277">
                  <c:v>65.232373666762754</c:v>
                </c:pt>
                <c:pt idx="278">
                  <c:v>65.053969645500047</c:v>
                </c:pt>
                <c:pt idx="279">
                  <c:v>64.876562905311047</c:v>
                </c:pt>
                <c:pt idx="280">
                  <c:v>64.70016027688979</c:v>
                </c:pt>
                <c:pt idx="281">
                  <c:v>64.524748098849898</c:v>
                </c:pt>
                <c:pt idx="282">
                  <c:v>64.350312709807895</c:v>
                </c:pt>
                <c:pt idx="283">
                  <c:v>64.176847279071467</c:v>
                </c:pt>
                <c:pt idx="284">
                  <c:v>64.004351806640628</c:v>
                </c:pt>
                <c:pt idx="285">
                  <c:v>63.832853615283483</c:v>
                </c:pt>
                <c:pt idx="286">
                  <c:v>63.662359535694058</c:v>
                </c:pt>
                <c:pt idx="287">
                  <c:v>63.492883229255291</c:v>
                </c:pt>
                <c:pt idx="288">
                  <c:v>63.324424695968318</c:v>
                </c:pt>
                <c:pt idx="289">
                  <c:v>63.156983935832578</c:v>
                </c:pt>
                <c:pt idx="290">
                  <c:v>62.990560948848618</c:v>
                </c:pt>
                <c:pt idx="291">
                  <c:v>62.825162565707636</c:v>
                </c:pt>
                <c:pt idx="292">
                  <c:v>62.660809278487712</c:v>
                </c:pt>
                <c:pt idx="293">
                  <c:v>62.497528409957553</c:v>
                </c:pt>
                <c:pt idx="294">
                  <c:v>62.335354113578731</c:v>
                </c:pt>
                <c:pt idx="295">
                  <c:v>62.174306881427619</c:v>
                </c:pt>
                <c:pt idx="296">
                  <c:v>62.014584803580867</c:v>
                </c:pt>
                <c:pt idx="297">
                  <c:v>61.855955636500816</c:v>
                </c:pt>
                <c:pt idx="298">
                  <c:v>61.698392057418772</c:v>
                </c:pt>
                <c:pt idx="299">
                  <c:v>61.542044341564001</c:v>
                </c:pt>
                <c:pt idx="300">
                  <c:v>61.386939811706348</c:v>
                </c:pt>
                <c:pt idx="301">
                  <c:v>61.233146774768393</c:v>
                </c:pt>
                <c:pt idx="302">
                  <c:v>61.080692553519981</c:v>
                </c:pt>
                <c:pt idx="303">
                  <c:v>60.929631793498523</c:v>
                </c:pt>
                <c:pt idx="304">
                  <c:v>60.780005478858477</c:v>
                </c:pt>
                <c:pt idx="305">
                  <c:v>60.631840932369101</c:v>
                </c:pt>
                <c:pt idx="306">
                  <c:v>60.485199630260105</c:v>
                </c:pt>
                <c:pt idx="307">
                  <c:v>60.340122556685991</c:v>
                </c:pt>
                <c:pt idx="308">
                  <c:v>60.196678018569905</c:v>
                </c:pt>
                <c:pt idx="309">
                  <c:v>60.054934322833873</c:v>
                </c:pt>
                <c:pt idx="310">
                  <c:v>59.914952945708755</c:v>
                </c:pt>
                <c:pt idx="311">
                  <c:v>59.776802194118282</c:v>
                </c:pt>
                <c:pt idx="312">
                  <c:v>59.640536713599865</c:v>
                </c:pt>
                <c:pt idx="313">
                  <c:v>59.506204318999693</c:v>
                </c:pt>
                <c:pt idx="314">
                  <c:v>59.373880147933853</c:v>
                </c:pt>
                <c:pt idx="315">
                  <c:v>59.243618845939153</c:v>
                </c:pt>
                <c:pt idx="316">
                  <c:v>59.115502381324539</c:v>
                </c:pt>
                <c:pt idx="317">
                  <c:v>58.98960589170435</c:v>
                </c:pt>
                <c:pt idx="318">
                  <c:v>58.865997684001769</c:v>
                </c:pt>
                <c:pt idx="319">
                  <c:v>58.744759726524016</c:v>
                </c:pt>
                <c:pt idx="320">
                  <c:v>58.625926172733251</c:v>
                </c:pt>
                <c:pt idx="321">
                  <c:v>58.509954679011862</c:v>
                </c:pt>
                <c:pt idx="322">
                  <c:v>58.396346604823542</c:v>
                </c:pt>
                <c:pt idx="323">
                  <c:v>58.285149765014545</c:v>
                </c:pt>
                <c:pt idx="324">
                  <c:v>58.177183842658863</c:v>
                </c:pt>
                <c:pt idx="325">
                  <c:v>58.071567678451075</c:v>
                </c:pt>
                <c:pt idx="326">
                  <c:v>57.968608653544855</c:v>
                </c:pt>
                <c:pt idx="327">
                  <c:v>57.868504858016827</c:v>
                </c:pt>
                <c:pt idx="328">
                  <c:v>57.771925699710614</c:v>
                </c:pt>
                <c:pt idx="329">
                  <c:v>57.677791929244727</c:v>
                </c:pt>
                <c:pt idx="330">
                  <c:v>57.586554372310353</c:v>
                </c:pt>
                <c:pt idx="331">
                  <c:v>57.498356473445597</c:v>
                </c:pt>
                <c:pt idx="332">
                  <c:v>57.413259708881284</c:v>
                </c:pt>
                <c:pt idx="333">
                  <c:v>57.331305062770767</c:v>
                </c:pt>
                <c:pt idx="334">
                  <c:v>57.252526688575735</c:v>
                </c:pt>
                <c:pt idx="335">
                  <c:v>57.176962155103652</c:v>
                </c:pt>
                <c:pt idx="336">
                  <c:v>57.104631954431511</c:v>
                </c:pt>
                <c:pt idx="337">
                  <c:v>57.035559993982268</c:v>
                </c:pt>
                <c:pt idx="338">
                  <c:v>56.969777011871336</c:v>
                </c:pt>
                <c:pt idx="339">
                  <c:v>56.907296669483181</c:v>
                </c:pt>
                <c:pt idx="340">
                  <c:v>56.848153120279278</c:v>
                </c:pt>
                <c:pt idx="341">
                  <c:v>56.792353194951993</c:v>
                </c:pt>
                <c:pt idx="342">
                  <c:v>56.739920800924274</c:v>
                </c:pt>
                <c:pt idx="343">
                  <c:v>56.691118919849345</c:v>
                </c:pt>
                <c:pt idx="344">
                  <c:v>56.645947551727261</c:v>
                </c:pt>
                <c:pt idx="345">
                  <c:v>56.60362799763675</c:v>
                </c:pt>
                <c:pt idx="346">
                  <c:v>56.564682805538176</c:v>
                </c:pt>
                <c:pt idx="347">
                  <c:v>56.529146128892897</c:v>
                </c:pt>
                <c:pt idx="348">
                  <c:v>56.497028213739377</c:v>
                </c:pt>
                <c:pt idx="349">
                  <c:v>56.468209522962539</c:v>
                </c:pt>
                <c:pt idx="350">
                  <c:v>56.442758363485318</c:v>
                </c:pt>
                <c:pt idx="351">
                  <c:v>56.420743042230598</c:v>
                </c:pt>
                <c:pt idx="352">
                  <c:v>56.402160143852221</c:v>
                </c:pt>
                <c:pt idx="353">
                  <c:v>56.386726194620117</c:v>
                </c:pt>
                <c:pt idx="354">
                  <c:v>56.374608546495431</c:v>
                </c:pt>
                <c:pt idx="355">
                  <c:v>56.366831803321801</c:v>
                </c:pt>
                <c:pt idx="356">
                  <c:v>56.362268900871236</c:v>
                </c:pt>
                <c:pt idx="357">
                  <c:v>56.360124063491781</c:v>
                </c:pt>
                <c:pt idx="358">
                  <c:v>56.361114513874021</c:v>
                </c:pt>
                <c:pt idx="359">
                  <c:v>56.365414434671358</c:v>
                </c:pt>
                <c:pt idx="360">
                  <c:v>56.373003333806949</c:v>
                </c:pt>
                <c:pt idx="361">
                  <c:v>56.383618229627565</c:v>
                </c:pt>
                <c:pt idx="362">
                  <c:v>56.397399151325203</c:v>
                </c:pt>
                <c:pt idx="363">
                  <c:v>56.415278488397568</c:v>
                </c:pt>
                <c:pt idx="364">
                  <c:v>56.436330682039255</c:v>
                </c:pt>
                <c:pt idx="365">
                  <c:v>56.459596019983287</c:v>
                </c:pt>
                <c:pt idx="366">
                  <c:v>56.485788309574097</c:v>
                </c:pt>
                <c:pt idx="367">
                  <c:v>56.515054410695981</c:v>
                </c:pt>
                <c:pt idx="368">
                  <c:v>56.547360169887526</c:v>
                </c:pt>
                <c:pt idx="369">
                  <c:v>56.582592880725855</c:v>
                </c:pt>
                <c:pt idx="370">
                  <c:v>56.620779865980104</c:v>
                </c:pt>
                <c:pt idx="371">
                  <c:v>56.661897218227345</c:v>
                </c:pt>
                <c:pt idx="372">
                  <c:v>56.706771451234786</c:v>
                </c:pt>
                <c:pt idx="373">
                  <c:v>56.754582881927476</c:v>
                </c:pt>
                <c:pt idx="374">
                  <c:v>56.804412782192216</c:v>
                </c:pt>
                <c:pt idx="375">
                  <c:v>56.856916898488983</c:v>
                </c:pt>
                <c:pt idx="376">
                  <c:v>56.912194275856017</c:v>
                </c:pt>
                <c:pt idx="377">
                  <c:v>56.970210760831797</c:v>
                </c:pt>
                <c:pt idx="378">
                  <c:v>57.030925369262654</c:v>
                </c:pt>
                <c:pt idx="379">
                  <c:v>57.094577175378767</c:v>
                </c:pt>
                <c:pt idx="380">
                  <c:v>57.161108118295651</c:v>
                </c:pt>
                <c:pt idx="381">
                  <c:v>57.230487459897965</c:v>
                </c:pt>
                <c:pt idx="382">
                  <c:v>57.302479541301331</c:v>
                </c:pt>
                <c:pt idx="383">
                  <c:v>57.376660859584319</c:v>
                </c:pt>
                <c:pt idx="384">
                  <c:v>57.453465163707314</c:v>
                </c:pt>
                <c:pt idx="385">
                  <c:v>57.5325987339018</c:v>
                </c:pt>
                <c:pt idx="386">
                  <c:v>57.614457750319872</c:v>
                </c:pt>
                <c:pt idx="387">
                  <c:v>57.698714339732625</c:v>
                </c:pt>
                <c:pt idx="388">
                  <c:v>57.785033798217668</c:v>
                </c:pt>
                <c:pt idx="389">
                  <c:v>57.873716676234636</c:v>
                </c:pt>
                <c:pt idx="390">
                  <c:v>57.964421439170579</c:v>
                </c:pt>
                <c:pt idx="391">
                  <c:v>58.05735300779326</c:v>
                </c:pt>
                <c:pt idx="392">
                  <c:v>58.152415752410825</c:v>
                </c:pt>
                <c:pt idx="393">
                  <c:v>58.24933644533116</c:v>
                </c:pt>
                <c:pt idx="394">
                  <c:v>58.348395144939268</c:v>
                </c:pt>
                <c:pt idx="395">
                  <c:v>58.450473010539469</c:v>
                </c:pt>
                <c:pt idx="396">
                  <c:v>58.554538607597031</c:v>
                </c:pt>
                <c:pt idx="397">
                  <c:v>58.660591936111381</c:v>
                </c:pt>
                <c:pt idx="398">
                  <c:v>58.768489551543894</c:v>
                </c:pt>
                <c:pt idx="399">
                  <c:v>58.878327083587543</c:v>
                </c:pt>
                <c:pt idx="400">
                  <c:v>58.989858627318938</c:v>
                </c:pt>
                <c:pt idx="401">
                  <c:v>59.103289103507585</c:v>
                </c:pt>
                <c:pt idx="402">
                  <c:v>59.218311131000362</c:v>
                </c:pt>
                <c:pt idx="403">
                  <c:v>59.335218429565174</c:v>
                </c:pt>
                <c:pt idx="404">
                  <c:v>59.45417493581764</c:v>
                </c:pt>
                <c:pt idx="405">
                  <c:v>59.574859607219437</c:v>
                </c:pt>
                <c:pt idx="406">
                  <c:v>59.697074353694504</c:v>
                </c:pt>
                <c:pt idx="407">
                  <c:v>59.820969450473264</c:v>
                </c:pt>
                <c:pt idx="408">
                  <c:v>59.946292161941102</c:v>
                </c:pt>
                <c:pt idx="409">
                  <c:v>60.073295223712641</c:v>
                </c:pt>
                <c:pt idx="410">
                  <c:v>60.201787376403537</c:v>
                </c:pt>
                <c:pt idx="411">
                  <c:v>60.331987202167383</c:v>
                </c:pt>
                <c:pt idx="412">
                  <c:v>60.46371027231163</c:v>
                </c:pt>
                <c:pt idx="413">
                  <c:v>60.596738004684397</c:v>
                </c:pt>
                <c:pt idx="414">
                  <c:v>60.731295812129872</c:v>
                </c:pt>
                <c:pt idx="415">
                  <c:v>60.867240250110548</c:v>
                </c:pt>
                <c:pt idx="416">
                  <c:v>61.004769408702451</c:v>
                </c:pt>
                <c:pt idx="417">
                  <c:v>61.143698859214766</c:v>
                </c:pt>
                <c:pt idx="418">
                  <c:v>61.283830511569718</c:v>
                </c:pt>
                <c:pt idx="419">
                  <c:v>61.425341963767544</c:v>
                </c:pt>
                <c:pt idx="420">
                  <c:v>61.568041956424523</c:v>
                </c:pt>
                <c:pt idx="421">
                  <c:v>61.712053442001199</c:v>
                </c:pt>
                <c:pt idx="422">
                  <c:v>61.857362759112952</c:v>
                </c:pt>
                <c:pt idx="423">
                  <c:v>62.003997230529613</c:v>
                </c:pt>
                <c:pt idx="424">
                  <c:v>62.151922702789051</c:v>
                </c:pt>
                <c:pt idx="425">
                  <c:v>62.300947916507489</c:v>
                </c:pt>
                <c:pt idx="426">
                  <c:v>62.451175332069155</c:v>
                </c:pt>
                <c:pt idx="427">
                  <c:v>62.602755224704424</c:v>
                </c:pt>
                <c:pt idx="428">
                  <c:v>62.755496335029562</c:v>
                </c:pt>
                <c:pt idx="429">
                  <c:v>62.909378170967059</c:v>
                </c:pt>
                <c:pt idx="430">
                  <c:v>63.064742267131621</c:v>
                </c:pt>
                <c:pt idx="431">
                  <c:v>63.221260750293169</c:v>
                </c:pt>
                <c:pt idx="432">
                  <c:v>63.378851652145052</c:v>
                </c:pt>
                <c:pt idx="433">
                  <c:v>63.537651586532448</c:v>
                </c:pt>
                <c:pt idx="434">
                  <c:v>63.697571754455261</c:v>
                </c:pt>
                <c:pt idx="435">
                  <c:v>63.858564341067819</c:v>
                </c:pt>
                <c:pt idx="436">
                  <c:v>64.020677161216369</c:v>
                </c:pt>
                <c:pt idx="437">
                  <c:v>64.18380092382381</c:v>
                </c:pt>
                <c:pt idx="438">
                  <c:v>64.348038089274922</c:v>
                </c:pt>
                <c:pt idx="439">
                  <c:v>64.513238382339296</c:v>
                </c:pt>
                <c:pt idx="440">
                  <c:v>64.679565739631386</c:v>
                </c:pt>
                <c:pt idx="441">
                  <c:v>64.846883547305993</c:v>
                </c:pt>
                <c:pt idx="442">
                  <c:v>65.015328419208331</c:v>
                </c:pt>
                <c:pt idx="443">
                  <c:v>65.184873032569698</c:v>
                </c:pt>
                <c:pt idx="444">
                  <c:v>65.355373942851998</c:v>
                </c:pt>
                <c:pt idx="445">
                  <c:v>65.526940441131174</c:v>
                </c:pt>
                <c:pt idx="446">
                  <c:v>65.699606680869934</c:v>
                </c:pt>
                <c:pt idx="447">
                  <c:v>65.873290693759358</c:v>
                </c:pt>
                <c:pt idx="448">
                  <c:v>66.047958326339568</c:v>
                </c:pt>
                <c:pt idx="449">
                  <c:v>66.223787176608496</c:v>
                </c:pt>
                <c:pt idx="450">
                  <c:v>66.400613307952852</c:v>
                </c:pt>
                <c:pt idx="451">
                  <c:v>66.578313767909776</c:v>
                </c:pt>
                <c:pt idx="452">
                  <c:v>66.757018339633845</c:v>
                </c:pt>
                <c:pt idx="453">
                  <c:v>66.93656308650948</c:v>
                </c:pt>
                <c:pt idx="454">
                  <c:v>67.117064130306048</c:v>
                </c:pt>
                <c:pt idx="455">
                  <c:v>67.298398518561868</c:v>
                </c:pt>
                <c:pt idx="456">
                  <c:v>67.48059357404675</c:v>
                </c:pt>
                <c:pt idx="457">
                  <c:v>67.663990831374846</c:v>
                </c:pt>
                <c:pt idx="458">
                  <c:v>67.848282909393021</c:v>
                </c:pt>
                <c:pt idx="459">
                  <c:v>68.033333194255533</c:v>
                </c:pt>
                <c:pt idx="460">
                  <c:v>68.21924414634654</c:v>
                </c:pt>
                <c:pt idx="461">
                  <c:v>68.405879151820869</c:v>
                </c:pt>
                <c:pt idx="462">
                  <c:v>68.593313348292824</c:v>
                </c:pt>
                <c:pt idx="463">
                  <c:v>68.781457936763474</c:v>
                </c:pt>
                <c:pt idx="464">
                  <c:v>68.970299255847593</c:v>
                </c:pt>
                <c:pt idx="465">
                  <c:v>69.15987828969908</c:v>
                </c:pt>
                <c:pt idx="466">
                  <c:v>69.350160884856933</c:v>
                </c:pt>
                <c:pt idx="467">
                  <c:v>69.541133379935928</c:v>
                </c:pt>
                <c:pt idx="468">
                  <c:v>69.732761621475063</c:v>
                </c:pt>
                <c:pt idx="469">
                  <c:v>69.925236868858079</c:v>
                </c:pt>
                <c:pt idx="470">
                  <c:v>70.118292725085738</c:v>
                </c:pt>
                <c:pt idx="471">
                  <c:v>70.311840391158512</c:v>
                </c:pt>
                <c:pt idx="472">
                  <c:v>70.505914020537958</c:v>
                </c:pt>
                <c:pt idx="473">
                  <c:v>70.700417983531665</c:v>
                </c:pt>
                <c:pt idx="474">
                  <c:v>70.895406925678159</c:v>
                </c:pt>
                <c:pt idx="475">
                  <c:v>71.090368545055384</c:v>
                </c:pt>
              </c:numCache>
            </c:numRef>
          </c:yVal>
          <c:smooth val="1"/>
          <c:extLst>
            <c:ext xmlns:c16="http://schemas.microsoft.com/office/drawing/2014/chart" uri="{C3380CC4-5D6E-409C-BE32-E72D297353CC}">
              <c16:uniqueId val="{00000003-4789-45DC-97F7-B59DC835213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Лист1!$F$2:$F$477</c:f>
              <c:numCache>
                <c:formatCode>0.00</c:formatCode>
                <c:ptCount val="476"/>
                <c:pt idx="0">
                  <c:v>50.577444398403152</c:v>
                </c:pt>
                <c:pt idx="1">
                  <c:v>54.393690705299335</c:v>
                </c:pt>
                <c:pt idx="2">
                  <c:v>55.239412379264827</c:v>
                </c:pt>
                <c:pt idx="3">
                  <c:v>55.012039124965654</c:v>
                </c:pt>
                <c:pt idx="4">
                  <c:v>55.643341952562288</c:v>
                </c:pt>
                <c:pt idx="5">
                  <c:v>56.324932336807244</c:v>
                </c:pt>
                <c:pt idx="6">
                  <c:v>57.053958463668771</c:v>
                </c:pt>
                <c:pt idx="7">
                  <c:v>57.831345891952154</c:v>
                </c:pt>
                <c:pt idx="8">
                  <c:v>58.654710710048228</c:v>
                </c:pt>
                <c:pt idx="9">
                  <c:v>59.519005036353619</c:v>
                </c:pt>
                <c:pt idx="10">
                  <c:v>60.41655117273325</c:v>
                </c:pt>
                <c:pt idx="11">
                  <c:v>61.342560803890109</c:v>
                </c:pt>
                <c:pt idx="12">
                  <c:v>62.290469634532748</c:v>
                </c:pt>
                <c:pt idx="13">
                  <c:v>63.253788506984669</c:v>
                </c:pt>
                <c:pt idx="14">
                  <c:v>64.226328814029586</c:v>
                </c:pt>
                <c:pt idx="15">
                  <c:v>65.20221616029724</c:v>
                </c:pt>
                <c:pt idx="16">
                  <c:v>66.17566494941687</c:v>
                </c:pt>
                <c:pt idx="17">
                  <c:v>67.141012537478929</c:v>
                </c:pt>
                <c:pt idx="18">
                  <c:v>68.092821693420248</c:v>
                </c:pt>
                <c:pt idx="19">
                  <c:v>69.025976228713745</c:v>
                </c:pt>
                <c:pt idx="20">
                  <c:v>69.935148203372805</c:v>
                </c:pt>
                <c:pt idx="21">
                  <c:v>70.819879961013314</c:v>
                </c:pt>
                <c:pt idx="22">
                  <c:v>71.675588107108894</c:v>
                </c:pt>
                <c:pt idx="23">
                  <c:v>72.499813592433455</c:v>
                </c:pt>
                <c:pt idx="24">
                  <c:v>73.290616500377581</c:v>
                </c:pt>
                <c:pt idx="25">
                  <c:v>74.046063745021286</c:v>
                </c:pt>
                <c:pt idx="26">
                  <c:v>74.765677177905786</c:v>
                </c:pt>
                <c:pt idx="27">
                  <c:v>75.448363888263259</c:v>
                </c:pt>
                <c:pt idx="28">
                  <c:v>76.093932616710561</c:v>
                </c:pt>
                <c:pt idx="29">
                  <c:v>76.702424347400409</c:v>
                </c:pt>
                <c:pt idx="30">
                  <c:v>77.275423800945205</c:v>
                </c:pt>
                <c:pt idx="31">
                  <c:v>77.813818967342144</c:v>
                </c:pt>
                <c:pt idx="32">
                  <c:v>78.319187736510742</c:v>
                </c:pt>
                <c:pt idx="33">
                  <c:v>78.793258273601452</c:v>
                </c:pt>
                <c:pt idx="34">
                  <c:v>79.237929511069808</c:v>
                </c:pt>
                <c:pt idx="35">
                  <c:v>79.655277979373878</c:v>
                </c:pt>
                <c:pt idx="36">
                  <c:v>80.047598791122439</c:v>
                </c:pt>
                <c:pt idx="37">
                  <c:v>80.41739197969433</c:v>
                </c:pt>
                <c:pt idx="38">
                  <c:v>80.76724637746797</c:v>
                </c:pt>
                <c:pt idx="39">
                  <c:v>81.09983278512955</c:v>
                </c:pt>
                <c:pt idx="40">
                  <c:v>81.417699050902996</c:v>
                </c:pt>
                <c:pt idx="41">
                  <c:v>81.723215425014303</c:v>
                </c:pt>
                <c:pt idx="42">
                  <c:v>82.01862237453426</c:v>
                </c:pt>
                <c:pt idx="43">
                  <c:v>82.306016921996743</c:v>
                </c:pt>
                <c:pt idx="44">
                  <c:v>82.587393629550874</c:v>
                </c:pt>
                <c:pt idx="45">
                  <c:v>82.864644598960439</c:v>
                </c:pt>
                <c:pt idx="46">
                  <c:v>83.139525318145729</c:v>
                </c:pt>
                <c:pt idx="47">
                  <c:v>83.413531708717329</c:v>
                </c:pt>
                <c:pt idx="48">
                  <c:v>83.687893295287694</c:v>
                </c:pt>
                <c:pt idx="49">
                  <c:v>83.963511729240366</c:v>
                </c:pt>
                <c:pt idx="50">
                  <c:v>84.241008603572766</c:v>
                </c:pt>
                <c:pt idx="51">
                  <c:v>84.520814251899722</c:v>
                </c:pt>
                <c:pt idx="52">
                  <c:v>84.803195071219861</c:v>
                </c:pt>
                <c:pt idx="53">
                  <c:v>85.088267183303742</c:v>
                </c:pt>
                <c:pt idx="54">
                  <c:v>85.37598960399572</c:v>
                </c:pt>
                <c:pt idx="55">
                  <c:v>85.666082274913677</c:v>
                </c:pt>
                <c:pt idx="56">
                  <c:v>85.958053386211361</c:v>
                </c:pt>
                <c:pt idx="57">
                  <c:v>86.251178884506047</c:v>
                </c:pt>
                <c:pt idx="58">
                  <c:v>86.544604933261525</c:v>
                </c:pt>
                <c:pt idx="59">
                  <c:v>86.837388896942073</c:v>
                </c:pt>
                <c:pt idx="60">
                  <c:v>87.128588140010805</c:v>
                </c:pt>
                <c:pt idx="61">
                  <c:v>87.417232704162146</c:v>
                </c:pt>
                <c:pt idx="62">
                  <c:v>87.702352631091671</c:v>
                </c:pt>
                <c:pt idx="63">
                  <c:v>87.982895994185995</c:v>
                </c:pt>
                <c:pt idx="64">
                  <c:v>88.257756221294343</c:v>
                </c:pt>
                <c:pt idx="65">
                  <c:v>88.525806248187862</c:v>
                </c:pt>
                <c:pt idx="66">
                  <c:v>88.785925841331135</c:v>
                </c:pt>
                <c:pt idx="67">
                  <c:v>89.037104058265257</c:v>
                </c:pt>
                <c:pt idx="68">
                  <c:v>89.278473401069419</c:v>
                </c:pt>
                <c:pt idx="69">
                  <c:v>89.509289324283358</c:v>
                </c:pt>
                <c:pt idx="70">
                  <c:v>89.72888242006286</c:v>
                </c:pt>
                <c:pt idx="71">
                  <c:v>89.936665248870383</c:v>
                </c:pt>
                <c:pt idx="72">
                  <c:v>90.132043540477241</c:v>
                </c:pt>
                <c:pt idx="73">
                  <c:v>90.314525485038288</c:v>
                </c:pt>
                <c:pt idx="74">
                  <c:v>90.483708071708577</c:v>
                </c:pt>
                <c:pt idx="75">
                  <c:v>90.639208781718892</c:v>
                </c:pt>
                <c:pt idx="76">
                  <c:v>90.781273519992681</c:v>
                </c:pt>
                <c:pt idx="77">
                  <c:v>90.909827148913863</c:v>
                </c:pt>
                <c:pt idx="78">
                  <c:v>91.025033605098614</c:v>
                </c:pt>
                <c:pt idx="79">
                  <c:v>91.127097809314179</c:v>
                </c:pt>
                <c:pt idx="80">
                  <c:v>91.216224682330619</c:v>
                </c:pt>
                <c:pt idx="81">
                  <c:v>91.292687451838901</c:v>
                </c:pt>
                <c:pt idx="82">
                  <c:v>91.356827652454299</c:v>
                </c:pt>
                <c:pt idx="83">
                  <c:v>91.409137094020764</c:v>
                </c:pt>
                <c:pt idx="84">
                  <c:v>91.450216877459923</c:v>
                </c:pt>
                <c:pt idx="85">
                  <c:v>91.480736410617681</c:v>
                </c:pt>
                <c:pt idx="86">
                  <c:v>91.501378762721728</c:v>
                </c:pt>
                <c:pt idx="87">
                  <c:v>91.512786018848132</c:v>
                </c:pt>
                <c:pt idx="88">
                  <c:v>91.515566110610848</c:v>
                </c:pt>
                <c:pt idx="89">
                  <c:v>91.510340631007821</c:v>
                </c:pt>
                <c:pt idx="90">
                  <c:v>91.497662866115036</c:v>
                </c:pt>
                <c:pt idx="91">
                  <c:v>91.478495943545724</c:v>
                </c:pt>
                <c:pt idx="92">
                  <c:v>91.453529763221638</c:v>
                </c:pt>
                <c:pt idx="93">
                  <c:v>91.423556685447522</c:v>
                </c:pt>
                <c:pt idx="94">
                  <c:v>91.389334917068268</c:v>
                </c:pt>
                <c:pt idx="95">
                  <c:v>91.351540696620418</c:v>
                </c:pt>
                <c:pt idx="96">
                  <c:v>91.310775125026694</c:v>
                </c:pt>
                <c:pt idx="97">
                  <c:v>91.267625641822363</c:v>
                </c:pt>
                <c:pt idx="98">
                  <c:v>91.222707009315386</c:v>
                </c:pt>
                <c:pt idx="99">
                  <c:v>91.176681804656482</c:v>
                </c:pt>
                <c:pt idx="100">
                  <c:v>91.130233097076214</c:v>
                </c:pt>
                <c:pt idx="101">
                  <c:v>91.083989310264329</c:v>
                </c:pt>
                <c:pt idx="102">
                  <c:v>91.038517391681381</c:v>
                </c:pt>
                <c:pt idx="103">
                  <c:v>90.994247674941661</c:v>
                </c:pt>
                <c:pt idx="104">
                  <c:v>90.951555848121416</c:v>
                </c:pt>
                <c:pt idx="105">
                  <c:v>90.910790276527123</c:v>
                </c:pt>
                <c:pt idx="106">
                  <c:v>90.87232664823506</c:v>
                </c:pt>
                <c:pt idx="107">
                  <c:v>90.836554312705601</c:v>
                </c:pt>
                <c:pt idx="108">
                  <c:v>90.80385578870731</c:v>
                </c:pt>
                <c:pt idx="109">
                  <c:v>90.774524796008691</c:v>
                </c:pt>
                <c:pt idx="110">
                  <c:v>90.748766255378698</c:v>
                </c:pt>
                <c:pt idx="111">
                  <c:v>90.726668965816287</c:v>
                </c:pt>
                <c:pt idx="112">
                  <c:v>90.708253419398986</c:v>
                </c:pt>
                <c:pt idx="113">
                  <c:v>90.693540108203763</c:v>
                </c:pt>
                <c:pt idx="114">
                  <c:v>90.68254952430695</c:v>
                </c:pt>
                <c:pt idx="115">
                  <c:v>90.67532265186307</c:v>
                </c:pt>
                <c:pt idx="116">
                  <c:v>90.6718731522556</c:v>
                </c:pt>
                <c:pt idx="117">
                  <c:v>90.672119057178435</c:v>
                </c:pt>
                <c:pt idx="118">
                  <c:v>90.675896430015413</c:v>
                </c:pt>
                <c:pt idx="119">
                  <c:v>90.682932043075553</c:v>
                </c:pt>
                <c:pt idx="120">
                  <c:v>90.692939007282149</c:v>
                </c:pt>
                <c:pt idx="121">
                  <c:v>90.705637264251322</c:v>
                </c:pt>
                <c:pt idx="122">
                  <c:v>90.720780909061375</c:v>
                </c:pt>
                <c:pt idx="123">
                  <c:v>90.738137698172977</c:v>
                </c:pt>
                <c:pt idx="124">
                  <c:v>90.757448065280371</c:v>
                </c:pt>
                <c:pt idx="125">
                  <c:v>90.778397798538109</c:v>
                </c:pt>
                <c:pt idx="126">
                  <c:v>90.800618040561659</c:v>
                </c:pt>
                <c:pt idx="127">
                  <c:v>90.823623812198221</c:v>
                </c:pt>
                <c:pt idx="128">
                  <c:v>90.847032594680329</c:v>
                </c:pt>
                <c:pt idx="129">
                  <c:v>90.870455038547078</c:v>
                </c:pt>
                <c:pt idx="130">
                  <c:v>90.893597424029977</c:v>
                </c:pt>
                <c:pt idx="131">
                  <c:v>90.916159200668233</c:v>
                </c:pt>
                <c:pt idx="132">
                  <c:v>90.937853479385083</c:v>
                </c:pt>
                <c:pt idx="133">
                  <c:v>90.958352386951049</c:v>
                </c:pt>
                <c:pt idx="134">
                  <c:v>90.977280235290394</c:v>
                </c:pt>
                <c:pt idx="135">
                  <c:v>90.994274997710917</c:v>
                </c:pt>
                <c:pt idx="136">
                  <c:v>91.009015631675425</c:v>
                </c:pt>
                <c:pt idx="137">
                  <c:v>91.021249401569321</c:v>
                </c:pt>
                <c:pt idx="138">
                  <c:v>91.030778217315444</c:v>
                </c:pt>
                <c:pt idx="139">
                  <c:v>91.037451803683936</c:v>
                </c:pt>
                <c:pt idx="140">
                  <c:v>91.041092562675146</c:v>
                </c:pt>
                <c:pt idx="141">
                  <c:v>91.041509234904765</c:v>
                </c:pt>
                <c:pt idx="142">
                  <c:v>91.038490068912125</c:v>
                </c:pt>
                <c:pt idx="143">
                  <c:v>91.031843805312889</c:v>
                </c:pt>
                <c:pt idx="144">
                  <c:v>91.021433830260747</c:v>
                </c:pt>
                <c:pt idx="145">
                  <c:v>91.007164514064385</c:v>
                </c:pt>
                <c:pt idx="146">
                  <c:v>90.989015364646875</c:v>
                </c:pt>
                <c:pt idx="147">
                  <c:v>90.966959059238377</c:v>
                </c:pt>
                <c:pt idx="148">
                  <c:v>90.940961444377862</c:v>
                </c:pt>
                <c:pt idx="149">
                  <c:v>90.91094055175752</c:v>
                </c:pt>
                <c:pt idx="150">
                  <c:v>90.876814413070136</c:v>
                </c:pt>
                <c:pt idx="151">
                  <c:v>90.838507890700811</c:v>
                </c:pt>
                <c:pt idx="152">
                  <c:v>90.795986831187918</c:v>
                </c:pt>
                <c:pt idx="153">
                  <c:v>90.749271726607859</c:v>
                </c:pt>
                <c:pt idx="154">
                  <c:v>90.6983967304228</c:v>
                </c:pt>
                <c:pt idx="155">
                  <c:v>90.64338916540143</c:v>
                </c:pt>
                <c:pt idx="156">
                  <c:v>90.584242200851421</c:v>
                </c:pt>
                <c:pt idx="157">
                  <c:v>90.520914852618887</c:v>
                </c:pt>
                <c:pt idx="158">
                  <c:v>90.453352475165843</c:v>
                </c:pt>
                <c:pt idx="159">
                  <c:v>90.381507253646674</c:v>
                </c:pt>
                <c:pt idx="160">
                  <c:v>90.305372357368469</c:v>
                </c:pt>
                <c:pt idx="161">
                  <c:v>90.224975109099915</c:v>
                </c:pt>
                <c:pt idx="162">
                  <c:v>90.140349662303763</c:v>
                </c:pt>
                <c:pt idx="163">
                  <c:v>90.051509678363487</c:v>
                </c:pt>
                <c:pt idx="164">
                  <c:v>89.958434665202731</c:v>
                </c:pt>
                <c:pt idx="165">
                  <c:v>89.861076807975238</c:v>
                </c:pt>
                <c:pt idx="166">
                  <c:v>89.759381461143093</c:v>
                </c:pt>
                <c:pt idx="167">
                  <c:v>89.653307640552356</c:v>
                </c:pt>
                <c:pt idx="168">
                  <c:v>89.542862176894786</c:v>
                </c:pt>
                <c:pt idx="169">
                  <c:v>89.428079223632508</c:v>
                </c:pt>
                <c:pt idx="170">
                  <c:v>89.308999764918923</c:v>
                </c:pt>
                <c:pt idx="171">
                  <c:v>89.185637462138601</c:v>
                </c:pt>
                <c:pt idx="172">
                  <c:v>89.057978653907497</c:v>
                </c:pt>
                <c:pt idx="173">
                  <c:v>88.925989186763474</c:v>
                </c:pt>
                <c:pt idx="174">
                  <c:v>88.789662230014784</c:v>
                </c:pt>
                <c:pt idx="175">
                  <c:v>88.648990952968504</c:v>
                </c:pt>
                <c:pt idx="176">
                  <c:v>88.504023170470887</c:v>
                </c:pt>
                <c:pt idx="177">
                  <c:v>88.354840850829717</c:v>
                </c:pt>
                <c:pt idx="178">
                  <c:v>88.201505470275862</c:v>
                </c:pt>
                <c:pt idx="179">
                  <c:v>88.044071674346696</c:v>
                </c:pt>
                <c:pt idx="180">
                  <c:v>87.882573616504388</c:v>
                </c:pt>
                <c:pt idx="181">
                  <c:v>87.716867852210854</c:v>
                </c:pt>
                <c:pt idx="182">
                  <c:v>87.547323238849501</c:v>
                </c:pt>
                <c:pt idx="183">
                  <c:v>87.37384414672843</c:v>
                </c:pt>
                <c:pt idx="184">
                  <c:v>87.196280300616721</c:v>
                </c:pt>
                <c:pt idx="185">
                  <c:v>87.015027880668143</c:v>
                </c:pt>
                <c:pt idx="186">
                  <c:v>86.830442082881461</c:v>
                </c:pt>
                <c:pt idx="187">
                  <c:v>86.642365801333995</c:v>
                </c:pt>
                <c:pt idx="188">
                  <c:v>86.450867342948868</c:v>
                </c:pt>
                <c:pt idx="189">
                  <c:v>86.256028676032784</c:v>
                </c:pt>
                <c:pt idx="190">
                  <c:v>86.057931768894079</c:v>
                </c:pt>
                <c:pt idx="191">
                  <c:v>85.856692743301025</c:v>
                </c:pt>
                <c:pt idx="192">
                  <c:v>85.652468705176901</c:v>
                </c:pt>
                <c:pt idx="193">
                  <c:v>85.445389437675161</c:v>
                </c:pt>
                <c:pt idx="194">
                  <c:v>85.235618877410815</c:v>
                </c:pt>
                <c:pt idx="195">
                  <c:v>85.023252654075193</c:v>
                </c:pt>
                <c:pt idx="196">
                  <c:v>84.808393228053603</c:v>
                </c:pt>
                <c:pt idx="197">
                  <c:v>84.591143059730243</c:v>
                </c:pt>
                <c:pt idx="198">
                  <c:v>84.371611440181596</c:v>
                </c:pt>
                <c:pt idx="199">
                  <c:v>84.149941813945745</c:v>
                </c:pt>
                <c:pt idx="200">
                  <c:v>83.926284456252532</c:v>
                </c:pt>
                <c:pt idx="201">
                  <c:v>83.700803303718118</c:v>
                </c:pt>
                <c:pt idx="202">
                  <c:v>83.473634970187703</c:v>
                </c:pt>
                <c:pt idx="203">
                  <c:v>83.244895577430697</c:v>
                </c:pt>
                <c:pt idx="204">
                  <c:v>83.014687585830686</c:v>
                </c:pt>
                <c:pt idx="205">
                  <c:v>82.783113455771854</c:v>
                </c:pt>
                <c:pt idx="206">
                  <c:v>82.550289309024748</c:v>
                </c:pt>
                <c:pt idx="207">
                  <c:v>82.316358590125716</c:v>
                </c:pt>
                <c:pt idx="208">
                  <c:v>82.081478404998634</c:v>
                </c:pt>
                <c:pt idx="209">
                  <c:v>81.845792198181016</c:v>
                </c:pt>
                <c:pt idx="210">
                  <c:v>81.60943658351863</c:v>
                </c:pt>
                <c:pt idx="211">
                  <c:v>81.372493529319257</c:v>
                </c:pt>
                <c:pt idx="212">
                  <c:v>81.135072326660008</c:v>
                </c:pt>
                <c:pt idx="213">
                  <c:v>80.8972481131552</c:v>
                </c:pt>
                <c:pt idx="214">
                  <c:v>80.659143841266527</c:v>
                </c:pt>
                <c:pt idx="215">
                  <c:v>80.420896124839771</c:v>
                </c:pt>
                <c:pt idx="216">
                  <c:v>80.182627916335491</c:v>
                </c:pt>
                <c:pt idx="217">
                  <c:v>79.94446899890886</c:v>
                </c:pt>
                <c:pt idx="218">
                  <c:v>79.706508171558283</c:v>
                </c:pt>
                <c:pt idx="219">
                  <c:v>79.468813741206915</c:v>
                </c:pt>
                <c:pt idx="220">
                  <c:v>79.231454014777924</c:v>
                </c:pt>
                <c:pt idx="221">
                  <c:v>78.994497299193938</c:v>
                </c:pt>
                <c:pt idx="222">
                  <c:v>78.758032393455039</c:v>
                </c:pt>
                <c:pt idx="223">
                  <c:v>78.522161757946009</c:v>
                </c:pt>
                <c:pt idx="224">
                  <c:v>78.286967360972938</c:v>
                </c:pt>
                <c:pt idx="225">
                  <c:v>78.052544832229373</c:v>
                </c:pt>
                <c:pt idx="226">
                  <c:v>77.81892832517579</c:v>
                </c:pt>
                <c:pt idx="227">
                  <c:v>77.586165654658956</c:v>
                </c:pt>
                <c:pt idx="228">
                  <c:v>77.354270482062944</c:v>
                </c:pt>
                <c:pt idx="229">
                  <c:v>77.123290622233981</c:v>
                </c:pt>
                <c:pt idx="230">
                  <c:v>76.893273890018264</c:v>
                </c:pt>
                <c:pt idx="231">
                  <c:v>76.664274930953781</c:v>
                </c:pt>
                <c:pt idx="232">
                  <c:v>76.436348390579056</c:v>
                </c:pt>
                <c:pt idx="233">
                  <c:v>76.209528422355106</c:v>
                </c:pt>
                <c:pt idx="234">
                  <c:v>75.983821856975368</c:v>
                </c:pt>
                <c:pt idx="235">
                  <c:v>75.759221863746404</c:v>
                </c:pt>
                <c:pt idx="236">
                  <c:v>75.535728442668798</c:v>
                </c:pt>
                <c:pt idx="237">
                  <c:v>75.313348424434281</c:v>
                </c:pt>
                <c:pt idx="238">
                  <c:v>75.092102301120363</c:v>
                </c:pt>
                <c:pt idx="239">
                  <c:v>74.872024226188643</c:v>
                </c:pt>
                <c:pt idx="240">
                  <c:v>74.653134691714925</c:v>
                </c:pt>
                <c:pt idx="241">
                  <c:v>74.435420036315719</c:v>
                </c:pt>
                <c:pt idx="242">
                  <c:v>74.219010043143911</c:v>
                </c:pt>
                <c:pt idx="243">
                  <c:v>74.003604161739247</c:v>
                </c:pt>
                <c:pt idx="244">
                  <c:v>73.789325344562315</c:v>
                </c:pt>
                <c:pt idx="245">
                  <c:v>73.576173591613681</c:v>
                </c:pt>
                <c:pt idx="246">
                  <c:v>73.364155733585079</c:v>
                </c:pt>
                <c:pt idx="247">
                  <c:v>73.153285431861718</c:v>
                </c:pt>
                <c:pt idx="248">
                  <c:v>72.943569517135344</c:v>
                </c:pt>
                <c:pt idx="249">
                  <c:v>72.734987497329598</c:v>
                </c:pt>
                <c:pt idx="250">
                  <c:v>72.527682816981965</c:v>
                </c:pt>
                <c:pt idx="251">
                  <c:v>72.321327602862951</c:v>
                </c:pt>
                <c:pt idx="252">
                  <c:v>72.116031146049068</c:v>
                </c:pt>
                <c:pt idx="253">
                  <c:v>71.911813938617257</c:v>
                </c:pt>
                <c:pt idx="254">
                  <c:v>71.708682811259834</c:v>
                </c:pt>
                <c:pt idx="255">
                  <c:v>71.50664459466914</c:v>
                </c:pt>
                <c:pt idx="256">
                  <c:v>71.305706119536879</c:v>
                </c:pt>
                <c:pt idx="257">
                  <c:v>71.105853724479587</c:v>
                </c:pt>
                <c:pt idx="258">
                  <c:v>70.907066917419158</c:v>
                </c:pt>
                <c:pt idx="259">
                  <c:v>70.709325206279232</c:v>
                </c:pt>
                <c:pt idx="260">
                  <c:v>70.512614929675721</c:v>
                </c:pt>
                <c:pt idx="261">
                  <c:v>70.316956579685026</c:v>
                </c:pt>
                <c:pt idx="262">
                  <c:v>70.122343325614821</c:v>
                </c:pt>
                <c:pt idx="263">
                  <c:v>69.928788828849733</c:v>
                </c:pt>
                <c:pt idx="264">
                  <c:v>69.736299920081521</c:v>
                </c:pt>
                <c:pt idx="265">
                  <c:v>69.544856107234935</c:v>
                </c:pt>
                <c:pt idx="266">
                  <c:v>69.354436898231327</c:v>
                </c:pt>
                <c:pt idx="267">
                  <c:v>69.165035462378938</c:v>
                </c:pt>
                <c:pt idx="268">
                  <c:v>68.976644968986022</c:v>
                </c:pt>
                <c:pt idx="269">
                  <c:v>68.789265418052594</c:v>
                </c:pt>
                <c:pt idx="270">
                  <c:v>68.602910470962129</c:v>
                </c:pt>
                <c:pt idx="271">
                  <c:v>68.417580127715766</c:v>
                </c:pt>
                <c:pt idx="272">
                  <c:v>68.23327438831295</c:v>
                </c:pt>
                <c:pt idx="273">
                  <c:v>68.050143527984062</c:v>
                </c:pt>
                <c:pt idx="274">
                  <c:v>67.867852842807324</c:v>
                </c:pt>
                <c:pt idx="275">
                  <c:v>67.686532115936132</c:v>
                </c:pt>
                <c:pt idx="276">
                  <c:v>67.506188178062288</c:v>
                </c:pt>
                <c:pt idx="277">
                  <c:v>67.326827859878065</c:v>
                </c:pt>
                <c:pt idx="278">
                  <c:v>67.148457992076374</c:v>
                </c:pt>
                <c:pt idx="279">
                  <c:v>66.971085405349527</c:v>
                </c:pt>
                <c:pt idx="280">
                  <c:v>66.794703269004629</c:v>
                </c:pt>
                <c:pt idx="281">
                  <c:v>66.619297921657065</c:v>
                </c:pt>
                <c:pt idx="282">
                  <c:v>66.444855701923316</c:v>
                </c:pt>
                <c:pt idx="283">
                  <c:v>66.271383440494006</c:v>
                </c:pt>
                <c:pt idx="284">
                  <c:v>66.098874306678525</c:v>
                </c:pt>
                <c:pt idx="285">
                  <c:v>65.927341961860364</c:v>
                </c:pt>
                <c:pt idx="286">
                  <c:v>65.756800067424734</c:v>
                </c:pt>
                <c:pt idx="287">
                  <c:v>65.587255454063367</c:v>
                </c:pt>
                <c:pt idx="288">
                  <c:v>65.418721783160919</c:v>
                </c:pt>
                <c:pt idx="289">
                  <c:v>65.251185393333301</c:v>
                </c:pt>
                <c:pt idx="290">
                  <c:v>65.084653115272275</c:v>
                </c:pt>
                <c:pt idx="291">
                  <c:v>64.919131779670153</c:v>
                </c:pt>
                <c:pt idx="292">
                  <c:v>64.75464187860446</c:v>
                </c:pt>
                <c:pt idx="293">
                  <c:v>64.591210734843898</c:v>
                </c:pt>
                <c:pt idx="294">
                  <c:v>64.428872501850037</c:v>
                </c:pt>
                <c:pt idx="295">
                  <c:v>64.267634010314637</c:v>
                </c:pt>
                <c:pt idx="296">
                  <c:v>64.107713842391831</c:v>
                </c:pt>
                <c:pt idx="297">
                  <c:v>63.948872923850516</c:v>
                </c:pt>
                <c:pt idx="298">
                  <c:v>63.791090762614907</c:v>
                </c:pt>
                <c:pt idx="299">
                  <c:v>63.634503972530197</c:v>
                </c:pt>
                <c:pt idx="300">
                  <c:v>63.47916036844201</c:v>
                </c:pt>
                <c:pt idx="301">
                  <c:v>63.325100934505421</c:v>
                </c:pt>
                <c:pt idx="302">
                  <c:v>63.172380316257218</c:v>
                </c:pt>
                <c:pt idx="303">
                  <c:v>63.021032667159588</c:v>
                </c:pt>
                <c:pt idx="304">
                  <c:v>62.871098971366422</c:v>
                </c:pt>
                <c:pt idx="305">
                  <c:v>62.722627043723932</c:v>
                </c:pt>
                <c:pt idx="306">
                  <c:v>62.575657868384866</c:v>
                </c:pt>
                <c:pt idx="307">
                  <c:v>62.43025292158125</c:v>
                </c:pt>
                <c:pt idx="308">
                  <c:v>62.286460018157577</c:v>
                </c:pt>
                <c:pt idx="309">
                  <c:v>62.14436112642278</c:v>
                </c:pt>
                <c:pt idx="310">
                  <c:v>62.004010891914248</c:v>
                </c:pt>
                <c:pt idx="311">
                  <c:v>61.865470790862865</c:v>
                </c:pt>
                <c:pt idx="312">
                  <c:v>61.728802299499456</c:v>
                </c:pt>
                <c:pt idx="313">
                  <c:v>61.594066894054308</c:v>
                </c:pt>
                <c:pt idx="314">
                  <c:v>61.461319220065953</c:v>
                </c:pt>
                <c:pt idx="315">
                  <c:v>61.330627584456998</c:v>
                </c:pt>
                <c:pt idx="316">
                  <c:v>61.202073955535823</c:v>
                </c:pt>
                <c:pt idx="317">
                  <c:v>61.075726640224438</c:v>
                </c:pt>
                <c:pt idx="318">
                  <c:v>60.951667606830071</c:v>
                </c:pt>
                <c:pt idx="319">
                  <c:v>60.829958331584749</c:v>
                </c:pt>
                <c:pt idx="320">
                  <c:v>60.710653460025249</c:v>
                </c:pt>
                <c:pt idx="321">
                  <c:v>60.594203817843955</c:v>
                </c:pt>
                <c:pt idx="322">
                  <c:v>60.480117595195743</c:v>
                </c:pt>
                <c:pt idx="323">
                  <c:v>60.368435776233376</c:v>
                </c:pt>
                <c:pt idx="324">
                  <c:v>60.259991705417235</c:v>
                </c:pt>
                <c:pt idx="325">
                  <c:v>60.153897392749542</c:v>
                </c:pt>
                <c:pt idx="326">
                  <c:v>60.050460219382856</c:v>
                </c:pt>
                <c:pt idx="327">
                  <c:v>59.949885106086676</c:v>
                </c:pt>
                <c:pt idx="328">
                  <c:v>59.852848291396938</c:v>
                </c:pt>
                <c:pt idx="329">
                  <c:v>59.758256864547533</c:v>
                </c:pt>
                <c:pt idx="330">
                  <c:v>59.666575312614285</c:v>
                </c:pt>
                <c:pt idx="331">
                  <c:v>59.577953910827581</c:v>
                </c:pt>
                <c:pt idx="332">
                  <c:v>59.492447304725403</c:v>
                </c:pt>
                <c:pt idx="333">
                  <c:v>59.410089647769901</c:v>
                </c:pt>
                <c:pt idx="334">
                  <c:v>59.330928754806145</c:v>
                </c:pt>
                <c:pt idx="335">
                  <c:v>59.254998779296869</c:v>
                </c:pt>
                <c:pt idx="336">
                  <c:v>59.182320213317311</c:v>
                </c:pt>
                <c:pt idx="337">
                  <c:v>59.112927210330767</c:v>
                </c:pt>
                <c:pt idx="338">
                  <c:v>59.046840262412474</c:v>
                </c:pt>
                <c:pt idx="339">
                  <c:v>58.984079861640531</c:v>
                </c:pt>
                <c:pt idx="340">
                  <c:v>58.924673330783627</c:v>
                </c:pt>
                <c:pt idx="341">
                  <c:v>58.868641161918141</c:v>
                </c:pt>
                <c:pt idx="342">
                  <c:v>58.815990185737533</c:v>
                </c:pt>
                <c:pt idx="343">
                  <c:v>58.766993629932195</c:v>
                </c:pt>
                <c:pt idx="344">
                  <c:v>58.721651494502701</c:v>
                </c:pt>
                <c:pt idx="345">
                  <c:v>58.679178249835466</c:v>
                </c:pt>
                <c:pt idx="346">
                  <c:v>58.640099859237175</c:v>
                </c:pt>
                <c:pt idx="347">
                  <c:v>58.604450476169404</c:v>
                </c:pt>
                <c:pt idx="348">
                  <c:v>58.572243762016228</c:v>
                </c:pt>
                <c:pt idx="349">
                  <c:v>58.543343102931871</c:v>
                </c:pt>
                <c:pt idx="350">
                  <c:v>58.517823636531816</c:v>
                </c:pt>
                <c:pt idx="351">
                  <c:v>58.495767331123311</c:v>
                </c:pt>
                <c:pt idx="352">
                  <c:v>58.477146863937072</c:v>
                </c:pt>
                <c:pt idx="353">
                  <c:v>58.461695837974467</c:v>
                </c:pt>
                <c:pt idx="354">
                  <c:v>58.449571359157062</c:v>
                </c:pt>
                <c:pt idx="355">
                  <c:v>58.441804862021847</c:v>
                </c:pt>
                <c:pt idx="356">
                  <c:v>58.437255620955924</c:v>
                </c:pt>
                <c:pt idx="357">
                  <c:v>58.435131275653355</c:v>
                </c:pt>
                <c:pt idx="358">
                  <c:v>58.436155879497477</c:v>
                </c:pt>
                <c:pt idx="359">
                  <c:v>58.440493369102143</c:v>
                </c:pt>
                <c:pt idx="360">
                  <c:v>58.448123252391582</c:v>
                </c:pt>
                <c:pt idx="361">
                  <c:v>58.458792793750632</c:v>
                </c:pt>
                <c:pt idx="362">
                  <c:v>58.472631776332726</c:v>
                </c:pt>
                <c:pt idx="363">
                  <c:v>58.490576004981875</c:v>
                </c:pt>
                <c:pt idx="364">
                  <c:v>58.511703336238703</c:v>
                </c:pt>
                <c:pt idx="365">
                  <c:v>58.535036981105328</c:v>
                </c:pt>
                <c:pt idx="366">
                  <c:v>58.561307823657963</c:v>
                </c:pt>
                <c:pt idx="367">
                  <c:v>58.590659308433516</c:v>
                </c:pt>
                <c:pt idx="368">
                  <c:v>58.623043620586365</c:v>
                </c:pt>
                <c:pt idx="369">
                  <c:v>58.65837196111638</c:v>
                </c:pt>
                <c:pt idx="370">
                  <c:v>58.696657991408777</c:v>
                </c:pt>
                <c:pt idx="371">
                  <c:v>58.737874388694266</c:v>
                </c:pt>
                <c:pt idx="372">
                  <c:v>58.782847666740366</c:v>
                </c:pt>
                <c:pt idx="373">
                  <c:v>58.830764973163056</c:v>
                </c:pt>
                <c:pt idx="374">
                  <c:v>58.880704164504699</c:v>
                </c:pt>
                <c:pt idx="375">
                  <c:v>58.933327817916599</c:v>
                </c:pt>
                <c:pt idx="376">
                  <c:v>58.988717901706579</c:v>
                </c:pt>
                <c:pt idx="377">
                  <c:v>59.046853923797109</c:v>
                </c:pt>
                <c:pt idx="378">
                  <c:v>59.107694900035433</c:v>
                </c:pt>
                <c:pt idx="379">
                  <c:v>59.17147307395917</c:v>
                </c:pt>
                <c:pt idx="380">
                  <c:v>59.238133800029232</c:v>
                </c:pt>
                <c:pt idx="381">
                  <c:v>59.307649755477485</c:v>
                </c:pt>
                <c:pt idx="382">
                  <c:v>59.379768204688759</c:v>
                </c:pt>
                <c:pt idx="383">
                  <c:v>59.454092967509837</c:v>
                </c:pt>
                <c:pt idx="384">
                  <c:v>59.531027054786271</c:v>
                </c:pt>
                <c:pt idx="385">
                  <c:v>59.610304069518847</c:v>
                </c:pt>
                <c:pt idx="386">
                  <c:v>59.692299699783256</c:v>
                </c:pt>
                <c:pt idx="387">
                  <c:v>59.776692903041784</c:v>
                </c:pt>
                <c:pt idx="388">
                  <c:v>59.86314897537202</c:v>
                </c:pt>
                <c:pt idx="389">
                  <c:v>59.951968467235332</c:v>
                </c:pt>
                <c:pt idx="390">
                  <c:v>60.042803013324722</c:v>
                </c:pt>
                <c:pt idx="391">
                  <c:v>60.135871195792603</c:v>
                </c:pt>
                <c:pt idx="392">
                  <c:v>60.231063723563608</c:v>
                </c:pt>
                <c:pt idx="393">
                  <c:v>60.328114199637966</c:v>
                </c:pt>
                <c:pt idx="394">
                  <c:v>60.427295851707214</c:v>
                </c:pt>
                <c:pt idx="395">
                  <c:v>60.529496669769117</c:v>
                </c:pt>
                <c:pt idx="396">
                  <c:v>60.633678388595492</c:v>
                </c:pt>
                <c:pt idx="397">
                  <c:v>60.739847838878092</c:v>
                </c:pt>
                <c:pt idx="398">
                  <c:v>60.847847914695357</c:v>
                </c:pt>
                <c:pt idx="399">
                  <c:v>60.957787907123191</c:v>
                </c:pt>
                <c:pt idx="400">
                  <c:v>61.069421911239338</c:v>
                </c:pt>
                <c:pt idx="401">
                  <c:v>61.182941186427534</c:v>
                </c:pt>
                <c:pt idx="402">
                  <c:v>61.298058843612175</c:v>
                </c:pt>
                <c:pt idx="403">
                  <c:v>61.415041279792476</c:v>
                </c:pt>
                <c:pt idx="404">
                  <c:v>61.534072923659856</c:v>
                </c:pt>
                <c:pt idx="405">
                  <c:v>61.654825901984822</c:v>
                </c:pt>
                <c:pt idx="406">
                  <c:v>61.777102124690749</c:v>
                </c:pt>
                <c:pt idx="407">
                  <c:v>61.901058697700357</c:v>
                </c:pt>
                <c:pt idx="408">
                  <c:v>62.026429224013846</c:v>
                </c:pt>
                <c:pt idx="409">
                  <c:v>62.153480100631583</c:v>
                </c:pt>
                <c:pt idx="410">
                  <c:v>62.282006406783509</c:v>
                </c:pt>
                <c:pt idx="411">
                  <c:v>62.412233555316618</c:v>
                </c:pt>
                <c:pt idx="412">
                  <c:v>62.543983948230704</c:v>
                </c:pt>
                <c:pt idx="413">
                  <c:v>62.67702534198753</c:v>
                </c:pt>
                <c:pt idx="414">
                  <c:v>62.81159681081764</c:v>
                </c:pt>
                <c:pt idx="415">
                  <c:v>62.947534418106002</c:v>
                </c:pt>
                <c:pt idx="416">
                  <c:v>63.08506357669792</c:v>
                </c:pt>
                <c:pt idx="417">
                  <c:v>63.223979365825599</c:v>
                </c:pt>
                <c:pt idx="418">
                  <c:v>63.364090526103588</c:v>
                </c:pt>
                <c:pt idx="419">
                  <c:v>63.505581486225033</c:v>
                </c:pt>
                <c:pt idx="420">
                  <c:v>63.648240494727538</c:v>
                </c:pt>
                <c:pt idx="421">
                  <c:v>63.792210996150892</c:v>
                </c:pt>
                <c:pt idx="422">
                  <c:v>63.937472498416426</c:v>
                </c:pt>
                <c:pt idx="423">
                  <c:v>64.084052324294561</c:v>
                </c:pt>
                <c:pt idx="424">
                  <c:v>64.231923151016019</c:v>
                </c:pt>
                <c:pt idx="425">
                  <c:v>64.380873227118968</c:v>
                </c:pt>
                <c:pt idx="426">
                  <c:v>64.531032335758042</c:v>
                </c:pt>
                <c:pt idx="427">
                  <c:v>64.6825302600855</c:v>
                </c:pt>
                <c:pt idx="428">
                  <c:v>64.835175740718768</c:v>
                </c:pt>
                <c:pt idx="429">
                  <c:v>64.988968777656154</c:v>
                </c:pt>
                <c:pt idx="430">
                  <c:v>65.144230413436532</c:v>
                </c:pt>
                <c:pt idx="431">
                  <c:v>65.300646436213896</c:v>
                </c:pt>
                <c:pt idx="432">
                  <c:v>65.458128046989287</c:v>
                </c:pt>
                <c:pt idx="433">
                  <c:v>65.616805028914982</c:v>
                </c:pt>
                <c:pt idx="434">
                  <c:v>65.776609075068961</c:v>
                </c:pt>
                <c:pt idx="435">
                  <c:v>65.9374787092204</c:v>
                </c:pt>
                <c:pt idx="436">
                  <c:v>66.099461746215496</c:v>
                </c:pt>
                <c:pt idx="437">
                  <c:v>66.262455725669483</c:v>
                </c:pt>
                <c:pt idx="438">
                  <c:v>66.426556277274827</c:v>
                </c:pt>
                <c:pt idx="439">
                  <c:v>66.591619956492863</c:v>
                </c:pt>
                <c:pt idx="440">
                  <c:v>66.757817530631499</c:v>
                </c:pt>
                <c:pt idx="441">
                  <c:v>66.924998724460337</c:v>
                </c:pt>
                <c:pt idx="442">
                  <c:v>67.093306982516921</c:v>
                </c:pt>
                <c:pt idx="443">
                  <c:v>67.262714982032506</c:v>
                </c:pt>
                <c:pt idx="444">
                  <c:v>67.433079278469037</c:v>
                </c:pt>
                <c:pt idx="445">
                  <c:v>67.604509162902445</c:v>
                </c:pt>
                <c:pt idx="446">
                  <c:v>67.777038788795451</c:v>
                </c:pt>
                <c:pt idx="447">
                  <c:v>67.950593018531421</c:v>
                </c:pt>
                <c:pt idx="448">
                  <c:v>68.125130867957608</c:v>
                </c:pt>
                <c:pt idx="449">
                  <c:v>68.300829935073665</c:v>
                </c:pt>
                <c:pt idx="450">
                  <c:v>68.477539944648626</c:v>
                </c:pt>
                <c:pt idx="451">
                  <c:v>68.655124282836738</c:v>
                </c:pt>
                <c:pt idx="452">
                  <c:v>68.833712732791426</c:v>
                </c:pt>
                <c:pt idx="453">
                  <c:v>69.013148188590549</c:v>
                </c:pt>
                <c:pt idx="454">
                  <c:v>69.193546772002946</c:v>
                </c:pt>
                <c:pt idx="455">
                  <c:v>69.374785530566882</c:v>
                </c:pt>
                <c:pt idx="456">
                  <c:v>69.55688495635934</c:v>
                </c:pt>
                <c:pt idx="457">
                  <c:v>69.740207076072522</c:v>
                </c:pt>
                <c:pt idx="458">
                  <c:v>69.9244171857829</c:v>
                </c:pt>
                <c:pt idx="459">
                  <c:v>70.109405994415127</c:v>
                </c:pt>
                <c:pt idx="460">
                  <c:v>70.295255470275862</c:v>
                </c:pt>
                <c:pt idx="461">
                  <c:v>70.481835830211637</c:v>
                </c:pt>
                <c:pt idx="462">
                  <c:v>70.669222211837393</c:v>
                </c:pt>
                <c:pt idx="463">
                  <c:v>70.85732581615413</c:v>
                </c:pt>
                <c:pt idx="464">
                  <c:v>71.046132981776665</c:v>
                </c:pt>
                <c:pt idx="465">
                  <c:v>71.235684692859451</c:v>
                </c:pt>
                <c:pt idx="466">
                  <c:v>71.425960457324422</c:v>
                </c:pt>
                <c:pt idx="467">
                  <c:v>71.616919291019357</c:v>
                </c:pt>
                <c:pt idx="468">
                  <c:v>71.80854753255791</c:v>
                </c:pt>
                <c:pt idx="469">
                  <c:v>72.001029610633822</c:v>
                </c:pt>
                <c:pt idx="470">
                  <c:v>72.194099128246108</c:v>
                </c:pt>
                <c:pt idx="471">
                  <c:v>72.387674117088153</c:v>
                </c:pt>
                <c:pt idx="472">
                  <c:v>72.581781899928615</c:v>
                </c:pt>
                <c:pt idx="473">
                  <c:v>72.77632684707622</c:v>
                </c:pt>
                <c:pt idx="474">
                  <c:v>72.971356773376058</c:v>
                </c:pt>
                <c:pt idx="475">
                  <c:v>73.166373038291809</c:v>
                </c:pt>
              </c:numCache>
            </c:numRef>
          </c:yVal>
          <c:smooth val="1"/>
          <c:extLst>
            <c:ext xmlns:c16="http://schemas.microsoft.com/office/drawing/2014/chart" uri="{C3380CC4-5D6E-409C-BE32-E72D297353CC}">
              <c16:uniqueId val="{00000004-4789-45DC-97F7-B59DC835213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Лист1!$G$2:$G$477</c:f>
              <c:numCache>
                <c:formatCode>0.00</c:formatCode>
                <c:ptCount val="476"/>
                <c:pt idx="0">
                  <c:v>50.580818760395033</c:v>
                </c:pt>
                <c:pt idx="1">
                  <c:v>54.399011814594225</c:v>
                </c:pt>
                <c:pt idx="2">
                  <c:v>55.244986224174468</c:v>
                </c:pt>
                <c:pt idx="3">
                  <c:v>55.016509813070286</c:v>
                </c:pt>
                <c:pt idx="4">
                  <c:v>55.647628211975054</c:v>
                </c:pt>
                <c:pt idx="5">
                  <c:v>56.328955614566773</c:v>
                </c:pt>
                <c:pt idx="6">
                  <c:v>57.057681190967557</c:v>
                </c:pt>
                <c:pt idx="7">
                  <c:v>57.834754407405732</c:v>
                </c:pt>
                <c:pt idx="8">
                  <c:v>58.657805013656372</c:v>
                </c:pt>
                <c:pt idx="9">
                  <c:v>59.521805620193277</c:v>
                </c:pt>
                <c:pt idx="10">
                  <c:v>60.419078528880803</c:v>
                </c:pt>
                <c:pt idx="11">
                  <c:v>61.344849085807709</c:v>
                </c:pt>
                <c:pt idx="12">
                  <c:v>62.292552995681419</c:v>
                </c:pt>
                <c:pt idx="13">
                  <c:v>63.255714762210616</c:v>
                </c:pt>
                <c:pt idx="14">
                  <c:v>64.228145778179041</c:v>
                </c:pt>
                <c:pt idx="15">
                  <c:v>65.203964817523513</c:v>
                </c:pt>
                <c:pt idx="16">
                  <c:v>66.177399945259097</c:v>
                </c:pt>
                <c:pt idx="17">
                  <c:v>67.14278851747504</c:v>
                </c:pt>
                <c:pt idx="18">
                  <c:v>68.094672811031273</c:v>
                </c:pt>
                <c:pt idx="19">
                  <c:v>69.027950298785925</c:v>
                </c:pt>
                <c:pt idx="20">
                  <c:v>69.937286210059995</c:v>
                </c:pt>
                <c:pt idx="21">
                  <c:v>70.822209227084798</c:v>
                </c:pt>
                <c:pt idx="22">
                  <c:v>71.678135955333389</c:v>
                </c:pt>
                <c:pt idx="23">
                  <c:v>72.502593684196157</c:v>
                </c:pt>
                <c:pt idx="24">
                  <c:v>73.293635666370236</c:v>
                </c:pt>
                <c:pt idx="25">
                  <c:v>74.049335646629089</c:v>
                </c:pt>
                <c:pt idx="26">
                  <c:v>74.76919498443587</c:v>
                </c:pt>
                <c:pt idx="27">
                  <c:v>75.45211393833155</c:v>
                </c:pt>
                <c:pt idx="28">
                  <c:v>76.097901248931834</c:v>
                </c:pt>
                <c:pt idx="29">
                  <c:v>76.706597900390619</c:v>
                </c:pt>
                <c:pt idx="30">
                  <c:v>77.279761290549885</c:v>
                </c:pt>
                <c:pt idx="31">
                  <c:v>77.818306732177234</c:v>
                </c:pt>
                <c:pt idx="32">
                  <c:v>78.323784792422884</c:v>
                </c:pt>
                <c:pt idx="33">
                  <c:v>78.797944128513151</c:v>
                </c:pt>
                <c:pt idx="34">
                  <c:v>79.242663180827734</c:v>
                </c:pt>
                <c:pt idx="35">
                  <c:v>79.660032141208177</c:v>
                </c:pt>
                <c:pt idx="36">
                  <c:v>80.052339291572096</c:v>
                </c:pt>
                <c:pt idx="37">
                  <c:v>80.422091495990657</c:v>
                </c:pt>
                <c:pt idx="38">
                  <c:v>80.771884417533443</c:v>
                </c:pt>
                <c:pt idx="39">
                  <c:v>81.104382026195466</c:v>
                </c:pt>
                <c:pt idx="40">
                  <c:v>81.422145831584743</c:v>
                </c:pt>
                <c:pt idx="41">
                  <c:v>81.727546083926654</c:v>
                </c:pt>
                <c:pt idx="42">
                  <c:v>82.022830080985486</c:v>
                </c:pt>
                <c:pt idx="43">
                  <c:v>82.310088014602201</c:v>
                </c:pt>
                <c:pt idx="44">
                  <c:v>82.591334939002891</c:v>
                </c:pt>
                <c:pt idx="45">
                  <c:v>82.868462955951316</c:v>
                </c:pt>
                <c:pt idx="46">
                  <c:v>83.143213891982597</c:v>
                </c:pt>
                <c:pt idx="47">
                  <c:v>83.417117822169999</c:v>
                </c:pt>
                <c:pt idx="48">
                  <c:v>83.691376948356179</c:v>
                </c:pt>
                <c:pt idx="49">
                  <c:v>83.966899752616413</c:v>
                </c:pt>
                <c:pt idx="50">
                  <c:v>84.244328320026213</c:v>
                </c:pt>
                <c:pt idx="51">
                  <c:v>84.524079322814629</c:v>
                </c:pt>
                <c:pt idx="52">
                  <c:v>84.806412327289138</c:v>
                </c:pt>
                <c:pt idx="53">
                  <c:v>85.091463947296063</c:v>
                </c:pt>
                <c:pt idx="54">
                  <c:v>85.379165875911667</c:v>
                </c:pt>
                <c:pt idx="55">
                  <c:v>85.66926537752137</c:v>
                </c:pt>
                <c:pt idx="56">
                  <c:v>85.961243319511368</c:v>
                </c:pt>
                <c:pt idx="57">
                  <c:v>86.254402971267638</c:v>
                </c:pt>
                <c:pt idx="58">
                  <c:v>86.547856342792386</c:v>
                </c:pt>
                <c:pt idx="59">
                  <c:v>86.84068129062625</c:v>
                </c:pt>
                <c:pt idx="60">
                  <c:v>87.131921517848895</c:v>
                </c:pt>
                <c:pt idx="61">
                  <c:v>87.420613896846447</c:v>
                </c:pt>
                <c:pt idx="62">
                  <c:v>87.705781638622184</c:v>
                </c:pt>
                <c:pt idx="63">
                  <c:v>87.986365985869853</c:v>
                </c:pt>
                <c:pt idx="64">
                  <c:v>88.261274027823845</c:v>
                </c:pt>
                <c:pt idx="65">
                  <c:v>88.529358208178948</c:v>
                </c:pt>
                <c:pt idx="66">
                  <c:v>88.789505124092059</c:v>
                </c:pt>
                <c:pt idx="67">
                  <c:v>89.040703833103137</c:v>
                </c:pt>
                <c:pt idx="68">
                  <c:v>89.282093667983673</c:v>
                </c:pt>
                <c:pt idx="69">
                  <c:v>89.512909591197612</c:v>
                </c:pt>
                <c:pt idx="70">
                  <c:v>89.732509517669428</c:v>
                </c:pt>
                <c:pt idx="71">
                  <c:v>89.940278685092906</c:v>
                </c:pt>
                <c:pt idx="72">
                  <c:v>90.135650146007436</c:v>
                </c:pt>
                <c:pt idx="73">
                  <c:v>90.318104767799227</c:v>
                </c:pt>
                <c:pt idx="74">
                  <c:v>90.487266862391976</c:v>
                </c:pt>
                <c:pt idx="75">
                  <c:v>90.64273341894129</c:v>
                </c:pt>
                <c:pt idx="76">
                  <c:v>90.78475717306118</c:v>
                </c:pt>
                <c:pt idx="77">
                  <c:v>90.913276648521347</c:v>
                </c:pt>
                <c:pt idx="78">
                  <c:v>91.028448951243945</c:v>
                </c:pt>
                <c:pt idx="79">
                  <c:v>91.130472171306167</c:v>
                </c:pt>
                <c:pt idx="80">
                  <c:v>91.219558060168708</c:v>
                </c:pt>
                <c:pt idx="81">
                  <c:v>91.295986676215975</c:v>
                </c:pt>
                <c:pt idx="82">
                  <c:v>91.360099554061534</c:v>
                </c:pt>
                <c:pt idx="83">
                  <c:v>91.412381672858743</c:v>
                </c:pt>
                <c:pt idx="84">
                  <c:v>91.4534341335292</c:v>
                </c:pt>
                <c:pt idx="85">
                  <c:v>91.483933174610002</c:v>
                </c:pt>
                <c:pt idx="86">
                  <c:v>91.504561865329421</c:v>
                </c:pt>
                <c:pt idx="87">
                  <c:v>91.515962290763511</c:v>
                </c:pt>
                <c:pt idx="88">
                  <c:v>91.518742382526213</c:v>
                </c:pt>
                <c:pt idx="89">
                  <c:v>91.5135169029232</c:v>
                </c:pt>
                <c:pt idx="90">
                  <c:v>91.500852799415043</c:v>
                </c:pt>
                <c:pt idx="91">
                  <c:v>91.481699538230373</c:v>
                </c:pt>
                <c:pt idx="92">
                  <c:v>91.456740188598587</c:v>
                </c:pt>
                <c:pt idx="93">
                  <c:v>91.426787602901427</c:v>
                </c:pt>
                <c:pt idx="94">
                  <c:v>91.392586326598561</c:v>
                </c:pt>
                <c:pt idx="95">
                  <c:v>91.35481942892055</c:v>
                </c:pt>
                <c:pt idx="96">
                  <c:v>91.314074349403199</c:v>
                </c:pt>
                <c:pt idx="97">
                  <c:v>91.270945358275824</c:v>
                </c:pt>
                <c:pt idx="98">
                  <c:v>91.226054048538117</c:v>
                </c:pt>
                <c:pt idx="99">
                  <c:v>91.180049335956156</c:v>
                </c:pt>
                <c:pt idx="100">
                  <c:v>91.133621120452844</c:v>
                </c:pt>
                <c:pt idx="101">
                  <c:v>91.087404656409646</c:v>
                </c:pt>
                <c:pt idx="102">
                  <c:v>91.041946399211341</c:v>
                </c:pt>
                <c:pt idx="103">
                  <c:v>90.997697174548549</c:v>
                </c:pt>
                <c:pt idx="104">
                  <c:v>90.955012178420631</c:v>
                </c:pt>
                <c:pt idx="105">
                  <c:v>90.914267098903295</c:v>
                </c:pt>
                <c:pt idx="106">
                  <c:v>90.875810301303559</c:v>
                </c:pt>
                <c:pt idx="107">
                  <c:v>90.840044796466387</c:v>
                </c:pt>
                <c:pt idx="108">
                  <c:v>90.807346272468124</c:v>
                </c:pt>
                <c:pt idx="109">
                  <c:v>90.778022110461819</c:v>
                </c:pt>
                <c:pt idx="110">
                  <c:v>90.752263569831811</c:v>
                </c:pt>
                <c:pt idx="111">
                  <c:v>90.730159449577101</c:v>
                </c:pt>
                <c:pt idx="112">
                  <c:v>90.7117439031598</c:v>
                </c:pt>
                <c:pt idx="113">
                  <c:v>90.697023761272249</c:v>
                </c:pt>
                <c:pt idx="114">
                  <c:v>90.68603317737545</c:v>
                </c:pt>
                <c:pt idx="115">
                  <c:v>90.678806304931555</c:v>
                </c:pt>
                <c:pt idx="116">
                  <c:v>90.675349974631757</c:v>
                </c:pt>
                <c:pt idx="117">
                  <c:v>90.675595879554606</c:v>
                </c:pt>
                <c:pt idx="118">
                  <c:v>90.679373252391585</c:v>
                </c:pt>
                <c:pt idx="119">
                  <c:v>90.686408865451739</c:v>
                </c:pt>
                <c:pt idx="120">
                  <c:v>90.696422660350649</c:v>
                </c:pt>
                <c:pt idx="121">
                  <c:v>90.709120917319808</c:v>
                </c:pt>
                <c:pt idx="122">
                  <c:v>90.724271392822189</c:v>
                </c:pt>
                <c:pt idx="123">
                  <c:v>90.741635012626105</c:v>
                </c:pt>
                <c:pt idx="124">
                  <c:v>90.760952210425813</c:v>
                </c:pt>
                <c:pt idx="125">
                  <c:v>90.781915605068193</c:v>
                </c:pt>
                <c:pt idx="126">
                  <c:v>90.804142677783474</c:v>
                </c:pt>
                <c:pt idx="127">
                  <c:v>90.827162110805233</c:v>
                </c:pt>
                <c:pt idx="128">
                  <c:v>90.850584554671997</c:v>
                </c:pt>
                <c:pt idx="129">
                  <c:v>90.874020659923374</c:v>
                </c:pt>
                <c:pt idx="130">
                  <c:v>90.897169876098587</c:v>
                </c:pt>
                <c:pt idx="131">
                  <c:v>90.919752144813216</c:v>
                </c:pt>
                <c:pt idx="132">
                  <c:v>90.941460084914695</c:v>
                </c:pt>
                <c:pt idx="133">
                  <c:v>90.961965823172989</c:v>
                </c:pt>
                <c:pt idx="134">
                  <c:v>90.980907332896976</c:v>
                </c:pt>
                <c:pt idx="135">
                  <c:v>90.997915756702128</c:v>
                </c:pt>
                <c:pt idx="136">
                  <c:v>91.012663221358949</c:v>
                </c:pt>
                <c:pt idx="137">
                  <c:v>91.024903821945173</c:v>
                </c:pt>
                <c:pt idx="138">
                  <c:v>91.034446299075924</c:v>
                </c:pt>
                <c:pt idx="139">
                  <c:v>91.041126716136731</c:v>
                </c:pt>
                <c:pt idx="140">
                  <c:v>91.044774305820255</c:v>
                </c:pt>
                <c:pt idx="141">
                  <c:v>91.045190978049888</c:v>
                </c:pt>
                <c:pt idx="142">
                  <c:v>91.042178642749533</c:v>
                </c:pt>
                <c:pt idx="143">
                  <c:v>91.035532379150311</c:v>
                </c:pt>
                <c:pt idx="144">
                  <c:v>91.025115573405856</c:v>
                </c:pt>
                <c:pt idx="145">
                  <c:v>91.010846257209508</c:v>
                </c:pt>
                <c:pt idx="146">
                  <c:v>90.992697107791429</c:v>
                </c:pt>
                <c:pt idx="147">
                  <c:v>90.970633971690589</c:v>
                </c:pt>
                <c:pt idx="148">
                  <c:v>90.94462952613776</c:v>
                </c:pt>
                <c:pt idx="149">
                  <c:v>90.914601802825686</c:v>
                </c:pt>
                <c:pt idx="150">
                  <c:v>90.880468833445988</c:v>
                </c:pt>
                <c:pt idx="151">
                  <c:v>90.842155480384321</c:v>
                </c:pt>
                <c:pt idx="152">
                  <c:v>90.799627590179128</c:v>
                </c:pt>
                <c:pt idx="153">
                  <c:v>90.752905654906755</c:v>
                </c:pt>
                <c:pt idx="154">
                  <c:v>90.702023828029368</c:v>
                </c:pt>
                <c:pt idx="155">
                  <c:v>90.647009432315684</c:v>
                </c:pt>
                <c:pt idx="156">
                  <c:v>90.587855637073361</c:v>
                </c:pt>
                <c:pt idx="157">
                  <c:v>90.524521458148513</c:v>
                </c:pt>
                <c:pt idx="158">
                  <c:v>90.456945419311424</c:v>
                </c:pt>
                <c:pt idx="159">
                  <c:v>90.385093367099344</c:v>
                </c:pt>
                <c:pt idx="160">
                  <c:v>90.308951640128811</c:v>
                </c:pt>
                <c:pt idx="161">
                  <c:v>90.228547561168526</c:v>
                </c:pt>
                <c:pt idx="162">
                  <c:v>90.14391528367949</c:v>
                </c:pt>
                <c:pt idx="163">
                  <c:v>90.055075299739798</c:v>
                </c:pt>
                <c:pt idx="164">
                  <c:v>89.961993455886713</c:v>
                </c:pt>
                <c:pt idx="165">
                  <c:v>89.86462876796692</c:v>
                </c:pt>
                <c:pt idx="166">
                  <c:v>89.762926590442433</c:v>
                </c:pt>
                <c:pt idx="167">
                  <c:v>89.656845939159382</c:v>
                </c:pt>
                <c:pt idx="168">
                  <c:v>89.546400475501812</c:v>
                </c:pt>
                <c:pt idx="169">
                  <c:v>89.431610691547235</c:v>
                </c:pt>
                <c:pt idx="170">
                  <c:v>89.312524402141307</c:v>
                </c:pt>
                <c:pt idx="171">
                  <c:v>89.189162099360999</c:v>
                </c:pt>
                <c:pt idx="172">
                  <c:v>89.061496460437581</c:v>
                </c:pt>
                <c:pt idx="173">
                  <c:v>88.929506993293558</c:v>
                </c:pt>
                <c:pt idx="174">
                  <c:v>88.793173205851971</c:v>
                </c:pt>
                <c:pt idx="175">
                  <c:v>88.652495098113945</c:v>
                </c:pt>
                <c:pt idx="176">
                  <c:v>88.507527315616329</c:v>
                </c:pt>
                <c:pt idx="177">
                  <c:v>88.358338165282845</c:v>
                </c:pt>
                <c:pt idx="178">
                  <c:v>88.204995954036676</c:v>
                </c:pt>
                <c:pt idx="179">
                  <c:v>88.047562158107496</c:v>
                </c:pt>
                <c:pt idx="180">
                  <c:v>87.886057269572873</c:v>
                </c:pt>
                <c:pt idx="181">
                  <c:v>87.720344674587025</c:v>
                </c:pt>
                <c:pt idx="182">
                  <c:v>87.550793230533358</c:v>
                </c:pt>
                <c:pt idx="183">
                  <c:v>87.377314138412288</c:v>
                </c:pt>
                <c:pt idx="184">
                  <c:v>87.199750292301147</c:v>
                </c:pt>
                <c:pt idx="185">
                  <c:v>87.018491041660255</c:v>
                </c:pt>
                <c:pt idx="186">
                  <c:v>86.833898413181259</c:v>
                </c:pt>
                <c:pt idx="187">
                  <c:v>86.645815300940896</c:v>
                </c:pt>
                <c:pt idx="188">
                  <c:v>86.454316842555784</c:v>
                </c:pt>
                <c:pt idx="189">
                  <c:v>86.259471344947372</c:v>
                </c:pt>
                <c:pt idx="190">
                  <c:v>86.061374437808666</c:v>
                </c:pt>
                <c:pt idx="191">
                  <c:v>85.860135412216181</c:v>
                </c:pt>
                <c:pt idx="192">
                  <c:v>85.655904543399743</c:v>
                </c:pt>
                <c:pt idx="193">
                  <c:v>85.448825275897434</c:v>
                </c:pt>
                <c:pt idx="194">
                  <c:v>85.239047884940774</c:v>
                </c:pt>
                <c:pt idx="195">
                  <c:v>85.026681661605735</c:v>
                </c:pt>
                <c:pt idx="196">
                  <c:v>84.811829066276459</c:v>
                </c:pt>
                <c:pt idx="197">
                  <c:v>84.594572067260202</c:v>
                </c:pt>
                <c:pt idx="198">
                  <c:v>84.375047278403869</c:v>
                </c:pt>
                <c:pt idx="199">
                  <c:v>84.153370821475704</c:v>
                </c:pt>
                <c:pt idx="200">
                  <c:v>83.92971346378306</c:v>
                </c:pt>
                <c:pt idx="201">
                  <c:v>83.704232311248632</c:v>
                </c:pt>
                <c:pt idx="202">
                  <c:v>83.477070808410545</c:v>
                </c:pt>
                <c:pt idx="203">
                  <c:v>83.24833141565297</c:v>
                </c:pt>
                <c:pt idx="204">
                  <c:v>83.018130254745259</c:v>
                </c:pt>
                <c:pt idx="205">
                  <c:v>82.786549293994696</c:v>
                </c:pt>
                <c:pt idx="206">
                  <c:v>82.553725147247022</c:v>
                </c:pt>
                <c:pt idx="207">
                  <c:v>82.319801259040304</c:v>
                </c:pt>
                <c:pt idx="208">
                  <c:v>82.084921073913222</c:v>
                </c:pt>
                <c:pt idx="209">
                  <c:v>81.849241697787932</c:v>
                </c:pt>
                <c:pt idx="210">
                  <c:v>81.612879252433231</c:v>
                </c:pt>
                <c:pt idx="211">
                  <c:v>81.375949859619055</c:v>
                </c:pt>
                <c:pt idx="212">
                  <c:v>81.138521826266924</c:v>
                </c:pt>
                <c:pt idx="213">
                  <c:v>80.900704443454416</c:v>
                </c:pt>
                <c:pt idx="214">
                  <c:v>80.662607002258071</c:v>
                </c:pt>
                <c:pt idx="215">
                  <c:v>80.424352455138987</c:v>
                </c:pt>
                <c:pt idx="216">
                  <c:v>80.186091077327603</c:v>
                </c:pt>
                <c:pt idx="217">
                  <c:v>79.947938990592718</c:v>
                </c:pt>
                <c:pt idx="218">
                  <c:v>79.709971332549813</c:v>
                </c:pt>
                <c:pt idx="219">
                  <c:v>79.472283732890773</c:v>
                </c:pt>
                <c:pt idx="220">
                  <c:v>79.234924006461782</c:v>
                </c:pt>
                <c:pt idx="221">
                  <c:v>78.99797412157011</c:v>
                </c:pt>
                <c:pt idx="222">
                  <c:v>78.761509215831225</c:v>
                </c:pt>
                <c:pt idx="223">
                  <c:v>78.52563858032218</c:v>
                </c:pt>
                <c:pt idx="224">
                  <c:v>78.290451014041423</c:v>
                </c:pt>
                <c:pt idx="225">
                  <c:v>78.056028485297858</c:v>
                </c:pt>
                <c:pt idx="226">
                  <c:v>77.822418808936604</c:v>
                </c:pt>
                <c:pt idx="227">
                  <c:v>77.589649307727441</c:v>
                </c:pt>
                <c:pt idx="228">
                  <c:v>77.357760965823758</c:v>
                </c:pt>
                <c:pt idx="229">
                  <c:v>77.126781105994795</c:v>
                </c:pt>
                <c:pt idx="230">
                  <c:v>76.896764373779078</c:v>
                </c:pt>
                <c:pt idx="231">
                  <c:v>76.667772245406908</c:v>
                </c:pt>
                <c:pt idx="232">
                  <c:v>76.439845705032184</c:v>
                </c:pt>
                <c:pt idx="233">
                  <c:v>76.21302573680822</c:v>
                </c:pt>
                <c:pt idx="234">
                  <c:v>75.987319171428496</c:v>
                </c:pt>
                <c:pt idx="235">
                  <c:v>75.762726008891846</c:v>
                </c:pt>
                <c:pt idx="236">
                  <c:v>75.53923258781424</c:v>
                </c:pt>
                <c:pt idx="237">
                  <c:v>75.316852569579723</c:v>
                </c:pt>
                <c:pt idx="238">
                  <c:v>75.095613276958119</c:v>
                </c:pt>
                <c:pt idx="239">
                  <c:v>74.87553520202583</c:v>
                </c:pt>
                <c:pt idx="240">
                  <c:v>74.656645667552681</c:v>
                </c:pt>
                <c:pt idx="241">
                  <c:v>74.438937842845803</c:v>
                </c:pt>
                <c:pt idx="242">
                  <c:v>74.222521018981666</c:v>
                </c:pt>
                <c:pt idx="243">
                  <c:v>74.007121968269317</c:v>
                </c:pt>
                <c:pt idx="244">
                  <c:v>73.792843151092384</c:v>
                </c:pt>
                <c:pt idx="245">
                  <c:v>73.579691398143751</c:v>
                </c:pt>
                <c:pt idx="246">
                  <c:v>73.367673540115149</c:v>
                </c:pt>
                <c:pt idx="247">
                  <c:v>73.156803238391802</c:v>
                </c:pt>
                <c:pt idx="248">
                  <c:v>72.947087323665428</c:v>
                </c:pt>
                <c:pt idx="249">
                  <c:v>72.738505303859668</c:v>
                </c:pt>
                <c:pt idx="250">
                  <c:v>72.531200623512035</c:v>
                </c:pt>
                <c:pt idx="251">
                  <c:v>72.324845409393021</c:v>
                </c:pt>
                <c:pt idx="252">
                  <c:v>72.119548952579137</c:v>
                </c:pt>
                <c:pt idx="253">
                  <c:v>71.915331745147327</c:v>
                </c:pt>
                <c:pt idx="254">
                  <c:v>71.712200617789918</c:v>
                </c:pt>
                <c:pt idx="255">
                  <c:v>71.51016240119921</c:v>
                </c:pt>
                <c:pt idx="256">
                  <c:v>71.309223926066949</c:v>
                </c:pt>
                <c:pt idx="257">
                  <c:v>71.109371531009657</c:v>
                </c:pt>
                <c:pt idx="258">
                  <c:v>70.910577893256928</c:v>
                </c:pt>
                <c:pt idx="259">
                  <c:v>70.712836182116988</c:v>
                </c:pt>
                <c:pt idx="260">
                  <c:v>70.516125905513476</c:v>
                </c:pt>
                <c:pt idx="261">
                  <c:v>70.320467555522782</c:v>
                </c:pt>
                <c:pt idx="262">
                  <c:v>70.125847470760263</c:v>
                </c:pt>
                <c:pt idx="263">
                  <c:v>69.932299804687503</c:v>
                </c:pt>
                <c:pt idx="264">
                  <c:v>69.739804065226977</c:v>
                </c:pt>
                <c:pt idx="265">
                  <c:v>69.548360252379808</c:v>
                </c:pt>
                <c:pt idx="266">
                  <c:v>69.357941043376769</c:v>
                </c:pt>
                <c:pt idx="267">
                  <c:v>69.16853960752438</c:v>
                </c:pt>
                <c:pt idx="268">
                  <c:v>68.98014228343915</c:v>
                </c:pt>
                <c:pt idx="269">
                  <c:v>68.792762732505722</c:v>
                </c:pt>
                <c:pt idx="270">
                  <c:v>68.606400954722929</c:v>
                </c:pt>
                <c:pt idx="271">
                  <c:v>68.42107061147658</c:v>
                </c:pt>
                <c:pt idx="272">
                  <c:v>68.236764872073749</c:v>
                </c:pt>
                <c:pt idx="273">
                  <c:v>68.05362718105313</c:v>
                </c:pt>
                <c:pt idx="274">
                  <c:v>67.871336495875809</c:v>
                </c:pt>
                <c:pt idx="275">
                  <c:v>67.690015769004631</c:v>
                </c:pt>
                <c:pt idx="276">
                  <c:v>67.50966500043846</c:v>
                </c:pt>
                <c:pt idx="277">
                  <c:v>67.330304682254237</c:v>
                </c:pt>
                <c:pt idx="278">
                  <c:v>67.151934814453128</c:v>
                </c:pt>
                <c:pt idx="279">
                  <c:v>66.974562227725698</c:v>
                </c:pt>
                <c:pt idx="280">
                  <c:v>66.798173260688486</c:v>
                </c:pt>
                <c:pt idx="281">
                  <c:v>66.622767913341491</c:v>
                </c:pt>
                <c:pt idx="282">
                  <c:v>66.448325693607174</c:v>
                </c:pt>
                <c:pt idx="283">
                  <c:v>66.274846601486118</c:v>
                </c:pt>
                <c:pt idx="284">
                  <c:v>66.102337467670068</c:v>
                </c:pt>
                <c:pt idx="285">
                  <c:v>65.930798292159579</c:v>
                </c:pt>
                <c:pt idx="286">
                  <c:v>65.760256397723964</c:v>
                </c:pt>
                <c:pt idx="287">
                  <c:v>65.590711784362597</c:v>
                </c:pt>
                <c:pt idx="288">
                  <c:v>65.422178113460134</c:v>
                </c:pt>
                <c:pt idx="289">
                  <c:v>65.254634892940203</c:v>
                </c:pt>
                <c:pt idx="290">
                  <c:v>65.08810261487919</c:v>
                </c:pt>
                <c:pt idx="291">
                  <c:v>64.922581279277637</c:v>
                </c:pt>
                <c:pt idx="292">
                  <c:v>64.758091378211944</c:v>
                </c:pt>
                <c:pt idx="293">
                  <c:v>64.594660234450814</c:v>
                </c:pt>
                <c:pt idx="294">
                  <c:v>64.432315170764625</c:v>
                </c:pt>
                <c:pt idx="295">
                  <c:v>64.271076679229225</c:v>
                </c:pt>
                <c:pt idx="296">
                  <c:v>64.111156511306419</c:v>
                </c:pt>
                <c:pt idx="297">
                  <c:v>63.952308762073358</c:v>
                </c:pt>
                <c:pt idx="298">
                  <c:v>63.79452660083718</c:v>
                </c:pt>
                <c:pt idx="299">
                  <c:v>63.637939810752471</c:v>
                </c:pt>
                <c:pt idx="300">
                  <c:v>63.482589375972545</c:v>
                </c:pt>
                <c:pt idx="301">
                  <c:v>63.328536772727681</c:v>
                </c:pt>
                <c:pt idx="302">
                  <c:v>63.175809323787178</c:v>
                </c:pt>
                <c:pt idx="303">
                  <c:v>63.024461674690116</c:v>
                </c:pt>
                <c:pt idx="304">
                  <c:v>62.874527978896936</c:v>
                </c:pt>
                <c:pt idx="305">
                  <c:v>62.726056051253877</c:v>
                </c:pt>
                <c:pt idx="306">
                  <c:v>62.579086875915394</c:v>
                </c:pt>
                <c:pt idx="307">
                  <c:v>62.433675098418895</c:v>
                </c:pt>
                <c:pt idx="308">
                  <c:v>62.289889025688105</c:v>
                </c:pt>
                <c:pt idx="309">
                  <c:v>62.147783303260418</c:v>
                </c:pt>
                <c:pt idx="310">
                  <c:v>62.007433068751894</c:v>
                </c:pt>
                <c:pt idx="311">
                  <c:v>61.868892967700496</c:v>
                </c:pt>
                <c:pt idx="312">
                  <c:v>61.732224476337102</c:v>
                </c:pt>
                <c:pt idx="313">
                  <c:v>61.597489070891946</c:v>
                </c:pt>
                <c:pt idx="314">
                  <c:v>61.464734566211277</c:v>
                </c:pt>
                <c:pt idx="315">
                  <c:v>61.334049761295212</c:v>
                </c:pt>
                <c:pt idx="316">
                  <c:v>61.205496132373462</c:v>
                </c:pt>
                <c:pt idx="317">
                  <c:v>61.07914881706207</c:v>
                </c:pt>
                <c:pt idx="318">
                  <c:v>60.955082952975971</c:v>
                </c:pt>
                <c:pt idx="319">
                  <c:v>60.833366847037745</c:v>
                </c:pt>
                <c:pt idx="320">
                  <c:v>60.714068806171149</c:v>
                </c:pt>
                <c:pt idx="321">
                  <c:v>60.597619163989854</c:v>
                </c:pt>
                <c:pt idx="322">
                  <c:v>60.483526110648747</c:v>
                </c:pt>
                <c:pt idx="323">
                  <c:v>60.371851122379276</c:v>
                </c:pt>
                <c:pt idx="324">
                  <c:v>60.263407051563135</c:v>
                </c:pt>
                <c:pt idx="325">
                  <c:v>60.157312738894866</c:v>
                </c:pt>
                <c:pt idx="326">
                  <c:v>60.053868734836435</c:v>
                </c:pt>
                <c:pt idx="327">
                  <c:v>59.953293621539672</c:v>
                </c:pt>
                <c:pt idx="328">
                  <c:v>59.856256806849949</c:v>
                </c:pt>
                <c:pt idx="329">
                  <c:v>59.761672210692858</c:v>
                </c:pt>
                <c:pt idx="330">
                  <c:v>59.669990658759595</c:v>
                </c:pt>
                <c:pt idx="331">
                  <c:v>59.581369256972906</c:v>
                </c:pt>
                <c:pt idx="332">
                  <c:v>59.495855820178981</c:v>
                </c:pt>
                <c:pt idx="333">
                  <c:v>59.413498163222904</c:v>
                </c:pt>
                <c:pt idx="334">
                  <c:v>59.334337270259724</c:v>
                </c:pt>
                <c:pt idx="335">
                  <c:v>59.25840729474988</c:v>
                </c:pt>
                <c:pt idx="336">
                  <c:v>59.185735559463204</c:v>
                </c:pt>
                <c:pt idx="337">
                  <c:v>59.116335725783777</c:v>
                </c:pt>
                <c:pt idx="338">
                  <c:v>59.050248777866052</c:v>
                </c:pt>
                <c:pt idx="339">
                  <c:v>58.987488377094117</c:v>
                </c:pt>
                <c:pt idx="340">
                  <c:v>58.92808184623663</c:v>
                </c:pt>
                <c:pt idx="341">
                  <c:v>58.87204967737172</c:v>
                </c:pt>
                <c:pt idx="342">
                  <c:v>58.819398701190536</c:v>
                </c:pt>
                <c:pt idx="343">
                  <c:v>58.770402145385205</c:v>
                </c:pt>
                <c:pt idx="344">
                  <c:v>58.725066840648594</c:v>
                </c:pt>
                <c:pt idx="345">
                  <c:v>58.682593595981366</c:v>
                </c:pt>
                <c:pt idx="346">
                  <c:v>58.643508374690754</c:v>
                </c:pt>
                <c:pt idx="347">
                  <c:v>58.607865822314729</c:v>
                </c:pt>
                <c:pt idx="348">
                  <c:v>58.575652277469224</c:v>
                </c:pt>
                <c:pt idx="349">
                  <c:v>58.546758449077181</c:v>
                </c:pt>
                <c:pt idx="350">
                  <c:v>58.52123898267714</c:v>
                </c:pt>
                <c:pt idx="351">
                  <c:v>58.499175846576321</c:v>
                </c:pt>
                <c:pt idx="352">
                  <c:v>58.480562210082965</c:v>
                </c:pt>
                <c:pt idx="353">
                  <c:v>58.465111184119792</c:v>
                </c:pt>
                <c:pt idx="354">
                  <c:v>58.452986705302948</c:v>
                </c:pt>
                <c:pt idx="355">
                  <c:v>58.445213377475433</c:v>
                </c:pt>
                <c:pt idx="356">
                  <c:v>58.440670967101816</c:v>
                </c:pt>
                <c:pt idx="357">
                  <c:v>58.438546621799247</c:v>
                </c:pt>
                <c:pt idx="358">
                  <c:v>58.439564394950466</c:v>
                </c:pt>
                <c:pt idx="359">
                  <c:v>58.443901884555721</c:v>
                </c:pt>
                <c:pt idx="360">
                  <c:v>58.451538598536906</c:v>
                </c:pt>
                <c:pt idx="361">
                  <c:v>58.462208139895942</c:v>
                </c:pt>
                <c:pt idx="362">
                  <c:v>58.47604712247805</c:v>
                </c:pt>
                <c:pt idx="363">
                  <c:v>58.493991351127193</c:v>
                </c:pt>
                <c:pt idx="364">
                  <c:v>58.515118682384028</c:v>
                </c:pt>
                <c:pt idx="365">
                  <c:v>58.538452327251228</c:v>
                </c:pt>
                <c:pt idx="366">
                  <c:v>58.564723169803287</c:v>
                </c:pt>
                <c:pt idx="367">
                  <c:v>58.594067823886526</c:v>
                </c:pt>
                <c:pt idx="368">
                  <c:v>58.62645896673169</c:v>
                </c:pt>
                <c:pt idx="369">
                  <c:v>58.661780476569959</c:v>
                </c:pt>
                <c:pt idx="370">
                  <c:v>58.700066506862356</c:v>
                </c:pt>
                <c:pt idx="371">
                  <c:v>58.741282904147845</c:v>
                </c:pt>
                <c:pt idx="372">
                  <c:v>58.786263012885691</c:v>
                </c:pt>
                <c:pt idx="373">
                  <c:v>58.834180319308942</c:v>
                </c:pt>
                <c:pt idx="374">
                  <c:v>58.884119510650578</c:v>
                </c:pt>
                <c:pt idx="375">
                  <c:v>58.936736333370177</c:v>
                </c:pt>
                <c:pt idx="376">
                  <c:v>58.992133247851903</c:v>
                </c:pt>
                <c:pt idx="377">
                  <c:v>59.050262439250687</c:v>
                </c:pt>
                <c:pt idx="378">
                  <c:v>59.111110246181319</c:v>
                </c:pt>
                <c:pt idx="379">
                  <c:v>59.17488158941218</c:v>
                </c:pt>
                <c:pt idx="380">
                  <c:v>59.241549146175124</c:v>
                </c:pt>
                <c:pt idx="381">
                  <c:v>59.311058270931049</c:v>
                </c:pt>
                <c:pt idx="382">
                  <c:v>59.383176720142338</c:v>
                </c:pt>
                <c:pt idx="383">
                  <c:v>59.457501482963416</c:v>
                </c:pt>
                <c:pt idx="384">
                  <c:v>59.53443557023985</c:v>
                </c:pt>
                <c:pt idx="385">
                  <c:v>59.613712584971843</c:v>
                </c:pt>
                <c:pt idx="386">
                  <c:v>59.695701384543952</c:v>
                </c:pt>
                <c:pt idx="387">
                  <c:v>59.780101418494795</c:v>
                </c:pt>
                <c:pt idx="388">
                  <c:v>59.866557490825599</c:v>
                </c:pt>
                <c:pt idx="389">
                  <c:v>59.955370151996597</c:v>
                </c:pt>
                <c:pt idx="390">
                  <c:v>60.046204698085411</c:v>
                </c:pt>
                <c:pt idx="391">
                  <c:v>60.139272880553854</c:v>
                </c:pt>
                <c:pt idx="392">
                  <c:v>60.234465408324873</c:v>
                </c:pt>
                <c:pt idx="393">
                  <c:v>60.331522715091552</c:v>
                </c:pt>
                <c:pt idx="394">
                  <c:v>60.430697536468479</c:v>
                </c:pt>
                <c:pt idx="395">
                  <c:v>60.532898354529799</c:v>
                </c:pt>
                <c:pt idx="396">
                  <c:v>60.637080073356181</c:v>
                </c:pt>
                <c:pt idx="397">
                  <c:v>60.743249523639356</c:v>
                </c:pt>
                <c:pt idx="398">
                  <c:v>60.851249599456615</c:v>
                </c:pt>
                <c:pt idx="399">
                  <c:v>60.961189591884441</c:v>
                </c:pt>
                <c:pt idx="400">
                  <c:v>61.072816765308289</c:v>
                </c:pt>
                <c:pt idx="401">
                  <c:v>61.186342871188799</c:v>
                </c:pt>
                <c:pt idx="402">
                  <c:v>61.301453697681119</c:v>
                </c:pt>
                <c:pt idx="403">
                  <c:v>61.418442964553741</c:v>
                </c:pt>
                <c:pt idx="404">
                  <c:v>61.537474608421121</c:v>
                </c:pt>
                <c:pt idx="405">
                  <c:v>61.658220756053765</c:v>
                </c:pt>
                <c:pt idx="406">
                  <c:v>61.780503809452</c:v>
                </c:pt>
                <c:pt idx="407">
                  <c:v>61.904453551768718</c:v>
                </c:pt>
                <c:pt idx="408">
                  <c:v>62.029830908775111</c:v>
                </c:pt>
                <c:pt idx="409">
                  <c:v>62.156874954699958</c:v>
                </c:pt>
                <c:pt idx="410">
                  <c:v>62.285401260852439</c:v>
                </c:pt>
                <c:pt idx="411">
                  <c:v>62.415628409385562</c:v>
                </c:pt>
                <c:pt idx="412">
                  <c:v>62.547378802299065</c:v>
                </c:pt>
                <c:pt idx="413">
                  <c:v>62.680420196055906</c:v>
                </c:pt>
                <c:pt idx="414">
                  <c:v>62.814991664886016</c:v>
                </c:pt>
                <c:pt idx="415">
                  <c:v>62.950929272174371</c:v>
                </c:pt>
                <c:pt idx="416">
                  <c:v>63.088458430766856</c:v>
                </c:pt>
                <c:pt idx="417">
                  <c:v>63.22737421989396</c:v>
                </c:pt>
                <c:pt idx="418">
                  <c:v>63.367485380172532</c:v>
                </c:pt>
                <c:pt idx="419">
                  <c:v>63.508976340293408</c:v>
                </c:pt>
                <c:pt idx="420">
                  <c:v>63.651635348796482</c:v>
                </c:pt>
                <c:pt idx="421">
                  <c:v>63.795605850219253</c:v>
                </c:pt>
                <c:pt idx="422">
                  <c:v>63.940867352485363</c:v>
                </c:pt>
                <c:pt idx="423">
                  <c:v>64.08744717836349</c:v>
                </c:pt>
                <c:pt idx="424">
                  <c:v>64.235318005084949</c:v>
                </c:pt>
                <c:pt idx="425">
                  <c:v>64.384268081187912</c:v>
                </c:pt>
                <c:pt idx="426">
                  <c:v>64.534427189826403</c:v>
                </c:pt>
                <c:pt idx="427">
                  <c:v>64.685925114154443</c:v>
                </c:pt>
                <c:pt idx="428">
                  <c:v>64.838577425479471</c:v>
                </c:pt>
                <c:pt idx="429">
                  <c:v>64.992363631725098</c:v>
                </c:pt>
                <c:pt idx="430">
                  <c:v>65.147625267505475</c:v>
                </c:pt>
                <c:pt idx="431">
                  <c:v>65.304041290282839</c:v>
                </c:pt>
                <c:pt idx="432">
                  <c:v>65.461522901057648</c:v>
                </c:pt>
                <c:pt idx="433">
                  <c:v>65.620199882983911</c:v>
                </c:pt>
                <c:pt idx="434">
                  <c:v>65.780003929137919</c:v>
                </c:pt>
                <c:pt idx="435">
                  <c:v>65.940873563289344</c:v>
                </c:pt>
                <c:pt idx="436">
                  <c:v>66.10285660028444</c:v>
                </c:pt>
                <c:pt idx="437">
                  <c:v>66.265850579738441</c:v>
                </c:pt>
                <c:pt idx="438">
                  <c:v>66.429957962036084</c:v>
                </c:pt>
                <c:pt idx="439">
                  <c:v>66.595021641254121</c:v>
                </c:pt>
                <c:pt idx="440">
                  <c:v>66.761212384700443</c:v>
                </c:pt>
                <c:pt idx="441">
                  <c:v>66.928400409221609</c:v>
                </c:pt>
                <c:pt idx="442">
                  <c:v>67.096701836585851</c:v>
                </c:pt>
                <c:pt idx="443">
                  <c:v>67.26610983610145</c:v>
                </c:pt>
                <c:pt idx="444">
                  <c:v>67.436474132537413</c:v>
                </c:pt>
                <c:pt idx="445">
                  <c:v>67.607904016971389</c:v>
                </c:pt>
                <c:pt idx="446">
                  <c:v>67.780440473556141</c:v>
                </c:pt>
                <c:pt idx="447">
                  <c:v>67.953994703292693</c:v>
                </c:pt>
                <c:pt idx="448">
                  <c:v>68.128532552718866</c:v>
                </c:pt>
                <c:pt idx="449">
                  <c:v>68.304231619834354</c:v>
                </c:pt>
                <c:pt idx="450">
                  <c:v>68.480941629409315</c:v>
                </c:pt>
                <c:pt idx="451">
                  <c:v>68.658525967597427</c:v>
                </c:pt>
                <c:pt idx="452">
                  <c:v>68.837114417552684</c:v>
                </c:pt>
                <c:pt idx="453">
                  <c:v>69.016556704044135</c:v>
                </c:pt>
                <c:pt idx="454">
                  <c:v>69.196948456764204</c:v>
                </c:pt>
                <c:pt idx="455">
                  <c:v>69.378187215328154</c:v>
                </c:pt>
                <c:pt idx="456">
                  <c:v>69.560293471812912</c:v>
                </c:pt>
                <c:pt idx="457">
                  <c:v>69.743615591525526</c:v>
                </c:pt>
                <c:pt idx="458">
                  <c:v>69.927825701236486</c:v>
                </c:pt>
                <c:pt idx="459">
                  <c:v>70.112807679175816</c:v>
                </c:pt>
                <c:pt idx="460">
                  <c:v>70.298657155036537</c:v>
                </c:pt>
                <c:pt idx="461">
                  <c:v>70.48524434566464</c:v>
                </c:pt>
                <c:pt idx="462">
                  <c:v>70.672630727290979</c:v>
                </c:pt>
                <c:pt idx="463">
                  <c:v>70.860734331607716</c:v>
                </c:pt>
                <c:pt idx="464">
                  <c:v>71.049541497230251</c:v>
                </c:pt>
                <c:pt idx="465">
                  <c:v>71.239100039004782</c:v>
                </c:pt>
                <c:pt idx="466">
                  <c:v>71.429368972777993</c:v>
                </c:pt>
                <c:pt idx="467">
                  <c:v>71.620334637164675</c:v>
                </c:pt>
                <c:pt idx="468">
                  <c:v>71.81196287870381</c:v>
                </c:pt>
                <c:pt idx="469">
                  <c:v>72.004444956779139</c:v>
                </c:pt>
                <c:pt idx="470">
                  <c:v>72.19751447439144</c:v>
                </c:pt>
                <c:pt idx="471">
                  <c:v>72.39108946323347</c:v>
                </c:pt>
                <c:pt idx="472">
                  <c:v>72.585197246074515</c:v>
                </c:pt>
                <c:pt idx="473">
                  <c:v>72.779742193221551</c:v>
                </c:pt>
                <c:pt idx="474">
                  <c:v>72.974772119521944</c:v>
                </c:pt>
                <c:pt idx="475">
                  <c:v>73.16978838443714</c:v>
                </c:pt>
              </c:numCache>
            </c:numRef>
          </c:yVal>
          <c:smooth val="1"/>
          <c:extLst>
            <c:ext xmlns:c16="http://schemas.microsoft.com/office/drawing/2014/chart" uri="{C3380CC4-5D6E-409C-BE32-E72D297353CC}">
              <c16:uniqueId val="{00000005-4789-45DC-97F7-B59DC835213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Лист1!$H$2:$H$477</c:f>
              <c:numCache>
                <c:formatCode>0.00</c:formatCode>
                <c:ptCount val="476"/>
                <c:pt idx="0">
                  <c:v>7.5964504659175658</c:v>
                </c:pt>
                <c:pt idx="1">
                  <c:v>7.2770438790321315</c:v>
                </c:pt>
                <c:pt idx="2">
                  <c:v>7.3059231922030126</c:v>
                </c:pt>
                <c:pt idx="3">
                  <c:v>6.5422091022133522</c:v>
                </c:pt>
                <c:pt idx="4">
                  <c:v>6.3723583884536881</c:v>
                </c:pt>
                <c:pt idx="5">
                  <c:v>6.1611119717359237</c:v>
                </c:pt>
                <c:pt idx="6">
                  <c:v>5.9105869397520729</c:v>
                </c:pt>
                <c:pt idx="7">
                  <c:v>5.6237747088074661</c:v>
                </c:pt>
                <c:pt idx="8">
                  <c:v>5.3006039835512615</c:v>
                </c:pt>
                <c:pt idx="9">
                  <c:v>4.9441972441971274</c:v>
                </c:pt>
                <c:pt idx="10">
                  <c:v>4.5600045293569531</c:v>
                </c:pt>
                <c:pt idx="11">
                  <c:v>4.1497365005314313</c:v>
                </c:pt>
                <c:pt idx="12">
                  <c:v>3.7164251312613428</c:v>
                </c:pt>
                <c:pt idx="13">
                  <c:v>3.2632445588707921</c:v>
                </c:pt>
                <c:pt idx="14">
                  <c:v>2.7942148592323059</c:v>
                </c:pt>
                <c:pt idx="15">
                  <c:v>2.3138075742870519</c:v>
                </c:pt>
                <c:pt idx="16">
                  <c:v>1.8256773378700002</c:v>
                </c:pt>
                <c:pt idx="17">
                  <c:v>1.3322427487000801</c:v>
                </c:pt>
                <c:pt idx="18">
                  <c:v>0.83513303361832947</c:v>
                </c:pt>
                <c:pt idx="19">
                  <c:v>0.33634046008810375</c:v>
                </c:pt>
                <c:pt idx="20">
                  <c:v>-0.1604706923710178</c:v>
                </c:pt>
                <c:pt idx="21">
                  <c:v>-0.6528671630658196</c:v>
                </c:pt>
                <c:pt idx="22">
                  <c:v>-1.1379933357238736</c:v>
                </c:pt>
                <c:pt idx="23">
                  <c:v>-1.6127157770097238</c:v>
                </c:pt>
                <c:pt idx="24">
                  <c:v>-2.0740165483206501</c:v>
                </c:pt>
                <c:pt idx="25">
                  <c:v>-2.5194888979196519</c:v>
                </c:pt>
                <c:pt idx="26">
                  <c:v>-2.9480732146650506</c:v>
                </c:pt>
                <c:pt idx="27">
                  <c:v>-3.3587649598717677</c:v>
                </c:pt>
                <c:pt idx="28">
                  <c:v>-3.7506921529769848</c:v>
                </c:pt>
                <c:pt idx="29">
                  <c:v>-4.1221823416650292</c:v>
                </c:pt>
                <c:pt idx="30">
                  <c:v>-4.4722015298902971</c:v>
                </c:pt>
                <c:pt idx="31">
                  <c:v>-4.7989314727485146</c:v>
                </c:pt>
                <c:pt idx="32">
                  <c:v>-5.1010103009641155</c:v>
                </c:pt>
                <c:pt idx="33">
                  <c:v>-5.3777348801493599</c:v>
                </c:pt>
                <c:pt idx="34">
                  <c:v>-5.629077887535094</c:v>
                </c:pt>
                <c:pt idx="35">
                  <c:v>-5.8553744539618187</c:v>
                </c:pt>
                <c:pt idx="36">
                  <c:v>-6.0568367578089068</c:v>
                </c:pt>
                <c:pt idx="37">
                  <c:v>-6.2332346901297191</c:v>
                </c:pt>
                <c:pt idx="38">
                  <c:v>-6.3840252108871747</c:v>
                </c:pt>
                <c:pt idx="39">
                  <c:v>-6.5084966473281245</c:v>
                </c:pt>
                <c:pt idx="40">
                  <c:v>-6.6062511116266212</c:v>
                </c:pt>
                <c:pt idx="41">
                  <c:v>-6.6774422943591674</c:v>
                </c:pt>
                <c:pt idx="42">
                  <c:v>-6.722710999846452</c:v>
                </c:pt>
                <c:pt idx="43">
                  <c:v>-6.7428239732980506</c:v>
                </c:pt>
                <c:pt idx="44">
                  <c:v>-6.7382414326071727</c:v>
                </c:pt>
                <c:pt idx="45">
                  <c:v>-6.7089100129902155</c:v>
                </c:pt>
                <c:pt idx="46">
                  <c:v>-6.6543618120252965</c:v>
                </c:pt>
                <c:pt idx="47">
                  <c:v>-6.5740747086703477</c:v>
                </c:pt>
                <c:pt idx="48">
                  <c:v>-6.4678693972527643</c:v>
                </c:pt>
                <c:pt idx="49">
                  <c:v>-6.3360583819448744</c:v>
                </c:pt>
                <c:pt idx="50">
                  <c:v>-6.1792931400239048</c:v>
                </c:pt>
                <c:pt idx="51">
                  <c:v>-5.998186726123043</c:v>
                </c:pt>
                <c:pt idx="52">
                  <c:v>-5.7929598569869727</c:v>
                </c:pt>
                <c:pt idx="53">
                  <c:v>-5.5633482702076416</c:v>
                </c:pt>
                <c:pt idx="54">
                  <c:v>-5.3088025219738437</c:v>
                </c:pt>
                <c:pt idx="55">
                  <c:v>-5.0288790442049462</c:v>
                </c:pt>
                <c:pt idx="56">
                  <c:v>-4.723563321679829</c:v>
                </c:pt>
                <c:pt idx="57">
                  <c:v>-4.3933309413492658</c:v>
                </c:pt>
                <c:pt idx="58">
                  <c:v>-4.0389337062835668</c:v>
                </c:pt>
                <c:pt idx="59">
                  <c:v>-3.6610329128801804</c:v>
                </c:pt>
                <c:pt idx="60">
                  <c:v>-3.2599370095878824</c:v>
                </c:pt>
                <c:pt idx="61">
                  <c:v>-2.8356062930077282</c:v>
                </c:pt>
                <c:pt idx="62">
                  <c:v>-2.3879163164645432</c:v>
                </c:pt>
                <c:pt idx="63">
                  <c:v>-1.9170237589627488</c:v>
                </c:pt>
                <c:pt idx="64">
                  <c:v>-1.4235980283468948</c:v>
                </c:pt>
                <c:pt idx="65">
                  <c:v>-0.90878187809138933</c:v>
                </c:pt>
                <c:pt idx="66">
                  <c:v>-0.37394822398200628</c:v>
                </c:pt>
                <c:pt idx="67">
                  <c:v>0.17965812035836246</c:v>
                </c:pt>
                <c:pt idx="68">
                  <c:v>0.75109908208250797</c:v>
                </c:pt>
                <c:pt idx="69">
                  <c:v>1.339656077697869</c:v>
                </c:pt>
                <c:pt idx="70">
                  <c:v>1.9445578526705483</c:v>
                </c:pt>
                <c:pt idx="71">
                  <c:v>2.564674781262871</c:v>
                </c:pt>
                <c:pt idx="72">
                  <c:v>3.1983901239931578</c:v>
                </c:pt>
                <c:pt idx="73">
                  <c:v>3.8437069706618754</c:v>
                </c:pt>
                <c:pt idx="74">
                  <c:v>4.4985329948365633</c:v>
                </c:pt>
                <c:pt idx="75">
                  <c:v>5.1610593438148475</c:v>
                </c:pt>
                <c:pt idx="76">
                  <c:v>5.8295868828892168</c:v>
                </c:pt>
                <c:pt idx="77">
                  <c:v>6.5028579108416995</c:v>
                </c:pt>
                <c:pt idx="78">
                  <c:v>7.1794580474495886</c:v>
                </c:pt>
                <c:pt idx="79">
                  <c:v>7.857659554481506</c:v>
                </c:pt>
                <c:pt idx="80">
                  <c:v>8.5353760823606937</c:v>
                </c:pt>
                <c:pt idx="81">
                  <c:v>9.2103364259004561</c:v>
                </c:pt>
                <c:pt idx="82">
                  <c:v>9.8803761094808547</c:v>
                </c:pt>
                <c:pt idx="83">
                  <c:v>10.543689268827384</c:v>
                </c:pt>
                <c:pt idx="84">
                  <c:v>11.198848289251293</c:v>
                </c:pt>
                <c:pt idx="85">
                  <c:v>11.844631330668895</c:v>
                </c:pt>
                <c:pt idx="86">
                  <c:v>12.479761907458299</c:v>
                </c:pt>
                <c:pt idx="87">
                  <c:v>13.102727875113434</c:v>
                </c:pt>
                <c:pt idx="88">
                  <c:v>13.71180362999438</c:v>
                </c:pt>
                <c:pt idx="89">
                  <c:v>14.305243076384034</c:v>
                </c:pt>
                <c:pt idx="90">
                  <c:v>14.881300118565527</c:v>
                </c:pt>
                <c:pt idx="91">
                  <c:v>15.43939841687677</c:v>
                </c:pt>
                <c:pt idx="92">
                  <c:v>15.978589358925783</c:v>
                </c:pt>
                <c:pt idx="93">
                  <c:v>16.498312827944748</c:v>
                </c:pt>
                <c:pt idx="94">
                  <c:v>16.997926738858212</c:v>
                </c:pt>
                <c:pt idx="95">
                  <c:v>17.476585793495133</c:v>
                </c:pt>
                <c:pt idx="96">
                  <c:v>17.933299541473382</c:v>
                </c:pt>
                <c:pt idx="97">
                  <c:v>18.367144131660439</c:v>
                </c:pt>
                <c:pt idx="98">
                  <c:v>18.77748601734633</c:v>
                </c:pt>
                <c:pt idx="99">
                  <c:v>19.164057093858684</c:v>
                </c:pt>
                <c:pt idx="100">
                  <c:v>19.526874437928168</c:v>
                </c:pt>
                <c:pt idx="101">
                  <c:v>19.866002941131573</c:v>
                </c:pt>
                <c:pt idx="102">
                  <c:v>20.181350389122954</c:v>
                </c:pt>
                <c:pt idx="103">
                  <c:v>20.472616231441464</c:v>
                </c:pt>
                <c:pt idx="104">
                  <c:v>20.73937867283821</c:v>
                </c:pt>
                <c:pt idx="105">
                  <c:v>20.98133033215996</c:v>
                </c:pt>
                <c:pt idx="106">
                  <c:v>21.198445594310723</c:v>
                </c:pt>
                <c:pt idx="107">
                  <c:v>21.391007933020575</c:v>
                </c:pt>
                <c:pt idx="108">
                  <c:v>21.55948183536529</c:v>
                </c:pt>
                <c:pt idx="109">
                  <c:v>21.704295927286122</c:v>
                </c:pt>
                <c:pt idx="110">
                  <c:v>21.82568245232105</c:v>
                </c:pt>
                <c:pt idx="111">
                  <c:v>21.923677271604486</c:v>
                </c:pt>
                <c:pt idx="112">
                  <c:v>21.99825818538665</c:v>
                </c:pt>
                <c:pt idx="113">
                  <c:v>22.049568638205514</c:v>
                </c:pt>
                <c:pt idx="114">
                  <c:v>22.078032132983189</c:v>
                </c:pt>
                <c:pt idx="115">
                  <c:v>22.084338569641108</c:v>
                </c:pt>
                <c:pt idx="116">
                  <c:v>22.069307631254162</c:v>
                </c:pt>
                <c:pt idx="117">
                  <c:v>22.033659955859157</c:v>
                </c:pt>
                <c:pt idx="118">
                  <c:v>21.977930045127867</c:v>
                </c:pt>
                <c:pt idx="119">
                  <c:v>21.902498710155445</c:v>
                </c:pt>
                <c:pt idx="120">
                  <c:v>21.807765546441058</c:v>
                </c:pt>
                <c:pt idx="121">
                  <c:v>21.694335070252414</c:v>
                </c:pt>
                <c:pt idx="122">
                  <c:v>21.563090148568133</c:v>
                </c:pt>
                <c:pt idx="123">
                  <c:v>21.415142476558653</c:v>
                </c:pt>
                <c:pt idx="124">
                  <c:v>21.251658394932715</c:v>
                </c:pt>
                <c:pt idx="125">
                  <c:v>21.07367958426471</c:v>
                </c:pt>
                <c:pt idx="126">
                  <c:v>20.881737130880307</c:v>
                </c:pt>
                <c:pt idx="127">
                  <c:v>20.677166435122437</c:v>
                </c:pt>
                <c:pt idx="128">
                  <c:v>20.460440522432307</c:v>
                </c:pt>
                <c:pt idx="129">
                  <c:v>20.232256123423561</c:v>
                </c:pt>
                <c:pt idx="130">
                  <c:v>19.994450694322584</c:v>
                </c:pt>
                <c:pt idx="131">
                  <c:v>19.748076161742194</c:v>
                </c:pt>
                <c:pt idx="132">
                  <c:v>19.494461095333058</c:v>
                </c:pt>
                <c:pt idx="133">
                  <c:v>19.234744513034769</c:v>
                </c:pt>
                <c:pt idx="134">
                  <c:v>18.969857096672047</c:v>
                </c:pt>
                <c:pt idx="135">
                  <c:v>18.700628775358147</c:v>
                </c:pt>
                <c:pt idx="136">
                  <c:v>18.427957785129546</c:v>
                </c:pt>
                <c:pt idx="137">
                  <c:v>18.15290117561814</c:v>
                </c:pt>
                <c:pt idx="138">
                  <c:v>17.876691886782623</c:v>
                </c:pt>
                <c:pt idx="139">
                  <c:v>17.600607258081407</c:v>
                </c:pt>
                <c:pt idx="140">
                  <c:v>17.325796553492495</c:v>
                </c:pt>
                <c:pt idx="141">
                  <c:v>17.053147763013836</c:v>
                </c:pt>
                <c:pt idx="142">
                  <c:v>16.783345663547486</c:v>
                </c:pt>
                <c:pt idx="143">
                  <c:v>16.516977694630583</c:v>
                </c:pt>
                <c:pt idx="144">
                  <c:v>16.254694479703897</c:v>
                </c:pt>
                <c:pt idx="145">
                  <c:v>15.997291794419249</c:v>
                </c:pt>
                <c:pt idx="146">
                  <c:v>15.74566275179386</c:v>
                </c:pt>
                <c:pt idx="147">
                  <c:v>15.500664603710133</c:v>
                </c:pt>
                <c:pt idx="148">
                  <c:v>15.262961634993514</c:v>
                </c:pt>
                <c:pt idx="149">
                  <c:v>15.032955148816107</c:v>
                </c:pt>
                <c:pt idx="150">
                  <c:v>14.810856896638828</c:v>
                </c:pt>
                <c:pt idx="151">
                  <c:v>14.596817153692244</c:v>
                </c:pt>
                <c:pt idx="152">
                  <c:v>14.391066455841054</c:v>
                </c:pt>
                <c:pt idx="153">
                  <c:v>14.193976221978636</c:v>
                </c:pt>
                <c:pt idx="154">
                  <c:v>14.005963124334775</c:v>
                </c:pt>
                <c:pt idx="155">
                  <c:v>13.827372966706749</c:v>
                </c:pt>
                <c:pt idx="156">
                  <c:v>13.658335532248003</c:v>
                </c:pt>
                <c:pt idx="157">
                  <c:v>13.498750922083822</c:v>
                </c:pt>
                <c:pt idx="158">
                  <c:v>13.348371523618656</c:v>
                </c:pt>
                <c:pt idx="159">
                  <c:v>13.206955701112696</c:v>
                </c:pt>
                <c:pt idx="160">
                  <c:v>13.074379648268167</c:v>
                </c:pt>
                <c:pt idx="161">
                  <c:v>12.95065104961391</c:v>
                </c:pt>
                <c:pt idx="162">
                  <c:v>12.835813450813237</c:v>
                </c:pt>
                <c:pt idx="163">
                  <c:v>12.729807083308684</c:v>
                </c:pt>
                <c:pt idx="164">
                  <c:v>12.632383480668068</c:v>
                </c:pt>
                <c:pt idx="165">
                  <c:v>12.543103770911653</c:v>
                </c:pt>
                <c:pt idx="166">
                  <c:v>12.461454798281144</c:v>
                </c:pt>
                <c:pt idx="167">
                  <c:v>12.386986590921865</c:v>
                </c:pt>
                <c:pt idx="168">
                  <c:v>12.319402867555585</c:v>
                </c:pt>
                <c:pt idx="169">
                  <c:v>12.258526884019327</c:v>
                </c:pt>
                <c:pt idx="170">
                  <c:v>12.204204949736591</c:v>
                </c:pt>
                <c:pt idx="171">
                  <c:v>12.15616469085214</c:v>
                </c:pt>
                <c:pt idx="172">
                  <c:v>12.113974066078615</c:v>
                </c:pt>
                <c:pt idx="173">
                  <c:v>12.077060151100147</c:v>
                </c:pt>
                <c:pt idx="174">
                  <c:v>12.044836360216118</c:v>
                </c:pt>
                <c:pt idx="175">
                  <c:v>12.016819421946964</c:v>
                </c:pt>
                <c:pt idx="176">
                  <c:v>11.992669509351202</c:v>
                </c:pt>
                <c:pt idx="177">
                  <c:v>11.972153525054448</c:v>
                </c:pt>
                <c:pt idx="178">
                  <c:v>11.955029833316773</c:v>
                </c:pt>
                <c:pt idx="179">
                  <c:v>11.940938115119922</c:v>
                </c:pt>
                <c:pt idx="180">
                  <c:v>11.929380583763104</c:v>
                </c:pt>
                <c:pt idx="181">
                  <c:v>11.919809930026503</c:v>
                </c:pt>
                <c:pt idx="182">
                  <c:v>11.911519177258002</c:v>
                </c:pt>
                <c:pt idx="183">
                  <c:v>11.904137760400749</c:v>
                </c:pt>
                <c:pt idx="184">
                  <c:v>11.897376228868943</c:v>
                </c:pt>
                <c:pt idx="185">
                  <c:v>11.890929763019042</c:v>
                </c:pt>
                <c:pt idx="186">
                  <c:v>11.884514889121032</c:v>
                </c:pt>
                <c:pt idx="187">
                  <c:v>11.877751649916119</c:v>
                </c:pt>
                <c:pt idx="188">
                  <c:v>11.870113228261427</c:v>
                </c:pt>
                <c:pt idx="189">
                  <c:v>11.861029261350607</c:v>
                </c:pt>
                <c:pt idx="190">
                  <c:v>11.849966101348357</c:v>
                </c:pt>
                <c:pt idx="191">
                  <c:v>11.836513052880736</c:v>
                </c:pt>
                <c:pt idx="192">
                  <c:v>11.820366150140726</c:v>
                </c:pt>
                <c:pt idx="193">
                  <c:v>11.801260703802104</c:v>
                </c:pt>
                <c:pt idx="194">
                  <c:v>11.778877379000166</c:v>
                </c:pt>
                <c:pt idx="195">
                  <c:v>11.752787549793712</c:v>
                </c:pt>
                <c:pt idx="196">
                  <c:v>11.722472083568539</c:v>
                </c:pt>
                <c:pt idx="197">
                  <c:v>11.687387940287568</c:v>
                </c:pt>
                <c:pt idx="198">
                  <c:v>11.647071486711486</c:v>
                </c:pt>
                <c:pt idx="199">
                  <c:v>11.601183749735336</c:v>
                </c:pt>
                <c:pt idx="200">
                  <c:v>11.549477970600099</c:v>
                </c:pt>
                <c:pt idx="201">
                  <c:v>11.491727882623648</c:v>
                </c:pt>
                <c:pt idx="202">
                  <c:v>11.427650012075858</c:v>
                </c:pt>
                <c:pt idx="203">
                  <c:v>11.356863547861575</c:v>
                </c:pt>
                <c:pt idx="204">
                  <c:v>11.278937302529794</c:v>
                </c:pt>
                <c:pt idx="205">
                  <c:v>11.193454603850839</c:v>
                </c:pt>
                <c:pt idx="206">
                  <c:v>11.100102093815797</c:v>
                </c:pt>
                <c:pt idx="207">
                  <c:v>10.998692782223223</c:v>
                </c:pt>
                <c:pt idx="208">
                  <c:v>10.889125916361758</c:v>
                </c:pt>
                <c:pt idx="209">
                  <c:v>10.771312697231735</c:v>
                </c:pt>
                <c:pt idx="210">
                  <c:v>10.645103703439224</c:v>
                </c:pt>
                <c:pt idx="211">
                  <c:v>10.510283768176983</c:v>
                </c:pt>
                <c:pt idx="212">
                  <c:v>10.366604425013056</c:v>
                </c:pt>
                <c:pt idx="213">
                  <c:v>10.213882952928509</c:v>
                </c:pt>
                <c:pt idx="214">
                  <c:v>10.052047629654355</c:v>
                </c:pt>
                <c:pt idx="215">
                  <c:v>9.8811505392193286</c:v>
                </c:pt>
                <c:pt idx="216">
                  <c:v>9.7007143869995947</c:v>
                </c:pt>
                <c:pt idx="217">
                  <c:v>9.5120600581168677</c:v>
                </c:pt>
                <c:pt idx="218">
                  <c:v>9.3146342664956503</c:v>
                </c:pt>
                <c:pt idx="219">
                  <c:v>9.1084472581744169</c:v>
                </c:pt>
                <c:pt idx="220">
                  <c:v>8.8935067176818396</c:v>
                </c:pt>
                <c:pt idx="221">
                  <c:v>8.669891197979446</c:v>
                </c:pt>
                <c:pt idx="222">
                  <c:v>8.4377885431050981</c:v>
                </c:pt>
                <c:pt idx="223">
                  <c:v>8.1974856421351312</c:v>
                </c:pt>
                <c:pt idx="224">
                  <c:v>7.9493112221359743</c:v>
                </c:pt>
                <c:pt idx="225">
                  <c:v>7.6935692489146978</c:v>
                </c:pt>
                <c:pt idx="226">
                  <c:v>7.4304987967014231</c:v>
                </c:pt>
                <c:pt idx="227">
                  <c:v>7.1602902710437588</c:v>
                </c:pt>
                <c:pt idx="228">
                  <c:v>6.8831498734652845</c:v>
                </c:pt>
                <c:pt idx="229">
                  <c:v>6.5993551008402749</c:v>
                </c:pt>
                <c:pt idx="230">
                  <c:v>6.3092624299227715</c:v>
                </c:pt>
                <c:pt idx="231">
                  <c:v>6.0133150018751342</c:v>
                </c:pt>
                <c:pt idx="232">
                  <c:v>5.7119593732058993</c:v>
                </c:pt>
                <c:pt idx="233">
                  <c:v>5.4055870279669715</c:v>
                </c:pt>
                <c:pt idx="234">
                  <c:v>5.0945211432874151</c:v>
                </c:pt>
                <c:pt idx="235">
                  <c:v>4.7790345199406126</c:v>
                </c:pt>
                <c:pt idx="236">
                  <c:v>4.4594123393297149</c:v>
                </c:pt>
                <c:pt idx="237">
                  <c:v>4.1360123589634865</c:v>
                </c:pt>
                <c:pt idx="238">
                  <c:v>3.8092563740909098</c:v>
                </c:pt>
                <c:pt idx="239">
                  <c:v>3.4796129275113317</c:v>
                </c:pt>
                <c:pt idx="240">
                  <c:v>3.1475260142236938</c:v>
                </c:pt>
                <c:pt idx="241">
                  <c:v>2.8133689742535299</c:v>
                </c:pt>
                <c:pt idx="242">
                  <c:v>2.4772641196846963</c:v>
                </c:pt>
                <c:pt idx="243">
                  <c:v>2.1398447837680528</c:v>
                </c:pt>
                <c:pt idx="244">
                  <c:v>1.8011933617293805</c:v>
                </c:pt>
                <c:pt idx="245">
                  <c:v>1.4616440238431077</c:v>
                </c:pt>
                <c:pt idx="246">
                  <c:v>1.1215791821479781</c:v>
                </c:pt>
                <c:pt idx="247">
                  <c:v>0.7814021676778744</c:v>
                </c:pt>
                <c:pt idx="248">
                  <c:v>0.44147903616540118</c:v>
                </c:pt>
                <c:pt idx="249">
                  <c:v>0.10210111930500694</c:v>
                </c:pt>
                <c:pt idx="250">
                  <c:v>-0.23636327250860631</c:v>
                </c:pt>
                <c:pt idx="251">
                  <c:v>-0.57394988033920302</c:v>
                </c:pt>
                <c:pt idx="252">
                  <c:v>-0.91036147568374792</c:v>
                </c:pt>
                <c:pt idx="253">
                  <c:v>-1.245306713506579</c:v>
                </c:pt>
                <c:pt idx="254">
                  <c:v>-1.5784765049815153</c:v>
                </c:pt>
                <c:pt idx="255">
                  <c:v>-1.9095597334206096</c:v>
                </c:pt>
                <c:pt idx="256">
                  <c:v>-2.2382891479879592</c:v>
                </c:pt>
                <c:pt idx="257">
                  <c:v>-2.5644724220037447</c:v>
                </c:pt>
                <c:pt idx="258">
                  <c:v>-2.8879569321870777</c:v>
                </c:pt>
                <c:pt idx="259">
                  <c:v>-3.2086075589060732</c:v>
                </c:pt>
                <c:pt idx="260">
                  <c:v>-3.5262610059231503</c:v>
                </c:pt>
                <c:pt idx="261">
                  <c:v>-3.8407108582556222</c:v>
                </c:pt>
                <c:pt idx="262">
                  <c:v>-4.1517203897237742</c:v>
                </c:pt>
                <c:pt idx="263">
                  <c:v>-4.4590631201863227</c:v>
                </c:pt>
                <c:pt idx="264">
                  <c:v>-4.7625601708888983</c:v>
                </c:pt>
                <c:pt idx="265">
                  <c:v>-5.0620949931442718</c:v>
                </c:pt>
                <c:pt idx="266">
                  <c:v>-5.3575954377651156</c:v>
                </c:pt>
                <c:pt idx="267">
                  <c:v>-5.6489867940545038</c:v>
                </c:pt>
                <c:pt idx="268">
                  <c:v>-5.9361589170992008</c:v>
                </c:pt>
                <c:pt idx="269">
                  <c:v>-6.2189645200967281</c:v>
                </c:pt>
                <c:pt idx="270">
                  <c:v>-6.4972396664321099</c:v>
                </c:pt>
                <c:pt idx="271">
                  <c:v>-6.770834934711413</c:v>
                </c:pt>
                <c:pt idx="272">
                  <c:v>-7.0396581105887579</c:v>
                </c:pt>
                <c:pt idx="273">
                  <c:v>-7.3029057338833523</c:v>
                </c:pt>
                <c:pt idx="274">
                  <c:v>-7.5620271921157718</c:v>
                </c:pt>
                <c:pt idx="275">
                  <c:v>-7.816382534801912</c:v>
                </c:pt>
                <c:pt idx="276">
                  <c:v>-8.0658513709902717</c:v>
                </c:pt>
                <c:pt idx="277">
                  <c:v>-8.3103577092289544</c:v>
                </c:pt>
                <c:pt idx="278">
                  <c:v>-8.549813604354819</c:v>
                </c:pt>
                <c:pt idx="279">
                  <c:v>-8.7841618493199309</c:v>
                </c:pt>
                <c:pt idx="280">
                  <c:v>-9.0133930519222787</c:v>
                </c:pt>
                <c:pt idx="281">
                  <c:v>-9.2375405117869249</c:v>
                </c:pt>
                <c:pt idx="282">
                  <c:v>-9.456663997471324</c:v>
                </c:pt>
                <c:pt idx="283">
                  <c:v>-9.6708070546388427</c:v>
                </c:pt>
                <c:pt idx="284">
                  <c:v>-9.879986760020218</c:v>
                </c:pt>
                <c:pt idx="285">
                  <c:v>-10.0841920137405</c:v>
                </c:pt>
                <c:pt idx="286">
                  <c:v>-10.283415985107379</c:v>
                </c:pt>
                <c:pt idx="287">
                  <c:v>-10.477680020034269</c:v>
                </c:pt>
                <c:pt idx="288">
                  <c:v>-10.667054986953687</c:v>
                </c:pt>
                <c:pt idx="289">
                  <c:v>-10.851645053923098</c:v>
                </c:pt>
                <c:pt idx="290">
                  <c:v>-11.031571465730638</c:v>
                </c:pt>
                <c:pt idx="291">
                  <c:v>-11.206936682760665</c:v>
                </c:pt>
                <c:pt idx="292">
                  <c:v>-11.377809011936172</c:v>
                </c:pt>
                <c:pt idx="293">
                  <c:v>-11.54423541426657</c:v>
                </c:pt>
                <c:pt idx="294">
                  <c:v>-11.706268827617114</c:v>
                </c:pt>
                <c:pt idx="295">
                  <c:v>-11.863998050987696</c:v>
                </c:pt>
                <c:pt idx="296">
                  <c:v>-12.016905659437164</c:v>
                </c:pt>
                <c:pt idx="297">
                  <c:v>-12.166094809770534</c:v>
                </c:pt>
                <c:pt idx="298">
                  <c:v>-12.311794330179678</c:v>
                </c:pt>
                <c:pt idx="299">
                  <c:v>-12.453754046559302</c:v>
                </c:pt>
                <c:pt idx="300">
                  <c:v>-12.592075565457296</c:v>
                </c:pt>
                <c:pt idx="301">
                  <c:v>-12.72684427052733</c:v>
                </c:pt>
                <c:pt idx="302">
                  <c:v>-12.858154937624919</c:v>
                </c:pt>
                <c:pt idx="303">
                  <c:v>-12.986125396192044</c:v>
                </c:pt>
                <c:pt idx="304">
                  <c:v>-13.110903359949589</c:v>
                </c:pt>
                <c:pt idx="305">
                  <c:v>-13.232650204002836</c:v>
                </c:pt>
                <c:pt idx="306">
                  <c:v>-13.351521326601457</c:v>
                </c:pt>
                <c:pt idx="307">
                  <c:v>-13.467642241716332</c:v>
                </c:pt>
                <c:pt idx="308">
                  <c:v>-13.581108579039554</c:v>
                </c:pt>
                <c:pt idx="309">
                  <c:v>-13.69200657606121</c:v>
                </c:pt>
                <c:pt idx="310">
                  <c:v>-13.800432716309979</c:v>
                </c:pt>
                <c:pt idx="311">
                  <c:v>-13.906497998535579</c:v>
                </c:pt>
                <c:pt idx="312">
                  <c:v>-14.010339036583893</c:v>
                </c:pt>
                <c:pt idx="313">
                  <c:v>-14.112101836502525</c:v>
                </c:pt>
                <c:pt idx="314">
                  <c:v>-14.211912766098937</c:v>
                </c:pt>
                <c:pt idx="315">
                  <c:v>-14.309870016574857</c:v>
                </c:pt>
                <c:pt idx="316">
                  <c:v>-14.406042748689638</c:v>
                </c:pt>
                <c:pt idx="317">
                  <c:v>-14.50048560798164</c:v>
                </c:pt>
                <c:pt idx="318">
                  <c:v>-14.593272024393071</c:v>
                </c:pt>
                <c:pt idx="319">
                  <c:v>-14.684490796923599</c:v>
                </c:pt>
                <c:pt idx="320">
                  <c:v>-14.774240970611528</c:v>
                </c:pt>
                <c:pt idx="321">
                  <c:v>-14.862438869476293</c:v>
                </c:pt>
                <c:pt idx="322">
                  <c:v>-14.949467012286151</c:v>
                </c:pt>
                <c:pt idx="323">
                  <c:v>-15.035361260175689</c:v>
                </c:pt>
                <c:pt idx="324">
                  <c:v>-15.119817647337884</c:v>
                </c:pt>
                <c:pt idx="325">
                  <c:v>-15.203281876444787</c:v>
                </c:pt>
                <c:pt idx="326">
                  <c:v>-15.285666856169671</c:v>
                </c:pt>
                <c:pt idx="327">
                  <c:v>-15.366953802108755</c:v>
                </c:pt>
                <c:pt idx="328">
                  <c:v>-15.446994146704625</c:v>
                </c:pt>
                <c:pt idx="329">
                  <c:v>-15.526221638917868</c:v>
                </c:pt>
                <c:pt idx="330">
                  <c:v>-15.604516741633391</c:v>
                </c:pt>
                <c:pt idx="331">
                  <c:v>-15.68185042440888</c:v>
                </c:pt>
                <c:pt idx="332">
                  <c:v>-15.758222687244386</c:v>
                </c:pt>
                <c:pt idx="333">
                  <c:v>-15.833614745736073</c:v>
                </c:pt>
                <c:pt idx="334">
                  <c:v>-15.908021476864786</c:v>
                </c:pt>
                <c:pt idx="335">
                  <c:v>-15.981441172957416</c:v>
                </c:pt>
                <c:pt idx="336">
                  <c:v>-16.053882372379274</c:v>
                </c:pt>
                <c:pt idx="337">
                  <c:v>-16.125343367457369</c:v>
                </c:pt>
                <c:pt idx="338">
                  <c:v>-16.195808789134013</c:v>
                </c:pt>
                <c:pt idx="339">
                  <c:v>-16.265237653255419</c:v>
                </c:pt>
                <c:pt idx="340">
                  <c:v>-16.333582144975654</c:v>
                </c:pt>
                <c:pt idx="341">
                  <c:v>-16.400787618756247</c:v>
                </c:pt>
                <c:pt idx="342">
                  <c:v>-16.466809675097412</c:v>
                </c:pt>
                <c:pt idx="343">
                  <c:v>-16.531513407826381</c:v>
                </c:pt>
                <c:pt idx="344">
                  <c:v>-16.594851002097109</c:v>
                </c:pt>
                <c:pt idx="345">
                  <c:v>-16.657087147235817</c:v>
                </c:pt>
                <c:pt idx="346">
                  <c:v>-16.717962276935552</c:v>
                </c:pt>
                <c:pt idx="347">
                  <c:v>-16.777389299869522</c:v>
                </c:pt>
                <c:pt idx="348">
                  <c:v>-16.835281124711006</c:v>
                </c:pt>
                <c:pt idx="349">
                  <c:v>-16.89161213636396</c:v>
                </c:pt>
                <c:pt idx="350">
                  <c:v>-16.946273043751706</c:v>
                </c:pt>
                <c:pt idx="351">
                  <c:v>-16.999149432778317</c:v>
                </c:pt>
                <c:pt idx="352">
                  <c:v>-17.050167873501749</c:v>
                </c:pt>
                <c:pt idx="353">
                  <c:v>-17.099405211210197</c:v>
                </c:pt>
                <c:pt idx="354">
                  <c:v>-17.146683847904168</c:v>
                </c:pt>
                <c:pt idx="355">
                  <c:v>-17.191204592585546</c:v>
                </c:pt>
                <c:pt idx="356">
                  <c:v>-17.233558300137467</c:v>
                </c:pt>
                <c:pt idx="357">
                  <c:v>-17.274216288328137</c:v>
                </c:pt>
                <c:pt idx="358">
                  <c:v>-17.312623563408842</c:v>
                </c:pt>
                <c:pt idx="359">
                  <c:v>-17.34854617416854</c:v>
                </c:pt>
                <c:pt idx="360">
                  <c:v>-17.381890198588319</c:v>
                </c:pt>
                <c:pt idx="361">
                  <c:v>-17.412764927744838</c:v>
                </c:pt>
                <c:pt idx="362">
                  <c:v>-17.440956902503917</c:v>
                </c:pt>
                <c:pt idx="363">
                  <c:v>-17.465465426445</c:v>
                </c:pt>
                <c:pt idx="364">
                  <c:v>-17.486966738104787</c:v>
                </c:pt>
                <c:pt idx="365">
                  <c:v>-17.506314674019801</c:v>
                </c:pt>
                <c:pt idx="366">
                  <c:v>-17.522751027345617</c:v>
                </c:pt>
                <c:pt idx="367">
                  <c:v>-17.536014524102157</c:v>
                </c:pt>
                <c:pt idx="368">
                  <c:v>-17.546024903655017</c:v>
                </c:pt>
                <c:pt idx="369">
                  <c:v>-17.552797535061824</c:v>
                </c:pt>
                <c:pt idx="370">
                  <c:v>-17.556195804476697</c:v>
                </c:pt>
                <c:pt idx="371">
                  <c:v>-17.55613262057302</c:v>
                </c:pt>
                <c:pt idx="372">
                  <c:v>-17.551434811949683</c:v>
                </c:pt>
                <c:pt idx="373">
                  <c:v>-17.542969876527785</c:v>
                </c:pt>
                <c:pt idx="374">
                  <c:v>-17.531854632496803</c:v>
                </c:pt>
                <c:pt idx="375">
                  <c:v>-17.517175474762865</c:v>
                </c:pt>
                <c:pt idx="376">
                  <c:v>-17.498700159788108</c:v>
                </c:pt>
                <c:pt idx="377">
                  <c:v>-17.476374042034109</c:v>
                </c:pt>
                <c:pt idx="378">
                  <c:v>-17.450140768289515</c:v>
                </c:pt>
                <c:pt idx="379">
                  <c:v>-17.419559758901592</c:v>
                </c:pt>
                <c:pt idx="380">
                  <c:v>-17.384569537639607</c:v>
                </c:pt>
                <c:pt idx="381">
                  <c:v>-17.345101797580675</c:v>
                </c:pt>
                <c:pt idx="382">
                  <c:v>-17.301431474089608</c:v>
                </c:pt>
                <c:pt idx="383">
                  <c:v>-17.254156252741797</c:v>
                </c:pt>
                <c:pt idx="384">
                  <c:v>-17.202526465058284</c:v>
                </c:pt>
                <c:pt idx="385">
                  <c:v>-17.146919506788244</c:v>
                </c:pt>
                <c:pt idx="386">
                  <c:v>-17.086585709452599</c:v>
                </c:pt>
                <c:pt idx="387">
                  <c:v>-17.022006636857981</c:v>
                </c:pt>
                <c:pt idx="388">
                  <c:v>-16.953718498349161</c:v>
                </c:pt>
                <c:pt idx="389">
                  <c:v>-16.881125316023795</c:v>
                </c:pt>
                <c:pt idx="390">
                  <c:v>-16.804804283380491</c:v>
                </c:pt>
                <c:pt idx="391">
                  <c:v>-16.724314820766409</c:v>
                </c:pt>
                <c:pt idx="392">
                  <c:v>-16.639786711335177</c:v>
                </c:pt>
                <c:pt idx="393">
                  <c:v>-16.551698103547078</c:v>
                </c:pt>
                <c:pt idx="394">
                  <c:v>-16.459494003653521</c:v>
                </c:pt>
                <c:pt idx="395">
                  <c:v>-16.361345493793472</c:v>
                </c:pt>
                <c:pt idx="396">
                  <c:v>-16.259248843789095</c:v>
                </c:pt>
                <c:pt idx="397">
                  <c:v>-16.153149408102021</c:v>
                </c:pt>
                <c:pt idx="398">
                  <c:v>-16.043327245116224</c:v>
                </c:pt>
                <c:pt idx="399">
                  <c:v>-15.929574018716776</c:v>
                </c:pt>
                <c:pt idx="400">
                  <c:v>-15.812337139248838</c:v>
                </c:pt>
                <c:pt idx="401">
                  <c:v>-15.691217011213295</c:v>
                </c:pt>
                <c:pt idx="402">
                  <c:v>-15.566802781820288</c:v>
                </c:pt>
                <c:pt idx="403">
                  <c:v>-15.438507011532783</c:v>
                </c:pt>
                <c:pt idx="404">
                  <c:v>-15.305950596928565</c:v>
                </c:pt>
                <c:pt idx="405">
                  <c:v>-15.16982343792913</c:v>
                </c:pt>
                <c:pt idx="406">
                  <c:v>-15.03050293028353</c:v>
                </c:pt>
                <c:pt idx="407">
                  <c:v>-14.88770560026164</c:v>
                </c:pt>
                <c:pt idx="408">
                  <c:v>-14.741960826516141</c:v>
                </c:pt>
                <c:pt idx="409">
                  <c:v>-14.592756307125088</c:v>
                </c:pt>
                <c:pt idx="410">
                  <c:v>-14.440496760606743</c:v>
                </c:pt>
                <c:pt idx="411">
                  <c:v>-14.284765514731378</c:v>
                </c:pt>
                <c:pt idx="412">
                  <c:v>-14.125946795940358</c:v>
                </c:pt>
                <c:pt idx="413">
                  <c:v>-13.964531560242154</c:v>
                </c:pt>
                <c:pt idx="414">
                  <c:v>-13.800068128108977</c:v>
                </c:pt>
                <c:pt idx="415">
                  <c:v>-13.632916818559146</c:v>
                </c:pt>
                <c:pt idx="416">
                  <c:v>-13.462689135968661</c:v>
                </c:pt>
                <c:pt idx="417">
                  <c:v>-13.289833344519096</c:v>
                </c:pt>
                <c:pt idx="418">
                  <c:v>-13.11473623216151</c:v>
                </c:pt>
                <c:pt idx="419">
                  <c:v>-12.937116886675355</c:v>
                </c:pt>
                <c:pt idx="420">
                  <c:v>-12.757386003434629</c:v>
                </c:pt>
                <c:pt idx="421">
                  <c:v>-12.575358299910993</c:v>
                </c:pt>
                <c:pt idx="422">
                  <c:v>-12.391119159758064</c:v>
                </c:pt>
                <c:pt idx="423">
                  <c:v>-12.204693344235366</c:v>
                </c:pt>
                <c:pt idx="424">
                  <c:v>-12.016202951967676</c:v>
                </c:pt>
                <c:pt idx="425">
                  <c:v>-11.826033063232888</c:v>
                </c:pt>
                <c:pt idx="426">
                  <c:v>-11.634038525819756</c:v>
                </c:pt>
                <c:pt idx="427">
                  <c:v>-11.440116025507397</c:v>
                </c:pt>
                <c:pt idx="428">
                  <c:v>-11.244606243073937</c:v>
                </c:pt>
                <c:pt idx="429">
                  <c:v>-11.047594562172875</c:v>
                </c:pt>
                <c:pt idx="430">
                  <c:v>-10.848748840391634</c:v>
                </c:pt>
                <c:pt idx="431">
                  <c:v>-10.648582233488504</c:v>
                </c:pt>
                <c:pt idx="432">
                  <c:v>-10.447233062982537</c:v>
                </c:pt>
                <c:pt idx="433">
                  <c:v>-10.244640706479517</c:v>
                </c:pt>
                <c:pt idx="434">
                  <c:v>-10.040961416065636</c:v>
                </c:pt>
                <c:pt idx="435">
                  <c:v>-9.8363096058368349</c:v>
                </c:pt>
                <c:pt idx="436">
                  <c:v>-9.6307228446006228</c:v>
                </c:pt>
                <c:pt idx="437">
                  <c:v>-9.4243249386548893</c:v>
                </c:pt>
                <c:pt idx="438">
                  <c:v>-9.2171269878744653</c:v>
                </c:pt>
                <c:pt idx="439">
                  <c:v>-9.0092698752879734</c:v>
                </c:pt>
                <c:pt idx="440">
                  <c:v>-8.800711762905097</c:v>
                </c:pt>
                <c:pt idx="441">
                  <c:v>-8.5915969491004471</c:v>
                </c:pt>
                <c:pt idx="442">
                  <c:v>-8.3818998187779812</c:v>
                </c:pt>
                <c:pt idx="443">
                  <c:v>-8.1717057555913737</c:v>
                </c:pt>
                <c:pt idx="444">
                  <c:v>-7.9611300274729695</c:v>
                </c:pt>
                <c:pt idx="445">
                  <c:v>-7.7501700729131393</c:v>
                </c:pt>
                <c:pt idx="446">
                  <c:v>-7.538877122104144</c:v>
                </c:pt>
                <c:pt idx="447">
                  <c:v>-7.3273348510264968</c:v>
                </c:pt>
                <c:pt idx="448">
                  <c:v>-7.1155812554061137</c:v>
                </c:pt>
                <c:pt idx="449">
                  <c:v>-6.9036436580121512</c:v>
                </c:pt>
                <c:pt idx="450">
                  <c:v>-6.6915912196039606</c:v>
                </c:pt>
                <c:pt idx="451">
                  <c:v>-6.4794674858450767</c:v>
                </c:pt>
                <c:pt idx="452">
                  <c:v>-6.2672993525862468</c:v>
                </c:pt>
                <c:pt idx="453">
                  <c:v>-6.0551179848611314</c:v>
                </c:pt>
                <c:pt idx="454">
                  <c:v>-5.8429507054388266</c:v>
                </c:pt>
                <c:pt idx="455">
                  <c:v>-5.6308205679058991</c:v>
                </c:pt>
                <c:pt idx="456">
                  <c:v>-5.4187514796853051</c:v>
                </c:pt>
                <c:pt idx="457">
                  <c:v>-5.2068113207817035</c:v>
                </c:pt>
                <c:pt idx="458">
                  <c:v>-4.9949962489306916</c:v>
                </c:pt>
                <c:pt idx="459">
                  <c:v>-4.7833049833774535</c:v>
                </c:pt>
                <c:pt idx="460">
                  <c:v>-4.5717750929295988</c:v>
                </c:pt>
                <c:pt idx="461">
                  <c:v>-4.360393770039078</c:v>
                </c:pt>
                <c:pt idx="462">
                  <c:v>-4.1491904720663975</c:v>
                </c:pt>
                <c:pt idx="463">
                  <c:v>-3.9381600759923416</c:v>
                </c:pt>
                <c:pt idx="464">
                  <c:v>-3.7273094125091988</c:v>
                </c:pt>
                <c:pt idx="465">
                  <c:v>-3.5166608948260545</c:v>
                </c:pt>
                <c:pt idx="466">
                  <c:v>-3.3062198594212511</c:v>
                </c:pt>
                <c:pt idx="467">
                  <c:v>-3.095991002395746</c:v>
                </c:pt>
                <c:pt idx="468">
                  <c:v>-2.8859758179634798</c:v>
                </c:pt>
                <c:pt idx="469">
                  <c:v>-2.6762477360665784</c:v>
                </c:pt>
                <c:pt idx="470">
                  <c:v>-2.4667452804744188</c:v>
                </c:pt>
                <c:pt idx="471">
                  <c:v>-2.2574206363409703</c:v>
                </c:pt>
                <c:pt idx="472">
                  <c:v>-2.0483156416565178</c:v>
                </c:pt>
                <c:pt idx="473">
                  <c:v>-1.8393876045942281</c:v>
                </c:pt>
                <c:pt idx="474">
                  <c:v>-1.6306598989292931</c:v>
                </c:pt>
                <c:pt idx="475">
                  <c:v>-1.4224835582077473</c:v>
                </c:pt>
              </c:numCache>
            </c:numRef>
          </c:yVal>
          <c:smooth val="1"/>
          <c:extLst>
            <c:ext xmlns:c16="http://schemas.microsoft.com/office/drawing/2014/chart" uri="{C3380CC4-5D6E-409C-BE32-E72D297353CC}">
              <c16:uniqueId val="{00000006-4789-45DC-97F7-B59DC835213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Лист1!$I$2:$I$477</c:f>
              <c:numCache>
                <c:formatCode>0.00</c:formatCode>
                <c:ptCount val="476"/>
                <c:pt idx="0">
                  <c:v>7.6394906580447666</c:v>
                </c:pt>
                <c:pt idx="1">
                  <c:v>7.32246115207671</c:v>
                </c:pt>
                <c:pt idx="2">
                  <c:v>7.3519065588712564</c:v>
                </c:pt>
                <c:pt idx="3">
                  <c:v>6.5863217130303111</c:v>
                </c:pt>
                <c:pt idx="4">
                  <c:v>6.4166588433086762</c:v>
                </c:pt>
                <c:pt idx="5">
                  <c:v>6.2055955745279663</c:v>
                </c:pt>
                <c:pt idx="6">
                  <c:v>5.9552451521158041</c:v>
                </c:pt>
                <c:pt idx="7">
                  <c:v>5.6685985654592477</c:v>
                </c:pt>
                <c:pt idx="8">
                  <c:v>5.3455785423517179</c:v>
                </c:pt>
                <c:pt idx="9">
                  <c:v>4.9893015861511207</c:v>
                </c:pt>
                <c:pt idx="10">
                  <c:v>4.6052168816328001</c:v>
                </c:pt>
                <c:pt idx="11">
                  <c:v>4.1950282596051691</c:v>
                </c:pt>
                <c:pt idx="12">
                  <c:v>3.761767693608995</c:v>
                </c:pt>
                <c:pt idx="13">
                  <c:v>3.3086054787039729</c:v>
                </c:pt>
                <c:pt idx="14">
                  <c:v>2.8395644657313803</c:v>
                </c:pt>
                <c:pt idx="15">
                  <c:v>2.3591174773871888</c:v>
                </c:pt>
                <c:pt idx="16">
                  <c:v>1.8709214955568301</c:v>
                </c:pt>
                <c:pt idx="17">
                  <c:v>1.377397680468853</c:v>
                </c:pt>
                <c:pt idx="18">
                  <c:v>0.88017750028520791</c:v>
                </c:pt>
                <c:pt idx="19">
                  <c:v>0.38125719814561293</c:v>
                </c:pt>
                <c:pt idx="20">
                  <c:v>-0.11569402352906757</c:v>
                </c:pt>
                <c:pt idx="21">
                  <c:v>-0.608236807119098</c:v>
                </c:pt>
                <c:pt idx="22">
                  <c:v>-1.0935110136866526</c:v>
                </c:pt>
                <c:pt idx="23">
                  <c:v>-1.5683773264288896</c:v>
                </c:pt>
                <c:pt idx="24">
                  <c:v>-2.0298127904534322</c:v>
                </c:pt>
                <c:pt idx="25">
                  <c:v>-2.4754059579223342</c:v>
                </c:pt>
                <c:pt idx="26">
                  <c:v>-2.9040940158069093</c:v>
                </c:pt>
                <c:pt idx="27">
                  <c:v>-3.3148692235350601</c:v>
                </c:pt>
                <c:pt idx="28">
                  <c:v>-3.7068578928709011</c:v>
                </c:pt>
                <c:pt idx="29">
                  <c:v>-4.0783865042030767</c:v>
                </c:pt>
                <c:pt idx="30">
                  <c:v>-4.4284193538129326</c:v>
                </c:pt>
                <c:pt idx="31">
                  <c:v>-4.7551377698779094</c:v>
                </c:pt>
                <c:pt idx="32">
                  <c:v>-5.0571807369589781</c:v>
                </c:pt>
                <c:pt idx="33">
                  <c:v>-5.3338455475866775</c:v>
                </c:pt>
                <c:pt idx="34">
                  <c:v>-5.5851087212562538</c:v>
                </c:pt>
                <c:pt idx="35">
                  <c:v>-5.8113088041543817</c:v>
                </c:pt>
                <c:pt idx="36">
                  <c:v>-6.0126601092516916</c:v>
                </c:pt>
                <c:pt idx="37">
                  <c:v>-6.1889380775391807</c:v>
                </c:pt>
                <c:pt idx="38">
                  <c:v>-6.3396022304892297</c:v>
                </c:pt>
                <c:pt idx="39">
                  <c:v>-6.4639455914497228</c:v>
                </c:pt>
                <c:pt idx="40">
                  <c:v>-6.5615724071859969</c:v>
                </c:pt>
                <c:pt idx="41">
                  <c:v>-6.6326423451304031</c:v>
                </c:pt>
                <c:pt idx="42">
                  <c:v>-6.6778000518679095</c:v>
                </c:pt>
                <c:pt idx="43">
                  <c:v>-6.697815261036129</c:v>
                </c:pt>
                <c:pt idx="44">
                  <c:v>-6.6931528866290755</c:v>
                </c:pt>
                <c:pt idx="45">
                  <c:v>-6.6637621253728359</c:v>
                </c:pt>
                <c:pt idx="46">
                  <c:v>-6.6091755017638203</c:v>
                </c:pt>
                <c:pt idx="47">
                  <c:v>-6.5288743101060041</c:v>
                </c:pt>
                <c:pt idx="48">
                  <c:v>-6.4226783908903133</c:v>
                </c:pt>
                <c:pt idx="49">
                  <c:v>-6.2909015290438939</c:v>
                </c:pt>
                <c:pt idx="50">
                  <c:v>-6.1341956287622059</c:v>
                </c:pt>
                <c:pt idx="51">
                  <c:v>-5.9531741715967286</c:v>
                </c:pt>
                <c:pt idx="52">
                  <c:v>-5.7480548858642218</c:v>
                </c:pt>
                <c:pt idx="53">
                  <c:v>-5.5185722284018954</c:v>
                </c:pt>
                <c:pt idx="54">
                  <c:v>-5.2641750477254368</c:v>
                </c:pt>
                <c:pt idx="55">
                  <c:v>-4.9844167873263334</c:v>
                </c:pt>
                <c:pt idx="56">
                  <c:v>-4.6792799435555921</c:v>
                </c:pt>
                <c:pt idx="57">
                  <c:v>-4.3492354072630368</c:v>
                </c:pt>
                <c:pt idx="58">
                  <c:v>-3.9950349815189803</c:v>
                </c:pt>
                <c:pt idx="59">
                  <c:v>-3.617335693538184</c:v>
                </c:pt>
                <c:pt idx="60">
                  <c:v>-3.216443216800688</c:v>
                </c:pt>
                <c:pt idx="61">
                  <c:v>-2.7923144325613976</c:v>
                </c:pt>
                <c:pt idx="62">
                  <c:v>-2.3448223326355211</c:v>
                </c:pt>
                <c:pt idx="63">
                  <c:v>-1.8741199672222093</c:v>
                </c:pt>
                <c:pt idx="64">
                  <c:v>-1.3808746095746716</c:v>
                </c:pt>
                <c:pt idx="65">
                  <c:v>-0.86622821269556349</c:v>
                </c:pt>
                <c:pt idx="66">
                  <c:v>-0.33155182460322924</c:v>
                </c:pt>
                <c:pt idx="67">
                  <c:v>0.22191063493955876</c:v>
                </c:pt>
                <c:pt idx="68">
                  <c:v>0.79322193358093118</c:v>
                </c:pt>
                <c:pt idx="69">
                  <c:v>1.3816641949117137</c:v>
                </c:pt>
                <c:pt idx="70">
                  <c:v>1.9864667113870349</c:v>
                </c:pt>
                <c:pt idx="71">
                  <c:v>2.6064993236213865</c:v>
                </c:pt>
                <c:pt idx="72">
                  <c:v>3.2401448652148219</c:v>
                </c:pt>
                <c:pt idx="73">
                  <c:v>3.8854049317538735</c:v>
                </c:pt>
                <c:pt idx="74">
                  <c:v>4.5401857025921313</c:v>
                </c:pt>
                <c:pt idx="75">
                  <c:v>5.2026774711906878</c:v>
                </c:pt>
                <c:pt idx="76">
                  <c:v>5.8711802490055307</c:v>
                </c:pt>
                <c:pt idx="77">
                  <c:v>6.5444324925541704</c:v>
                </c:pt>
                <c:pt idx="78">
                  <c:v>7.2210219562053499</c:v>
                </c:pt>
                <c:pt idx="79">
                  <c:v>7.8992174863814748</c:v>
                </c:pt>
                <c:pt idx="80">
                  <c:v>8.5769314527511433</c:v>
                </c:pt>
                <c:pt idx="81">
                  <c:v>9.2518892347812169</c:v>
                </c:pt>
                <c:pt idx="82">
                  <c:v>9.9219306260347224</c:v>
                </c:pt>
                <c:pt idx="83">
                  <c:v>10.585242077708202</c:v>
                </c:pt>
                <c:pt idx="84">
                  <c:v>11.240397682785954</c:v>
                </c:pt>
                <c:pt idx="85">
                  <c:v>11.886177308857395</c:v>
                </c:pt>
                <c:pt idx="86">
                  <c:v>12.521299347281431</c:v>
                </c:pt>
                <c:pt idx="87">
                  <c:v>13.144255068898149</c:v>
                </c:pt>
                <c:pt idx="88">
                  <c:v>13.753318870067568</c:v>
                </c:pt>
                <c:pt idx="89">
                  <c:v>14.346743801236123</c:v>
                </c:pt>
                <c:pt idx="90">
                  <c:v>14.922779497504195</c:v>
                </c:pt>
                <c:pt idx="91">
                  <c:v>15.480860719084705</c:v>
                </c:pt>
                <c:pt idx="92">
                  <c:v>16.020026046037671</c:v>
                </c:pt>
                <c:pt idx="93">
                  <c:v>16.539725607633585</c:v>
                </c:pt>
                <c:pt idx="94">
                  <c:v>17.039315611123996</c:v>
                </c:pt>
                <c:pt idx="95">
                  <c:v>17.517954173684082</c:v>
                </c:pt>
                <c:pt idx="96">
                  <c:v>17.974647429585438</c:v>
                </c:pt>
                <c:pt idx="97">
                  <c:v>18.408473235368707</c:v>
                </c:pt>
                <c:pt idx="98">
                  <c:v>18.818796336650813</c:v>
                </c:pt>
                <c:pt idx="99">
                  <c:v>19.205355459451635</c:v>
                </c:pt>
                <c:pt idx="100">
                  <c:v>19.568165972828865</c:v>
                </c:pt>
                <c:pt idx="101">
                  <c:v>19.907291060686106</c:v>
                </c:pt>
                <c:pt idx="102">
                  <c:v>20.222645339369755</c:v>
                </c:pt>
                <c:pt idx="103">
                  <c:v>20.513921427726736</c:v>
                </c:pt>
                <c:pt idx="104">
                  <c:v>20.780704361200318</c:v>
                </c:pt>
                <c:pt idx="105">
                  <c:v>21.02268163561817</c:v>
                </c:pt>
                <c:pt idx="106">
                  <c:v>21.239829343557357</c:v>
                </c:pt>
                <c:pt idx="107">
                  <c:v>21.432434374093987</c:v>
                </c:pt>
                <c:pt idx="108">
                  <c:v>21.600954383611636</c:v>
                </c:pt>
                <c:pt idx="109">
                  <c:v>21.745824828743885</c:v>
                </c:pt>
                <c:pt idx="110">
                  <c:v>21.867276245355598</c:v>
                </c:pt>
                <c:pt idx="111">
                  <c:v>21.965339371561974</c:v>
                </c:pt>
                <c:pt idx="112">
                  <c:v>22.03999713063239</c:v>
                </c:pt>
                <c:pt idx="113">
                  <c:v>22.091387844085666</c:v>
                </c:pt>
                <c:pt idx="114">
                  <c:v>22.119935014843907</c:v>
                </c:pt>
                <c:pt idx="115">
                  <c:v>22.126331958174653</c:v>
                </c:pt>
                <c:pt idx="116">
                  <c:v>22.111393234133701</c:v>
                </c:pt>
                <c:pt idx="117">
                  <c:v>22.075842896103843</c:v>
                </c:pt>
                <c:pt idx="118">
                  <c:v>22.020213738083797</c:v>
                </c:pt>
                <c:pt idx="119">
                  <c:v>21.944883155822733</c:v>
                </c:pt>
                <c:pt idx="120">
                  <c:v>21.850250744819597</c:v>
                </c:pt>
                <c:pt idx="121">
                  <c:v>21.736921021342255</c:v>
                </c:pt>
                <c:pt idx="122">
                  <c:v>21.605773437023117</c:v>
                </c:pt>
                <c:pt idx="123">
                  <c:v>21.457926517724939</c:v>
                </c:pt>
                <c:pt idx="124">
                  <c:v>21.294538065791095</c:v>
                </c:pt>
                <c:pt idx="125">
                  <c:v>21.116653177142133</c:v>
                </c:pt>
                <c:pt idx="126">
                  <c:v>20.924802938103667</c:v>
                </c:pt>
                <c:pt idx="127">
                  <c:v>20.720322749018628</c:v>
                </c:pt>
                <c:pt idx="128">
                  <c:v>20.503680512309064</c:v>
                </c:pt>
                <c:pt idx="129">
                  <c:v>20.275578081607776</c:v>
                </c:pt>
                <c:pt idx="130">
                  <c:v>20.037849497795055</c:v>
                </c:pt>
                <c:pt idx="131">
                  <c:v>19.791546687483763</c:v>
                </c:pt>
                <c:pt idx="132">
                  <c:v>19.538003343343725</c:v>
                </c:pt>
                <c:pt idx="133">
                  <c:v>19.27835336029527</c:v>
                </c:pt>
                <c:pt idx="134">
                  <c:v>19.013525712490065</c:v>
                </c:pt>
                <c:pt idx="135">
                  <c:v>18.744357159733735</c:v>
                </c:pt>
                <c:pt idx="136">
                  <c:v>18.471740815043439</c:v>
                </c:pt>
                <c:pt idx="137">
                  <c:v>18.196737143397293</c:v>
                </c:pt>
                <c:pt idx="138">
                  <c:v>17.920573961734771</c:v>
                </c:pt>
                <c:pt idx="139">
                  <c:v>17.644535440206493</c:v>
                </c:pt>
                <c:pt idx="140">
                  <c:v>17.369764012098262</c:v>
                </c:pt>
                <c:pt idx="141">
                  <c:v>17.097156205773334</c:v>
                </c:pt>
                <c:pt idx="142">
                  <c:v>16.827391675114612</c:v>
                </c:pt>
                <c:pt idx="143">
                  <c:v>16.56106127500534</c:v>
                </c:pt>
                <c:pt idx="144">
                  <c:v>16.298810505866957</c:v>
                </c:pt>
                <c:pt idx="145">
                  <c:v>16.041438558697681</c:v>
                </c:pt>
                <c:pt idx="146">
                  <c:v>15.789840254187546</c:v>
                </c:pt>
                <c:pt idx="147">
                  <c:v>15.544871136546135</c:v>
                </c:pt>
                <c:pt idx="148">
                  <c:v>15.307193782925561</c:v>
                </c:pt>
                <c:pt idx="149">
                  <c:v>15.07721632719036</c:v>
                </c:pt>
                <c:pt idx="150">
                  <c:v>14.855143690109239</c:v>
                </c:pt>
                <c:pt idx="151">
                  <c:v>14.641124439239492</c:v>
                </c:pt>
                <c:pt idx="152">
                  <c:v>14.435397648811298</c:v>
                </c:pt>
                <c:pt idx="153">
                  <c:v>14.238327053189247</c:v>
                </c:pt>
                <c:pt idx="154">
                  <c:v>14.050333593785755</c:v>
                </c:pt>
                <c:pt idx="155">
                  <c:v>13.871761366724932</c:v>
                </c:pt>
                <c:pt idx="156">
                  <c:v>13.702740155160399</c:v>
                </c:pt>
                <c:pt idx="157">
                  <c:v>13.54316920638079</c:v>
                </c:pt>
                <c:pt idx="158">
                  <c:v>13.392801761627153</c:v>
                </c:pt>
                <c:pt idx="159">
                  <c:v>13.251396185159667</c:v>
                </c:pt>
                <c:pt idx="160">
                  <c:v>13.118826963007397</c:v>
                </c:pt>
                <c:pt idx="161">
                  <c:v>12.995104341208934</c:v>
                </c:pt>
                <c:pt idx="162">
                  <c:v>12.88026845008131</c:v>
                </c:pt>
                <c:pt idx="163">
                  <c:v>12.774262936413283</c:v>
                </c:pt>
                <c:pt idx="164">
                  <c:v>12.676835064589925</c:v>
                </c:pt>
                <c:pt idx="165">
                  <c:v>12.587551085650883</c:v>
                </c:pt>
                <c:pt idx="166">
                  <c:v>12.505892720818482</c:v>
                </c:pt>
                <c:pt idx="167">
                  <c:v>12.431413413584202</c:v>
                </c:pt>
                <c:pt idx="168">
                  <c:v>12.363813467323768</c:v>
                </c:pt>
                <c:pt idx="169">
                  <c:v>12.302919553220251</c:v>
                </c:pt>
                <c:pt idx="170">
                  <c:v>12.248575419187516</c:v>
                </c:pt>
                <c:pt idx="171">
                  <c:v>12.200512106716594</c:v>
                </c:pt>
                <c:pt idx="172">
                  <c:v>12.158294159173916</c:v>
                </c:pt>
                <c:pt idx="173">
                  <c:v>12.121351213753185</c:v>
                </c:pt>
                <c:pt idx="174">
                  <c:v>12.089094977080794</c:v>
                </c:pt>
                <c:pt idx="175">
                  <c:v>12.061043885350227</c:v>
                </c:pt>
                <c:pt idx="176">
                  <c:v>12.036857257783362</c:v>
                </c:pt>
                <c:pt idx="177">
                  <c:v>12.016301143169402</c:v>
                </c:pt>
                <c:pt idx="178">
                  <c:v>11.999136467277998</c:v>
                </c:pt>
                <c:pt idx="179">
                  <c:v>11.985003764927358</c:v>
                </c:pt>
                <c:pt idx="180">
                  <c:v>11.973400980234128</c:v>
                </c:pt>
                <c:pt idx="181">
                  <c:v>11.963785926997639</c:v>
                </c:pt>
                <c:pt idx="182">
                  <c:v>11.955449920892665</c:v>
                </c:pt>
                <c:pt idx="183">
                  <c:v>11.948021543025948</c:v>
                </c:pt>
                <c:pt idx="184">
                  <c:v>11.94121305048462</c:v>
                </c:pt>
                <c:pt idx="185">
                  <c:v>11.934722185134886</c:v>
                </c:pt>
                <c:pt idx="186">
                  <c:v>11.928262057900408</c:v>
                </c:pt>
                <c:pt idx="187">
                  <c:v>11.921454419195605</c:v>
                </c:pt>
                <c:pt idx="188">
                  <c:v>11.913771598041023</c:v>
                </c:pt>
                <c:pt idx="189">
                  <c:v>11.904645793139892</c:v>
                </c:pt>
                <c:pt idx="190">
                  <c:v>11.893541648983911</c:v>
                </c:pt>
                <c:pt idx="191">
                  <c:v>11.880049324035612</c:v>
                </c:pt>
                <c:pt idx="192">
                  <c:v>11.86386485248803</c:v>
                </c:pt>
                <c:pt idx="193">
                  <c:v>11.844724398851355</c:v>
                </c:pt>
                <c:pt idx="194">
                  <c:v>11.822307774424528</c:v>
                </c:pt>
                <c:pt idx="195">
                  <c:v>11.796188914775813</c:v>
                </c:pt>
                <c:pt idx="196">
                  <c:v>11.765844418108436</c:v>
                </c:pt>
                <c:pt idx="197">
                  <c:v>11.730734659731363</c:v>
                </c:pt>
                <c:pt idx="198">
                  <c:v>11.69039515256881</c:v>
                </c:pt>
                <c:pt idx="199">
                  <c:v>11.644487777352291</c:v>
                </c:pt>
                <c:pt idx="200">
                  <c:v>11.592763213813269</c:v>
                </c:pt>
                <c:pt idx="201">
                  <c:v>11.534996902942607</c:v>
                </c:pt>
                <c:pt idx="202">
                  <c:v>11.4709053710103</c:v>
                </c:pt>
                <c:pt idx="203">
                  <c:v>11.400107806920959</c:v>
                </c:pt>
                <c:pt idx="204">
                  <c:v>11.322173023223867</c:v>
                </c:pt>
                <c:pt idx="205">
                  <c:v>11.236683493852594</c:v>
                </c:pt>
                <c:pt idx="206">
                  <c:v>11.143325006961819</c:v>
                </c:pt>
                <c:pt idx="207">
                  <c:v>11.041911426186561</c:v>
                </c:pt>
                <c:pt idx="208">
                  <c:v>10.932343706488568</c:v>
                </c:pt>
                <c:pt idx="209">
                  <c:v>10.814530487358548</c:v>
                </c:pt>
                <c:pt idx="210">
                  <c:v>10.688322347402561</c:v>
                </c:pt>
                <c:pt idx="211">
                  <c:v>10.553503265976904</c:v>
                </c:pt>
                <c:pt idx="212">
                  <c:v>10.409827338159079</c:v>
                </c:pt>
                <c:pt idx="213">
                  <c:v>10.257110135257214</c:v>
                </c:pt>
                <c:pt idx="214">
                  <c:v>10.095279081165746</c:v>
                </c:pt>
                <c:pt idx="215">
                  <c:v>9.9243879675865081</c:v>
                </c:pt>
                <c:pt idx="216">
                  <c:v>9.7439577922224512</c:v>
                </c:pt>
                <c:pt idx="217">
                  <c:v>9.5553094401955168</c:v>
                </c:pt>
                <c:pt idx="218">
                  <c:v>9.3578913331031437</c:v>
                </c:pt>
                <c:pt idx="219">
                  <c:v>9.1517111554741692</c:v>
                </c:pt>
                <c:pt idx="220">
                  <c:v>8.9367774456739095</c:v>
                </c:pt>
                <c:pt idx="221">
                  <c:v>8.7131696105002998</c:v>
                </c:pt>
                <c:pt idx="222">
                  <c:v>8.4810746401547927</c:v>
                </c:pt>
                <c:pt idx="223">
                  <c:v>8.2407785698771452</c:v>
                </c:pt>
                <c:pt idx="224">
                  <c:v>7.9926118344068282</c:v>
                </c:pt>
                <c:pt idx="225">
                  <c:v>7.7368783995508634</c:v>
                </c:pt>
                <c:pt idx="226">
                  <c:v>7.4738147780299053</c:v>
                </c:pt>
                <c:pt idx="227">
                  <c:v>7.2036147907376096</c:v>
                </c:pt>
                <c:pt idx="228">
                  <c:v>6.926482931524502</c:v>
                </c:pt>
                <c:pt idx="229">
                  <c:v>6.64269669726486</c:v>
                </c:pt>
                <c:pt idx="230">
                  <c:v>6.3526134185492493</c:v>
                </c:pt>
                <c:pt idx="231">
                  <c:v>6.0566741019486887</c:v>
                </c:pt>
                <c:pt idx="232">
                  <c:v>5.7553287193179123</c:v>
                </c:pt>
                <c:pt idx="233">
                  <c:v>5.4489657662808888</c:v>
                </c:pt>
                <c:pt idx="234">
                  <c:v>5.1379105545580357</c:v>
                </c:pt>
                <c:pt idx="235">
                  <c:v>4.8224341772496686</c:v>
                </c:pt>
                <c:pt idx="236">
                  <c:v>4.502823096513743</c:v>
                </c:pt>
                <c:pt idx="237">
                  <c:v>4.1794346429407554</c:v>
                </c:pt>
                <c:pt idx="238">
                  <c:v>3.8526901848614199</c:v>
                </c:pt>
                <c:pt idx="239">
                  <c:v>3.5230584785342214</c:v>
                </c:pt>
                <c:pt idx="240">
                  <c:v>3.19098415933549</c:v>
                </c:pt>
                <c:pt idx="241">
                  <c:v>2.8568399269133775</c:v>
                </c:pt>
                <c:pt idx="242">
                  <c:v>2.5207478798925833</c:v>
                </c:pt>
                <c:pt idx="243">
                  <c:v>2.1833422053605283</c:v>
                </c:pt>
                <c:pt idx="244">
                  <c:v>1.8447038043290356</c:v>
                </c:pt>
                <c:pt idx="245">
                  <c:v>1.5051679143682108</c:v>
                </c:pt>
                <c:pt idx="246">
                  <c:v>1.1651163071393955</c:v>
                </c:pt>
                <c:pt idx="247">
                  <c:v>0.82495258050039089</c:v>
                </c:pt>
                <c:pt idx="248">
                  <c:v>0.48504249667748767</c:v>
                </c:pt>
                <c:pt idx="249">
                  <c:v>0.14567745407111918</c:v>
                </c:pt>
                <c:pt idx="250">
                  <c:v>-0.19277450374793237</c:v>
                </c:pt>
                <c:pt idx="251">
                  <c:v>-0.53034909116104245</c:v>
                </c:pt>
                <c:pt idx="252">
                  <c:v>-0.86674931980669423</c:v>
                </c:pt>
                <c:pt idx="253">
                  <c:v>-1.2016838846728157</c:v>
                </c:pt>
                <c:pt idx="254">
                  <c:v>-1.5348438570275853</c:v>
                </c:pt>
                <c:pt idx="255">
                  <c:v>-1.865917799994345</c:v>
                </c:pt>
                <c:pt idx="256">
                  <c:v>-2.1946388896554669</c:v>
                </c:pt>
                <c:pt idx="257">
                  <c:v>-2.5208151195198241</c:v>
                </c:pt>
                <c:pt idx="258">
                  <c:v>-2.8442934393882715</c:v>
                </c:pt>
                <c:pt idx="259">
                  <c:v>-3.164938729628918</c:v>
                </c:pt>
                <c:pt idx="260">
                  <c:v>-3.4825881209224452</c:v>
                </c:pt>
                <c:pt idx="261">
                  <c:v>-3.7970354117453065</c:v>
                </c:pt>
                <c:pt idx="262">
                  <c:v>-4.1080436624586536</c:v>
                </c:pt>
                <c:pt idx="263">
                  <c:v>-4.4153859660029404</c:v>
                </c:pt>
                <c:pt idx="264">
                  <c:v>-4.7188838705420464</c:v>
                </c:pt>
                <c:pt idx="265">
                  <c:v>-5.0184216812252984</c:v>
                </c:pt>
                <c:pt idx="266">
                  <c:v>-5.3139255411922894</c:v>
                </c:pt>
                <c:pt idx="267">
                  <c:v>-5.6053220205008927</c:v>
                </c:pt>
                <c:pt idx="268">
                  <c:v>-5.8925014011561858</c:v>
                </c:pt>
                <c:pt idx="269">
                  <c:v>-6.1753146886824997</c:v>
                </c:pt>
                <c:pt idx="270">
                  <c:v>-6.4535979464650142</c:v>
                </c:pt>
                <c:pt idx="271">
                  <c:v>-6.7272043146192599</c:v>
                </c:pt>
                <c:pt idx="272">
                  <c:v>-6.9960377365350235</c:v>
                </c:pt>
                <c:pt idx="273">
                  <c:v>-7.2592985942959602</c:v>
                </c:pt>
                <c:pt idx="274">
                  <c:v>-7.5184337139129571</c:v>
                </c:pt>
                <c:pt idx="275">
                  <c:v>-7.7728027179836747</c:v>
                </c:pt>
                <c:pt idx="276">
                  <c:v>-8.022287777066186</c:v>
                </c:pt>
                <c:pt idx="277">
                  <c:v>-8.2668103381991358</c:v>
                </c:pt>
                <c:pt idx="278">
                  <c:v>-8.5062824562191537</c:v>
                </c:pt>
                <c:pt idx="279">
                  <c:v>-8.740649485588051</c:v>
                </c:pt>
                <c:pt idx="280">
                  <c:v>-8.9698986187577159</c:v>
                </c:pt>
                <c:pt idx="281">
                  <c:v>-9.1940657168626725</c:v>
                </c:pt>
                <c:pt idx="282">
                  <c:v>-9.4132079869508587</c:v>
                </c:pt>
                <c:pt idx="283">
                  <c:v>-9.6273715361952714</c:v>
                </c:pt>
                <c:pt idx="284">
                  <c:v>-9.836571733653539</c:v>
                </c:pt>
                <c:pt idx="285">
                  <c:v>-10.040799187123767</c:v>
                </c:pt>
                <c:pt idx="286">
                  <c:v>-10.240043650567483</c:v>
                </c:pt>
                <c:pt idx="287">
                  <c:v>-10.434328177571265</c:v>
                </c:pt>
                <c:pt idx="288">
                  <c:v>-10.623725344240629</c:v>
                </c:pt>
                <c:pt idx="289">
                  <c:v>-10.808336757123458</c:v>
                </c:pt>
                <c:pt idx="290">
                  <c:v>-10.988286222517468</c:v>
                </c:pt>
                <c:pt idx="291">
                  <c:v>-11.163672785460912</c:v>
                </c:pt>
                <c:pt idx="292">
                  <c:v>-11.334566460549782</c:v>
                </c:pt>
                <c:pt idx="293">
                  <c:v>-11.501015062630124</c:v>
                </c:pt>
                <c:pt idx="294">
                  <c:v>-11.663069821894144</c:v>
                </c:pt>
                <c:pt idx="295">
                  <c:v>-11.820821245014614</c:v>
                </c:pt>
                <c:pt idx="296">
                  <c:v>-11.973749345540975</c:v>
                </c:pt>
                <c:pt idx="297">
                  <c:v>-12.12295898795124</c:v>
                </c:pt>
                <c:pt idx="298">
                  <c:v>-12.268679000437219</c:v>
                </c:pt>
                <c:pt idx="299">
                  <c:v>-12.410660062730264</c:v>
                </c:pt>
                <c:pt idx="300">
                  <c:v>-12.54900207370515</c:v>
                </c:pt>
                <c:pt idx="301">
                  <c:v>-12.683791270852078</c:v>
                </c:pt>
                <c:pt idx="302">
                  <c:v>-12.815120722353454</c:v>
                </c:pt>
                <c:pt idx="303">
                  <c:v>-12.943109965324364</c:v>
                </c:pt>
                <c:pt idx="304">
                  <c:v>-13.067906713485693</c:v>
                </c:pt>
                <c:pt idx="305">
                  <c:v>-13.189671488106203</c:v>
                </c:pt>
                <c:pt idx="306">
                  <c:v>-13.308561395108665</c:v>
                </c:pt>
                <c:pt idx="307">
                  <c:v>-13.4247002407908</c:v>
                </c:pt>
                <c:pt idx="308">
                  <c:v>-13.538182801008176</c:v>
                </c:pt>
                <c:pt idx="309">
                  <c:v>-13.649097874760626</c:v>
                </c:pt>
                <c:pt idx="310">
                  <c:v>-13.757539384067019</c:v>
                </c:pt>
                <c:pt idx="311">
                  <c:v>-13.863620035350307</c:v>
                </c:pt>
                <c:pt idx="312">
                  <c:v>-13.96747644245619</c:v>
                </c:pt>
                <c:pt idx="313">
                  <c:v>-14.069252903759457</c:v>
                </c:pt>
                <c:pt idx="314">
                  <c:v>-14.169078348576971</c:v>
                </c:pt>
                <c:pt idx="315">
                  <c:v>-14.267047552764359</c:v>
                </c:pt>
                <c:pt idx="316">
                  <c:v>-14.363231384754139</c:v>
                </c:pt>
                <c:pt idx="317">
                  <c:v>-14.457689613103824</c:v>
                </c:pt>
                <c:pt idx="318">
                  <c:v>-14.550487983226727</c:v>
                </c:pt>
                <c:pt idx="319">
                  <c:v>-14.641713586449571</c:v>
                </c:pt>
                <c:pt idx="320">
                  <c:v>-14.731477421522133</c:v>
                </c:pt>
                <c:pt idx="321">
                  <c:v>-14.819683858752208</c:v>
                </c:pt>
                <c:pt idx="322">
                  <c:v>-14.906720539927438</c:v>
                </c:pt>
                <c:pt idx="323">
                  <c:v>-14.992619910836181</c:v>
                </c:pt>
                <c:pt idx="324">
                  <c:v>-15.077084836363744</c:v>
                </c:pt>
                <c:pt idx="325">
                  <c:v>-15.160557603836015</c:v>
                </c:pt>
                <c:pt idx="326">
                  <c:v>-15.242947706580111</c:v>
                </c:pt>
                <c:pt idx="327">
                  <c:v>-15.324241483211511</c:v>
                </c:pt>
                <c:pt idx="328">
                  <c:v>-15.40428695082659</c:v>
                </c:pt>
                <c:pt idx="329">
                  <c:v>-15.483519566059096</c:v>
                </c:pt>
                <c:pt idx="330">
                  <c:v>-15.56181637644767</c:v>
                </c:pt>
                <c:pt idx="331">
                  <c:v>-15.639153474569317</c:v>
                </c:pt>
                <c:pt idx="332">
                  <c:v>-15.715527445077877</c:v>
                </c:pt>
                <c:pt idx="333">
                  <c:v>-15.790921211242672</c:v>
                </c:pt>
                <c:pt idx="334">
                  <c:v>-15.865329650044433</c:v>
                </c:pt>
                <c:pt idx="335">
                  <c:v>-15.938751053810115</c:v>
                </c:pt>
                <c:pt idx="336">
                  <c:v>-16.011192253231972</c:v>
                </c:pt>
                <c:pt idx="337">
                  <c:v>-16.082653248310066</c:v>
                </c:pt>
                <c:pt idx="338">
                  <c:v>-16.153115254640554</c:v>
                </c:pt>
                <c:pt idx="339">
                  <c:v>-16.222544118762016</c:v>
                </c:pt>
                <c:pt idx="340">
                  <c:v>-16.290886902809088</c:v>
                </c:pt>
                <c:pt idx="341">
                  <c:v>-16.358090668916681</c:v>
                </c:pt>
                <c:pt idx="342">
                  <c:v>-16.424111017584799</c:v>
                </c:pt>
                <c:pt idx="343">
                  <c:v>-16.488811334967611</c:v>
                </c:pt>
                <c:pt idx="344">
                  <c:v>-16.552145513892125</c:v>
                </c:pt>
                <c:pt idx="345">
                  <c:v>-16.614376536011683</c:v>
                </c:pt>
                <c:pt idx="346">
                  <c:v>-16.675248250365257</c:v>
                </c:pt>
                <c:pt idx="347">
                  <c:v>-16.73467015027996</c:v>
                </c:pt>
                <c:pt idx="348">
                  <c:v>-16.792555144429187</c:v>
                </c:pt>
                <c:pt idx="349">
                  <c:v>-16.848881033062927</c:v>
                </c:pt>
                <c:pt idx="350">
                  <c:v>-16.903536817431412</c:v>
                </c:pt>
                <c:pt idx="351">
                  <c:v>-16.956408083438866</c:v>
                </c:pt>
                <c:pt idx="352">
                  <c:v>-17.007421401143031</c:v>
                </c:pt>
                <c:pt idx="353">
                  <c:v>-17.056655323505378</c:v>
                </c:pt>
                <c:pt idx="354">
                  <c:v>-17.103925421833981</c:v>
                </c:pt>
                <c:pt idx="355">
                  <c:v>-17.148441043496096</c:v>
                </c:pt>
                <c:pt idx="356">
                  <c:v>-17.190787920355756</c:v>
                </c:pt>
                <c:pt idx="357">
                  <c:v>-17.231437370181059</c:v>
                </c:pt>
                <c:pt idx="358">
                  <c:v>-17.269841229915603</c:v>
                </c:pt>
                <c:pt idx="359">
                  <c:v>-17.305755302309937</c:v>
                </c:pt>
                <c:pt idx="360">
                  <c:v>-17.339094203710509</c:v>
                </c:pt>
                <c:pt idx="361">
                  <c:v>-17.369963809847818</c:v>
                </c:pt>
                <c:pt idx="362">
                  <c:v>-17.398147246241528</c:v>
                </c:pt>
                <c:pt idx="363">
                  <c:v>-17.422650647163344</c:v>
                </c:pt>
                <c:pt idx="364">
                  <c:v>-17.44414342045782</c:v>
                </c:pt>
                <c:pt idx="365">
                  <c:v>-17.463486233353574</c:v>
                </c:pt>
                <c:pt idx="366">
                  <c:v>-17.479915755987122</c:v>
                </c:pt>
                <c:pt idx="367">
                  <c:v>-17.493174129724455</c:v>
                </c:pt>
                <c:pt idx="368">
                  <c:v>-17.503179386258104</c:v>
                </c:pt>
                <c:pt idx="369">
                  <c:v>-17.509946894645644</c:v>
                </c:pt>
                <c:pt idx="370">
                  <c:v>-17.513340041041367</c:v>
                </c:pt>
                <c:pt idx="371">
                  <c:v>-17.513271734118426</c:v>
                </c:pt>
                <c:pt idx="372">
                  <c:v>-17.508568802475878</c:v>
                </c:pt>
                <c:pt idx="373">
                  <c:v>-17.500098744034712</c:v>
                </c:pt>
                <c:pt idx="374">
                  <c:v>-17.48897837698458</c:v>
                </c:pt>
                <c:pt idx="375">
                  <c:v>-17.474295803904486</c:v>
                </c:pt>
                <c:pt idx="376">
                  <c:v>-17.455817073583567</c:v>
                </c:pt>
                <c:pt idx="377">
                  <c:v>-17.433485832810359</c:v>
                </c:pt>
                <c:pt idx="378">
                  <c:v>-17.407250851392714</c:v>
                </c:pt>
                <c:pt idx="379">
                  <c:v>-17.376668134331684</c:v>
                </c:pt>
                <c:pt idx="380">
                  <c:v>-17.341674497723542</c:v>
                </c:pt>
                <c:pt idx="381">
                  <c:v>-17.302205049991557</c:v>
                </c:pt>
                <c:pt idx="382">
                  <c:v>-17.258533018827382</c:v>
                </c:pt>
                <c:pt idx="383">
                  <c:v>-17.211254382133472</c:v>
                </c:pt>
                <c:pt idx="384">
                  <c:v>-17.159622886776912</c:v>
                </c:pt>
                <c:pt idx="385">
                  <c:v>-17.104015928506808</c:v>
                </c:pt>
                <c:pt idx="386">
                  <c:v>-17.043678715825063</c:v>
                </c:pt>
                <c:pt idx="387">
                  <c:v>-16.979101350903498</c:v>
                </c:pt>
                <c:pt idx="388">
                  <c:v>-16.910811504721625</c:v>
                </c:pt>
                <c:pt idx="389">
                  <c:v>-16.838216614723152</c:v>
                </c:pt>
                <c:pt idx="390">
                  <c:v>-16.761897289752955</c:v>
                </c:pt>
                <c:pt idx="391">
                  <c:v>-16.681406119465823</c:v>
                </c:pt>
                <c:pt idx="392">
                  <c:v>-16.59687630236148</c:v>
                </c:pt>
                <c:pt idx="393">
                  <c:v>-16.508791109919542</c:v>
                </c:pt>
                <c:pt idx="394">
                  <c:v>-16.416583594679828</c:v>
                </c:pt>
                <c:pt idx="395">
                  <c:v>-16.318438500165939</c:v>
                </c:pt>
                <c:pt idx="396">
                  <c:v>-16.216340142488452</c:v>
                </c:pt>
                <c:pt idx="397">
                  <c:v>-16.110242414474488</c:v>
                </c:pt>
                <c:pt idx="398">
                  <c:v>-16.000420251488634</c:v>
                </c:pt>
                <c:pt idx="399">
                  <c:v>-15.886670440435402</c:v>
                </c:pt>
                <c:pt idx="400">
                  <c:v>-15.769435268640514</c:v>
                </c:pt>
                <c:pt idx="401">
                  <c:v>-15.648313432931864</c:v>
                </c:pt>
                <c:pt idx="402">
                  <c:v>-15.52390091121196</c:v>
                </c:pt>
                <c:pt idx="403">
                  <c:v>-15.395608556270558</c:v>
                </c:pt>
                <c:pt idx="404">
                  <c:v>-15.2630521416664</c:v>
                </c:pt>
                <c:pt idx="405">
                  <c:v>-15.126924982666962</c:v>
                </c:pt>
                <c:pt idx="406">
                  <c:v>-14.987604475021362</c:v>
                </c:pt>
                <c:pt idx="407">
                  <c:v>-14.844812268018684</c:v>
                </c:pt>
                <c:pt idx="408">
                  <c:v>-14.699069201946232</c:v>
                </c:pt>
                <c:pt idx="409">
                  <c:v>-14.549861267209021</c:v>
                </c:pt>
                <c:pt idx="410">
                  <c:v>-14.397605136036834</c:v>
                </c:pt>
                <c:pt idx="411">
                  <c:v>-14.241874743997995</c:v>
                </c:pt>
                <c:pt idx="412">
                  <c:v>-14.083056879043559</c:v>
                </c:pt>
                <c:pt idx="413">
                  <c:v>-13.921643351018405</c:v>
                </c:pt>
                <c:pt idx="414">
                  <c:v>-13.757179918885226</c:v>
                </c:pt>
                <c:pt idx="415">
                  <c:v>-13.590029463171922</c:v>
                </c:pt>
                <c:pt idx="416">
                  <c:v>-13.419803488254544</c:v>
                </c:pt>
                <c:pt idx="417">
                  <c:v>-13.24694769680498</c:v>
                </c:pt>
                <c:pt idx="418">
                  <c:v>-13.071852292120445</c:v>
                </c:pt>
                <c:pt idx="419">
                  <c:v>-12.89423294663429</c:v>
                </c:pt>
                <c:pt idx="420">
                  <c:v>-12.714501209557039</c:v>
                </c:pt>
                <c:pt idx="421">
                  <c:v>-12.532475213706453</c:v>
                </c:pt>
                <c:pt idx="422">
                  <c:v>-12.348235219716999</c:v>
                </c:pt>
                <c:pt idx="423">
                  <c:v>-12.161809404194301</c:v>
                </c:pt>
                <c:pt idx="424">
                  <c:v>-11.973319011926611</c:v>
                </c:pt>
                <c:pt idx="425">
                  <c:v>-11.783147415518714</c:v>
                </c:pt>
                <c:pt idx="426">
                  <c:v>-11.591152024269055</c:v>
                </c:pt>
                <c:pt idx="427">
                  <c:v>-11.397230377793282</c:v>
                </c:pt>
                <c:pt idx="428">
                  <c:v>-11.201719741523236</c:v>
                </c:pt>
                <c:pt idx="429">
                  <c:v>-11.004705499112601</c:v>
                </c:pt>
                <c:pt idx="430">
                  <c:v>-10.805858069658251</c:v>
                </c:pt>
                <c:pt idx="431">
                  <c:v>-10.60568975508213</c:v>
                </c:pt>
                <c:pt idx="432">
                  <c:v>-10.404337169229947</c:v>
                </c:pt>
                <c:pt idx="433">
                  <c:v>-10.201743105053875</c:v>
                </c:pt>
                <c:pt idx="434">
                  <c:v>-9.9980612531304196</c:v>
                </c:pt>
                <c:pt idx="435">
                  <c:v>-9.7934051737188739</c:v>
                </c:pt>
                <c:pt idx="436">
                  <c:v>-9.5878149971365616</c:v>
                </c:pt>
                <c:pt idx="437">
                  <c:v>-9.3814136758446143</c:v>
                </c:pt>
                <c:pt idx="438">
                  <c:v>-9.1742123097180883</c:v>
                </c:pt>
                <c:pt idx="439">
                  <c:v>-8.9663509279489109</c:v>
                </c:pt>
                <c:pt idx="440">
                  <c:v>-8.7577894002198775</c:v>
                </c:pt>
                <c:pt idx="441">
                  <c:v>-8.5486694633960187</c:v>
                </c:pt>
                <c:pt idx="442">
                  <c:v>-8.3389663562178171</c:v>
                </c:pt>
                <c:pt idx="443">
                  <c:v>-8.1287680238485258</c:v>
                </c:pt>
                <c:pt idx="444">
                  <c:v>-7.9181871727108568</c:v>
                </c:pt>
                <c:pt idx="445">
                  <c:v>-7.7072203874587659</c:v>
                </c:pt>
                <c:pt idx="446">
                  <c:v>-7.4959240213036136</c:v>
                </c:pt>
                <c:pt idx="447">
                  <c:v>-7.2843732118606548</c:v>
                </c:pt>
                <c:pt idx="448">
                  <c:v>-7.072614493221006</c:v>
                </c:pt>
                <c:pt idx="449">
                  <c:v>-6.8606700651347268</c:v>
                </c:pt>
                <c:pt idx="450">
                  <c:v>-6.6486103691160423</c:v>
                </c:pt>
                <c:pt idx="451">
                  <c:v>-6.436479377746549</c:v>
                </c:pt>
                <c:pt idx="452">
                  <c:v>-6.2243035599589343</c:v>
                </c:pt>
                <c:pt idx="453">
                  <c:v>-6.0121157884597363</c:v>
                </c:pt>
                <c:pt idx="454">
                  <c:v>-5.7999399706721206</c:v>
                </c:pt>
                <c:pt idx="455">
                  <c:v>-5.5878030024468881</c:v>
                </c:pt>
                <c:pt idx="456">
                  <c:v>-5.3757253758609265</c:v>
                </c:pt>
                <c:pt idx="457">
                  <c:v>-5.1637766785919634</c:v>
                </c:pt>
                <c:pt idx="458">
                  <c:v>-4.9519534952938526</c:v>
                </c:pt>
                <c:pt idx="459">
                  <c:v>-4.7402541182935201</c:v>
                </c:pt>
                <c:pt idx="460">
                  <c:v>-4.5287161163985727</c:v>
                </c:pt>
                <c:pt idx="461">
                  <c:v>-4.3173254013061477</c:v>
                </c:pt>
                <c:pt idx="462">
                  <c:v>-4.106113564968104</c:v>
                </c:pt>
                <c:pt idx="463">
                  <c:v>-3.8950737766921502</c:v>
                </c:pt>
                <c:pt idx="464">
                  <c:v>-3.6842150017619084</c:v>
                </c:pt>
                <c:pt idx="465">
                  <c:v>-3.4735570918768595</c:v>
                </c:pt>
                <c:pt idx="466">
                  <c:v>-3.2631070911884255</c:v>
                </c:pt>
                <c:pt idx="467">
                  <c:v>-3.0528694823384246</c:v>
                </c:pt>
                <c:pt idx="468">
                  <c:v>-2.8428451191633939</c:v>
                </c:pt>
                <c:pt idx="469">
                  <c:v>-2.6331076450645883</c:v>
                </c:pt>
                <c:pt idx="470">
                  <c:v>-2.4235960107296699</c:v>
                </c:pt>
                <c:pt idx="471">
                  <c:v>-2.2142624013125856</c:v>
                </c:pt>
                <c:pt idx="472">
                  <c:v>-2.0051480144262284</c:v>
                </c:pt>
                <c:pt idx="473">
                  <c:v>-1.796211012080309</c:v>
                </c:pt>
                <c:pt idx="474">
                  <c:v>-1.5874741276726092</c:v>
                </c:pt>
                <c:pt idx="475">
                  <c:v>-1.379288714937863</c:v>
                </c:pt>
              </c:numCache>
            </c:numRef>
          </c:yVal>
          <c:smooth val="1"/>
          <c:extLst>
            <c:ext xmlns:c16="http://schemas.microsoft.com/office/drawing/2014/chart" uri="{C3380CC4-5D6E-409C-BE32-E72D297353CC}">
              <c16:uniqueId val="{00000007-4789-45DC-97F7-B59DC835213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Лист1!$J$2:$J$477</c:f>
              <c:numCache>
                <c:formatCode>0.00</c:formatCode>
                <c:ptCount val="476"/>
                <c:pt idx="0">
                  <c:v>7.7203430011867997</c:v>
                </c:pt>
                <c:pt idx="1">
                  <c:v>7.4040759712457476</c:v>
                </c:pt>
                <c:pt idx="2">
                  <c:v>7.4362579241394631</c:v>
                </c:pt>
                <c:pt idx="3">
                  <c:v>6.6551119074225422</c:v>
                </c:pt>
                <c:pt idx="4">
                  <c:v>6.4853794500231503</c:v>
                </c:pt>
                <c:pt idx="5">
                  <c:v>6.2742880046367615</c:v>
                </c:pt>
                <c:pt idx="6">
                  <c:v>6.0240118660032742</c:v>
                </c:pt>
                <c:pt idx="7">
                  <c:v>5.7376005113124755</c:v>
                </c:pt>
                <c:pt idx="8">
                  <c:v>5.4149741068482369</c:v>
                </c:pt>
                <c:pt idx="9">
                  <c:v>5.0592675134539604</c:v>
                </c:pt>
                <c:pt idx="10">
                  <c:v>4.6759350389242158</c:v>
                </c:pt>
                <c:pt idx="11">
                  <c:v>4.2666869178414304</c:v>
                </c:pt>
                <c:pt idx="12">
                  <c:v>3.8345414623618126</c:v>
                </c:pt>
                <c:pt idx="13">
                  <c:v>3.3826576542109215</c:v>
                </c:pt>
                <c:pt idx="14">
                  <c:v>2.9150513000786296</c:v>
                </c:pt>
                <c:pt idx="15">
                  <c:v>2.4361939419060925</c:v>
                </c:pt>
                <c:pt idx="16">
                  <c:v>1.9497199349105336</c:v>
                </c:pt>
                <c:pt idx="17">
                  <c:v>1.4580025177448976</c:v>
                </c:pt>
                <c:pt idx="18">
                  <c:v>0.96261040158569333</c:v>
                </c:pt>
                <c:pt idx="19">
                  <c:v>0.46548553090542555</c:v>
                </c:pt>
                <c:pt idx="20">
                  <c:v>-2.9730561515316358E-2</c:v>
                </c:pt>
                <c:pt idx="21">
                  <c:v>-0.52061732914298731</c:v>
                </c:pt>
                <c:pt idx="22">
                  <c:v>-1.0043411286547757</c:v>
                </c:pt>
                <c:pt idx="23">
                  <c:v>-1.4777729960158459</c:v>
                </c:pt>
                <c:pt idx="24">
                  <c:v>-1.9378955796360948</c:v>
                </c:pt>
                <c:pt idx="25">
                  <c:v>-2.3823125872760964</c:v>
                </c:pt>
                <c:pt idx="26">
                  <c:v>-2.809980737417936</c:v>
                </c:pt>
                <c:pt idx="27">
                  <c:v>-3.2199176911264606</c:v>
                </c:pt>
                <c:pt idx="28">
                  <c:v>-3.6112640619277938</c:v>
                </c:pt>
                <c:pt idx="29">
                  <c:v>-3.9823409937322123</c:v>
                </c:pt>
                <c:pt idx="30">
                  <c:v>-4.3320967733859979</c:v>
                </c:pt>
                <c:pt idx="31">
                  <c:v>-4.6586896754801224</c:v>
                </c:pt>
                <c:pt idx="32">
                  <c:v>-4.960734777152533</c:v>
                </c:pt>
                <c:pt idx="33">
                  <c:v>-5.2375131480395769</c:v>
                </c:pt>
                <c:pt idx="34">
                  <c:v>-5.4889927692711353</c:v>
                </c:pt>
                <c:pt idx="35">
                  <c:v>-5.7155066370964018</c:v>
                </c:pt>
                <c:pt idx="36">
                  <c:v>-5.9172571107744689</c:v>
                </c:pt>
                <c:pt idx="37">
                  <c:v>-6.0939978584646877</c:v>
                </c:pt>
                <c:pt idx="38">
                  <c:v>-6.2451572366058281</c:v>
                </c:pt>
                <c:pt idx="39">
                  <c:v>-6.3699949689209454</c:v>
                </c:pt>
                <c:pt idx="40">
                  <c:v>-6.4680905409156821</c:v>
                </c:pt>
                <c:pt idx="41">
                  <c:v>-6.5395895317196384</c:v>
                </c:pt>
                <c:pt idx="42">
                  <c:v>-6.5851348802447296</c:v>
                </c:pt>
                <c:pt idx="43">
                  <c:v>-6.6054984547197417</c:v>
                </c:pt>
                <c:pt idx="44">
                  <c:v>-6.6011434614658082</c:v>
                </c:pt>
                <c:pt idx="45">
                  <c:v>-6.5720092780887738</c:v>
                </c:pt>
                <c:pt idx="46">
                  <c:v>-6.5176156215369394</c:v>
                </c:pt>
                <c:pt idx="47">
                  <c:v>-6.4374318324029272</c:v>
                </c:pt>
                <c:pt idx="48">
                  <c:v>-6.3312756165862076</c:v>
                </c:pt>
                <c:pt idx="49">
                  <c:v>-6.1994744203984444</c:v>
                </c:pt>
                <c:pt idx="50">
                  <c:v>-6.0426997862755822</c:v>
                </c:pt>
                <c:pt idx="51">
                  <c:v>-5.8615856878459347</c:v>
                </c:pt>
                <c:pt idx="52">
                  <c:v>-5.656365649402141</c:v>
                </c:pt>
                <c:pt idx="53">
                  <c:v>-5.4267796777188728</c:v>
                </c:pt>
                <c:pt idx="54">
                  <c:v>-5.1722770482301703</c:v>
                </c:pt>
                <c:pt idx="55">
                  <c:v>-4.8924133390188178</c:v>
                </c:pt>
                <c:pt idx="56">
                  <c:v>-4.5871847078204144</c:v>
                </c:pt>
                <c:pt idx="57">
                  <c:v>-4.2570821106433829</c:v>
                </c:pt>
                <c:pt idx="58">
                  <c:v>-3.9028795503079841</c:v>
                </c:pt>
                <c:pt idx="59">
                  <c:v>-3.5252534788101864</c:v>
                </c:pt>
                <c:pt idx="60">
                  <c:v>-3.1245161868631834</c:v>
                </c:pt>
                <c:pt idx="61">
                  <c:v>-2.7006234884262041</c:v>
                </c:pt>
                <c:pt idx="62">
                  <c:v>-2.2534411177039111</c:v>
                </c:pt>
                <c:pt idx="63">
                  <c:v>-1.783117855712766</c:v>
                </c:pt>
                <c:pt idx="64">
                  <c:v>-1.2903232170268841</c:v>
                </c:pt>
                <c:pt idx="65">
                  <c:v>-0.77620566515251688</c:v>
                </c:pt>
                <c:pt idx="66">
                  <c:v>-0.242143585765734</c:v>
                </c:pt>
                <c:pt idx="67">
                  <c:v>0.31061914139427227</c:v>
                </c:pt>
                <c:pt idx="68">
                  <c:v>0.88115498302504203</c:v>
                </c:pt>
                <c:pt idx="69">
                  <c:v>1.4687637398019415</c:v>
                </c:pt>
                <c:pt idx="70">
                  <c:v>2.0726937420666189</c:v>
                </c:pt>
                <c:pt idx="71">
                  <c:v>2.6918291855603429</c:v>
                </c:pt>
                <c:pt idx="72">
                  <c:v>3.3245594143867438</c:v>
                </c:pt>
                <c:pt idx="73">
                  <c:v>3.9688879452645738</c:v>
                </c:pt>
                <c:pt idx="74">
                  <c:v>4.6227230921387648</c:v>
                </c:pt>
                <c:pt idx="75">
                  <c:v>5.2842611253261564</c:v>
                </c:pt>
                <c:pt idx="76">
                  <c:v>5.95181785225867</c:v>
                </c:pt>
                <c:pt idx="77">
                  <c:v>6.6241500869392951</c:v>
                </c:pt>
                <c:pt idx="78">
                  <c:v>7.2998600989580122</c:v>
                </c:pt>
                <c:pt idx="79">
                  <c:v>7.9772248461842485</c:v>
                </c:pt>
                <c:pt idx="80">
                  <c:v>8.6541584059595937</c:v>
                </c:pt>
                <c:pt idx="81">
                  <c:v>9.328382742404921</c:v>
                </c:pt>
                <c:pt idx="82">
                  <c:v>9.9977299645543063</c:v>
                </c:pt>
                <c:pt idx="83">
                  <c:v>10.660392500460135</c:v>
                </c:pt>
                <c:pt idx="84">
                  <c:v>11.314949566125858</c:v>
                </c:pt>
                <c:pt idx="85">
                  <c:v>11.960188713669735</c:v>
                </c:pt>
                <c:pt idx="86">
                  <c:v>12.594836872816042</c:v>
                </c:pt>
                <c:pt idx="87">
                  <c:v>13.217377629876136</c:v>
                </c:pt>
                <c:pt idx="88">
                  <c:v>13.82607684284444</c:v>
                </c:pt>
                <c:pt idx="89">
                  <c:v>14.419179877638772</c:v>
                </c:pt>
                <c:pt idx="90">
                  <c:v>14.994925269484517</c:v>
                </c:pt>
                <c:pt idx="91">
                  <c:v>15.552741801738687</c:v>
                </c:pt>
                <c:pt idx="92">
                  <c:v>16.091681715846054</c:v>
                </c:pt>
                <c:pt idx="93">
                  <c:v>16.611188310384726</c:v>
                </c:pt>
                <c:pt idx="94">
                  <c:v>17.110624623298637</c:v>
                </c:pt>
                <c:pt idx="95">
                  <c:v>17.589135110378265</c:v>
                </c:pt>
                <c:pt idx="96">
                  <c:v>18.04572419822216</c:v>
                </c:pt>
                <c:pt idx="97">
                  <c:v>18.479457789659492</c:v>
                </c:pt>
                <c:pt idx="98">
                  <c:v>18.889695507287925</c:v>
                </c:pt>
                <c:pt idx="99">
                  <c:v>19.276179492473549</c:v>
                </c:pt>
                <c:pt idx="100">
                  <c:v>19.638928529620152</c:v>
                </c:pt>
                <c:pt idx="101">
                  <c:v>19.978012633323665</c:v>
                </c:pt>
                <c:pt idx="102">
                  <c:v>20.293348127603522</c:v>
                </c:pt>
                <c:pt idx="103">
                  <c:v>20.584624215960449</c:v>
                </c:pt>
                <c:pt idx="104">
                  <c:v>20.851419103145556</c:v>
                </c:pt>
                <c:pt idx="105">
                  <c:v>21.093418577313411</c:v>
                </c:pt>
                <c:pt idx="106">
                  <c:v>21.310597023367851</c:v>
                </c:pt>
                <c:pt idx="107">
                  <c:v>21.503243038058269</c:v>
                </c:pt>
                <c:pt idx="108">
                  <c:v>21.671834769844963</c:v>
                </c:pt>
                <c:pt idx="109">
                  <c:v>21.816800844669306</c:v>
                </c:pt>
                <c:pt idx="110">
                  <c:v>21.938378629088369</c:v>
                </c:pt>
                <c:pt idx="111">
                  <c:v>22.03659886121746</c:v>
                </c:pt>
                <c:pt idx="112">
                  <c:v>22.111432510614382</c:v>
                </c:pt>
                <c:pt idx="113">
                  <c:v>22.163019606471053</c:v>
                </c:pt>
                <c:pt idx="114">
                  <c:v>22.191783651709532</c:v>
                </c:pt>
                <c:pt idx="115">
                  <c:v>22.198421376943561</c:v>
                </c:pt>
                <c:pt idx="116">
                  <c:v>22.183759295940359</c:v>
                </c:pt>
                <c:pt idx="117">
                  <c:v>22.148519754409776</c:v>
                </c:pt>
                <c:pt idx="118">
                  <c:v>22.093235546350424</c:v>
                </c:pt>
                <c:pt idx="119">
                  <c:v>22.018277236819262</c:v>
                </c:pt>
                <c:pt idx="120">
                  <c:v>21.924035882949809</c:v>
                </c:pt>
                <c:pt idx="121">
                  <c:v>21.811119416356043</c:v>
                </c:pt>
                <c:pt idx="122">
                  <c:v>21.68040387332438</c:v>
                </c:pt>
                <c:pt idx="123">
                  <c:v>21.533004364371244</c:v>
                </c:pt>
                <c:pt idx="124">
                  <c:v>21.370094060897816</c:v>
                </c:pt>
                <c:pt idx="125">
                  <c:v>21.192711228132204</c:v>
                </c:pt>
                <c:pt idx="126">
                  <c:v>21.001381829380932</c:v>
                </c:pt>
                <c:pt idx="127">
                  <c:v>20.797434434294672</c:v>
                </c:pt>
                <c:pt idx="128">
                  <c:v>20.581331822276088</c:v>
                </c:pt>
                <c:pt idx="129">
                  <c:v>20.353767308592786</c:v>
                </c:pt>
                <c:pt idx="130">
                  <c:v>20.116580057144152</c:v>
                </c:pt>
                <c:pt idx="131">
                  <c:v>19.8708237022161</c:v>
                </c:pt>
                <c:pt idx="132">
                  <c:v>19.617830228805524</c:v>
                </c:pt>
                <c:pt idx="133">
                  <c:v>19.35873182415957</c:v>
                </c:pt>
                <c:pt idx="134">
                  <c:v>19.094454047083822</c:v>
                </c:pt>
                <c:pt idx="135">
                  <c:v>18.825826826691582</c:v>
                </c:pt>
                <c:pt idx="136">
                  <c:v>18.553729614615431</c:v>
                </c:pt>
                <c:pt idx="137">
                  <c:v>18.279227998852686</c:v>
                </c:pt>
                <c:pt idx="138">
                  <c:v>18.003551504015892</c:v>
                </c:pt>
                <c:pt idx="139">
                  <c:v>17.727980884909609</c:v>
                </c:pt>
                <c:pt idx="140">
                  <c:v>17.453665405511849</c:v>
                </c:pt>
                <c:pt idx="141">
                  <c:v>17.18149476349349</c:v>
                </c:pt>
                <c:pt idx="142">
                  <c:v>16.912145197391506</c:v>
                </c:pt>
                <c:pt idx="143">
                  <c:v>16.646199023723547</c:v>
                </c:pt>
                <c:pt idx="144">
                  <c:v>16.384301742911333</c:v>
                </c:pt>
                <c:pt idx="145">
                  <c:v>16.127250838279696</c:v>
                </c:pt>
                <c:pt idx="146">
                  <c:v>15.875944545865059</c:v>
                </c:pt>
                <c:pt idx="147">
                  <c:v>15.63124011754987</c:v>
                </c:pt>
                <c:pt idx="148">
                  <c:v>15.393808668851849</c:v>
                </c:pt>
                <c:pt idx="149">
                  <c:v>15.164046379923771</c:v>
                </c:pt>
                <c:pt idx="150">
                  <c:v>14.942159879207574</c:v>
                </c:pt>
                <c:pt idx="151">
                  <c:v>14.728294318914386</c:v>
                </c:pt>
                <c:pt idx="152">
                  <c:v>14.52268365025518</c:v>
                </c:pt>
                <c:pt idx="153">
                  <c:v>14.325698438286748</c:v>
                </c:pt>
                <c:pt idx="154">
                  <c:v>14.137763039767723</c:v>
                </c:pt>
                <c:pt idx="155">
                  <c:v>13.959227527678001</c:v>
                </c:pt>
                <c:pt idx="156">
                  <c:v>13.790222539007621</c:v>
                </c:pt>
                <c:pt idx="157">
                  <c:v>13.630647321045389</c:v>
                </c:pt>
                <c:pt idx="158">
                  <c:v>13.480249992012961</c:v>
                </c:pt>
                <c:pt idx="159">
                  <c:v>13.338786354660954</c:v>
                </c:pt>
                <c:pt idx="160">
                  <c:v>13.20613601803775</c:v>
                </c:pt>
                <c:pt idx="161">
                  <c:v>13.082309228181824</c:v>
                </c:pt>
                <c:pt idx="162">
                  <c:v>12.96735550761222</c:v>
                </c:pt>
                <c:pt idx="163">
                  <c:v>12.861222772300202</c:v>
                </c:pt>
                <c:pt idx="164">
                  <c:v>12.763658286631077</c:v>
                </c:pt>
                <c:pt idx="165">
                  <c:v>12.674224886298161</c:v>
                </c:pt>
                <c:pt idx="166">
                  <c:v>12.592405146360358</c:v>
                </c:pt>
                <c:pt idx="167">
                  <c:v>12.517748241126526</c:v>
                </c:pt>
                <c:pt idx="168">
                  <c:v>12.449959596991535</c:v>
                </c:pt>
                <c:pt idx="169">
                  <c:v>12.38886759281157</c:v>
                </c:pt>
                <c:pt idx="170">
                  <c:v>12.334323661029334</c:v>
                </c:pt>
                <c:pt idx="171">
                  <c:v>12.286060550808859</c:v>
                </c:pt>
                <c:pt idx="172">
                  <c:v>12.243641951680155</c:v>
                </c:pt>
                <c:pt idx="173">
                  <c:v>12.206496647000293</c:v>
                </c:pt>
                <c:pt idx="174">
                  <c:v>12.174030366539927</c:v>
                </c:pt>
                <c:pt idx="175">
                  <c:v>12.145761546492544</c:v>
                </c:pt>
                <c:pt idx="176">
                  <c:v>12.121352921426292</c:v>
                </c:pt>
                <c:pt idx="177">
                  <c:v>12.100575663149302</c:v>
                </c:pt>
                <c:pt idx="178">
                  <c:v>12.083190697431561</c:v>
                </c:pt>
                <c:pt idx="179">
                  <c:v>12.068840266764163</c:v>
                </c:pt>
                <c:pt idx="180">
                  <c:v>12.057023169100274</c:v>
                </c:pt>
                <c:pt idx="181">
                  <c:v>12.047191241383551</c:v>
                </c:pt>
                <c:pt idx="182">
                  <c:v>12.038633237779136</c:v>
                </c:pt>
                <c:pt idx="183">
                  <c:v>12.030978593230232</c:v>
                </c:pt>
                <c:pt idx="184">
                  <c:v>12.023941272497146</c:v>
                </c:pt>
                <c:pt idx="185">
                  <c:v>12.017222432792176</c:v>
                </c:pt>
                <c:pt idx="186">
                  <c:v>12.010539454221673</c:v>
                </c:pt>
                <c:pt idx="187">
                  <c:v>12.003510671854009</c:v>
                </c:pt>
                <c:pt idx="188">
                  <c:v>11.995612683892245</c:v>
                </c:pt>
                <c:pt idx="189">
                  <c:v>11.986267443001246</c:v>
                </c:pt>
                <c:pt idx="190">
                  <c:v>11.974943009018874</c:v>
                </c:pt>
                <c:pt idx="191">
                  <c:v>11.961230394244181</c:v>
                </c:pt>
                <c:pt idx="192">
                  <c:v>11.944825632870151</c:v>
                </c:pt>
                <c:pt idx="193">
                  <c:v>11.925468304753299</c:v>
                </c:pt>
                <c:pt idx="194">
                  <c:v>11.902845051884599</c:v>
                </c:pt>
                <c:pt idx="195">
                  <c:v>11.876523832976808</c:v>
                </c:pt>
                <c:pt idx="196">
                  <c:v>11.845983807742559</c:v>
                </c:pt>
                <c:pt idx="197">
                  <c:v>11.810681082308246</c:v>
                </c:pt>
                <c:pt idx="198">
                  <c:v>11.770150315761562</c:v>
                </c:pt>
                <c:pt idx="199">
                  <c:v>11.724055950343599</c:v>
                </c:pt>
                <c:pt idx="200">
                  <c:v>11.672152934968439</c:v>
                </c:pt>
                <c:pt idx="201">
                  <c:v>11.614220125973224</c:v>
                </c:pt>
                <c:pt idx="202">
                  <c:v>11.549970634281614</c:v>
                </c:pt>
                <c:pt idx="203">
                  <c:v>11.479028771817665</c:v>
                </c:pt>
                <c:pt idx="204">
                  <c:v>11.400959935784325</c:v>
                </c:pt>
                <c:pt idx="205">
                  <c:v>11.315344038605646</c:v>
                </c:pt>
                <c:pt idx="206">
                  <c:v>11.221867722272831</c:v>
                </c:pt>
                <c:pt idx="207">
                  <c:v>11.120346558094012</c:v>
                </c:pt>
                <c:pt idx="208">
                  <c:v>11.010683208703982</c:v>
                </c:pt>
                <c:pt idx="209">
                  <c:v>10.892789728939492</c:v>
                </c:pt>
                <c:pt idx="210">
                  <c:v>10.766518405079832</c:v>
                </c:pt>
                <c:pt idx="211">
                  <c:v>10.631649801135019</c:v>
                </c:pt>
                <c:pt idx="212">
                  <c:v>10.487938012182674</c:v>
                </c:pt>
                <c:pt idx="213">
                  <c:v>10.33519434034824</c:v>
                </c:pt>
                <c:pt idx="214">
                  <c:v>10.173347917199084</c:v>
                </c:pt>
                <c:pt idx="215">
                  <c:v>10.002452534437165</c:v>
                </c:pt>
                <c:pt idx="216">
                  <c:v>9.8220351666211592</c:v>
                </c:pt>
                <c:pt idx="217">
                  <c:v>9.6334132835268544</c:v>
                </c:pt>
                <c:pt idx="218">
                  <c:v>9.436037868261316</c:v>
                </c:pt>
                <c:pt idx="219">
                  <c:v>9.2299140438437011</c:v>
                </c:pt>
                <c:pt idx="220">
                  <c:v>9.0150452256202218</c:v>
                </c:pt>
                <c:pt idx="221">
                  <c:v>8.7915125280618138</c:v>
                </c:pt>
                <c:pt idx="222">
                  <c:v>8.5595012336969347</c:v>
                </c:pt>
                <c:pt idx="223">
                  <c:v>8.3192965239286387</c:v>
                </c:pt>
                <c:pt idx="224">
                  <c:v>8.0712356641888352</c:v>
                </c:pt>
                <c:pt idx="225">
                  <c:v>7.8156174972653307</c:v>
                </c:pt>
                <c:pt idx="226">
                  <c:v>7.5526802435517224</c:v>
                </c:pt>
                <c:pt idx="227">
                  <c:v>7.2826134547590904</c:v>
                </c:pt>
                <c:pt idx="228">
                  <c:v>7.005619917064859</c:v>
                </c:pt>
                <c:pt idx="229">
                  <c:v>6.7219745658337828</c:v>
                </c:pt>
                <c:pt idx="230">
                  <c:v>6.4320351585745472</c:v>
                </c:pt>
                <c:pt idx="231">
                  <c:v>6.1362448364495705</c:v>
                </c:pt>
                <c:pt idx="232">
                  <c:v>5.8350535713135878</c:v>
                </c:pt>
                <c:pt idx="233">
                  <c:v>5.5288507126271718</c:v>
                </c:pt>
                <c:pt idx="234">
                  <c:v>5.2179573029279673</c:v>
                </c:pt>
                <c:pt idx="235">
                  <c:v>4.9026444353163212</c:v>
                </c:pt>
                <c:pt idx="236">
                  <c:v>4.5831955835223166</c:v>
                </c:pt>
                <c:pt idx="237">
                  <c:v>4.2599667973816349</c:v>
                </c:pt>
                <c:pt idx="238">
                  <c:v>3.9333794452249986</c:v>
                </c:pt>
                <c:pt idx="239">
                  <c:v>3.6039048448204962</c:v>
                </c:pt>
                <c:pt idx="240">
                  <c:v>3.2719876315444707</c:v>
                </c:pt>
                <c:pt idx="241">
                  <c:v>2.9380005050450531</c:v>
                </c:pt>
                <c:pt idx="242">
                  <c:v>2.602063215896484</c:v>
                </c:pt>
                <c:pt idx="243">
                  <c:v>2.2648086704313721</c:v>
                </c:pt>
                <c:pt idx="244">
                  <c:v>1.9263160619884685</c:v>
                </c:pt>
                <c:pt idx="245">
                  <c:v>1.5869198810309169</c:v>
                </c:pt>
                <c:pt idx="246">
                  <c:v>1.2470036068931203</c:v>
                </c:pt>
                <c:pt idx="247">
                  <c:v>0.90697206482290715</c:v>
                </c:pt>
                <c:pt idx="248">
                  <c:v>0.56719187088310696</c:v>
                </c:pt>
                <c:pt idx="249">
                  <c:v>0.2279537830967456</c:v>
                </c:pt>
                <c:pt idx="250">
                  <c:v>-0.11037625620374412</c:v>
                </c:pt>
                <c:pt idx="251">
                  <c:v>-0.44783422155305719</c:v>
                </c:pt>
                <c:pt idx="252">
                  <c:v>-0.78412419855594229</c:v>
                </c:pt>
                <c:pt idx="253">
                  <c:v>-1.1189549155533292</c:v>
                </c:pt>
                <c:pt idx="254">
                  <c:v>-1.4520160563290088</c:v>
                </c:pt>
                <c:pt idx="255">
                  <c:v>-1.7829950099810941</c:v>
                </c:pt>
                <c:pt idx="256">
                  <c:v>-2.1116244189441189</c:v>
                </c:pt>
                <c:pt idx="257">
                  <c:v>-2.4377124901860898</c:v>
                </c:pt>
                <c:pt idx="258">
                  <c:v>-2.7611071340739688</c:v>
                </c:pt>
                <c:pt idx="259">
                  <c:v>-3.0816755790263413</c:v>
                </c:pt>
                <c:pt idx="260">
                  <c:v>-3.3992538884282069</c:v>
                </c:pt>
                <c:pt idx="261">
                  <c:v>-3.7136365011334371</c:v>
                </c:pt>
                <c:pt idx="262">
                  <c:v>-4.024585410207508</c:v>
                </c:pt>
                <c:pt idx="263">
                  <c:v>-4.3318713605403856</c:v>
                </c:pt>
                <c:pt idx="264">
                  <c:v>-4.635316327214241</c:v>
                </c:pt>
                <c:pt idx="265">
                  <c:v>-4.9348058961331835</c:v>
                </c:pt>
                <c:pt idx="266">
                  <c:v>-5.2302657835185489</c:v>
                </c:pt>
                <c:pt idx="267">
                  <c:v>-5.5216255478560878</c:v>
                </c:pt>
                <c:pt idx="268">
                  <c:v>-5.8087741903960524</c:v>
                </c:pt>
                <c:pt idx="269">
                  <c:v>-6.0915622897446111</c:v>
                </c:pt>
                <c:pt idx="270">
                  <c:v>-6.3698267631232257</c:v>
                </c:pt>
                <c:pt idx="271">
                  <c:v>-6.643416054546794</c:v>
                </c:pt>
                <c:pt idx="272">
                  <c:v>-6.9122375227510888</c:v>
                </c:pt>
                <c:pt idx="273">
                  <c:v>-7.1754902690648921</c:v>
                </c:pt>
                <c:pt idx="274">
                  <c:v>-7.4346236810087802</c:v>
                </c:pt>
                <c:pt idx="275">
                  <c:v>-7.6889978080987644</c:v>
                </c:pt>
                <c:pt idx="276">
                  <c:v>-7.9384948208928021</c:v>
                </c:pt>
                <c:pt idx="277">
                  <c:v>-8.1830318972467957</c:v>
                </c:pt>
                <c:pt idx="278">
                  <c:v>-8.4225270688533413</c:v>
                </c:pt>
                <c:pt idx="279">
                  <c:v>-8.6569180056452328</c:v>
                </c:pt>
                <c:pt idx="280">
                  <c:v>-8.8861953154205775</c:v>
                </c:pt>
                <c:pt idx="281">
                  <c:v>-9.1103948593139528</c:v>
                </c:pt>
                <c:pt idx="282">
                  <c:v>-9.3295764058828183</c:v>
                </c:pt>
                <c:pt idx="283">
                  <c:v>-9.543784354627121</c:v>
                </c:pt>
                <c:pt idx="284">
                  <c:v>-9.7530349284410107</c:v>
                </c:pt>
                <c:pt idx="285">
                  <c:v>-9.9573153197764963</c:v>
                </c:pt>
                <c:pt idx="286">
                  <c:v>-10.156617844104732</c:v>
                </c:pt>
                <c:pt idx="287">
                  <c:v>-10.350962993502614</c:v>
                </c:pt>
                <c:pt idx="288">
                  <c:v>-10.540421636402602</c:v>
                </c:pt>
                <c:pt idx="289">
                  <c:v>-10.725099648535206</c:v>
                </c:pt>
                <c:pt idx="290">
                  <c:v>-10.905118274688682</c:v>
                </c:pt>
                <c:pt idx="291">
                  <c:v>-11.080579121410802</c:v>
                </c:pt>
                <c:pt idx="292">
                  <c:v>-11.25154964178798</c:v>
                </c:pt>
                <c:pt idx="293">
                  <c:v>-11.418076796829682</c:v>
                </c:pt>
                <c:pt idx="294">
                  <c:v>-11.580213524401161</c:v>
                </c:pt>
                <c:pt idx="295">
                  <c:v>-11.738044354319516</c:v>
                </c:pt>
                <c:pt idx="296">
                  <c:v>-11.891052715480289</c:v>
                </c:pt>
                <c:pt idx="297">
                  <c:v>-12.040345180034594</c:v>
                </c:pt>
                <c:pt idx="298">
                  <c:v>-12.186148868501142</c:v>
                </c:pt>
                <c:pt idx="299">
                  <c:v>-12.328213606774755</c:v>
                </c:pt>
                <c:pt idx="300">
                  <c:v>-12.466641855239843</c:v>
                </c:pt>
                <c:pt idx="301">
                  <c:v>-12.601515582203863</c:v>
                </c:pt>
                <c:pt idx="302">
                  <c:v>-12.73292870968575</c:v>
                </c:pt>
                <c:pt idx="303">
                  <c:v>-12.860999920964236</c:v>
                </c:pt>
                <c:pt idx="304">
                  <c:v>-12.985877783596498</c:v>
                </c:pt>
                <c:pt idx="305">
                  <c:v>-13.107722818851418</c:v>
                </c:pt>
                <c:pt idx="306">
                  <c:v>-13.226692132651765</c:v>
                </c:pt>
                <c:pt idx="307">
                  <c:v>-13.342908677458734</c:v>
                </c:pt>
                <c:pt idx="308">
                  <c:v>-13.456469790637469</c:v>
                </c:pt>
                <c:pt idx="309">
                  <c:v>-13.567459148168536</c:v>
                </c:pt>
                <c:pt idx="310">
                  <c:v>-13.67597067207098</c:v>
                </c:pt>
                <c:pt idx="311">
                  <c:v>-13.782120484113673</c:v>
                </c:pt>
                <c:pt idx="312">
                  <c:v>-13.886042636632865</c:v>
                </c:pt>
                <c:pt idx="313">
                  <c:v>-13.987882281839806</c:v>
                </c:pt>
                <c:pt idx="314">
                  <c:v>-14.087769202888001</c:v>
                </c:pt>
                <c:pt idx="315">
                  <c:v>-14.185798175632906</c:v>
                </c:pt>
                <c:pt idx="316">
                  <c:v>-14.282039214670625</c:v>
                </c:pt>
                <c:pt idx="317">
                  <c:v>-14.376549527049045</c:v>
                </c:pt>
                <c:pt idx="318">
                  <c:v>-14.469397419691044</c:v>
                </c:pt>
                <c:pt idx="319">
                  <c:v>-14.560669130086882</c:v>
                </c:pt>
                <c:pt idx="320">
                  <c:v>-14.650473949313119</c:v>
                </c:pt>
                <c:pt idx="321">
                  <c:v>-14.738721370696979</c:v>
                </c:pt>
                <c:pt idx="322">
                  <c:v>-14.825797328352889</c:v>
                </c:pt>
                <c:pt idx="323">
                  <c:v>-14.911732560396155</c:v>
                </c:pt>
                <c:pt idx="324">
                  <c:v>-14.996228224039029</c:v>
                </c:pt>
                <c:pt idx="325">
                  <c:v>-15.079728314280509</c:v>
                </c:pt>
                <c:pt idx="326">
                  <c:v>-15.162145739793758</c:v>
                </c:pt>
                <c:pt idx="327">
                  <c:v>-15.243460008501993</c:v>
                </c:pt>
                <c:pt idx="328">
                  <c:v>-15.323522552847807</c:v>
                </c:pt>
                <c:pt idx="329">
                  <c:v>-15.402772244811054</c:v>
                </c:pt>
                <c:pt idx="330">
                  <c:v>-15.481082716584204</c:v>
                </c:pt>
                <c:pt idx="331">
                  <c:v>-15.55843006074427</c:v>
                </c:pt>
                <c:pt idx="332">
                  <c:v>-15.634812569618196</c:v>
                </c:pt>
                <c:pt idx="333">
                  <c:v>-15.710209751129147</c:v>
                </c:pt>
                <c:pt idx="334">
                  <c:v>-15.784618189930912</c:v>
                </c:pt>
                <c:pt idx="335">
                  <c:v>-15.858036178350432</c:v>
                </c:pt>
                <c:pt idx="336">
                  <c:v>-15.930472254753083</c:v>
                </c:pt>
                <c:pt idx="337">
                  <c:v>-16.001924711465808</c:v>
                </c:pt>
                <c:pt idx="338">
                  <c:v>-16.072378179430928</c:v>
                </c:pt>
                <c:pt idx="339">
                  <c:v>-16.141795089840862</c:v>
                </c:pt>
                <c:pt idx="340">
                  <c:v>-16.210122504830309</c:v>
                </c:pt>
                <c:pt idx="341">
                  <c:v>-16.27730919420717</c:v>
                </c:pt>
                <c:pt idx="342">
                  <c:v>-16.343307343125339</c:v>
                </c:pt>
                <c:pt idx="343">
                  <c:v>-16.407982045412052</c:v>
                </c:pt>
                <c:pt idx="344">
                  <c:v>-16.471290609240519</c:v>
                </c:pt>
                <c:pt idx="345">
                  <c:v>-16.53349260091781</c:v>
                </c:pt>
                <c:pt idx="346">
                  <c:v>-16.594335284829125</c:v>
                </c:pt>
                <c:pt idx="347">
                  <c:v>-16.653726446628518</c:v>
                </c:pt>
                <c:pt idx="348">
                  <c:v>-16.711578994989381</c:v>
                </c:pt>
                <c:pt idx="349">
                  <c:v>-16.767867314815494</c:v>
                </c:pt>
                <c:pt idx="350">
                  <c:v>-16.822483822703354</c:v>
                </c:pt>
                <c:pt idx="351">
                  <c:v>-16.875315812230074</c:v>
                </c:pt>
                <c:pt idx="352">
                  <c:v>-16.926288145780507</c:v>
                </c:pt>
                <c:pt idx="353">
                  <c:v>-16.97547937631602</c:v>
                </c:pt>
                <c:pt idx="354">
                  <c:v>-17.022706782817838</c:v>
                </c:pt>
                <c:pt idx="355">
                  <c:v>-17.067178004980068</c:v>
                </c:pt>
                <c:pt idx="356">
                  <c:v>-17.109480482339841</c:v>
                </c:pt>
                <c:pt idx="357">
                  <c:v>-17.150087240338305</c:v>
                </c:pt>
                <c:pt idx="358">
                  <c:v>-17.18844157755375</c:v>
                </c:pt>
                <c:pt idx="359">
                  <c:v>-17.224312958121246</c:v>
                </c:pt>
                <c:pt idx="360">
                  <c:v>-17.257602337002716</c:v>
                </c:pt>
                <c:pt idx="361">
                  <c:v>-17.288425835967033</c:v>
                </c:pt>
                <c:pt idx="362">
                  <c:v>-17.316566580533959</c:v>
                </c:pt>
                <c:pt idx="363">
                  <c:v>-17.341022166609733</c:v>
                </c:pt>
                <c:pt idx="364">
                  <c:v>-17.36247054040432</c:v>
                </c:pt>
                <c:pt idx="365">
                  <c:v>-17.381768953800179</c:v>
                </c:pt>
                <c:pt idx="366">
                  <c:v>-17.398155784606896</c:v>
                </c:pt>
                <c:pt idx="367">
                  <c:v>-17.411369758844337</c:v>
                </c:pt>
                <c:pt idx="368">
                  <c:v>-17.421332323551148</c:v>
                </c:pt>
                <c:pt idx="369">
                  <c:v>-17.428062263131118</c:v>
                </c:pt>
                <c:pt idx="370">
                  <c:v>-17.431412717699999</c:v>
                </c:pt>
                <c:pt idx="371">
                  <c:v>-17.431308549642541</c:v>
                </c:pt>
                <c:pt idx="372">
                  <c:v>-17.426568049192419</c:v>
                </c:pt>
                <c:pt idx="373">
                  <c:v>-17.418063837289782</c:v>
                </c:pt>
                <c:pt idx="374">
                  <c:v>-17.406912732124283</c:v>
                </c:pt>
                <c:pt idx="375">
                  <c:v>-17.392199420928932</c:v>
                </c:pt>
                <c:pt idx="376">
                  <c:v>-17.373691660165754</c:v>
                </c:pt>
                <c:pt idx="377">
                  <c:v>-17.351333096623396</c:v>
                </c:pt>
                <c:pt idx="378">
                  <c:v>-17.325074207782695</c:v>
                </c:pt>
                <c:pt idx="379">
                  <c:v>-17.294467583298669</c:v>
                </c:pt>
                <c:pt idx="380">
                  <c:v>-17.259453454613634</c:v>
                </c:pt>
                <c:pt idx="381">
                  <c:v>-17.219965222477864</c:v>
                </c:pt>
                <c:pt idx="382">
                  <c:v>-17.176279529929111</c:v>
                </c:pt>
                <c:pt idx="383">
                  <c:v>-17.128985524177516</c:v>
                </c:pt>
                <c:pt idx="384">
                  <c:v>-17.077343782782535</c:v>
                </c:pt>
                <c:pt idx="385">
                  <c:v>-17.021724870800966</c:v>
                </c:pt>
                <c:pt idx="386">
                  <c:v>-16.961382535099958</c:v>
                </c:pt>
                <c:pt idx="387">
                  <c:v>-16.896798339486075</c:v>
                </c:pt>
                <c:pt idx="388">
                  <c:v>-16.828506785631152</c:v>
                </c:pt>
                <c:pt idx="389">
                  <c:v>-16.755911895632732</c:v>
                </c:pt>
                <c:pt idx="390">
                  <c:v>-16.679594278335529</c:v>
                </c:pt>
                <c:pt idx="391">
                  <c:v>-16.599104815721507</c:v>
                </c:pt>
                <c:pt idx="392">
                  <c:v>-16.514581829309421</c:v>
                </c:pt>
                <c:pt idx="393">
                  <c:v>-16.426501759886698</c:v>
                </c:pt>
                <c:pt idx="394">
                  <c:v>-16.334304490685454</c:v>
                </c:pt>
                <c:pt idx="395">
                  <c:v>-16.236171349883033</c:v>
                </c:pt>
                <c:pt idx="396">
                  <c:v>-16.134084945917127</c:v>
                </c:pt>
                <c:pt idx="397">
                  <c:v>-16.028000879287688</c:v>
                </c:pt>
                <c:pt idx="398">
                  <c:v>-15.918195793032623</c:v>
                </c:pt>
                <c:pt idx="399">
                  <c:v>-15.804461351037018</c:v>
                </c:pt>
                <c:pt idx="400">
                  <c:v>-15.687244963645918</c:v>
                </c:pt>
                <c:pt idx="401">
                  <c:v>-15.566143620014161</c:v>
                </c:pt>
                <c:pt idx="402">
                  <c:v>-15.441753298044205</c:v>
                </c:pt>
                <c:pt idx="403">
                  <c:v>-15.313481435179694</c:v>
                </c:pt>
                <c:pt idx="404">
                  <c:v>-15.18095063567158</c:v>
                </c:pt>
                <c:pt idx="405">
                  <c:v>-15.044849091768246</c:v>
                </c:pt>
                <c:pt idx="406">
                  <c:v>-14.9055559068918</c:v>
                </c:pt>
                <c:pt idx="407">
                  <c:v>-14.762789314985223</c:v>
                </c:pt>
                <c:pt idx="408">
                  <c:v>-14.617071864008878</c:v>
                </c:pt>
                <c:pt idx="409">
                  <c:v>-14.467896375060027</c:v>
                </c:pt>
                <c:pt idx="410">
                  <c:v>-14.315667566657051</c:v>
                </c:pt>
                <c:pt idx="411">
                  <c:v>-14.159967058896997</c:v>
                </c:pt>
                <c:pt idx="412">
                  <c:v>-14.001179078221291</c:v>
                </c:pt>
                <c:pt idx="413">
                  <c:v>-13.839796288311449</c:v>
                </c:pt>
                <c:pt idx="414">
                  <c:v>-13.675365301966634</c:v>
                </c:pt>
                <c:pt idx="415">
                  <c:v>-13.508245584368698</c:v>
                </c:pt>
                <c:pt idx="416">
                  <c:v>-13.338051201403101</c:v>
                </c:pt>
                <c:pt idx="417">
                  <c:v>-13.165227855741957</c:v>
                </c:pt>
                <c:pt idx="418">
                  <c:v>-12.990163189172733</c:v>
                </c:pt>
                <c:pt idx="419">
                  <c:v>-12.812577143311465</c:v>
                </c:pt>
                <c:pt idx="420">
                  <c:v>-12.632876144349526</c:v>
                </c:pt>
                <c:pt idx="421">
                  <c:v>-12.450881740450834</c:v>
                </c:pt>
                <c:pt idx="422">
                  <c:v>-12.266674192249743</c:v>
                </c:pt>
                <c:pt idx="423">
                  <c:v>-12.080279114842414</c:v>
                </c:pt>
                <c:pt idx="424">
                  <c:v>-11.891819460689979</c:v>
                </c:pt>
                <c:pt idx="425">
                  <c:v>-11.701678602397395</c:v>
                </c:pt>
                <c:pt idx="426">
                  <c:v>-11.509713095426521</c:v>
                </c:pt>
                <c:pt idx="427">
                  <c:v>-11.315819625556426</c:v>
                </c:pt>
                <c:pt idx="428">
                  <c:v>-11.120338019728644</c:v>
                </c:pt>
                <c:pt idx="429">
                  <c:v>-10.923351953923685</c:v>
                </c:pt>
                <c:pt idx="430">
                  <c:v>-10.724532701075072</c:v>
                </c:pt>
                <c:pt idx="431">
                  <c:v>-10.524390001594996</c:v>
                </c:pt>
                <c:pt idx="432">
                  <c:v>-10.323063030838917</c:v>
                </c:pt>
                <c:pt idx="433">
                  <c:v>-10.120492874085896</c:v>
                </c:pt>
                <c:pt idx="434">
                  <c:v>-9.9168332219123272</c:v>
                </c:pt>
                <c:pt idx="435">
                  <c:v>-9.712199342250786</c:v>
                </c:pt>
                <c:pt idx="436">
                  <c:v>-9.5066296577453091</c:v>
                </c:pt>
                <c:pt idx="437">
                  <c:v>-9.3002488285303109</c:v>
                </c:pt>
                <c:pt idx="438">
                  <c:v>-9.0930645391344633</c:v>
                </c:pt>
                <c:pt idx="439">
                  <c:v>-8.8852210879325462</c:v>
                </c:pt>
                <c:pt idx="440">
                  <c:v>-8.6766740754246143</c:v>
                </c:pt>
                <c:pt idx="441">
                  <c:v>-8.4675686538219157</c:v>
                </c:pt>
                <c:pt idx="442">
                  <c:v>-8.2578792080282923</c:v>
                </c:pt>
                <c:pt idx="443">
                  <c:v>-8.0476928293704688</c:v>
                </c:pt>
                <c:pt idx="444">
                  <c:v>-7.8371205165982243</c:v>
                </c:pt>
                <c:pt idx="445">
                  <c:v>-7.6261631235480269</c:v>
                </c:pt>
                <c:pt idx="446">
                  <c:v>-7.4148727342486076</c:v>
                </c:pt>
                <c:pt idx="447">
                  <c:v>-7.2033287554979086</c:v>
                </c:pt>
                <c:pt idx="448">
                  <c:v>-6.9915738791227096</c:v>
                </c:pt>
                <c:pt idx="449">
                  <c:v>-6.7796315856277722</c:v>
                </c:pt>
                <c:pt idx="450">
                  <c:v>-6.5675735972821387</c:v>
                </c:pt>
                <c:pt idx="451">
                  <c:v>-6.3554417520761213</c:v>
                </c:pt>
                <c:pt idx="452">
                  <c:v>-6.1432650804519238</c:v>
                </c:pt>
                <c:pt idx="453">
                  <c:v>-5.9310734666883898</c:v>
                </c:pt>
                <c:pt idx="454">
                  <c:v>-5.7188938066363306</c:v>
                </c:pt>
                <c:pt idx="455">
                  <c:v>-5.5067508615553349</c:v>
                </c:pt>
                <c:pt idx="456">
                  <c:v>-5.2946664042770841</c:v>
                </c:pt>
                <c:pt idx="457">
                  <c:v>-5.0827095955610222</c:v>
                </c:pt>
                <c:pt idx="458">
                  <c:v>-4.8708770200610125</c:v>
                </c:pt>
                <c:pt idx="459">
                  <c:v>-4.65916611626744</c:v>
                </c:pt>
                <c:pt idx="460">
                  <c:v>-4.4476161606609779</c:v>
                </c:pt>
                <c:pt idx="461">
                  <c:v>-4.236212638020513</c:v>
                </c:pt>
                <c:pt idx="462">
                  <c:v>-4.0249867133796187</c:v>
                </c:pt>
                <c:pt idx="463">
                  <c:v>-3.8139328368008134</c:v>
                </c:pt>
                <c:pt idx="464">
                  <c:v>-3.6030578389763792</c:v>
                </c:pt>
                <c:pt idx="465">
                  <c:v>-3.3923843465745405</c:v>
                </c:pt>
                <c:pt idx="466">
                  <c:v>-3.181917696073651</c:v>
                </c:pt>
                <c:pt idx="467">
                  <c:v>-2.9716619431972497</c:v>
                </c:pt>
                <c:pt idx="468">
                  <c:v>-2.7616194359958133</c:v>
                </c:pt>
                <c:pt idx="469">
                  <c:v>-2.551862964034076</c:v>
                </c:pt>
                <c:pt idx="470">
                  <c:v>-2.3423314779996836</c:v>
                </c:pt>
                <c:pt idx="471">
                  <c:v>-2.1329780168831314</c:v>
                </c:pt>
                <c:pt idx="472">
                  <c:v>-1.9238435648381658</c:v>
                </c:pt>
                <c:pt idx="473">
                  <c:v>-1.7148860704153754</c:v>
                </c:pt>
                <c:pt idx="474">
                  <c:v>-1.5061283737421007</c:v>
                </c:pt>
                <c:pt idx="475">
                  <c:v>-1.297922468930478</c:v>
                </c:pt>
              </c:numCache>
            </c:numRef>
          </c:yVal>
          <c:smooth val="1"/>
          <c:extLst>
            <c:ext xmlns:c16="http://schemas.microsoft.com/office/drawing/2014/chart" uri="{C3380CC4-5D6E-409C-BE32-E72D297353CC}">
              <c16:uniqueId val="{00000008-4789-45DC-97F7-B59DC835213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Лист1!$K$2:$K$477</c:f>
              <c:numCache>
                <c:formatCode>0.00</c:formatCode>
                <c:ptCount val="476"/>
                <c:pt idx="0">
                  <c:v>7.5856186956167102</c:v>
                </c:pt>
                <c:pt idx="1">
                  <c:v>7.2706418126821184</c:v>
                </c:pt>
                <c:pt idx="2">
                  <c:v>7.3025385841727175</c:v>
                </c:pt>
                <c:pt idx="3">
                  <c:v>6.5238153286278209</c:v>
                </c:pt>
                <c:pt idx="4">
                  <c:v>6.3516174182295657</c:v>
                </c:pt>
                <c:pt idx="5">
                  <c:v>6.1365842364728174</c:v>
                </c:pt>
                <c:pt idx="6">
                  <c:v>5.8811257369816081</c:v>
                </c:pt>
                <c:pt idx="7">
                  <c:v>5.5884809486567946</c:v>
                </c:pt>
                <c:pt idx="8">
                  <c:v>5.2588116735219907</c:v>
                </c:pt>
                <c:pt idx="9">
                  <c:v>4.8955503344535787</c:v>
                </c:pt>
                <c:pt idx="10">
                  <c:v>4.5044564858078946</c:v>
                </c:pt>
                <c:pt idx="11">
                  <c:v>4.0875050514936406</c:v>
                </c:pt>
                <c:pt idx="12">
                  <c:v>3.6479909867048264</c:v>
                </c:pt>
                <c:pt idx="13">
                  <c:v>3.1893307048827362</c:v>
                </c:pt>
                <c:pt idx="14">
                  <c:v>2.7157758850604292</c:v>
                </c:pt>
                <c:pt idx="15">
                  <c:v>2.2320023495703909</c:v>
                </c:pt>
                <c:pt idx="16">
                  <c:v>1.7418231189250921</c:v>
                </c:pt>
                <c:pt idx="17">
                  <c:v>1.2477567974477977</c:v>
                </c:pt>
                <c:pt idx="18">
                  <c:v>0.75148357534780874</c:v>
                </c:pt>
                <c:pt idx="19">
                  <c:v>0.2550251507665961</c:v>
                </c:pt>
                <c:pt idx="20">
                  <c:v>-0.23790103211067615</c:v>
                </c:pt>
                <c:pt idx="21">
                  <c:v>-0.72507825354114153</c:v>
                </c:pt>
                <c:pt idx="22">
                  <c:v>-1.203649950027462</c:v>
                </c:pt>
                <c:pt idx="23">
                  <c:v>-1.6705986365675896</c:v>
                </c:pt>
                <c:pt idx="24">
                  <c:v>-2.1230530209839293</c:v>
                </c:pt>
                <c:pt idx="25">
                  <c:v>-2.5587794668972466</c:v>
                </c:pt>
                <c:pt idx="26">
                  <c:v>-2.9769429221749273</c:v>
                </c:pt>
                <c:pt idx="27">
                  <c:v>-3.3767610590904922</c:v>
                </c:pt>
                <c:pt idx="28">
                  <c:v>-3.757597129046915</c:v>
                </c:pt>
                <c:pt idx="29">
                  <c:v>-4.1180070810019922</c:v>
                </c:pt>
                <c:pt idx="30">
                  <c:v>-4.457172726094722</c:v>
                </c:pt>
                <c:pt idx="31">
                  <c:v>-4.7734833016991596</c:v>
                </c:pt>
                <c:pt idx="32">
                  <c:v>-5.0657690517604319</c:v>
                </c:pt>
                <c:pt idx="33">
                  <c:v>-5.3335121244192107</c:v>
                </c:pt>
                <c:pt idx="34">
                  <c:v>-5.5768555372953408</c:v>
                </c:pt>
                <c:pt idx="35">
                  <c:v>-5.7962842695414611</c:v>
                </c:pt>
                <c:pt idx="36">
                  <c:v>-5.9921257674693855</c:v>
                </c:pt>
                <c:pt idx="37">
                  <c:v>-6.1642293289303627</c:v>
                </c:pt>
                <c:pt idx="38">
                  <c:v>-6.3120903365313517</c:v>
                </c:pt>
                <c:pt idx="39">
                  <c:v>-6.4350030943751104</c:v>
                </c:pt>
                <c:pt idx="40">
                  <c:v>-6.5325479418039238</c:v>
                </c:pt>
                <c:pt idx="41">
                  <c:v>-6.6048375852405652</c:v>
                </c:pt>
                <c:pt idx="42">
                  <c:v>-6.6524513527750413</c:v>
                </c:pt>
                <c:pt idx="43">
                  <c:v>-6.6760676175355567</c:v>
                </c:pt>
                <c:pt idx="44">
                  <c:v>-6.6760343179106689</c:v>
                </c:pt>
                <c:pt idx="45">
                  <c:v>-6.6521559253334477</c:v>
                </c:pt>
                <c:pt idx="46">
                  <c:v>-6.6038010276853853</c:v>
                </c:pt>
                <c:pt idx="47">
                  <c:v>-6.5302746020257176</c:v>
                </c:pt>
                <c:pt idx="48">
                  <c:v>-6.431220171600577</c:v>
                </c:pt>
                <c:pt idx="49">
                  <c:v>-6.3067841693758568</c:v>
                </c:pt>
                <c:pt idx="50">
                  <c:v>-6.1574554167687392</c:v>
                </c:pt>
                <c:pt idx="51">
                  <c:v>-5.9836890086531085</c:v>
                </c:pt>
                <c:pt idx="52">
                  <c:v>-5.7855519711970915</c:v>
                </c:pt>
                <c:pt idx="53">
                  <c:v>-5.5626319013535976</c:v>
                </c:pt>
                <c:pt idx="54">
                  <c:v>-5.3142444491386378</c:v>
                </c:pt>
                <c:pt idx="55">
                  <c:v>-5.0398265093564936</c:v>
                </c:pt>
                <c:pt idx="56">
                  <c:v>-4.7392764754593371</c:v>
                </c:pt>
                <c:pt idx="57">
                  <c:v>-4.4130105927586536</c:v>
                </c:pt>
                <c:pt idx="58">
                  <c:v>-4.0617482185363736</c:v>
                </c:pt>
                <c:pt idx="59">
                  <c:v>-3.6861374147236328</c:v>
                </c:pt>
                <c:pt idx="60">
                  <c:v>-3.2864911124110168</c:v>
                </c:pt>
                <c:pt idx="61">
                  <c:v>-2.8627883926033917</c:v>
                </c:pt>
                <c:pt idx="62">
                  <c:v>-2.4149438716471163</c:v>
                </c:pt>
                <c:pt idx="63">
                  <c:v>-1.9431731432676311</c:v>
                </c:pt>
                <c:pt idx="64">
                  <c:v>-1.4482286509126399</c:v>
                </c:pt>
                <c:pt idx="65">
                  <c:v>-0.93135486133396062</c:v>
                </c:pt>
                <c:pt idx="66">
                  <c:v>-0.39403921114280793</c:v>
                </c:pt>
                <c:pt idx="67">
                  <c:v>0.16235540311317836</c:v>
                </c:pt>
                <c:pt idx="68">
                  <c:v>0.73677570736035325</c:v>
                </c:pt>
                <c:pt idx="69">
                  <c:v>1.3283915190026114</c:v>
                </c:pt>
                <c:pt idx="70">
                  <c:v>1.9363228127360304</c:v>
                </c:pt>
                <c:pt idx="71">
                  <c:v>2.5593321125954356</c:v>
                </c:pt>
                <c:pt idx="72">
                  <c:v>3.1956964831799257</c:v>
                </c:pt>
                <c:pt idx="73">
                  <c:v>3.8433193288743461</c:v>
                </c:pt>
                <c:pt idx="74">
                  <c:v>4.5000190973281811</c:v>
                </c:pt>
                <c:pt idx="75">
                  <c:v>5.1639132924377877</c:v>
                </c:pt>
                <c:pt idx="76">
                  <c:v>5.8332690529525042</c:v>
                </c:pt>
                <c:pt idx="77">
                  <c:v>6.5067923896014506</c:v>
                </c:pt>
                <c:pt idx="78">
                  <c:v>7.1830612376332246</c:v>
                </c:pt>
                <c:pt idx="79">
                  <c:v>7.8603448703884693</c:v>
                </c:pt>
                <c:pt idx="80">
                  <c:v>8.5365723073482247</c:v>
                </c:pt>
                <c:pt idx="81">
                  <c:v>9.2094894200563004</c:v>
                </c:pt>
                <c:pt idx="82">
                  <c:v>9.8769744247197657</c:v>
                </c:pt>
                <c:pt idx="83">
                  <c:v>10.537273541092851</c:v>
                </c:pt>
                <c:pt idx="84">
                  <c:v>11.189029169082621</c:v>
                </c:pt>
                <c:pt idx="85">
                  <c:v>11.831101436912963</c:v>
                </c:pt>
                <c:pt idx="86">
                  <c:v>12.462296681106034</c:v>
                </c:pt>
                <c:pt idx="87">
                  <c:v>13.081182163953759</c:v>
                </c:pt>
                <c:pt idx="88">
                  <c:v>13.686111688613872</c:v>
                </c:pt>
                <c:pt idx="89">
                  <c:v>14.275411735475011</c:v>
                </c:pt>
                <c:pt idx="90">
                  <c:v>14.847413054108612</c:v>
                </c:pt>
                <c:pt idx="91">
                  <c:v>15.401611027121518</c:v>
                </c:pt>
                <c:pt idx="92">
                  <c:v>15.937121933698641</c:v>
                </c:pt>
                <c:pt idx="93">
                  <c:v>16.453453963994935</c:v>
                </c:pt>
                <c:pt idx="94">
                  <c:v>16.950014555454221</c:v>
                </c:pt>
                <c:pt idx="95">
                  <c:v>17.425987440347651</c:v>
                </c:pt>
                <c:pt idx="96">
                  <c:v>17.880409491062142</c:v>
                </c:pt>
                <c:pt idx="97">
                  <c:v>18.312360271811439</c:v>
                </c:pt>
                <c:pt idx="98">
                  <c:v>18.721207943558692</c:v>
                </c:pt>
                <c:pt idx="99">
                  <c:v>19.106689524650552</c:v>
                </c:pt>
                <c:pt idx="100">
                  <c:v>19.468806722760181</c:v>
                </c:pt>
                <c:pt idx="101">
                  <c:v>19.807607352733569</c:v>
                </c:pt>
                <c:pt idx="102">
                  <c:v>20.122977000474901</c:v>
                </c:pt>
                <c:pt idx="103">
                  <c:v>20.41457242369647</c:v>
                </c:pt>
                <c:pt idx="104">
                  <c:v>20.681929135322559</c:v>
                </c:pt>
                <c:pt idx="105">
                  <c:v>20.924700477719256</c:v>
                </c:pt>
                <c:pt idx="106">
                  <c:v>21.14281302094458</c:v>
                </c:pt>
                <c:pt idx="107">
                  <c:v>21.336516085267011</c:v>
                </c:pt>
                <c:pt idx="108">
                  <c:v>21.506240004301038</c:v>
                </c:pt>
                <c:pt idx="109">
                  <c:v>21.652377542853333</c:v>
                </c:pt>
                <c:pt idx="110">
                  <c:v>21.775131914019557</c:v>
                </c:pt>
                <c:pt idx="111">
                  <c:v>21.874503117799708</c:v>
                </c:pt>
                <c:pt idx="112">
                  <c:v>21.9504433393478</c:v>
                </c:pt>
                <c:pt idx="113">
                  <c:v>22.00307211577892</c:v>
                </c:pt>
                <c:pt idx="114">
                  <c:v>22.032799288630482</c:v>
                </c:pt>
                <c:pt idx="115">
                  <c:v>22.040316465496979</c:v>
                </c:pt>
                <c:pt idx="116">
                  <c:v>22.026439914107307</c:v>
                </c:pt>
                <c:pt idx="117">
                  <c:v>21.991900518536525</c:v>
                </c:pt>
                <c:pt idx="118">
                  <c:v>21.937229365110358</c:v>
                </c:pt>
                <c:pt idx="119">
                  <c:v>21.862819218635547</c:v>
                </c:pt>
                <c:pt idx="120">
                  <c:v>21.769069674611082</c:v>
                </c:pt>
                <c:pt idx="121">
                  <c:v>21.656605741381629</c:v>
                </c:pt>
                <c:pt idx="122">
                  <c:v>21.526322239637324</c:v>
                </c:pt>
                <c:pt idx="123">
                  <c:v>21.379351356625506</c:v>
                </c:pt>
                <c:pt idx="124">
                  <c:v>21.216879925131753</c:v>
                </c:pt>
                <c:pt idx="125">
                  <c:v>21.039963287115089</c:v>
                </c:pt>
                <c:pt idx="126">
                  <c:v>20.849144482612594</c:v>
                </c:pt>
                <c:pt idx="127">
                  <c:v>20.645764034986463</c:v>
                </c:pt>
                <c:pt idx="128">
                  <c:v>20.430293262004795</c:v>
                </c:pt>
                <c:pt idx="129">
                  <c:v>20.203442555665927</c:v>
                </c:pt>
                <c:pt idx="130">
                  <c:v>19.967044249176926</c:v>
                </c:pt>
                <c:pt idx="131">
                  <c:v>19.722153684496874</c:v>
                </c:pt>
                <c:pt idx="132">
                  <c:v>19.470102846622432</c:v>
                </c:pt>
                <c:pt idx="133">
                  <c:v>19.212015384435613</c:v>
                </c:pt>
                <c:pt idx="134">
                  <c:v>18.948811733722675</c:v>
                </c:pt>
                <c:pt idx="135">
                  <c:v>18.681304746866182</c:v>
                </c:pt>
                <c:pt idx="136">
                  <c:v>18.410370460152617</c:v>
                </c:pt>
                <c:pt idx="137">
                  <c:v>18.137052261829357</c:v>
                </c:pt>
                <c:pt idx="138">
                  <c:v>17.862566015124298</c:v>
                </c:pt>
                <c:pt idx="139">
                  <c:v>17.588171982765179</c:v>
                </c:pt>
                <c:pt idx="140">
                  <c:v>17.315005767345429</c:v>
                </c:pt>
                <c:pt idx="141">
                  <c:v>17.043934866785978</c:v>
                </c:pt>
                <c:pt idx="142">
                  <c:v>16.775618442893016</c:v>
                </c:pt>
                <c:pt idx="143">
                  <c:v>16.510630273818936</c:v>
                </c:pt>
                <c:pt idx="144">
                  <c:v>16.249602198600769</c:v>
                </c:pt>
                <c:pt idx="145">
                  <c:v>15.993316331505769</c:v>
                </c:pt>
                <c:pt idx="146">
                  <c:v>15.742658954858779</c:v>
                </c:pt>
                <c:pt idx="147">
                  <c:v>15.498485612869262</c:v>
                </c:pt>
                <c:pt idx="148">
                  <c:v>15.261457175016396</c:v>
                </c:pt>
                <c:pt idx="149">
                  <c:v>15.031969821453075</c:v>
                </c:pt>
                <c:pt idx="150">
                  <c:v>14.810233595967279</c:v>
                </c:pt>
                <c:pt idx="151">
                  <c:v>14.596397066116294</c:v>
                </c:pt>
                <c:pt idx="152">
                  <c:v>14.390701013803472</c:v>
                </c:pt>
                <c:pt idx="153">
                  <c:v>14.193520273268167</c:v>
                </c:pt>
                <c:pt idx="154">
                  <c:v>14.005291154980654</c:v>
                </c:pt>
                <c:pt idx="155">
                  <c:v>13.82637397795914</c:v>
                </c:pt>
                <c:pt idx="156">
                  <c:v>13.656910479068712</c:v>
                </c:pt>
                <c:pt idx="157">
                  <c:v>13.496816128492338</c:v>
                </c:pt>
                <c:pt idx="158">
                  <c:v>13.345852705836245</c:v>
                </c:pt>
                <c:pt idx="159">
                  <c:v>13.203793944418425</c:v>
                </c:pt>
                <c:pt idx="160">
                  <c:v>13.070531406998617</c:v>
                </c:pt>
                <c:pt idx="161">
                  <c:v>12.946089000999871</c:v>
                </c:pt>
                <c:pt idx="162">
                  <c:v>12.830529910325978</c:v>
                </c:pt>
                <c:pt idx="163">
                  <c:v>12.723809735476936</c:v>
                </c:pt>
                <c:pt idx="164">
                  <c:v>12.625688548386094</c:v>
                </c:pt>
                <c:pt idx="165">
                  <c:v>12.53574028462166</c:v>
                </c:pt>
                <c:pt idx="166">
                  <c:v>12.453452642261977</c:v>
                </c:pt>
                <c:pt idx="167">
                  <c:v>12.378383333981036</c:v>
                </c:pt>
                <c:pt idx="168">
                  <c:v>12.310235224664197</c:v>
                </c:pt>
                <c:pt idx="169">
                  <c:v>12.248843523859954</c:v>
                </c:pt>
                <c:pt idx="170">
                  <c:v>12.194056248664801</c:v>
                </c:pt>
                <c:pt idx="171">
                  <c:v>12.14560187906025</c:v>
                </c:pt>
                <c:pt idx="172">
                  <c:v>12.103039835393407</c:v>
                </c:pt>
                <c:pt idx="173">
                  <c:v>12.065794631838765</c:v>
                </c:pt>
                <c:pt idx="174">
                  <c:v>12.033267728984301</c:v>
                </c:pt>
                <c:pt idx="175">
                  <c:v>12.004970732331239</c:v>
                </c:pt>
                <c:pt idx="176">
                  <c:v>11.980555276572671</c:v>
                </c:pt>
                <c:pt idx="177">
                  <c:v>11.959781433641895</c:v>
                </c:pt>
                <c:pt idx="178">
                  <c:v>11.942402444779834</c:v>
                </c:pt>
                <c:pt idx="179">
                  <c:v>11.92805286794896</c:v>
                </c:pt>
                <c:pt idx="180">
                  <c:v>11.916218693554393</c:v>
                </c:pt>
                <c:pt idx="181">
                  <c:v>11.906345781683882</c:v>
                </c:pt>
                <c:pt idx="182">
                  <c:v>11.897717763483474</c:v>
                </c:pt>
                <c:pt idx="183">
                  <c:v>11.889956389367535</c:v>
                </c:pt>
                <c:pt idx="184">
                  <c:v>11.88276793956752</c:v>
                </c:pt>
                <c:pt idx="185">
                  <c:v>11.875848448276471</c:v>
                </c:pt>
                <c:pt idx="186">
                  <c:v>11.868917857110478</c:v>
                </c:pt>
                <c:pt idx="187">
                  <c:v>11.861591085791531</c:v>
                </c:pt>
                <c:pt idx="188">
                  <c:v>11.853341317176818</c:v>
                </c:pt>
                <c:pt idx="189">
                  <c:v>11.843596480786763</c:v>
                </c:pt>
                <c:pt idx="190">
                  <c:v>11.831827197968922</c:v>
                </c:pt>
                <c:pt idx="191">
                  <c:v>11.81762789636845</c:v>
                </c:pt>
                <c:pt idx="192">
                  <c:v>11.800697171688071</c:v>
                </c:pt>
                <c:pt idx="193">
                  <c:v>11.780784849822497</c:v>
                </c:pt>
                <c:pt idx="194">
                  <c:v>11.757577572762928</c:v>
                </c:pt>
                <c:pt idx="195">
                  <c:v>11.730656106770002</c:v>
                </c:pt>
                <c:pt idx="196">
                  <c:v>11.699503880739206</c:v>
                </c:pt>
                <c:pt idx="197">
                  <c:v>11.66358724683518</c:v>
                </c:pt>
                <c:pt idx="198">
                  <c:v>11.622449402511101</c:v>
                </c:pt>
                <c:pt idx="199">
                  <c:v>11.575762474536843</c:v>
                </c:pt>
                <c:pt idx="200">
                  <c:v>11.523283973336182</c:v>
                </c:pt>
                <c:pt idx="201">
                  <c:v>11.464802147448037</c:v>
                </c:pt>
                <c:pt idx="202">
                  <c:v>11.400035230815392</c:v>
                </c:pt>
                <c:pt idx="203">
                  <c:v>11.32861180454487</c:v>
                </c:pt>
                <c:pt idx="204">
                  <c:v>11.250102388858746</c:v>
                </c:pt>
                <c:pt idx="205">
                  <c:v>11.164091165363754</c:v>
                </c:pt>
                <c:pt idx="206">
                  <c:v>11.070265629887565</c:v>
                </c:pt>
                <c:pt idx="207">
                  <c:v>10.96844306141136</c:v>
                </c:pt>
                <c:pt idx="208">
                  <c:v>10.858525268733468</c:v>
                </c:pt>
                <c:pt idx="209">
                  <c:v>10.740424306690636</c:v>
                </c:pt>
                <c:pt idx="210">
                  <c:v>10.61399075388905</c:v>
                </c:pt>
                <c:pt idx="211">
                  <c:v>10.479004320502256</c:v>
                </c:pt>
                <c:pt idx="212">
                  <c:v>10.335214832425075</c:v>
                </c:pt>
                <c:pt idx="213">
                  <c:v>10.182432737946488</c:v>
                </c:pt>
                <c:pt idx="214">
                  <c:v>10.020582899451233</c:v>
                </c:pt>
                <c:pt idx="215">
                  <c:v>9.849717400968041</c:v>
                </c:pt>
                <c:pt idx="216">
                  <c:v>9.6693580940365571</c:v>
                </c:pt>
                <c:pt idx="217">
                  <c:v>9.4808156177401361</c:v>
                </c:pt>
                <c:pt idx="218">
                  <c:v>9.2835392475127954</c:v>
                </c:pt>
                <c:pt idx="219">
                  <c:v>9.0775306910276417</c:v>
                </c:pt>
                <c:pt idx="220">
                  <c:v>8.8627950713038288</c:v>
                </c:pt>
                <c:pt idx="221">
                  <c:v>8.639405818283505</c:v>
                </c:pt>
                <c:pt idx="222">
                  <c:v>8.4075490683317078</c:v>
                </c:pt>
                <c:pt idx="223">
                  <c:v>8.1675091490149168</c:v>
                </c:pt>
                <c:pt idx="224">
                  <c:v>7.9196173489093571</c:v>
                </c:pt>
                <c:pt idx="225">
                  <c:v>7.6641759261488813</c:v>
                </c:pt>
                <c:pt idx="226">
                  <c:v>7.4014213934540383</c:v>
                </c:pt>
                <c:pt idx="227">
                  <c:v>7.1315450102090692</c:v>
                </c:pt>
                <c:pt idx="228">
                  <c:v>6.8547491356729937</c:v>
                </c:pt>
                <c:pt idx="229">
                  <c:v>6.5713104128837339</c:v>
                </c:pt>
                <c:pt idx="230">
                  <c:v>6.281588733941315</c:v>
                </c:pt>
                <c:pt idx="231">
                  <c:v>5.98602553233499</c:v>
                </c:pt>
                <c:pt idx="232">
                  <c:v>5.6850720606744254</c:v>
                </c:pt>
                <c:pt idx="233">
                  <c:v>5.3791202299296854</c:v>
                </c:pt>
                <c:pt idx="234">
                  <c:v>5.0684910826384995</c:v>
                </c:pt>
                <c:pt idx="235">
                  <c:v>4.7534587003290643</c:v>
                </c:pt>
                <c:pt idx="236">
                  <c:v>4.4343052759766532</c:v>
                </c:pt>
                <c:pt idx="237">
                  <c:v>4.1113885670900299</c:v>
                </c:pt>
                <c:pt idx="238">
                  <c:v>3.7851303689181788</c:v>
                </c:pt>
                <c:pt idx="239">
                  <c:v>3.4559990108013152</c:v>
                </c:pt>
                <c:pt idx="240">
                  <c:v>3.1244395550340376</c:v>
                </c:pt>
                <c:pt idx="241">
                  <c:v>2.7908229935914255</c:v>
                </c:pt>
                <c:pt idx="242">
                  <c:v>2.4552684366702979</c:v>
                </c:pt>
                <c:pt idx="243">
                  <c:v>2.1184051617979964</c:v>
                </c:pt>
                <c:pt idx="244">
                  <c:v>1.780311295017599</c:v>
                </c:pt>
                <c:pt idx="245">
                  <c:v>1.4413182316347903</c:v>
                </c:pt>
                <c:pt idx="246">
                  <c:v>1.1018064625561235</c:v>
                </c:pt>
                <c:pt idx="247">
                  <c:v>0.76217697076499391</c:v>
                </c:pt>
                <c:pt idx="248">
                  <c:v>0.42279277020134021</c:v>
                </c:pt>
                <c:pt idx="249">
                  <c:v>8.3941396989393846E-2</c:v>
                </c:pt>
                <c:pt idx="250">
                  <c:v>-0.25401674313470718</c:v>
                </c:pt>
                <c:pt idx="251">
                  <c:v>-0.59111658409237333</c:v>
                </c:pt>
                <c:pt idx="252">
                  <c:v>-0.92706636060029002</c:v>
                </c:pt>
                <c:pt idx="253">
                  <c:v>-1.2615779561921945</c:v>
                </c:pt>
                <c:pt idx="254">
                  <c:v>-1.5943440964445437</c:v>
                </c:pt>
                <c:pt idx="255">
                  <c:v>-1.9250545185059271</c:v>
                </c:pt>
                <c:pt idx="256">
                  <c:v>-2.2534434657543869</c:v>
                </c:pt>
                <c:pt idx="257">
                  <c:v>-2.5793208528310045</c:v>
                </c:pt>
                <c:pt idx="258">
                  <c:v>-2.9025344833731648</c:v>
                </c:pt>
                <c:pt idx="259">
                  <c:v>-3.2229517992585879</c:v>
                </c:pt>
                <c:pt idx="260">
                  <c:v>-3.5404082234948824</c:v>
                </c:pt>
                <c:pt idx="261">
                  <c:v>-3.8546979814767797</c:v>
                </c:pt>
                <c:pt idx="262">
                  <c:v>-4.165581572055812</c:v>
                </c:pt>
                <c:pt idx="263">
                  <c:v>-4.4728282459080209</c:v>
                </c:pt>
                <c:pt idx="264">
                  <c:v>-4.7762582704424839</c:v>
                </c:pt>
                <c:pt idx="265">
                  <c:v>-5.0757542431354521</c:v>
                </c:pt>
                <c:pt idx="266">
                  <c:v>-5.3712388917803713</c:v>
                </c:pt>
                <c:pt idx="267">
                  <c:v>-5.6626366518437852</c:v>
                </c:pt>
                <c:pt idx="268">
                  <c:v>-5.9498360976576636</c:v>
                </c:pt>
                <c:pt idx="269">
                  <c:v>-6.2326826848089221</c:v>
                </c:pt>
                <c:pt idx="270">
                  <c:v>-6.5110099151730347</c:v>
                </c:pt>
                <c:pt idx="271">
                  <c:v>-6.7846640981733275</c:v>
                </c:pt>
                <c:pt idx="272">
                  <c:v>-7.0535496041178218</c:v>
                </c:pt>
                <c:pt idx="273">
                  <c:v>-7.3168591305613306</c:v>
                </c:pt>
                <c:pt idx="274">
                  <c:v>-7.5760420650243754</c:v>
                </c:pt>
                <c:pt idx="275">
                  <c:v>-7.8304537609219294</c:v>
                </c:pt>
                <c:pt idx="276">
                  <c:v>-8.0799755349754889</c:v>
                </c:pt>
                <c:pt idx="277">
                  <c:v>-8.3245245650410649</c:v>
                </c:pt>
                <c:pt idx="278">
                  <c:v>-8.564012905955293</c:v>
                </c:pt>
                <c:pt idx="279">
                  <c:v>-8.7983824968337654</c:v>
                </c:pt>
                <c:pt idx="280">
                  <c:v>-9.0276196762919056</c:v>
                </c:pt>
                <c:pt idx="281">
                  <c:v>-9.2517628669738663</c:v>
                </c:pt>
                <c:pt idx="282">
                  <c:v>-9.4708692759275337</c:v>
                </c:pt>
                <c:pt idx="283">
                  <c:v>-9.6849858641624245</c:v>
                </c:pt>
                <c:pt idx="284">
                  <c:v>-9.8941280007362273</c:v>
                </c:pt>
                <c:pt idx="285">
                  <c:v>-10.098288854956621</c:v>
                </c:pt>
                <c:pt idx="286">
                  <c:v>-10.297458180785133</c:v>
                </c:pt>
                <c:pt idx="287">
                  <c:v>-10.491662447154509</c:v>
                </c:pt>
                <c:pt idx="288">
                  <c:v>-10.680972522497145</c:v>
                </c:pt>
                <c:pt idx="289">
                  <c:v>-10.865497697889772</c:v>
                </c:pt>
                <c:pt idx="290">
                  <c:v>-11.045361779630165</c:v>
                </c:pt>
                <c:pt idx="291">
                  <c:v>-11.220668935775725</c:v>
                </c:pt>
                <c:pt idx="292">
                  <c:v>-11.391489180922504</c:v>
                </c:pt>
                <c:pt idx="293">
                  <c:v>-11.557872037589537</c:v>
                </c:pt>
                <c:pt idx="294">
                  <c:v>-11.719872151315192</c:v>
                </c:pt>
                <c:pt idx="295">
                  <c:v>-11.877579174935773</c:v>
                </c:pt>
                <c:pt idx="296">
                  <c:v>-12.030480806529509</c:v>
                </c:pt>
                <c:pt idx="297">
                  <c:v>-12.17967934906477</c:v>
                </c:pt>
                <c:pt idx="298">
                  <c:v>-12.325404484570019</c:v>
                </c:pt>
                <c:pt idx="299">
                  <c:v>-12.467406038939899</c:v>
                </c:pt>
                <c:pt idx="300">
                  <c:v>-12.605789887905097</c:v>
                </c:pt>
                <c:pt idx="301">
                  <c:v>-12.740639707446066</c:v>
                </c:pt>
                <c:pt idx="302">
                  <c:v>-12.872046858072276</c:v>
                </c:pt>
                <c:pt idx="303">
                  <c:v>-13.00013173073528</c:v>
                </c:pt>
                <c:pt idx="304">
                  <c:v>-13.125040331482856</c:v>
                </c:pt>
                <c:pt idx="305">
                  <c:v>-13.246934035420404</c:v>
                </c:pt>
                <c:pt idx="306">
                  <c:v>-13.365967386960952</c:v>
                </c:pt>
                <c:pt idx="307">
                  <c:v>-13.482260777056172</c:v>
                </c:pt>
                <c:pt idx="308">
                  <c:v>-13.595911543071265</c:v>
                </c:pt>
                <c:pt idx="309">
                  <c:v>-13.707003360986686</c:v>
                </c:pt>
                <c:pt idx="310">
                  <c:v>-13.815626737475377</c:v>
                </c:pt>
                <c:pt idx="311">
                  <c:v>-13.921895232796635</c:v>
                </c:pt>
                <c:pt idx="312">
                  <c:v>-14.025936922430974</c:v>
                </c:pt>
                <c:pt idx="313">
                  <c:v>-14.127902935445263</c:v>
                </c:pt>
                <c:pt idx="314">
                  <c:v>-14.227915370464281</c:v>
                </c:pt>
                <c:pt idx="315">
                  <c:v>-14.326065587997382</c:v>
                </c:pt>
                <c:pt idx="316">
                  <c:v>-14.422426164150194</c:v>
                </c:pt>
                <c:pt idx="317">
                  <c:v>-14.517048329114914</c:v>
                </c:pt>
                <c:pt idx="318">
                  <c:v>-14.610002097487426</c:v>
                </c:pt>
                <c:pt idx="319">
                  <c:v>-14.701371145248409</c:v>
                </c:pt>
                <c:pt idx="320">
                  <c:v>-14.791259640455213</c:v>
                </c:pt>
                <c:pt idx="321">
                  <c:v>-14.879578784108118</c:v>
                </c:pt>
                <c:pt idx="322">
                  <c:v>-14.966714510321598</c:v>
                </c:pt>
                <c:pt idx="323">
                  <c:v>-15.052695849537804</c:v>
                </c:pt>
                <c:pt idx="324">
                  <c:v>-15.1372239589691</c:v>
                </c:pt>
                <c:pt idx="325">
                  <c:v>-15.220744541287415</c:v>
                </c:pt>
                <c:pt idx="326">
                  <c:v>-15.303163674473714</c:v>
                </c:pt>
                <c:pt idx="327">
                  <c:v>-15.38447111248969</c:v>
                </c:pt>
                <c:pt idx="328">
                  <c:v>-15.46451145708556</c:v>
                </c:pt>
                <c:pt idx="329">
                  <c:v>-15.543725287914228</c:v>
                </c:pt>
                <c:pt idx="330">
                  <c:v>-15.621987944841329</c:v>
                </c:pt>
                <c:pt idx="331">
                  <c:v>-15.699278935790039</c:v>
                </c:pt>
                <c:pt idx="332">
                  <c:v>-15.775589722394923</c:v>
                </c:pt>
                <c:pt idx="333">
                  <c:v>-15.850908350944518</c:v>
                </c:pt>
                <c:pt idx="334">
                  <c:v>-15.925227990746446</c:v>
                </c:pt>
                <c:pt idx="335">
                  <c:v>-15.998550349473931</c:v>
                </c:pt>
                <c:pt idx="336">
                  <c:v>-16.070882257819175</c:v>
                </c:pt>
                <c:pt idx="337">
                  <c:v>-16.14222542345523</c:v>
                </c:pt>
                <c:pt idx="338">
                  <c:v>-16.21256276965136</c:v>
                </c:pt>
                <c:pt idx="339">
                  <c:v>-16.281858435273158</c:v>
                </c:pt>
                <c:pt idx="340">
                  <c:v>-16.350061190128304</c:v>
                </c:pt>
                <c:pt idx="341">
                  <c:v>-16.417119804024651</c:v>
                </c:pt>
                <c:pt idx="342">
                  <c:v>-16.482989877462366</c:v>
                </c:pt>
                <c:pt idx="343">
                  <c:v>-16.547534796595571</c:v>
                </c:pt>
                <c:pt idx="344">
                  <c:v>-16.61071186959742</c:v>
                </c:pt>
                <c:pt idx="345">
                  <c:v>-16.6727823704481</c:v>
                </c:pt>
                <c:pt idx="346">
                  <c:v>-16.733491855859747</c:v>
                </c:pt>
                <c:pt idx="347">
                  <c:v>-16.792751526832525</c:v>
                </c:pt>
                <c:pt idx="348">
                  <c:v>-16.85047087669372</c:v>
                </c:pt>
                <c:pt idx="349">
                  <c:v>-16.906631121039378</c:v>
                </c:pt>
                <c:pt idx="350">
                  <c:v>-16.961119553446725</c:v>
                </c:pt>
                <c:pt idx="351">
                  <c:v>-17.013823467493044</c:v>
                </c:pt>
                <c:pt idx="352">
                  <c:v>-17.064669433236073</c:v>
                </c:pt>
                <c:pt idx="353">
                  <c:v>-17.113736003637285</c:v>
                </c:pt>
                <c:pt idx="354">
                  <c:v>-17.16084216535091</c:v>
                </c:pt>
                <c:pt idx="355">
                  <c:v>-17.205193850398047</c:v>
                </c:pt>
                <c:pt idx="356">
                  <c:v>-17.247376790642733</c:v>
                </c:pt>
                <c:pt idx="357">
                  <c:v>-17.287867426872207</c:v>
                </c:pt>
                <c:pt idx="358">
                  <c:v>-17.326107349991773</c:v>
                </c:pt>
                <c:pt idx="359">
                  <c:v>-17.361866024136496</c:v>
                </c:pt>
                <c:pt idx="360">
                  <c:v>-17.395046111941294</c:v>
                </c:pt>
                <c:pt idx="361">
                  <c:v>-17.425763735175099</c:v>
                </c:pt>
                <c:pt idx="362">
                  <c:v>-17.453796896338407</c:v>
                </c:pt>
                <c:pt idx="363">
                  <c:v>-17.478153437375983</c:v>
                </c:pt>
                <c:pt idx="364">
                  <c:v>-17.49950105845927</c:v>
                </c:pt>
                <c:pt idx="365">
                  <c:v>-17.518700426816935</c:v>
                </c:pt>
                <c:pt idx="366">
                  <c:v>-17.534989920258504</c:v>
                </c:pt>
                <c:pt idx="367">
                  <c:v>-17.548113387823058</c:v>
                </c:pt>
                <c:pt idx="368">
                  <c:v>-17.557983738183935</c:v>
                </c:pt>
                <c:pt idx="369">
                  <c:v>-17.564621463417971</c:v>
                </c:pt>
                <c:pt idx="370">
                  <c:v>-17.567888242006283</c:v>
                </c:pt>
                <c:pt idx="371">
                  <c:v>-17.567696982622099</c:v>
                </c:pt>
                <c:pt idx="372">
                  <c:v>-17.562874513864518</c:v>
                </c:pt>
                <c:pt idx="373">
                  <c:v>-17.554286625981312</c:v>
                </c:pt>
                <c:pt idx="374">
                  <c:v>-17.543055260181404</c:v>
                </c:pt>
                <c:pt idx="375">
                  <c:v>-17.528259980678531</c:v>
                </c:pt>
                <c:pt idx="376">
                  <c:v>-17.509673666953997</c:v>
                </c:pt>
                <c:pt idx="377">
                  <c:v>-17.487238258123384</c:v>
                </c:pt>
                <c:pt idx="378">
                  <c:v>-17.460900816321328</c:v>
                </c:pt>
                <c:pt idx="379">
                  <c:v>-17.430217346548996</c:v>
                </c:pt>
                <c:pt idx="380">
                  <c:v>-17.395128080248817</c:v>
                </c:pt>
                <c:pt idx="381">
                  <c:v>-17.355566418170895</c:v>
                </c:pt>
                <c:pt idx="382">
                  <c:v>-17.311802172660787</c:v>
                </c:pt>
                <c:pt idx="383">
                  <c:v>-17.26443473696704</c:v>
                </c:pt>
                <c:pt idx="384">
                  <c:v>-17.212717857956861</c:v>
                </c:pt>
                <c:pt idx="385">
                  <c:v>-17.157025516033141</c:v>
                </c:pt>
                <c:pt idx="386">
                  <c:v>-17.096609750390037</c:v>
                </c:pt>
                <c:pt idx="387">
                  <c:v>-17.03195212483406</c:v>
                </c:pt>
                <c:pt idx="388">
                  <c:v>-16.963590556383089</c:v>
                </c:pt>
                <c:pt idx="389">
                  <c:v>-16.890927359461731</c:v>
                </c:pt>
                <c:pt idx="390">
                  <c:v>-16.814538019895544</c:v>
                </c:pt>
                <c:pt idx="391">
                  <c:v>-16.733985373377788</c:v>
                </c:pt>
                <c:pt idx="392">
                  <c:v>-16.649397495388978</c:v>
                </c:pt>
                <c:pt idx="393">
                  <c:v>-16.561255949735632</c:v>
                </c:pt>
                <c:pt idx="394">
                  <c:v>-16.469002327322919</c:v>
                </c:pt>
                <c:pt idx="395">
                  <c:v>-16.370816248655295</c:v>
                </c:pt>
                <c:pt idx="396">
                  <c:v>-16.268683737516398</c:v>
                </c:pt>
                <c:pt idx="397">
                  <c:v>-16.16255868673322</c:v>
                </c:pt>
                <c:pt idx="398">
                  <c:v>-16.052716031670531</c:v>
                </c:pt>
                <c:pt idx="399">
                  <c:v>-15.938950851559612</c:v>
                </c:pt>
                <c:pt idx="400">
                  <c:v>-15.821710556745515</c:v>
                </c:pt>
                <c:pt idx="401">
                  <c:v>-15.700592136383024</c:v>
                </c:pt>
                <c:pt idx="402">
                  <c:v>-15.576188153028433</c:v>
                </c:pt>
                <c:pt idx="403">
                  <c:v>-15.447912874817822</c:v>
                </c:pt>
                <c:pt idx="404">
                  <c:v>-15.315383782982815</c:v>
                </c:pt>
                <c:pt idx="405">
                  <c:v>-15.179292485117902</c:v>
                </c:pt>
                <c:pt idx="406">
                  <c:v>-15.040014669299083</c:v>
                </c:pt>
                <c:pt idx="407">
                  <c:v>-14.897270277142509</c:v>
                </c:pt>
                <c:pt idx="408">
                  <c:v>-14.751585271954523</c:v>
                </c:pt>
                <c:pt idx="409">
                  <c:v>-14.602445644140195</c:v>
                </c:pt>
                <c:pt idx="410">
                  <c:v>-14.450259527564</c:v>
                </c:pt>
                <c:pt idx="411">
                  <c:v>-14.294609396159625</c:v>
                </c:pt>
                <c:pt idx="412">
                  <c:v>-14.135875207185702</c:v>
                </c:pt>
                <c:pt idx="413">
                  <c:v>-13.974552185833433</c:v>
                </c:pt>
                <c:pt idx="414">
                  <c:v>-13.810184383392292</c:v>
                </c:pt>
                <c:pt idx="415">
                  <c:v>-13.643133826553822</c:v>
                </c:pt>
                <c:pt idx="416">
                  <c:v>-13.473010312020742</c:v>
                </c:pt>
                <c:pt idx="417">
                  <c:v>-13.300261250138272</c:v>
                </c:pt>
                <c:pt idx="418">
                  <c:v>-13.125274282693825</c:v>
                </c:pt>
                <c:pt idx="419">
                  <c:v>-12.947765082120867</c:v>
                </c:pt>
                <c:pt idx="420">
                  <c:v>-12.768143489956811</c:v>
                </c:pt>
                <c:pt idx="421">
                  <c:v>-12.58622934669253</c:v>
                </c:pt>
                <c:pt idx="422">
                  <c:v>-12.402099497616273</c:v>
                </c:pt>
                <c:pt idx="423">
                  <c:v>-12.215784680843353</c:v>
                </c:pt>
                <c:pt idx="424">
                  <c:v>-12.027401871979224</c:v>
                </c:pt>
                <c:pt idx="425">
                  <c:v>-11.837338712811418</c:v>
                </c:pt>
                <c:pt idx="426">
                  <c:v>-11.645448343455746</c:v>
                </c:pt>
                <c:pt idx="427">
                  <c:v>-11.451627449691275</c:v>
                </c:pt>
                <c:pt idx="428">
                  <c:v>-11.256215858459425</c:v>
                </c:pt>
                <c:pt idx="429">
                  <c:v>-11.059297245740884</c:v>
                </c:pt>
                <c:pt idx="430">
                  <c:v>-10.86054203063247</c:v>
                </c:pt>
                <c:pt idx="431">
                  <c:v>-10.660461661219543</c:v>
                </c:pt>
                <c:pt idx="432">
                  <c:v>-10.459194459021035</c:v>
                </c:pt>
                <c:pt idx="433">
                  <c:v>-10.256682363152482</c:v>
                </c:pt>
                <c:pt idx="434">
                  <c:v>-10.053078210353801</c:v>
                </c:pt>
                <c:pt idx="435">
                  <c:v>-9.8484981223940409</c:v>
                </c:pt>
                <c:pt idx="436">
                  <c:v>-9.6429788142442447</c:v>
                </c:pt>
                <c:pt idx="437">
                  <c:v>-9.4366475075482867</c:v>
                </c:pt>
                <c:pt idx="438">
                  <c:v>-9.229511032998543</c:v>
                </c:pt>
                <c:pt idx="439">
                  <c:v>-9.0217145428060928</c:v>
                </c:pt>
                <c:pt idx="440">
                  <c:v>-8.8132144913076829</c:v>
                </c:pt>
                <c:pt idx="441">
                  <c:v>-8.6041543230413975</c:v>
                </c:pt>
                <c:pt idx="442">
                  <c:v>-8.3945084229111373</c:v>
                </c:pt>
                <c:pt idx="443">
                  <c:v>-8.1843655899166752</c:v>
                </c:pt>
                <c:pt idx="444">
                  <c:v>-7.9738376766443197</c:v>
                </c:pt>
                <c:pt idx="445">
                  <c:v>-7.7629255369305366</c:v>
                </c:pt>
                <c:pt idx="446">
                  <c:v>-7.5516786932944822</c:v>
                </c:pt>
                <c:pt idx="447">
                  <c:v>-7.3401791140436705</c:v>
                </c:pt>
                <c:pt idx="448">
                  <c:v>-7.1284690640866515</c:v>
                </c:pt>
                <c:pt idx="449">
                  <c:v>-6.9165728777646533</c:v>
                </c:pt>
                <c:pt idx="450">
                  <c:v>-6.7045609965920159</c:v>
                </c:pt>
                <c:pt idx="451">
                  <c:v>-6.4924756854772285</c:v>
                </c:pt>
                <c:pt idx="452">
                  <c:v>-6.280345974862553</c:v>
                </c:pt>
                <c:pt idx="453">
                  <c:v>-6.0682021759450091</c:v>
                </c:pt>
                <c:pt idx="454">
                  <c:v>-5.8560707576572826</c:v>
                </c:pt>
                <c:pt idx="455">
                  <c:v>-5.6439760543405963</c:v>
                </c:pt>
                <c:pt idx="456">
                  <c:v>-5.4319402657449238</c:v>
                </c:pt>
                <c:pt idx="457">
                  <c:v>-5.2200316987931714</c:v>
                </c:pt>
                <c:pt idx="458">
                  <c:v>-5.0082469381391981</c:v>
                </c:pt>
                <c:pt idx="459">
                  <c:v>-4.7965847030281976</c:v>
                </c:pt>
                <c:pt idx="460">
                  <c:v>-4.5850821353495084</c:v>
                </c:pt>
                <c:pt idx="461">
                  <c:v>-4.3737260006368102</c:v>
                </c:pt>
                <c:pt idx="462">
                  <c:v>-4.1625457562506165</c:v>
                </c:pt>
                <c:pt idx="463">
                  <c:v>-3.9515367060899687</c:v>
                </c:pt>
                <c:pt idx="464">
                  <c:v>-3.7407065346837025</c:v>
                </c:pt>
                <c:pt idx="465">
                  <c:v>-3.5300757341086841</c:v>
                </c:pt>
                <c:pt idx="466">
                  <c:v>-3.319650281220671</c:v>
                </c:pt>
                <c:pt idx="467">
                  <c:v>-3.1094348721206142</c:v>
                </c:pt>
                <c:pt idx="468">
                  <c:v>-2.8994314279407227</c:v>
                </c:pt>
                <c:pt idx="469">
                  <c:v>-2.6897120978683233</c:v>
                </c:pt>
                <c:pt idx="470">
                  <c:v>-2.480216046050189</c:v>
                </c:pt>
                <c:pt idx="471">
                  <c:v>-2.2708963114768212</c:v>
                </c:pt>
                <c:pt idx="472">
                  <c:v>-2.0617945186793754</c:v>
                </c:pt>
                <c:pt idx="473">
                  <c:v>-1.852868616208434</c:v>
                </c:pt>
                <c:pt idx="474">
                  <c:v>-1.6441411240026329</c:v>
                </c:pt>
                <c:pt idx="475">
                  <c:v>-1.4359643563628186</c:v>
                </c:pt>
              </c:numCache>
            </c:numRef>
          </c:yVal>
          <c:smooth val="1"/>
          <c:extLst>
            <c:ext xmlns:c16="http://schemas.microsoft.com/office/drawing/2014/chart" uri="{C3380CC4-5D6E-409C-BE32-E72D297353CC}">
              <c16:uniqueId val="{00000009-4789-45DC-97F7-B59DC835213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Лист1!$L$2:$L$477</c:f>
              <c:numCache>
                <c:formatCode>0.00</c:formatCode>
                <c:ptCount val="476"/>
                <c:pt idx="0">
                  <c:v>7.5846137300133671</c:v>
                </c:pt>
                <c:pt idx="1">
                  <c:v>7.2699442282318953</c:v>
                </c:pt>
                <c:pt idx="2">
                  <c:v>7.301834169030176</c:v>
                </c:pt>
                <c:pt idx="3">
                  <c:v>6.52285348176955</c:v>
                </c:pt>
                <c:pt idx="4">
                  <c:v>6.3506636828183716</c:v>
                </c:pt>
                <c:pt idx="5">
                  <c:v>6.1356364779174157</c:v>
                </c:pt>
                <c:pt idx="6">
                  <c:v>5.8801813937723066</c:v>
                </c:pt>
                <c:pt idx="7">
                  <c:v>5.5875370323657965</c:v>
                </c:pt>
                <c:pt idx="8">
                  <c:v>5.257863914966582</c:v>
                </c:pt>
                <c:pt idx="9">
                  <c:v>4.8945970259606808</c:v>
                </c:pt>
                <c:pt idx="10">
                  <c:v>4.5034942120313621</c:v>
                </c:pt>
                <c:pt idx="11">
                  <c:v>4.0865312509238674</c:v>
                </c:pt>
                <c:pt idx="12">
                  <c:v>3.6470048055052757</c:v>
                </c:pt>
                <c:pt idx="13">
                  <c:v>3.1883317161351394</c:v>
                </c:pt>
                <c:pt idx="14">
                  <c:v>2.7147640887647815</c:v>
                </c:pt>
                <c:pt idx="15">
                  <c:v>2.2309790264815081</c:v>
                </c:pt>
                <c:pt idx="16">
                  <c:v>1.7407894430682038</c:v>
                </c:pt>
                <c:pt idx="17">
                  <c:v>1.2467153303325145</c:v>
                </c:pt>
                <c:pt idx="18">
                  <c:v>0.75043655829503653</c:v>
                </c:pt>
                <c:pt idx="19">
                  <c:v>0.25397554552182516</c:v>
                </c:pt>
                <c:pt idx="20">
                  <c:v>-0.238949996978044</c:v>
                </c:pt>
                <c:pt idx="21">
                  <c:v>-0.72612345619127028</c:v>
                </c:pt>
                <c:pt idx="22">
                  <c:v>-1.2046881085261683</c:v>
                </c:pt>
                <c:pt idx="23">
                  <c:v>-1.6716266557574246</c:v>
                </c:pt>
                <c:pt idx="24">
                  <c:v>-2.1240678057074507</c:v>
                </c:pt>
                <c:pt idx="25">
                  <c:v>-2.5597782421857094</c:v>
                </c:pt>
                <c:pt idx="26">
                  <c:v>-2.9779235534369897</c:v>
                </c:pt>
                <c:pt idx="27">
                  <c:v>-3.3777216251939519</c:v>
                </c:pt>
                <c:pt idx="28">
                  <c:v>-3.7585367761552302</c:v>
                </c:pt>
                <c:pt idx="29">
                  <c:v>-4.1189241014420945</c:v>
                </c:pt>
                <c:pt idx="30">
                  <c:v>-4.4580671198666053</c:v>
                </c:pt>
                <c:pt idx="31">
                  <c:v>-4.7743546418845622</c:v>
                </c:pt>
                <c:pt idx="32">
                  <c:v>-5.0666181921958895</c:v>
                </c:pt>
                <c:pt idx="33">
                  <c:v>-5.3343407727777921</c:v>
                </c:pt>
                <c:pt idx="34">
                  <c:v>-5.5776636935770458</c:v>
                </c:pt>
                <c:pt idx="35">
                  <c:v>-5.7970744952559121</c:v>
                </c:pt>
                <c:pt idx="36">
                  <c:v>-5.9929001972079172</c:v>
                </c:pt>
                <c:pt idx="37">
                  <c:v>-6.1649892434477351</c:v>
                </c:pt>
                <c:pt idx="38">
                  <c:v>-6.3128387242555464</c:v>
                </c:pt>
                <c:pt idx="39">
                  <c:v>-6.4357412360608297</c:v>
                </c:pt>
                <c:pt idx="40">
                  <c:v>-6.5332779720425105</c:v>
                </c:pt>
                <c:pt idx="41">
                  <c:v>-6.6055624924599989</c:v>
                </c:pt>
                <c:pt idx="42">
                  <c:v>-6.6531724177300822</c:v>
                </c:pt>
                <c:pt idx="43">
                  <c:v>-6.6767865478991988</c:v>
                </c:pt>
                <c:pt idx="44">
                  <c:v>-6.676752394437786</c:v>
                </c:pt>
                <c:pt idx="45">
                  <c:v>-6.6528735749423307</c:v>
                </c:pt>
                <c:pt idx="46">
                  <c:v>-6.6045203849673184</c:v>
                </c:pt>
                <c:pt idx="47">
                  <c:v>-6.5309948131441766</c:v>
                </c:pt>
                <c:pt idx="48">
                  <c:v>-6.4319416634737951</c:v>
                </c:pt>
                <c:pt idx="49">
                  <c:v>-6.3075069420039496</c:v>
                </c:pt>
                <c:pt idx="50">
                  <c:v>-6.158178616315122</c:v>
                </c:pt>
                <c:pt idx="51">
                  <c:v>-5.984412208199493</c:v>
                </c:pt>
                <c:pt idx="52">
                  <c:v>-5.7862751707434175</c:v>
                </c:pt>
                <c:pt idx="53">
                  <c:v>-5.5633529663085932</c:v>
                </c:pt>
                <c:pt idx="54">
                  <c:v>-5.314962098747487</c:v>
                </c:pt>
                <c:pt idx="55">
                  <c:v>-5.0405403167009331</c:v>
                </c:pt>
                <c:pt idx="56">
                  <c:v>-4.7399855867028231</c:v>
                </c:pt>
                <c:pt idx="57">
                  <c:v>-4.4137133002281157</c:v>
                </c:pt>
                <c:pt idx="58">
                  <c:v>-4.0624436683952778</c:v>
                </c:pt>
                <c:pt idx="59">
                  <c:v>-3.6868251800537069</c:v>
                </c:pt>
                <c:pt idx="60">
                  <c:v>-3.2871694855391973</c:v>
                </c:pt>
                <c:pt idx="61">
                  <c:v>-2.8634578004479367</c:v>
                </c:pt>
                <c:pt idx="62">
                  <c:v>-2.4156041007488911</c:v>
                </c:pt>
                <c:pt idx="63">
                  <c:v>-1.9438241936266409</c:v>
                </c:pt>
                <c:pt idx="64">
                  <c:v>-1.4488703090697512</c:v>
                </c:pt>
                <c:pt idx="65">
                  <c:v>-0.93198798112571035</c:v>
                </c:pt>
                <c:pt idx="66">
                  <c:v>-0.39466451299376781</c:v>
                </c:pt>
                <c:pt idx="67">
                  <c:v>0.16173705202527305</c:v>
                </c:pt>
                <c:pt idx="68">
                  <c:v>0.73616323973983488</c:v>
                </c:pt>
                <c:pt idx="69">
                  <c:v>1.3277836941182604</c:v>
                </c:pt>
                <c:pt idx="70">
                  <c:v>1.9357182964682562</c:v>
                </c:pt>
                <c:pt idx="71">
                  <c:v>2.5587295174598692</c:v>
                </c:pt>
                <c:pt idx="72">
                  <c:v>3.1950943149626223</c:v>
                </c:pt>
                <c:pt idx="73">
                  <c:v>3.8427160933613775</c:v>
                </c:pt>
                <c:pt idx="74">
                  <c:v>4.4994137272238701</c:v>
                </c:pt>
                <c:pt idx="75">
                  <c:v>5.1633049339055983</c:v>
                </c:pt>
                <c:pt idx="76">
                  <c:v>5.8326555714010819</c:v>
                </c:pt>
                <c:pt idx="77">
                  <c:v>6.5061737850308203</c:v>
                </c:pt>
                <c:pt idx="78">
                  <c:v>7.1824362292885695</c:v>
                </c:pt>
                <c:pt idx="79">
                  <c:v>7.8597121775150276</c:v>
                </c:pt>
                <c:pt idx="80">
                  <c:v>8.5359302222728317</c:v>
                </c:pt>
                <c:pt idx="81">
                  <c:v>9.2088405042886468</c:v>
                </c:pt>
                <c:pt idx="82">
                  <c:v>9.8763161167502211</c:v>
                </c:pt>
                <c:pt idx="83">
                  <c:v>10.536607548594464</c:v>
                </c:pt>
                <c:pt idx="84">
                  <c:v>11.188354638218868</c:v>
                </c:pt>
                <c:pt idx="85">
                  <c:v>11.830418367683842</c:v>
                </c:pt>
                <c:pt idx="86">
                  <c:v>12.461605073511546</c:v>
                </c:pt>
                <c:pt idx="87">
                  <c:v>13.080482871830428</c:v>
                </c:pt>
                <c:pt idx="88">
                  <c:v>13.68540556579828</c:v>
                </c:pt>
                <c:pt idx="89">
                  <c:v>14.274699635803685</c:v>
                </c:pt>
                <c:pt idx="90">
                  <c:v>14.846692416071859</c:v>
                </c:pt>
                <c:pt idx="91">
                  <c:v>15.400885266065558</c:v>
                </c:pt>
                <c:pt idx="92">
                  <c:v>15.936391049623472</c:v>
                </c:pt>
                <c:pt idx="93">
                  <c:v>16.452719664573664</c:v>
                </c:pt>
                <c:pt idx="94">
                  <c:v>16.949273425340632</c:v>
                </c:pt>
                <c:pt idx="95">
                  <c:v>17.425242894887905</c:v>
                </c:pt>
                <c:pt idx="96">
                  <c:v>17.879659822583186</c:v>
                </c:pt>
                <c:pt idx="97">
                  <c:v>18.311607187986329</c:v>
                </c:pt>
                <c:pt idx="98">
                  <c:v>18.720449736714315</c:v>
                </c:pt>
                <c:pt idx="99">
                  <c:v>19.105927902460067</c:v>
                </c:pt>
                <c:pt idx="100">
                  <c:v>19.46803997755049</c:v>
                </c:pt>
                <c:pt idx="101">
                  <c:v>19.806837192177721</c:v>
                </c:pt>
                <c:pt idx="102">
                  <c:v>20.122201716899841</c:v>
                </c:pt>
                <c:pt idx="103">
                  <c:v>20.413790309429157</c:v>
                </c:pt>
                <c:pt idx="104">
                  <c:v>20.681143605709028</c:v>
                </c:pt>
                <c:pt idx="105">
                  <c:v>20.923908117413522</c:v>
                </c:pt>
                <c:pt idx="106">
                  <c:v>21.142017245292628</c:v>
                </c:pt>
                <c:pt idx="107">
                  <c:v>21.335711771249752</c:v>
                </c:pt>
                <c:pt idx="108">
                  <c:v>21.505428859591461</c:v>
                </c:pt>
                <c:pt idx="109">
                  <c:v>21.651561275124546</c:v>
                </c:pt>
                <c:pt idx="110">
                  <c:v>21.774308815598452</c:v>
                </c:pt>
                <c:pt idx="111">
                  <c:v>21.873671481013293</c:v>
                </c:pt>
                <c:pt idx="112">
                  <c:v>21.94960657954212</c:v>
                </c:pt>
                <c:pt idx="113">
                  <c:v>22.002228525280923</c:v>
                </c:pt>
                <c:pt idx="114">
                  <c:v>22.031950575113278</c:v>
                </c:pt>
                <c:pt idx="115">
                  <c:v>22.03946092128751</c:v>
                </c:pt>
                <c:pt idx="116">
                  <c:v>22.025577539205525</c:v>
                </c:pt>
                <c:pt idx="117">
                  <c:v>21.991029605269432</c:v>
                </c:pt>
                <c:pt idx="118">
                  <c:v>21.936355036497105</c:v>
                </c:pt>
                <c:pt idx="119">
                  <c:v>21.861938059329976</c:v>
                </c:pt>
                <c:pt idx="120">
                  <c:v>21.768185099959354</c:v>
                </c:pt>
                <c:pt idx="121">
                  <c:v>21.65571604371069</c:v>
                </c:pt>
                <c:pt idx="122">
                  <c:v>21.525425711274128</c:v>
                </c:pt>
                <c:pt idx="123">
                  <c:v>21.378451412916149</c:v>
                </c:pt>
                <c:pt idx="124">
                  <c:v>21.21597656607624</c:v>
                </c:pt>
                <c:pt idx="125">
                  <c:v>21.039054805040308</c:v>
                </c:pt>
                <c:pt idx="126">
                  <c:v>20.848230877518603</c:v>
                </c:pt>
                <c:pt idx="127">
                  <c:v>20.644850429892532</c:v>
                </c:pt>
                <c:pt idx="128">
                  <c:v>20.429377949237818</c:v>
                </c:pt>
                <c:pt idx="129">
                  <c:v>20.202522119879681</c:v>
                </c:pt>
                <c:pt idx="130">
                  <c:v>19.966122105717627</c:v>
                </c:pt>
                <c:pt idx="131">
                  <c:v>19.721231541037518</c:v>
                </c:pt>
                <c:pt idx="132">
                  <c:v>19.469177287816972</c:v>
                </c:pt>
                <c:pt idx="133">
                  <c:v>19.211089825630154</c:v>
                </c:pt>
                <c:pt idx="134">
                  <c:v>18.947881051897951</c:v>
                </c:pt>
                <c:pt idx="135">
                  <c:v>18.680374065041516</c:v>
                </c:pt>
                <c:pt idx="136">
                  <c:v>18.409438070654844</c:v>
                </c:pt>
                <c:pt idx="137">
                  <c:v>18.13611987233158</c:v>
                </c:pt>
                <c:pt idx="138">
                  <c:v>17.861633625626524</c:v>
                </c:pt>
                <c:pt idx="139">
                  <c:v>17.587239593267402</c:v>
                </c:pt>
                <c:pt idx="140">
                  <c:v>17.314071670174545</c:v>
                </c:pt>
                <c:pt idx="141">
                  <c:v>17.043000769615151</c:v>
                </c:pt>
                <c:pt idx="142">
                  <c:v>16.774686053395243</c:v>
                </c:pt>
                <c:pt idx="143">
                  <c:v>16.509697884321159</c:v>
                </c:pt>
                <c:pt idx="144">
                  <c:v>16.248669809102992</c:v>
                </c:pt>
                <c:pt idx="145">
                  <c:v>15.992383942007992</c:v>
                </c:pt>
                <c:pt idx="146">
                  <c:v>15.741729980707161</c:v>
                </c:pt>
                <c:pt idx="147">
                  <c:v>15.497556638717644</c:v>
                </c:pt>
                <c:pt idx="148">
                  <c:v>15.260528200864778</c:v>
                </c:pt>
                <c:pt idx="149">
                  <c:v>15.031045970320669</c:v>
                </c:pt>
                <c:pt idx="150">
                  <c:v>14.80930974483487</c:v>
                </c:pt>
                <c:pt idx="151">
                  <c:v>14.595474922656996</c:v>
                </c:pt>
                <c:pt idx="152">
                  <c:v>14.389780578017222</c:v>
                </c:pt>
                <c:pt idx="153">
                  <c:v>14.19260239899155</c:v>
                </c:pt>
                <c:pt idx="154">
                  <c:v>14.004375842213614</c:v>
                </c:pt>
                <c:pt idx="155">
                  <c:v>13.82546037286515</c:v>
                </c:pt>
                <c:pt idx="156">
                  <c:v>13.655998581647831</c:v>
                </c:pt>
                <c:pt idx="157">
                  <c:v>13.495906792581032</c:v>
                </c:pt>
                <c:pt idx="158">
                  <c:v>13.34494593143463</c:v>
                </c:pt>
                <c:pt idx="159">
                  <c:v>13.202889731526328</c:v>
                </c:pt>
                <c:pt idx="160">
                  <c:v>13.069629755616152</c:v>
                </c:pt>
                <c:pt idx="161">
                  <c:v>12.94518991112704</c:v>
                </c:pt>
                <c:pt idx="162">
                  <c:v>12.829633381962722</c:v>
                </c:pt>
                <c:pt idx="163">
                  <c:v>12.722915768623313</c:v>
                </c:pt>
                <c:pt idx="164">
                  <c:v>12.624796289205523</c:v>
                </c:pt>
                <c:pt idx="165">
                  <c:v>12.534849733114198</c:v>
                </c:pt>
                <c:pt idx="166">
                  <c:v>12.452564652264089</c:v>
                </c:pt>
                <c:pt idx="167">
                  <c:v>12.377496197819676</c:v>
                </c:pt>
                <c:pt idx="168">
                  <c:v>12.309351503848994</c:v>
                </c:pt>
                <c:pt idx="169">
                  <c:v>12.247961510717859</c:v>
                </c:pt>
                <c:pt idx="170">
                  <c:v>12.193175943195813</c:v>
                </c:pt>
                <c:pt idx="171">
                  <c:v>12.14472071975468</c:v>
                </c:pt>
                <c:pt idx="172">
                  <c:v>12.102162091433994</c:v>
                </c:pt>
                <c:pt idx="173">
                  <c:v>12.064917741715879</c:v>
                </c:pt>
                <c:pt idx="174">
                  <c:v>12.032391692697997</c:v>
                </c:pt>
                <c:pt idx="175">
                  <c:v>12.004096403717986</c:v>
                </c:pt>
                <c:pt idx="176">
                  <c:v>11.97968094795942</c:v>
                </c:pt>
                <c:pt idx="177">
                  <c:v>11.958908812701694</c:v>
                </c:pt>
                <c:pt idx="178">
                  <c:v>11.941529823839632</c:v>
                </c:pt>
                <c:pt idx="179">
                  <c:v>11.927180247008756</c:v>
                </c:pt>
                <c:pt idx="180">
                  <c:v>11.915347780287242</c:v>
                </c:pt>
                <c:pt idx="181">
                  <c:v>11.90547486841673</c:v>
                </c:pt>
                <c:pt idx="182">
                  <c:v>11.896846850216381</c:v>
                </c:pt>
                <c:pt idx="183">
                  <c:v>11.889087183773492</c:v>
                </c:pt>
                <c:pt idx="184">
                  <c:v>11.881897880136952</c:v>
                </c:pt>
                <c:pt idx="185">
                  <c:v>11.874978388845902</c:v>
                </c:pt>
                <c:pt idx="186">
                  <c:v>11.868048651516435</c:v>
                </c:pt>
                <c:pt idx="187">
                  <c:v>11.860722734034013</c:v>
                </c:pt>
                <c:pt idx="188">
                  <c:v>11.852472965419242</c:v>
                </c:pt>
                <c:pt idx="189">
                  <c:v>11.842728129029247</c:v>
                </c:pt>
                <c:pt idx="190">
                  <c:v>11.830957992374879</c:v>
                </c:pt>
                <c:pt idx="191">
                  <c:v>11.816758690774405</c:v>
                </c:pt>
                <c:pt idx="192">
                  <c:v>11.799828819930553</c:v>
                </c:pt>
                <c:pt idx="193">
                  <c:v>11.779915644228453</c:v>
                </c:pt>
                <c:pt idx="194">
                  <c:v>11.75670751333236</c:v>
                </c:pt>
                <c:pt idx="195">
                  <c:v>11.729786047339434</c:v>
                </c:pt>
                <c:pt idx="196">
                  <c:v>11.698632113635529</c:v>
                </c:pt>
                <c:pt idx="197">
                  <c:v>11.662717187404612</c:v>
                </c:pt>
                <c:pt idx="198">
                  <c:v>11.621577635407425</c:v>
                </c:pt>
                <c:pt idx="199">
                  <c:v>11.574890707433223</c:v>
                </c:pt>
                <c:pt idx="200">
                  <c:v>11.522413060069031</c:v>
                </c:pt>
                <c:pt idx="201">
                  <c:v>11.463927818834726</c:v>
                </c:pt>
                <c:pt idx="202">
                  <c:v>11.399160902202082</c:v>
                </c:pt>
                <c:pt idx="203">
                  <c:v>11.327737475931617</c:v>
                </c:pt>
                <c:pt idx="204">
                  <c:v>11.249227206408968</c:v>
                </c:pt>
                <c:pt idx="205">
                  <c:v>11.163213421404341</c:v>
                </c:pt>
                <c:pt idx="206">
                  <c:v>11.069387885928153</c:v>
                </c:pt>
                <c:pt idx="207">
                  <c:v>10.967563609778841</c:v>
                </c:pt>
                <c:pt idx="208">
                  <c:v>10.857644963264423</c:v>
                </c:pt>
                <c:pt idx="209">
                  <c:v>10.739543147385067</c:v>
                </c:pt>
                <c:pt idx="210">
                  <c:v>10.613107886910431</c:v>
                </c:pt>
                <c:pt idx="211">
                  <c:v>10.478119745850528</c:v>
                </c:pt>
                <c:pt idx="212">
                  <c:v>10.334330257773347</c:v>
                </c:pt>
                <c:pt idx="213">
                  <c:v>10.18154645562171</c:v>
                </c:pt>
                <c:pt idx="214">
                  <c:v>10.019696617126453</c:v>
                </c:pt>
                <c:pt idx="215">
                  <c:v>9.8488294109701542</c:v>
                </c:pt>
                <c:pt idx="216">
                  <c:v>9.6684675425290969</c:v>
                </c:pt>
                <c:pt idx="217">
                  <c:v>9.4799250662326724</c:v>
                </c:pt>
                <c:pt idx="218">
                  <c:v>9.2826469883322229</c:v>
                </c:pt>
                <c:pt idx="219">
                  <c:v>9.076638431847071</c:v>
                </c:pt>
                <c:pt idx="220">
                  <c:v>8.8619011044502081</c:v>
                </c:pt>
                <c:pt idx="221">
                  <c:v>8.6385109975933592</c:v>
                </c:pt>
                <c:pt idx="222">
                  <c:v>8.4066525399684551</c:v>
                </c:pt>
                <c:pt idx="223">
                  <c:v>8.1666117668151372</c:v>
                </c:pt>
                <c:pt idx="224">
                  <c:v>7.9187199667095767</c:v>
                </c:pt>
                <c:pt idx="225">
                  <c:v>7.6632776901125776</c:v>
                </c:pt>
                <c:pt idx="226">
                  <c:v>7.4005231574177328</c:v>
                </c:pt>
                <c:pt idx="227">
                  <c:v>7.1306450664996568</c:v>
                </c:pt>
                <c:pt idx="228">
                  <c:v>6.8538491919636382</c:v>
                </c:pt>
                <c:pt idx="229">
                  <c:v>6.5704096153377947</c:v>
                </c:pt>
                <c:pt idx="230">
                  <c:v>6.2806870825588508</c:v>
                </c:pt>
                <c:pt idx="231">
                  <c:v>5.9851230271160585</c:v>
                </c:pt>
                <c:pt idx="232">
                  <c:v>5.6841695554554432</c:v>
                </c:pt>
                <c:pt idx="233">
                  <c:v>5.3782177247107024</c:v>
                </c:pt>
                <c:pt idx="234">
                  <c:v>5.0675890043377851</c:v>
                </c:pt>
                <c:pt idx="235">
                  <c:v>4.7525561951100812</c:v>
                </c:pt>
                <c:pt idx="236">
                  <c:v>4.433403197675938</c:v>
                </c:pt>
                <c:pt idx="237">
                  <c:v>4.1104869157075843</c:v>
                </c:pt>
                <c:pt idx="238">
                  <c:v>3.784228290617464</c:v>
                </c:pt>
                <c:pt idx="239">
                  <c:v>3.4550973594188634</c:v>
                </c:pt>
                <c:pt idx="240">
                  <c:v>3.1235383305698599</c:v>
                </c:pt>
                <c:pt idx="241">
                  <c:v>2.78992240950465</c:v>
                </c:pt>
                <c:pt idx="242">
                  <c:v>2.4543687064200594</c:v>
                </c:pt>
                <c:pt idx="243">
                  <c:v>2.1175058584660262</c:v>
                </c:pt>
                <c:pt idx="244">
                  <c:v>1.7794125253334616</c:v>
                </c:pt>
                <c:pt idx="245">
                  <c:v>1.4404205292463297</c:v>
                </c:pt>
                <c:pt idx="246">
                  <c:v>1.1009097207337581</c:v>
                </c:pt>
                <c:pt idx="247">
                  <c:v>0.76128108277916517</c:v>
                </c:pt>
                <c:pt idx="248">
                  <c:v>0.42189797619357661</c:v>
                </c:pt>
                <c:pt idx="249">
                  <c:v>8.3047690289094755E-2</c:v>
                </c:pt>
                <c:pt idx="250">
                  <c:v>-0.25490926913917039</c:v>
                </c:pt>
                <c:pt idx="251">
                  <c:v>-0.5920078827068197</c:v>
                </c:pt>
                <c:pt idx="252">
                  <c:v>-0.92795637845992562</c:v>
                </c:pt>
                <c:pt idx="253">
                  <c:v>-1.2624665865674609</c:v>
                </c:pt>
                <c:pt idx="254">
                  <c:v>-1.595231446065005</c:v>
                </c:pt>
                <c:pt idx="255">
                  <c:v>-1.9259403739124488</c:v>
                </c:pt>
                <c:pt idx="256">
                  <c:v>-2.2543280404061035</c:v>
                </c:pt>
                <c:pt idx="257">
                  <c:v>-2.5802037198096475</c:v>
                </c:pt>
                <c:pt idx="258">
                  <c:v>-2.9034162830561372</c:v>
                </c:pt>
                <c:pt idx="259">
                  <c:v>-3.2238314643502184</c:v>
                </c:pt>
                <c:pt idx="260">
                  <c:v>-3.5412866078317133</c:v>
                </c:pt>
                <c:pt idx="261">
                  <c:v>-3.8555744446814035</c:v>
                </c:pt>
                <c:pt idx="262">
                  <c:v>-4.166456327587361</c:v>
                </c:pt>
                <c:pt idx="263">
                  <c:v>-4.4737017206847653</c:v>
                </c:pt>
                <c:pt idx="264">
                  <c:v>-4.7771300375461543</c:v>
                </c:pt>
                <c:pt idx="265">
                  <c:v>-5.0766238756477806</c:v>
                </c:pt>
                <c:pt idx="266">
                  <c:v>-5.372106389701365</c:v>
                </c:pt>
                <c:pt idx="267">
                  <c:v>-5.6635028690099674</c:v>
                </c:pt>
                <c:pt idx="268">
                  <c:v>-5.9507006071507895</c:v>
                </c:pt>
                <c:pt idx="269">
                  <c:v>-6.2335459135472311</c:v>
                </c:pt>
                <c:pt idx="270">
                  <c:v>-6.5118710093200018</c:v>
                </c:pt>
                <c:pt idx="271">
                  <c:v>-6.7855234846472445</c:v>
                </c:pt>
                <c:pt idx="272">
                  <c:v>-7.0544068560003961</c:v>
                </c:pt>
                <c:pt idx="273">
                  <c:v>-7.317714674770798</c:v>
                </c:pt>
                <c:pt idx="274">
                  <c:v>-7.5768950477242081</c:v>
                </c:pt>
                <c:pt idx="275">
                  <c:v>-7.8313067436218207</c:v>
                </c:pt>
                <c:pt idx="276">
                  <c:v>-8.0808259561657465</c:v>
                </c:pt>
                <c:pt idx="277">
                  <c:v>-8.3253741323947388</c:v>
                </c:pt>
                <c:pt idx="278">
                  <c:v>-8.5648599117993918</c:v>
                </c:pt>
                <c:pt idx="279">
                  <c:v>-8.7992269411682908</c:v>
                </c:pt>
                <c:pt idx="280">
                  <c:v>-9.0284641206264293</c:v>
                </c:pt>
                <c:pt idx="281">
                  <c:v>-9.2526056036352831</c:v>
                </c:pt>
                <c:pt idx="282">
                  <c:v>-9.4717094510793149</c:v>
                </c:pt>
                <c:pt idx="283">
                  <c:v>-9.6858243316411556</c:v>
                </c:pt>
                <c:pt idx="284">
                  <c:v>-9.8949656143784335</c:v>
                </c:pt>
                <c:pt idx="285">
                  <c:v>-10.09912476092572</c:v>
                </c:pt>
                <c:pt idx="286">
                  <c:v>-10.298293232917764</c:v>
                </c:pt>
                <c:pt idx="287">
                  <c:v>-10.492495791614031</c:v>
                </c:pt>
                <c:pt idx="288">
                  <c:v>-10.681805013120142</c:v>
                </c:pt>
                <c:pt idx="289">
                  <c:v>-10.866329334676244</c:v>
                </c:pt>
                <c:pt idx="290">
                  <c:v>-11.046190854907003</c:v>
                </c:pt>
                <c:pt idx="291">
                  <c:v>-11.221497157216039</c:v>
                </c:pt>
                <c:pt idx="292">
                  <c:v>-11.392315694689707</c:v>
                </c:pt>
                <c:pt idx="293">
                  <c:v>-11.558698551356743</c:v>
                </c:pt>
                <c:pt idx="294">
                  <c:v>-11.720697811245874</c:v>
                </c:pt>
                <c:pt idx="295">
                  <c:v>-11.878403981029985</c:v>
                </c:pt>
                <c:pt idx="296">
                  <c:v>-12.031304758787138</c:v>
                </c:pt>
                <c:pt idx="297">
                  <c:v>-12.180502447485875</c:v>
                </c:pt>
                <c:pt idx="298">
                  <c:v>-12.326225021481488</c:v>
                </c:pt>
                <c:pt idx="299">
                  <c:v>-12.468229137361003</c:v>
                </c:pt>
                <c:pt idx="300">
                  <c:v>-12.606611278653093</c:v>
                </c:pt>
                <c:pt idx="301">
                  <c:v>-12.741459390521012</c:v>
                </c:pt>
                <c:pt idx="302">
                  <c:v>-12.872867394983746</c:v>
                </c:pt>
                <c:pt idx="303">
                  <c:v>-13.000950559973701</c:v>
                </c:pt>
                <c:pt idx="304">
                  <c:v>-13.125859160721276</c:v>
                </c:pt>
                <c:pt idx="305">
                  <c:v>-13.247752010822241</c:v>
                </c:pt>
                <c:pt idx="306">
                  <c:v>-13.366783654689739</c:v>
                </c:pt>
                <c:pt idx="307">
                  <c:v>-13.483078752458066</c:v>
                </c:pt>
                <c:pt idx="308">
                  <c:v>-13.596729518473103</c:v>
                </c:pt>
                <c:pt idx="309">
                  <c:v>-13.707820482551998</c:v>
                </c:pt>
                <c:pt idx="310">
                  <c:v>-13.816443859040691</c:v>
                </c:pt>
                <c:pt idx="311">
                  <c:v>-13.922710646688898</c:v>
                </c:pt>
                <c:pt idx="312">
                  <c:v>-14.026755751669395</c:v>
                </c:pt>
                <c:pt idx="313">
                  <c:v>-14.128718349337525</c:v>
                </c:pt>
                <c:pt idx="314">
                  <c:v>-14.228730784356545</c:v>
                </c:pt>
                <c:pt idx="315">
                  <c:v>-14.326881855726228</c:v>
                </c:pt>
                <c:pt idx="316">
                  <c:v>-14.423242431879036</c:v>
                </c:pt>
                <c:pt idx="317">
                  <c:v>-14.517864596843699</c:v>
                </c:pt>
                <c:pt idx="318">
                  <c:v>-14.610818365216213</c:v>
                </c:pt>
                <c:pt idx="319">
                  <c:v>-14.702187412977196</c:v>
                </c:pt>
                <c:pt idx="320">
                  <c:v>-14.792075908184</c:v>
                </c:pt>
                <c:pt idx="321">
                  <c:v>-14.88039505183696</c:v>
                </c:pt>
                <c:pt idx="322">
                  <c:v>-14.967530778050387</c:v>
                </c:pt>
                <c:pt idx="323">
                  <c:v>-15.053513824939698</c:v>
                </c:pt>
                <c:pt idx="324">
                  <c:v>-15.138040226697886</c:v>
                </c:pt>
                <c:pt idx="325">
                  <c:v>-15.221560809016205</c:v>
                </c:pt>
                <c:pt idx="326">
                  <c:v>-15.303981649875611</c:v>
                </c:pt>
                <c:pt idx="327">
                  <c:v>-15.385289087891531</c:v>
                </c:pt>
                <c:pt idx="328">
                  <c:v>-15.465329432487458</c:v>
                </c:pt>
                <c:pt idx="329">
                  <c:v>-15.544543263316122</c:v>
                </c:pt>
                <c:pt idx="330">
                  <c:v>-15.622805920243227</c:v>
                </c:pt>
                <c:pt idx="331">
                  <c:v>-15.700096911191933</c:v>
                </c:pt>
                <c:pt idx="332">
                  <c:v>-15.776409405469868</c:v>
                </c:pt>
                <c:pt idx="333">
                  <c:v>-15.851728034019462</c:v>
                </c:pt>
                <c:pt idx="334">
                  <c:v>-15.926047673821449</c:v>
                </c:pt>
                <c:pt idx="335">
                  <c:v>-15.999371740221926</c:v>
                </c:pt>
                <c:pt idx="336">
                  <c:v>-16.071703648567169</c:v>
                </c:pt>
                <c:pt idx="337">
                  <c:v>-16.143045106530177</c:v>
                </c:pt>
                <c:pt idx="338">
                  <c:v>-16.213384160399414</c:v>
                </c:pt>
                <c:pt idx="339">
                  <c:v>-16.282679826021155</c:v>
                </c:pt>
                <c:pt idx="340">
                  <c:v>-16.350882580876302</c:v>
                </c:pt>
                <c:pt idx="341">
                  <c:v>-16.417942902445755</c:v>
                </c:pt>
                <c:pt idx="342">
                  <c:v>-16.483811268210363</c:v>
                </c:pt>
                <c:pt idx="343">
                  <c:v>-16.548357895016615</c:v>
                </c:pt>
                <c:pt idx="344">
                  <c:v>-16.611534968018525</c:v>
                </c:pt>
                <c:pt idx="345">
                  <c:v>-16.673605468869205</c:v>
                </c:pt>
                <c:pt idx="346">
                  <c:v>-16.734316661953901</c:v>
                </c:pt>
                <c:pt idx="347">
                  <c:v>-16.79357462525363</c:v>
                </c:pt>
                <c:pt idx="348">
                  <c:v>-16.851295682787878</c:v>
                </c:pt>
                <c:pt idx="349">
                  <c:v>-16.907455927133533</c:v>
                </c:pt>
                <c:pt idx="350">
                  <c:v>-16.96194435954094</c:v>
                </c:pt>
                <c:pt idx="351">
                  <c:v>-17.014648273587202</c:v>
                </c:pt>
                <c:pt idx="352">
                  <c:v>-17.065494239330285</c:v>
                </c:pt>
                <c:pt idx="353">
                  <c:v>-17.11456080973144</c:v>
                </c:pt>
                <c:pt idx="354">
                  <c:v>-17.161668679118115</c:v>
                </c:pt>
                <c:pt idx="355">
                  <c:v>-17.206018656492201</c:v>
                </c:pt>
                <c:pt idx="356">
                  <c:v>-17.248203304409934</c:v>
                </c:pt>
                <c:pt idx="357">
                  <c:v>-17.288693940639469</c:v>
                </c:pt>
                <c:pt idx="358">
                  <c:v>-17.326935571432088</c:v>
                </c:pt>
                <c:pt idx="359">
                  <c:v>-17.362692537903758</c:v>
                </c:pt>
                <c:pt idx="360">
                  <c:v>-17.39587604105472</c:v>
                </c:pt>
                <c:pt idx="361">
                  <c:v>-17.426590248942361</c:v>
                </c:pt>
                <c:pt idx="362">
                  <c:v>-17.454625117778779</c:v>
                </c:pt>
                <c:pt idx="363">
                  <c:v>-17.478978243470138</c:v>
                </c:pt>
                <c:pt idx="364">
                  <c:v>-17.500327572226471</c:v>
                </c:pt>
                <c:pt idx="365">
                  <c:v>-17.519526940584139</c:v>
                </c:pt>
                <c:pt idx="366">
                  <c:v>-17.535816434025708</c:v>
                </c:pt>
                <c:pt idx="367">
                  <c:v>-17.548939901590323</c:v>
                </c:pt>
                <c:pt idx="368">
                  <c:v>-17.558811959624251</c:v>
                </c:pt>
                <c:pt idx="369">
                  <c:v>-17.565449684858283</c:v>
                </c:pt>
                <c:pt idx="370">
                  <c:v>-17.568714755773488</c:v>
                </c:pt>
                <c:pt idx="371">
                  <c:v>-17.568523496389361</c:v>
                </c:pt>
                <c:pt idx="372">
                  <c:v>-17.563701027631719</c:v>
                </c:pt>
                <c:pt idx="373">
                  <c:v>-17.555114847421628</c:v>
                </c:pt>
                <c:pt idx="374">
                  <c:v>-17.543881773948666</c:v>
                </c:pt>
                <c:pt idx="375">
                  <c:v>-17.5290899097919</c:v>
                </c:pt>
                <c:pt idx="376">
                  <c:v>-17.510501888394309</c:v>
                </c:pt>
                <c:pt idx="377">
                  <c:v>-17.488066479563699</c:v>
                </c:pt>
                <c:pt idx="378">
                  <c:v>-17.461729037761639</c:v>
                </c:pt>
                <c:pt idx="379">
                  <c:v>-17.431045567989308</c:v>
                </c:pt>
                <c:pt idx="380">
                  <c:v>-17.395954594016022</c:v>
                </c:pt>
                <c:pt idx="381">
                  <c:v>-17.356392931938156</c:v>
                </c:pt>
                <c:pt idx="382">
                  <c:v>-17.312630394101102</c:v>
                </c:pt>
                <c:pt idx="383">
                  <c:v>-17.265261250734302</c:v>
                </c:pt>
                <c:pt idx="384">
                  <c:v>-17.213544371724122</c:v>
                </c:pt>
                <c:pt idx="385">
                  <c:v>-17.157852029800402</c:v>
                </c:pt>
                <c:pt idx="386">
                  <c:v>-17.097436264157242</c:v>
                </c:pt>
                <c:pt idx="387">
                  <c:v>-17.032780346274375</c:v>
                </c:pt>
                <c:pt idx="388">
                  <c:v>-16.9644153624773</c:v>
                </c:pt>
                <c:pt idx="389">
                  <c:v>-16.891752165555943</c:v>
                </c:pt>
                <c:pt idx="390">
                  <c:v>-16.815366241335855</c:v>
                </c:pt>
                <c:pt idx="391">
                  <c:v>-16.734811887144993</c:v>
                </c:pt>
                <c:pt idx="392">
                  <c:v>-16.650224009156187</c:v>
                </c:pt>
                <c:pt idx="393">
                  <c:v>-16.562082463502836</c:v>
                </c:pt>
                <c:pt idx="394">
                  <c:v>-16.46982884109018</c:v>
                </c:pt>
                <c:pt idx="395">
                  <c:v>-16.371642762422557</c:v>
                </c:pt>
                <c:pt idx="396">
                  <c:v>-16.269510251283599</c:v>
                </c:pt>
                <c:pt idx="397">
                  <c:v>-16.163385200500485</c:v>
                </c:pt>
                <c:pt idx="398">
                  <c:v>-16.053544253110843</c:v>
                </c:pt>
                <c:pt idx="399">
                  <c:v>-15.939779072999928</c:v>
                </c:pt>
                <c:pt idx="400">
                  <c:v>-15.82253877818583</c:v>
                </c:pt>
                <c:pt idx="401">
                  <c:v>-15.70142035782334</c:v>
                </c:pt>
                <c:pt idx="402">
                  <c:v>-15.577014666795698</c:v>
                </c:pt>
                <c:pt idx="403">
                  <c:v>-15.448739388585087</c:v>
                </c:pt>
                <c:pt idx="404">
                  <c:v>-15.31621200442313</c:v>
                </c:pt>
                <c:pt idx="405">
                  <c:v>-15.180122414231265</c:v>
                </c:pt>
                <c:pt idx="406">
                  <c:v>-15.040842890739397</c:v>
                </c:pt>
                <c:pt idx="407">
                  <c:v>-14.898100206255871</c:v>
                </c:pt>
                <c:pt idx="408">
                  <c:v>-14.752415201067885</c:v>
                </c:pt>
                <c:pt idx="409">
                  <c:v>-14.603275573253615</c:v>
                </c:pt>
                <c:pt idx="410">
                  <c:v>-14.451091164350471</c:v>
                </c:pt>
                <c:pt idx="411">
                  <c:v>-14.295438471436466</c:v>
                </c:pt>
                <c:pt idx="412">
                  <c:v>-14.136706843972174</c:v>
                </c:pt>
                <c:pt idx="413">
                  <c:v>-13.975383822619905</c:v>
                </c:pt>
                <c:pt idx="414">
                  <c:v>-13.811016874015289</c:v>
                </c:pt>
                <c:pt idx="415">
                  <c:v>-13.64396460950371</c:v>
                </c:pt>
                <c:pt idx="416">
                  <c:v>-13.473842802643739</c:v>
                </c:pt>
                <c:pt idx="417">
                  <c:v>-13.301093740761269</c:v>
                </c:pt>
                <c:pt idx="418">
                  <c:v>-13.126107627153347</c:v>
                </c:pt>
                <c:pt idx="419">
                  <c:v>-12.948598426580389</c:v>
                </c:pt>
                <c:pt idx="420">
                  <c:v>-12.768976834416334</c:v>
                </c:pt>
                <c:pt idx="421">
                  <c:v>-12.587062691152052</c:v>
                </c:pt>
                <c:pt idx="422">
                  <c:v>-12.402934549748846</c:v>
                </c:pt>
                <c:pt idx="423">
                  <c:v>-12.216619732975925</c:v>
                </c:pt>
                <c:pt idx="424">
                  <c:v>-12.028238631784905</c:v>
                </c:pt>
                <c:pt idx="425">
                  <c:v>-11.838174618780572</c:v>
                </c:pt>
                <c:pt idx="426">
                  <c:v>-11.646284249424902</c:v>
                </c:pt>
                <c:pt idx="427">
                  <c:v>-11.452464209496956</c:v>
                </c:pt>
                <c:pt idx="428">
                  <c:v>-11.257054325938215</c:v>
                </c:pt>
                <c:pt idx="429">
                  <c:v>-11.060135713219616</c:v>
                </c:pt>
                <c:pt idx="430">
                  <c:v>-10.861383059620835</c:v>
                </c:pt>
                <c:pt idx="431">
                  <c:v>-10.661301836371381</c:v>
                </c:pt>
                <c:pt idx="432">
                  <c:v>-10.460036341845983</c:v>
                </c:pt>
                <c:pt idx="433">
                  <c:v>-10.257523392140845</c:v>
                </c:pt>
                <c:pt idx="434">
                  <c:v>-10.053920093178748</c:v>
                </c:pt>
                <c:pt idx="435">
                  <c:v>-9.8493417128920395</c:v>
                </c:pt>
                <c:pt idx="436">
                  <c:v>-9.6438224047421848</c:v>
                </c:pt>
                <c:pt idx="437">
                  <c:v>-9.4374919518828122</c:v>
                </c:pt>
                <c:pt idx="438">
                  <c:v>-9.2303563311695935</c:v>
                </c:pt>
                <c:pt idx="439">
                  <c:v>-9.0225606948137234</c:v>
                </c:pt>
                <c:pt idx="440">
                  <c:v>-8.8140614971518385</c:v>
                </c:pt>
                <c:pt idx="441">
                  <c:v>-8.6050013288855531</c:v>
                </c:pt>
                <c:pt idx="442">
                  <c:v>-8.395357136428343</c:v>
                </c:pt>
                <c:pt idx="443">
                  <c:v>-8.1852143034338845</c:v>
                </c:pt>
                <c:pt idx="444">
                  <c:v>-7.9746880978345773</c:v>
                </c:pt>
                <c:pt idx="445">
                  <c:v>-7.7637759581207941</c:v>
                </c:pt>
                <c:pt idx="446">
                  <c:v>-7.5525291144847388</c:v>
                </c:pt>
                <c:pt idx="447">
                  <c:v>-7.3410312429070359</c:v>
                </c:pt>
                <c:pt idx="448">
                  <c:v>-7.129322473704776</c:v>
                </c:pt>
                <c:pt idx="449">
                  <c:v>-6.9174267143010697</c:v>
                </c:pt>
                <c:pt idx="450">
                  <c:v>-6.7054152600466663</c:v>
                </c:pt>
                <c:pt idx="451">
                  <c:v>-6.4933303758501699</c:v>
                </c:pt>
                <c:pt idx="452">
                  <c:v>-6.2812015190720194</c:v>
                </c:pt>
                <c:pt idx="453">
                  <c:v>-6.0690590009092924</c:v>
                </c:pt>
                <c:pt idx="454">
                  <c:v>-5.8569275826215659</c:v>
                </c:pt>
                <c:pt idx="455">
                  <c:v>-5.6448333062231484</c:v>
                </c:pt>
                <c:pt idx="456">
                  <c:v>-5.432799225300549</c:v>
                </c:pt>
                <c:pt idx="457">
                  <c:v>-5.2208915121853341</c:v>
                </c:pt>
                <c:pt idx="458">
                  <c:v>-5.0091076053678973</c:v>
                </c:pt>
                <c:pt idx="459">
                  <c:v>-4.7974453702568969</c:v>
                </c:pt>
                <c:pt idx="460">
                  <c:v>-4.5859436564147442</c:v>
                </c:pt>
                <c:pt idx="461">
                  <c:v>-4.374587521702046</c:v>
                </c:pt>
                <c:pt idx="462">
                  <c:v>-4.1634085580706568</c:v>
                </c:pt>
                <c:pt idx="463">
                  <c:v>-3.9524003617465455</c:v>
                </c:pt>
                <c:pt idx="464">
                  <c:v>-3.7415701903402794</c:v>
                </c:pt>
                <c:pt idx="465">
                  <c:v>-3.5309400301426646</c:v>
                </c:pt>
                <c:pt idx="466">
                  <c:v>-3.3205154310911875</c:v>
                </c:pt>
                <c:pt idx="467">
                  <c:v>-3.1103006623685334</c:v>
                </c:pt>
                <c:pt idx="468">
                  <c:v>-2.9002978585660446</c:v>
                </c:pt>
                <c:pt idx="469">
                  <c:v>-2.6905787419527738</c:v>
                </c:pt>
                <c:pt idx="470">
                  <c:v>-2.4810833305120421</c:v>
                </c:pt>
                <c:pt idx="471">
                  <c:v>-2.2717642363160828</c:v>
                </c:pt>
                <c:pt idx="472">
                  <c:v>-2.0626628704369057</c:v>
                </c:pt>
                <c:pt idx="473">
                  <c:v>-1.8537378218024945</c:v>
                </c:pt>
                <c:pt idx="474">
                  <c:v>-1.6450107565149621</c:v>
                </c:pt>
                <c:pt idx="475">
                  <c:v>-1.4368344157934161</c:v>
                </c:pt>
              </c:numCache>
            </c:numRef>
          </c:yVal>
          <c:smooth val="1"/>
          <c:extLst>
            <c:ext xmlns:c16="http://schemas.microsoft.com/office/drawing/2014/chart" uri="{C3380CC4-5D6E-409C-BE32-E72D297353CC}">
              <c16:uniqueId val="{0000000A-4789-45DC-97F7-B59DC835213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Лист1!$M$2:$M$477</c:f>
              <c:numCache>
                <c:formatCode>0.00</c:formatCode>
                <c:ptCount val="476"/>
                <c:pt idx="0">
                  <c:v>7.4667159810661952</c:v>
                </c:pt>
                <c:pt idx="1">
                  <c:v>7.1451060689985448</c:v>
                </c:pt>
                <c:pt idx="2">
                  <c:v>7.1754851460456832</c:v>
                </c:pt>
                <c:pt idx="3">
                  <c:v>6.4020620808004889</c:v>
                </c:pt>
                <c:pt idx="4">
                  <c:v>6.2296417459844999</c:v>
                </c:pt>
                <c:pt idx="5">
                  <c:v>6.0145547725259707</c:v>
                </c:pt>
                <c:pt idx="6">
                  <c:v>5.7591833643614878</c:v>
                </c:pt>
                <c:pt idx="7">
                  <c:v>5.4667345315217926</c:v>
                </c:pt>
                <c:pt idx="8">
                  <c:v>5.1373457416892041</c:v>
                </c:pt>
                <c:pt idx="9">
                  <c:v>4.7744267910718898</c:v>
                </c:pt>
                <c:pt idx="10">
                  <c:v>4.3837056420743412</c:v>
                </c:pt>
                <c:pt idx="11">
                  <c:v>3.9671354457735957</c:v>
                </c:pt>
                <c:pt idx="12">
                  <c:v>3.5279891710728366</c:v>
                </c:pt>
                <c:pt idx="13">
                  <c:v>3.0696597509086088</c:v>
                </c:pt>
                <c:pt idx="14">
                  <c:v>2.5963768780231455</c:v>
                </c:pt>
                <c:pt idx="15">
                  <c:v>2.1127978038042738</c:v>
                </c:pt>
                <c:pt idx="16">
                  <c:v>1.6227188989520043</c:v>
                </c:pt>
                <c:pt idx="17">
                  <c:v>1.1286510832607703</c:v>
                </c:pt>
                <c:pt idx="18">
                  <c:v>0.63226953065022318</c:v>
                </c:pt>
                <c:pt idx="19">
                  <c:v>0.13559512544888949</c:v>
                </c:pt>
                <c:pt idx="20">
                  <c:v>-0.35765739642083588</c:v>
                </c:pt>
                <c:pt idx="21">
                  <c:v>-0.84525398500263116</c:v>
                </c:pt>
                <c:pt idx="22">
                  <c:v>-1.3243350483477077</c:v>
                </c:pt>
                <c:pt idx="23">
                  <c:v>-1.7918720282614222</c:v>
                </c:pt>
                <c:pt idx="24">
                  <c:v>-2.2449793841689805</c:v>
                </c:pt>
                <c:pt idx="25">
                  <c:v>-2.6814072567969536</c:v>
                </c:pt>
                <c:pt idx="26">
                  <c:v>-3.1003020230680653</c:v>
                </c:pt>
                <c:pt idx="27">
                  <c:v>-3.5008604362606972</c:v>
                </c:pt>
                <c:pt idx="28">
                  <c:v>-3.8824284575879542</c:v>
                </c:pt>
                <c:pt idx="29">
                  <c:v>-4.2435419708490345</c:v>
                </c:pt>
                <c:pt idx="30">
                  <c:v>-4.5833689123392105</c:v>
                </c:pt>
                <c:pt idx="31">
                  <c:v>-4.9002840042114215</c:v>
                </c:pt>
                <c:pt idx="32">
                  <c:v>-5.1931059636175618</c:v>
                </c:pt>
                <c:pt idx="33">
                  <c:v>-5.4613062657415865</c:v>
                </c:pt>
                <c:pt idx="34">
                  <c:v>-5.7050176821649057</c:v>
                </c:pt>
                <c:pt idx="35">
                  <c:v>-5.9247204959392405</c:v>
                </c:pt>
                <c:pt idx="36">
                  <c:v>-6.1207391649484268</c:v>
                </c:pt>
                <c:pt idx="37">
                  <c:v>-6.2929221332072887</c:v>
                </c:pt>
                <c:pt idx="38">
                  <c:v>-6.4407699063419921</c:v>
                </c:pt>
                <c:pt idx="39">
                  <c:v>-6.563581911474448</c:v>
                </c:pt>
                <c:pt idx="40">
                  <c:v>-6.6609457455574912</c:v>
                </c:pt>
                <c:pt idx="41">
                  <c:v>-6.7329839341341939</c:v>
                </c:pt>
                <c:pt idx="42">
                  <c:v>-6.780283916741582</c:v>
                </c:pt>
                <c:pt idx="43">
                  <c:v>-6.8035347394645127</c:v>
                </c:pt>
                <c:pt idx="44">
                  <c:v>-6.803095013648254</c:v>
                </c:pt>
                <c:pt idx="45">
                  <c:v>-6.7787815913557496</c:v>
                </c:pt>
                <c:pt idx="46">
                  <c:v>-6.7299750141799004</c:v>
                </c:pt>
                <c:pt idx="47">
                  <c:v>-6.6559922128915288</c:v>
                </c:pt>
                <c:pt idx="48">
                  <c:v>-6.5564865298568948</c:v>
                </c:pt>
                <c:pt idx="49">
                  <c:v>-6.4316120825707896</c:v>
                </c:pt>
                <c:pt idx="50">
                  <c:v>-6.2818645231425396</c:v>
                </c:pt>
                <c:pt idx="51">
                  <c:v>-6.1077036425471212</c:v>
                </c:pt>
                <c:pt idx="52">
                  <c:v>-5.9092011630534618</c:v>
                </c:pt>
                <c:pt idx="53">
                  <c:v>-5.6859455354511708</c:v>
                </c:pt>
                <c:pt idx="54">
                  <c:v>-5.4372545443475246</c:v>
                </c:pt>
                <c:pt idx="55">
                  <c:v>-5.1625650845467996</c:v>
                </c:pt>
                <c:pt idx="56">
                  <c:v>-4.8617734149098366</c:v>
                </c:pt>
                <c:pt idx="57">
                  <c:v>-4.5352906577289085</c:v>
                </c:pt>
                <c:pt idx="58">
                  <c:v>-4.1838306203484485</c:v>
                </c:pt>
                <c:pt idx="59">
                  <c:v>-3.8080366685986471</c:v>
                </c:pt>
                <c:pt idx="60">
                  <c:v>-3.4082138355821363</c:v>
                </c:pt>
                <c:pt idx="61">
                  <c:v>-2.9843373600393495</c:v>
                </c:pt>
                <c:pt idx="62">
                  <c:v>-2.5363152410835021</c:v>
                </c:pt>
                <c:pt idx="63">
                  <c:v>-2.0643577359616749</c:v>
                </c:pt>
                <c:pt idx="64">
                  <c:v>-1.5692114179953902</c:v>
                </c:pt>
                <c:pt idx="65">
                  <c:v>-1.0521161645650838</c:v>
                </c:pt>
                <c:pt idx="66">
                  <c:v>-0.51455460945144249</c:v>
                </c:pt>
                <c:pt idx="67">
                  <c:v>4.2113646073266835E-2</c:v>
                </c:pt>
                <c:pt idx="68">
                  <c:v>0.61683686217292633</c:v>
                </c:pt>
                <c:pt idx="69">
                  <c:v>1.2087844960391481</c:v>
                </c:pt>
                <c:pt idx="70">
                  <c:v>1.8170755751430983</c:v>
                </c:pt>
                <c:pt idx="71">
                  <c:v>2.4404705956578243</c:v>
                </c:pt>
                <c:pt idx="72">
                  <c:v>3.0772443808615191</c:v>
                </c:pt>
                <c:pt idx="73">
                  <c:v>3.7252969197928865</c:v>
                </c:pt>
                <c:pt idx="74">
                  <c:v>4.3824432447552635</c:v>
                </c:pt>
                <c:pt idx="75">
                  <c:v>5.0467968039214579</c:v>
                </c:pt>
                <c:pt idx="76">
                  <c:v>5.7166166245937315</c:v>
                </c:pt>
                <c:pt idx="77">
                  <c:v>6.3906057290732683</c:v>
                </c:pt>
                <c:pt idx="78">
                  <c:v>7.067333087325089</c:v>
                </c:pt>
                <c:pt idx="79">
                  <c:v>7.745065838098486</c:v>
                </c:pt>
                <c:pt idx="80">
                  <c:v>8.4217236086726057</c:v>
                </c:pt>
                <c:pt idx="81">
                  <c:v>9.0950522705912054</c:v>
                </c:pt>
                <c:pt idx="82">
                  <c:v>9.7629249170421986</c:v>
                </c:pt>
                <c:pt idx="83">
                  <c:v>10.423583498597136</c:v>
                </c:pt>
                <c:pt idx="84">
                  <c:v>11.075669561326496</c:v>
                </c:pt>
                <c:pt idx="85">
                  <c:v>11.718038964271537</c:v>
                </c:pt>
                <c:pt idx="86">
                  <c:v>12.34949548244473</c:v>
                </c:pt>
                <c:pt idx="87">
                  <c:v>12.968608085811107</c:v>
                </c:pt>
                <c:pt idx="88">
                  <c:v>13.573731431364983</c:v>
                </c:pt>
                <c:pt idx="89">
                  <c:v>14.16319370716805</c:v>
                </c:pt>
                <c:pt idx="90">
                  <c:v>14.735323101282106</c:v>
                </c:pt>
                <c:pt idx="91">
                  <c:v>15.289623534679368</c:v>
                </c:pt>
                <c:pt idx="92">
                  <c:v>15.825209578871691</c:v>
                </c:pt>
                <c:pt idx="93">
                  <c:v>16.341589424014092</c:v>
                </c:pt>
                <c:pt idx="94">
                  <c:v>16.83817563056942</c:v>
                </c:pt>
                <c:pt idx="95">
                  <c:v>17.314157053828218</c:v>
                </c:pt>
                <c:pt idx="96">
                  <c:v>17.768567150831185</c:v>
                </c:pt>
                <c:pt idx="97">
                  <c:v>18.200492316484439</c:v>
                </c:pt>
                <c:pt idx="98">
                  <c:v>18.609304127097111</c:v>
                </c:pt>
                <c:pt idx="99">
                  <c:v>18.994737893342919</c:v>
                </c:pt>
                <c:pt idx="100">
                  <c:v>19.356798738241192</c:v>
                </c:pt>
                <c:pt idx="101">
                  <c:v>19.69553276896475</c:v>
                </c:pt>
                <c:pt idx="102">
                  <c:v>20.010825571417772</c:v>
                </c:pt>
                <c:pt idx="103">
                  <c:v>20.302333903312672</c:v>
                </c:pt>
                <c:pt idx="104">
                  <c:v>20.569601815938931</c:v>
                </c:pt>
                <c:pt idx="105">
                  <c:v>20.81227240562438</c:v>
                </c:pt>
                <c:pt idx="106">
                  <c:v>21.030275657772975</c:v>
                </c:pt>
                <c:pt idx="107">
                  <c:v>21.223859184980377</c:v>
                </c:pt>
                <c:pt idx="108">
                  <c:v>21.393453320860836</c:v>
                </c:pt>
                <c:pt idx="109">
                  <c:v>21.539449122548099</c:v>
                </c:pt>
                <c:pt idx="110">
                  <c:v>21.662046387791605</c:v>
                </c:pt>
                <c:pt idx="111">
                  <c:v>21.761248531937568</c:v>
                </c:pt>
                <c:pt idx="112">
                  <c:v>21.837007740139949</c:v>
                </c:pt>
                <c:pt idx="113">
                  <c:v>21.889438426494561</c:v>
                </c:pt>
                <c:pt idx="114">
                  <c:v>21.918955555558149</c:v>
                </c:pt>
                <c:pt idx="115">
                  <c:v>21.926245611906051</c:v>
                </c:pt>
                <c:pt idx="116">
                  <c:v>21.912128278613036</c:v>
                </c:pt>
                <c:pt idx="117">
                  <c:v>21.877331024408289</c:v>
                </c:pt>
                <c:pt idx="118">
                  <c:v>21.822391766309682</c:v>
                </c:pt>
                <c:pt idx="119">
                  <c:v>21.747698146104806</c:v>
                </c:pt>
                <c:pt idx="120">
                  <c:v>21.653660005331005</c:v>
                </c:pt>
                <c:pt idx="121">
                  <c:v>21.540890398621542</c:v>
                </c:pt>
                <c:pt idx="122">
                  <c:v>21.410294392704913</c:v>
                </c:pt>
                <c:pt idx="123">
                  <c:v>21.263007590174663</c:v>
                </c:pt>
                <c:pt idx="124">
                  <c:v>21.100211700797054</c:v>
                </c:pt>
                <c:pt idx="125">
                  <c:v>20.92296548187727</c:v>
                </c:pt>
                <c:pt idx="126">
                  <c:v>20.731813681125612</c:v>
                </c:pt>
                <c:pt idx="127">
                  <c:v>20.528101944923367</c:v>
                </c:pt>
                <c:pt idx="128">
                  <c:v>20.312301591038697</c:v>
                </c:pt>
                <c:pt idx="129">
                  <c:v>20.085121303796765</c:v>
                </c:pt>
                <c:pt idx="130">
                  <c:v>19.848396831750858</c:v>
                </c:pt>
                <c:pt idx="131">
                  <c:v>19.603186932206103</c:v>
                </c:pt>
                <c:pt idx="132">
                  <c:v>19.350820174813229</c:v>
                </c:pt>
                <c:pt idx="133">
                  <c:v>19.09242362380024</c:v>
                </c:pt>
                <c:pt idx="134">
                  <c:v>18.828916007280341</c:v>
                </c:pt>
                <c:pt idx="135">
                  <c:v>18.56111530065531</c:v>
                </c:pt>
                <c:pt idx="136">
                  <c:v>18.289897540211676</c:v>
                </c:pt>
                <c:pt idx="137">
                  <c:v>18.016304406523659</c:v>
                </c:pt>
                <c:pt idx="138">
                  <c:v>17.74155176281927</c:v>
                </c:pt>
                <c:pt idx="139">
                  <c:v>17.46690499484534</c:v>
                </c:pt>
                <c:pt idx="140">
                  <c:v>17.193491166830039</c:v>
                </c:pt>
                <c:pt idx="141">
                  <c:v>16.922184607386569</c:v>
                </c:pt>
                <c:pt idx="142">
                  <c:v>16.653644478321059</c:v>
                </c:pt>
                <c:pt idx="143">
                  <c:v>16.388444557785952</c:v>
                </c:pt>
                <c:pt idx="144">
                  <c:v>16.127214977145179</c:v>
                </c:pt>
                <c:pt idx="145">
                  <c:v>15.870737850665991</c:v>
                </c:pt>
                <c:pt idx="146">
                  <c:v>15.619902876019445</c:v>
                </c:pt>
                <c:pt idx="147">
                  <c:v>15.375563889741843</c:v>
                </c:pt>
                <c:pt idx="148">
                  <c:v>15.138380053639366</c:v>
                </c:pt>
                <c:pt idx="149">
                  <c:v>14.908752670884121</c:v>
                </c:pt>
                <c:pt idx="150">
                  <c:v>14.686886662244762</c:v>
                </c:pt>
                <c:pt idx="151">
                  <c:v>14.472934010624847</c:v>
                </c:pt>
                <c:pt idx="152">
                  <c:v>14.26713379025456</c:v>
                </c:pt>
                <c:pt idx="153">
                  <c:v>14.06986510455606</c:v>
                </c:pt>
                <c:pt idx="154">
                  <c:v>13.881559994816767</c:v>
                </c:pt>
                <c:pt idx="155">
                  <c:v>13.702580487728104</c:v>
                </c:pt>
                <c:pt idx="156">
                  <c:v>13.533068320155103</c:v>
                </c:pt>
                <c:pt idx="157">
                  <c:v>13.372938108444206</c:v>
                </c:pt>
                <c:pt idx="158">
                  <c:v>13.221953339874696</c:v>
                </c:pt>
                <c:pt idx="159">
                  <c:v>13.079887747764559</c:v>
                </c:pt>
                <c:pt idx="160">
                  <c:v>12.946632041037066</c:v>
                </c:pt>
                <c:pt idx="161">
                  <c:v>12.822210127115216</c:v>
                </c:pt>
                <c:pt idx="162">
                  <c:v>12.706683482229685</c:v>
                </c:pt>
                <c:pt idx="163">
                  <c:v>12.600009414553638</c:v>
                </c:pt>
                <c:pt idx="164">
                  <c:v>12.501946288347206</c:v>
                </c:pt>
                <c:pt idx="165">
                  <c:v>12.412066331505768</c:v>
                </c:pt>
                <c:pt idx="166">
                  <c:v>12.329858949780439</c:v>
                </c:pt>
                <c:pt idx="167">
                  <c:v>12.254879294335801</c:v>
                </c:pt>
                <c:pt idx="168">
                  <c:v>12.186833645403372</c:v>
                </c:pt>
                <c:pt idx="169">
                  <c:v>12.125552089512325</c:v>
                </c:pt>
                <c:pt idx="170">
                  <c:v>12.07088264375921</c:v>
                </c:pt>
                <c:pt idx="171">
                  <c:v>12.02255122661585</c:v>
                </c:pt>
                <c:pt idx="172">
                  <c:v>11.980121527612203</c:v>
                </c:pt>
                <c:pt idx="173">
                  <c:v>11.943013791739913</c:v>
                </c:pt>
                <c:pt idx="174">
                  <c:v>11.910629479587065</c:v>
                </c:pt>
                <c:pt idx="175">
                  <c:v>11.88247848898172</c:v>
                </c:pt>
                <c:pt idx="176">
                  <c:v>11.858213308453553</c:v>
                </c:pt>
                <c:pt idx="177">
                  <c:v>11.837594009935804</c:v>
                </c:pt>
                <c:pt idx="178">
                  <c:v>11.82037041932341</c:v>
                </c:pt>
                <c:pt idx="179">
                  <c:v>11.806176240742202</c:v>
                </c:pt>
                <c:pt idx="180">
                  <c:v>11.794499172270298</c:v>
                </c:pt>
                <c:pt idx="181">
                  <c:v>11.784783366322506</c:v>
                </c:pt>
                <c:pt idx="182">
                  <c:v>11.776312454044817</c:v>
                </c:pt>
                <c:pt idx="183">
                  <c:v>11.768708185851537</c:v>
                </c:pt>
                <c:pt idx="184">
                  <c:v>11.761675134301132</c:v>
                </c:pt>
                <c:pt idx="185">
                  <c:v>11.754906772077067</c:v>
                </c:pt>
                <c:pt idx="186">
                  <c:v>11.748127309977999</c:v>
                </c:pt>
                <c:pt idx="187">
                  <c:v>11.74094996005293</c:v>
                </c:pt>
                <c:pt idx="188">
                  <c:v>11.7328436359763</c:v>
                </c:pt>
                <c:pt idx="189">
                  <c:v>11.72324139028786</c:v>
                </c:pt>
                <c:pt idx="190">
                  <c:v>11.711609575152369</c:v>
                </c:pt>
                <c:pt idx="191">
                  <c:v>11.69754347205162</c:v>
                </c:pt>
                <c:pt idx="192">
                  <c:v>11.6807442381978</c:v>
                </c:pt>
                <c:pt idx="193">
                  <c:v>11.660956576466523</c:v>
                </c:pt>
                <c:pt idx="194">
                  <c:v>11.637870544195152</c:v>
                </c:pt>
                <c:pt idx="195">
                  <c:v>11.611063492298104</c:v>
                </c:pt>
                <c:pt idx="196">
                  <c:v>11.580021411180448</c:v>
                </c:pt>
                <c:pt idx="197">
                  <c:v>11.544210653006992</c:v>
                </c:pt>
                <c:pt idx="198">
                  <c:v>11.50317356139416</c:v>
                </c:pt>
                <c:pt idx="199">
                  <c:v>11.456581409275527</c:v>
                </c:pt>
                <c:pt idx="200">
                  <c:v>11.404191707074586</c:v>
                </c:pt>
                <c:pt idx="201">
                  <c:v>11.34579184949396</c:v>
                </c:pt>
                <c:pt idx="202">
                  <c:v>11.281102631986089</c:v>
                </c:pt>
                <c:pt idx="203">
                  <c:v>11.209749220311616</c:v>
                </c:pt>
                <c:pt idx="204">
                  <c:v>11.131302988529166</c:v>
                </c:pt>
                <c:pt idx="205">
                  <c:v>11.045348972082113</c:v>
                </c:pt>
                <c:pt idx="206">
                  <c:v>10.951577228307706</c:v>
                </c:pt>
                <c:pt idx="207">
                  <c:v>10.849801620841022</c:v>
                </c:pt>
                <c:pt idx="208">
                  <c:v>10.739923958480336</c:v>
                </c:pt>
                <c:pt idx="209">
                  <c:v>10.621856296062452</c:v>
                </c:pt>
                <c:pt idx="210">
                  <c:v>10.495451773703067</c:v>
                </c:pt>
                <c:pt idx="211">
                  <c:v>10.360484978556585</c:v>
                </c:pt>
                <c:pt idx="212">
                  <c:v>10.216711713373616</c:v>
                </c:pt>
                <c:pt idx="213">
                  <c:v>10.063939864933444</c:v>
                </c:pt>
                <c:pt idx="214">
                  <c:v>9.9020951494573985</c:v>
                </c:pt>
                <c:pt idx="215">
                  <c:v>9.7312287971376819</c:v>
                </c:pt>
                <c:pt idx="216">
                  <c:v>9.5508609518408303</c:v>
                </c:pt>
                <c:pt idx="217">
                  <c:v>9.3623065218329415</c:v>
                </c:pt>
                <c:pt idx="218">
                  <c:v>9.1650130748748655</c:v>
                </c:pt>
                <c:pt idx="219">
                  <c:v>8.9589831724762909</c:v>
                </c:pt>
                <c:pt idx="220">
                  <c:v>8.7442193761467415</c:v>
                </c:pt>
                <c:pt idx="221">
                  <c:v>8.5207985311746395</c:v>
                </c:pt>
                <c:pt idx="222">
                  <c:v>8.2889050662517398</c:v>
                </c:pt>
                <c:pt idx="223">
                  <c:v>8.0488250166177426</c:v>
                </c:pt>
                <c:pt idx="224">
                  <c:v>7.8008879631757688</c:v>
                </c:pt>
                <c:pt idx="225">
                  <c:v>7.5453978717326651</c:v>
                </c:pt>
                <c:pt idx="226">
                  <c:v>7.2825912550091472</c:v>
                </c:pt>
                <c:pt idx="227">
                  <c:v>7.0126593723892885</c:v>
                </c:pt>
                <c:pt idx="228">
                  <c:v>6.7358045831322233</c:v>
                </c:pt>
                <c:pt idx="229">
                  <c:v>6.4523031033575222</c:v>
                </c:pt>
                <c:pt idx="230">
                  <c:v>6.1625161059200293</c:v>
                </c:pt>
                <c:pt idx="231">
                  <c:v>5.8668863050639288</c:v>
                </c:pt>
                <c:pt idx="232">
                  <c:v>5.5658649533987044</c:v>
                </c:pt>
                <c:pt idx="233">
                  <c:v>5.2598409734666305</c:v>
                </c:pt>
                <c:pt idx="234">
                  <c:v>4.9491388231515856</c:v>
                </c:pt>
                <c:pt idx="235">
                  <c:v>4.6340313032269442</c:v>
                </c:pt>
                <c:pt idx="236">
                  <c:v>4.3148023143410636</c:v>
                </c:pt>
                <c:pt idx="237">
                  <c:v>3.9918104678392408</c:v>
                </c:pt>
                <c:pt idx="238">
                  <c:v>3.6654749974608412</c:v>
                </c:pt>
                <c:pt idx="239">
                  <c:v>3.3362674344331009</c:v>
                </c:pt>
                <c:pt idx="240">
                  <c:v>3.0046309199184149</c:v>
                </c:pt>
                <c:pt idx="241">
                  <c:v>2.6709375131875226</c:v>
                </c:pt>
                <c:pt idx="242">
                  <c:v>2.3353073917329268</c:v>
                </c:pt>
                <c:pt idx="243">
                  <c:v>1.9983687657862845</c:v>
                </c:pt>
                <c:pt idx="244">
                  <c:v>1.6602013623341905</c:v>
                </c:pt>
                <c:pt idx="245">
                  <c:v>1.3211367901414626</c:v>
                </c:pt>
                <c:pt idx="246">
                  <c:v>0.98155489973723442</c:v>
                </c:pt>
                <c:pt idx="247">
                  <c:v>0.64185736784711167</c:v>
                </c:pt>
                <c:pt idx="248">
                  <c:v>0.30240726177580635</c:v>
                </c:pt>
                <c:pt idx="249">
                  <c:v>-3.6507682234514491E-2</c:v>
                </c:pt>
                <c:pt idx="250">
                  <c:v>-0.37452619126997866</c:v>
                </c:pt>
                <c:pt idx="251">
                  <c:v>-0.71168379960581274</c:v>
                </c:pt>
                <c:pt idx="252">
                  <c:v>-1.04768806155771</c:v>
                </c:pt>
                <c:pt idx="253">
                  <c:v>-1.3822507806122273</c:v>
                </c:pt>
                <c:pt idx="254">
                  <c:v>-1.7150646289810536</c:v>
                </c:pt>
                <c:pt idx="255">
                  <c:v>-2.0458190236240572</c:v>
                </c:pt>
                <c:pt idx="256">
                  <c:v>-2.374248955026264</c:v>
                </c:pt>
                <c:pt idx="257">
                  <c:v>-2.7001628436148164</c:v>
                </c:pt>
                <c:pt idx="258">
                  <c:v>-3.0234099872410276</c:v>
                </c:pt>
                <c:pt idx="259">
                  <c:v>-3.3438563335686893</c:v>
                </c:pt>
                <c:pt idx="260">
                  <c:v>-3.6613381594419461</c:v>
                </c:pt>
                <c:pt idx="261">
                  <c:v>-3.9756486229598487</c:v>
                </c:pt>
                <c:pt idx="262">
                  <c:v>-4.2865488633513413</c:v>
                </c:pt>
                <c:pt idx="263">
                  <c:v>-4.5938087716698597</c:v>
                </c:pt>
                <c:pt idx="264">
                  <c:v>-4.8972473345696903</c:v>
                </c:pt>
                <c:pt idx="265">
                  <c:v>-5.1967484302818727</c:v>
                </c:pt>
                <c:pt idx="266">
                  <c:v>-5.4922343596816035</c:v>
                </c:pt>
                <c:pt idx="267">
                  <c:v>-5.7836299851536577</c:v>
                </c:pt>
                <c:pt idx="268">
                  <c:v>-6.0708217464387229</c:v>
                </c:pt>
                <c:pt idx="269">
                  <c:v>-6.3536580875515636</c:v>
                </c:pt>
                <c:pt idx="270">
                  <c:v>-6.6319712296128071</c:v>
                </c:pt>
                <c:pt idx="271">
                  <c:v>-6.9056074820458404</c:v>
                </c:pt>
                <c:pt idx="272">
                  <c:v>-7.1744707882403898</c:v>
                </c:pt>
                <c:pt idx="273">
                  <c:v>-7.4377546995877966</c:v>
                </c:pt>
                <c:pt idx="274">
                  <c:v>-7.6969094574451047</c:v>
                </c:pt>
                <c:pt idx="275">
                  <c:v>-7.9512904152274047</c:v>
                </c:pt>
                <c:pt idx="276">
                  <c:v>-8.200777181982966</c:v>
                </c:pt>
                <c:pt idx="277">
                  <c:v>-8.4452869355678075</c:v>
                </c:pt>
                <c:pt idx="278">
                  <c:v>-8.6847351461648881</c:v>
                </c:pt>
                <c:pt idx="279">
                  <c:v>-8.9190594837069472</c:v>
                </c:pt>
                <c:pt idx="280">
                  <c:v>-9.1482505559920906</c:v>
                </c:pt>
                <c:pt idx="281">
                  <c:v>-9.3723450779914792</c:v>
                </c:pt>
                <c:pt idx="282">
                  <c:v>-9.5913976952433053</c:v>
                </c:pt>
                <c:pt idx="283">
                  <c:v>-9.805460491776417</c:v>
                </c:pt>
                <c:pt idx="284">
                  <c:v>-10.014547128975385</c:v>
                </c:pt>
                <c:pt idx="285">
                  <c:v>-10.218648214638208</c:v>
                </c:pt>
                <c:pt idx="286">
                  <c:v>-10.417757771909205</c:v>
                </c:pt>
                <c:pt idx="287">
                  <c:v>-10.611898854374846</c:v>
                </c:pt>
                <c:pt idx="288">
                  <c:v>-10.801145745813809</c:v>
                </c:pt>
                <c:pt idx="289">
                  <c:v>-10.985605175793131</c:v>
                </c:pt>
                <c:pt idx="290">
                  <c:v>-11.165402658283689</c:v>
                </c:pt>
                <c:pt idx="291">
                  <c:v>-11.340641507506366</c:v>
                </c:pt>
                <c:pt idx="292">
                  <c:v>-11.511393445730203</c:v>
                </c:pt>
                <c:pt idx="293">
                  <c:v>-11.67770543396472</c:v>
                </c:pt>
                <c:pt idx="294">
                  <c:v>-11.839637240767436</c:v>
                </c:pt>
                <c:pt idx="295">
                  <c:v>-11.997273395955556</c:v>
                </c:pt>
                <c:pt idx="296">
                  <c:v>-12.150104159116717</c:v>
                </c:pt>
                <c:pt idx="297">
                  <c:v>-12.299232687056046</c:v>
                </c:pt>
                <c:pt idx="298">
                  <c:v>-12.444886100292193</c:v>
                </c:pt>
                <c:pt idx="299">
                  <c:v>-12.586819347739191</c:v>
                </c:pt>
                <c:pt idx="300">
                  <c:v>-12.725133182108397</c:v>
                </c:pt>
                <c:pt idx="301">
                  <c:v>-12.859912987053374</c:v>
                </c:pt>
                <c:pt idx="302">
                  <c:v>-12.991252684593169</c:v>
                </c:pt>
                <c:pt idx="303">
                  <c:v>-13.119269250333289</c:v>
                </c:pt>
                <c:pt idx="304">
                  <c:v>-13.244112959504085</c:v>
                </c:pt>
                <c:pt idx="305">
                  <c:v>-13.365940918028324</c:v>
                </c:pt>
                <c:pt idx="306">
                  <c:v>-13.484911085665198</c:v>
                </c:pt>
                <c:pt idx="307">
                  <c:v>-13.601142145693268</c:v>
                </c:pt>
                <c:pt idx="308">
                  <c:v>-13.714733996987313</c:v>
                </c:pt>
                <c:pt idx="309">
                  <c:v>-13.825766900181744</c:v>
                </c:pt>
                <c:pt idx="310">
                  <c:v>-13.93433392345902</c:v>
                </c:pt>
                <c:pt idx="311">
                  <c:v>-14.040546065568922</c:v>
                </c:pt>
                <c:pt idx="312">
                  <c:v>-14.144538232684104</c:v>
                </c:pt>
                <c:pt idx="313">
                  <c:v>-14.246451307833139</c:v>
                </c:pt>
                <c:pt idx="314">
                  <c:v>-14.346414220333058</c:v>
                </c:pt>
                <c:pt idx="315">
                  <c:v>-14.444518330693223</c:v>
                </c:pt>
                <c:pt idx="316">
                  <c:v>-14.540836215019191</c:v>
                </c:pt>
                <c:pt idx="317">
                  <c:v>-14.635417395830125</c:v>
                </c:pt>
                <c:pt idx="318">
                  <c:v>-14.728328472375857</c:v>
                </c:pt>
                <c:pt idx="319">
                  <c:v>-14.819661659002263</c:v>
                </c:pt>
                <c:pt idx="320">
                  <c:v>-14.909516000747654</c:v>
                </c:pt>
                <c:pt idx="321">
                  <c:v>-14.997804406285248</c:v>
                </c:pt>
                <c:pt idx="322">
                  <c:v>-15.084909394383414</c:v>
                </c:pt>
                <c:pt idx="323">
                  <c:v>-15.170863410830469</c:v>
                </c:pt>
                <c:pt idx="324">
                  <c:v>-15.255365905165659</c:v>
                </c:pt>
                <c:pt idx="325">
                  <c:v>-15.338862580060923</c:v>
                </c:pt>
                <c:pt idx="326">
                  <c:v>-15.421262928843495</c:v>
                </c:pt>
                <c:pt idx="327">
                  <c:v>-15.502551582455627</c:v>
                </c:pt>
                <c:pt idx="328">
                  <c:v>-15.582576557993873</c:v>
                </c:pt>
                <c:pt idx="329">
                  <c:v>-15.661775019764852</c:v>
                </c:pt>
                <c:pt idx="330">
                  <c:v>-15.740025722980489</c:v>
                </c:pt>
                <c:pt idx="331">
                  <c:v>-15.817304760217612</c:v>
                </c:pt>
                <c:pt idx="332">
                  <c:v>-15.893610423803286</c:v>
                </c:pt>
                <c:pt idx="333">
                  <c:v>-15.968922221660563</c:v>
                </c:pt>
                <c:pt idx="334">
                  <c:v>-16.043238446116447</c:v>
                </c:pt>
                <c:pt idx="335">
                  <c:v>-16.116559097170825</c:v>
                </c:pt>
                <c:pt idx="336">
                  <c:v>-16.188892713189119</c:v>
                </c:pt>
                <c:pt idx="337">
                  <c:v>-16.260237586498224</c:v>
                </c:pt>
                <c:pt idx="338">
                  <c:v>-16.330578348040572</c:v>
                </c:pt>
                <c:pt idx="339">
                  <c:v>-16.39987742900847</c:v>
                </c:pt>
                <c:pt idx="340">
                  <c:v>-16.468088722228984</c:v>
                </c:pt>
                <c:pt idx="341">
                  <c:v>-16.535157582163805</c:v>
                </c:pt>
                <c:pt idx="342">
                  <c:v>-16.601037901639884</c:v>
                </c:pt>
                <c:pt idx="343">
                  <c:v>-16.66559648215766</c:v>
                </c:pt>
                <c:pt idx="344">
                  <c:v>-16.728787216544148</c:v>
                </c:pt>
                <c:pt idx="345">
                  <c:v>-16.790873086452454</c:v>
                </c:pt>
                <c:pt idx="346">
                  <c:v>-16.851599648594835</c:v>
                </c:pt>
                <c:pt idx="347">
                  <c:v>-16.910876396298409</c:v>
                </c:pt>
                <c:pt idx="348">
                  <c:v>-16.968616238236386</c:v>
                </c:pt>
                <c:pt idx="349">
                  <c:v>-17.024796974658933</c:v>
                </c:pt>
                <c:pt idx="350">
                  <c:v>-17.079307606816283</c:v>
                </c:pt>
                <c:pt idx="351">
                  <c:v>-17.132032012939437</c:v>
                </c:pt>
                <c:pt idx="352">
                  <c:v>-17.182903593778573</c:v>
                </c:pt>
                <c:pt idx="353">
                  <c:v>-17.231992363929724</c:v>
                </c:pt>
                <c:pt idx="354">
                  <c:v>-17.279124140739395</c:v>
                </c:pt>
                <c:pt idx="355">
                  <c:v>-17.323501440882634</c:v>
                </c:pt>
                <c:pt idx="356">
                  <c:v>-17.365711703896469</c:v>
                </c:pt>
                <c:pt idx="357">
                  <c:v>-17.406227955222111</c:v>
                </c:pt>
                <c:pt idx="358">
                  <c:v>-17.444496908783879</c:v>
                </c:pt>
                <c:pt idx="359">
                  <c:v>-17.480281198024709</c:v>
                </c:pt>
                <c:pt idx="360">
                  <c:v>-17.513490316271767</c:v>
                </c:pt>
                <c:pt idx="361">
                  <c:v>-17.544233554601615</c:v>
                </c:pt>
                <c:pt idx="362">
                  <c:v>-17.572295746207182</c:v>
                </c:pt>
                <c:pt idx="363">
                  <c:v>-17.596676194667811</c:v>
                </c:pt>
                <c:pt idx="364">
                  <c:v>-17.618052846193301</c:v>
                </c:pt>
                <c:pt idx="365">
                  <c:v>-17.637277829647012</c:v>
                </c:pt>
                <c:pt idx="366">
                  <c:v>-17.653591230511633</c:v>
                </c:pt>
                <c:pt idx="367">
                  <c:v>-17.666738605499244</c:v>
                </c:pt>
                <c:pt idx="368">
                  <c:v>-17.676634570956224</c:v>
                </c:pt>
                <c:pt idx="369">
                  <c:v>-17.683296203613253</c:v>
                </c:pt>
                <c:pt idx="370">
                  <c:v>-17.686585181951511</c:v>
                </c:pt>
                <c:pt idx="371">
                  <c:v>-17.686417829990372</c:v>
                </c:pt>
                <c:pt idx="372">
                  <c:v>-17.681614145636523</c:v>
                </c:pt>
                <c:pt idx="373">
                  <c:v>-17.673048457503263</c:v>
                </c:pt>
                <c:pt idx="374">
                  <c:v>-17.661834168434087</c:v>
                </c:pt>
                <c:pt idx="375">
                  <c:v>-17.647059381008113</c:v>
                </c:pt>
                <c:pt idx="376">
                  <c:v>-17.628488436341261</c:v>
                </c:pt>
                <c:pt idx="377">
                  <c:v>-17.606070104241326</c:v>
                </c:pt>
                <c:pt idx="378">
                  <c:v>-17.579746323823901</c:v>
                </c:pt>
                <c:pt idx="379">
                  <c:v>-17.549078223109198</c:v>
                </c:pt>
                <c:pt idx="380">
                  <c:v>-17.514000910520544</c:v>
                </c:pt>
                <c:pt idx="381">
                  <c:v>-17.474446079134939</c:v>
                </c:pt>
                <c:pt idx="382">
                  <c:v>-17.430693787336303</c:v>
                </c:pt>
                <c:pt idx="383">
                  <c:v>-17.383334890007919</c:v>
                </c:pt>
                <c:pt idx="384">
                  <c:v>-17.331626549363111</c:v>
                </c:pt>
                <c:pt idx="385">
                  <c:v>-17.275939330458598</c:v>
                </c:pt>
                <c:pt idx="386">
                  <c:v>-17.215528687834706</c:v>
                </c:pt>
                <c:pt idx="387">
                  <c:v>-17.150876185297939</c:v>
                </c:pt>
                <c:pt idx="388">
                  <c:v>-17.082516324520075</c:v>
                </c:pt>
                <c:pt idx="389">
                  <c:v>-17.00985483527182</c:v>
                </c:pt>
                <c:pt idx="390">
                  <c:v>-16.933468911051737</c:v>
                </c:pt>
                <c:pt idx="391">
                  <c:v>-16.852912849187824</c:v>
                </c:pt>
                <c:pt idx="392">
                  <c:v>-16.768324971199014</c:v>
                </c:pt>
                <c:pt idx="393">
                  <c:v>-16.680181717872614</c:v>
                </c:pt>
                <c:pt idx="394">
                  <c:v>-16.587926387786851</c:v>
                </c:pt>
                <c:pt idx="395">
                  <c:v>-16.48973689377307</c:v>
                </c:pt>
                <c:pt idx="396">
                  <c:v>-16.387597551941855</c:v>
                </c:pt>
                <c:pt idx="397">
                  <c:v>-16.281467378139471</c:v>
                </c:pt>
                <c:pt idx="398">
                  <c:v>-16.171619600057568</c:v>
                </c:pt>
                <c:pt idx="399">
                  <c:v>-16.057849296927444</c:v>
                </c:pt>
                <c:pt idx="400">
                  <c:v>-15.940600463747923</c:v>
                </c:pt>
                <c:pt idx="401">
                  <c:v>-15.819473505020122</c:v>
                </c:pt>
                <c:pt idx="402">
                  <c:v>-15.695060983300163</c:v>
                </c:pt>
                <c:pt idx="403">
                  <c:v>-15.566777166724185</c:v>
                </c:pt>
                <c:pt idx="404">
                  <c:v>-15.434239536523808</c:v>
                </c:pt>
                <c:pt idx="405">
                  <c:v>-15.29813799262042</c:v>
                </c:pt>
                <c:pt idx="406">
                  <c:v>-15.158849930763241</c:v>
                </c:pt>
                <c:pt idx="407">
                  <c:v>-15.01609700024124</c:v>
                </c:pt>
                <c:pt idx="408">
                  <c:v>-14.870401749014837</c:v>
                </c:pt>
                <c:pt idx="409">
                  <c:v>-14.721251875162089</c:v>
                </c:pt>
                <c:pt idx="410">
                  <c:v>-14.569053804874368</c:v>
                </c:pt>
                <c:pt idx="411">
                  <c:v>-14.413390865921945</c:v>
                </c:pt>
                <c:pt idx="412">
                  <c:v>-14.254648992419236</c:v>
                </c:pt>
                <c:pt idx="413">
                  <c:v>-14.093314017355439</c:v>
                </c:pt>
                <c:pt idx="414">
                  <c:v>-13.928935968875882</c:v>
                </c:pt>
                <c:pt idx="415">
                  <c:v>-13.761874312162352</c:v>
                </c:pt>
                <c:pt idx="416">
                  <c:v>-13.591738843917804</c:v>
                </c:pt>
                <c:pt idx="417">
                  <c:v>-13.418981243669966</c:v>
                </c:pt>
                <c:pt idx="418">
                  <c:v>-13.243981468677468</c:v>
                </c:pt>
                <c:pt idx="419">
                  <c:v>-13.066464583575724</c:v>
                </c:pt>
                <c:pt idx="420">
                  <c:v>-12.886833599209776</c:v>
                </c:pt>
                <c:pt idx="421">
                  <c:v>-12.704908356070494</c:v>
                </c:pt>
                <c:pt idx="422">
                  <c:v>-12.520771676301921</c:v>
                </c:pt>
                <c:pt idx="423">
                  <c:v>-12.334446613490581</c:v>
                </c:pt>
                <c:pt idx="424">
                  <c:v>-12.146056973934137</c:v>
                </c:pt>
                <c:pt idx="425">
                  <c:v>-11.955986130237545</c:v>
                </c:pt>
                <c:pt idx="426">
                  <c:v>-11.764088930189557</c:v>
                </c:pt>
                <c:pt idx="427">
                  <c:v>-11.57026205956935</c:v>
                </c:pt>
                <c:pt idx="428">
                  <c:v>-11.374845345318294</c:v>
                </c:pt>
                <c:pt idx="429">
                  <c:v>-11.17792246341701</c:v>
                </c:pt>
                <c:pt idx="430">
                  <c:v>-10.979163832962495</c:v>
                </c:pt>
                <c:pt idx="431">
                  <c:v>-10.779081755876517</c:v>
                </c:pt>
                <c:pt idx="432">
                  <c:v>-10.577811992168376</c:v>
                </c:pt>
                <c:pt idx="433">
                  <c:v>-10.375299042463297</c:v>
                </c:pt>
                <c:pt idx="434">
                  <c:v>-10.171694035828093</c:v>
                </c:pt>
                <c:pt idx="435">
                  <c:v>-9.9671148017048559</c:v>
                </c:pt>
                <c:pt idx="436">
                  <c:v>-9.7615980550646366</c:v>
                </c:pt>
                <c:pt idx="437">
                  <c:v>-9.5552684560417873</c:v>
                </c:pt>
                <c:pt idx="438">
                  <c:v>-9.3481345430016187</c:v>
                </c:pt>
                <c:pt idx="439">
                  <c:v>-9.1403423219919091</c:v>
                </c:pt>
                <c:pt idx="440">
                  <c:v>-8.9318473935127081</c:v>
                </c:pt>
                <c:pt idx="441">
                  <c:v>-8.7227932021021566</c:v>
                </c:pt>
                <c:pt idx="442">
                  <c:v>-8.5131541326641553</c:v>
                </c:pt>
                <c:pt idx="443">
                  <c:v>-8.3030189841985376</c:v>
                </c:pt>
                <c:pt idx="444">
                  <c:v>-8.0925004631280757</c:v>
                </c:pt>
                <c:pt idx="445">
                  <c:v>-7.8815968617796592</c:v>
                </c:pt>
                <c:pt idx="446">
                  <c:v>-7.6703619718551295</c:v>
                </c:pt>
                <c:pt idx="447">
                  <c:v>-7.4588734924793192</c:v>
                </c:pt>
                <c:pt idx="448">
                  <c:v>-7.2471758231520615</c:v>
                </c:pt>
                <c:pt idx="449">
                  <c:v>-7.0352937251329308</c:v>
                </c:pt>
                <c:pt idx="450">
                  <c:v>-6.8232950784265789</c:v>
                </c:pt>
                <c:pt idx="451">
                  <c:v>-6.6112255632877099</c:v>
                </c:pt>
                <c:pt idx="452">
                  <c:v>-6.3991120755672446</c:v>
                </c:pt>
                <c:pt idx="453">
                  <c:v>-6.186985353380436</c:v>
                </c:pt>
                <c:pt idx="454">
                  <c:v>-5.974871011823387</c:v>
                </c:pt>
                <c:pt idx="455">
                  <c:v>-5.7627946659922591</c:v>
                </c:pt>
                <c:pt idx="456">
                  <c:v>-5.5507776618003835</c:v>
                </c:pt>
                <c:pt idx="457">
                  <c:v>-5.3388891600072332</c:v>
                </c:pt>
                <c:pt idx="458">
                  <c:v>-5.127125318348404</c:v>
                </c:pt>
                <c:pt idx="459">
                  <c:v>-4.9154840022325486</c:v>
                </c:pt>
                <c:pt idx="460">
                  <c:v>-4.7040032073855356</c:v>
                </c:pt>
                <c:pt idx="461">
                  <c:v>-4.4926692724227877</c:v>
                </c:pt>
                <c:pt idx="462">
                  <c:v>-4.2815125085413426</c:v>
                </c:pt>
                <c:pt idx="463">
                  <c:v>-4.0705260850489129</c:v>
                </c:pt>
                <c:pt idx="464">
                  <c:v>-3.8597198210656591</c:v>
                </c:pt>
                <c:pt idx="465">
                  <c:v>-3.6491129279136647</c:v>
                </c:pt>
                <c:pt idx="466">
                  <c:v>-3.4387124497443402</c:v>
                </c:pt>
                <c:pt idx="467">
                  <c:v>-3.2285215884447043</c:v>
                </c:pt>
                <c:pt idx="468">
                  <c:v>-3.0185433324426412</c:v>
                </c:pt>
                <c:pt idx="469">
                  <c:v>-2.808849190548059</c:v>
                </c:pt>
                <c:pt idx="470">
                  <c:v>-2.5993785403668879</c:v>
                </c:pt>
                <c:pt idx="471">
                  <c:v>-2.3900848478078798</c:v>
                </c:pt>
                <c:pt idx="472">
                  <c:v>-2.18100888356566</c:v>
                </c:pt>
                <c:pt idx="473">
                  <c:v>-1.9721090231090774</c:v>
                </c:pt>
                <c:pt idx="474">
                  <c:v>-1.7634074661880721</c:v>
                </c:pt>
                <c:pt idx="475">
                  <c:v>-1.5552565271034835</c:v>
                </c:pt>
              </c:numCache>
            </c:numRef>
          </c:yVal>
          <c:smooth val="1"/>
          <c:extLst>
            <c:ext xmlns:c16="http://schemas.microsoft.com/office/drawing/2014/chart" uri="{C3380CC4-5D6E-409C-BE32-E72D297353CC}">
              <c16:uniqueId val="{0000000B-4789-45DC-97F7-B59DC835213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Лист1!$N$2:$N$477</c:f>
              <c:numCache>
                <c:formatCode>0.00</c:formatCode>
                <c:ptCount val="476"/>
                <c:pt idx="0">
                  <c:v>7.4844868808984693</c:v>
                </c:pt>
                <c:pt idx="1">
                  <c:v>7.1684452638029619</c:v>
                </c:pt>
                <c:pt idx="2">
                  <c:v>7.1975815817713382</c:v>
                </c:pt>
                <c:pt idx="3">
                  <c:v>6.4320223510264958</c:v>
                </c:pt>
                <c:pt idx="4">
                  <c:v>6.2596485503017378</c:v>
                </c:pt>
                <c:pt idx="5">
                  <c:v>6.044335737079372</c:v>
                </c:pt>
                <c:pt idx="6">
                  <c:v>5.7884524539112965</c:v>
                </c:pt>
                <c:pt idx="7">
                  <c:v>5.4951993070542766</c:v>
                </c:pt>
                <c:pt idx="8">
                  <c:v>5.1647602982819034</c:v>
                </c:pt>
                <c:pt idx="9">
                  <c:v>4.8005759619176374</c:v>
                </c:pt>
                <c:pt idx="10">
                  <c:v>4.4084220752119965</c:v>
                </c:pt>
                <c:pt idx="11">
                  <c:v>3.9902910657227015</c:v>
                </c:pt>
                <c:pt idx="12">
                  <c:v>3.5495077729225146</c:v>
                </c:pt>
                <c:pt idx="13">
                  <c:v>3.0895174272358363</c:v>
                </c:pt>
                <c:pt idx="14">
                  <c:v>2.6145898517221213</c:v>
                </c:pt>
                <c:pt idx="15">
                  <c:v>2.129413462802765</c:v>
                </c:pt>
                <c:pt idx="16">
                  <c:v>1.6378256153315305</c:v>
                </c:pt>
                <c:pt idx="17">
                  <c:v>1.1423888862132978</c:v>
                </c:pt>
                <c:pt idx="18">
                  <c:v>0.64483496267348106</c:v>
                </c:pt>
                <c:pt idx="19">
                  <c:v>0.14722800788003904</c:v>
                </c:pt>
                <c:pt idx="20">
                  <c:v>-0.34669747059233436</c:v>
                </c:pt>
                <c:pt idx="21">
                  <c:v>-0.83473082324489667</c:v>
                </c:pt>
                <c:pt idx="22">
                  <c:v>-1.3140021320432411</c:v>
                </c:pt>
                <c:pt idx="23">
                  <c:v>-1.7815032508224231</c:v>
                </c:pt>
                <c:pt idx="24">
                  <c:v>-2.2343766555190063</c:v>
                </c:pt>
                <c:pt idx="25">
                  <c:v>-2.6703951135277695</c:v>
                </c:pt>
                <c:pt idx="26">
                  <c:v>-3.0887269880622572</c:v>
                </c:pt>
                <c:pt idx="27">
                  <c:v>-3.4885871764272403</c:v>
                </c:pt>
                <c:pt idx="28">
                  <c:v>-3.8693442665040476</c:v>
                </c:pt>
                <c:pt idx="29">
                  <c:v>-4.2295744858682109</c:v>
                </c:pt>
                <c:pt idx="30">
                  <c:v>-4.5684869684278935</c:v>
                </c:pt>
                <c:pt idx="31">
                  <c:v>-4.8845012627541973</c:v>
                </c:pt>
                <c:pt idx="32">
                  <c:v>-5.1764770701527567</c:v>
                </c:pt>
                <c:pt idx="33">
                  <c:v>-5.4439157500863065</c:v>
                </c:pt>
                <c:pt idx="34">
                  <c:v>-5.6869697123765901</c:v>
                </c:pt>
                <c:pt idx="35">
                  <c:v>-5.9061256438493359</c:v>
                </c:pt>
                <c:pt idx="36">
                  <c:v>-6.1017182484268968</c:v>
                </c:pt>
                <c:pt idx="37">
                  <c:v>-6.2736074969172169</c:v>
                </c:pt>
                <c:pt idx="38">
                  <c:v>-6.4213041409849945</c:v>
                </c:pt>
                <c:pt idx="39">
                  <c:v>-6.5441221229731843</c:v>
                </c:pt>
                <c:pt idx="40">
                  <c:v>-6.6416464783251037</c:v>
                </c:pt>
                <c:pt idx="41">
                  <c:v>-6.7139886327087668</c:v>
                </c:pt>
                <c:pt idx="42">
                  <c:v>-6.7617125451564393</c:v>
                </c:pt>
                <c:pt idx="43">
                  <c:v>-6.7854790851473554</c:v>
                </c:pt>
                <c:pt idx="44">
                  <c:v>-6.7856212489306804</c:v>
                </c:pt>
                <c:pt idx="45">
                  <c:v>-6.761935823410699</c:v>
                </c:pt>
                <c:pt idx="46">
                  <c:v>-6.713790542632319</c:v>
                </c:pt>
                <c:pt idx="47">
                  <c:v>-6.640488249063436</c:v>
                </c:pt>
                <c:pt idx="48">
                  <c:v>-6.541661366075239</c:v>
                </c:pt>
                <c:pt idx="49">
                  <c:v>-6.4174392499029427</c:v>
                </c:pt>
                <c:pt idx="50">
                  <c:v>-6.2682880952953788</c:v>
                </c:pt>
                <c:pt idx="51">
                  <c:v>-6.0946412242948957</c:v>
                </c:pt>
                <c:pt idx="52">
                  <c:v>-5.896552001684868</c:v>
                </c:pt>
                <c:pt idx="53">
                  <c:v>-5.6736054629087409</c:v>
                </c:pt>
                <c:pt idx="54">
                  <c:v>-5.4251193925738308</c:v>
                </c:pt>
                <c:pt idx="55">
                  <c:v>-5.1505379430949656</c:v>
                </c:pt>
                <c:pt idx="56">
                  <c:v>-4.8497560925781702</c:v>
                </c:pt>
                <c:pt idx="57">
                  <c:v>-4.5231832556426479</c:v>
                </c:pt>
                <c:pt idx="58">
                  <c:v>-4.1715289704501615</c:v>
                </c:pt>
                <c:pt idx="59">
                  <c:v>-3.7954391643404928</c:v>
                </c:pt>
                <c:pt idx="60">
                  <c:v>-3.3952312510460576</c:v>
                </c:pt>
                <c:pt idx="61">
                  <c:v>-2.9708996806293726</c:v>
                </c:pt>
                <c:pt idx="62">
                  <c:v>-2.5223772134631846</c:v>
                </c:pt>
                <c:pt idx="63">
                  <c:v>-2.0498941719531998</c:v>
                </c:pt>
                <c:pt idx="64">
                  <c:v>-1.5542118581011872</c:v>
                </c:pt>
                <c:pt idx="65">
                  <c:v>-1.036578367464241</c:v>
                </c:pt>
                <c:pt idx="66">
                  <c:v>-0.49848188376054164</c:v>
                </c:pt>
                <c:pt idx="67">
                  <c:v>5.8708939736242811E-2</c:v>
                </c:pt>
                <c:pt idx="68">
                  <c:v>0.63392896195873438</c:v>
                </c:pt>
                <c:pt idx="69">
                  <c:v>1.2263309435918877</c:v>
                </c:pt>
                <c:pt idx="70">
                  <c:v>1.8350183095782981</c:v>
                </c:pt>
                <c:pt idx="71">
                  <c:v>2.4587439782917468</c:v>
                </c:pt>
                <c:pt idx="72">
                  <c:v>3.0957822393625944</c:v>
                </c:pt>
                <c:pt idx="73">
                  <c:v>3.7440407663583755</c:v>
                </c:pt>
                <c:pt idx="74">
                  <c:v>4.4013429164886473</c:v>
                </c:pt>
                <c:pt idx="75">
                  <c:v>5.0658079013228372</c:v>
                </c:pt>
                <c:pt idx="76">
                  <c:v>5.735697736591062</c:v>
                </c:pt>
                <c:pt idx="77">
                  <c:v>6.4097141638398156</c:v>
                </c:pt>
                <c:pt idx="78">
                  <c:v>7.0864270068704771</c:v>
                </c:pt>
                <c:pt idx="79">
                  <c:v>7.7641115158795921</c:v>
                </c:pt>
                <c:pt idx="80">
                  <c:v>8.4406992718577207</c:v>
                </c:pt>
                <c:pt idx="81">
                  <c:v>9.1139519423245954</c:v>
                </c:pt>
                <c:pt idx="82">
                  <c:v>9.7817554280161811</c:v>
                </c:pt>
                <c:pt idx="83">
                  <c:v>10.442362779378852</c:v>
                </c:pt>
                <c:pt idx="84">
                  <c:v>11.094411273300642</c:v>
                </c:pt>
                <c:pt idx="85">
                  <c:v>11.736760184168789</c:v>
                </c:pt>
                <c:pt idx="86">
                  <c:v>12.3682124331593</c:v>
                </c:pt>
                <c:pt idx="87">
                  <c:v>12.987338697910253</c:v>
                </c:pt>
                <c:pt idx="88">
                  <c:v>13.592501319944811</c:v>
                </c:pt>
                <c:pt idx="89">
                  <c:v>14.182033610343925</c:v>
                </c:pt>
                <c:pt idx="90">
                  <c:v>14.754268026351912</c:v>
                </c:pt>
                <c:pt idx="91">
                  <c:v>15.308703365921945</c:v>
                </c:pt>
                <c:pt idx="92">
                  <c:v>15.844448223710037</c:v>
                </c:pt>
                <c:pt idx="93">
                  <c:v>16.36100225150583</c:v>
                </c:pt>
                <c:pt idx="94">
                  <c:v>16.857762640714615</c:v>
                </c:pt>
                <c:pt idx="95">
                  <c:v>17.333921661972965</c:v>
                </c:pt>
                <c:pt idx="96">
                  <c:v>17.788509356975545</c:v>
                </c:pt>
                <c:pt idx="97">
                  <c:v>18.220618951320613</c:v>
                </c:pt>
                <c:pt idx="98">
                  <c:v>18.629613482952106</c:v>
                </c:pt>
                <c:pt idx="99">
                  <c:v>19.015223139524419</c:v>
                </c:pt>
                <c:pt idx="100">
                  <c:v>19.377441090345354</c:v>
                </c:pt>
                <c:pt idx="101">
                  <c:v>19.716310027241686</c:v>
                </c:pt>
                <c:pt idx="102">
                  <c:v>20.031708705425221</c:v>
                </c:pt>
                <c:pt idx="103">
                  <c:v>20.323299005627579</c:v>
                </c:pt>
                <c:pt idx="104">
                  <c:v>20.590624979138358</c:v>
                </c:pt>
                <c:pt idx="105">
                  <c:v>20.833334845304488</c:v>
                </c:pt>
                <c:pt idx="106">
                  <c:v>21.051362004876136</c:v>
                </c:pt>
                <c:pt idx="107">
                  <c:v>21.244948947429638</c:v>
                </c:pt>
                <c:pt idx="108">
                  <c:v>21.414524298906311</c:v>
                </c:pt>
                <c:pt idx="109">
                  <c:v>21.56047570109363</c:v>
                </c:pt>
                <c:pt idx="110">
                  <c:v>21.683008074760412</c:v>
                </c:pt>
                <c:pt idx="111">
                  <c:v>21.782128250598859</c:v>
                </c:pt>
                <c:pt idx="112">
                  <c:v>21.85779695212841</c:v>
                </c:pt>
                <c:pt idx="113">
                  <c:v>21.910133716464035</c:v>
                </c:pt>
                <c:pt idx="114">
                  <c:v>21.939556923508636</c:v>
                </c:pt>
                <c:pt idx="115">
                  <c:v>21.946749642491337</c:v>
                </c:pt>
                <c:pt idx="116">
                  <c:v>21.93252643346781</c:v>
                </c:pt>
                <c:pt idx="117">
                  <c:v>21.897616472840291</c:v>
                </c:pt>
                <c:pt idx="118">
                  <c:v>21.842561092972755</c:v>
                </c:pt>
                <c:pt idx="119">
                  <c:v>21.767749643325779</c:v>
                </c:pt>
                <c:pt idx="120">
                  <c:v>21.673595380783052</c:v>
                </c:pt>
                <c:pt idx="121">
                  <c:v>21.560725021362281</c:v>
                </c:pt>
                <c:pt idx="122">
                  <c:v>21.430029970407457</c:v>
                </c:pt>
                <c:pt idx="123">
                  <c:v>21.282642415165849</c:v>
                </c:pt>
                <c:pt idx="124">
                  <c:v>21.119744065403886</c:v>
                </c:pt>
                <c:pt idx="125">
                  <c:v>20.942390263080597</c:v>
                </c:pt>
                <c:pt idx="126">
                  <c:v>20.751125755906049</c:v>
                </c:pt>
                <c:pt idx="127">
                  <c:v>20.547303020954082</c:v>
                </c:pt>
                <c:pt idx="128">
                  <c:v>20.331393375992743</c:v>
                </c:pt>
                <c:pt idx="129">
                  <c:v>20.104108920693346</c:v>
                </c:pt>
                <c:pt idx="130">
                  <c:v>19.867281988263088</c:v>
                </c:pt>
                <c:pt idx="131">
                  <c:v>19.621966212987878</c:v>
                </c:pt>
                <c:pt idx="132">
                  <c:v>19.369483333826018</c:v>
                </c:pt>
                <c:pt idx="133">
                  <c:v>19.110967245697942</c:v>
                </c:pt>
                <c:pt idx="134">
                  <c:v>18.847336676716793</c:v>
                </c:pt>
                <c:pt idx="135">
                  <c:v>18.579414725303621</c:v>
                </c:pt>
                <c:pt idx="136">
                  <c:v>18.308077427744838</c:v>
                </c:pt>
                <c:pt idx="137">
                  <c:v>18.034373295307159</c:v>
                </c:pt>
                <c:pt idx="138">
                  <c:v>17.759516483545251</c:v>
                </c:pt>
                <c:pt idx="139">
                  <c:v>17.484760424494706</c:v>
                </c:pt>
                <c:pt idx="140">
                  <c:v>17.211240720748894</c:v>
                </c:pt>
                <c:pt idx="141">
                  <c:v>16.939829993247962</c:v>
                </c:pt>
                <c:pt idx="142">
                  <c:v>16.671189111471151</c:v>
                </c:pt>
                <c:pt idx="143">
                  <c:v>16.405900391936267</c:v>
                </c:pt>
                <c:pt idx="144">
                  <c:v>16.144593966007182</c:v>
                </c:pt>
                <c:pt idx="145">
                  <c:v>15.888055363297429</c:v>
                </c:pt>
                <c:pt idx="146">
                  <c:v>15.637169158458677</c:v>
                </c:pt>
                <c:pt idx="147">
                  <c:v>15.392784065008136</c:v>
                </c:pt>
                <c:pt idx="148">
                  <c:v>15.155559244751929</c:v>
                </c:pt>
                <c:pt idx="149">
                  <c:v>14.925899416208267</c:v>
                </c:pt>
                <c:pt idx="150">
                  <c:v>14.704011207818958</c:v>
                </c:pt>
                <c:pt idx="151">
                  <c:v>14.490050017833678</c:v>
                </c:pt>
                <c:pt idx="152">
                  <c:v>14.284257481992235</c:v>
                </c:pt>
                <c:pt idx="153">
                  <c:v>14.087006726860997</c:v>
                </c:pt>
                <c:pt idx="154">
                  <c:v>13.898728939890855</c:v>
                </c:pt>
                <c:pt idx="155">
                  <c:v>13.719778463244394</c:v>
                </c:pt>
                <c:pt idx="156">
                  <c:v>13.550298741459816</c:v>
                </c:pt>
                <c:pt idx="157">
                  <c:v>13.390203537046856</c:v>
                </c:pt>
                <c:pt idx="158">
                  <c:v>13.23926146030424</c:v>
                </c:pt>
                <c:pt idx="159">
                  <c:v>13.097245390713201</c:v>
                </c:pt>
                <c:pt idx="160">
                  <c:v>12.964046891033648</c:v>
                </c:pt>
                <c:pt idx="161">
                  <c:v>12.839683891832788</c:v>
                </c:pt>
                <c:pt idx="162">
                  <c:v>12.724217015504832</c:v>
                </c:pt>
                <c:pt idx="163">
                  <c:v>12.617597593367091</c:v>
                </c:pt>
                <c:pt idx="164">
                  <c:v>12.519584843516339</c:v>
                </c:pt>
                <c:pt idx="165">
                  <c:v>12.429752701520892</c:v>
                </c:pt>
                <c:pt idx="166">
                  <c:v>12.347593988478135</c:v>
                </c:pt>
                <c:pt idx="167">
                  <c:v>12.272667270898811</c:v>
                </c:pt>
                <c:pt idx="168">
                  <c:v>12.204673705995056</c:v>
                </c:pt>
                <c:pt idx="169">
                  <c:v>12.143443380296214</c:v>
                </c:pt>
                <c:pt idx="170">
                  <c:v>12.088819187879512</c:v>
                </c:pt>
                <c:pt idx="171">
                  <c:v>12.040528754889941</c:v>
                </c:pt>
                <c:pt idx="172">
                  <c:v>11.998132355511181</c:v>
                </c:pt>
                <c:pt idx="173">
                  <c:v>11.961057065427253</c:v>
                </c:pt>
                <c:pt idx="174">
                  <c:v>11.928707760572401</c:v>
                </c:pt>
                <c:pt idx="175">
                  <c:v>11.900593484938103</c:v>
                </c:pt>
                <c:pt idx="176">
                  <c:v>11.876367580890616</c:v>
                </c:pt>
                <c:pt idx="177">
                  <c:v>11.855785851180553</c:v>
                </c:pt>
                <c:pt idx="178">
                  <c:v>11.838598975539206</c:v>
                </c:pt>
                <c:pt idx="179">
                  <c:v>11.824438096582885</c:v>
                </c:pt>
                <c:pt idx="180">
                  <c:v>11.812794327735867</c:v>
                </c:pt>
                <c:pt idx="181">
                  <c:v>11.803113529086071</c:v>
                </c:pt>
                <c:pt idx="182">
                  <c:v>11.794683600962113</c:v>
                </c:pt>
                <c:pt idx="183">
                  <c:v>11.78712373226878</c:v>
                </c:pt>
                <c:pt idx="184">
                  <c:v>11.780138495564422</c:v>
                </c:pt>
                <c:pt idx="185">
                  <c:v>11.773422217369029</c:v>
                </c:pt>
                <c:pt idx="186">
                  <c:v>11.76669227778906</c:v>
                </c:pt>
                <c:pt idx="187">
                  <c:v>11.759561035036986</c:v>
                </c:pt>
                <c:pt idx="188">
                  <c:v>11.751504233479453</c:v>
                </c:pt>
                <c:pt idx="189">
                  <c:v>11.741953217983221</c:v>
                </c:pt>
                <c:pt idx="190">
                  <c:v>11.730377756059145</c:v>
                </c:pt>
                <c:pt idx="191">
                  <c:v>11.716370567679384</c:v>
                </c:pt>
                <c:pt idx="192">
                  <c:v>11.69963110238308</c:v>
                </c:pt>
                <c:pt idx="193">
                  <c:v>11.679902355372853</c:v>
                </c:pt>
                <c:pt idx="194">
                  <c:v>11.65687182247637</c:v>
                </c:pt>
                <c:pt idx="195">
                  <c:v>11.630118562281107</c:v>
                </c:pt>
                <c:pt idx="196">
                  <c:v>11.59912856519218</c:v>
                </c:pt>
                <c:pt idx="197">
                  <c:v>11.563370744883979</c:v>
                </c:pt>
                <c:pt idx="198">
                  <c:v>11.522384883463351</c:v>
                </c:pt>
                <c:pt idx="199">
                  <c:v>11.475844815373392</c:v>
                </c:pt>
                <c:pt idx="200">
                  <c:v>11.423507197201241</c:v>
                </c:pt>
                <c:pt idx="201">
                  <c:v>11.365152592956971</c:v>
                </c:pt>
                <c:pt idx="202">
                  <c:v>11.300502651929838</c:v>
                </c:pt>
                <c:pt idx="203">
                  <c:v>11.229184247553304</c:v>
                </c:pt>
                <c:pt idx="204">
                  <c:v>11.150770461559272</c:v>
                </c:pt>
                <c:pt idx="205">
                  <c:v>11.064845475554423</c:v>
                </c:pt>
                <c:pt idx="206">
                  <c:v>10.971101054549171</c:v>
                </c:pt>
                <c:pt idx="207">
                  <c:v>10.869350208342064</c:v>
                </c:pt>
                <c:pt idx="208">
                  <c:v>10.759493891894795</c:v>
                </c:pt>
                <c:pt idx="209">
                  <c:v>10.641440744698015</c:v>
                </c:pt>
                <c:pt idx="210">
                  <c:v>10.515042199194422</c:v>
                </c:pt>
                <c:pt idx="211">
                  <c:v>10.380077965557572</c:v>
                </c:pt>
                <c:pt idx="212">
                  <c:v>10.236301285028443</c:v>
                </c:pt>
                <c:pt idx="213">
                  <c:v>10.08352516740559</c:v>
                </c:pt>
                <c:pt idx="214">
                  <c:v>9.9216736212372272</c:v>
                </c:pt>
                <c:pt idx="215">
                  <c:v>9.750797022879091</c:v>
                </c:pt>
                <c:pt idx="216">
                  <c:v>9.5704146623611379</c:v>
                </c:pt>
                <c:pt idx="217">
                  <c:v>9.3818397402762965</c:v>
                </c:pt>
                <c:pt idx="218">
                  <c:v>9.1845189705490657</c:v>
                </c:pt>
                <c:pt idx="219">
                  <c:v>8.978458330035183</c:v>
                </c:pt>
                <c:pt idx="220">
                  <c:v>8.7636620879172717</c:v>
                </c:pt>
                <c:pt idx="221">
                  <c:v>8.5402070894836974</c:v>
                </c:pt>
                <c:pt idx="222">
                  <c:v>8.3082794710993273</c:v>
                </c:pt>
                <c:pt idx="223">
                  <c:v>8.0681627064942827</c:v>
                </c:pt>
                <c:pt idx="224">
                  <c:v>7.8201855227351054</c:v>
                </c:pt>
                <c:pt idx="225">
                  <c:v>7.5646527394652203</c:v>
                </c:pt>
                <c:pt idx="226">
                  <c:v>7.3017983078956554</c:v>
                </c:pt>
                <c:pt idx="227">
                  <c:v>7.0318177565932256</c:v>
                </c:pt>
                <c:pt idx="228">
                  <c:v>6.7549142986535875</c:v>
                </c:pt>
                <c:pt idx="229">
                  <c:v>6.4713671386241804</c:v>
                </c:pt>
                <c:pt idx="230">
                  <c:v>6.1815340340136915</c:v>
                </c:pt>
                <c:pt idx="231">
                  <c:v>5.8858585529028868</c:v>
                </c:pt>
                <c:pt idx="232">
                  <c:v>5.5847889594733688</c:v>
                </c:pt>
                <c:pt idx="233">
                  <c:v>5.2787163108587229</c:v>
                </c:pt>
                <c:pt idx="234">
                  <c:v>4.9679646380245632</c:v>
                </c:pt>
                <c:pt idx="235">
                  <c:v>4.6528088763356177</c:v>
                </c:pt>
                <c:pt idx="236">
                  <c:v>4.3335342071950436</c:v>
                </c:pt>
                <c:pt idx="237">
                  <c:v>4.0104983881115883</c:v>
                </c:pt>
                <c:pt idx="238">
                  <c:v>3.6841227874159785</c:v>
                </c:pt>
                <c:pt idx="239">
                  <c:v>3.354874453693625</c:v>
                </c:pt>
                <c:pt idx="240">
                  <c:v>3.0231975954025945</c:v>
                </c:pt>
                <c:pt idx="241">
                  <c:v>2.6894629910588264</c:v>
                </c:pt>
                <c:pt idx="242">
                  <c:v>2.3537920989096115</c:v>
                </c:pt>
                <c:pt idx="243">
                  <c:v>2.0168150503188325</c:v>
                </c:pt>
                <c:pt idx="244">
                  <c:v>1.6786116790026417</c:v>
                </c:pt>
                <c:pt idx="245">
                  <c:v>1.3395137004554216</c:v>
                </c:pt>
                <c:pt idx="246">
                  <c:v>0.99990021809935048</c:v>
                </c:pt>
                <c:pt idx="247">
                  <c:v>0.66017114762216411</c:v>
                </c:pt>
                <c:pt idx="248">
                  <c:v>0.32068878253921851</c:v>
                </c:pt>
                <c:pt idx="249">
                  <c:v>-1.8258912439341624E-2</c:v>
                </c:pt>
                <c:pt idx="250">
                  <c:v>-0.35630956208333336</c:v>
                </c:pt>
                <c:pt idx="251">
                  <c:v>-0.69349772175773938</c:v>
                </c:pt>
                <c:pt idx="252">
                  <c:v>-1.029530693963165</c:v>
                </c:pt>
                <c:pt idx="253">
                  <c:v>-1.3641204155981488</c:v>
                </c:pt>
                <c:pt idx="254">
                  <c:v>-1.6969605194404691</c:v>
                </c:pt>
                <c:pt idx="255">
                  <c:v>-2.0277415964752405</c:v>
                </c:pt>
                <c:pt idx="256">
                  <c:v>-2.3561992775648806</c:v>
                </c:pt>
                <c:pt idx="257">
                  <c:v>-2.6821415562182636</c:v>
                </c:pt>
                <c:pt idx="258">
                  <c:v>-3.0054162360727732</c:v>
                </c:pt>
                <c:pt idx="259">
                  <c:v>-3.3258888378739346</c:v>
                </c:pt>
                <c:pt idx="260">
                  <c:v>-3.6433956384658805</c:v>
                </c:pt>
                <c:pt idx="261">
                  <c:v>-3.9577291555702643</c:v>
                </c:pt>
                <c:pt idx="262">
                  <c:v>-4.2686515957117068</c:v>
                </c:pt>
                <c:pt idx="263">
                  <c:v>-4.5759345576167068</c:v>
                </c:pt>
                <c:pt idx="264">
                  <c:v>-4.8793970279395538</c:v>
                </c:pt>
                <c:pt idx="265">
                  <c:v>-5.1789203234016865</c:v>
                </c:pt>
                <c:pt idx="266">
                  <c:v>-5.4744293063878988</c:v>
                </c:pt>
                <c:pt idx="267">
                  <c:v>-5.7658441431819902</c:v>
                </c:pt>
                <c:pt idx="268">
                  <c:v>-6.0530538350343157</c:v>
                </c:pt>
                <c:pt idx="269">
                  <c:v>-6.3359059721231317</c:v>
                </c:pt>
                <c:pt idx="270">
                  <c:v>-6.6142336294054784</c:v>
                </c:pt>
                <c:pt idx="271">
                  <c:v>-6.8878848239779042</c:v>
                </c:pt>
                <c:pt idx="272">
                  <c:v>-7.156762645393556</c:v>
                </c:pt>
                <c:pt idx="273">
                  <c:v>-7.4200597912073052</c:v>
                </c:pt>
                <c:pt idx="274">
                  <c:v>-7.6792256489395569</c:v>
                </c:pt>
                <c:pt idx="275">
                  <c:v>-7.9336151450872245</c:v>
                </c:pt>
                <c:pt idx="276">
                  <c:v>-8.1831087425351043</c:v>
                </c:pt>
                <c:pt idx="277">
                  <c:v>-8.4276236191391529</c:v>
                </c:pt>
                <c:pt idx="278">
                  <c:v>-8.6670752450823354</c:v>
                </c:pt>
                <c:pt idx="279">
                  <c:v>-8.9014021441340283</c:v>
                </c:pt>
                <c:pt idx="280">
                  <c:v>-9.1305966317653304</c:v>
                </c:pt>
                <c:pt idx="281">
                  <c:v>-9.3546920076012423</c:v>
                </c:pt>
                <c:pt idx="282">
                  <c:v>-9.5737463325261771</c:v>
                </c:pt>
                <c:pt idx="283">
                  <c:v>-9.7878065675496533</c:v>
                </c:pt>
                <c:pt idx="284">
                  <c:v>-9.9968872278928327</c:v>
                </c:pt>
                <c:pt idx="285">
                  <c:v>-10.200984898209553</c:v>
                </c:pt>
                <c:pt idx="286">
                  <c:v>-10.400087624788235</c:v>
                </c:pt>
                <c:pt idx="287">
                  <c:v>-10.594223584234667</c:v>
                </c:pt>
                <c:pt idx="288">
                  <c:v>-10.783465352654421</c:v>
                </c:pt>
                <c:pt idx="289">
                  <c:v>-10.967918805778007</c:v>
                </c:pt>
                <c:pt idx="290">
                  <c:v>-11.147709457576248</c:v>
                </c:pt>
                <c:pt idx="291">
                  <c:v>-11.322939768433558</c:v>
                </c:pt>
                <c:pt idx="292">
                  <c:v>-11.493681460618918</c:v>
                </c:pt>
                <c:pt idx="293">
                  <c:v>-11.659984910488125</c:v>
                </c:pt>
                <c:pt idx="294">
                  <c:v>-11.821906471252424</c:v>
                </c:pt>
                <c:pt idx="295">
                  <c:v>-11.979535795748227</c:v>
                </c:pt>
                <c:pt idx="296">
                  <c:v>-12.13235802054402</c:v>
                </c:pt>
                <c:pt idx="297">
                  <c:v>-12.281478010117981</c:v>
                </c:pt>
                <c:pt idx="298">
                  <c:v>-12.42712288498876</c:v>
                </c:pt>
                <c:pt idx="299">
                  <c:v>-12.569047594070389</c:v>
                </c:pt>
                <c:pt idx="300">
                  <c:v>-12.707350328564596</c:v>
                </c:pt>
                <c:pt idx="301">
                  <c:v>-12.842120741307681</c:v>
                </c:pt>
                <c:pt idx="302">
                  <c:v>-12.973451900482164</c:v>
                </c:pt>
                <c:pt idx="303">
                  <c:v>-13.101459927856919</c:v>
                </c:pt>
                <c:pt idx="304">
                  <c:v>-13.226295098662344</c:v>
                </c:pt>
                <c:pt idx="305">
                  <c:v>-13.348117080330793</c:v>
                </c:pt>
                <c:pt idx="306">
                  <c:v>-13.467078709602299</c:v>
                </c:pt>
                <c:pt idx="307">
                  <c:v>-13.583302938938109</c:v>
                </c:pt>
                <c:pt idx="308">
                  <c:v>-13.696884544193738</c:v>
                </c:pt>
                <c:pt idx="309">
                  <c:v>-13.807909762859326</c:v>
                </c:pt>
                <c:pt idx="310">
                  <c:v>-13.916467393934708</c:v>
                </c:pt>
                <c:pt idx="311">
                  <c:v>-14.022674413025344</c:v>
                </c:pt>
                <c:pt idx="312">
                  <c:v>-14.126659749448267</c:v>
                </c:pt>
                <c:pt idx="313">
                  <c:v>-14.228567701578092</c:v>
                </c:pt>
                <c:pt idx="314">
                  <c:v>-14.32852292954917</c:v>
                </c:pt>
                <c:pt idx="315">
                  <c:v>-14.426623624563176</c:v>
                </c:pt>
                <c:pt idx="316">
                  <c:v>-14.522932970523833</c:v>
                </c:pt>
                <c:pt idx="317">
                  <c:v>-14.617507320642451</c:v>
                </c:pt>
                <c:pt idx="318">
                  <c:v>-14.710414981842025</c:v>
                </c:pt>
                <c:pt idx="319">
                  <c:v>-14.801743045449221</c:v>
                </c:pt>
                <c:pt idx="320">
                  <c:v>-14.89159567952156</c:v>
                </c:pt>
                <c:pt idx="321">
                  <c:v>-14.979878962039944</c:v>
                </c:pt>
                <c:pt idx="322">
                  <c:v>-15.066980534791899</c:v>
                </c:pt>
                <c:pt idx="323">
                  <c:v>-15.152931135892848</c:v>
                </c:pt>
                <c:pt idx="324">
                  <c:v>-15.237430214881881</c:v>
                </c:pt>
                <c:pt idx="325">
                  <c:v>-15.320925182104098</c:v>
                </c:pt>
                <c:pt idx="326">
                  <c:v>-15.403323823213558</c:v>
                </c:pt>
                <c:pt idx="327">
                  <c:v>-15.48461247682569</c:v>
                </c:pt>
                <c:pt idx="328">
                  <c:v>-15.564635744690884</c:v>
                </c:pt>
                <c:pt idx="329">
                  <c:v>-15.643837621808023</c:v>
                </c:pt>
                <c:pt idx="330">
                  <c:v>-15.722090032696711</c:v>
                </c:pt>
                <c:pt idx="331">
                  <c:v>-15.79937077760694</c:v>
                </c:pt>
                <c:pt idx="332">
                  <c:v>-15.875676441192617</c:v>
                </c:pt>
                <c:pt idx="333">
                  <c:v>-15.950993362069104</c:v>
                </c:pt>
                <c:pt idx="334">
                  <c:v>-16.02531129419798</c:v>
                </c:pt>
                <c:pt idx="335">
                  <c:v>-16.098638775944675</c:v>
                </c:pt>
                <c:pt idx="336">
                  <c:v>-16.170975807309127</c:v>
                </c:pt>
                <c:pt idx="337">
                  <c:v>-16.242325803637499</c:v>
                </c:pt>
                <c:pt idx="338">
                  <c:v>-16.312671688198996</c:v>
                </c:pt>
                <c:pt idx="339">
                  <c:v>-16.381981015205373</c:v>
                </c:pt>
                <c:pt idx="340">
                  <c:v>-16.450199139118148</c:v>
                </c:pt>
                <c:pt idx="341">
                  <c:v>-16.517274829745286</c:v>
                </c:pt>
                <c:pt idx="342">
                  <c:v>-16.583165395259837</c:v>
                </c:pt>
                <c:pt idx="343">
                  <c:v>-16.647730806469877</c:v>
                </c:pt>
                <c:pt idx="344">
                  <c:v>-16.710931786894783</c:v>
                </c:pt>
                <c:pt idx="345">
                  <c:v>-16.773027902841562</c:v>
                </c:pt>
                <c:pt idx="346">
                  <c:v>-16.833763003349254</c:v>
                </c:pt>
                <c:pt idx="347">
                  <c:v>-16.893049997091246</c:v>
                </c:pt>
                <c:pt idx="348">
                  <c:v>-16.950801792740801</c:v>
                </c:pt>
                <c:pt idx="349">
                  <c:v>-17.00699277520177</c:v>
                </c:pt>
                <c:pt idx="350">
                  <c:v>-17.061515361070587</c:v>
                </c:pt>
                <c:pt idx="351">
                  <c:v>-17.114251720905273</c:v>
                </c:pt>
                <c:pt idx="352">
                  <c:v>-17.16513525545593</c:v>
                </c:pt>
                <c:pt idx="353">
                  <c:v>-17.214237686991662</c:v>
                </c:pt>
                <c:pt idx="354">
                  <c:v>-17.261379709839808</c:v>
                </c:pt>
                <c:pt idx="355">
                  <c:v>-17.305768963694572</c:v>
                </c:pt>
                <c:pt idx="356">
                  <c:v>-17.347989472746825</c:v>
                </c:pt>
                <c:pt idx="357">
                  <c:v>-17.388519385456984</c:v>
                </c:pt>
                <c:pt idx="358">
                  <c:v>-17.426800292730281</c:v>
                </c:pt>
                <c:pt idx="359">
                  <c:v>-17.462596535682632</c:v>
                </c:pt>
                <c:pt idx="360">
                  <c:v>-17.495815899968111</c:v>
                </c:pt>
                <c:pt idx="361">
                  <c:v>-17.526571092009544</c:v>
                </c:pt>
                <c:pt idx="362">
                  <c:v>-17.554643529653529</c:v>
                </c:pt>
                <c:pt idx="363">
                  <c:v>-17.579035931825626</c:v>
                </c:pt>
                <c:pt idx="364">
                  <c:v>-17.600422829389533</c:v>
                </c:pt>
                <c:pt idx="365">
                  <c:v>-17.619659766554829</c:v>
                </c:pt>
                <c:pt idx="366">
                  <c:v>-17.635986828803972</c:v>
                </c:pt>
                <c:pt idx="367">
                  <c:v>-17.649142742156947</c:v>
                </c:pt>
                <c:pt idx="368">
                  <c:v>-17.659048953652345</c:v>
                </c:pt>
                <c:pt idx="369">
                  <c:v>-17.665722540020901</c:v>
                </c:pt>
                <c:pt idx="370">
                  <c:v>-17.669018349051473</c:v>
                </c:pt>
                <c:pt idx="371">
                  <c:v>-17.668859535455649</c:v>
                </c:pt>
                <c:pt idx="372">
                  <c:v>-17.664064389467221</c:v>
                </c:pt>
                <c:pt idx="373">
                  <c:v>-17.655507239699332</c:v>
                </c:pt>
                <c:pt idx="374">
                  <c:v>-17.644301488995524</c:v>
                </c:pt>
                <c:pt idx="375">
                  <c:v>-17.62953182458876</c:v>
                </c:pt>
                <c:pt idx="376">
                  <c:v>-17.610969418287272</c:v>
                </c:pt>
                <c:pt idx="377">
                  <c:v>-17.588556209206548</c:v>
                </c:pt>
                <c:pt idx="378">
                  <c:v>-17.562239259481384</c:v>
                </c:pt>
                <c:pt idx="379">
                  <c:v>-17.531574574112838</c:v>
                </c:pt>
                <c:pt idx="380">
                  <c:v>-17.49650067687034</c:v>
                </c:pt>
                <c:pt idx="381">
                  <c:v>-17.456952676177</c:v>
                </c:pt>
                <c:pt idx="382">
                  <c:v>-17.413202092051467</c:v>
                </c:pt>
                <c:pt idx="383">
                  <c:v>-17.365844902396194</c:v>
                </c:pt>
                <c:pt idx="384">
                  <c:v>-17.314136561751326</c:v>
                </c:pt>
                <c:pt idx="385">
                  <c:v>-17.258452758192973</c:v>
                </c:pt>
                <c:pt idx="386">
                  <c:v>-17.198042115569081</c:v>
                </c:pt>
                <c:pt idx="387">
                  <c:v>-17.133387905359264</c:v>
                </c:pt>
                <c:pt idx="388">
                  <c:v>-17.065026336908289</c:v>
                </c:pt>
                <c:pt idx="389">
                  <c:v>-16.992364847660038</c:v>
                </c:pt>
                <c:pt idx="390">
                  <c:v>-16.915975508093794</c:v>
                </c:pt>
                <c:pt idx="391">
                  <c:v>-16.835419446229881</c:v>
                </c:pt>
                <c:pt idx="392">
                  <c:v>-16.750828152894972</c:v>
                </c:pt>
                <c:pt idx="393">
                  <c:v>-16.662683191895464</c:v>
                </c:pt>
                <c:pt idx="394">
                  <c:v>-16.570421031117384</c:v>
                </c:pt>
                <c:pt idx="395">
                  <c:v>-16.472226414084393</c:v>
                </c:pt>
                <c:pt idx="396">
                  <c:v>-16.370083656907074</c:v>
                </c:pt>
                <c:pt idx="397">
                  <c:v>-16.263948360085482</c:v>
                </c:pt>
                <c:pt idx="398">
                  <c:v>-16.154092043638215</c:v>
                </c:pt>
                <c:pt idx="399">
                  <c:v>-16.040316617488827</c:v>
                </c:pt>
                <c:pt idx="400">
                  <c:v>-15.923060953617041</c:v>
                </c:pt>
                <c:pt idx="401">
                  <c:v>-15.801925456523872</c:v>
                </c:pt>
                <c:pt idx="402">
                  <c:v>-15.677507811784706</c:v>
                </c:pt>
                <c:pt idx="403">
                  <c:v>-15.549213749170251</c:v>
                </c:pt>
                <c:pt idx="404">
                  <c:v>-15.416669288277616</c:v>
                </c:pt>
                <c:pt idx="405">
                  <c:v>-15.280560913681967</c:v>
                </c:pt>
                <c:pt idx="406">
                  <c:v>-15.141262605786309</c:v>
                </c:pt>
                <c:pt idx="407">
                  <c:v>-14.998501136898943</c:v>
                </c:pt>
                <c:pt idx="408">
                  <c:v>-14.852795639634122</c:v>
                </c:pt>
                <c:pt idx="409">
                  <c:v>-14.703635519742958</c:v>
                </c:pt>
                <c:pt idx="410">
                  <c:v>-14.551428911089872</c:v>
                </c:pt>
                <c:pt idx="411">
                  <c:v>-14.395757433772078</c:v>
                </c:pt>
                <c:pt idx="412">
                  <c:v>-14.237003606557842</c:v>
                </c:pt>
                <c:pt idx="413">
                  <c:v>-14.075657531619045</c:v>
                </c:pt>
                <c:pt idx="414">
                  <c:v>-13.911268383264487</c:v>
                </c:pt>
                <c:pt idx="415">
                  <c:v>-13.744195626676071</c:v>
                </c:pt>
                <c:pt idx="416">
                  <c:v>-13.574050766229629</c:v>
                </c:pt>
                <c:pt idx="417">
                  <c:v>-13.401281212270208</c:v>
                </c:pt>
                <c:pt idx="418">
                  <c:v>-13.2262728989124</c:v>
                </c:pt>
                <c:pt idx="419">
                  <c:v>-13.048741498589498</c:v>
                </c:pt>
                <c:pt idx="420">
                  <c:v>-12.869100268185131</c:v>
                </c:pt>
                <c:pt idx="421">
                  <c:v>-12.687162217497796</c:v>
                </c:pt>
                <c:pt idx="422">
                  <c:v>-12.503014437854279</c:v>
                </c:pt>
                <c:pt idx="423">
                  <c:v>-12.31667827516794</c:v>
                </c:pt>
                <c:pt idx="424">
                  <c:v>-12.128276681899969</c:v>
                </c:pt>
                <c:pt idx="425">
                  <c:v>-11.938194738328434</c:v>
                </c:pt>
                <c:pt idx="426">
                  <c:v>-11.74628387689587</c:v>
                </c:pt>
                <c:pt idx="427">
                  <c:v>-11.552445906400662</c:v>
                </c:pt>
                <c:pt idx="428">
                  <c:v>-11.357017238438077</c:v>
                </c:pt>
                <c:pt idx="429">
                  <c:v>-11.160081548988801</c:v>
                </c:pt>
                <c:pt idx="430">
                  <c:v>-10.96131267249581</c:v>
                </c:pt>
                <c:pt idx="431">
                  <c:v>-10.761217787861781</c:v>
                </c:pt>
                <c:pt idx="432">
                  <c:v>-10.559937778115223</c:v>
                </c:pt>
                <c:pt idx="433">
                  <c:v>-10.357411167025511</c:v>
                </c:pt>
                <c:pt idx="434">
                  <c:v>-10.153796768188467</c:v>
                </c:pt>
                <c:pt idx="435">
                  <c:v>-9.9492064341902324</c:v>
                </c:pt>
                <c:pt idx="436">
                  <c:v>-9.7436777338385436</c:v>
                </c:pt>
                <c:pt idx="437">
                  <c:v>-9.5373378887772198</c:v>
                </c:pt>
                <c:pt idx="438">
                  <c:v>-9.3301954373716836</c:v>
                </c:pt>
                <c:pt idx="439">
                  <c:v>-9.1223929703235545</c:v>
                </c:pt>
                <c:pt idx="440">
                  <c:v>-8.9138877958058789</c:v>
                </c:pt>
                <c:pt idx="441">
                  <c:v>-8.7048242121934347</c:v>
                </c:pt>
                <c:pt idx="442">
                  <c:v>-8.4951766043901227</c:v>
                </c:pt>
                <c:pt idx="443">
                  <c:v>-8.2850337713956623</c:v>
                </c:pt>
                <c:pt idx="444">
                  <c:v>-8.0745067119598328</c:v>
                </c:pt>
                <c:pt idx="445">
                  <c:v>-7.8635945722460487</c:v>
                </c:pt>
                <c:pt idx="446">
                  <c:v>-7.6523511439561522</c:v>
                </c:pt>
                <c:pt idx="447">
                  <c:v>-7.4408558338880253</c:v>
                </c:pt>
                <c:pt idx="448">
                  <c:v>-7.229152187705032</c:v>
                </c:pt>
                <c:pt idx="449">
                  <c:v>-7.0172628320753505</c:v>
                </c:pt>
                <c:pt idx="450">
                  <c:v>-6.805258208513207</c:v>
                </c:pt>
                <c:pt idx="451">
                  <c:v>-6.5931827165186032</c:v>
                </c:pt>
                <c:pt idx="452">
                  <c:v>-6.3810628250241122</c:v>
                </c:pt>
                <c:pt idx="453">
                  <c:v>-6.1689318336546197</c:v>
                </c:pt>
                <c:pt idx="454">
                  <c:v>-5.9568115152418368</c:v>
                </c:pt>
                <c:pt idx="455">
                  <c:v>-5.7447304733097333</c:v>
                </c:pt>
                <c:pt idx="456">
                  <c:v>-5.5327091999351978</c:v>
                </c:pt>
                <c:pt idx="457">
                  <c:v>-5.3208164289593691</c:v>
                </c:pt>
                <c:pt idx="458">
                  <c:v>-5.1090487450361248</c:v>
                </c:pt>
                <c:pt idx="459">
                  <c:v>-4.8974040135741221</c:v>
                </c:pt>
                <c:pt idx="460">
                  <c:v>-4.6859193764626941</c:v>
                </c:pt>
                <c:pt idx="461">
                  <c:v>-4.474582026153799</c:v>
                </c:pt>
                <c:pt idx="462">
                  <c:v>-4.2634218469262066</c:v>
                </c:pt>
                <c:pt idx="463">
                  <c:v>-4.052433288842435</c:v>
                </c:pt>
                <c:pt idx="464">
                  <c:v>-3.8416236095130403</c:v>
                </c:pt>
                <c:pt idx="465">
                  <c:v>-3.6310137279331665</c:v>
                </c:pt>
                <c:pt idx="466">
                  <c:v>-3.4206104747950978</c:v>
                </c:pt>
                <c:pt idx="467">
                  <c:v>-3.2104176923632597</c:v>
                </c:pt>
                <c:pt idx="468">
                  <c:v>-3.0004368748515806</c:v>
                </c:pt>
                <c:pt idx="469">
                  <c:v>-2.7907408118247963</c:v>
                </c:pt>
                <c:pt idx="470">
                  <c:v>-2.5812682405114171</c:v>
                </c:pt>
                <c:pt idx="471">
                  <c:v>-2.3719721999019336</c:v>
                </c:pt>
                <c:pt idx="472">
                  <c:v>-2.1628945279866456</c:v>
                </c:pt>
                <c:pt idx="473">
                  <c:v>-1.953992532938716</c:v>
                </c:pt>
                <c:pt idx="474">
                  <c:v>-1.7452891616150725</c:v>
                </c:pt>
                <c:pt idx="475">
                  <c:v>-1.5371361946687061</c:v>
                </c:pt>
              </c:numCache>
            </c:numRef>
          </c:yVal>
          <c:smooth val="1"/>
          <c:extLst>
            <c:ext xmlns:c16="http://schemas.microsoft.com/office/drawing/2014/chart" uri="{C3380CC4-5D6E-409C-BE32-E72D297353CC}">
              <c16:uniqueId val="{0000000C-4789-45DC-97F7-B59DC835213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Лист1!$O$2:$O$477</c:f>
              <c:numCache>
                <c:formatCode>0.00</c:formatCode>
                <c:ptCount val="476"/>
                <c:pt idx="0">
                  <c:v>10.714240555465196</c:v>
                </c:pt>
                <c:pt idx="1">
                  <c:v>10.172021055221522</c:v>
                </c:pt>
                <c:pt idx="2">
                  <c:v>10.220353326201407</c:v>
                </c:pt>
                <c:pt idx="3">
                  <c:v>9.1721110180019938</c:v>
                </c:pt>
                <c:pt idx="4">
                  <c:v>8.9867490828036836</c:v>
                </c:pt>
                <c:pt idx="5">
                  <c:v>8.7614839509129254</c:v>
                </c:pt>
                <c:pt idx="6">
                  <c:v>8.4998069599270476</c:v>
                </c:pt>
                <c:pt idx="7">
                  <c:v>8.2060077846049708</c:v>
                </c:pt>
                <c:pt idx="8">
                  <c:v>7.8799993336200229</c:v>
                </c:pt>
                <c:pt idx="9">
                  <c:v>7.5258415997027805</c:v>
                </c:pt>
                <c:pt idx="10">
                  <c:v>7.1495502881705466</c:v>
                </c:pt>
                <c:pt idx="11">
                  <c:v>6.7534166693687281</c:v>
                </c:pt>
                <c:pt idx="12">
                  <c:v>6.3405926808714703</c:v>
                </c:pt>
                <c:pt idx="13">
                  <c:v>5.9142178796231555</c:v>
                </c:pt>
                <c:pt idx="14">
                  <c:v>5.4784713685512534</c:v>
                </c:pt>
                <c:pt idx="15">
                  <c:v>5.0379766725003705</c:v>
                </c:pt>
                <c:pt idx="16">
                  <c:v>4.5959232978522753</c:v>
                </c:pt>
                <c:pt idx="17">
                  <c:v>4.153510884940621</c:v>
                </c:pt>
                <c:pt idx="18">
                  <c:v>3.7106762498617161</c:v>
                </c:pt>
                <c:pt idx="19">
                  <c:v>3.2679321214556682</c:v>
                </c:pt>
                <c:pt idx="20">
                  <c:v>2.8281862400472151</c:v>
                </c:pt>
                <c:pt idx="21">
                  <c:v>2.3929020814597561</c:v>
                </c:pt>
                <c:pt idx="22">
                  <c:v>1.9641267187893374</c:v>
                </c:pt>
                <c:pt idx="23">
                  <c:v>1.5444173924624887</c:v>
                </c:pt>
                <c:pt idx="24">
                  <c:v>1.1362695464864356</c:v>
                </c:pt>
                <c:pt idx="25">
                  <c:v>0.74129074160009278</c:v>
                </c:pt>
                <c:pt idx="26">
                  <c:v>0.35954928472638087</c:v>
                </c:pt>
                <c:pt idx="27">
                  <c:v>-9.0764608205062998E-3</c:v>
                </c:pt>
                <c:pt idx="28">
                  <c:v>-0.36454497557133431</c:v>
                </c:pt>
                <c:pt idx="29">
                  <c:v>-0.70550245000049427</c:v>
                </c:pt>
                <c:pt idx="30">
                  <c:v>-1.0308325812220569</c:v>
                </c:pt>
                <c:pt idx="31">
                  <c:v>-1.3384933657944174</c:v>
                </c:pt>
                <c:pt idx="32">
                  <c:v>-1.6267903117462954</c:v>
                </c:pt>
                <c:pt idx="33">
                  <c:v>-1.8948598701506831</c:v>
                </c:pt>
                <c:pt idx="34">
                  <c:v>-2.1426929689943752</c:v>
                </c:pt>
                <c:pt idx="35">
                  <c:v>-2.3706453379243584</c:v>
                </c:pt>
                <c:pt idx="36">
                  <c:v>-2.5786969117820244</c:v>
                </c:pt>
                <c:pt idx="37">
                  <c:v>-2.7659938540309637</c:v>
                </c:pt>
                <c:pt idx="38">
                  <c:v>-2.9310940347611889</c:v>
                </c:pt>
                <c:pt idx="39">
                  <c:v>-3.0722246758639811</c:v>
                </c:pt>
                <c:pt idx="40">
                  <c:v>-3.188074284419415</c:v>
                </c:pt>
                <c:pt idx="41">
                  <c:v>-3.2781802944838954</c:v>
                </c:pt>
                <c:pt idx="42">
                  <c:v>-3.3428135856986008</c:v>
                </c:pt>
                <c:pt idx="43">
                  <c:v>-3.3824352297931872</c:v>
                </c:pt>
                <c:pt idx="44">
                  <c:v>-3.3970424517989151</c:v>
                </c:pt>
                <c:pt idx="45">
                  <c:v>-3.3858778987079821</c:v>
                </c:pt>
                <c:pt idx="46">
                  <c:v>-3.3476179104298329</c:v>
                </c:pt>
                <c:pt idx="47">
                  <c:v>-3.2809650823473921</c:v>
                </c:pt>
                <c:pt idx="48">
                  <c:v>-3.1852672968059741</c:v>
                </c:pt>
                <c:pt idx="49">
                  <c:v>-3.0607523147016726</c:v>
                </c:pt>
                <c:pt idx="50">
                  <c:v>-2.9082590304315059</c:v>
                </c:pt>
                <c:pt idx="51">
                  <c:v>-2.7286432016640854</c:v>
                </c:pt>
                <c:pt idx="52">
                  <c:v>-2.5222292862832543</c:v>
                </c:pt>
                <c:pt idx="53">
                  <c:v>-2.2886731881648301</c:v>
                </c:pt>
                <c:pt idx="54">
                  <c:v>-2.027284793928263</c:v>
                </c:pt>
                <c:pt idx="55">
                  <c:v>-1.7376313151791636</c:v>
                </c:pt>
                <c:pt idx="56">
                  <c:v>-1.4200217340141481</c:v>
                </c:pt>
                <c:pt idx="57">
                  <c:v>-1.075563049502668</c:v>
                </c:pt>
                <c:pt idx="58">
                  <c:v>-0.70580134615301926</c:v>
                </c:pt>
                <c:pt idx="59">
                  <c:v>-0.31211858508177054</c:v>
                </c:pt>
                <c:pt idx="60">
                  <c:v>0.10468911118805353</c:v>
                </c:pt>
                <c:pt idx="61">
                  <c:v>0.544396303128451</c:v>
                </c:pt>
                <c:pt idx="62">
                  <c:v>1.0069453300908164</c:v>
                </c:pt>
                <c:pt idx="63">
                  <c:v>1.4918924639001445</c:v>
                </c:pt>
                <c:pt idx="64">
                  <c:v>1.9980692826211419</c:v>
                </c:pt>
                <c:pt idx="65">
                  <c:v>2.5236752584576556</c:v>
                </c:pt>
                <c:pt idx="66">
                  <c:v>3.0666869055479764</c:v>
                </c:pt>
                <c:pt idx="67">
                  <c:v>3.6254240870475769</c:v>
                </c:pt>
                <c:pt idx="68">
                  <c:v>4.1988184399902764</c:v>
                </c:pt>
                <c:pt idx="69">
                  <c:v>4.7862703576683936</c:v>
                </c:pt>
                <c:pt idx="70">
                  <c:v>5.3872116118669453</c:v>
                </c:pt>
                <c:pt idx="71">
                  <c:v>6.0006244294345183</c:v>
                </c:pt>
                <c:pt idx="72">
                  <c:v>6.6248515136539678</c:v>
                </c:pt>
                <c:pt idx="73">
                  <c:v>7.2577753499149988</c:v>
                </c:pt>
                <c:pt idx="74">
                  <c:v>7.8972562238573625</c:v>
                </c:pt>
                <c:pt idx="75">
                  <c:v>8.5416449502110403</c:v>
                </c:pt>
                <c:pt idx="76">
                  <c:v>9.1897478654980187</c:v>
                </c:pt>
                <c:pt idx="77">
                  <c:v>9.8408895850181359</c:v>
                </c:pt>
                <c:pt idx="78">
                  <c:v>10.494251279532854</c:v>
                </c:pt>
                <c:pt idx="79">
                  <c:v>11.148539386689611</c:v>
                </c:pt>
                <c:pt idx="80">
                  <c:v>11.801918157935123</c:v>
                </c:pt>
                <c:pt idx="81">
                  <c:v>12.452267517149446</c:v>
                </c:pt>
                <c:pt idx="82">
                  <c:v>13.097631324827622</c:v>
                </c:pt>
                <c:pt idx="83">
                  <c:v>13.736567451059797</c:v>
                </c:pt>
                <c:pt idx="84">
                  <c:v>14.36815972924229</c:v>
                </c:pt>
                <c:pt idx="85">
                  <c:v>14.991726797819085</c:v>
                </c:pt>
                <c:pt idx="86">
                  <c:v>15.606396889686568</c:v>
                </c:pt>
                <c:pt idx="87">
                  <c:v>16.210834604501692</c:v>
                </c:pt>
                <c:pt idx="88">
                  <c:v>16.803281038999529</c:v>
                </c:pt>
                <c:pt idx="89">
                  <c:v>17.381862875819166</c:v>
                </c:pt>
                <c:pt idx="90">
                  <c:v>17.944780227541891</c:v>
                </c:pt>
                <c:pt idx="91">
                  <c:v>18.491457608342145</c:v>
                </c:pt>
                <c:pt idx="92">
                  <c:v>19.021094119548764</c:v>
                </c:pt>
                <c:pt idx="93">
                  <c:v>19.533235520124393</c:v>
                </c:pt>
                <c:pt idx="94">
                  <c:v>20.027195325493807</c:v>
                </c:pt>
                <c:pt idx="95">
                  <c:v>20.501880624890298</c:v>
                </c:pt>
                <c:pt idx="96">
                  <c:v>20.955918449163416</c:v>
                </c:pt>
                <c:pt idx="97">
                  <c:v>21.387985351681706</c:v>
                </c:pt>
                <c:pt idx="98">
                  <c:v>21.797152358293488</c:v>
                </c:pt>
                <c:pt idx="99">
                  <c:v>22.183028411865187</c:v>
                </c:pt>
                <c:pt idx="100">
                  <c:v>22.545594727992974</c:v>
                </c:pt>
                <c:pt idx="101">
                  <c:v>22.884868383407568</c:v>
                </c:pt>
                <c:pt idx="102">
                  <c:v>23.200612011551851</c:v>
                </c:pt>
                <c:pt idx="103">
                  <c:v>23.492238172888733</c:v>
                </c:pt>
                <c:pt idx="104">
                  <c:v>23.75900402963158</c:v>
                </c:pt>
                <c:pt idx="105">
                  <c:v>24.000337511300987</c:v>
                </c:pt>
                <c:pt idx="106">
                  <c:v>24.216122496128033</c:v>
                </c:pt>
                <c:pt idx="107">
                  <c:v>24.406715887784927</c:v>
                </c:pt>
                <c:pt idx="108">
                  <c:v>24.572749525308588</c:v>
                </c:pt>
                <c:pt idx="109">
                  <c:v>24.714797186851467</c:v>
                </c:pt>
                <c:pt idx="110">
                  <c:v>24.83312526941295</c:v>
                </c:pt>
                <c:pt idx="111">
                  <c:v>24.927711573243091</c:v>
                </c:pt>
                <c:pt idx="112">
                  <c:v>24.99846046864986</c:v>
                </c:pt>
                <c:pt idx="113">
                  <c:v>25.045525646209697</c:v>
                </c:pt>
                <c:pt idx="114">
                  <c:v>25.069487714767426</c:v>
                </c:pt>
                <c:pt idx="115">
                  <c:v>25.071323463320716</c:v>
                </c:pt>
                <c:pt idx="116">
                  <c:v>25.052158248424519</c:v>
                </c:pt>
                <c:pt idx="117">
                  <c:v>25.012944951653452</c:v>
                </c:pt>
                <c:pt idx="118">
                  <c:v>24.954303458333012</c:v>
                </c:pt>
                <c:pt idx="119">
                  <c:v>24.876606041192993</c:v>
                </c:pt>
                <c:pt idx="120">
                  <c:v>24.780214726924868</c:v>
                </c:pt>
                <c:pt idx="121">
                  <c:v>24.665775015950199</c:v>
                </c:pt>
                <c:pt idx="122">
                  <c:v>24.534318342804891</c:v>
                </c:pt>
                <c:pt idx="123">
                  <c:v>24.38717156946657</c:v>
                </c:pt>
                <c:pt idx="124">
                  <c:v>24.22568888068195</c:v>
                </c:pt>
                <c:pt idx="125">
                  <c:v>24.05097001791</c:v>
                </c:pt>
                <c:pt idx="126">
                  <c:v>23.863489714264862</c:v>
                </c:pt>
                <c:pt idx="127">
                  <c:v>23.664352834224651</c:v>
                </c:pt>
                <c:pt idx="128">
                  <c:v>23.453880420327184</c:v>
                </c:pt>
                <c:pt idx="129">
                  <c:v>23.232700896263104</c:v>
                </c:pt>
                <c:pt idx="130">
                  <c:v>23.00262098014349</c:v>
                </c:pt>
                <c:pt idx="131">
                  <c:v>22.764760905504211</c:v>
                </c:pt>
                <c:pt idx="132">
                  <c:v>22.520440703630392</c:v>
                </c:pt>
                <c:pt idx="133">
                  <c:v>22.270684978365864</c:v>
                </c:pt>
                <c:pt idx="134">
                  <c:v>22.016187044978111</c:v>
                </c:pt>
                <c:pt idx="135">
                  <c:v>21.75750531256195</c:v>
                </c:pt>
                <c:pt idx="136">
                  <c:v>21.495302358269669</c:v>
                </c:pt>
                <c:pt idx="137">
                  <c:v>21.230515694618195</c:v>
                </c:pt>
                <c:pt idx="138">
                  <c:v>20.964361184835425</c:v>
                </c:pt>
                <c:pt idx="139">
                  <c:v>20.698134952783562</c:v>
                </c:pt>
                <c:pt idx="140">
                  <c:v>20.432946985959983</c:v>
                </c:pt>
                <c:pt idx="141">
                  <c:v>20.169560614228221</c:v>
                </c:pt>
                <c:pt idx="142">
                  <c:v>19.90844374001022</c:v>
                </c:pt>
                <c:pt idx="143">
                  <c:v>19.64997888207435</c:v>
                </c:pt>
                <c:pt idx="144">
                  <c:v>19.394685173034642</c:v>
                </c:pt>
                <c:pt idx="145">
                  <c:v>19.143354973196946</c:v>
                </c:pt>
                <c:pt idx="146">
                  <c:v>18.896973609924295</c:v>
                </c:pt>
                <c:pt idx="147">
                  <c:v>18.656500795483563</c:v>
                </c:pt>
                <c:pt idx="148">
                  <c:v>18.422641798853867</c:v>
                </c:pt>
                <c:pt idx="149">
                  <c:v>18.195755231380417</c:v>
                </c:pt>
                <c:pt idx="150">
                  <c:v>17.975938430428478</c:v>
                </c:pt>
                <c:pt idx="151">
                  <c:v>17.763256287574713</c:v>
                </c:pt>
                <c:pt idx="152">
                  <c:v>17.557959830760943</c:v>
                </c:pt>
                <c:pt idx="153">
                  <c:v>17.360535746812776</c:v>
                </c:pt>
                <c:pt idx="154">
                  <c:v>17.171585136651988</c:v>
                </c:pt>
                <c:pt idx="155">
                  <c:v>16.991623717546453</c:v>
                </c:pt>
                <c:pt idx="156">
                  <c:v>16.820861533284141</c:v>
                </c:pt>
                <c:pt idx="157">
                  <c:v>16.659182462096183</c:v>
                </c:pt>
                <c:pt idx="158">
                  <c:v>16.506291076540922</c:v>
                </c:pt>
                <c:pt idx="159">
                  <c:v>16.361919271945926</c:v>
                </c:pt>
                <c:pt idx="160">
                  <c:v>16.226014110445931</c:v>
                </c:pt>
                <c:pt idx="161">
                  <c:v>16.098737820982929</c:v>
                </c:pt>
                <c:pt idx="162">
                  <c:v>15.980319231748561</c:v>
                </c:pt>
                <c:pt idx="163">
                  <c:v>15.870833480358085</c:v>
                </c:pt>
                <c:pt idx="164">
                  <c:v>15.770063692331268</c:v>
                </c:pt>
                <c:pt idx="165">
                  <c:v>15.677523180842389</c:v>
                </c:pt>
                <c:pt idx="166">
                  <c:v>15.592621091008144</c:v>
                </c:pt>
                <c:pt idx="167">
                  <c:v>15.514874151349025</c:v>
                </c:pt>
                <c:pt idx="168">
                  <c:v>15.44403816461559</c:v>
                </c:pt>
                <c:pt idx="169">
                  <c:v>15.380056777596419</c:v>
                </c:pt>
                <c:pt idx="170">
                  <c:v>15.322900959849312</c:v>
                </c:pt>
                <c:pt idx="171">
                  <c:v>15.272352129220927</c:v>
                </c:pt>
                <c:pt idx="172">
                  <c:v>15.227932137250848</c:v>
                </c:pt>
                <c:pt idx="173">
                  <c:v>15.188968160748434</c:v>
                </c:pt>
                <c:pt idx="174">
                  <c:v>15.154753223061562</c:v>
                </c:pt>
                <c:pt idx="175">
                  <c:v>15.12475965321061</c:v>
                </c:pt>
                <c:pt idx="176">
                  <c:v>15.098669824004157</c:v>
                </c:pt>
                <c:pt idx="177">
                  <c:v>15.076326629519421</c:v>
                </c:pt>
                <c:pt idx="178">
                  <c:v>15.057552471756912</c:v>
                </c:pt>
                <c:pt idx="179">
                  <c:v>15.041987031698195</c:v>
                </c:pt>
                <c:pt idx="180">
                  <c:v>15.029042869806245</c:v>
                </c:pt>
                <c:pt idx="181">
                  <c:v>15.018043747544249</c:v>
                </c:pt>
                <c:pt idx="182">
                  <c:v>15.008185350894898</c:v>
                </c:pt>
                <c:pt idx="183">
                  <c:v>14.999061253666873</c:v>
                </c:pt>
                <c:pt idx="184">
                  <c:v>14.990418720245311</c:v>
                </c:pt>
                <c:pt idx="185">
                  <c:v>14.982045999169346</c:v>
                </c:pt>
                <c:pt idx="186">
                  <c:v>14.973695477843272</c:v>
                </c:pt>
                <c:pt idx="187">
                  <c:v>14.964965853095034</c:v>
                </c:pt>
                <c:pt idx="188">
                  <c:v>14.955262854695293</c:v>
                </c:pt>
                <c:pt idx="189">
                  <c:v>14.943917074799504</c:v>
                </c:pt>
                <c:pt idx="190">
                  <c:v>14.930344489216795</c:v>
                </c:pt>
                <c:pt idx="191">
                  <c:v>14.914136964082685</c:v>
                </c:pt>
                <c:pt idx="192">
                  <c:v>14.895060548186267</c:v>
                </c:pt>
                <c:pt idx="193">
                  <c:v>14.872937643527983</c:v>
                </c:pt>
                <c:pt idx="194">
                  <c:v>14.847501853108389</c:v>
                </c:pt>
                <c:pt idx="195">
                  <c:v>14.81831942796707</c:v>
                </c:pt>
                <c:pt idx="196">
                  <c:v>14.784813174605368</c:v>
                </c:pt>
                <c:pt idx="197">
                  <c:v>14.746388822793934</c:v>
                </c:pt>
                <c:pt idx="198">
                  <c:v>14.702564808726306</c:v>
                </c:pt>
                <c:pt idx="199">
                  <c:v>14.653054243326151</c:v>
                </c:pt>
                <c:pt idx="200">
                  <c:v>14.597700020670864</c:v>
                </c:pt>
                <c:pt idx="201">
                  <c:v>14.536374065279928</c:v>
                </c:pt>
                <c:pt idx="202">
                  <c:v>14.468840718269329</c:v>
                </c:pt>
                <c:pt idx="203">
                  <c:v>14.394715753197632</c:v>
                </c:pt>
                <c:pt idx="204">
                  <c:v>14.313526998460276</c:v>
                </c:pt>
                <c:pt idx="205">
                  <c:v>14.22482106685637</c:v>
                </c:pt>
                <c:pt idx="206">
                  <c:v>14.12829399257895</c:v>
                </c:pt>
                <c:pt idx="207">
                  <c:v>14.023824530839878</c:v>
                </c:pt>
                <c:pt idx="208">
                  <c:v>13.911406704783419</c:v>
                </c:pt>
                <c:pt idx="209">
                  <c:v>13.791030268371097</c:v>
                </c:pt>
                <c:pt idx="210">
                  <c:v>13.662576538324348</c:v>
                </c:pt>
                <c:pt idx="211">
                  <c:v>13.525804732739887</c:v>
                </c:pt>
                <c:pt idx="212">
                  <c:v>13.380420278012705</c:v>
                </c:pt>
                <c:pt idx="213">
                  <c:v>13.226205445826041</c:v>
                </c:pt>
                <c:pt idx="214">
                  <c:v>13.063102175295315</c:v>
                </c:pt>
                <c:pt idx="215">
                  <c:v>12.891219757497256</c:v>
                </c:pt>
                <c:pt idx="216">
                  <c:v>12.71018250435586</c:v>
                </c:pt>
                <c:pt idx="217">
                  <c:v>12.521301054954481</c:v>
                </c:pt>
                <c:pt idx="218">
                  <c:v>12.324044322967509</c:v>
                </c:pt>
                <c:pt idx="219">
                  <c:v>12.118367055058469</c:v>
                </c:pt>
                <c:pt idx="220">
                  <c:v>11.904219728708267</c:v>
                </c:pt>
                <c:pt idx="221">
                  <c:v>11.681639058887946</c:v>
                </c:pt>
                <c:pt idx="222">
                  <c:v>11.450818012654747</c:v>
                </c:pt>
                <c:pt idx="223">
                  <c:v>11.212079340219471</c:v>
                </c:pt>
                <c:pt idx="224">
                  <c:v>10.965797021985017</c:v>
                </c:pt>
                <c:pt idx="225">
                  <c:v>10.712282708287184</c:v>
                </c:pt>
                <c:pt idx="226">
                  <c:v>10.451737904548638</c:v>
                </c:pt>
                <c:pt idx="227">
                  <c:v>10.18428300172088</c:v>
                </c:pt>
                <c:pt idx="228">
                  <c:v>9.9100469291210018</c:v>
                </c:pt>
                <c:pt idx="229">
                  <c:v>9.6292696148157102</c:v>
                </c:pt>
                <c:pt idx="230">
                  <c:v>9.3423054009675894</c:v>
                </c:pt>
                <c:pt idx="231">
                  <c:v>9.049628166854367</c:v>
                </c:pt>
                <c:pt idx="232">
                  <c:v>8.7517083764076169</c:v>
                </c:pt>
                <c:pt idx="233">
                  <c:v>8.4489259868860227</c:v>
                </c:pt>
                <c:pt idx="234">
                  <c:v>8.1415542259812348</c:v>
                </c:pt>
                <c:pt idx="235">
                  <c:v>7.8297886222600681</c:v>
                </c:pt>
                <c:pt idx="236">
                  <c:v>7.5138503193854982</c:v>
                </c:pt>
                <c:pt idx="237">
                  <c:v>7.1940697520971106</c:v>
                </c:pt>
                <c:pt idx="238">
                  <c:v>6.8708806693553761</c:v>
                </c:pt>
                <c:pt idx="239">
                  <c:v>6.5447881154715706</c:v>
                </c:pt>
                <c:pt idx="240">
                  <c:v>6.2162595659493958</c:v>
                </c:pt>
                <c:pt idx="241">
                  <c:v>5.8856544859707043</c:v>
                </c:pt>
                <c:pt idx="242">
                  <c:v>5.5530334979295697</c:v>
                </c:pt>
                <c:pt idx="243">
                  <c:v>5.2189912989735596</c:v>
                </c:pt>
                <c:pt idx="244">
                  <c:v>4.8835650309920293</c:v>
                </c:pt>
                <c:pt idx="245">
                  <c:v>4.5470876902341821</c:v>
                </c:pt>
                <c:pt idx="246">
                  <c:v>4.2099721066653712</c:v>
                </c:pt>
                <c:pt idx="247">
                  <c:v>3.872665690630674</c:v>
                </c:pt>
                <c:pt idx="248">
                  <c:v>3.5355609934777013</c:v>
                </c:pt>
                <c:pt idx="249">
                  <c:v>3.1989423427730781</c:v>
                </c:pt>
                <c:pt idx="250">
                  <c:v>2.8631237369030669</c:v>
                </c:pt>
                <c:pt idx="251">
                  <c:v>2.5280650455504623</c:v>
                </c:pt>
                <c:pt idx="252">
                  <c:v>2.1940409906208469</c:v>
                </c:pt>
                <c:pt idx="253">
                  <c:v>1.8613557513803214</c:v>
                </c:pt>
                <c:pt idx="254">
                  <c:v>1.5303599344566408</c:v>
                </c:pt>
                <c:pt idx="255">
                  <c:v>1.201410550251603</c:v>
                </c:pt>
                <c:pt idx="256">
                  <c:v>0.87479800991713896</c:v>
                </c:pt>
                <c:pt idx="257">
                  <c:v>0.55070978393778203</c:v>
                </c:pt>
                <c:pt idx="258">
                  <c:v>0.22927186656743256</c:v>
                </c:pt>
                <c:pt idx="259">
                  <c:v>-8.9408512332010512E-2</c:v>
                </c:pt>
                <c:pt idx="260">
                  <c:v>-0.40517243910580819</c:v>
                </c:pt>
                <c:pt idx="261">
                  <c:v>-0.7177908654324674</c:v>
                </c:pt>
                <c:pt idx="262">
                  <c:v>-1.0269848736002996</c:v>
                </c:pt>
                <c:pt idx="263">
                  <c:v>-1.3324892939999664</c:v>
                </c:pt>
                <c:pt idx="264">
                  <c:v>-1.6341127071529595</c:v>
                </c:pt>
                <c:pt idx="265">
                  <c:v>-1.9317562814801887</c:v>
                </c:pt>
                <c:pt idx="266">
                  <c:v>-2.2253791395574769</c:v>
                </c:pt>
                <c:pt idx="267">
                  <c:v>-2.5149343203753194</c:v>
                </c:pt>
                <c:pt idx="268">
                  <c:v>-2.8003163751214717</c:v>
                </c:pt>
                <c:pt idx="269">
                  <c:v>-3.0813549634069197</c:v>
                </c:pt>
                <c:pt idx="270">
                  <c:v>-3.3578534893691487</c:v>
                </c:pt>
                <c:pt idx="271">
                  <c:v>-3.6296390511095504</c:v>
                </c:pt>
                <c:pt idx="272">
                  <c:v>-3.8966213554143856</c:v>
                </c:pt>
                <c:pt idx="273">
                  <c:v>-4.1580306686460915</c:v>
                </c:pt>
                <c:pt idx="274">
                  <c:v>-4.4153483971953342</c:v>
                </c:pt>
                <c:pt idx="275">
                  <c:v>-4.6679572172462942</c:v>
                </c:pt>
                <c:pt idx="276">
                  <c:v>-4.9157431416213466</c:v>
                </c:pt>
                <c:pt idx="277">
                  <c:v>-5.1586105406284286</c:v>
                </c:pt>
                <c:pt idx="278">
                  <c:v>-5.3964509770274152</c:v>
                </c:pt>
                <c:pt idx="279">
                  <c:v>-5.6291935823857733</c:v>
                </c:pt>
                <c:pt idx="280">
                  <c:v>-5.8568387836217317</c:v>
                </c:pt>
                <c:pt idx="281">
                  <c:v>-6.0794514723121811</c:v>
                </c:pt>
                <c:pt idx="282">
                  <c:v>-6.2971221551299026</c:v>
                </c:pt>
                <c:pt idx="283">
                  <c:v>-6.5099165774881484</c:v>
                </c:pt>
                <c:pt idx="284">
                  <c:v>-6.7178475469350261</c:v>
                </c:pt>
                <c:pt idx="285">
                  <c:v>-6.9208868868648574</c:v>
                </c:pt>
                <c:pt idx="286">
                  <c:v>-7.1190008707344052</c:v>
                </c:pt>
                <c:pt idx="287">
                  <c:v>-7.3122031599283037</c:v>
                </c:pt>
                <c:pt idx="288">
                  <c:v>-7.5005765765904817</c:v>
                </c:pt>
                <c:pt idx="289">
                  <c:v>-7.6842496231198005</c:v>
                </c:pt>
                <c:pt idx="290">
                  <c:v>-7.8633708670734972</c:v>
                </c:pt>
                <c:pt idx="291">
                  <c:v>-8.0380504533648267</c:v>
                </c:pt>
                <c:pt idx="292">
                  <c:v>-8.2083464428781934</c:v>
                </c:pt>
                <c:pt idx="293">
                  <c:v>-8.3742767661809747</c:v>
                </c:pt>
                <c:pt idx="294">
                  <c:v>-8.535872161388367</c:v>
                </c:pt>
                <c:pt idx="295">
                  <c:v>-8.6932111814617876</c:v>
                </c:pt>
                <c:pt idx="296">
                  <c:v>-8.8457968935370346</c:v>
                </c:pt>
                <c:pt idx="297">
                  <c:v>-8.9947418466210163</c:v>
                </c:pt>
                <c:pt idx="298">
                  <c:v>-9.1402825534343357</c:v>
                </c:pt>
                <c:pt idx="299">
                  <c:v>-9.2821765244007111</c:v>
                </c:pt>
                <c:pt idx="300">
                  <c:v>-9.4205082893371195</c:v>
                </c:pt>
                <c:pt idx="301">
                  <c:v>-9.5553350552916196</c:v>
                </c:pt>
                <c:pt idx="302">
                  <c:v>-9.6867328137158779</c:v>
                </c:pt>
                <c:pt idx="303">
                  <c:v>-9.8148125633597321</c:v>
                </c:pt>
                <c:pt idx="304">
                  <c:v>-9.9397297024726754</c:v>
                </c:pt>
                <c:pt idx="305">
                  <c:v>-10.061660975217794</c:v>
                </c:pt>
                <c:pt idx="306">
                  <c:v>-10.180771172046651</c:v>
                </c:pt>
                <c:pt idx="307">
                  <c:v>-10.297177268564701</c:v>
                </c:pt>
                <c:pt idx="308">
                  <c:v>-10.41095867156977</c:v>
                </c:pt>
                <c:pt idx="309">
                  <c:v>-10.522176857292598</c:v>
                </c:pt>
                <c:pt idx="310">
                  <c:v>-10.630907817184909</c:v>
                </c:pt>
                <c:pt idx="311">
                  <c:v>-10.737265965342468</c:v>
                </c:pt>
                <c:pt idx="312">
                  <c:v>-10.841395600140059</c:v>
                </c:pt>
                <c:pt idx="313">
                  <c:v>-10.943458096683024</c:v>
                </c:pt>
                <c:pt idx="314">
                  <c:v>-11.043590068817133</c:v>
                </c:pt>
                <c:pt idx="315">
                  <c:v>-11.141877754032585</c:v>
                </c:pt>
                <c:pt idx="316">
                  <c:v>-11.238377505540793</c:v>
                </c:pt>
                <c:pt idx="317">
                  <c:v>-11.333125184476339</c:v>
                </c:pt>
                <c:pt idx="318">
                  <c:v>-11.42617543637747</c:v>
                </c:pt>
                <c:pt idx="319">
                  <c:v>-11.517619621753655</c:v>
                </c:pt>
                <c:pt idx="320">
                  <c:v>-11.607579839229558</c:v>
                </c:pt>
                <c:pt idx="321">
                  <c:v>-11.695981805026504</c:v>
                </c:pt>
                <c:pt idx="322">
                  <c:v>-11.783214014768548</c:v>
                </c:pt>
                <c:pt idx="323">
                  <c:v>-11.869299522042272</c:v>
                </c:pt>
                <c:pt idx="324">
                  <c:v>-11.953918991982919</c:v>
                </c:pt>
                <c:pt idx="325">
                  <c:v>-12.037512150406805</c:v>
                </c:pt>
                <c:pt idx="326">
                  <c:v>-12.119983367621892</c:v>
                </c:pt>
                <c:pt idx="327">
                  <c:v>-12.201319836080073</c:v>
                </c:pt>
                <c:pt idx="328">
                  <c:v>-12.281378111243203</c:v>
                </c:pt>
                <c:pt idx="329">
                  <c:v>-12.360609018802604</c:v>
                </c:pt>
                <c:pt idx="330">
                  <c:v>-12.438889606296968</c:v>
                </c:pt>
                <c:pt idx="331">
                  <c:v>-12.516190843284093</c:v>
                </c:pt>
                <c:pt idx="332">
                  <c:v>-12.592497360706293</c:v>
                </c:pt>
                <c:pt idx="333">
                  <c:v>-12.667782689630943</c:v>
                </c:pt>
                <c:pt idx="334">
                  <c:v>-12.742037437856146</c:v>
                </c:pt>
                <c:pt idx="335">
                  <c:v>-12.815265874564645</c:v>
                </c:pt>
                <c:pt idx="336">
                  <c:v>-12.88748507648706</c:v>
                </c:pt>
                <c:pt idx="337">
                  <c:v>-12.958701874315709</c:v>
                </c:pt>
                <c:pt idx="338">
                  <c:v>-13.028903460502598</c:v>
                </c:pt>
                <c:pt idx="339">
                  <c:v>-13.098045435547778</c:v>
                </c:pt>
                <c:pt idx="340">
                  <c:v>-13.166068030893795</c:v>
                </c:pt>
                <c:pt idx="341">
                  <c:v>-13.23291147798296</c:v>
                </c:pt>
                <c:pt idx="342">
                  <c:v>-13.298527108132811</c:v>
                </c:pt>
                <c:pt idx="343">
                  <c:v>-13.362785992026314</c:v>
                </c:pt>
                <c:pt idx="344">
                  <c:v>-13.425655683875046</c:v>
                </c:pt>
                <c:pt idx="345">
                  <c:v>-13.487406849861138</c:v>
                </c:pt>
                <c:pt idx="346">
                  <c:v>-13.547783339023564</c:v>
                </c:pt>
                <c:pt idx="347">
                  <c:v>-13.606690375506867</c:v>
                </c:pt>
                <c:pt idx="348">
                  <c:v>-13.664032329618895</c:v>
                </c:pt>
                <c:pt idx="349">
                  <c:v>-13.719784440100186</c:v>
                </c:pt>
                <c:pt idx="350">
                  <c:v>-13.773835708200908</c:v>
                </c:pt>
                <c:pt idx="351">
                  <c:v>-13.826080258190597</c:v>
                </c:pt>
                <c:pt idx="352">
                  <c:v>-13.876455760002113</c:v>
                </c:pt>
                <c:pt idx="353">
                  <c:v>-13.925045035779435</c:v>
                </c:pt>
                <c:pt idx="354">
                  <c:v>-13.971667926013437</c:v>
                </c:pt>
                <c:pt idx="355">
                  <c:v>-14.015520970523324</c:v>
                </c:pt>
                <c:pt idx="356">
                  <c:v>-14.057192462682705</c:v>
                </c:pt>
                <c:pt idx="357">
                  <c:v>-14.097157989442307</c:v>
                </c:pt>
                <c:pt idx="358">
                  <c:v>-14.134864264726625</c:v>
                </c:pt>
                <c:pt idx="359">
                  <c:v>-14.170076483488053</c:v>
                </c:pt>
                <c:pt idx="360">
                  <c:v>-14.202713531255714</c:v>
                </c:pt>
                <c:pt idx="361">
                  <c:v>-14.23288811445232</c:v>
                </c:pt>
                <c:pt idx="362">
                  <c:v>-14.260385066270805</c:v>
                </c:pt>
                <c:pt idx="363">
                  <c:v>-14.284201982617343</c:v>
                </c:pt>
                <c:pt idx="364">
                  <c:v>-14.305014248192276</c:v>
                </c:pt>
                <c:pt idx="365">
                  <c:v>-14.323676553368538</c:v>
                </c:pt>
                <c:pt idx="366">
                  <c:v>-14.339429837465286</c:v>
                </c:pt>
                <c:pt idx="367">
                  <c:v>-14.352020511031121</c:v>
                </c:pt>
                <c:pt idx="368">
                  <c:v>-14.361370021104806</c:v>
                </c:pt>
                <c:pt idx="369">
                  <c:v>-14.367500567436164</c:v>
                </c:pt>
                <c:pt idx="370">
                  <c:v>-14.370270413160279</c:v>
                </c:pt>
                <c:pt idx="371">
                  <c:v>-14.369595882296524</c:v>
                </c:pt>
                <c:pt idx="372">
                  <c:v>-14.364303803443896</c:v>
                </c:pt>
                <c:pt idx="373">
                  <c:v>-14.355261674523334</c:v>
                </c:pt>
                <c:pt idx="374">
                  <c:v>-14.343584606051428</c:v>
                </c:pt>
                <c:pt idx="375">
                  <c:v>-14.328360700607298</c:v>
                </c:pt>
                <c:pt idx="376">
                  <c:v>-14.309365399181816</c:v>
                </c:pt>
                <c:pt idx="377">
                  <c:v>-14.286542348563618</c:v>
                </c:pt>
                <c:pt idx="378">
                  <c:v>-14.259842026233667</c:v>
                </c:pt>
                <c:pt idx="379">
                  <c:v>-14.22882299870248</c:v>
                </c:pt>
                <c:pt idx="380">
                  <c:v>-14.193421228229971</c:v>
                </c:pt>
                <c:pt idx="381">
                  <c:v>-14.153574384748936</c:v>
                </c:pt>
                <c:pt idx="382">
                  <c:v>-14.109555695950961</c:v>
                </c:pt>
                <c:pt idx="383">
                  <c:v>-14.061958578228928</c:v>
                </c:pt>
                <c:pt idx="384">
                  <c:v>-14.010044462978826</c:v>
                </c:pt>
                <c:pt idx="385">
                  <c:v>-13.954187330603547</c:v>
                </c:pt>
                <c:pt idx="386">
                  <c:v>-13.893644343316511</c:v>
                </c:pt>
                <c:pt idx="387">
                  <c:v>-13.828894503414601</c:v>
                </c:pt>
                <c:pt idx="388">
                  <c:v>-13.760469751059954</c:v>
                </c:pt>
                <c:pt idx="389">
                  <c:v>-13.687780085206025</c:v>
                </c:pt>
                <c:pt idx="390">
                  <c:v>-13.611398430168624</c:v>
                </c:pt>
                <c:pt idx="391">
                  <c:v>-13.530886767804597</c:v>
                </c:pt>
                <c:pt idx="392">
                  <c:v>-13.446376588940566</c:v>
                </c:pt>
                <c:pt idx="393">
                  <c:v>-13.35834689587352</c:v>
                </c:pt>
                <c:pt idx="394">
                  <c:v>-13.266240987181632</c:v>
                </c:pt>
                <c:pt idx="395">
                  <c:v>-13.168256413936561</c:v>
                </c:pt>
                <c:pt idx="396">
                  <c:v>-13.066361269354788</c:v>
                </c:pt>
                <c:pt idx="397">
                  <c:v>-12.960510300099845</c:v>
                </c:pt>
                <c:pt idx="398">
                  <c:v>-12.850976733863323</c:v>
                </c:pt>
                <c:pt idx="399">
                  <c:v>-12.737555649876573</c:v>
                </c:pt>
                <c:pt idx="400">
                  <c:v>-12.620690189301953</c:v>
                </c:pt>
                <c:pt idx="401">
                  <c:v>-12.49998075664041</c:v>
                </c:pt>
                <c:pt idx="402">
                  <c:v>-12.376014791429027</c:v>
                </c:pt>
                <c:pt idx="403">
                  <c:v>-12.248212538659564</c:v>
                </c:pt>
                <c:pt idx="404">
                  <c:v>-12.11619318723675</c:v>
                </c:pt>
                <c:pt idx="405">
                  <c:v>-11.980642367899398</c:v>
                </c:pt>
                <c:pt idx="406">
                  <c:v>-11.841932353377295</c:v>
                </c:pt>
                <c:pt idx="407">
                  <c:v>-11.699783939123115</c:v>
                </c:pt>
                <c:pt idx="408">
                  <c:v>-11.554718819260577</c:v>
                </c:pt>
                <c:pt idx="409">
                  <c:v>-11.406228107213956</c:v>
                </c:pt>
                <c:pt idx="410">
                  <c:v>-11.254713959991884</c:v>
                </c:pt>
                <c:pt idx="411">
                  <c:v>-11.099762266874258</c:v>
                </c:pt>
                <c:pt idx="412">
                  <c:v>-10.94175383895635</c:v>
                </c:pt>
                <c:pt idx="413">
                  <c:v>-10.781174509227245</c:v>
                </c:pt>
                <c:pt idx="414">
                  <c:v>-10.617573451995794</c:v>
                </c:pt>
                <c:pt idx="415">
                  <c:v>-10.451309278607324</c:v>
                </c:pt>
                <c:pt idx="416">
                  <c:v>-10.281996054947353</c:v>
                </c:pt>
                <c:pt idx="417">
                  <c:v>-10.110076922178248</c:v>
                </c:pt>
                <c:pt idx="418">
                  <c:v>-9.9359343990683247</c:v>
                </c:pt>
                <c:pt idx="419">
                  <c:v>-9.7592901349067258</c:v>
                </c:pt>
                <c:pt idx="420">
                  <c:v>-9.5805488482117145</c:v>
                </c:pt>
                <c:pt idx="421">
                  <c:v>-9.399529525637579</c:v>
                </c:pt>
                <c:pt idx="422">
                  <c:v>-9.2163124278187283</c:v>
                </c:pt>
                <c:pt idx="423">
                  <c:v>-9.0309231698512669</c:v>
                </c:pt>
                <c:pt idx="424">
                  <c:v>-8.8434829965233313</c:v>
                </c:pt>
                <c:pt idx="425">
                  <c:v>-8.6543710112571439</c:v>
                </c:pt>
                <c:pt idx="426">
                  <c:v>-8.4634446233510854</c:v>
                </c:pt>
                <c:pt idx="427">
                  <c:v>-8.2706005185842191</c:v>
                </c:pt>
                <c:pt idx="428">
                  <c:v>-8.0761768162250362</c:v>
                </c:pt>
                <c:pt idx="429">
                  <c:v>-7.8802529230713603</c:v>
                </c:pt>
                <c:pt idx="430">
                  <c:v>-7.6825043812393963</c:v>
                </c:pt>
                <c:pt idx="431">
                  <c:v>-7.4834349542856033</c:v>
                </c:pt>
                <c:pt idx="432">
                  <c:v>-7.2831838175654404</c:v>
                </c:pt>
                <c:pt idx="433">
                  <c:v>-7.0816912025212737</c:v>
                </c:pt>
                <c:pt idx="434">
                  <c:v>-6.879109945893255</c:v>
                </c:pt>
                <c:pt idx="435">
                  <c:v>-6.6755536079406221</c:v>
                </c:pt>
                <c:pt idx="436">
                  <c:v>-6.4710580497980112</c:v>
                </c:pt>
                <c:pt idx="437">
                  <c:v>-6.2657492123543665</c:v>
                </c:pt>
                <c:pt idx="438">
                  <c:v>-6.0596339263021752</c:v>
                </c:pt>
                <c:pt idx="439">
                  <c:v>-5.8528543554245918</c:v>
                </c:pt>
                <c:pt idx="440">
                  <c:v>-5.6453656733036004</c:v>
                </c:pt>
                <c:pt idx="441">
                  <c:v>-5.4373117513954634</c:v>
                </c:pt>
                <c:pt idx="442">
                  <c:v>-5.2286652669310572</c:v>
                </c:pt>
                <c:pt idx="443">
                  <c:v>-5.0195120304822884</c:v>
                </c:pt>
                <c:pt idx="444">
                  <c:v>-4.8099651753902402</c:v>
                </c:pt>
                <c:pt idx="445">
                  <c:v>-4.6000212863087642</c:v>
                </c:pt>
                <c:pt idx="446">
                  <c:v>-4.38973116651177</c:v>
                </c:pt>
                <c:pt idx="447">
                  <c:v>-4.1791759304702261</c:v>
                </c:pt>
                <c:pt idx="448">
                  <c:v>-3.968396135419606</c:v>
                </c:pt>
                <c:pt idx="449">
                  <c:v>-3.7574122734367812</c:v>
                </c:pt>
                <c:pt idx="450">
                  <c:v>-3.5462964937090842</c:v>
                </c:pt>
                <c:pt idx="451">
                  <c:v>-3.3350931957364027</c:v>
                </c:pt>
                <c:pt idx="452">
                  <c:v>-3.1238279946148353</c:v>
                </c:pt>
                <c:pt idx="453">
                  <c:v>-2.9125339765101637</c:v>
                </c:pt>
                <c:pt idx="454">
                  <c:v>-2.701233981549735</c:v>
                </c:pt>
                <c:pt idx="455">
                  <c:v>-2.4899551190435854</c:v>
                </c:pt>
                <c:pt idx="456">
                  <c:v>-2.2787187349051221</c:v>
                </c:pt>
                <c:pt idx="457">
                  <c:v>-2.0675845976918898</c:v>
                </c:pt>
                <c:pt idx="458">
                  <c:v>-1.8565563362091764</c:v>
                </c:pt>
                <c:pt idx="459">
                  <c:v>-1.6456343773752431</c:v>
                </c:pt>
                <c:pt idx="460">
                  <c:v>-1.4348543688654891</c:v>
                </c:pt>
                <c:pt idx="461">
                  <c:v>-1.2242052108049359</c:v>
                </c:pt>
                <c:pt idx="462">
                  <c:v>-1.0137156134471244</c:v>
                </c:pt>
                <c:pt idx="463">
                  <c:v>-0.80338162779807976</c:v>
                </c:pt>
                <c:pt idx="464">
                  <c:v>-0.59321147203444879</c:v>
                </c:pt>
                <c:pt idx="465">
                  <c:v>-0.38322505122050604</c:v>
                </c:pt>
                <c:pt idx="466">
                  <c:v>-0.17342914268374435</c:v>
                </c:pt>
                <c:pt idx="467">
                  <c:v>3.6171780939912419E-2</c:v>
                </c:pt>
                <c:pt idx="468">
                  <c:v>0.24557470120489572</c:v>
                </c:pt>
                <c:pt idx="469">
                  <c:v>0.45471256859600512</c:v>
                </c:pt>
                <c:pt idx="470">
                  <c:v>0.66363788405433211</c:v>
                </c:pt>
                <c:pt idx="471">
                  <c:v>0.87239851579070049</c:v>
                </c:pt>
                <c:pt idx="472">
                  <c:v>1.0809516118839371</c:v>
                </c:pt>
                <c:pt idx="473">
                  <c:v>1.2893384233117082</c:v>
                </c:pt>
                <c:pt idx="474">
                  <c:v>1.4975369637832043</c:v>
                </c:pt>
                <c:pt idx="475">
                  <c:v>1.7051935315132094</c:v>
                </c:pt>
              </c:numCache>
            </c:numRef>
          </c:yVal>
          <c:smooth val="1"/>
          <c:extLst>
            <c:ext xmlns:c16="http://schemas.microsoft.com/office/drawing/2014/chart" uri="{C3380CC4-5D6E-409C-BE32-E72D297353CC}">
              <c16:uniqueId val="{0000000D-4789-45DC-97F7-B59DC835213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Лист1!$P$2:$P$477</c:f>
              <c:numCache>
                <c:formatCode>0.00</c:formatCode>
                <c:ptCount val="476"/>
                <c:pt idx="0">
                  <c:v>8.6331540271639504</c:v>
                </c:pt>
                <c:pt idx="1">
                  <c:v>7.8783198371529277</c:v>
                </c:pt>
                <c:pt idx="2">
                  <c:v>7.882993738353214</c:v>
                </c:pt>
                <c:pt idx="3">
                  <c:v>6.9996908761560501</c:v>
                </c:pt>
                <c:pt idx="4">
                  <c:v>6.8138678692281198</c:v>
                </c:pt>
                <c:pt idx="5">
                  <c:v>6.5929611459373945</c:v>
                </c:pt>
                <c:pt idx="6">
                  <c:v>6.3391868390142561</c:v>
                </c:pt>
                <c:pt idx="7">
                  <c:v>6.0555935718119116</c:v>
                </c:pt>
                <c:pt idx="8">
                  <c:v>5.7412476740777096</c:v>
                </c:pt>
                <c:pt idx="9">
                  <c:v>5.3994065321981894</c:v>
                </c:pt>
                <c:pt idx="10">
                  <c:v>5.0354023553430993</c:v>
                </c:pt>
                <c:pt idx="11">
                  <c:v>4.6509594663977571</c:v>
                </c:pt>
                <c:pt idx="12">
                  <c:v>4.2486876167356931</c:v>
                </c:pt>
                <c:pt idx="13">
                  <c:v>3.8312422379851299</c:v>
                </c:pt>
                <c:pt idx="14">
                  <c:v>3.4023586515337225</c:v>
                </c:pt>
                <c:pt idx="15">
                  <c:v>2.9662806384265377</c:v>
                </c:pt>
                <c:pt idx="16">
                  <c:v>2.5259334426373234</c:v>
                </c:pt>
                <c:pt idx="17">
                  <c:v>2.0823775291442832</c:v>
                </c:pt>
                <c:pt idx="18">
                  <c:v>1.6355292219668598</c:v>
                </c:pt>
                <c:pt idx="19">
                  <c:v>1.1859340159222442</c:v>
                </c:pt>
                <c:pt idx="20">
                  <c:v>0.73651416655629431</c:v>
                </c:pt>
                <c:pt idx="21">
                  <c:v>0.28920748257078205</c:v>
                </c:pt>
                <c:pt idx="22">
                  <c:v>-0.15384070503059744</c:v>
                </c:pt>
                <c:pt idx="23">
                  <c:v>-0.58978065010159808</c:v>
                </c:pt>
                <c:pt idx="24">
                  <c:v>-1.0157838189974375</c:v>
                </c:pt>
                <c:pt idx="25">
                  <c:v>-1.4298739403486249</c:v>
                </c:pt>
                <c:pt idx="26">
                  <c:v>-1.8315508794039483</c:v>
                </c:pt>
                <c:pt idx="27">
                  <c:v>-2.2205129116773588</c:v>
                </c:pt>
                <c:pt idx="28">
                  <c:v>-2.5962955500930534</c:v>
                </c:pt>
                <c:pt idx="29">
                  <c:v>-2.9571505643427329</c:v>
                </c:pt>
                <c:pt idx="30">
                  <c:v>-3.3016166131943461</c:v>
                </c:pt>
                <c:pt idx="31">
                  <c:v>-3.6273307040333704</c:v>
                </c:pt>
                <c:pt idx="32">
                  <c:v>-3.9323168456554365</c:v>
                </c:pt>
                <c:pt idx="33">
                  <c:v>-4.2154584333300535</c:v>
                </c:pt>
                <c:pt idx="34">
                  <c:v>-4.4765219427645144</c:v>
                </c:pt>
                <c:pt idx="35">
                  <c:v>-4.7156836912035942</c:v>
                </c:pt>
                <c:pt idx="36">
                  <c:v>-4.9328010879456965</c:v>
                </c:pt>
                <c:pt idx="37">
                  <c:v>-5.1269643701612937</c:v>
                </c:pt>
                <c:pt idx="38">
                  <c:v>-5.2967369578778731</c:v>
                </c:pt>
                <c:pt idx="39">
                  <c:v>-5.4404056280851361</c:v>
                </c:pt>
                <c:pt idx="40">
                  <c:v>-5.5567528098821608</c:v>
                </c:pt>
                <c:pt idx="41">
                  <c:v>-5.6454314187169023</c:v>
                </c:pt>
                <c:pt idx="42">
                  <c:v>-5.7068495884537676</c:v>
                </c:pt>
                <c:pt idx="43">
                  <c:v>-5.7416293390095046</c:v>
                </c:pt>
                <c:pt idx="44">
                  <c:v>-5.7499568067490525</c:v>
                </c:pt>
                <c:pt idx="45">
                  <c:v>-5.7312910862266886</c:v>
                </c:pt>
                <c:pt idx="46">
                  <c:v>-5.6845448166131938</c:v>
                </c:pt>
                <c:pt idx="47">
                  <c:v>-5.6086562521755656</c:v>
                </c:pt>
                <c:pt idx="48">
                  <c:v>-5.5031980477273441</c:v>
                </c:pt>
                <c:pt idx="49">
                  <c:v>-5.368595840781925</c:v>
                </c:pt>
                <c:pt idx="50">
                  <c:v>-5.2058661237359001</c:v>
                </c:pt>
                <c:pt idx="51">
                  <c:v>-5.0160249620675987</c:v>
                </c:pt>
                <c:pt idx="52">
                  <c:v>-4.7995432466268504</c:v>
                </c:pt>
                <c:pt idx="53">
                  <c:v>-4.5562087990343567</c:v>
                </c:pt>
                <c:pt idx="54">
                  <c:v>-4.2854465603828373</c:v>
                </c:pt>
                <c:pt idx="55">
                  <c:v>-3.9869098730385302</c:v>
                </c:pt>
                <c:pt idx="56">
                  <c:v>-3.660955213755364</c:v>
                </c:pt>
                <c:pt idx="57">
                  <c:v>-3.3086994007229764</c:v>
                </c:pt>
                <c:pt idx="58">
                  <c:v>-2.9316693071275908</c:v>
                </c:pt>
                <c:pt idx="59">
                  <c:v>-2.5312067370861762</c:v>
                </c:pt>
                <c:pt idx="60">
                  <c:v>-2.1080568764358736</c:v>
                </c:pt>
                <c:pt idx="61">
                  <c:v>-1.6623863300308541</c:v>
                </c:pt>
                <c:pt idx="62">
                  <c:v>-1.1941848518326867</c:v>
                </c:pt>
                <c:pt idx="63">
                  <c:v>-0.70381446853279805</c:v>
                </c:pt>
                <c:pt idx="64">
                  <c:v>-0.19234666493721259</c:v>
                </c:pt>
                <c:pt idx="65">
                  <c:v>0.33852614820934784</c:v>
                </c:pt>
                <c:pt idx="66">
                  <c:v>0.88689089678227429</c:v>
                </c:pt>
                <c:pt idx="67">
                  <c:v>1.4511670226231204</c:v>
                </c:pt>
                <c:pt idx="68">
                  <c:v>2.0303686380386341</c:v>
                </c:pt>
                <c:pt idx="69">
                  <c:v>2.6239592134952496</c:v>
                </c:pt>
                <c:pt idx="70">
                  <c:v>3.2314178019762023</c:v>
                </c:pt>
                <c:pt idx="71">
                  <c:v>3.8517659068107557</c:v>
                </c:pt>
                <c:pt idx="72">
                  <c:v>4.4833769693970682</c:v>
                </c:pt>
                <c:pt idx="73">
                  <c:v>5.1241543941199748</c:v>
                </c:pt>
                <c:pt idx="74">
                  <c:v>5.7719635896384629</c:v>
                </c:pt>
                <c:pt idx="75">
                  <c:v>6.4251395747065505</c:v>
                </c:pt>
                <c:pt idx="76">
                  <c:v>7.0824344672262605</c:v>
                </c:pt>
                <c:pt idx="77">
                  <c:v>7.7431122601032145</c:v>
                </c:pt>
                <c:pt idx="78">
                  <c:v>8.4062751442193449</c:v>
                </c:pt>
                <c:pt idx="79">
                  <c:v>9.0705505773424946</c:v>
                </c:pt>
                <c:pt idx="80">
                  <c:v>9.7340191349386913</c:v>
                </c:pt>
                <c:pt idx="81">
                  <c:v>10.394474503397911</c:v>
                </c:pt>
                <c:pt idx="82">
                  <c:v>11.049876013398158</c:v>
                </c:pt>
                <c:pt idx="83">
                  <c:v>11.69868419766426</c:v>
                </c:pt>
                <c:pt idx="84">
                  <c:v>12.33988213688135</c:v>
                </c:pt>
                <c:pt idx="85">
                  <c:v>12.972686009109001</c:v>
                </c:pt>
                <c:pt idx="86">
                  <c:v>13.596131832897658</c:v>
                </c:pt>
                <c:pt idx="87">
                  <c:v>14.208809924125658</c:v>
                </c:pt>
                <c:pt idx="88">
                  <c:v>14.808903318643557</c:v>
                </c:pt>
                <c:pt idx="89">
                  <c:v>15.394495153427069</c:v>
                </c:pt>
                <c:pt idx="90">
                  <c:v>15.963739433884607</c:v>
                </c:pt>
                <c:pt idx="91">
                  <c:v>16.516050428152077</c:v>
                </c:pt>
                <c:pt idx="92">
                  <c:v>17.050593084096903</c:v>
                </c:pt>
                <c:pt idx="93">
                  <c:v>17.566902914643254</c:v>
                </c:pt>
                <c:pt idx="94">
                  <c:v>18.064295142889009</c:v>
                </c:pt>
                <c:pt idx="95">
                  <c:v>18.541697350144361</c:v>
                </c:pt>
                <c:pt idx="96">
                  <c:v>18.997772428393318</c:v>
                </c:pt>
                <c:pt idx="97">
                  <c:v>19.431239622831317</c:v>
                </c:pt>
                <c:pt idx="98">
                  <c:v>19.841217774152735</c:v>
                </c:pt>
                <c:pt idx="99">
                  <c:v>20.227358517050721</c:v>
                </c:pt>
                <c:pt idx="100">
                  <c:v>20.589678928256006</c:v>
                </c:pt>
                <c:pt idx="101">
                  <c:v>20.928243899345379</c:v>
                </c:pt>
                <c:pt idx="102">
                  <c:v>21.242860463261593</c:v>
                </c:pt>
                <c:pt idx="103">
                  <c:v>21.532992410659777</c:v>
                </c:pt>
                <c:pt idx="104">
                  <c:v>21.79794813394544</c:v>
                </c:pt>
                <c:pt idx="105">
                  <c:v>22.037208500504491</c:v>
                </c:pt>
                <c:pt idx="106">
                  <c:v>22.250684711337041</c:v>
                </c:pt>
                <c:pt idx="107">
                  <c:v>22.438766115903842</c:v>
                </c:pt>
                <c:pt idx="108">
                  <c:v>22.602099922299377</c:v>
                </c:pt>
                <c:pt idx="109">
                  <c:v>22.74126332402226</c:v>
                </c:pt>
                <c:pt idx="110">
                  <c:v>22.856541502475718</c:v>
                </c:pt>
                <c:pt idx="111">
                  <c:v>22.947919088602013</c:v>
                </c:pt>
                <c:pt idx="112">
                  <c:v>23.015315821766848</c:v>
                </c:pt>
                <c:pt idx="113">
                  <c:v>23.05888368487356</c:v>
                </c:pt>
                <c:pt idx="114">
                  <c:v>23.079198163747765</c:v>
                </c:pt>
                <c:pt idx="115">
                  <c:v>23.0772240936756</c:v>
                </c:pt>
                <c:pt idx="116">
                  <c:v>23.054061216115922</c:v>
                </c:pt>
                <c:pt idx="117">
                  <c:v>23.010653874278031</c:v>
                </c:pt>
                <c:pt idx="118">
                  <c:v>22.947611707448953</c:v>
                </c:pt>
                <c:pt idx="119">
                  <c:v>22.865298449993109</c:v>
                </c:pt>
                <c:pt idx="120">
                  <c:v>22.764079543948142</c:v>
                </c:pt>
                <c:pt idx="121">
                  <c:v>22.644600489735598</c:v>
                </c:pt>
                <c:pt idx="122">
                  <c:v>22.507889306545238</c:v>
                </c:pt>
                <c:pt idx="123">
                  <c:v>22.355264317989306</c:v>
                </c:pt>
                <c:pt idx="124">
                  <c:v>22.188072878122327</c:v>
                </c:pt>
                <c:pt idx="125">
                  <c:v>22.007421559095352</c:v>
                </c:pt>
                <c:pt idx="126">
                  <c:v>21.813797047734223</c:v>
                </c:pt>
                <c:pt idx="127">
                  <c:v>21.608338361978525</c:v>
                </c:pt>
                <c:pt idx="128">
                  <c:v>21.391387036442737</c:v>
                </c:pt>
                <c:pt idx="129">
                  <c:v>21.163597109913773</c:v>
                </c:pt>
                <c:pt idx="130">
                  <c:v>20.926797500252668</c:v>
                </c:pt>
                <c:pt idx="131">
                  <c:v>20.682127225399011</c:v>
                </c:pt>
                <c:pt idx="132">
                  <c:v>20.430933639407137</c:v>
                </c:pt>
                <c:pt idx="133">
                  <c:v>20.174268668889979</c:v>
                </c:pt>
                <c:pt idx="134">
                  <c:v>19.9128631979227</c:v>
                </c:pt>
                <c:pt idx="135">
                  <c:v>19.647316619753795</c:v>
                </c:pt>
                <c:pt idx="136">
                  <c:v>19.378329080343239</c:v>
                </c:pt>
                <c:pt idx="137">
                  <c:v>19.106875661015472</c:v>
                </c:pt>
                <c:pt idx="138">
                  <c:v>18.834191009402232</c:v>
                </c:pt>
                <c:pt idx="139">
                  <c:v>18.561595156788773</c:v>
                </c:pt>
                <c:pt idx="140">
                  <c:v>18.290220290422422</c:v>
                </c:pt>
                <c:pt idx="141">
                  <c:v>18.020857062935807</c:v>
                </c:pt>
                <c:pt idx="142">
                  <c:v>17.754005822539284</c:v>
                </c:pt>
                <c:pt idx="143">
                  <c:v>17.490069580078124</c:v>
                </c:pt>
                <c:pt idx="144">
                  <c:v>17.229594790935511</c:v>
                </c:pt>
                <c:pt idx="145">
                  <c:v>16.973385769128768</c:v>
                </c:pt>
                <c:pt idx="146">
                  <c:v>16.722434672713231</c:v>
                </c:pt>
                <c:pt idx="147">
                  <c:v>16.47770633697505</c:v>
                </c:pt>
                <c:pt idx="148">
                  <c:v>16.239909446239444</c:v>
                </c:pt>
                <c:pt idx="149">
                  <c:v>16.009407734870891</c:v>
                </c:pt>
                <c:pt idx="150">
                  <c:v>15.786310493946059</c:v>
                </c:pt>
                <c:pt idx="151">
                  <c:v>15.570691153407042</c:v>
                </c:pt>
                <c:pt idx="152">
                  <c:v>15.362802448868713</c:v>
                </c:pt>
                <c:pt idx="153">
                  <c:v>15.163122528791421</c:v>
                </c:pt>
                <c:pt idx="154">
                  <c:v>14.972245663404461</c:v>
                </c:pt>
                <c:pt idx="155">
                  <c:v>14.790677323937397</c:v>
                </c:pt>
                <c:pt idx="156">
                  <c:v>14.61862072348594</c:v>
                </c:pt>
                <c:pt idx="157">
                  <c:v>14.455958032607999</c:v>
                </c:pt>
                <c:pt idx="158">
                  <c:v>14.302387847006301</c:v>
                </c:pt>
                <c:pt idx="159">
                  <c:v>14.157644623517985</c:v>
                </c:pt>
                <c:pt idx="160">
                  <c:v>14.021667739748951</c:v>
                </c:pt>
                <c:pt idx="161">
                  <c:v>13.894605763256548</c:v>
                </c:pt>
                <c:pt idx="162">
                  <c:v>13.776672153174854</c:v>
                </c:pt>
                <c:pt idx="163">
                  <c:v>13.6679300934076</c:v>
                </c:pt>
                <c:pt idx="164">
                  <c:v>13.568155024945709</c:v>
                </c:pt>
                <c:pt idx="165">
                  <c:v>13.476854284107665</c:v>
                </c:pt>
                <c:pt idx="166">
                  <c:v>13.3934327468276</c:v>
                </c:pt>
                <c:pt idx="167">
                  <c:v>13.317402018606623</c:v>
                </c:pt>
                <c:pt idx="168">
                  <c:v>13.248505948483936</c:v>
                </c:pt>
                <c:pt idx="169">
                  <c:v>13.186675375699959</c:v>
                </c:pt>
                <c:pt idx="170">
                  <c:v>13.13186248540876</c:v>
                </c:pt>
                <c:pt idx="171">
                  <c:v>13.083834180235836</c:v>
                </c:pt>
                <c:pt idx="172">
                  <c:v>13.042106334865039</c:v>
                </c:pt>
                <c:pt idx="173">
                  <c:v>13.005991610884623</c:v>
                </c:pt>
                <c:pt idx="174">
                  <c:v>12.974782177805887</c:v>
                </c:pt>
                <c:pt idx="175">
                  <c:v>12.947935849428161</c:v>
                </c:pt>
                <c:pt idx="176">
                  <c:v>12.925118775665755</c:v>
                </c:pt>
                <c:pt idx="177">
                  <c:v>12.906159335374792</c:v>
                </c:pt>
                <c:pt idx="178">
                  <c:v>12.89085602313278</c:v>
                </c:pt>
                <c:pt idx="179">
                  <c:v>12.878834004700183</c:v>
                </c:pt>
                <c:pt idx="180">
                  <c:v>12.869492179155342</c:v>
                </c:pt>
                <c:pt idx="181">
                  <c:v>12.86214491575956</c:v>
                </c:pt>
                <c:pt idx="182">
                  <c:v>12.855972531437832</c:v>
                </c:pt>
                <c:pt idx="183">
                  <c:v>12.85055579245085</c:v>
                </c:pt>
                <c:pt idx="184">
                  <c:v>12.845622324943491</c:v>
                </c:pt>
                <c:pt idx="185">
                  <c:v>12.840936470031734</c:v>
                </c:pt>
                <c:pt idx="186">
                  <c:v>12.836236953735343</c:v>
                </c:pt>
                <c:pt idx="187">
                  <c:v>12.831107103824586</c:v>
                </c:pt>
                <c:pt idx="188">
                  <c:v>12.824938134849017</c:v>
                </c:pt>
                <c:pt idx="189">
                  <c:v>12.817055515944938</c:v>
                </c:pt>
                <c:pt idx="190">
                  <c:v>12.806858146190629</c:v>
                </c:pt>
                <c:pt idx="191">
                  <c:v>12.793934476375572</c:v>
                </c:pt>
                <c:pt idx="192">
                  <c:v>12.778030917048424</c:v>
                </c:pt>
                <c:pt idx="193">
                  <c:v>12.758961331844322</c:v>
                </c:pt>
                <c:pt idx="194">
                  <c:v>12.736445662379243</c:v>
                </c:pt>
                <c:pt idx="195">
                  <c:v>12.710044182836985</c:v>
                </c:pt>
                <c:pt idx="196">
                  <c:v>12.67918140739199</c:v>
                </c:pt>
                <c:pt idx="197">
                  <c:v>12.643258796632288</c:v>
                </c:pt>
                <c:pt idx="198">
                  <c:v>12.601794786751245</c:v>
                </c:pt>
                <c:pt idx="199">
                  <c:v>12.554500780999648</c:v>
                </c:pt>
                <c:pt idx="200">
                  <c:v>12.501216258108563</c:v>
                </c:pt>
                <c:pt idx="201">
                  <c:v>12.441807165741908</c:v>
                </c:pt>
                <c:pt idx="202">
                  <c:v>12.376041260361655</c:v>
                </c:pt>
                <c:pt idx="203">
                  <c:v>12.303536877036066</c:v>
                </c:pt>
                <c:pt idx="204">
                  <c:v>12.223823551833624</c:v>
                </c:pt>
                <c:pt idx="205">
                  <c:v>12.136457289755333</c:v>
                </c:pt>
                <c:pt idx="206">
                  <c:v>12.041137540340387</c:v>
                </c:pt>
                <c:pt idx="207">
                  <c:v>11.937745620310283</c:v>
                </c:pt>
                <c:pt idx="208">
                  <c:v>11.826273845136118</c:v>
                </c:pt>
                <c:pt idx="209">
                  <c:v>11.706713676452582</c:v>
                </c:pt>
                <c:pt idx="210">
                  <c:v>11.578948138654223</c:v>
                </c:pt>
                <c:pt idx="211">
                  <c:v>11.442740719020319</c:v>
                </c:pt>
                <c:pt idx="212">
                  <c:v>11.297803674638239</c:v>
                </c:pt>
                <c:pt idx="213">
                  <c:v>11.14392183870074</c:v>
                </c:pt>
                <c:pt idx="214">
                  <c:v>10.981041419506038</c:v>
                </c:pt>
                <c:pt idx="215">
                  <c:v>10.809271708130808</c:v>
                </c:pt>
                <c:pt idx="216">
                  <c:v>10.62822506278752</c:v>
                </c:pt>
                <c:pt idx="217">
                  <c:v>10.439227491617155</c:v>
                </c:pt>
                <c:pt idx="218">
                  <c:v>10.241739369928787</c:v>
                </c:pt>
                <c:pt idx="219">
                  <c:v>10.035721421241741</c:v>
                </c:pt>
                <c:pt idx="220">
                  <c:v>9.8211232692002781</c:v>
                </c:pt>
                <c:pt idx="221">
                  <c:v>9.5979884594678744</c:v>
                </c:pt>
                <c:pt idx="222">
                  <c:v>9.3665065437554986</c:v>
                </c:pt>
                <c:pt idx="223">
                  <c:v>9.1270002722740085</c:v>
                </c:pt>
                <c:pt idx="224">
                  <c:v>8.8798410639166683</c:v>
                </c:pt>
                <c:pt idx="225">
                  <c:v>8.6253414228558043</c:v>
                </c:pt>
                <c:pt idx="226">
                  <c:v>8.3637045621871895</c:v>
                </c:pt>
                <c:pt idx="227">
                  <c:v>8.0950542882084804</c:v>
                </c:pt>
                <c:pt idx="228">
                  <c:v>7.8195297762751368</c:v>
                </c:pt>
                <c:pt idx="229">
                  <c:v>7.5373692467808686</c:v>
                </c:pt>
                <c:pt idx="230">
                  <c:v>7.2489355802535673</c:v>
                </c:pt>
                <c:pt idx="231">
                  <c:v>6.9547013752162057</c:v>
                </c:pt>
                <c:pt idx="232">
                  <c:v>6.6551400840282202</c:v>
                </c:pt>
                <c:pt idx="233">
                  <c:v>6.3506380677222696</c:v>
                </c:pt>
                <c:pt idx="234">
                  <c:v>6.0414736770093214</c:v>
                </c:pt>
                <c:pt idx="235">
                  <c:v>5.7278535403311199</c:v>
                </c:pt>
                <c:pt idx="236">
                  <c:v>5.4100081935524926</c:v>
                </c:pt>
                <c:pt idx="237">
                  <c:v>5.0882766097783989</c:v>
                </c:pt>
                <c:pt idx="238">
                  <c:v>4.7630989417433707</c:v>
                </c:pt>
                <c:pt idx="239">
                  <c:v>4.4349857836961695</c:v>
                </c:pt>
                <c:pt idx="240">
                  <c:v>4.1044110149145103</c:v>
                </c:pt>
                <c:pt idx="241">
                  <c:v>3.771742212027311</c:v>
                </c:pt>
                <c:pt idx="242">
                  <c:v>3.4370506703853585</c:v>
                </c:pt>
                <c:pt idx="243">
                  <c:v>3.1009436812251767</c:v>
                </c:pt>
                <c:pt idx="244">
                  <c:v>2.763466711342331</c:v>
                </c:pt>
                <c:pt idx="245">
                  <c:v>2.4249610818922473</c:v>
                </c:pt>
                <c:pt idx="246">
                  <c:v>2.0858466669917064</c:v>
                </c:pt>
                <c:pt idx="247">
                  <c:v>1.7465753596276044</c:v>
                </c:pt>
                <c:pt idx="248">
                  <c:v>1.4075457947328665</c:v>
                </c:pt>
                <c:pt idx="249">
                  <c:v>1.0690494507551174</c:v>
                </c:pt>
                <c:pt idx="250">
                  <c:v>0.73141804318874526</c:v>
                </c:pt>
                <c:pt idx="251">
                  <c:v>0.39460260984487788</c:v>
                </c:pt>
                <c:pt idx="252">
                  <c:v>5.8889986434951198E-2</c:v>
                </c:pt>
                <c:pt idx="253">
                  <c:v>-0.27540932404808682</c:v>
                </c:pt>
                <c:pt idx="254">
                  <c:v>-0.60794239360839109</c:v>
                </c:pt>
                <c:pt idx="255">
                  <c:v>-0.93835034407674744</c:v>
                </c:pt>
                <c:pt idx="256">
                  <c:v>-1.2663405496627065</c:v>
                </c:pt>
                <c:pt idx="257">
                  <c:v>-1.5917222846299408</c:v>
                </c:pt>
                <c:pt idx="258">
                  <c:v>-1.9143657658249091</c:v>
                </c:pt>
                <c:pt idx="259">
                  <c:v>-2.2341597810387612</c:v>
                </c:pt>
                <c:pt idx="260">
                  <c:v>-2.5509435955435036</c:v>
                </c:pt>
                <c:pt idx="261">
                  <c:v>-2.8644873138517108</c:v>
                </c:pt>
                <c:pt idx="262">
                  <c:v>-3.1745130121707881</c:v>
                </c:pt>
                <c:pt idx="263">
                  <c:v>-3.4807581357657909</c:v>
                </c:pt>
                <c:pt idx="264">
                  <c:v>-3.783030357956882</c:v>
                </c:pt>
                <c:pt idx="265">
                  <c:v>-4.081231060624118</c:v>
                </c:pt>
                <c:pt idx="266">
                  <c:v>-4.3753179788589467</c:v>
                </c:pt>
                <c:pt idx="267">
                  <c:v>-4.6652428708970515</c:v>
                </c:pt>
                <c:pt idx="268">
                  <c:v>-4.9509019955992679</c:v>
                </c:pt>
                <c:pt idx="269">
                  <c:v>-5.2321258664131118</c:v>
                </c:pt>
                <c:pt idx="270">
                  <c:v>-5.5087202355265585</c:v>
                </c:pt>
                <c:pt idx="271">
                  <c:v>-5.7805160433053784</c:v>
                </c:pt>
                <c:pt idx="272">
                  <c:v>-6.0474236369132583</c:v>
                </c:pt>
                <c:pt idx="273">
                  <c:v>-6.3086617559194016</c:v>
                </c:pt>
                <c:pt idx="274">
                  <c:v>-6.5657365679740902</c:v>
                </c:pt>
                <c:pt idx="275">
                  <c:v>-6.8180200763046299</c:v>
                </c:pt>
                <c:pt idx="276">
                  <c:v>-7.0653991475701288</c:v>
                </c:pt>
                <c:pt idx="277">
                  <c:v>-7.3077811405062469</c:v>
                </c:pt>
                <c:pt idx="278">
                  <c:v>-7.5450606063008161</c:v>
                </c:pt>
                <c:pt idx="279">
                  <c:v>-7.7771709457039497</c:v>
                </c:pt>
                <c:pt idx="280">
                  <c:v>-8.0041147202252816</c:v>
                </c:pt>
                <c:pt idx="281">
                  <c:v>-8.2259559676050653</c:v>
                </c:pt>
                <c:pt idx="282">
                  <c:v>-8.4427886098622906</c:v>
                </c:pt>
                <c:pt idx="283">
                  <c:v>-8.6546792462467881</c:v>
                </c:pt>
                <c:pt idx="284">
                  <c:v>-8.861644099652711</c:v>
                </c:pt>
                <c:pt idx="285">
                  <c:v>-9.0636592626571222</c:v>
                </c:pt>
                <c:pt idx="286">
                  <c:v>-9.2606948509812348</c:v>
                </c:pt>
                <c:pt idx="287">
                  <c:v>-9.4527705028653024</c:v>
                </c:pt>
                <c:pt idx="288">
                  <c:v>-9.6399681866168425</c:v>
                </c:pt>
                <c:pt idx="289">
                  <c:v>-9.8224219545721621</c:v>
                </c:pt>
                <c:pt idx="290">
                  <c:v>-10.000282935798129</c:v>
                </c:pt>
                <c:pt idx="291">
                  <c:v>-10.173664690554096</c:v>
                </c:pt>
                <c:pt idx="292">
                  <c:v>-10.342626133561117</c:v>
                </c:pt>
                <c:pt idx="293">
                  <c:v>-10.507193733751755</c:v>
                </c:pt>
                <c:pt idx="294">
                  <c:v>-10.667402498424011</c:v>
                </c:pt>
                <c:pt idx="295">
                  <c:v>-10.823335249721984</c:v>
                </c:pt>
                <c:pt idx="296">
                  <c:v>-10.974496762454466</c:v>
                </c:pt>
                <c:pt idx="297">
                  <c:v>-11.122008977830372</c:v>
                </c:pt>
                <c:pt idx="298">
                  <c:v>-11.266107554733722</c:v>
                </c:pt>
                <c:pt idx="299">
                  <c:v>-11.406552565097755</c:v>
                </c:pt>
                <c:pt idx="300">
                  <c:v>-11.543433661758884</c:v>
                </c:pt>
                <c:pt idx="301">
                  <c:v>-11.676816590130308</c:v>
                </c:pt>
                <c:pt idx="302">
                  <c:v>-11.806778195500332</c:v>
                </c:pt>
                <c:pt idx="303">
                  <c:v>-11.933434599637945</c:v>
                </c:pt>
                <c:pt idx="304">
                  <c:v>-12.056945469975441</c:v>
                </c:pt>
                <c:pt idx="305">
                  <c:v>-12.177486696839322</c:v>
                </c:pt>
                <c:pt idx="306">
                  <c:v>-12.295229901373354</c:v>
                </c:pt>
                <c:pt idx="307">
                  <c:v>-12.41029462069268</c:v>
                </c:pt>
                <c:pt idx="308">
                  <c:v>-12.522761115431768</c:v>
                </c:pt>
                <c:pt idx="309">
                  <c:v>-12.632697692513446</c:v>
                </c:pt>
                <c:pt idx="310">
                  <c:v>-12.740183758735654</c:v>
                </c:pt>
                <c:pt idx="311">
                  <c:v>-12.845334582030739</c:v>
                </c:pt>
                <c:pt idx="312">
                  <c:v>-12.948295314609952</c:v>
                </c:pt>
                <c:pt idx="313">
                  <c:v>-13.049230746924854</c:v>
                </c:pt>
                <c:pt idx="314">
                  <c:v>-13.14827749282121</c:v>
                </c:pt>
                <c:pt idx="315">
                  <c:v>-13.245525205135323</c:v>
                </c:pt>
                <c:pt idx="316">
                  <c:v>-13.341029383242082</c:v>
                </c:pt>
                <c:pt idx="317">
                  <c:v>-13.434827595949116</c:v>
                </c:pt>
                <c:pt idx="318">
                  <c:v>-13.526977904140892</c:v>
                </c:pt>
                <c:pt idx="319">
                  <c:v>-13.617573375999871</c:v>
                </c:pt>
                <c:pt idx="320">
                  <c:v>-13.706730987131563</c:v>
                </c:pt>
                <c:pt idx="321">
                  <c:v>-13.794388407468764</c:v>
                </c:pt>
                <c:pt idx="322">
                  <c:v>-13.880919617414426</c:v>
                </c:pt>
                <c:pt idx="323">
                  <c:v>-13.9663485243916</c:v>
                </c:pt>
                <c:pt idx="324">
                  <c:v>-14.050372016429852</c:v>
                </c:pt>
                <c:pt idx="325">
                  <c:v>-14.13341018110513</c:v>
                </c:pt>
                <c:pt idx="326">
                  <c:v>-14.215371657907909</c:v>
                </c:pt>
                <c:pt idx="327">
                  <c:v>-14.296250469982569</c:v>
                </c:pt>
                <c:pt idx="328">
                  <c:v>-14.3759057343006</c:v>
                </c:pt>
                <c:pt idx="329">
                  <c:v>-14.454772907495469</c:v>
                </c:pt>
                <c:pt idx="330">
                  <c:v>-14.532736721634823</c:v>
                </c:pt>
                <c:pt idx="331">
                  <c:v>-14.609763023257248</c:v>
                </c:pt>
                <c:pt idx="332">
                  <c:v>-14.685841566324214</c:v>
                </c:pt>
                <c:pt idx="333">
                  <c:v>-14.760943320393517</c:v>
                </c:pt>
                <c:pt idx="334">
                  <c:v>-14.835059747099844</c:v>
                </c:pt>
                <c:pt idx="335">
                  <c:v>-14.9081942617893</c:v>
                </c:pt>
                <c:pt idx="336">
                  <c:v>-14.980362233519509</c:v>
                </c:pt>
                <c:pt idx="337">
                  <c:v>-15.05156878530974</c:v>
                </c:pt>
                <c:pt idx="338">
                  <c:v>-15.121801963448524</c:v>
                </c:pt>
                <c:pt idx="339">
                  <c:v>-15.191013953089694</c:v>
                </c:pt>
                <c:pt idx="340">
                  <c:v>-15.259148401021903</c:v>
                </c:pt>
                <c:pt idx="341">
                  <c:v>-15.326142123341521</c:v>
                </c:pt>
                <c:pt idx="342">
                  <c:v>-15.391947305202455</c:v>
                </c:pt>
                <c:pt idx="343">
                  <c:v>-15.456432455778087</c:v>
                </c:pt>
                <c:pt idx="344">
                  <c:v>-15.519568544626207</c:v>
                </c:pt>
                <c:pt idx="345">
                  <c:v>-15.581616845726943</c:v>
                </c:pt>
                <c:pt idx="346">
                  <c:v>-15.642321208119379</c:v>
                </c:pt>
                <c:pt idx="347">
                  <c:v>-15.701586002111425</c:v>
                </c:pt>
                <c:pt idx="348">
                  <c:v>-15.759320721030189</c:v>
                </c:pt>
                <c:pt idx="349">
                  <c:v>-15.815491211414324</c:v>
                </c:pt>
                <c:pt idx="350">
                  <c:v>-15.869989889860147</c:v>
                </c:pt>
                <c:pt idx="351">
                  <c:v>-15.922707465290983</c:v>
                </c:pt>
                <c:pt idx="352">
                  <c:v>-15.973579046130173</c:v>
                </c:pt>
                <c:pt idx="353">
                  <c:v>-16.022686600685116</c:v>
                </c:pt>
                <c:pt idx="354">
                  <c:v>-16.069845700263937</c:v>
                </c:pt>
                <c:pt idx="355">
                  <c:v>-16.11425715386865</c:v>
                </c:pt>
                <c:pt idx="356">
                  <c:v>-16.156501570343956</c:v>
                </c:pt>
                <c:pt idx="357">
                  <c:v>-16.197050267457954</c:v>
                </c:pt>
                <c:pt idx="358">
                  <c:v>-16.235346543788879</c:v>
                </c:pt>
                <c:pt idx="359">
                  <c:v>-16.271158155798862</c:v>
                </c:pt>
                <c:pt idx="360">
                  <c:v>-16.30440313518044</c:v>
                </c:pt>
                <c:pt idx="361">
                  <c:v>-16.335185649991026</c:v>
                </c:pt>
                <c:pt idx="362">
                  <c:v>-16.363292241096485</c:v>
                </c:pt>
                <c:pt idx="363">
                  <c:v>-16.387713673710785</c:v>
                </c:pt>
                <c:pt idx="364">
                  <c:v>-16.409127894043902</c:v>
                </c:pt>
                <c:pt idx="365">
                  <c:v>-16.428383615612983</c:v>
                </c:pt>
                <c:pt idx="366">
                  <c:v>-16.444722631573647</c:v>
                </c:pt>
                <c:pt idx="367">
                  <c:v>-16.457890498638154</c:v>
                </c:pt>
                <c:pt idx="368">
                  <c:v>-16.467801833152759</c:v>
                </c:pt>
                <c:pt idx="369">
                  <c:v>-16.474477127194366</c:v>
                </c:pt>
                <c:pt idx="370">
                  <c:v>-16.477776351571041</c:v>
                </c:pt>
                <c:pt idx="371">
                  <c:v>-16.477614122629113</c:v>
                </c:pt>
                <c:pt idx="372">
                  <c:v>-16.472803607583003</c:v>
                </c:pt>
                <c:pt idx="373">
                  <c:v>-16.464220842719069</c:v>
                </c:pt>
                <c:pt idx="374">
                  <c:v>-16.452980938553786</c:v>
                </c:pt>
                <c:pt idx="375">
                  <c:v>-16.438177120685552</c:v>
                </c:pt>
                <c:pt idx="376">
                  <c:v>-16.419572022557229</c:v>
                </c:pt>
                <c:pt idx="377">
                  <c:v>-16.397112706303563</c:v>
                </c:pt>
                <c:pt idx="378">
                  <c:v>-16.370747941732354</c:v>
                </c:pt>
                <c:pt idx="379">
                  <c:v>-16.340032026171659</c:v>
                </c:pt>
                <c:pt idx="380">
                  <c:v>-16.304905191063849</c:v>
                </c:pt>
                <c:pt idx="381">
                  <c:v>-16.265297421812992</c:v>
                </c:pt>
                <c:pt idx="382">
                  <c:v>-16.221488776802993</c:v>
                </c:pt>
                <c:pt idx="383">
                  <c:v>-16.174075233936307</c:v>
                </c:pt>
                <c:pt idx="384">
                  <c:v>-16.122312247753129</c:v>
                </c:pt>
                <c:pt idx="385">
                  <c:v>-16.066580629348731</c:v>
                </c:pt>
                <c:pt idx="386">
                  <c:v>-16.006130710244157</c:v>
                </c:pt>
                <c:pt idx="387">
                  <c:v>-15.941444054245922</c:v>
                </c:pt>
                <c:pt idx="388">
                  <c:v>-15.873058578371953</c:v>
                </c:pt>
                <c:pt idx="389">
                  <c:v>-15.800378304719917</c:v>
                </c:pt>
                <c:pt idx="390">
                  <c:v>-15.723985549807516</c:v>
                </c:pt>
                <c:pt idx="391">
                  <c:v>-15.643432903289758</c:v>
                </c:pt>
                <c:pt idx="392">
                  <c:v>-15.558862102031684</c:v>
                </c:pt>
                <c:pt idx="393">
                  <c:v>-15.47074787914749</c:v>
                </c:pt>
                <c:pt idx="394">
                  <c:v>-15.378533533215515</c:v>
                </c:pt>
                <c:pt idx="395">
                  <c:v>-15.280407223105408</c:v>
                </c:pt>
                <c:pt idx="396">
                  <c:v>-15.178351557254759</c:v>
                </c:pt>
                <c:pt idx="397">
                  <c:v>-15.07231872081752</c:v>
                </c:pt>
                <c:pt idx="398">
                  <c:v>-14.962583649158448</c:v>
                </c:pt>
                <c:pt idx="399">
                  <c:v>-14.848944836854884</c:v>
                </c:pt>
                <c:pt idx="400">
                  <c:v>-14.73184457123277</c:v>
                </c:pt>
                <c:pt idx="401">
                  <c:v>-14.610883256792995</c:v>
                </c:pt>
                <c:pt idx="402">
                  <c:v>-14.486653456091858</c:v>
                </c:pt>
                <c:pt idx="403">
                  <c:v>-14.358571144938427</c:v>
                </c:pt>
                <c:pt idx="404">
                  <c:v>-14.226255512237495</c:v>
                </c:pt>
                <c:pt idx="405">
                  <c:v>-14.090397311747026</c:v>
                </c:pt>
                <c:pt idx="406">
                  <c:v>-13.951368816196918</c:v>
                </c:pt>
                <c:pt idx="407">
                  <c:v>-13.808892528712725</c:v>
                </c:pt>
                <c:pt idx="408">
                  <c:v>-13.663490997254806</c:v>
                </c:pt>
                <c:pt idx="409">
                  <c:v>-13.514653627574388</c:v>
                </c:pt>
                <c:pt idx="410">
                  <c:v>-13.362787699699364</c:v>
                </c:pt>
                <c:pt idx="411">
                  <c:v>-13.207479102909524</c:v>
                </c:pt>
                <c:pt idx="412">
                  <c:v>-13.049106086790557</c:v>
                </c:pt>
                <c:pt idx="413">
                  <c:v>-12.888159607350815</c:v>
                </c:pt>
                <c:pt idx="414">
                  <c:v>-12.724189692735621</c:v>
                </c:pt>
                <c:pt idx="415">
                  <c:v>-12.557554954290357</c:v>
                </c:pt>
                <c:pt idx="416">
                  <c:v>-12.387870311737013</c:v>
                </c:pt>
                <c:pt idx="417">
                  <c:v>-12.215580613911111</c:v>
                </c:pt>
                <c:pt idx="418">
                  <c:v>-12.041070087254027</c:v>
                </c:pt>
                <c:pt idx="419">
                  <c:v>-11.86405952721832</c:v>
                </c:pt>
                <c:pt idx="420">
                  <c:v>-11.684957067668408</c:v>
                </c:pt>
                <c:pt idx="421">
                  <c:v>-11.503579987585532</c:v>
                </c:pt>
                <c:pt idx="422">
                  <c:v>-11.320011962950199</c:v>
                </c:pt>
                <c:pt idx="423">
                  <c:v>-11.134280316531623</c:v>
                </c:pt>
                <c:pt idx="424">
                  <c:v>-10.94650458544489</c:v>
                </c:pt>
                <c:pt idx="425">
                  <c:v>-10.757067288458321</c:v>
                </c:pt>
                <c:pt idx="426">
                  <c:v>-10.565825834870301</c:v>
                </c:pt>
                <c:pt idx="427">
                  <c:v>-10.372679471969583</c:v>
                </c:pt>
                <c:pt idx="428">
                  <c:v>-10.177963757514908</c:v>
                </c:pt>
                <c:pt idx="429">
                  <c:v>-9.9817640751600081</c:v>
                </c:pt>
                <c:pt idx="430">
                  <c:v>-9.7837534055113391</c:v>
                </c:pt>
                <c:pt idx="431">
                  <c:v>-9.5844423428177343</c:v>
                </c:pt>
                <c:pt idx="432">
                  <c:v>-9.383964085578862</c:v>
                </c:pt>
                <c:pt idx="433">
                  <c:v>-9.1822605729102538</c:v>
                </c:pt>
                <c:pt idx="434">
                  <c:v>-8.9794880568981021</c:v>
                </c:pt>
                <c:pt idx="435">
                  <c:v>-8.7757566824554907</c:v>
                </c:pt>
                <c:pt idx="436">
                  <c:v>-8.5711082875728479</c:v>
                </c:pt>
                <c:pt idx="437">
                  <c:v>-8.365662409365143</c:v>
                </c:pt>
                <c:pt idx="438">
                  <c:v>-8.1594310015439646</c:v>
                </c:pt>
                <c:pt idx="439">
                  <c:v>-7.9525532394647103</c:v>
                </c:pt>
                <c:pt idx="440">
                  <c:v>-7.7449898466467602</c:v>
                </c:pt>
                <c:pt idx="441">
                  <c:v>-7.5368791446089283</c:v>
                </c:pt>
                <c:pt idx="442">
                  <c:v>-7.32819893360133</c:v>
                </c:pt>
                <c:pt idx="443">
                  <c:v>-7.1190350241958757</c:v>
                </c:pt>
                <c:pt idx="444">
                  <c:v>-6.9094979882239942</c:v>
                </c:pt>
                <c:pt idx="445">
                  <c:v>-6.6995861180126353</c:v>
                </c:pt>
                <c:pt idx="446">
                  <c:v>-6.4893514975905306</c:v>
                </c:pt>
                <c:pt idx="447">
                  <c:v>-6.2788735337555064</c:v>
                </c:pt>
                <c:pt idx="448">
                  <c:v>-6.0681923568248255</c:v>
                </c:pt>
                <c:pt idx="449">
                  <c:v>-5.857333154976355</c:v>
                </c:pt>
                <c:pt idx="450">
                  <c:v>-5.6463638082146606</c:v>
                </c:pt>
                <c:pt idx="451">
                  <c:v>-5.4353257276117795</c:v>
                </c:pt>
                <c:pt idx="452">
                  <c:v>-5.2242475166916833</c:v>
                </c:pt>
                <c:pt idx="453">
                  <c:v>-5.0131586328148812</c:v>
                </c:pt>
                <c:pt idx="454">
                  <c:v>-4.8020846910774679</c:v>
                </c:pt>
                <c:pt idx="455">
                  <c:v>-4.5910495989024609</c:v>
                </c:pt>
                <c:pt idx="456">
                  <c:v>-4.3800747022032711</c:v>
                </c:pt>
                <c:pt idx="457">
                  <c:v>-4.1692278809845433</c:v>
                </c:pt>
                <c:pt idx="458">
                  <c:v>-3.9585048660635898</c:v>
                </c:pt>
                <c:pt idx="459">
                  <c:v>-3.7479035228490787</c:v>
                </c:pt>
                <c:pt idx="460">
                  <c:v>-3.537460779771207</c:v>
                </c:pt>
                <c:pt idx="461">
                  <c:v>-3.3271629754453875</c:v>
                </c:pt>
                <c:pt idx="462">
                  <c:v>-3.1170399941503955</c:v>
                </c:pt>
                <c:pt idx="463">
                  <c:v>-2.9070852186530818</c:v>
                </c:pt>
                <c:pt idx="464">
                  <c:v>-2.6973071873187973</c:v>
                </c:pt>
                <c:pt idx="465">
                  <c:v>-2.4877255383878931</c:v>
                </c:pt>
                <c:pt idx="466">
                  <c:v>-2.2783460352569809</c:v>
                </c:pt>
                <c:pt idx="467">
                  <c:v>-2.069172520190476</c:v>
                </c:pt>
                <c:pt idx="468">
                  <c:v>-1.860207127779721</c:v>
                </c:pt>
                <c:pt idx="469">
                  <c:v>-1.6515186985954593</c:v>
                </c:pt>
                <c:pt idx="470">
                  <c:v>-1.4430500255897634</c:v>
                </c:pt>
                <c:pt idx="471">
                  <c:v>-1.2347520131617751</c:v>
                </c:pt>
                <c:pt idx="472">
                  <c:v>-1.0266670329496221</c:v>
                </c:pt>
                <c:pt idx="473">
                  <c:v>-0.81875265995040358</c:v>
                </c:pt>
                <c:pt idx="474">
                  <c:v>-0.61103018671274156</c:v>
                </c:pt>
                <c:pt idx="475">
                  <c:v>-0.40385155398398603</c:v>
                </c:pt>
              </c:numCache>
            </c:numRef>
          </c:yVal>
          <c:smooth val="1"/>
          <c:extLst>
            <c:ext xmlns:c16="http://schemas.microsoft.com/office/drawing/2014/chart" uri="{C3380CC4-5D6E-409C-BE32-E72D297353CC}">
              <c16:uniqueId val="{0000000E-4789-45DC-97F7-B59DC835213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Лист1!$Q$2:$Q$477</c:f>
              <c:numCache>
                <c:formatCode>0.00</c:formatCode>
                <c:ptCount val="476"/>
                <c:pt idx="0">
                  <c:v>10.567827227711675</c:v>
                </c:pt>
                <c:pt idx="1">
                  <c:v>10.000020807981482</c:v>
                </c:pt>
                <c:pt idx="2">
                  <c:v>10.048898680508081</c:v>
                </c:pt>
                <c:pt idx="3">
                  <c:v>8.9897861793637119</c:v>
                </c:pt>
                <c:pt idx="4">
                  <c:v>8.8044302210211391</c:v>
                </c:pt>
                <c:pt idx="5">
                  <c:v>8.5793503716587765</c:v>
                </c:pt>
                <c:pt idx="6">
                  <c:v>8.3180798068642137</c:v>
                </c:pt>
                <c:pt idx="7">
                  <c:v>8.0249551624059468</c:v>
                </c:pt>
                <c:pt idx="8">
                  <c:v>7.6998569011687739</c:v>
                </c:pt>
                <c:pt idx="9">
                  <c:v>7.3468834385275361</c:v>
                </c:pt>
                <c:pt idx="10">
                  <c:v>6.9720743872224755</c:v>
                </c:pt>
                <c:pt idx="11">
                  <c:v>6.5777380943297921</c:v>
                </c:pt>
                <c:pt idx="12">
                  <c:v>6.1670132629572878</c:v>
                </c:pt>
                <c:pt idx="13">
                  <c:v>5.7430185310542177</c:v>
                </c:pt>
                <c:pt idx="14">
                  <c:v>5.3099257439374874</c:v>
                </c:pt>
                <c:pt idx="15">
                  <c:v>4.8723524495959261</c:v>
                </c:pt>
                <c:pt idx="16">
                  <c:v>4.4334424741566183</c:v>
                </c:pt>
                <c:pt idx="17">
                  <c:v>3.9943036705255492</c:v>
                </c:pt>
                <c:pt idx="18">
                  <c:v>3.5547539580613363</c:v>
                </c:pt>
                <c:pt idx="19">
                  <c:v>3.11520638018846</c:v>
                </c:pt>
                <c:pt idx="20">
                  <c:v>2.6785215027630307</c:v>
                </c:pt>
                <c:pt idx="21">
                  <c:v>2.2461305692791913</c:v>
                </c:pt>
                <c:pt idx="22">
                  <c:v>1.820032624527812</c:v>
                </c:pt>
                <c:pt idx="23">
                  <c:v>1.4027670850977259</c:v>
                </c:pt>
                <c:pt idx="24">
                  <c:v>0.9968193624168582</c:v>
                </c:pt>
                <c:pt idx="25">
                  <c:v>0.6037693209014805</c:v>
                </c:pt>
                <c:pt idx="26">
                  <c:v>0.2236485791858282</c:v>
                </c:pt>
                <c:pt idx="27">
                  <c:v>-0.14370960099622598</c:v>
                </c:pt>
                <c:pt idx="28">
                  <c:v>-0.49828576818108516</c:v>
                </c:pt>
                <c:pt idx="29">
                  <c:v>-0.83871194282546568</c:v>
                </c:pt>
                <c:pt idx="30">
                  <c:v>-1.1638333110138765</c:v>
                </c:pt>
                <c:pt idx="31">
                  <c:v>-1.4715599477291088</c:v>
                </c:pt>
                <c:pt idx="32">
                  <c:v>-1.7601465577259623</c:v>
                </c:pt>
                <c:pt idx="33">
                  <c:v>-2.0286936242133327</c:v>
                </c:pt>
                <c:pt idx="34">
                  <c:v>-2.2771730773150884</c:v>
                </c:pt>
                <c:pt idx="35">
                  <c:v>-2.5059246372431465</c:v>
                </c:pt>
                <c:pt idx="36">
                  <c:v>-2.7148996353149406</c:v>
                </c:pt>
                <c:pt idx="37">
                  <c:v>-2.9031936451792686</c:v>
                </c:pt>
                <c:pt idx="38">
                  <c:v>-3.0692987915128422</c:v>
                </c:pt>
                <c:pt idx="39">
                  <c:v>-3.2113748431205722</c:v>
                </c:pt>
                <c:pt idx="40">
                  <c:v>-3.3280573692172712</c:v>
                </c:pt>
                <c:pt idx="41">
                  <c:v>-3.4188558407127836</c:v>
                </c:pt>
                <c:pt idx="42">
                  <c:v>-3.4840377219021281</c:v>
                </c:pt>
                <c:pt idx="43">
                  <c:v>-3.5240653652697773</c:v>
                </c:pt>
                <c:pt idx="44">
                  <c:v>-3.5389317266643028</c:v>
                </c:pt>
                <c:pt idx="45">
                  <c:v>-3.527858107164501</c:v>
                </c:pt>
                <c:pt idx="46">
                  <c:v>-3.4894950181245776</c:v>
                </c:pt>
                <c:pt idx="47">
                  <c:v>-3.4225237090140577</c:v>
                </c:pt>
                <c:pt idx="48">
                  <c:v>-3.3262941967695898</c:v>
                </c:pt>
                <c:pt idx="49">
                  <c:v>-3.2010630592703788</c:v>
                </c:pt>
                <c:pt idx="50">
                  <c:v>-3.0477140173315997</c:v>
                </c:pt>
                <c:pt idx="51">
                  <c:v>-2.8671500030904968</c:v>
                </c:pt>
                <c:pt idx="52">
                  <c:v>-2.6597274933010309</c:v>
                </c:pt>
                <c:pt idx="53">
                  <c:v>-2.4251181878149484</c:v>
                </c:pt>
                <c:pt idx="54">
                  <c:v>-2.1626400846987943</c:v>
                </c:pt>
                <c:pt idx="55">
                  <c:v>-1.8718750175088614</c:v>
                </c:pt>
                <c:pt idx="56">
                  <c:v>-1.5531637737527442</c:v>
                </c:pt>
                <c:pt idx="57">
                  <c:v>-1.2076614875346388</c:v>
                </c:pt>
                <c:pt idx="58">
                  <c:v>-0.83696771487593613</c:v>
                </c:pt>
                <c:pt idx="59">
                  <c:v>-0.4425066284369672</c:v>
                </c:pt>
                <c:pt idx="60">
                  <c:v>-2.5094924532459074E-2</c:v>
                </c:pt>
                <c:pt idx="61">
                  <c:v>0.41504166880622506</c:v>
                </c:pt>
                <c:pt idx="62">
                  <c:v>0.87785426443442582</c:v>
                </c:pt>
                <c:pt idx="63">
                  <c:v>1.3629033783450717</c:v>
                </c:pt>
                <c:pt idx="64">
                  <c:v>1.869011676684017</c:v>
                </c:pt>
                <c:pt idx="65">
                  <c:v>2.3943615015596116</c:v>
                </c:pt>
                <c:pt idx="66">
                  <c:v>2.9369144249707415</c:v>
                </c:pt>
                <c:pt idx="67">
                  <c:v>3.4949911639094329</c:v>
                </c:pt>
                <c:pt idx="68">
                  <c:v>4.0675453417003107</c:v>
                </c:pt>
                <c:pt idx="69">
                  <c:v>4.6540149204432932</c:v>
                </c:pt>
                <c:pt idx="70">
                  <c:v>5.2538718022406057</c:v>
                </c:pt>
                <c:pt idx="71">
                  <c:v>5.8661293789744242</c:v>
                </c:pt>
                <c:pt idx="72">
                  <c:v>6.4891457229852403</c:v>
                </c:pt>
                <c:pt idx="73">
                  <c:v>7.1208092965185408</c:v>
                </c:pt>
                <c:pt idx="74">
                  <c:v>7.7589902043342027</c:v>
                </c:pt>
                <c:pt idx="75">
                  <c:v>8.4020580455660507</c:v>
                </c:pt>
                <c:pt idx="76">
                  <c:v>9.0488545909523612</c:v>
                </c:pt>
                <c:pt idx="77">
                  <c:v>9.6987403169274291</c:v>
                </c:pt>
                <c:pt idx="78">
                  <c:v>10.350932255387303</c:v>
                </c:pt>
                <c:pt idx="79">
                  <c:v>11.00415477454662</c:v>
                </c:pt>
                <c:pt idx="80">
                  <c:v>11.656568710505935</c:v>
                </c:pt>
                <c:pt idx="81">
                  <c:v>12.306044594943476</c:v>
                </c:pt>
                <c:pt idx="82">
                  <c:v>12.950622873008234</c:v>
                </c:pt>
                <c:pt idx="83">
                  <c:v>13.588859707117075</c:v>
                </c:pt>
                <c:pt idx="84">
                  <c:v>14.219849176704855</c:v>
                </c:pt>
                <c:pt idx="85">
                  <c:v>14.842921873927088</c:v>
                </c:pt>
                <c:pt idx="86">
                  <c:v>15.457206031680091</c:v>
                </c:pt>
                <c:pt idx="87">
                  <c:v>16.061353442072829</c:v>
                </c:pt>
                <c:pt idx="88">
                  <c:v>16.653581294417325</c:v>
                </c:pt>
                <c:pt idx="89">
                  <c:v>17.231987240910517</c:v>
                </c:pt>
                <c:pt idx="90">
                  <c:v>17.794747486710524</c:v>
                </c:pt>
                <c:pt idx="91">
                  <c:v>18.341276299953424</c:v>
                </c:pt>
                <c:pt idx="92">
                  <c:v>18.870769366621964</c:v>
                </c:pt>
                <c:pt idx="93">
                  <c:v>19.382780984044025</c:v>
                </c:pt>
                <c:pt idx="94">
                  <c:v>19.876614421606035</c:v>
                </c:pt>
                <c:pt idx="95">
                  <c:v>20.351161399483651</c:v>
                </c:pt>
                <c:pt idx="96">
                  <c:v>20.805026748776424</c:v>
                </c:pt>
                <c:pt idx="97">
                  <c:v>21.236868238449055</c:v>
                </c:pt>
                <c:pt idx="98">
                  <c:v>21.645758602023086</c:v>
                </c:pt>
                <c:pt idx="99">
                  <c:v>22.031303367018676</c:v>
                </c:pt>
                <c:pt idx="100">
                  <c:v>22.393500825762711</c:v>
                </c:pt>
                <c:pt idx="101">
                  <c:v>22.732383424043622</c:v>
                </c:pt>
                <c:pt idx="102">
                  <c:v>23.04772404134269</c:v>
                </c:pt>
                <c:pt idx="103">
                  <c:v>23.338930115103683</c:v>
                </c:pt>
                <c:pt idx="104">
                  <c:v>23.605260515213011</c:v>
                </c:pt>
                <c:pt idx="105">
                  <c:v>23.846138048171952</c:v>
                </c:pt>
                <c:pt idx="106">
                  <c:v>24.061458545923216</c:v>
                </c:pt>
                <c:pt idx="107">
                  <c:v>24.251594281196589</c:v>
                </c:pt>
                <c:pt idx="108">
                  <c:v>24.417207831144303</c:v>
                </c:pt>
                <c:pt idx="109">
                  <c:v>24.558879804611177</c:v>
                </c:pt>
                <c:pt idx="110">
                  <c:v>24.676891967654171</c:v>
                </c:pt>
                <c:pt idx="111">
                  <c:v>24.771220412850354</c:v>
                </c:pt>
                <c:pt idx="112">
                  <c:v>24.841760972142197</c:v>
                </c:pt>
                <c:pt idx="113">
                  <c:v>24.888663920760106</c:v>
                </c:pt>
                <c:pt idx="114">
                  <c:v>24.912518405914273</c:v>
                </c:pt>
                <c:pt idx="115">
                  <c:v>24.914309754967675</c:v>
                </c:pt>
                <c:pt idx="116">
                  <c:v>24.895176985859841</c:v>
                </c:pt>
                <c:pt idx="117">
                  <c:v>24.85607468783855</c:v>
                </c:pt>
                <c:pt idx="118">
                  <c:v>24.797622746229134</c:v>
                </c:pt>
                <c:pt idx="119">
                  <c:v>24.720167818665448</c:v>
                </c:pt>
                <c:pt idx="120">
                  <c:v>24.624063393473612</c:v>
                </c:pt>
                <c:pt idx="121">
                  <c:v>24.509944725036583</c:v>
                </c:pt>
                <c:pt idx="122">
                  <c:v>24.37883983254428</c:v>
                </c:pt>
                <c:pt idx="123">
                  <c:v>24.232080700993489</c:v>
                </c:pt>
                <c:pt idx="124">
                  <c:v>24.071018099784816</c:v>
                </c:pt>
                <c:pt idx="125">
                  <c:v>23.896753478050229</c:v>
                </c:pt>
                <c:pt idx="126">
                  <c:v>23.709747907519287</c:v>
                </c:pt>
                <c:pt idx="127">
                  <c:v>23.511084052920339</c:v>
                </c:pt>
                <c:pt idx="128">
                  <c:v>23.301076126098597</c:v>
                </c:pt>
                <c:pt idx="129">
                  <c:v>23.080344012379616</c:v>
                </c:pt>
                <c:pt idx="130">
                  <c:v>22.850691014528266</c:v>
                </c:pt>
                <c:pt idx="131">
                  <c:v>22.61324761211872</c:v>
                </c:pt>
                <c:pt idx="132">
                  <c:v>22.369342374801587</c:v>
                </c:pt>
                <c:pt idx="133">
                  <c:v>22.11999307572837</c:v>
                </c:pt>
                <c:pt idx="134">
                  <c:v>21.865889614820464</c:v>
                </c:pt>
                <c:pt idx="135">
                  <c:v>21.607576739788044</c:v>
                </c:pt>
                <c:pt idx="136">
                  <c:v>21.345708489417976</c:v>
                </c:pt>
                <c:pt idx="137">
                  <c:v>21.081229206919623</c:v>
                </c:pt>
                <c:pt idx="138">
                  <c:v>20.81536500155924</c:v>
                </c:pt>
                <c:pt idx="139">
                  <c:v>20.54941541254518</c:v>
                </c:pt>
                <c:pt idx="140">
                  <c:v>20.284505796432459</c:v>
                </c:pt>
                <c:pt idx="141">
                  <c:v>20.021394360065457</c:v>
                </c:pt>
                <c:pt idx="142">
                  <c:v>19.76054900586605</c:v>
                </c:pt>
                <c:pt idx="143">
                  <c:v>19.502333468198774</c:v>
                </c:pt>
                <c:pt idx="144">
                  <c:v>19.247275418043092</c:v>
                </c:pt>
                <c:pt idx="145">
                  <c:v>18.996163800358737</c:v>
                </c:pt>
                <c:pt idx="146">
                  <c:v>18.74999760389327</c:v>
                </c:pt>
                <c:pt idx="147">
                  <c:v>18.509743371605822</c:v>
                </c:pt>
                <c:pt idx="148">
                  <c:v>18.276113203167881</c:v>
                </c:pt>
                <c:pt idx="149">
                  <c:v>18.049453756213147</c:v>
                </c:pt>
                <c:pt idx="150">
                  <c:v>17.829855537414545</c:v>
                </c:pt>
                <c:pt idx="151">
                  <c:v>17.617378315329546</c:v>
                </c:pt>
                <c:pt idx="152">
                  <c:v>17.412262871861433</c:v>
                </c:pt>
                <c:pt idx="153">
                  <c:v>17.21500101685519</c:v>
                </c:pt>
                <c:pt idx="154">
                  <c:v>17.026204097270966</c:v>
                </c:pt>
                <c:pt idx="155">
                  <c:v>16.846387830376621</c:v>
                </c:pt>
                <c:pt idx="156">
                  <c:v>16.67576055228708</c:v>
                </c:pt>
                <c:pt idx="157">
                  <c:v>16.514202725887262</c:v>
                </c:pt>
                <c:pt idx="158">
                  <c:v>16.361400139331778</c:v>
                </c:pt>
                <c:pt idx="159">
                  <c:v>16.217082980275144</c:v>
                </c:pt>
                <c:pt idx="160">
                  <c:v>16.081193187832781</c:v>
                </c:pt>
                <c:pt idx="161">
                  <c:v>15.953901529312091</c:v>
                </c:pt>
                <c:pt idx="162">
                  <c:v>15.835438540577837</c:v>
                </c:pt>
                <c:pt idx="163">
                  <c:v>15.725887897610638</c:v>
                </c:pt>
                <c:pt idx="164">
                  <c:v>15.625032725930204</c:v>
                </c:pt>
                <c:pt idx="165">
                  <c:v>15.532377800345385</c:v>
                </c:pt>
                <c:pt idx="166">
                  <c:v>15.447323727607689</c:v>
                </c:pt>
                <c:pt idx="167">
                  <c:v>15.369388943910598</c:v>
                </c:pt>
                <c:pt idx="168">
                  <c:v>15.29833095967766</c:v>
                </c:pt>
                <c:pt idx="169">
                  <c:v>15.234105375409102</c:v>
                </c:pt>
                <c:pt idx="170">
                  <c:v>15.176689991354923</c:v>
                </c:pt>
                <c:pt idx="171">
                  <c:v>15.125873056054099</c:v>
                </c:pt>
                <c:pt idx="172">
                  <c:v>15.081181544065425</c:v>
                </c:pt>
                <c:pt idx="173">
                  <c:v>15.041934093832941</c:v>
                </c:pt>
                <c:pt idx="174">
                  <c:v>15.007423728704421</c:v>
                </c:pt>
                <c:pt idx="175">
                  <c:v>14.977122777700405</c:v>
                </c:pt>
                <c:pt idx="176">
                  <c:v>14.950722151994672</c:v>
                </c:pt>
                <c:pt idx="177">
                  <c:v>14.928073284029928</c:v>
                </c:pt>
                <c:pt idx="178">
                  <c:v>14.909007114171928</c:v>
                </c:pt>
                <c:pt idx="179">
                  <c:v>14.893170154094669</c:v>
                </c:pt>
                <c:pt idx="180">
                  <c:v>14.879969841241804</c:v>
                </c:pt>
                <c:pt idx="181">
                  <c:v>14.868728229403477</c:v>
                </c:pt>
                <c:pt idx="182">
                  <c:v>14.858635881543156</c:v>
                </c:pt>
                <c:pt idx="183">
                  <c:v>14.849284663796421</c:v>
                </c:pt>
                <c:pt idx="184">
                  <c:v>14.840433794259988</c:v>
                </c:pt>
                <c:pt idx="185">
                  <c:v>14.831873229145996</c:v>
                </c:pt>
                <c:pt idx="186">
                  <c:v>14.823357063531837</c:v>
                </c:pt>
                <c:pt idx="187">
                  <c:v>14.814485701918565</c:v>
                </c:pt>
                <c:pt idx="188">
                  <c:v>14.804652920365321</c:v>
                </c:pt>
                <c:pt idx="189">
                  <c:v>14.793194434046697</c:v>
                </c:pt>
                <c:pt idx="190">
                  <c:v>14.779507434368107</c:v>
                </c:pt>
                <c:pt idx="191">
                  <c:v>14.763192325830437</c:v>
                </c:pt>
                <c:pt idx="192">
                  <c:v>14.744011741876557</c:v>
                </c:pt>
                <c:pt idx="193">
                  <c:v>14.721791499853127</c:v>
                </c:pt>
                <c:pt idx="194">
                  <c:v>14.696268618106807</c:v>
                </c:pt>
                <c:pt idx="195">
                  <c:v>14.667002516984923</c:v>
                </c:pt>
                <c:pt idx="196">
                  <c:v>14.633410879969542</c:v>
                </c:pt>
                <c:pt idx="197">
                  <c:v>14.594890898466071</c:v>
                </c:pt>
                <c:pt idx="198">
                  <c:v>14.550959300994824</c:v>
                </c:pt>
                <c:pt idx="199">
                  <c:v>14.501329198479636</c:v>
                </c:pt>
                <c:pt idx="200">
                  <c:v>14.445845192670783</c:v>
                </c:pt>
                <c:pt idx="201">
                  <c:v>14.384386038780184</c:v>
                </c:pt>
                <c:pt idx="202">
                  <c:v>14.316716931760283</c:v>
                </c:pt>
                <c:pt idx="203">
                  <c:v>14.242451937496661</c:v>
                </c:pt>
                <c:pt idx="204">
                  <c:v>14.161114615201898</c:v>
                </c:pt>
                <c:pt idx="205">
                  <c:v>14.072246454656122</c:v>
                </c:pt>
                <c:pt idx="206">
                  <c:v>13.975547759234882</c:v>
                </c:pt>
                <c:pt idx="207">
                  <c:v>13.870898991823148</c:v>
                </c:pt>
                <c:pt idx="208">
                  <c:v>13.758302713930552</c:v>
                </c:pt>
                <c:pt idx="209">
                  <c:v>13.63775465637441</c:v>
                </c:pt>
                <c:pt idx="210">
                  <c:v>13.509138697385735</c:v>
                </c:pt>
                <c:pt idx="211">
                  <c:v>13.372212347388247</c:v>
                </c:pt>
                <c:pt idx="212">
                  <c:v>13.226681032776822</c:v>
                </c:pt>
                <c:pt idx="213">
                  <c:v>13.072324463725067</c:v>
                </c:pt>
                <c:pt idx="214">
                  <c:v>12.909087994694676</c:v>
                </c:pt>
                <c:pt idx="215">
                  <c:v>12.737087747454634</c:v>
                </c:pt>
                <c:pt idx="216">
                  <c:v>12.555955718457669</c:v>
                </c:pt>
                <c:pt idx="217">
                  <c:v>12.367001692950724</c:v>
                </c:pt>
                <c:pt idx="218">
                  <c:v>12.169697999954172</c:v>
                </c:pt>
                <c:pt idx="219">
                  <c:v>11.963999386131714</c:v>
                </c:pt>
                <c:pt idx="220">
                  <c:v>11.749849498271935</c:v>
                </c:pt>
                <c:pt idx="221">
                  <c:v>11.527285905182348</c:v>
                </c:pt>
                <c:pt idx="222">
                  <c:v>11.296500720083671</c:v>
                </c:pt>
                <c:pt idx="223">
                  <c:v>11.057820962369387</c:v>
                </c:pt>
                <c:pt idx="224">
                  <c:v>10.811623173952084</c:v>
                </c:pt>
                <c:pt idx="225">
                  <c:v>10.558220712840555</c:v>
                </c:pt>
                <c:pt idx="226">
                  <c:v>10.297810815274667</c:v>
                </c:pt>
                <c:pt idx="227">
                  <c:v>10.030508749186941</c:v>
                </c:pt>
                <c:pt idx="228">
                  <c:v>9.7564408823847248</c:v>
                </c:pt>
                <c:pt idx="229">
                  <c:v>9.4758394584059396</c:v>
                </c:pt>
                <c:pt idx="230">
                  <c:v>9.1890622347593229</c:v>
                </c:pt>
                <c:pt idx="231">
                  <c:v>8.8965830907225474</c:v>
                </c:pt>
                <c:pt idx="232">
                  <c:v>8.5988716363906637</c:v>
                </c:pt>
                <c:pt idx="233">
                  <c:v>8.2963103905319873</c:v>
                </c:pt>
                <c:pt idx="234">
                  <c:v>7.9891640424728028</c:v>
                </c:pt>
                <c:pt idx="235">
                  <c:v>7.6776255592703446</c:v>
                </c:pt>
                <c:pt idx="236">
                  <c:v>7.3619092538952744</c:v>
                </c:pt>
                <c:pt idx="237">
                  <c:v>7.042344280332304</c:v>
                </c:pt>
                <c:pt idx="238">
                  <c:v>6.7193656682967786</c:v>
                </c:pt>
                <c:pt idx="239">
                  <c:v>6.3934805966913135</c:v>
                </c:pt>
                <c:pt idx="240">
                  <c:v>6.0651556871830872</c:v>
                </c:pt>
                <c:pt idx="241">
                  <c:v>5.7347521126270022</c:v>
                </c:pt>
                <c:pt idx="242">
                  <c:v>5.4023236647248263</c:v>
                </c:pt>
                <c:pt idx="243">
                  <c:v>5.0684650406241403</c:v>
                </c:pt>
                <c:pt idx="244">
                  <c:v>4.7332103937864289</c:v>
                </c:pt>
                <c:pt idx="245">
                  <c:v>4.3968914397060832</c:v>
                </c:pt>
                <c:pt idx="246">
                  <c:v>4.0599257044494106</c:v>
                </c:pt>
                <c:pt idx="247">
                  <c:v>3.7227618791162951</c:v>
                </c:pt>
                <c:pt idx="248">
                  <c:v>3.3857963573187559</c:v>
                </c:pt>
                <c:pt idx="249">
                  <c:v>3.0493121858686156</c:v>
                </c:pt>
                <c:pt idx="250">
                  <c:v>2.7136208016425356</c:v>
                </c:pt>
                <c:pt idx="251">
                  <c:v>2.3786820743232946</c:v>
                </c:pt>
                <c:pt idx="252">
                  <c:v>2.0447692316025461</c:v>
                </c:pt>
                <c:pt idx="253">
                  <c:v>1.7121888007968622</c:v>
                </c:pt>
                <c:pt idx="254">
                  <c:v>1.381293950043613</c:v>
                </c:pt>
                <c:pt idx="255">
                  <c:v>1.0524448916315987</c:v>
                </c:pt>
                <c:pt idx="256">
                  <c:v>0.72593395784496895</c:v>
                </c:pt>
                <c:pt idx="257">
                  <c:v>0.40194827229715835</c:v>
                </c:pt>
                <c:pt idx="258">
                  <c:v>8.0611868086270688E-2</c:v>
                </c:pt>
                <c:pt idx="259">
                  <c:v>-0.23796968590468151</c:v>
                </c:pt>
                <c:pt idx="260">
                  <c:v>-0.55363790960982429</c:v>
                </c:pt>
                <c:pt idx="261">
                  <c:v>-0.86616209372877817</c:v>
                </c:pt>
                <c:pt idx="262">
                  <c:v>-1.1752606322988823</c:v>
                </c:pt>
                <c:pt idx="263">
                  <c:v>-1.4806662211194597</c:v>
                </c:pt>
                <c:pt idx="264">
                  <c:v>-1.7821869604289531</c:v>
                </c:pt>
                <c:pt idx="265">
                  <c:v>-2.0797252994030671</c:v>
                </c:pt>
                <c:pt idx="266">
                  <c:v>-2.3732429221272451</c:v>
                </c:pt>
                <c:pt idx="267">
                  <c:v>-2.6626954291015821</c:v>
                </c:pt>
                <c:pt idx="268">
                  <c:v>-2.9479777984321078</c:v>
                </c:pt>
                <c:pt idx="269">
                  <c:v>-3.2289177685976003</c:v>
                </c:pt>
                <c:pt idx="270">
                  <c:v>-3.5053174629807451</c:v>
                </c:pt>
                <c:pt idx="271">
                  <c:v>-3.7770022720098493</c:v>
                </c:pt>
                <c:pt idx="272">
                  <c:v>-4.0438821159303133</c:v>
                </c:pt>
                <c:pt idx="273">
                  <c:v>-4.3051911033689958</c:v>
                </c:pt>
                <c:pt idx="274">
                  <c:v>-4.5624127753078936</c:v>
                </c:pt>
                <c:pt idx="275">
                  <c:v>-4.8149289540946425</c:v>
                </c:pt>
                <c:pt idx="276">
                  <c:v>-5.0626282140612551</c:v>
                </c:pt>
                <c:pt idx="277">
                  <c:v>-5.305413217842573</c:v>
                </c:pt>
                <c:pt idx="278">
                  <c:v>-5.5431738205254071</c:v>
                </c:pt>
                <c:pt idx="279">
                  <c:v>-5.7758391536772233</c:v>
                </c:pt>
                <c:pt idx="280">
                  <c:v>-6.0034087903797353</c:v>
                </c:pt>
                <c:pt idx="281">
                  <c:v>-6.2259501837193776</c:v>
                </c:pt>
                <c:pt idx="282">
                  <c:v>-6.4435555480420259</c:v>
                </c:pt>
                <c:pt idx="283">
                  <c:v>-6.6562923364340971</c:v>
                </c:pt>
                <c:pt idx="284">
                  <c:v>-6.8641725026070608</c:v>
                </c:pt>
                <c:pt idx="285">
                  <c:v>-7.0671661622821862</c:v>
                </c:pt>
                <c:pt idx="286">
                  <c:v>-7.2652370274066618</c:v>
                </c:pt>
                <c:pt idx="287">
                  <c:v>-7.4583996132015891</c:v>
                </c:pt>
                <c:pt idx="288">
                  <c:v>-7.6467354610561955</c:v>
                </c:pt>
                <c:pt idx="289">
                  <c:v>-7.8303769156336784</c:v>
                </c:pt>
                <c:pt idx="290">
                  <c:v>-8.0094716906547472</c:v>
                </c:pt>
                <c:pt idx="291">
                  <c:v>-8.184133346378756</c:v>
                </c:pt>
                <c:pt idx="292">
                  <c:v>-8.3544139668344979</c:v>
                </c:pt>
                <c:pt idx="293">
                  <c:v>-8.5203340440988029</c:v>
                </c:pt>
                <c:pt idx="294">
                  <c:v>-8.6819209009408844</c:v>
                </c:pt>
                <c:pt idx="295">
                  <c:v>-8.8392505288123555</c:v>
                </c:pt>
                <c:pt idx="296">
                  <c:v>-8.9918311178683936</c:v>
                </c:pt>
                <c:pt idx="297">
                  <c:v>-9.140774363279327</c:v>
                </c:pt>
                <c:pt idx="298">
                  <c:v>-9.2863167777656948</c:v>
                </c:pt>
                <c:pt idx="299">
                  <c:v>-9.4282167255878022</c:v>
                </c:pt>
                <c:pt idx="300">
                  <c:v>-9.56655532121653</c:v>
                </c:pt>
                <c:pt idx="301">
                  <c:v>-9.7013931870460315</c:v>
                </c:pt>
                <c:pt idx="302">
                  <c:v>-9.8328020453452911</c:v>
                </c:pt>
                <c:pt idx="303">
                  <c:v>-9.9608911871909811</c:v>
                </c:pt>
                <c:pt idx="304">
                  <c:v>-10.08581857234234</c:v>
                </c:pt>
                <c:pt idx="305">
                  <c:v>-10.207761798798986</c:v>
                </c:pt>
                <c:pt idx="306">
                  <c:v>-10.32688565701242</c:v>
                </c:pt>
                <c:pt idx="307">
                  <c:v>-10.443309684097731</c:v>
                </c:pt>
                <c:pt idx="308">
                  <c:v>-10.557108163833592</c:v>
                </c:pt>
                <c:pt idx="309">
                  <c:v>-10.668343426287155</c:v>
                </c:pt>
                <c:pt idx="310">
                  <c:v>-10.777090609073618</c:v>
                </c:pt>
                <c:pt idx="311">
                  <c:v>-10.883462418615812</c:v>
                </c:pt>
                <c:pt idx="312">
                  <c:v>-10.987604860961397</c:v>
                </c:pt>
                <c:pt idx="313">
                  <c:v>-11.089681018888939</c:v>
                </c:pt>
                <c:pt idx="314">
                  <c:v>-11.189827506244148</c:v>
                </c:pt>
                <c:pt idx="315">
                  <c:v>-11.288132268190335</c:v>
                </c:pt>
                <c:pt idx="316">
                  <c:v>-11.384647388756228</c:v>
                </c:pt>
                <c:pt idx="317">
                  <c:v>-11.479408729076351</c:v>
                </c:pt>
                <c:pt idx="318">
                  <c:v>-11.572470080852483</c:v>
                </c:pt>
                <c:pt idx="319">
                  <c:v>-11.663924512267087</c:v>
                </c:pt>
                <c:pt idx="320">
                  <c:v>-11.753892414271832</c:v>
                </c:pt>
                <c:pt idx="321">
                  <c:v>-11.842302064597563</c:v>
                </c:pt>
                <c:pt idx="322">
                  <c:v>-11.929542812705032</c:v>
                </c:pt>
                <c:pt idx="323">
                  <c:v>-12.015636004507542</c:v>
                </c:pt>
                <c:pt idx="324">
                  <c:v>-12.100261451303924</c:v>
                </c:pt>
                <c:pt idx="325">
                  <c:v>-12.183858878910492</c:v>
                </c:pt>
                <c:pt idx="326">
                  <c:v>-12.266331803798629</c:v>
                </c:pt>
                <c:pt idx="327">
                  <c:v>-12.347667418420285</c:v>
                </c:pt>
                <c:pt idx="328">
                  <c:v>-12.427723132073838</c:v>
                </c:pt>
                <c:pt idx="329">
                  <c:v>-12.506952331960189</c:v>
                </c:pt>
                <c:pt idx="330">
                  <c:v>-12.585229504108396</c:v>
                </c:pt>
                <c:pt idx="331">
                  <c:v>-12.662526471912837</c:v>
                </c:pt>
                <c:pt idx="332">
                  <c:v>-12.738827012479303</c:v>
                </c:pt>
                <c:pt idx="333">
                  <c:v>-12.814102949202059</c:v>
                </c:pt>
                <c:pt idx="334">
                  <c:v>-12.888346597552262</c:v>
                </c:pt>
                <c:pt idx="335">
                  <c:v>-12.961561372876126</c:v>
                </c:pt>
                <c:pt idx="336">
                  <c:v>-13.033765205740915</c:v>
                </c:pt>
                <c:pt idx="337">
                  <c:v>-13.104967488348461</c:v>
                </c:pt>
                <c:pt idx="338">
                  <c:v>-13.175151997804614</c:v>
                </c:pt>
                <c:pt idx="339">
                  <c:v>-13.244276896119061</c:v>
                </c:pt>
                <c:pt idx="340">
                  <c:v>-13.312280707061234</c:v>
                </c:pt>
                <c:pt idx="341">
                  <c:v>-13.379101954400511</c:v>
                </c:pt>
                <c:pt idx="342">
                  <c:v>-13.444693677127312</c:v>
                </c:pt>
                <c:pt idx="343">
                  <c:v>-13.508926092088185</c:v>
                </c:pt>
                <c:pt idx="344">
                  <c:v>-13.571771022677398</c:v>
                </c:pt>
                <c:pt idx="345">
                  <c:v>-13.63349486589428</c:v>
                </c:pt>
                <c:pt idx="346">
                  <c:v>-13.693843178451026</c:v>
                </c:pt>
                <c:pt idx="347">
                  <c:v>-13.752721184492065</c:v>
                </c:pt>
                <c:pt idx="348">
                  <c:v>-13.81003240048884</c:v>
                </c:pt>
                <c:pt idx="349">
                  <c:v>-13.865752065181713</c:v>
                </c:pt>
                <c:pt idx="350">
                  <c:v>-13.919770033657546</c:v>
                </c:pt>
                <c:pt idx="351">
                  <c:v>-13.97197957634924</c:v>
                </c:pt>
                <c:pt idx="352">
                  <c:v>-14.02232007086276</c:v>
                </c:pt>
                <c:pt idx="353">
                  <c:v>-14.070872631669037</c:v>
                </c:pt>
                <c:pt idx="354">
                  <c:v>-14.117459660768461</c:v>
                </c:pt>
                <c:pt idx="355">
                  <c:v>-14.161275990307301</c:v>
                </c:pt>
                <c:pt idx="356">
                  <c:v>-14.202908205986002</c:v>
                </c:pt>
                <c:pt idx="357">
                  <c:v>-14.242835310101507</c:v>
                </c:pt>
                <c:pt idx="358">
                  <c:v>-14.280499747395512</c:v>
                </c:pt>
                <c:pt idx="359">
                  <c:v>-14.315671835839735</c:v>
                </c:pt>
                <c:pt idx="360">
                  <c:v>-14.348267045617083</c:v>
                </c:pt>
                <c:pt idx="361">
                  <c:v>-14.37839893698691</c:v>
                </c:pt>
                <c:pt idx="362">
                  <c:v>-14.405854904651607</c:v>
                </c:pt>
                <c:pt idx="363">
                  <c:v>-14.429630836844415</c:v>
                </c:pt>
                <c:pt idx="364">
                  <c:v>-14.450399556755984</c:v>
                </c:pt>
                <c:pt idx="365">
                  <c:v>-14.46902002394199</c:v>
                </c:pt>
                <c:pt idx="366">
                  <c:v>-14.484730616211843</c:v>
                </c:pt>
                <c:pt idx="367">
                  <c:v>-14.497276890277845</c:v>
                </c:pt>
                <c:pt idx="368">
                  <c:v>-14.506585416197744</c:v>
                </c:pt>
                <c:pt idx="369">
                  <c:v>-14.512671563029269</c:v>
                </c:pt>
                <c:pt idx="370">
                  <c:v>-14.515402132272703</c:v>
                </c:pt>
                <c:pt idx="371">
                  <c:v>-14.514688324928271</c:v>
                </c:pt>
                <c:pt idx="372">
                  <c:v>-14.509356969594908</c:v>
                </c:pt>
                <c:pt idx="373">
                  <c:v>-14.500273856520614</c:v>
                </c:pt>
                <c:pt idx="374">
                  <c:v>-14.488559219241138</c:v>
                </c:pt>
                <c:pt idx="375">
                  <c:v>-14.473297744989381</c:v>
                </c:pt>
                <c:pt idx="376">
                  <c:v>-14.45426572859285</c:v>
                </c:pt>
                <c:pt idx="377">
                  <c:v>-14.431408524513241</c:v>
                </c:pt>
                <c:pt idx="378">
                  <c:v>-14.404678317904443</c:v>
                </c:pt>
                <c:pt idx="379">
                  <c:v>-14.373627698421478</c:v>
                </c:pt>
                <c:pt idx="380">
                  <c:v>-14.338198605179757</c:v>
                </c:pt>
                <c:pt idx="381">
                  <c:v>-14.298325292766094</c:v>
                </c:pt>
                <c:pt idx="382">
                  <c:v>-14.254282696545069</c:v>
                </c:pt>
                <c:pt idx="383">
                  <c:v>-14.206664232909674</c:v>
                </c:pt>
                <c:pt idx="384">
                  <c:v>-14.154730479419204</c:v>
                </c:pt>
                <c:pt idx="385">
                  <c:v>-14.098856270313247</c:v>
                </c:pt>
                <c:pt idx="386">
                  <c:v>-14.038299621641634</c:v>
                </c:pt>
                <c:pt idx="387">
                  <c:v>-13.973537828028197</c:v>
                </c:pt>
                <c:pt idx="388">
                  <c:v>-13.905105391144708</c:v>
                </c:pt>
                <c:pt idx="389">
                  <c:v>-13.832408040761935</c:v>
                </c:pt>
                <c:pt idx="390">
                  <c:v>-13.756022116541851</c:v>
                </c:pt>
                <c:pt idx="391">
                  <c:v>-13.675508746504775</c:v>
                </c:pt>
                <c:pt idx="392">
                  <c:v>-13.591001129150376</c:v>
                </c:pt>
                <c:pt idx="393">
                  <c:v>-13.502973997592907</c:v>
                </c:pt>
                <c:pt idx="394">
                  <c:v>-13.410873211920229</c:v>
                </c:pt>
                <c:pt idx="395">
                  <c:v>-13.312899738550156</c:v>
                </c:pt>
                <c:pt idx="396">
                  <c:v>-13.211016547679852</c:v>
                </c:pt>
                <c:pt idx="397">
                  <c:v>-13.105179239809488</c:v>
                </c:pt>
                <c:pt idx="398">
                  <c:v>-12.995662750303699</c:v>
                </c:pt>
                <c:pt idx="399">
                  <c:v>-12.882259596884211</c:v>
                </c:pt>
                <c:pt idx="400">
                  <c:v>-12.765414628386482</c:v>
                </c:pt>
                <c:pt idx="401">
                  <c:v>-12.644727395474884</c:v>
                </c:pt>
                <c:pt idx="402">
                  <c:v>-12.520786191523023</c:v>
                </c:pt>
                <c:pt idx="403">
                  <c:v>-12.393010407686187</c:v>
                </c:pt>
                <c:pt idx="404">
                  <c:v>-12.261020086705635</c:v>
                </c:pt>
                <c:pt idx="405">
                  <c:v>-12.12549915164707</c:v>
                </c:pt>
                <c:pt idx="406">
                  <c:v>-11.986820729076861</c:v>
                </c:pt>
                <c:pt idx="407">
                  <c:v>-11.844705614447568</c:v>
                </c:pt>
                <c:pt idx="408">
                  <c:v>-11.699674648046443</c:v>
                </c:pt>
                <c:pt idx="409">
                  <c:v>-11.551219797134344</c:v>
                </c:pt>
                <c:pt idx="410">
                  <c:v>-11.399743218719957</c:v>
                </c:pt>
                <c:pt idx="411">
                  <c:v>-11.244830802083012</c:v>
                </c:pt>
                <c:pt idx="412">
                  <c:v>-11.086863358318777</c:v>
                </c:pt>
                <c:pt idx="413">
                  <c:v>-10.926324158906933</c:v>
                </c:pt>
                <c:pt idx="414">
                  <c:v>-10.762764939665793</c:v>
                </c:pt>
                <c:pt idx="415">
                  <c:v>-10.59654431194063</c:v>
                </c:pt>
                <c:pt idx="416">
                  <c:v>-10.427276341617075</c:v>
                </c:pt>
                <c:pt idx="417">
                  <c:v>-10.255401608347857</c:v>
                </c:pt>
                <c:pt idx="418">
                  <c:v>-10.08130690008398</c:v>
                </c:pt>
                <c:pt idx="419">
                  <c:v>-9.9047104507684285</c:v>
                </c:pt>
                <c:pt idx="420">
                  <c:v>-9.7260169789194659</c:v>
                </c:pt>
                <c:pt idx="421">
                  <c:v>-9.5450463250279025</c:v>
                </c:pt>
                <c:pt idx="422">
                  <c:v>-9.3618804574012575</c:v>
                </c:pt>
                <c:pt idx="423">
                  <c:v>-9.176542429625945</c:v>
                </c:pt>
                <c:pt idx="424">
                  <c:v>-8.9891534864902152</c:v>
                </c:pt>
                <c:pt idx="425">
                  <c:v>-8.8000952929258069</c:v>
                </c:pt>
                <c:pt idx="426">
                  <c:v>-8.6092226967215311</c:v>
                </c:pt>
                <c:pt idx="427">
                  <c:v>-8.4164323836564474</c:v>
                </c:pt>
                <c:pt idx="428">
                  <c:v>-8.2220624729990455</c:v>
                </c:pt>
                <c:pt idx="429">
                  <c:v>-8.026195786893366</c:v>
                </c:pt>
                <c:pt idx="430">
                  <c:v>-7.8285018905997097</c:v>
                </c:pt>
                <c:pt idx="431">
                  <c:v>-7.6294879630207486</c:v>
                </c:pt>
                <c:pt idx="432">
                  <c:v>-7.4292948871850504</c:v>
                </c:pt>
                <c:pt idx="433">
                  <c:v>-7.2278586253523569</c:v>
                </c:pt>
                <c:pt idx="434">
                  <c:v>-7.0253341488539851</c:v>
                </c:pt>
                <c:pt idx="435">
                  <c:v>-6.8218345910310587</c:v>
                </c:pt>
                <c:pt idx="436">
                  <c:v>-6.6173962399363306</c:v>
                </c:pt>
                <c:pt idx="437">
                  <c:v>-6.4121446095406833</c:v>
                </c:pt>
                <c:pt idx="438">
                  <c:v>-6.206085249781558</c:v>
                </c:pt>
                <c:pt idx="439">
                  <c:v>-5.99936245903368</c:v>
                </c:pt>
                <c:pt idx="440">
                  <c:v>-5.7919305570423445</c:v>
                </c:pt>
                <c:pt idx="441">
                  <c:v>-5.5839321345090855</c:v>
                </c:pt>
                <c:pt idx="442">
                  <c:v>-5.3753402955830083</c:v>
                </c:pt>
                <c:pt idx="443">
                  <c:v>-5.1662417046725748</c:v>
                </c:pt>
                <c:pt idx="444">
                  <c:v>-4.9567490682005877</c:v>
                </c:pt>
                <c:pt idx="445">
                  <c:v>-4.7468581169843622</c:v>
                </c:pt>
                <c:pt idx="446">
                  <c:v>-4.5366205081343614</c:v>
                </c:pt>
                <c:pt idx="447">
                  <c:v>-4.3261160753667331</c:v>
                </c:pt>
                <c:pt idx="448">
                  <c:v>-4.11538622975349</c:v>
                </c:pt>
                <c:pt idx="449">
                  <c:v>-3.90445189028978</c:v>
                </c:pt>
                <c:pt idx="450">
                  <c:v>-3.6933847792446604</c:v>
                </c:pt>
                <c:pt idx="451">
                  <c:v>-3.4822282288223501</c:v>
                </c:pt>
                <c:pt idx="452">
                  <c:v>-3.2710093483328788</c:v>
                </c:pt>
                <c:pt idx="453">
                  <c:v>-3.0597601566463704</c:v>
                </c:pt>
                <c:pt idx="454">
                  <c:v>-2.8485041342675674</c:v>
                </c:pt>
                <c:pt idx="455">
                  <c:v>-2.6372679635882323</c:v>
                </c:pt>
                <c:pt idx="456">
                  <c:v>-2.426073203980919</c:v>
                </c:pt>
                <c:pt idx="457">
                  <c:v>-2.2149791970849031</c:v>
                </c:pt>
                <c:pt idx="458">
                  <c:v>-2.0039899986237235</c:v>
                </c:pt>
                <c:pt idx="459">
                  <c:v>-1.7931058220565301</c:v>
                </c:pt>
                <c:pt idx="460">
                  <c:v>-1.5823626352474041</c:v>
                </c:pt>
                <c:pt idx="461">
                  <c:v>-1.3717494450509535</c:v>
                </c:pt>
                <c:pt idx="462">
                  <c:v>-1.1612947482615674</c:v>
                </c:pt>
                <c:pt idx="463">
                  <c:v>-0.95099459588527213</c:v>
                </c:pt>
                <c:pt idx="464">
                  <c:v>-0.7408574729226497</c:v>
                </c:pt>
                <c:pt idx="465">
                  <c:v>-0.53090307097882006</c:v>
                </c:pt>
                <c:pt idx="466">
                  <c:v>-0.32113835415802888</c:v>
                </c:pt>
                <c:pt idx="467">
                  <c:v>-0.11156777174910483</c:v>
                </c:pt>
                <c:pt idx="468">
                  <c:v>9.7805614443495503E-2</c:v>
                </c:pt>
                <c:pt idx="469">
                  <c:v>0.30691495835781069</c:v>
                </c:pt>
                <c:pt idx="470">
                  <c:v>0.51581241739913797</c:v>
                </c:pt>
                <c:pt idx="471">
                  <c:v>0.72454577973111944</c:v>
                </c:pt>
                <c:pt idx="472">
                  <c:v>0.93307203333824451</c:v>
                </c:pt>
                <c:pt idx="473">
                  <c:v>1.1414326960220917</c:v>
                </c:pt>
                <c:pt idx="474">
                  <c:v>1.3496055146679267</c:v>
                </c:pt>
                <c:pt idx="475">
                  <c:v>1.5572366807609745</c:v>
                </c:pt>
              </c:numCache>
            </c:numRef>
          </c:yVal>
          <c:smooth val="1"/>
          <c:extLst>
            <c:ext xmlns:c16="http://schemas.microsoft.com/office/drawing/2014/chart" uri="{C3380CC4-5D6E-409C-BE32-E72D297353CC}">
              <c16:uniqueId val="{0000000F-4789-45DC-97F7-B59DC835213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Лист1!$R$2:$R$477</c:f>
              <c:numCache>
                <c:formatCode>0.00</c:formatCode>
                <c:ptCount val="476"/>
                <c:pt idx="0">
                  <c:v>10.664013621211032</c:v>
                </c:pt>
                <c:pt idx="1">
                  <c:v>10.105766755342437</c:v>
                </c:pt>
                <c:pt idx="2">
                  <c:v>10.156733965873663</c:v>
                </c:pt>
                <c:pt idx="3">
                  <c:v>9.0895808860659173</c:v>
                </c:pt>
                <c:pt idx="4">
                  <c:v>8.9044255793094234</c:v>
                </c:pt>
                <c:pt idx="5">
                  <c:v>8.6793320685624842</c:v>
                </c:pt>
                <c:pt idx="6">
                  <c:v>8.4178864672779987</c:v>
                </c:pt>
                <c:pt idx="7">
                  <c:v>8.1244749337434499</c:v>
                </c:pt>
                <c:pt idx="8">
                  <c:v>7.7990078151225912</c:v>
                </c:pt>
                <c:pt idx="9">
                  <c:v>7.4456185340880898</c:v>
                </c:pt>
                <c:pt idx="10">
                  <c:v>7.0703740261495103</c:v>
                </c:pt>
                <c:pt idx="11">
                  <c:v>6.6756056919693521</c:v>
                </c:pt>
                <c:pt idx="12">
                  <c:v>6.2644765689968755</c:v>
                </c:pt>
                <c:pt idx="13">
                  <c:v>5.8401266410946384</c:v>
                </c:pt>
                <c:pt idx="14">
                  <c:v>5.4067499533295624</c:v>
                </c:pt>
                <c:pt idx="15">
                  <c:v>4.9689828380942309</c:v>
                </c:pt>
                <c:pt idx="16">
                  <c:v>4.5299853444099396</c:v>
                </c:pt>
                <c:pt idx="17">
                  <c:v>4.0908700212836253</c:v>
                </c:pt>
                <c:pt idx="18">
                  <c:v>3.6514592707157134</c:v>
                </c:pt>
                <c:pt idx="19">
                  <c:v>3.2121654957532852</c:v>
                </c:pt>
                <c:pt idx="20">
                  <c:v>2.7758522506803263</c:v>
                </c:pt>
                <c:pt idx="21">
                  <c:v>2.3439324215054493</c:v>
                </c:pt>
                <c:pt idx="22">
                  <c:v>1.918403772264714</c:v>
                </c:pt>
                <c:pt idx="23">
                  <c:v>1.5017951533198315</c:v>
                </c:pt>
                <c:pt idx="24">
                  <c:v>1.0965801291167703</c:v>
                </c:pt>
                <c:pt idx="25">
                  <c:v>0.70432335510849498</c:v>
                </c:pt>
                <c:pt idx="26">
                  <c:v>0.32503785230219362</c:v>
                </c:pt>
                <c:pt idx="27">
                  <c:v>-4.1462145448895156E-2</c:v>
                </c:pt>
                <c:pt idx="28">
                  <c:v>-0.39517614785581784</c:v>
                </c:pt>
                <c:pt idx="29">
                  <c:v>-0.73475307533516965</c:v>
                </c:pt>
                <c:pt idx="30">
                  <c:v>-1.0590533729642595</c:v>
                </c:pt>
                <c:pt idx="31">
                  <c:v>-1.3660009905695891</c:v>
                </c:pt>
                <c:pt idx="32">
                  <c:v>-1.6538629068061654</c:v>
                </c:pt>
                <c:pt idx="33">
                  <c:v>-1.9217520922422373</c:v>
                </c:pt>
                <c:pt idx="34">
                  <c:v>-2.1696511499583711</c:v>
                </c:pt>
                <c:pt idx="35">
                  <c:v>-2.3979096192866511</c:v>
                </c:pt>
                <c:pt idx="36">
                  <c:v>-2.6064854487776699</c:v>
                </c:pt>
                <c:pt idx="37">
                  <c:v>-2.7944772005081169</c:v>
                </c:pt>
                <c:pt idx="38">
                  <c:v>-2.9603767856955514</c:v>
                </c:pt>
                <c:pt idx="39">
                  <c:v>-3.102340984717006</c:v>
                </c:pt>
                <c:pt idx="40">
                  <c:v>-3.2190006706863641</c:v>
                </c:pt>
                <c:pt idx="41">
                  <c:v>-3.3098614722490307</c:v>
                </c:pt>
                <c:pt idx="42">
                  <c:v>-3.3751853037625548</c:v>
                </c:pt>
                <c:pt idx="43">
                  <c:v>-3.4154281139373759</c:v>
                </c:pt>
                <c:pt idx="44">
                  <c:v>-3.4305736798793074</c:v>
                </c:pt>
                <c:pt idx="45">
                  <c:v>-3.4198349777609058</c:v>
                </c:pt>
                <c:pt idx="46">
                  <c:v>-3.3818492844700758</c:v>
                </c:pt>
                <c:pt idx="47">
                  <c:v>-3.3152873899787663</c:v>
                </c:pt>
                <c:pt idx="48">
                  <c:v>-3.2194886382669159</c:v>
                </c:pt>
                <c:pt idx="49">
                  <c:v>-3.094700855389235</c:v>
                </c:pt>
                <c:pt idx="50">
                  <c:v>-2.941800931468602</c:v>
                </c:pt>
                <c:pt idx="51">
                  <c:v>-2.7616839006543152</c:v>
                </c:pt>
                <c:pt idx="52">
                  <c:v>-2.5547011166810973</c:v>
                </c:pt>
                <c:pt idx="53">
                  <c:v>-2.320517235249278</c:v>
                </c:pt>
                <c:pt idx="54">
                  <c:v>-2.0584444910287845</c:v>
                </c:pt>
                <c:pt idx="55">
                  <c:v>-1.7680608753114888</c:v>
                </c:pt>
                <c:pt idx="56">
                  <c:v>-1.4497055746614931</c:v>
                </c:pt>
                <c:pt idx="57">
                  <c:v>-1.1045337231829762</c:v>
                </c:pt>
                <c:pt idx="58">
                  <c:v>-0.73414706485345627</c:v>
                </c:pt>
                <c:pt idx="59">
                  <c:v>-0.339972493937239</c:v>
                </c:pt>
                <c:pt idx="60">
                  <c:v>7.7170653361826588E-2</c:v>
                </c:pt>
                <c:pt idx="61">
                  <c:v>0.51705394908785796</c:v>
                </c:pt>
                <c:pt idx="62">
                  <c:v>0.97962554935365731</c:v>
                </c:pt>
                <c:pt idx="63">
                  <c:v>1.4644421529024827</c:v>
                </c:pt>
                <c:pt idx="64">
                  <c:v>1.9703213028609701</c:v>
                </c:pt>
                <c:pt idx="65">
                  <c:v>2.4954399514943342</c:v>
                </c:pt>
                <c:pt idx="66">
                  <c:v>3.0377538006752682</c:v>
                </c:pt>
                <c:pt idx="67">
                  <c:v>3.5955782309174502</c:v>
                </c:pt>
                <c:pt idx="68">
                  <c:v>4.1678643040359002</c:v>
                </c:pt>
                <c:pt idx="69">
                  <c:v>4.7540469937026453</c:v>
                </c:pt>
                <c:pt idx="70">
                  <c:v>5.3535964943468572</c:v>
                </c:pt>
                <c:pt idx="71">
                  <c:v>5.9655261978506795</c:v>
                </c:pt>
                <c:pt idx="72">
                  <c:v>6.5881916150450701</c:v>
                </c:pt>
                <c:pt idx="73">
                  <c:v>7.2194807812571282</c:v>
                </c:pt>
                <c:pt idx="74">
                  <c:v>7.8572642281651346</c:v>
                </c:pt>
                <c:pt idx="75">
                  <c:v>8.4999111279845092</c:v>
                </c:pt>
                <c:pt idx="76">
                  <c:v>9.1462688013910842</c:v>
                </c:pt>
                <c:pt idx="77">
                  <c:v>9.7957011401653169</c:v>
                </c:pt>
                <c:pt idx="78">
                  <c:v>10.447429445385879</c:v>
                </c:pt>
                <c:pt idx="79">
                  <c:v>11.100179792940574</c:v>
                </c:pt>
                <c:pt idx="80">
                  <c:v>11.75212241113185</c:v>
                </c:pt>
                <c:pt idx="81">
                  <c:v>12.401128685474342</c:v>
                </c:pt>
                <c:pt idx="82">
                  <c:v>13.045241622626738</c:v>
                </c:pt>
                <c:pt idx="83">
                  <c:v>13.683025069534747</c:v>
                </c:pt>
                <c:pt idx="84">
                  <c:v>14.313576520979375</c:v>
                </c:pt>
                <c:pt idx="85">
                  <c:v>14.936232545971816</c:v>
                </c:pt>
                <c:pt idx="86">
                  <c:v>15.55012393891808</c:v>
                </c:pt>
                <c:pt idx="87">
                  <c:v>16.153909322619395</c:v>
                </c:pt>
                <c:pt idx="88">
                  <c:v>16.745804178714724</c:v>
                </c:pt>
                <c:pt idx="89">
                  <c:v>17.323909574747059</c:v>
                </c:pt>
                <c:pt idx="90">
                  <c:v>17.886400008201573</c:v>
                </c:pt>
                <c:pt idx="91">
                  <c:v>18.432693162560454</c:v>
                </c:pt>
                <c:pt idx="92">
                  <c:v>18.961988139152488</c:v>
                </c:pt>
                <c:pt idx="93">
                  <c:v>19.473832404613475</c:v>
                </c:pt>
                <c:pt idx="94">
                  <c:v>19.967530936002706</c:v>
                </c:pt>
                <c:pt idx="95">
                  <c:v>20.441977161169021</c:v>
                </c:pt>
                <c:pt idx="96">
                  <c:v>20.895772495865803</c:v>
                </c:pt>
                <c:pt idx="97">
                  <c:v>21.327571293711653</c:v>
                </c:pt>
                <c:pt idx="98">
                  <c:v>21.736439457535738</c:v>
                </c:pt>
                <c:pt idx="99">
                  <c:v>22.121984222531271</c:v>
                </c:pt>
                <c:pt idx="100">
                  <c:v>22.484203881025312</c:v>
                </c:pt>
                <c:pt idx="101">
                  <c:v>22.823125755786844</c:v>
                </c:pt>
                <c:pt idx="102">
                  <c:v>23.138521018624274</c:v>
                </c:pt>
                <c:pt idx="103">
                  <c:v>23.429798814654308</c:v>
                </c:pt>
                <c:pt idx="104">
                  <c:v>23.696206060051889</c:v>
                </c:pt>
                <c:pt idx="105">
                  <c:v>23.937172392010666</c:v>
                </c:pt>
                <c:pt idx="106">
                  <c:v>24.152586811780914</c:v>
                </c:pt>
                <c:pt idx="107">
                  <c:v>24.342825007438641</c:v>
                </c:pt>
                <c:pt idx="108">
                  <c:v>24.508546140789974</c:v>
                </c:pt>
                <c:pt idx="109">
                  <c:v>24.650332528352731</c:v>
                </c:pt>
                <c:pt idx="110">
                  <c:v>24.768467643856972</c:v>
                </c:pt>
                <c:pt idx="111">
                  <c:v>24.862924164533606</c:v>
                </c:pt>
                <c:pt idx="112">
                  <c:v>24.93359962999817</c:v>
                </c:pt>
                <c:pt idx="113">
                  <c:v>24.980642607808065</c:v>
                </c:pt>
                <c:pt idx="114">
                  <c:v>25.004645660519579</c:v>
                </c:pt>
                <c:pt idx="115">
                  <c:v>25.006595823168752</c:v>
                </c:pt>
                <c:pt idx="116">
                  <c:v>24.987628698348942</c:v>
                </c:pt>
                <c:pt idx="117">
                  <c:v>24.948707413673368</c:v>
                </c:pt>
                <c:pt idx="118">
                  <c:v>24.890443316101983</c:v>
                </c:pt>
                <c:pt idx="119">
                  <c:v>24.81319160163401</c:v>
                </c:pt>
                <c:pt idx="120">
                  <c:v>24.717298927903141</c:v>
                </c:pt>
                <c:pt idx="121">
                  <c:v>24.603405672311766</c:v>
                </c:pt>
                <c:pt idx="122">
                  <c:v>24.472538146376596</c:v>
                </c:pt>
                <c:pt idx="123">
                  <c:v>24.326026627421349</c:v>
                </c:pt>
                <c:pt idx="124">
                  <c:v>24.165225300192802</c:v>
                </c:pt>
                <c:pt idx="125">
                  <c:v>23.991235613822912</c:v>
                </c:pt>
                <c:pt idx="126">
                  <c:v>23.80451010167593</c:v>
                </c:pt>
                <c:pt idx="127">
                  <c:v>23.606141674518582</c:v>
                </c:pt>
                <c:pt idx="128">
                  <c:v>23.396430882811536</c:v>
                </c:pt>
                <c:pt idx="129">
                  <c:v>23.176002734899516</c:v>
                </c:pt>
                <c:pt idx="130">
                  <c:v>22.946662241220441</c:v>
                </c:pt>
                <c:pt idx="131">
                  <c:v>22.709533050656269</c:v>
                </c:pt>
                <c:pt idx="132">
                  <c:v>22.465943732857681</c:v>
                </c:pt>
                <c:pt idx="133">
                  <c:v>22.216910353302953</c:v>
                </c:pt>
                <c:pt idx="134">
                  <c:v>21.963122811913472</c:v>
                </c:pt>
                <c:pt idx="135">
                  <c:v>21.705119025707226</c:v>
                </c:pt>
                <c:pt idx="136">
                  <c:v>21.443556448817226</c:v>
                </c:pt>
                <c:pt idx="137">
                  <c:v>21.179377716779673</c:v>
                </c:pt>
                <c:pt idx="138">
                  <c:v>20.913800400495514</c:v>
                </c:pt>
                <c:pt idx="139">
                  <c:v>20.648135992884633</c:v>
                </c:pt>
                <c:pt idx="140">
                  <c:v>20.383496189117398</c:v>
                </c:pt>
                <c:pt idx="141">
                  <c:v>20.120647734403573</c:v>
                </c:pt>
                <c:pt idx="142">
                  <c:v>19.860049992799709</c:v>
                </c:pt>
                <c:pt idx="143">
                  <c:v>19.602071821689563</c:v>
                </c:pt>
                <c:pt idx="144">
                  <c:v>19.347232353687275</c:v>
                </c:pt>
                <c:pt idx="145">
                  <c:v>19.09632907211779</c:v>
                </c:pt>
                <c:pt idx="146">
                  <c:v>18.850354135036454</c:v>
                </c:pt>
                <c:pt idx="147">
                  <c:v>18.610280916094773</c:v>
                </c:pt>
                <c:pt idx="148">
                  <c:v>18.376814684271757</c:v>
                </c:pt>
                <c:pt idx="149">
                  <c:v>18.150303804874369</c:v>
                </c:pt>
                <c:pt idx="150">
                  <c:v>17.930843907594646</c:v>
                </c:pt>
                <c:pt idx="151">
                  <c:v>17.718486222624737</c:v>
                </c:pt>
                <c:pt idx="152">
                  <c:v>17.513478362560239</c:v>
                </c:pt>
                <c:pt idx="153">
                  <c:v>17.316308721899937</c:v>
                </c:pt>
                <c:pt idx="154">
                  <c:v>17.127590355277015</c:v>
                </c:pt>
                <c:pt idx="155">
                  <c:v>16.947840687632556</c:v>
                </c:pt>
                <c:pt idx="156">
                  <c:v>16.777268055081326</c:v>
                </c:pt>
                <c:pt idx="157">
                  <c:v>16.615752920508342</c:v>
                </c:pt>
                <c:pt idx="158">
                  <c:v>16.462979364395121</c:v>
                </c:pt>
                <c:pt idx="159">
                  <c:v>16.318677574396116</c:v>
                </c:pt>
                <c:pt idx="160">
                  <c:v>16.182796320319174</c:v>
                </c:pt>
                <c:pt idx="161">
                  <c:v>16.055496123433066</c:v>
                </c:pt>
                <c:pt idx="162">
                  <c:v>15.93701605796813</c:v>
                </c:pt>
                <c:pt idx="163">
                  <c:v>15.827439799904768</c:v>
                </c:pt>
                <c:pt idx="164">
                  <c:v>15.726547059416763</c:v>
                </c:pt>
                <c:pt idx="165">
                  <c:v>15.633846026659008</c:v>
                </c:pt>
                <c:pt idx="166">
                  <c:v>15.548733893036788</c:v>
                </c:pt>
                <c:pt idx="167">
                  <c:v>15.470732510089864</c:v>
                </c:pt>
                <c:pt idx="168">
                  <c:v>15.399595972895568</c:v>
                </c:pt>
                <c:pt idx="169">
                  <c:v>15.335285004973388</c:v>
                </c:pt>
                <c:pt idx="170">
                  <c:v>15.277773991227118</c:v>
                </c:pt>
                <c:pt idx="171">
                  <c:v>15.226854595541937</c:v>
                </c:pt>
                <c:pt idx="172">
                  <c:v>15.182053792476649</c:v>
                </c:pt>
                <c:pt idx="173">
                  <c:v>15.142686805129019</c:v>
                </c:pt>
                <c:pt idx="174">
                  <c:v>15.108051779866202</c:v>
                </c:pt>
                <c:pt idx="175">
                  <c:v>15.077617630362466</c:v>
                </c:pt>
                <c:pt idx="176">
                  <c:v>15.051075267791699</c:v>
                </c:pt>
                <c:pt idx="177">
                  <c:v>15.028282955288871</c:v>
                </c:pt>
                <c:pt idx="178">
                  <c:v>15.009068217873519</c:v>
                </c:pt>
                <c:pt idx="179">
                  <c:v>14.993075859546652</c:v>
                </c:pt>
                <c:pt idx="180">
                  <c:v>14.979720148444175</c:v>
                </c:pt>
                <c:pt idx="181">
                  <c:v>14.968318015336971</c:v>
                </c:pt>
                <c:pt idx="182">
                  <c:v>14.958061730861616</c:v>
                </c:pt>
                <c:pt idx="183">
                  <c:v>14.948546576499902</c:v>
                </c:pt>
                <c:pt idx="184">
                  <c:v>14.939531770348548</c:v>
                </c:pt>
                <c:pt idx="185">
                  <c:v>14.930805560946416</c:v>
                </c:pt>
                <c:pt idx="186">
                  <c:v>14.922123751044225</c:v>
                </c:pt>
                <c:pt idx="187">
                  <c:v>14.91309016048903</c:v>
                </c:pt>
                <c:pt idx="188">
                  <c:v>14.903101980686172</c:v>
                </c:pt>
                <c:pt idx="189">
                  <c:v>14.891486388444891</c:v>
                </c:pt>
                <c:pt idx="190">
                  <c:v>14.877645698189683</c:v>
                </c:pt>
                <c:pt idx="191">
                  <c:v>14.86118202209472</c:v>
                </c:pt>
                <c:pt idx="192">
                  <c:v>14.841856285929648</c:v>
                </c:pt>
                <c:pt idx="193">
                  <c:v>14.819497722387284</c:v>
                </c:pt>
                <c:pt idx="194">
                  <c:v>14.793841642141301</c:v>
                </c:pt>
                <c:pt idx="195">
                  <c:v>14.764449173212009</c:v>
                </c:pt>
                <c:pt idx="196">
                  <c:v>14.730737999081597</c:v>
                </c:pt>
                <c:pt idx="197">
                  <c:v>14.692105311155297</c:v>
                </c:pt>
                <c:pt idx="198">
                  <c:v>14.648067837953539</c:v>
                </c:pt>
                <c:pt idx="199">
                  <c:v>14.598335275053939</c:v>
                </c:pt>
                <c:pt idx="200">
                  <c:v>14.542760762572259</c:v>
                </c:pt>
                <c:pt idx="201">
                  <c:v>14.48121451735493</c:v>
                </c:pt>
                <c:pt idx="202">
                  <c:v>14.413466003537145</c:v>
                </c:pt>
                <c:pt idx="203">
                  <c:v>14.339129287004425</c:v>
                </c:pt>
                <c:pt idx="204">
                  <c:v>14.257726219296412</c:v>
                </c:pt>
                <c:pt idx="205">
                  <c:v>14.168799144029588</c:v>
                </c:pt>
                <c:pt idx="206">
                  <c:v>14.072047510743092</c:v>
                </c:pt>
                <c:pt idx="207">
                  <c:v>13.967352636158418</c:v>
                </c:pt>
                <c:pt idx="208">
                  <c:v>13.854715374112091</c:v>
                </c:pt>
                <c:pt idx="209">
                  <c:v>13.734131455421428</c:v>
                </c:pt>
                <c:pt idx="210">
                  <c:v>13.605487319827075</c:v>
                </c:pt>
                <c:pt idx="211">
                  <c:v>13.468537916243061</c:v>
                </c:pt>
                <c:pt idx="212">
                  <c:v>13.322988671064374</c:v>
                </c:pt>
                <c:pt idx="213">
                  <c:v>13.168618440628043</c:v>
                </c:pt>
                <c:pt idx="214">
                  <c:v>13.005375140905333</c:v>
                </c:pt>
                <c:pt idx="215">
                  <c:v>12.833371478319133</c:v>
                </c:pt>
                <c:pt idx="216">
                  <c:v>12.652241156995279</c:v>
                </c:pt>
                <c:pt idx="217">
                  <c:v>12.463295669853641</c:v>
                </c:pt>
                <c:pt idx="218">
                  <c:v>12.266004784405199</c:v>
                </c:pt>
                <c:pt idx="219">
                  <c:v>12.060322393476952</c:v>
                </c:pt>
                <c:pt idx="220">
                  <c:v>11.84619470536706</c:v>
                </c:pt>
                <c:pt idx="221">
                  <c:v>11.623656727373575</c:v>
                </c:pt>
                <c:pt idx="222">
                  <c:v>11.39290228039021</c:v>
                </c:pt>
                <c:pt idx="223">
                  <c:v>11.154257529973979</c:v>
                </c:pt>
                <c:pt idx="224">
                  <c:v>10.908100725710346</c:v>
                </c:pt>
                <c:pt idx="225">
                  <c:v>10.654741810262182</c:v>
                </c:pt>
                <c:pt idx="226">
                  <c:v>10.39438143521545</c:v>
                </c:pt>
                <c:pt idx="227">
                  <c:v>10.127133160829507</c:v>
                </c:pt>
                <c:pt idx="228">
                  <c:v>9.8531225010752301</c:v>
                </c:pt>
                <c:pt idx="229">
                  <c:v>9.5725825533270665</c:v>
                </c:pt>
                <c:pt idx="230">
                  <c:v>9.2858702212571753</c:v>
                </c:pt>
                <c:pt idx="231">
                  <c:v>8.9934593841433426</c:v>
                </c:pt>
                <c:pt idx="232">
                  <c:v>8.6958213597536087</c:v>
                </c:pt>
                <c:pt idx="233">
                  <c:v>8.3933343976736072</c:v>
                </c:pt>
                <c:pt idx="234">
                  <c:v>8.0862674564123047</c:v>
                </c:pt>
                <c:pt idx="235">
                  <c:v>7.7748109415173081</c:v>
                </c:pt>
                <c:pt idx="236">
                  <c:v>7.4591774582862804</c:v>
                </c:pt>
                <c:pt idx="237">
                  <c:v>7.1396974414586953</c:v>
                </c:pt>
                <c:pt idx="238">
                  <c:v>6.8168059207498963</c:v>
                </c:pt>
                <c:pt idx="239">
                  <c:v>6.4910087943076826</c:v>
                </c:pt>
                <c:pt idx="240">
                  <c:v>6.1627739645540505</c:v>
                </c:pt>
                <c:pt idx="241">
                  <c:v>5.8324600428342679</c:v>
                </c:pt>
                <c:pt idx="242">
                  <c:v>5.5001225285232058</c:v>
                </c:pt>
                <c:pt idx="243">
                  <c:v>5.1663544110953756</c:v>
                </c:pt>
                <c:pt idx="244">
                  <c:v>4.8311894170939906</c:v>
                </c:pt>
                <c:pt idx="245">
                  <c:v>4.4949592620134329</c:v>
                </c:pt>
                <c:pt idx="246">
                  <c:v>4.1580810450017438</c:v>
                </c:pt>
                <c:pt idx="247">
                  <c:v>3.8210034571588007</c:v>
                </c:pt>
                <c:pt idx="248">
                  <c:v>3.4841224651783671</c:v>
                </c:pt>
                <c:pt idx="249">
                  <c:v>3.1477213293313979</c:v>
                </c:pt>
                <c:pt idx="250">
                  <c:v>2.8121099922805985</c:v>
                </c:pt>
                <c:pt idx="251">
                  <c:v>2.4772491775453087</c:v>
                </c:pt>
                <c:pt idx="252">
                  <c:v>2.1434112589806267</c:v>
                </c:pt>
                <c:pt idx="253">
                  <c:v>1.8109023369848676</c:v>
                </c:pt>
                <c:pt idx="254">
                  <c:v>1.4800760066136704</c:v>
                </c:pt>
                <c:pt idx="255">
                  <c:v>1.1512921599671198</c:v>
                </c:pt>
                <c:pt idx="256">
                  <c:v>0.82484318269416146</c:v>
                </c:pt>
                <c:pt idx="257">
                  <c:v>0.50091590490192139</c:v>
                </c:pt>
                <c:pt idx="258">
                  <c:v>0.17963414622936341</c:v>
                </c:pt>
                <c:pt idx="259">
                  <c:v>-0.13889679126441448</c:v>
                </c:pt>
                <c:pt idx="260">
                  <c:v>-0.45451842751353949</c:v>
                </c:pt>
                <c:pt idx="261">
                  <c:v>-0.76700023999437206</c:v>
                </c:pt>
                <c:pt idx="262">
                  <c:v>-1.0760604092851243</c:v>
                </c:pt>
                <c:pt idx="263">
                  <c:v>-1.3814317379146781</c:v>
                </c:pt>
                <c:pt idx="264">
                  <c:v>-1.6829219525679942</c:v>
                </c:pt>
                <c:pt idx="265">
                  <c:v>-1.9804339293390496</c:v>
                </c:pt>
                <c:pt idx="266">
                  <c:v>-2.273929352313278</c:v>
                </c:pt>
                <c:pt idx="267">
                  <c:v>-2.5633639287203547</c:v>
                </c:pt>
                <c:pt idx="268">
                  <c:v>-2.8486326366662924</c:v>
                </c:pt>
                <c:pt idx="269">
                  <c:v>-3.129563214629886</c:v>
                </c:pt>
                <c:pt idx="270">
                  <c:v>-3.4059571456164077</c:v>
                </c:pt>
                <c:pt idx="271">
                  <c:v>-3.6776404604315722</c:v>
                </c:pt>
                <c:pt idx="272">
                  <c:v>-3.9445228658616527</c:v>
                </c:pt>
                <c:pt idx="273">
                  <c:v>-4.2058386839926234</c:v>
                </c:pt>
                <c:pt idx="274">
                  <c:v>-4.4630701750516879</c:v>
                </c:pt>
                <c:pt idx="275">
                  <c:v>-4.7156004421412945</c:v>
                </c:pt>
                <c:pt idx="276">
                  <c:v>-4.9633176326751665</c:v>
                </c:pt>
                <c:pt idx="277">
                  <c:v>-5.2061244092881669</c:v>
                </c:pt>
                <c:pt idx="278">
                  <c:v>-5.4439106270670861</c:v>
                </c:pt>
                <c:pt idx="279">
                  <c:v>-5.6766032829880668</c:v>
                </c:pt>
                <c:pt idx="280">
                  <c:v>-5.9042049385607189</c:v>
                </c:pt>
                <c:pt idx="281">
                  <c:v>-6.126780485361774</c:v>
                </c:pt>
                <c:pt idx="282">
                  <c:v>-6.3444238454103425</c:v>
                </c:pt>
                <c:pt idx="283">
                  <c:v>-6.5572016179561441</c:v>
                </c:pt>
                <c:pt idx="284">
                  <c:v>-6.765126183628996</c:v>
                </c:pt>
                <c:pt idx="285">
                  <c:v>-6.9681659504771183</c:v>
                </c:pt>
                <c:pt idx="286">
                  <c:v>-7.1662859112024</c:v>
                </c:pt>
                <c:pt idx="287">
                  <c:v>-7.359500581026059</c:v>
                </c:pt>
                <c:pt idx="288">
                  <c:v>-7.5478893667459213</c:v>
                </c:pt>
                <c:pt idx="289">
                  <c:v>-7.7315854668617101</c:v>
                </c:pt>
                <c:pt idx="290">
                  <c:v>-7.9107383027672444</c:v>
                </c:pt>
                <c:pt idx="291">
                  <c:v>-8.0854580193757783</c:v>
                </c:pt>
                <c:pt idx="292">
                  <c:v>-8.2557992622256169</c:v>
                </c:pt>
                <c:pt idx="293">
                  <c:v>-8.4217808157205454</c:v>
                </c:pt>
                <c:pt idx="294">
                  <c:v>-8.5834300026297203</c:v>
                </c:pt>
                <c:pt idx="295">
                  <c:v>-8.7408236682414469</c:v>
                </c:pt>
                <c:pt idx="296">
                  <c:v>-8.8934682950377422</c:v>
                </c:pt>
                <c:pt idx="297">
                  <c:v>-9.0424755781888742</c:v>
                </c:pt>
                <c:pt idx="298">
                  <c:v>-9.1880828842520241</c:v>
                </c:pt>
                <c:pt idx="299">
                  <c:v>-9.3300477236509156</c:v>
                </c:pt>
                <c:pt idx="300">
                  <c:v>-9.4684520646929506</c:v>
                </c:pt>
                <c:pt idx="301">
                  <c:v>-9.6033539682626508</c:v>
                </c:pt>
                <c:pt idx="302">
                  <c:v>-9.7348268643021107</c:v>
                </c:pt>
                <c:pt idx="303">
                  <c:v>-9.8629791900515311</c:v>
                </c:pt>
                <c:pt idx="304">
                  <c:v>-9.9879706129431494</c:v>
                </c:pt>
                <c:pt idx="305">
                  <c:v>-10.10997531563042</c:v>
                </c:pt>
                <c:pt idx="306">
                  <c:v>-10.229159796237894</c:v>
                </c:pt>
                <c:pt idx="307">
                  <c:v>-10.345644445717303</c:v>
                </c:pt>
                <c:pt idx="308">
                  <c:v>-10.459500986337629</c:v>
                </c:pt>
                <c:pt idx="309">
                  <c:v>-10.570793455839132</c:v>
                </c:pt>
                <c:pt idx="310">
                  <c:v>-10.679595284163902</c:v>
                </c:pt>
                <c:pt idx="311">
                  <c:v>-10.786022593080986</c:v>
                </c:pt>
                <c:pt idx="312">
                  <c:v>-10.890217119455301</c:v>
                </c:pt>
                <c:pt idx="313">
                  <c:v>-10.992343653738466</c:v>
                </c:pt>
                <c:pt idx="314">
                  <c:v>-11.092538809776306</c:v>
                </c:pt>
                <c:pt idx="315">
                  <c:v>-11.190890532731958</c:v>
                </c:pt>
                <c:pt idx="316">
                  <c:v>-11.287450906634323</c:v>
                </c:pt>
                <c:pt idx="317">
                  <c:v>-11.3822540849447</c:v>
                </c:pt>
                <c:pt idx="318">
                  <c:v>-11.475354713201511</c:v>
                </c:pt>
                <c:pt idx="319">
                  <c:v>-11.566848421096793</c:v>
                </c:pt>
                <c:pt idx="320">
                  <c:v>-11.656853038072585</c:v>
                </c:pt>
                <c:pt idx="321">
                  <c:v>-11.745296841859787</c:v>
                </c:pt>
                <c:pt idx="322">
                  <c:v>-11.832568328082511</c:v>
                </c:pt>
                <c:pt idx="323">
                  <c:v>-11.918692258000332</c:v>
                </c:pt>
                <c:pt idx="324">
                  <c:v>-12.003345027565924</c:v>
                </c:pt>
                <c:pt idx="325">
                  <c:v>-12.08696721643207</c:v>
                </c:pt>
                <c:pt idx="326">
                  <c:v>-12.169463194906678</c:v>
                </c:pt>
                <c:pt idx="327">
                  <c:v>-12.250821009278276</c:v>
                </c:pt>
                <c:pt idx="328">
                  <c:v>-12.330894653499092</c:v>
                </c:pt>
                <c:pt idx="329">
                  <c:v>-12.410140930116121</c:v>
                </c:pt>
                <c:pt idx="330">
                  <c:v>-12.488431763648961</c:v>
                </c:pt>
                <c:pt idx="331">
                  <c:v>-12.565742392837979</c:v>
                </c:pt>
                <c:pt idx="332">
                  <c:v>-12.642054033279388</c:v>
                </c:pt>
                <c:pt idx="333">
                  <c:v>-12.717339362204038</c:v>
                </c:pt>
                <c:pt idx="334">
                  <c:v>-12.791589841246557</c:v>
                </c:pt>
                <c:pt idx="335">
                  <c:v>-12.864808885753105</c:v>
                </c:pt>
                <c:pt idx="336">
                  <c:v>-12.937015280127468</c:v>
                </c:pt>
                <c:pt idx="337">
                  <c:v>-13.0082184165716</c:v>
                </c:pt>
                <c:pt idx="338">
                  <c:v>-13.078402072191226</c:v>
                </c:pt>
                <c:pt idx="339">
                  <c:v>-13.147524408996096</c:v>
                </c:pt>
                <c:pt idx="340">
                  <c:v>-13.215523950755586</c:v>
                </c:pt>
                <c:pt idx="341">
                  <c:v>-13.282338367402545</c:v>
                </c:pt>
                <c:pt idx="342">
                  <c:v>-13.34792325943703</c:v>
                </c:pt>
                <c:pt idx="343">
                  <c:v>-13.412145428359485</c:v>
                </c:pt>
                <c:pt idx="344">
                  <c:v>-13.474976697564122</c:v>
                </c:pt>
                <c:pt idx="345">
                  <c:v>-13.536688587069476</c:v>
                </c:pt>
                <c:pt idx="346">
                  <c:v>-13.59702238440512</c:v>
                </c:pt>
                <c:pt idx="347">
                  <c:v>-13.655884167551953</c:v>
                </c:pt>
                <c:pt idx="348">
                  <c:v>-13.713179160654516</c:v>
                </c:pt>
                <c:pt idx="349">
                  <c:v>-13.768879187107078</c:v>
                </c:pt>
                <c:pt idx="350">
                  <c:v>-13.822878371179067</c:v>
                </c:pt>
                <c:pt idx="351">
                  <c:v>-13.875065714120819</c:v>
                </c:pt>
                <c:pt idx="352">
                  <c:v>-13.925383155047868</c:v>
                </c:pt>
                <c:pt idx="353">
                  <c:v>-13.973913516104201</c:v>
                </c:pt>
                <c:pt idx="354">
                  <c:v>-14.020477491617154</c:v>
                </c:pt>
                <c:pt idx="355">
                  <c:v>-14.064267352223366</c:v>
                </c:pt>
                <c:pt idx="356">
                  <c:v>-14.10587480664249</c:v>
                </c:pt>
                <c:pt idx="357">
                  <c:v>-14.145775441825366</c:v>
                </c:pt>
                <c:pt idx="358">
                  <c:v>-14.183414264023268</c:v>
                </c:pt>
                <c:pt idx="359">
                  <c:v>-14.218559029698339</c:v>
                </c:pt>
                <c:pt idx="360">
                  <c:v>-14.251126916706532</c:v>
                </c:pt>
                <c:pt idx="361">
                  <c:v>-14.281234046816783</c:v>
                </c:pt>
                <c:pt idx="362">
                  <c:v>-14.308660984039276</c:v>
                </c:pt>
                <c:pt idx="363">
                  <c:v>-14.332409593462931</c:v>
                </c:pt>
                <c:pt idx="364">
                  <c:v>-14.353152698278395</c:v>
                </c:pt>
                <c:pt idx="365">
                  <c:v>-14.371745842695191</c:v>
                </c:pt>
                <c:pt idx="366">
                  <c:v>-14.387430819868996</c:v>
                </c:pt>
                <c:pt idx="367">
                  <c:v>-14.399953186511951</c:v>
                </c:pt>
                <c:pt idx="368">
                  <c:v>-14.409236097335802</c:v>
                </c:pt>
                <c:pt idx="369">
                  <c:v>-14.415300044417327</c:v>
                </c:pt>
                <c:pt idx="370">
                  <c:v>-14.418004998564717</c:v>
                </c:pt>
                <c:pt idx="371">
                  <c:v>-14.417268991470282</c:v>
                </c:pt>
                <c:pt idx="372">
                  <c:v>-14.41191543638703</c:v>
                </c:pt>
                <c:pt idx="373">
                  <c:v>-14.402813538908951</c:v>
                </c:pt>
                <c:pt idx="374">
                  <c:v>-14.391078409552522</c:v>
                </c:pt>
                <c:pt idx="375">
                  <c:v>-14.375799858570089</c:v>
                </c:pt>
                <c:pt idx="376">
                  <c:v>-14.356750765442822</c:v>
                </c:pt>
                <c:pt idx="377">
                  <c:v>-14.33387819230553</c:v>
                </c:pt>
                <c:pt idx="378">
                  <c:v>-14.30713176280258</c:v>
                </c:pt>
                <c:pt idx="379">
                  <c:v>-14.276069189608087</c:v>
                </c:pt>
                <c:pt idx="380">
                  <c:v>-14.240628142654842</c:v>
                </c:pt>
                <c:pt idx="381">
                  <c:v>-14.200744584202758</c:v>
                </c:pt>
                <c:pt idx="382">
                  <c:v>-14.156691741943316</c:v>
                </c:pt>
                <c:pt idx="383">
                  <c:v>-14.109064739942497</c:v>
                </c:pt>
                <c:pt idx="384">
                  <c:v>-14.057125009596291</c:v>
                </c:pt>
                <c:pt idx="385">
                  <c:v>-14.001245677471125</c:v>
                </c:pt>
                <c:pt idx="386">
                  <c:v>-13.940685613453354</c:v>
                </c:pt>
                <c:pt idx="387">
                  <c:v>-13.875920404493758</c:v>
                </c:pt>
                <c:pt idx="388">
                  <c:v>-13.807485406100694</c:v>
                </c:pt>
                <c:pt idx="389">
                  <c:v>-13.734788909554448</c:v>
                </c:pt>
                <c:pt idx="390">
                  <c:v>-13.658403839170887</c:v>
                </c:pt>
                <c:pt idx="391">
                  <c:v>-13.577891322970338</c:v>
                </c:pt>
                <c:pt idx="392">
                  <c:v>-13.493386267125571</c:v>
                </c:pt>
                <c:pt idx="393">
                  <c:v>-13.40536255091426</c:v>
                </c:pt>
                <c:pt idx="394">
                  <c:v>-13.313267742097374</c:v>
                </c:pt>
                <c:pt idx="395">
                  <c:v>-13.215299391746511</c:v>
                </c:pt>
                <c:pt idx="396">
                  <c:v>-13.113423885405048</c:v>
                </c:pt>
                <c:pt idx="397">
                  <c:v>-13.007595115899992</c:v>
                </c:pt>
                <c:pt idx="398">
                  <c:v>-12.898087164759632</c:v>
                </c:pt>
                <c:pt idx="399">
                  <c:v>-12.784694257378559</c:v>
                </c:pt>
                <c:pt idx="400">
                  <c:v>-12.667859534919252</c:v>
                </c:pt>
                <c:pt idx="401">
                  <c:v>-12.54718254804607</c:v>
                </c:pt>
                <c:pt idx="402">
                  <c:v>-12.423253297805735</c:v>
                </c:pt>
                <c:pt idx="403">
                  <c:v>-12.295489467680426</c:v>
                </c:pt>
                <c:pt idx="404">
                  <c:v>-12.16351280808445</c:v>
                </c:pt>
                <c:pt idx="405">
                  <c:v>-12.028005534410461</c:v>
                </c:pt>
                <c:pt idx="406">
                  <c:v>-11.889339919388245</c:v>
                </c:pt>
                <c:pt idx="407">
                  <c:v>-11.747241027653164</c:v>
                </c:pt>
                <c:pt idx="408">
                  <c:v>-11.602224576473199</c:v>
                </c:pt>
                <c:pt idx="409">
                  <c:v>-11.453785094618784</c:v>
                </c:pt>
                <c:pt idx="410">
                  <c:v>-11.302323885261968</c:v>
                </c:pt>
                <c:pt idx="411">
                  <c:v>-11.147427691519232</c:v>
                </c:pt>
                <c:pt idx="412">
                  <c:v>-10.989475616812681</c:v>
                </c:pt>
                <c:pt idx="413">
                  <c:v>-10.828951786458465</c:v>
                </c:pt>
                <c:pt idx="414">
                  <c:v>-10.665410497784586</c:v>
                </c:pt>
                <c:pt idx="415">
                  <c:v>-10.499206092953631</c:v>
                </c:pt>
                <c:pt idx="416">
                  <c:v>-10.329953491687762</c:v>
                </c:pt>
                <c:pt idx="417">
                  <c:v>-10.158096688985806</c:v>
                </c:pt>
                <c:pt idx="418">
                  <c:v>-9.9840173497795544</c:v>
                </c:pt>
                <c:pt idx="419">
                  <c:v>-9.8074371233582127</c:v>
                </c:pt>
                <c:pt idx="420">
                  <c:v>-9.6287598744034586</c:v>
                </c:pt>
                <c:pt idx="421">
                  <c:v>-9.4478062972426322</c:v>
                </c:pt>
                <c:pt idx="422">
                  <c:v>-9.2646549448370905</c:v>
                </c:pt>
                <c:pt idx="423">
                  <c:v>-9.0793322861194614</c:v>
                </c:pt>
                <c:pt idx="424">
                  <c:v>-8.8919578582048331</c:v>
                </c:pt>
                <c:pt idx="425">
                  <c:v>-8.7029141798615282</c:v>
                </c:pt>
                <c:pt idx="426">
                  <c:v>-8.512055245041827</c:v>
                </c:pt>
                <c:pt idx="427">
                  <c:v>-8.3192785933613767</c:v>
                </c:pt>
                <c:pt idx="428">
                  <c:v>-8.1249214902519693</c:v>
                </c:pt>
                <c:pt idx="429">
                  <c:v>-7.9290667578577594</c:v>
                </c:pt>
                <c:pt idx="430">
                  <c:v>-7.7313848152756286</c:v>
                </c:pt>
                <c:pt idx="431">
                  <c:v>-7.5323819875716698</c:v>
                </c:pt>
                <c:pt idx="432">
                  <c:v>-7.3321974501013383</c:v>
                </c:pt>
                <c:pt idx="433">
                  <c:v>-7.1307705804705366</c:v>
                </c:pt>
                <c:pt idx="434">
                  <c:v>-6.9282542154192432</c:v>
                </c:pt>
                <c:pt idx="435">
                  <c:v>-6.7247623421251577</c:v>
                </c:pt>
                <c:pt idx="436">
                  <c:v>-6.5203308217226903</c:v>
                </c:pt>
                <c:pt idx="437">
                  <c:v>-6.3150847412645428</c:v>
                </c:pt>
                <c:pt idx="438">
                  <c:v>-6.1090309314429758</c:v>
                </c:pt>
                <c:pt idx="439">
                  <c:v>-5.9023111291229649</c:v>
                </c:pt>
                <c:pt idx="440">
                  <c:v>-5.6948822155594794</c:v>
                </c:pt>
                <c:pt idx="441">
                  <c:v>-5.4868863545358133</c:v>
                </c:pt>
                <c:pt idx="442">
                  <c:v>-5.2782957963645405</c:v>
                </c:pt>
                <c:pt idx="443">
                  <c:v>-5.0691967785358392</c:v>
                </c:pt>
                <c:pt idx="444">
                  <c:v>-4.8597032882273155</c:v>
                </c:pt>
                <c:pt idx="445">
                  <c:v>-4.649810629338023</c:v>
                </c:pt>
                <c:pt idx="446">
                  <c:v>-4.4395696051418749</c:v>
                </c:pt>
                <c:pt idx="447">
                  <c:v>-4.2290609031915611</c:v>
                </c:pt>
                <c:pt idx="448">
                  <c:v>-4.0183267883956413</c:v>
                </c:pt>
                <c:pt idx="449">
                  <c:v>-3.8073864720761734</c:v>
                </c:pt>
                <c:pt idx="450">
                  <c:v>-3.5963121034204919</c:v>
                </c:pt>
                <c:pt idx="451">
                  <c:v>-3.3851478684693563</c:v>
                </c:pt>
                <c:pt idx="452">
                  <c:v>-3.173920022696255</c:v>
                </c:pt>
                <c:pt idx="453">
                  <c:v>-2.9626610118895731</c:v>
                </c:pt>
                <c:pt idx="454">
                  <c:v>-2.7513943165540664</c:v>
                </c:pt>
                <c:pt idx="455">
                  <c:v>-2.5401468325406311</c:v>
                </c:pt>
                <c:pt idx="456">
                  <c:v>-2.328939905762669</c:v>
                </c:pt>
                <c:pt idx="457">
                  <c:v>-2.1178328778594677</c:v>
                </c:pt>
                <c:pt idx="458">
                  <c:v>-1.9068293776363086</c:v>
                </c:pt>
                <c:pt idx="459">
                  <c:v>-1.6959304723888622</c:v>
                </c:pt>
                <c:pt idx="460">
                  <c:v>-1.4851715963333814</c:v>
                </c:pt>
                <c:pt idx="461">
                  <c:v>-1.2745421832427382</c:v>
                </c:pt>
                <c:pt idx="462">
                  <c:v>-1.0640706231817569</c:v>
                </c:pt>
                <c:pt idx="463">
                  <c:v>-0.85375318061560346</c:v>
                </c:pt>
                <c:pt idx="464">
                  <c:v>-0.64359807372093003</c:v>
                </c:pt>
                <c:pt idx="465">
                  <c:v>-0.43362512751482402</c:v>
                </c:pt>
                <c:pt idx="466">
                  <c:v>-0.22384133278392215</c:v>
                </c:pt>
                <c:pt idx="467">
                  <c:v>-1.4251187178888307E-2</c:v>
                </c:pt>
                <c:pt idx="468">
                  <c:v>0.19514220580458597</c:v>
                </c:pt>
                <c:pt idx="469">
                  <c:v>0.40427209516055862</c:v>
                </c:pt>
                <c:pt idx="470">
                  <c:v>0.6131904465146355</c:v>
                </c:pt>
                <c:pt idx="471">
                  <c:v>0.8219448879361122</c:v>
                </c:pt>
                <c:pt idx="472">
                  <c:v>1.0304926475509997</c:v>
                </c:pt>
                <c:pt idx="473">
                  <c:v>1.2388746561482546</c:v>
                </c:pt>
                <c:pt idx="474">
                  <c:v>1.4470694610848995</c:v>
                </c:pt>
                <c:pt idx="475">
                  <c:v>1.6547222932800649</c:v>
                </c:pt>
              </c:numCache>
            </c:numRef>
          </c:yVal>
          <c:smooth val="1"/>
          <c:extLst>
            <c:ext xmlns:c16="http://schemas.microsoft.com/office/drawing/2014/chart" uri="{C3380CC4-5D6E-409C-BE32-E72D297353CC}">
              <c16:uniqueId val="{00000010-4789-45DC-97F7-B59DC835213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Лист1!$S$2:$S$477</c:f>
              <c:numCache>
                <c:formatCode>0.00</c:formatCode>
                <c:ptCount val="476"/>
                <c:pt idx="0">
                  <c:v>10.811833217740057</c:v>
                </c:pt>
                <c:pt idx="1">
                  <c:v>10.278400549292559</c:v>
                </c:pt>
                <c:pt idx="2">
                  <c:v>10.328994633257359</c:v>
                </c:pt>
                <c:pt idx="3">
                  <c:v>9.2712141171097642</c:v>
                </c:pt>
                <c:pt idx="4">
                  <c:v>9.0859367117285483</c:v>
                </c:pt>
                <c:pt idx="5">
                  <c:v>8.8604786127805504</c:v>
                </c:pt>
                <c:pt idx="6">
                  <c:v>8.5984045878052502</c:v>
                </c:pt>
                <c:pt idx="7">
                  <c:v>8.3040785953402452</c:v>
                </c:pt>
                <c:pt idx="8">
                  <c:v>7.9774613589047938</c:v>
                </c:pt>
                <c:pt idx="9">
                  <c:v>7.6226649552583199</c:v>
                </c:pt>
                <c:pt idx="10">
                  <c:v>7.2457541853189289</c:v>
                </c:pt>
                <c:pt idx="11">
                  <c:v>6.8490570344030779</c:v>
                </c:pt>
                <c:pt idx="12">
                  <c:v>6.4357617281377228</c:v>
                </c:pt>
                <c:pt idx="13">
                  <c:v>6.0090389885007935</c:v>
                </c:pt>
                <c:pt idx="14">
                  <c:v>5.5730956681072712</c:v>
                </c:pt>
                <c:pt idx="15">
                  <c:v>5.1325804799795121</c:v>
                </c:pt>
                <c:pt idx="16">
                  <c:v>4.6906970188021635</c:v>
                </c:pt>
                <c:pt idx="17">
                  <c:v>4.2486449249088718</c:v>
                </c:pt>
                <c:pt idx="18">
                  <c:v>3.8063550375401971</c:v>
                </c:pt>
                <c:pt idx="19">
                  <c:v>3.3643274914473271</c:v>
                </c:pt>
                <c:pt idx="20">
                  <c:v>2.9254661846905905</c:v>
                </c:pt>
                <c:pt idx="21">
                  <c:v>2.4911993723362631</c:v>
                </c:pt>
                <c:pt idx="22">
                  <c:v>2.0635634545236803</c:v>
                </c:pt>
                <c:pt idx="23">
                  <c:v>1.6450930450111607</c:v>
                </c:pt>
                <c:pt idx="24">
                  <c:v>1.2382598938420397</c:v>
                </c:pt>
                <c:pt idx="25">
                  <c:v>0.84464375870301922</c:v>
                </c:pt>
                <c:pt idx="26">
                  <c:v>0.46428092764690487</c:v>
                </c:pt>
                <c:pt idx="27">
                  <c:v>9.7017436602618481E-2</c:v>
                </c:pt>
                <c:pt idx="28">
                  <c:v>-0.25713487411849201</c:v>
                </c:pt>
                <c:pt idx="29">
                  <c:v>-0.59684710800647722</c:v>
                </c:pt>
                <c:pt idx="30">
                  <c:v>-0.9210219450294943</c:v>
                </c:pt>
                <c:pt idx="31">
                  <c:v>-1.2276335779577463</c:v>
                </c:pt>
                <c:pt idx="32">
                  <c:v>-1.515001336298879</c:v>
                </c:pt>
                <c:pt idx="33">
                  <c:v>-1.782273624837394</c:v>
                </c:pt>
                <c:pt idx="34">
                  <c:v>-2.0294518310576661</c:v>
                </c:pt>
                <c:pt idx="35">
                  <c:v>-2.2569000095128988</c:v>
                </c:pt>
                <c:pt idx="36">
                  <c:v>-2.4646002296358316</c:v>
                </c:pt>
                <c:pt idx="37">
                  <c:v>-2.6516958799213155</c:v>
                </c:pt>
                <c:pt idx="38">
                  <c:v>-2.8167347978800512</c:v>
                </c:pt>
                <c:pt idx="39">
                  <c:v>-2.9579322516918163</c:v>
                </c:pt>
                <c:pt idx="40">
                  <c:v>-3.0739624466747002</c:v>
                </c:pt>
                <c:pt idx="41">
                  <c:v>-3.1643491555005259</c:v>
                </c:pt>
                <c:pt idx="42">
                  <c:v>-3.2293523713946337</c:v>
                </c:pt>
                <c:pt idx="43">
                  <c:v>-3.2694177970290172</c:v>
                </c:pt>
                <c:pt idx="44">
                  <c:v>-3.2845283556729532</c:v>
                </c:pt>
                <c:pt idx="45">
                  <c:v>-3.2739079099148474</c:v>
                </c:pt>
                <c:pt idx="46">
                  <c:v>-3.2362138018012003</c:v>
                </c:pt>
                <c:pt idx="47">
                  <c:v>-3.1701311230659468</c:v>
                </c:pt>
                <c:pt idx="48">
                  <c:v>-3.0749919600784743</c:v>
                </c:pt>
                <c:pt idx="49">
                  <c:v>-2.951014254614706</c:v>
                </c:pt>
                <c:pt idx="50">
                  <c:v>-2.7990294300019731</c:v>
                </c:pt>
                <c:pt idx="51">
                  <c:v>-2.6198881208896623</c:v>
                </c:pt>
                <c:pt idx="52">
                  <c:v>-2.4139098756015298</c:v>
                </c:pt>
                <c:pt idx="53">
                  <c:v>-2.1807452615350442</c:v>
                </c:pt>
                <c:pt idx="54">
                  <c:v>-1.9197007499635195</c:v>
                </c:pt>
                <c:pt idx="55">
                  <c:v>-1.6303423784673201</c:v>
                </c:pt>
                <c:pt idx="56">
                  <c:v>-1.3129826512187681</c:v>
                </c:pt>
                <c:pt idx="57">
                  <c:v>-0.96873550470918413</c:v>
                </c:pt>
                <c:pt idx="58">
                  <c:v>-0.59915668247267118</c:v>
                </c:pt>
                <c:pt idx="59">
                  <c:v>-0.20563789804000385</c:v>
                </c:pt>
                <c:pt idx="60">
                  <c:v>0.21101590753532909</c:v>
                </c:pt>
                <c:pt idx="61">
                  <c:v>0.65057194372638993</c:v>
                </c:pt>
                <c:pt idx="62">
                  <c:v>1.1129655724391314</c:v>
                </c:pt>
                <c:pt idx="63">
                  <c:v>1.5977452475577592</c:v>
                </c:pt>
                <c:pt idx="64">
                  <c:v>2.1037328347563693</c:v>
                </c:pt>
                <c:pt idx="65">
                  <c:v>2.6291180938482275</c:v>
                </c:pt>
                <c:pt idx="66">
                  <c:v>3.1718676131218664</c:v>
                </c:pt>
                <c:pt idx="67">
                  <c:v>3.7302944250404799</c:v>
                </c:pt>
                <c:pt idx="68">
                  <c:v>4.3033263243734803</c:v>
                </c:pt>
                <c:pt idx="69">
                  <c:v>4.8903637044131729</c:v>
                </c:pt>
                <c:pt idx="70">
                  <c:v>5.4908391907811165</c:v>
                </c:pt>
                <c:pt idx="71">
                  <c:v>6.1037371449172406</c:v>
                </c:pt>
                <c:pt idx="72">
                  <c:v>6.7274002701043667</c:v>
                </c:pt>
                <c:pt idx="73">
                  <c:v>7.3597131863236092</c:v>
                </c:pt>
                <c:pt idx="74">
                  <c:v>7.9985408753156388</c:v>
                </c:pt>
                <c:pt idx="75">
                  <c:v>8.6422379940747689</c:v>
                </c:pt>
                <c:pt idx="76">
                  <c:v>9.289620271325056</c:v>
                </c:pt>
                <c:pt idx="77">
                  <c:v>9.9400208607315843</c:v>
                </c:pt>
                <c:pt idx="78">
                  <c:v>10.592634594440456</c:v>
                </c:pt>
                <c:pt idx="79">
                  <c:v>11.246176448464361</c:v>
                </c:pt>
                <c:pt idx="80">
                  <c:v>11.898816651105861</c:v>
                </c:pt>
                <c:pt idx="81">
                  <c:v>12.548441103100751</c:v>
                </c:pt>
                <c:pt idx="82">
                  <c:v>13.193103910982602</c:v>
                </c:pt>
                <c:pt idx="83">
                  <c:v>13.831367214024015</c:v>
                </c:pt>
                <c:pt idx="84">
                  <c:v>14.462324237823434</c:v>
                </c:pt>
                <c:pt idx="85">
                  <c:v>15.085302159190151</c:v>
                </c:pt>
                <c:pt idx="86">
                  <c:v>15.699430918693491</c:v>
                </c:pt>
                <c:pt idx="87">
                  <c:v>16.303380239009837</c:v>
                </c:pt>
                <c:pt idx="88">
                  <c:v>16.895392924547149</c:v>
                </c:pt>
                <c:pt idx="89">
                  <c:v>17.473595657944628</c:v>
                </c:pt>
                <c:pt idx="90">
                  <c:v>18.036186844110446</c:v>
                </c:pt>
                <c:pt idx="91">
                  <c:v>18.582584166526789</c:v>
                </c:pt>
                <c:pt idx="92">
                  <c:v>19.111988434195492</c:v>
                </c:pt>
                <c:pt idx="93">
                  <c:v>19.623948821425412</c:v>
                </c:pt>
                <c:pt idx="94">
                  <c:v>20.11777030527589</c:v>
                </c:pt>
                <c:pt idx="95">
                  <c:v>20.592358267307237</c:v>
                </c:pt>
                <c:pt idx="96">
                  <c:v>21.046332907676682</c:v>
                </c:pt>
                <c:pt idx="97">
                  <c:v>21.478360533714291</c:v>
                </c:pt>
                <c:pt idx="98">
                  <c:v>21.887515586614605</c:v>
                </c:pt>
                <c:pt idx="99">
                  <c:v>22.273398470878565</c:v>
                </c:pt>
                <c:pt idx="100">
                  <c:v>22.635983571410133</c:v>
                </c:pt>
                <c:pt idx="101">
                  <c:v>22.975293087959251</c:v>
                </c:pt>
                <c:pt idx="102">
                  <c:v>23.291082823276472</c:v>
                </c:pt>
                <c:pt idx="103">
                  <c:v>23.582765337824771</c:v>
                </c:pt>
                <c:pt idx="104">
                  <c:v>23.849589255452138</c:v>
                </c:pt>
                <c:pt idx="105">
                  <c:v>24.090985921025226</c:v>
                </c:pt>
                <c:pt idx="106">
                  <c:v>24.306837505102155</c:v>
                </c:pt>
                <c:pt idx="107">
                  <c:v>24.497499203681937</c:v>
                </c:pt>
                <c:pt idx="108">
                  <c:v>24.663607978820796</c:v>
                </c:pt>
                <c:pt idx="109">
                  <c:v>24.805739316344241</c:v>
                </c:pt>
                <c:pt idx="110">
                  <c:v>24.924159613251661</c:v>
                </c:pt>
                <c:pt idx="111">
                  <c:v>25.018851792812313</c:v>
                </c:pt>
                <c:pt idx="112">
                  <c:v>25.089715102314905</c:v>
                </c:pt>
                <c:pt idx="113">
                  <c:v>25.13690835535526</c:v>
                </c:pt>
                <c:pt idx="114">
                  <c:v>25.161012160778021</c:v>
                </c:pt>
                <c:pt idx="115">
                  <c:v>25.163010138273236</c:v>
                </c:pt>
                <c:pt idx="116">
                  <c:v>25.144024229049645</c:v>
                </c:pt>
                <c:pt idx="117">
                  <c:v>25.105017560720391</c:v>
                </c:pt>
                <c:pt idx="118">
                  <c:v>25.04660831093787</c:v>
                </c:pt>
                <c:pt idx="119">
                  <c:v>24.969161921739556</c:v>
                </c:pt>
                <c:pt idx="120">
                  <c:v>24.873045542836135</c:v>
                </c:pt>
                <c:pt idx="121">
                  <c:v>24.758904674649216</c:v>
                </c:pt>
                <c:pt idx="122">
                  <c:v>24.627767336368553</c:v>
                </c:pt>
                <c:pt idx="123">
                  <c:v>24.480962097644763</c:v>
                </c:pt>
                <c:pt idx="124">
                  <c:v>24.319843143224677</c:v>
                </c:pt>
                <c:pt idx="125">
                  <c:v>24.145506799220989</c:v>
                </c:pt>
                <c:pt idx="126">
                  <c:v>23.958426091074905</c:v>
                </c:pt>
                <c:pt idx="127">
                  <c:v>23.759702467918384</c:v>
                </c:pt>
                <c:pt idx="128">
                  <c:v>23.549653556942911</c:v>
                </c:pt>
                <c:pt idx="129">
                  <c:v>23.328906074166245</c:v>
                </c:pt>
                <c:pt idx="130">
                  <c:v>23.099263322353316</c:v>
                </c:pt>
                <c:pt idx="131">
                  <c:v>22.861838704347555</c:v>
                </c:pt>
                <c:pt idx="132">
                  <c:v>22.617962497472735</c:v>
                </c:pt>
                <c:pt idx="133">
                  <c:v>22.36864564418789</c:v>
                </c:pt>
                <c:pt idx="134">
                  <c:v>22.114583167433707</c:v>
                </c:pt>
                <c:pt idx="135">
                  <c:v>21.856330060958861</c:v>
                </c:pt>
                <c:pt idx="136">
                  <c:v>21.594542071223206</c:v>
                </c:pt>
                <c:pt idx="137">
                  <c:v>21.330160126089993</c:v>
                </c:pt>
                <c:pt idx="138">
                  <c:v>21.064396673440918</c:v>
                </c:pt>
                <c:pt idx="139">
                  <c:v>20.798544421792002</c:v>
                </c:pt>
                <c:pt idx="140">
                  <c:v>20.533718481659847</c:v>
                </c:pt>
                <c:pt idx="141">
                  <c:v>20.270677059888836</c:v>
                </c:pt>
                <c:pt idx="142">
                  <c:v>20.009888058900788</c:v>
                </c:pt>
                <c:pt idx="143">
                  <c:v>19.751732289791086</c:v>
                </c:pt>
                <c:pt idx="144">
                  <c:v>19.496730592846816</c:v>
                </c:pt>
                <c:pt idx="145">
                  <c:v>19.245668497681617</c:v>
                </c:pt>
                <c:pt idx="146">
                  <c:v>18.999536454677564</c:v>
                </c:pt>
                <c:pt idx="147">
                  <c:v>18.759297591447798</c:v>
                </c:pt>
                <c:pt idx="148">
                  <c:v>18.525657176971386</c:v>
                </c:pt>
                <c:pt idx="149">
                  <c:v>18.298966991901395</c:v>
                </c:pt>
                <c:pt idx="150">
                  <c:v>18.079332911968219</c:v>
                </c:pt>
                <c:pt idx="151">
                  <c:v>17.866812998056378</c:v>
                </c:pt>
                <c:pt idx="152">
                  <c:v>17.661659985780691</c:v>
                </c:pt>
                <c:pt idx="153">
                  <c:v>17.464362269639935</c:v>
                </c:pt>
                <c:pt idx="154">
                  <c:v>17.275522658228866</c:v>
                </c:pt>
                <c:pt idx="155">
                  <c:v>17.095653453469264</c:v>
                </c:pt>
                <c:pt idx="156">
                  <c:v>16.924968114495261</c:v>
                </c:pt>
                <c:pt idx="157">
                  <c:v>16.763353934884027</c:v>
                </c:pt>
                <c:pt idx="158">
                  <c:v>16.610510364174814</c:v>
                </c:pt>
                <c:pt idx="159">
                  <c:v>16.466165882348967</c:v>
                </c:pt>
                <c:pt idx="160">
                  <c:v>16.330274382233611</c:v>
                </c:pt>
                <c:pt idx="161">
                  <c:v>16.202994677424392</c:v>
                </c:pt>
                <c:pt idx="162">
                  <c:v>16.084555596113187</c:v>
                </c:pt>
                <c:pt idx="163">
                  <c:v>15.975033983588192</c:v>
                </c:pt>
                <c:pt idx="164">
                  <c:v>15.87421467304228</c:v>
                </c:pt>
                <c:pt idx="165">
                  <c:v>15.781610977649668</c:v>
                </c:pt>
                <c:pt idx="166">
                  <c:v>15.696628627181013</c:v>
                </c:pt>
                <c:pt idx="167">
                  <c:v>15.618782642483698</c:v>
                </c:pt>
                <c:pt idx="168">
                  <c:v>15.547833949327433</c:v>
                </c:pt>
                <c:pt idx="169">
                  <c:v>15.483729609847014</c:v>
                </c:pt>
                <c:pt idx="170">
                  <c:v>15.426432055234873</c:v>
                </c:pt>
                <c:pt idx="171">
                  <c:v>15.375729534029928</c:v>
                </c:pt>
                <c:pt idx="172">
                  <c:v>15.331149020791031</c:v>
                </c:pt>
                <c:pt idx="173">
                  <c:v>15.292009153962113</c:v>
                </c:pt>
                <c:pt idx="174">
                  <c:v>15.257609787583313</c:v>
                </c:pt>
                <c:pt idx="175">
                  <c:v>15.227421543002128</c:v>
                </c:pt>
                <c:pt idx="176">
                  <c:v>15.20112679302691</c:v>
                </c:pt>
                <c:pt idx="177">
                  <c:v>15.17857526242731</c:v>
                </c:pt>
                <c:pt idx="178">
                  <c:v>15.159585937857617</c:v>
                </c:pt>
                <c:pt idx="179">
                  <c:v>15.143798500299399</c:v>
                </c:pt>
                <c:pt idx="180">
                  <c:v>15.130632340908006</c:v>
                </c:pt>
                <c:pt idx="181">
                  <c:v>15.119407805800412</c:v>
                </c:pt>
                <c:pt idx="182">
                  <c:v>15.109323996305459</c:v>
                </c:pt>
                <c:pt idx="183">
                  <c:v>15.099974486231774</c:v>
                </c:pt>
                <c:pt idx="184">
                  <c:v>15.091108247637713</c:v>
                </c:pt>
                <c:pt idx="185">
                  <c:v>15.082513529062251</c:v>
                </c:pt>
                <c:pt idx="186">
                  <c:v>15.073944425582837</c:v>
                </c:pt>
                <c:pt idx="187">
                  <c:v>15.065004757046683</c:v>
                </c:pt>
                <c:pt idx="188">
                  <c:v>15.055095130205125</c:v>
                </c:pt>
                <c:pt idx="189">
                  <c:v>15.043551260232887</c:v>
                </c:pt>
                <c:pt idx="190">
                  <c:v>15.029782292246779</c:v>
                </c:pt>
                <c:pt idx="191">
                  <c:v>15.0133869230747</c:v>
                </c:pt>
                <c:pt idx="192">
                  <c:v>14.994131201505615</c:v>
                </c:pt>
                <c:pt idx="193">
                  <c:v>14.971835821866989</c:v>
                </c:pt>
                <c:pt idx="194">
                  <c:v>14.946234387159308</c:v>
                </c:pt>
                <c:pt idx="195">
                  <c:v>14.916896563768383</c:v>
                </c:pt>
                <c:pt idx="196">
                  <c:v>14.883245158195486</c:v>
                </c:pt>
                <c:pt idx="197">
                  <c:v>14.844680777192067</c:v>
                </c:pt>
                <c:pt idx="198">
                  <c:v>14.800725272297827</c:v>
                </c:pt>
                <c:pt idx="199">
                  <c:v>14.751088339090325</c:v>
                </c:pt>
                <c:pt idx="200">
                  <c:v>14.695614579319948</c:v>
                </c:pt>
                <c:pt idx="201">
                  <c:v>14.634177625179291</c:v>
                </c:pt>
                <c:pt idx="202">
                  <c:v>14.566540110111227</c:v>
                </c:pt>
                <c:pt idx="203">
                  <c:v>14.492319515347436</c:v>
                </c:pt>
                <c:pt idx="204">
                  <c:v>14.411041107773777</c:v>
                </c:pt>
                <c:pt idx="205">
                  <c:v>14.322251500189303</c:v>
                </c:pt>
                <c:pt idx="206">
                  <c:v>14.225645019113999</c:v>
                </c:pt>
                <c:pt idx="207">
                  <c:v>14.121102127432776</c:v>
                </c:pt>
                <c:pt idx="208">
                  <c:v>14.008616848289959</c:v>
                </c:pt>
                <c:pt idx="209">
                  <c:v>13.888180643320066</c:v>
                </c:pt>
                <c:pt idx="210">
                  <c:v>13.759673975408061</c:v>
                </c:pt>
                <c:pt idx="211">
                  <c:v>13.622856062650662</c:v>
                </c:pt>
                <c:pt idx="212">
                  <c:v>13.477431477606274</c:v>
                </c:pt>
                <c:pt idx="213">
                  <c:v>13.323181638121557</c:v>
                </c:pt>
                <c:pt idx="214">
                  <c:v>13.160051044821733</c:v>
                </c:pt>
                <c:pt idx="215">
                  <c:v>12.988148134946782</c:v>
                </c:pt>
                <c:pt idx="216">
                  <c:v>12.807098928093859</c:v>
                </c:pt>
                <c:pt idx="217">
                  <c:v>12.618214063346381</c:v>
                </c:pt>
                <c:pt idx="218">
                  <c:v>12.420959892868982</c:v>
                </c:pt>
                <c:pt idx="219">
                  <c:v>12.215297140181045</c:v>
                </c:pt>
                <c:pt idx="220">
                  <c:v>12.001169452071153</c:v>
                </c:pt>
                <c:pt idx="221">
                  <c:v>11.778617812693094</c:v>
                </c:pt>
                <c:pt idx="222">
                  <c:v>11.547832627594415</c:v>
                </c:pt>
                <c:pt idx="223">
                  <c:v>11.309140062332137</c:v>
                </c:pt>
                <c:pt idx="224">
                  <c:v>11.06291068196294</c:v>
                </c:pt>
                <c:pt idx="225">
                  <c:v>10.809461259841887</c:v>
                </c:pt>
                <c:pt idx="226">
                  <c:v>10.548986470699276</c:v>
                </c:pt>
                <c:pt idx="227">
                  <c:v>10.281611828505984</c:v>
                </c:pt>
                <c:pt idx="228">
                  <c:v>10.007464554905884</c:v>
                </c:pt>
                <c:pt idx="229">
                  <c:v>9.7267794549464721</c:v>
                </c:pt>
                <c:pt idx="230">
                  <c:v>9.4399168476462361</c:v>
                </c:pt>
                <c:pt idx="231">
                  <c:v>9.1473446354269434</c:v>
                </c:pt>
                <c:pt idx="232">
                  <c:v>8.8495375514030226</c:v>
                </c:pt>
                <c:pt idx="233">
                  <c:v>8.5468738451599933</c:v>
                </c:pt>
                <c:pt idx="234">
                  <c:v>8.2396241828798704</c:v>
                </c:pt>
                <c:pt idx="235">
                  <c:v>7.9279849469661663</c:v>
                </c:pt>
                <c:pt idx="236">
                  <c:v>7.6121755734085781</c:v>
                </c:pt>
                <c:pt idx="237">
                  <c:v>7.2925256431102241</c:v>
                </c:pt>
                <c:pt idx="238">
                  <c:v>6.9694689050316301</c:v>
                </c:pt>
                <c:pt idx="239">
                  <c:v>6.6435091227292551</c:v>
                </c:pt>
                <c:pt idx="240">
                  <c:v>6.3151137717068044</c:v>
                </c:pt>
                <c:pt idx="241">
                  <c:v>5.9846427440643026</c:v>
                </c:pt>
                <c:pt idx="242">
                  <c:v>5.6521541006863094</c:v>
                </c:pt>
                <c:pt idx="243">
                  <c:v>5.3182425387203658</c:v>
                </c:pt>
                <c:pt idx="244">
                  <c:v>4.982945200055835</c:v>
                </c:pt>
                <c:pt idx="245">
                  <c:v>4.64659337326884</c:v>
                </c:pt>
                <c:pt idx="246">
                  <c:v>4.3096007421612716</c:v>
                </c:pt>
                <c:pt idx="247">
                  <c:v>3.9724134363234009</c:v>
                </c:pt>
                <c:pt idx="248">
                  <c:v>3.635425074398515</c:v>
                </c:pt>
                <c:pt idx="249">
                  <c:v>3.2989193435758328</c:v>
                </c:pt>
                <c:pt idx="250">
                  <c:v>2.9632091749459497</c:v>
                </c:pt>
                <c:pt idx="251">
                  <c:v>2.6282546516507841</c:v>
                </c:pt>
                <c:pt idx="252">
                  <c:v>2.2943298552185274</c:v>
                </c:pt>
                <c:pt idx="253">
                  <c:v>1.9617396052926761</c:v>
                </c:pt>
                <c:pt idx="254">
                  <c:v>1.6308339748531533</c:v>
                </c:pt>
                <c:pt idx="255">
                  <c:v>1.3019704012200197</c:v>
                </c:pt>
                <c:pt idx="256">
                  <c:v>0.97543940227478199</c:v>
                </c:pt>
                <c:pt idx="257">
                  <c:v>0.65142850186675427</c:v>
                </c:pt>
                <c:pt idx="258">
                  <c:v>0.33006318728439493</c:v>
                </c:pt>
                <c:pt idx="259">
                  <c:v>1.1450472428987227E-2</c:v>
                </c:pt>
                <c:pt idx="260">
                  <c:v>-0.3042508015874773</c:v>
                </c:pt>
                <c:pt idx="261">
                  <c:v>-0.61681140717118421</c:v>
                </c:pt>
                <c:pt idx="262">
                  <c:v>-0.92595199719071219</c:v>
                </c:pt>
                <c:pt idx="263">
                  <c:v>-1.2314076421782369</c:v>
                </c:pt>
                <c:pt idx="264">
                  <c:v>-1.5329861221834975</c:v>
                </c:pt>
                <c:pt idx="265">
                  <c:v>-1.8305892460048179</c:v>
                </c:pt>
                <c:pt idx="266">
                  <c:v>-2.1241760294884391</c:v>
                </c:pt>
                <c:pt idx="267">
                  <c:v>-2.4137002587318412</c:v>
                </c:pt>
                <c:pt idx="268">
                  <c:v>-2.6990564849227625</c:v>
                </c:pt>
                <c:pt idx="269">
                  <c:v>-2.9800735138356629</c:v>
                </c:pt>
                <c:pt idx="270">
                  <c:v>-3.2565553899854365</c:v>
                </c:pt>
                <c:pt idx="271">
                  <c:v>-3.5283285710960608</c:v>
                </c:pt>
                <c:pt idx="272">
                  <c:v>-3.7953021235764002</c:v>
                </c:pt>
                <c:pt idx="273">
                  <c:v>-4.0567084483802276</c:v>
                </c:pt>
                <c:pt idx="274">
                  <c:v>-4.3140274576842748</c:v>
                </c:pt>
                <c:pt idx="275">
                  <c:v>-4.5666426815092542</c:v>
                </c:pt>
                <c:pt idx="276">
                  <c:v>-4.814439278841018</c:v>
                </c:pt>
                <c:pt idx="277">
                  <c:v>-5.0573224738240228</c:v>
                </c:pt>
                <c:pt idx="278">
                  <c:v>-5.2951834022998812</c:v>
                </c:pt>
                <c:pt idx="279">
                  <c:v>-5.5279507689177931</c:v>
                </c:pt>
                <c:pt idx="280">
                  <c:v>-5.7556245736777392</c:v>
                </c:pt>
                <c:pt idx="281">
                  <c:v>-5.9782705619930754</c:v>
                </c:pt>
                <c:pt idx="282">
                  <c:v>-6.1959783867001352</c:v>
                </c:pt>
                <c:pt idx="283">
                  <c:v>-6.4088146470486942</c:v>
                </c:pt>
                <c:pt idx="284">
                  <c:v>-6.6167917236685687</c:v>
                </c:pt>
                <c:pt idx="285">
                  <c:v>-6.8198810130357312</c:v>
                </c:pt>
                <c:pt idx="286">
                  <c:v>-7.0180487886071177</c:v>
                </c:pt>
                <c:pt idx="287">
                  <c:v>-7.2113078579306071</c:v>
                </c:pt>
                <c:pt idx="288">
                  <c:v>-7.3997401893138326</c:v>
                </c:pt>
                <c:pt idx="289">
                  <c:v>-7.5834755659103026</c:v>
                </c:pt>
                <c:pt idx="290">
                  <c:v>-7.7626625552773056</c:v>
                </c:pt>
                <c:pt idx="291">
                  <c:v>-7.9374121561646254</c:v>
                </c:pt>
                <c:pt idx="292">
                  <c:v>-8.1077790141105091</c:v>
                </c:pt>
                <c:pt idx="293">
                  <c:v>-8.2737819135188584</c:v>
                </c:pt>
                <c:pt idx="294">
                  <c:v>-8.4354524463415075</c:v>
                </c:pt>
                <c:pt idx="295">
                  <c:v>-8.5928657501935461</c:v>
                </c:pt>
                <c:pt idx="296">
                  <c:v>-8.7455283075571018</c:v>
                </c:pt>
                <c:pt idx="297">
                  <c:v>-8.894551813602444</c:v>
                </c:pt>
                <c:pt idx="298">
                  <c:v>-9.0401719272136454</c:v>
                </c:pt>
                <c:pt idx="299">
                  <c:v>-9.1821435973047976</c:v>
                </c:pt>
                <c:pt idx="300">
                  <c:v>-9.3205539152025665</c:v>
                </c:pt>
                <c:pt idx="301">
                  <c:v>-9.4554609417915341</c:v>
                </c:pt>
                <c:pt idx="302">
                  <c:v>-9.5869372531771511</c:v>
                </c:pt>
                <c:pt idx="303">
                  <c:v>-9.7150947019457821</c:v>
                </c:pt>
                <c:pt idx="304">
                  <c:v>-9.8400895401835005</c:v>
                </c:pt>
                <c:pt idx="305">
                  <c:v>-9.962095950543878</c:v>
                </c:pt>
                <c:pt idx="306">
                  <c:v>-10.081281284987877</c:v>
                </c:pt>
                <c:pt idx="307">
                  <c:v>-10.197761665284602</c:v>
                </c:pt>
                <c:pt idx="308">
                  <c:v>-10.311615644395296</c:v>
                </c:pt>
                <c:pt idx="309">
                  <c:v>-10.422903844714115</c:v>
                </c:pt>
                <c:pt idx="310">
                  <c:v>-10.531703965365834</c:v>
                </c:pt>
                <c:pt idx="311">
                  <c:v>-10.638127858936759</c:v>
                </c:pt>
                <c:pt idx="312">
                  <c:v>-10.74232153147455</c:v>
                </c:pt>
                <c:pt idx="313">
                  <c:v>-10.84444550424814</c:v>
                </c:pt>
                <c:pt idx="314">
                  <c:v>-10.944637244939765</c:v>
                </c:pt>
                <c:pt idx="315">
                  <c:v>-11.042982991039736</c:v>
                </c:pt>
                <c:pt idx="316">
                  <c:v>-11.13953738808631</c:v>
                </c:pt>
                <c:pt idx="317">
                  <c:v>-11.234337151050529</c:v>
                </c:pt>
                <c:pt idx="318">
                  <c:v>-11.327436925470815</c:v>
                </c:pt>
                <c:pt idx="319">
                  <c:v>-11.41892892569299</c:v>
                </c:pt>
                <c:pt idx="320">
                  <c:v>-11.508933542668782</c:v>
                </c:pt>
                <c:pt idx="321">
                  <c:v>-11.597376492619459</c:v>
                </c:pt>
                <c:pt idx="322">
                  <c:v>-11.684646271169131</c:v>
                </c:pt>
                <c:pt idx="323">
                  <c:v>-11.770769347250427</c:v>
                </c:pt>
                <c:pt idx="324">
                  <c:v>-11.855421262979494</c:v>
                </c:pt>
                <c:pt idx="325">
                  <c:v>-11.939046013355217</c:v>
                </c:pt>
                <c:pt idx="326">
                  <c:v>-12.021543699502931</c:v>
                </c:pt>
                <c:pt idx="327">
                  <c:v>-12.102907490730264</c:v>
                </c:pt>
                <c:pt idx="328">
                  <c:v>-12.182987965643397</c:v>
                </c:pt>
                <c:pt idx="329">
                  <c:v>-12.262238511443108</c:v>
                </c:pt>
                <c:pt idx="330">
                  <c:v>-12.340536175668211</c:v>
                </c:pt>
                <c:pt idx="331">
                  <c:v>-12.417853635549545</c:v>
                </c:pt>
                <c:pt idx="332">
                  <c:v>-12.494172106683214</c:v>
                </c:pt>
                <c:pt idx="333">
                  <c:v>-12.569466827809755</c:v>
                </c:pt>
                <c:pt idx="334">
                  <c:v>-12.643728406727277</c:v>
                </c:pt>
                <c:pt idx="335">
                  <c:v>-12.716961112618401</c:v>
                </c:pt>
                <c:pt idx="336">
                  <c:v>-12.789181168377398</c:v>
                </c:pt>
                <c:pt idx="337">
                  <c:v>-12.860397966206047</c:v>
                </c:pt>
                <c:pt idx="338">
                  <c:v>-12.930596990883304</c:v>
                </c:pt>
                <c:pt idx="339">
                  <c:v>-12.999733842909333</c:v>
                </c:pt>
                <c:pt idx="340">
                  <c:v>-13.06774875372645</c:v>
                </c:pt>
                <c:pt idx="341">
                  <c:v>-13.13458280861372</c:v>
                </c:pt>
                <c:pt idx="342">
                  <c:v>-13.200186485052104</c:v>
                </c:pt>
                <c:pt idx="343">
                  <c:v>-13.264430853724447</c:v>
                </c:pt>
                <c:pt idx="344">
                  <c:v>-13.327284322679025</c:v>
                </c:pt>
                <c:pt idx="345">
                  <c:v>-13.389016704261277</c:v>
                </c:pt>
                <c:pt idx="346">
                  <c:v>-13.449372701346864</c:v>
                </c:pt>
                <c:pt idx="347">
                  <c:v>-13.508256684243641</c:v>
                </c:pt>
                <c:pt idx="348">
                  <c:v>-13.565575584769199</c:v>
                </c:pt>
                <c:pt idx="349">
                  <c:v>-13.621301226317863</c:v>
                </c:pt>
                <c:pt idx="350">
                  <c:v>-13.675326025485955</c:v>
                </c:pt>
                <c:pt idx="351">
                  <c:v>-13.727541545033443</c:v>
                </c:pt>
                <c:pt idx="352">
                  <c:v>-13.777888016402695</c:v>
                </c:pt>
                <c:pt idx="353">
                  <c:v>-13.826444846391656</c:v>
                </c:pt>
                <c:pt idx="354">
                  <c:v>-13.87303529083724</c:v>
                </c:pt>
                <c:pt idx="355">
                  <c:v>-13.916855035722238</c:v>
                </c:pt>
                <c:pt idx="356">
                  <c:v>-13.95849237442015</c:v>
                </c:pt>
                <c:pt idx="357">
                  <c:v>-13.998422893881754</c:v>
                </c:pt>
                <c:pt idx="358">
                  <c:v>-14.03609330803155</c:v>
                </c:pt>
                <c:pt idx="359">
                  <c:v>-14.071269665658459</c:v>
                </c:pt>
                <c:pt idx="360">
                  <c:v>-14.103869998455014</c:v>
                </c:pt>
                <c:pt idx="361">
                  <c:v>-14.134007866680575</c:v>
                </c:pt>
                <c:pt idx="362">
                  <c:v>-14.161468103528014</c:v>
                </c:pt>
                <c:pt idx="363">
                  <c:v>-14.185250012576558</c:v>
                </c:pt>
                <c:pt idx="364">
                  <c:v>-14.206024709343859</c:v>
                </c:pt>
                <c:pt idx="365">
                  <c:v>-14.224652007222126</c:v>
                </c:pt>
                <c:pt idx="366">
                  <c:v>-14.240369430184353</c:v>
                </c:pt>
                <c:pt idx="367">
                  <c:v>-14.252925096452193</c:v>
                </c:pt>
                <c:pt idx="368">
                  <c:v>-14.262241306900931</c:v>
                </c:pt>
                <c:pt idx="369">
                  <c:v>-14.26833684593435</c:v>
                </c:pt>
                <c:pt idx="370">
                  <c:v>-14.271075953543154</c:v>
                </c:pt>
                <c:pt idx="371">
                  <c:v>-14.270370684564087</c:v>
                </c:pt>
                <c:pt idx="372">
                  <c:v>-14.265048721432674</c:v>
                </c:pt>
                <c:pt idx="373">
                  <c:v>-14.25597756206985</c:v>
                </c:pt>
                <c:pt idx="374">
                  <c:v>-14.244273170828791</c:v>
                </c:pt>
                <c:pt idx="375">
                  <c:v>-14.229023650288561</c:v>
                </c:pt>
                <c:pt idx="376">
                  <c:v>-14.21000273376703</c:v>
                </c:pt>
                <c:pt idx="377">
                  <c:v>-14.187158337235415</c:v>
                </c:pt>
                <c:pt idx="378">
                  <c:v>-14.160435815155461</c:v>
                </c:pt>
                <c:pt idx="379">
                  <c:v>-14.129398003220544</c:v>
                </c:pt>
                <c:pt idx="380">
                  <c:v>-14.093980009853826</c:v>
                </c:pt>
                <c:pt idx="381">
                  <c:v>-14.054117797315106</c:v>
                </c:pt>
                <c:pt idx="382">
                  <c:v>-14.010085447132557</c:v>
                </c:pt>
                <c:pt idx="383">
                  <c:v>-13.962476375698998</c:v>
                </c:pt>
                <c:pt idx="384">
                  <c:v>-13.910552014410477</c:v>
                </c:pt>
                <c:pt idx="385">
                  <c:v>-13.854686343669888</c:v>
                </c:pt>
                <c:pt idx="386">
                  <c:v>-13.79413737952706</c:v>
                </c:pt>
                <c:pt idx="387">
                  <c:v>-13.729383270442465</c:v>
                </c:pt>
                <c:pt idx="388">
                  <c:v>-13.660955102741717</c:v>
                </c:pt>
                <c:pt idx="389">
                  <c:v>-13.588264583051147</c:v>
                </c:pt>
                <c:pt idx="390">
                  <c:v>-13.511882928013748</c:v>
                </c:pt>
                <c:pt idx="391">
                  <c:v>-13.431372119486305</c:v>
                </c:pt>
                <c:pt idx="392">
                  <c:v>-13.346867063641538</c:v>
                </c:pt>
                <c:pt idx="393">
                  <c:v>-13.258841639757119</c:v>
                </c:pt>
                <c:pt idx="394">
                  <c:v>-13.166741707921025</c:v>
                </c:pt>
                <c:pt idx="395">
                  <c:v>-13.068767380714368</c:v>
                </c:pt>
                <c:pt idx="396">
                  <c:v>-12.966881628334489</c:v>
                </c:pt>
                <c:pt idx="397">
                  <c:v>-12.861041758954491</c:v>
                </c:pt>
                <c:pt idx="398">
                  <c:v>-12.751520146429495</c:v>
                </c:pt>
                <c:pt idx="399">
                  <c:v>-12.638113577663846</c:v>
                </c:pt>
                <c:pt idx="400">
                  <c:v>-12.521262632310385</c:v>
                </c:pt>
                <c:pt idx="401">
                  <c:v>-12.400568568706468</c:v>
                </c:pt>
                <c:pt idx="402">
                  <c:v>-12.276620534062348</c:v>
                </c:pt>
                <c:pt idx="403">
                  <c:v>-12.14883535802362</c:v>
                </c:pt>
                <c:pt idx="404">
                  <c:v>-12.016835644841175</c:v>
                </c:pt>
                <c:pt idx="405">
                  <c:v>-11.881304463744133</c:v>
                </c:pt>
                <c:pt idx="406">
                  <c:v>-11.7426140874624</c:v>
                </c:pt>
                <c:pt idx="407">
                  <c:v>-11.600487019121637</c:v>
                </c:pt>
                <c:pt idx="408">
                  <c:v>-11.455444099008988</c:v>
                </c:pt>
                <c:pt idx="409">
                  <c:v>-11.306974732875785</c:v>
                </c:pt>
                <c:pt idx="410">
                  <c:v>-11.155484493076765</c:v>
                </c:pt>
                <c:pt idx="411">
                  <c:v>-11.000556707382191</c:v>
                </c:pt>
                <c:pt idx="412">
                  <c:v>-10.842571333050698</c:v>
                </c:pt>
                <c:pt idx="413">
                  <c:v>-10.682015910744642</c:v>
                </c:pt>
                <c:pt idx="414">
                  <c:v>-10.518438760936244</c:v>
                </c:pt>
                <c:pt idx="415">
                  <c:v>-10.352199348807293</c:v>
                </c:pt>
                <c:pt idx="416">
                  <c:v>-10.182910886406844</c:v>
                </c:pt>
                <c:pt idx="417">
                  <c:v>-10.011015661060791</c:v>
                </c:pt>
                <c:pt idx="418">
                  <c:v>-9.8368987530469703</c:v>
                </c:pt>
                <c:pt idx="419">
                  <c:v>-9.6602783963083638</c:v>
                </c:pt>
                <c:pt idx="420">
                  <c:v>-9.4815618708729321</c:v>
                </c:pt>
                <c:pt idx="421">
                  <c:v>-9.3005664557218477</c:v>
                </c:pt>
                <c:pt idx="422">
                  <c:v>-9.1173732653259947</c:v>
                </c:pt>
                <c:pt idx="423">
                  <c:v>-8.9320087686180525</c:v>
                </c:pt>
                <c:pt idx="424">
                  <c:v>-8.7445907950401196</c:v>
                </c:pt>
                <c:pt idx="425">
                  <c:v>-8.5555027171969247</c:v>
                </c:pt>
                <c:pt idx="426">
                  <c:v>-8.3645985290408102</c:v>
                </c:pt>
                <c:pt idx="427">
                  <c:v>-8.1717766240238898</c:v>
                </c:pt>
                <c:pt idx="428">
                  <c:v>-7.9773725599050165</c:v>
                </c:pt>
                <c:pt idx="429">
                  <c:v>-7.7814708665012864</c:v>
                </c:pt>
                <c:pt idx="430">
                  <c:v>-7.5837411090731077</c:v>
                </c:pt>
                <c:pt idx="431">
                  <c:v>-7.3846904665231587</c:v>
                </c:pt>
                <c:pt idx="432">
                  <c:v>-7.1844572603702543</c:v>
                </c:pt>
                <c:pt idx="433">
                  <c:v>-6.9829821489751156</c:v>
                </c:pt>
                <c:pt idx="434">
                  <c:v>-6.7804166883230144</c:v>
                </c:pt>
                <c:pt idx="435">
                  <c:v>-6.5768752925097749</c:v>
                </c:pt>
                <c:pt idx="436">
                  <c:v>-6.3723946765064996</c:v>
                </c:pt>
                <c:pt idx="437">
                  <c:v>-6.1670990735291982</c:v>
                </c:pt>
                <c:pt idx="438">
                  <c:v>-5.9609948873519505</c:v>
                </c:pt>
                <c:pt idx="439">
                  <c:v>-5.7542268432676593</c:v>
                </c:pt>
                <c:pt idx="440">
                  <c:v>-5.546748407185075</c:v>
                </c:pt>
                <c:pt idx="441">
                  <c:v>-5.3387034505605691</c:v>
                </c:pt>
                <c:pt idx="442">
                  <c:v>-5.130064223706718</c:v>
                </c:pt>
                <c:pt idx="443">
                  <c:v>-4.9209169641137063</c:v>
                </c:pt>
                <c:pt idx="444">
                  <c:v>-4.7113752320408784</c:v>
                </c:pt>
                <c:pt idx="445">
                  <c:v>-4.501435185223813</c:v>
                </c:pt>
                <c:pt idx="446">
                  <c:v>-4.2911476269364348</c:v>
                </c:pt>
                <c:pt idx="447">
                  <c:v>-4.0805928178131534</c:v>
                </c:pt>
                <c:pt idx="448">
                  <c:v>-3.8698130227625338</c:v>
                </c:pt>
                <c:pt idx="449">
                  <c:v>-3.658827880024909</c:v>
                </c:pt>
                <c:pt idx="450">
                  <c:v>-3.4477088984101991</c:v>
                </c:pt>
                <c:pt idx="451">
                  <c:v>-3.2365017581731026</c:v>
                </c:pt>
                <c:pt idx="452">
                  <c:v>-3.0252312205731862</c:v>
                </c:pt>
                <c:pt idx="453">
                  <c:v>-2.8139310121536232</c:v>
                </c:pt>
                <c:pt idx="454">
                  <c:v>-2.6026233326643693</c:v>
                </c:pt>
                <c:pt idx="455">
                  <c:v>-2.3913357183337176</c:v>
                </c:pt>
                <c:pt idx="456">
                  <c:v>-2.1800897285342216</c:v>
                </c:pt>
                <c:pt idx="457">
                  <c:v>-1.9689440645277492</c:v>
                </c:pt>
                <c:pt idx="458">
                  <c:v>-1.7579035291448222</c:v>
                </c:pt>
                <c:pt idx="459">
                  <c:v>-1.5469681223854406</c:v>
                </c:pt>
                <c:pt idx="460">
                  <c:v>-1.3361737053841316</c:v>
                </c:pt>
                <c:pt idx="461">
                  <c:v>-1.1255093917250627</c:v>
                </c:pt>
                <c:pt idx="462">
                  <c:v>-0.91500367820262829</c:v>
                </c:pt>
                <c:pt idx="463">
                  <c:v>-0.70465277591719766</c:v>
                </c:pt>
                <c:pt idx="464">
                  <c:v>-0.4944649564102287</c:v>
                </c:pt>
                <c:pt idx="465">
                  <c:v>-0.28446001801639764</c:v>
                </c:pt>
                <c:pt idx="466">
                  <c:v>-7.4644911498762512E-2</c:v>
                </c:pt>
                <c:pt idx="467">
                  <c:v>0.1349758938420561</c:v>
                </c:pt>
                <c:pt idx="468">
                  <c:v>0.34439934287220231</c:v>
                </c:pt>
                <c:pt idx="469">
                  <c:v>0.55355844944715449</c:v>
                </c:pt>
                <c:pt idx="470">
                  <c:v>0.76250548437237475</c:v>
                </c:pt>
                <c:pt idx="471">
                  <c:v>0.97128815576433813</c:v>
                </c:pt>
                <c:pt idx="472">
                  <c:v>1.179863771796223</c:v>
                </c:pt>
                <c:pt idx="473">
                  <c:v>1.3882733166217771</c:v>
                </c:pt>
                <c:pt idx="474">
                  <c:v>1.5964949106797541</c:v>
                </c:pt>
                <c:pt idx="475">
                  <c:v>1.8041745319962461</c:v>
                </c:pt>
              </c:numCache>
            </c:numRef>
          </c:yVal>
          <c:smooth val="1"/>
          <c:extLst>
            <c:ext xmlns:c16="http://schemas.microsoft.com/office/drawing/2014/chart" uri="{C3380CC4-5D6E-409C-BE32-E72D297353CC}">
              <c16:uniqueId val="{00000011-4789-45DC-97F7-B59DC835213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Лист1!$T$2:$T$477</c:f>
              <c:numCache>
                <c:formatCode>0.00</c:formatCode>
                <c:ptCount val="476"/>
                <c:pt idx="0">
                  <c:v>8.6675960853695866</c:v>
                </c:pt>
                <c:pt idx="1">
                  <c:v>7.9151500761508844</c:v>
                </c:pt>
                <c:pt idx="2">
                  <c:v>7.920700867474058</c:v>
                </c:pt>
                <c:pt idx="3">
                  <c:v>7.0330652117729038</c:v>
                </c:pt>
                <c:pt idx="4">
                  <c:v>6.8471060179173842</c:v>
                </c:pt>
                <c:pt idx="5">
                  <c:v>6.6259704664348984</c:v>
                </c:pt>
                <c:pt idx="6">
                  <c:v>6.3719122588634027</c:v>
                </c:pt>
                <c:pt idx="7">
                  <c:v>6.0880145989358052</c:v>
                </c:pt>
                <c:pt idx="8">
                  <c:v>5.7733655892312266</c:v>
                </c:pt>
                <c:pt idx="9">
                  <c:v>5.4312478043138928</c:v>
                </c:pt>
                <c:pt idx="10">
                  <c:v>5.0670105300843709</c:v>
                </c:pt>
                <c:pt idx="11">
                  <c:v>4.6823934584855982</c:v>
                </c:pt>
                <c:pt idx="12">
                  <c:v>4.2800208561122366</c:v>
                </c:pt>
                <c:pt idx="13">
                  <c:v>3.8625554122030707</c:v>
                </c:pt>
                <c:pt idx="14">
                  <c:v>3.433741626888509</c:v>
                </c:pt>
                <c:pt idx="15">
                  <c:v>2.9978301119059294</c:v>
                </c:pt>
                <c:pt idx="16">
                  <c:v>2.5577467516064596</c:v>
                </c:pt>
                <c:pt idx="17">
                  <c:v>2.1145471014082391</c:v>
                </c:pt>
                <c:pt idx="18">
                  <c:v>1.6681361719965879</c:v>
                </c:pt>
                <c:pt idx="19">
                  <c:v>1.2190498525276749</c:v>
                </c:pt>
                <c:pt idx="20">
                  <c:v>0.77020372794940772</c:v>
                </c:pt>
                <c:pt idx="21">
                  <c:v>0.32351911724545057</c:v>
                </c:pt>
                <c:pt idx="22">
                  <c:v>-0.11886634645052238</c:v>
                </c:pt>
                <c:pt idx="23">
                  <c:v>-0.55411312300711857</c:v>
                </c:pt>
                <c:pt idx="24">
                  <c:v>-0.97940312493592319</c:v>
                </c:pt>
                <c:pt idx="25">
                  <c:v>-1.3927723947912432</c:v>
                </c:pt>
                <c:pt idx="26">
                  <c:v>-1.7937348861247249</c:v>
                </c:pt>
                <c:pt idx="27">
                  <c:v>-2.1820033896714439</c:v>
                </c:pt>
                <c:pt idx="28">
                  <c:v>-2.5571264393627615</c:v>
                </c:pt>
                <c:pt idx="29">
                  <c:v>-2.9173645567148894</c:v>
                </c:pt>
                <c:pt idx="30">
                  <c:v>-3.2612632311880545</c:v>
                </c:pt>
                <c:pt idx="31">
                  <c:v>-3.5864630989730331</c:v>
                </c:pt>
                <c:pt idx="32">
                  <c:v>-3.8909924380481216</c:v>
                </c:pt>
                <c:pt idx="33">
                  <c:v>-4.1737374186515801</c:v>
                </c:pt>
                <c:pt idx="34">
                  <c:v>-4.434470066428184</c:v>
                </c:pt>
                <c:pt idx="35">
                  <c:v>-4.6733688332140444</c:v>
                </c:pt>
                <c:pt idx="36">
                  <c:v>-4.8902911283075765</c:v>
                </c:pt>
                <c:pt idx="37">
                  <c:v>-5.0843276157975179</c:v>
                </c:pt>
                <c:pt idx="38">
                  <c:v>-5.2540344581007954</c:v>
                </c:pt>
                <c:pt idx="39">
                  <c:v>-5.3976933091878845</c:v>
                </c:pt>
                <c:pt idx="40">
                  <c:v>-5.5140797674655886</c:v>
                </c:pt>
                <c:pt idx="41">
                  <c:v>-5.6028424791991673</c:v>
                </c:pt>
                <c:pt idx="42">
                  <c:v>-5.6643853090703473</c:v>
                </c:pt>
                <c:pt idx="43">
                  <c:v>-5.6993251539766758</c:v>
                </c:pt>
                <c:pt idx="44">
                  <c:v>-5.7078438811004117</c:v>
                </c:pt>
                <c:pt idx="45">
                  <c:v>-5.6893946081399918</c:v>
                </c:pt>
                <c:pt idx="46">
                  <c:v>-5.6428801551461181</c:v>
                </c:pt>
                <c:pt idx="47">
                  <c:v>-5.5672319456934893</c:v>
                </c:pt>
                <c:pt idx="48">
                  <c:v>-5.4620149500668047</c:v>
                </c:pt>
                <c:pt idx="49">
                  <c:v>-5.3276530981063814</c:v>
                </c:pt>
                <c:pt idx="50">
                  <c:v>-5.1651594668626784</c:v>
                </c:pt>
                <c:pt idx="51">
                  <c:v>-4.9755496948957427</c:v>
                </c:pt>
                <c:pt idx="52">
                  <c:v>-4.7592925384640647</c:v>
                </c:pt>
                <c:pt idx="53">
                  <c:v>-4.516172403842206</c:v>
                </c:pt>
                <c:pt idx="54">
                  <c:v>-4.2456112436950191</c:v>
                </c:pt>
                <c:pt idx="55">
                  <c:v>-3.9472594119608391</c:v>
                </c:pt>
                <c:pt idx="56">
                  <c:v>-3.621474666148421</c:v>
                </c:pt>
                <c:pt idx="57">
                  <c:v>-3.2693757455795991</c:v>
                </c:pt>
                <c:pt idx="58">
                  <c:v>-2.8924933657050098</c:v>
                </c:pt>
                <c:pt idx="59">
                  <c:v>-2.4921723190694998</c:v>
                </c:pt>
                <c:pt idx="60">
                  <c:v>-2.0691599261015647</c:v>
                </c:pt>
                <c:pt idx="61">
                  <c:v>-1.623624712787564</c:v>
                </c:pt>
                <c:pt idx="62">
                  <c:v>-1.1555564330890742</c:v>
                </c:pt>
                <c:pt idx="63">
                  <c:v>-0.66531892810016435</c:v>
                </c:pt>
                <c:pt idx="64">
                  <c:v>-0.15398703126702451</c:v>
                </c:pt>
                <c:pt idx="65">
                  <c:v>0.37674280428327583</c:v>
                </c:pt>
                <c:pt idx="66">
                  <c:v>0.92495322190224982</c:v>
                </c:pt>
                <c:pt idx="67">
                  <c:v>1.4890605015680145</c:v>
                </c:pt>
                <c:pt idx="68">
                  <c:v>2.0680774748325343</c:v>
                </c:pt>
                <c:pt idx="69">
                  <c:v>2.6614678256213655</c:v>
                </c:pt>
                <c:pt idx="70">
                  <c:v>3.2687114607542749</c:v>
                </c:pt>
                <c:pt idx="71">
                  <c:v>3.8888296701014022</c:v>
                </c:pt>
                <c:pt idx="72">
                  <c:v>4.5201956816017628</c:v>
                </c:pt>
                <c:pt idx="73">
                  <c:v>5.1607109785079928</c:v>
                </c:pt>
                <c:pt idx="74">
                  <c:v>5.8082418233155657</c:v>
                </c:pt>
                <c:pt idx="75">
                  <c:v>6.4611223809420606</c:v>
                </c:pt>
                <c:pt idx="76">
                  <c:v>7.1181086115538923</c:v>
                </c:pt>
                <c:pt idx="77">
                  <c:v>7.7784662157296767</c:v>
                </c:pt>
                <c:pt idx="78">
                  <c:v>8.4413054957985327</c:v>
                </c:pt>
                <c:pt idx="79">
                  <c:v>9.105251348018621</c:v>
                </c:pt>
                <c:pt idx="80">
                  <c:v>9.7683877632021794</c:v>
                </c:pt>
                <c:pt idx="81">
                  <c:v>10.428510989248704</c:v>
                </c:pt>
                <c:pt idx="82">
                  <c:v>11.083582064509361</c:v>
                </c:pt>
                <c:pt idx="83">
                  <c:v>11.732064937055084</c:v>
                </c:pt>
                <c:pt idx="84">
                  <c:v>12.372942687571001</c:v>
                </c:pt>
                <c:pt idx="85">
                  <c:v>13.005438324809067</c:v>
                </c:pt>
                <c:pt idx="86">
                  <c:v>13.628592136502231</c:v>
                </c:pt>
                <c:pt idx="87">
                  <c:v>14.240993584692426</c:v>
                </c:pt>
                <c:pt idx="88">
                  <c:v>14.840826559066727</c:v>
                </c:pt>
                <c:pt idx="89">
                  <c:v>15.426177611947011</c:v>
                </c:pt>
                <c:pt idx="90">
                  <c:v>15.995198187231997</c:v>
                </c:pt>
                <c:pt idx="91">
                  <c:v>16.547304260730701</c:v>
                </c:pt>
                <c:pt idx="92">
                  <c:v>17.081662487983657</c:v>
                </c:pt>
                <c:pt idx="93">
                  <c:v>17.597810089588137</c:v>
                </c:pt>
                <c:pt idx="94">
                  <c:v>18.095062288641909</c:v>
                </c:pt>
                <c:pt idx="95">
                  <c:v>18.572346666455221</c:v>
                </c:pt>
                <c:pt idx="96">
                  <c:v>19.028324407339092</c:v>
                </c:pt>
                <c:pt idx="97">
                  <c:v>19.461707925796468</c:v>
                </c:pt>
                <c:pt idx="98">
                  <c:v>19.871624600887262</c:v>
                </c:pt>
                <c:pt idx="99">
                  <c:v>20.2577175289392</c:v>
                </c:pt>
                <c:pt idx="100">
                  <c:v>20.620008909702282</c:v>
                </c:pt>
                <c:pt idx="101">
                  <c:v>20.958561927080126</c:v>
                </c:pt>
                <c:pt idx="102">
                  <c:v>21.273176783323237</c:v>
                </c:pt>
                <c:pt idx="103">
                  <c:v>21.563324099779102</c:v>
                </c:pt>
                <c:pt idx="104">
                  <c:v>21.828307145833918</c:v>
                </c:pt>
                <c:pt idx="105">
                  <c:v>22.067601665854436</c:v>
                </c:pt>
                <c:pt idx="106">
                  <c:v>22.281123983859985</c:v>
                </c:pt>
                <c:pt idx="107">
                  <c:v>22.469260033965092</c:v>
                </c:pt>
                <c:pt idx="108">
                  <c:v>22.632657024264304</c:v>
                </c:pt>
                <c:pt idx="109">
                  <c:v>22.771892148256285</c:v>
                </c:pt>
                <c:pt idx="110">
                  <c:v>22.887250587344152</c:v>
                </c:pt>
                <c:pt idx="111">
                  <c:v>22.978718680143334</c:v>
                </c:pt>
                <c:pt idx="112">
                  <c:v>23.046211043000206</c:v>
                </c:pt>
                <c:pt idx="113">
                  <c:v>23.089876243472062</c:v>
                </c:pt>
                <c:pt idx="114">
                  <c:v>23.11030001342294</c:v>
                </c:pt>
                <c:pt idx="115">
                  <c:v>23.108436942100496</c:v>
                </c:pt>
                <c:pt idx="116">
                  <c:v>23.085393601655905</c:v>
                </c:pt>
                <c:pt idx="117">
                  <c:v>23.042112627625421</c:v>
                </c:pt>
                <c:pt idx="118">
                  <c:v>22.979208782315215</c:v>
                </c:pt>
                <c:pt idx="119">
                  <c:v>22.897037261724464</c:v>
                </c:pt>
                <c:pt idx="120">
                  <c:v>22.795966923236847</c:v>
                </c:pt>
                <c:pt idx="121">
                  <c:v>22.676641559600807</c:v>
                </c:pt>
                <c:pt idx="122">
                  <c:v>22.54009089767932</c:v>
                </c:pt>
                <c:pt idx="123">
                  <c:v>22.38762984573837</c:v>
                </c:pt>
                <c:pt idx="124">
                  <c:v>22.220610880851734</c:v>
                </c:pt>
                <c:pt idx="125">
                  <c:v>22.040140575170476</c:v>
                </c:pt>
                <c:pt idx="126">
                  <c:v>21.84670390784737</c:v>
                </c:pt>
                <c:pt idx="127">
                  <c:v>21.641434773802757</c:v>
                </c:pt>
                <c:pt idx="128">
                  <c:v>21.424681538343417</c:v>
                </c:pt>
                <c:pt idx="129">
                  <c:v>21.197087994217849</c:v>
                </c:pt>
                <c:pt idx="130">
                  <c:v>20.960491597652403</c:v>
                </c:pt>
                <c:pt idx="131">
                  <c:v>20.716024535894341</c:v>
                </c:pt>
                <c:pt idx="132">
                  <c:v>20.465039286017394</c:v>
                </c:pt>
                <c:pt idx="133">
                  <c:v>20.20858435928821</c:v>
                </c:pt>
                <c:pt idx="134">
                  <c:v>19.947390639781901</c:v>
                </c:pt>
                <c:pt idx="135">
                  <c:v>19.682057520747129</c:v>
                </c:pt>
                <c:pt idx="136">
                  <c:v>19.413280025124546</c:v>
                </c:pt>
                <c:pt idx="137">
                  <c:v>19.142031526565543</c:v>
                </c:pt>
                <c:pt idx="138">
                  <c:v>18.869550088047962</c:v>
                </c:pt>
                <c:pt idx="139">
                  <c:v>18.597152325510947</c:v>
                </c:pt>
                <c:pt idx="140">
                  <c:v>18.325977256894099</c:v>
                </c:pt>
                <c:pt idx="141">
                  <c:v>18.056806996464719</c:v>
                </c:pt>
                <c:pt idx="142">
                  <c:v>17.79014189243312</c:v>
                </c:pt>
                <c:pt idx="143">
                  <c:v>17.526386663317673</c:v>
                </c:pt>
                <c:pt idx="144">
                  <c:v>17.266082641482299</c:v>
                </c:pt>
                <c:pt idx="145">
                  <c:v>17.010035848617537</c:v>
                </c:pt>
                <c:pt idx="146">
                  <c:v>16.75924015045161</c:v>
                </c:pt>
                <c:pt idx="147">
                  <c:v>16.514655259251573</c:v>
                </c:pt>
                <c:pt idx="148">
                  <c:v>16.276994982361789</c:v>
                </c:pt>
                <c:pt idx="149">
                  <c:v>16.046619638800586</c:v>
                </c:pt>
                <c:pt idx="150">
                  <c:v>15.823638519644682</c:v>
                </c:pt>
                <c:pt idx="151">
                  <c:v>15.608121639490079</c:v>
                </c:pt>
                <c:pt idx="152">
                  <c:v>15.400323441624634</c:v>
                </c:pt>
                <c:pt idx="153">
                  <c:v>15.200722074508647</c:v>
                </c:pt>
                <c:pt idx="154">
                  <c:v>15.009913516044568</c:v>
                </c:pt>
                <c:pt idx="155">
                  <c:v>14.828401529788916</c:v>
                </c:pt>
                <c:pt idx="156">
                  <c:v>14.656387621164299</c:v>
                </c:pt>
                <c:pt idx="157">
                  <c:v>14.493757376074777</c:v>
                </c:pt>
                <c:pt idx="158">
                  <c:v>14.340206828713391</c:v>
                </c:pt>
                <c:pt idx="159">
                  <c:v>14.195472143590443</c:v>
                </c:pt>
                <c:pt idx="160">
                  <c:v>14.059489282965616</c:v>
                </c:pt>
                <c:pt idx="161">
                  <c:v>13.932409375905955</c:v>
                </c:pt>
                <c:pt idx="162">
                  <c:v>13.814449296891688</c:v>
                </c:pt>
                <c:pt idx="163">
                  <c:v>13.70566881448028</c:v>
                </c:pt>
                <c:pt idx="164">
                  <c:v>13.605847638845393</c:v>
                </c:pt>
                <c:pt idx="165">
                  <c:v>13.514491398632519</c:v>
                </c:pt>
                <c:pt idx="166">
                  <c:v>13.431003262102562</c:v>
                </c:pt>
                <c:pt idx="167">
                  <c:v>13.354896542429916</c:v>
                </c:pt>
                <c:pt idx="168">
                  <c:v>13.28591765016313</c:v>
                </c:pt>
                <c:pt idx="169">
                  <c:v>13.223997424542851</c:v>
                </c:pt>
                <c:pt idx="170">
                  <c:v>13.169086343049981</c:v>
                </c:pt>
                <c:pt idx="171">
                  <c:v>13.120957285165755</c:v>
                </c:pt>
                <c:pt idx="172">
                  <c:v>13.079123564064503</c:v>
                </c:pt>
                <c:pt idx="173">
                  <c:v>13.042899549007416</c:v>
                </c:pt>
                <c:pt idx="174">
                  <c:v>13.01157740950579</c:v>
                </c:pt>
                <c:pt idx="175">
                  <c:v>12.984613251686085</c:v>
                </c:pt>
                <c:pt idx="176">
                  <c:v>12.961679202318166</c:v>
                </c:pt>
                <c:pt idx="177">
                  <c:v>12.942596809566012</c:v>
                </c:pt>
                <c:pt idx="178">
                  <c:v>12.927174814045379</c:v>
                </c:pt>
                <c:pt idx="179">
                  <c:v>12.915033258497694</c:v>
                </c:pt>
                <c:pt idx="180">
                  <c:v>12.90557274967429</c:v>
                </c:pt>
                <c:pt idx="181">
                  <c:v>12.898108510672992</c:v>
                </c:pt>
                <c:pt idx="182">
                  <c:v>12.891819150745867</c:v>
                </c:pt>
                <c:pt idx="183">
                  <c:v>12.886287143826479</c:v>
                </c:pt>
                <c:pt idx="184">
                  <c:v>12.881241823732816</c:v>
                </c:pt>
                <c:pt idx="185">
                  <c:v>12.876445823907805</c:v>
                </c:pt>
                <c:pt idx="186">
                  <c:v>12.871639578044377</c:v>
                </c:pt>
                <c:pt idx="187">
                  <c:v>12.866407267749267</c:v>
                </c:pt>
                <c:pt idx="188">
                  <c:v>12.860139253735502</c:v>
                </c:pt>
                <c:pt idx="189">
                  <c:v>12.852160151302803</c:v>
                </c:pt>
                <c:pt idx="190">
                  <c:v>12.841870567202559</c:v>
                </c:pt>
                <c:pt idx="191">
                  <c:v>12.828856390714616</c:v>
                </c:pt>
                <c:pt idx="192">
                  <c:v>12.812867447733849</c:v>
                </c:pt>
                <c:pt idx="193">
                  <c:v>12.793713332712596</c:v>
                </c:pt>
                <c:pt idx="194">
                  <c:v>12.771119110286216</c:v>
                </c:pt>
                <c:pt idx="195">
                  <c:v>12.744642493128758</c:v>
                </c:pt>
                <c:pt idx="196">
                  <c:v>12.713707995414721</c:v>
                </c:pt>
                <c:pt idx="197">
                  <c:v>12.677714516222444</c:v>
                </c:pt>
                <c:pt idx="198">
                  <c:v>12.636184760928153</c:v>
                </c:pt>
                <c:pt idx="199">
                  <c:v>12.588825009763191</c:v>
                </c:pt>
                <c:pt idx="200">
                  <c:v>12.535478156805013</c:v>
                </c:pt>
                <c:pt idx="201">
                  <c:v>12.476011003553834</c:v>
                </c:pt>
                <c:pt idx="202">
                  <c:v>12.410188744962166</c:v>
                </c:pt>
                <c:pt idx="203">
                  <c:v>12.337630569934795</c:v>
                </c:pt>
                <c:pt idx="204">
                  <c:v>12.25786686837673</c:v>
                </c:pt>
                <c:pt idx="205">
                  <c:v>12.170451937615868</c:v>
                </c:pt>
                <c:pt idx="206">
                  <c:v>12.075086934864508</c:v>
                </c:pt>
                <c:pt idx="207">
                  <c:v>11.971650615334458</c:v>
                </c:pt>
                <c:pt idx="208">
                  <c:v>11.860138709843145</c:v>
                </c:pt>
                <c:pt idx="209">
                  <c:v>11.740541826188563</c:v>
                </c:pt>
                <c:pt idx="210">
                  <c:v>11.612743842601727</c:v>
                </c:pt>
                <c:pt idx="211">
                  <c:v>11.476506538689096</c:v>
                </c:pt>
                <c:pt idx="212">
                  <c:v>11.331543879210912</c:v>
                </c:pt>
                <c:pt idx="213">
                  <c:v>11.177639843523469</c:v>
                </c:pt>
                <c:pt idx="214">
                  <c:v>11.014740639924982</c:v>
                </c:pt>
                <c:pt idx="215">
                  <c:v>10.842955559492067</c:v>
                </c:pt>
                <c:pt idx="216">
                  <c:v>10.661900375783409</c:v>
                </c:pt>
                <c:pt idx="217">
                  <c:v>10.472897681593892</c:v>
                </c:pt>
                <c:pt idx="218">
                  <c:v>10.275410413742053</c:v>
                </c:pt>
                <c:pt idx="219">
                  <c:v>10.069399295747266</c:v>
                </c:pt>
                <c:pt idx="220">
                  <c:v>9.8548113897442757</c:v>
                </c:pt>
                <c:pt idx="221">
                  <c:v>9.6316919490694435</c:v>
                </c:pt>
                <c:pt idx="222">
                  <c:v>9.4002296715974349</c:v>
                </c:pt>
                <c:pt idx="223">
                  <c:v>9.1607498690485745</c:v>
                </c:pt>
                <c:pt idx="224">
                  <c:v>8.913621398806546</c:v>
                </c:pt>
                <c:pt idx="225">
                  <c:v>8.6591593265533113</c:v>
                </c:pt>
                <c:pt idx="226">
                  <c:v>8.397564303874951</c:v>
                </c:pt>
                <c:pt idx="227">
                  <c:v>8.128960990905707</c:v>
                </c:pt>
                <c:pt idx="228">
                  <c:v>7.8534860014915191</c:v>
                </c:pt>
                <c:pt idx="229">
                  <c:v>7.571380117535556</c:v>
                </c:pt>
                <c:pt idx="230">
                  <c:v>7.283003658056252</c:v>
                </c:pt>
                <c:pt idx="231">
                  <c:v>6.9888309292495148</c:v>
                </c:pt>
                <c:pt idx="232">
                  <c:v>6.6893349565565465</c:v>
                </c:pt>
                <c:pt idx="233">
                  <c:v>6.3849008202552442</c:v>
                </c:pt>
                <c:pt idx="234">
                  <c:v>6.0758068710565221</c:v>
                </c:pt>
                <c:pt idx="235">
                  <c:v>5.7622597374021964</c:v>
                </c:pt>
                <c:pt idx="236">
                  <c:v>5.4444882474839638</c:v>
                </c:pt>
                <c:pt idx="237">
                  <c:v>5.1228309474885458</c:v>
                </c:pt>
                <c:pt idx="238">
                  <c:v>4.7977288439869863</c:v>
                </c:pt>
                <c:pt idx="239">
                  <c:v>4.4696916773915278</c:v>
                </c:pt>
                <c:pt idx="240">
                  <c:v>4.1391924731433374</c:v>
                </c:pt>
                <c:pt idx="241">
                  <c:v>3.8065996617078754</c:v>
                </c:pt>
                <c:pt idx="242">
                  <c:v>3.4719832576811296</c:v>
                </c:pt>
                <c:pt idx="243">
                  <c:v>3.1359501253813491</c:v>
                </c:pt>
                <c:pt idx="244">
                  <c:v>2.7985457316040989</c:v>
                </c:pt>
                <c:pt idx="245">
                  <c:v>2.4601101167500015</c:v>
                </c:pt>
                <c:pt idx="246">
                  <c:v>2.1210640087723722</c:v>
                </c:pt>
                <c:pt idx="247">
                  <c:v>1.781859087198969</c:v>
                </c:pt>
                <c:pt idx="248">
                  <c:v>1.4428939869627335</c:v>
                </c:pt>
                <c:pt idx="249">
                  <c:v>1.104459759593005</c:v>
                </c:pt>
                <c:pt idx="250">
                  <c:v>0.76688780039548488</c:v>
                </c:pt>
                <c:pt idx="251">
                  <c:v>0.43012917386367877</c:v>
                </c:pt>
                <c:pt idx="252">
                  <c:v>9.4470502249896518E-2</c:v>
                </c:pt>
                <c:pt idx="253">
                  <c:v>-0.23977787154726649</c:v>
                </c:pt>
                <c:pt idx="254">
                  <c:v>-0.57226275270804761</c:v>
                </c:pt>
                <c:pt idx="255">
                  <c:v>-0.90262518301606132</c:v>
                </c:pt>
                <c:pt idx="256">
                  <c:v>-1.2305721631273612</c:v>
                </c:pt>
                <c:pt idx="257">
                  <c:v>-1.5559133408591108</c:v>
                </c:pt>
                <c:pt idx="258">
                  <c:v>-1.8785187195986464</c:v>
                </c:pt>
                <c:pt idx="259">
                  <c:v>-2.1982777275145025</c:v>
                </c:pt>
                <c:pt idx="260">
                  <c:v>-2.5150288827717251</c:v>
                </c:pt>
                <c:pt idx="261">
                  <c:v>-2.8285431437194317</c:v>
                </c:pt>
                <c:pt idx="262">
                  <c:v>-3.1385417327284784</c:v>
                </c:pt>
                <c:pt idx="263">
                  <c:v>-3.4447616681456523</c:v>
                </c:pt>
                <c:pt idx="264">
                  <c:v>-3.7470112636685369</c:v>
                </c:pt>
                <c:pt idx="265">
                  <c:v>-4.0451910473406283</c:v>
                </c:pt>
                <c:pt idx="266">
                  <c:v>-4.3392587542533851</c:v>
                </c:pt>
                <c:pt idx="267">
                  <c:v>-4.6291674233973028</c:v>
                </c:pt>
                <c:pt idx="268">
                  <c:v>-4.9148124597966625</c:v>
                </c:pt>
                <c:pt idx="269">
                  <c:v>-5.196024376899004</c:v>
                </c:pt>
                <c:pt idx="270">
                  <c:v>-5.4726093538105456</c:v>
                </c:pt>
                <c:pt idx="271">
                  <c:v>-5.7443979039788031</c:v>
                </c:pt>
                <c:pt idx="272">
                  <c:v>-6.0112999476492401</c:v>
                </c:pt>
                <c:pt idx="273">
                  <c:v>-6.2725333705544077</c:v>
                </c:pt>
                <c:pt idx="274">
                  <c:v>-6.5296069018542227</c:v>
                </c:pt>
                <c:pt idx="275">
                  <c:v>-6.7818904101848201</c:v>
                </c:pt>
                <c:pt idx="276">
                  <c:v>-7.0292720429598949</c:v>
                </c:pt>
                <c:pt idx="277">
                  <c:v>-7.2716578781604619</c:v>
                </c:pt>
                <c:pt idx="278">
                  <c:v>-7.508945028483816</c:v>
                </c:pt>
                <c:pt idx="279">
                  <c:v>-7.7410630524157931</c:v>
                </c:pt>
                <c:pt idx="280">
                  <c:v>-7.9680162191390744</c:v>
                </c:pt>
                <c:pt idx="281">
                  <c:v>-8.1898702740669105</c:v>
                </c:pt>
                <c:pt idx="282">
                  <c:v>-8.4067165777087105</c:v>
                </c:pt>
                <c:pt idx="283">
                  <c:v>-8.61862514466047</c:v>
                </c:pt>
                <c:pt idx="284">
                  <c:v>-8.8256087824701783</c:v>
                </c:pt>
                <c:pt idx="285">
                  <c:v>-9.0276444375514835</c:v>
                </c:pt>
                <c:pt idx="286">
                  <c:v>-9.2247030794620084</c:v>
                </c:pt>
                <c:pt idx="287">
                  <c:v>-9.4168009310960201</c:v>
                </c:pt>
                <c:pt idx="288">
                  <c:v>-9.6040250837802468</c:v>
                </c:pt>
                <c:pt idx="289">
                  <c:v>-9.7865061745047193</c:v>
                </c:pt>
                <c:pt idx="290">
                  <c:v>-9.9643953323364229</c:v>
                </c:pt>
                <c:pt idx="291">
                  <c:v>-10.137806117534595</c:v>
                </c:pt>
                <c:pt idx="292">
                  <c:v>-10.306800006329974</c:v>
                </c:pt>
                <c:pt idx="293">
                  <c:v>-10.47140090614556</c:v>
                </c:pt>
                <c:pt idx="294">
                  <c:v>-10.631643824279285</c:v>
                </c:pt>
                <c:pt idx="295">
                  <c:v>-10.787610729038672</c:v>
                </c:pt>
                <c:pt idx="296">
                  <c:v>-10.938808956742257</c:v>
                </c:pt>
                <c:pt idx="297">
                  <c:v>-11.086357033252686</c:v>
                </c:pt>
                <c:pt idx="298">
                  <c:v>-11.230491471290554</c:v>
                </c:pt>
                <c:pt idx="299">
                  <c:v>-11.370974904298741</c:v>
                </c:pt>
                <c:pt idx="300">
                  <c:v>-11.507895277440495</c:v>
                </c:pt>
                <c:pt idx="301">
                  <c:v>-11.641315774619548</c:v>
                </c:pt>
                <c:pt idx="302">
                  <c:v>-11.771314948797199</c:v>
                </c:pt>
                <c:pt idx="303">
                  <c:v>-11.898008921742385</c:v>
                </c:pt>
                <c:pt idx="304">
                  <c:v>-12.021556507050983</c:v>
                </c:pt>
                <c:pt idx="305">
                  <c:v>-12.142135302722435</c:v>
                </c:pt>
                <c:pt idx="306">
                  <c:v>-12.259915222227571</c:v>
                </c:pt>
                <c:pt idx="307">
                  <c:v>-12.375015802681418</c:v>
                </c:pt>
                <c:pt idx="308">
                  <c:v>-12.487518158555028</c:v>
                </c:pt>
                <c:pt idx="309">
                  <c:v>-12.597489742934702</c:v>
                </c:pt>
                <c:pt idx="310">
                  <c:v>-12.705009108781798</c:v>
                </c:pt>
                <c:pt idx="311">
                  <c:v>-12.810191524028777</c:v>
                </c:pt>
                <c:pt idx="312">
                  <c:v>-12.913183848559829</c:v>
                </c:pt>
                <c:pt idx="313">
                  <c:v>-13.014149165153459</c:v>
                </c:pt>
                <c:pt idx="314">
                  <c:v>-13.113224087655492</c:v>
                </c:pt>
                <c:pt idx="315">
                  <c:v>-13.210499122738817</c:v>
                </c:pt>
                <c:pt idx="316">
                  <c:v>-13.306028915941678</c:v>
                </c:pt>
                <c:pt idx="317">
                  <c:v>-13.399852743744816</c:v>
                </c:pt>
                <c:pt idx="318">
                  <c:v>-13.492025251686538</c:v>
                </c:pt>
                <c:pt idx="319">
                  <c:v>-13.58264292329546</c:v>
                </c:pt>
                <c:pt idx="320">
                  <c:v>-13.671821880340572</c:v>
                </c:pt>
                <c:pt idx="321">
                  <c:v>-13.759497231245032</c:v>
                </c:pt>
                <c:pt idx="322">
                  <c:v>-13.846044664084904</c:v>
                </c:pt>
                <c:pt idx="323">
                  <c:v>-13.931491501629338</c:v>
                </c:pt>
                <c:pt idx="324">
                  <c:v>-14.015528655052167</c:v>
                </c:pt>
                <c:pt idx="325">
                  <c:v>-14.09857962727544</c:v>
                </c:pt>
                <c:pt idx="326">
                  <c:v>-14.180554765462851</c:v>
                </c:pt>
                <c:pt idx="327">
                  <c:v>-14.261442969739404</c:v>
                </c:pt>
                <c:pt idx="328">
                  <c:v>-14.341108480095857</c:v>
                </c:pt>
                <c:pt idx="329">
                  <c:v>-14.41998419165609</c:v>
                </c:pt>
                <c:pt idx="330">
                  <c:v>-14.497951421141602</c:v>
                </c:pt>
                <c:pt idx="331">
                  <c:v>-14.574984553456286</c:v>
                </c:pt>
                <c:pt idx="332">
                  <c:v>-14.651068219542461</c:v>
                </c:pt>
                <c:pt idx="333">
                  <c:v>-14.726173388957923</c:v>
                </c:pt>
                <c:pt idx="334">
                  <c:v>-14.800291523337361</c:v>
                </c:pt>
                <c:pt idx="335">
                  <c:v>-14.873426038026759</c:v>
                </c:pt>
                <c:pt idx="336">
                  <c:v>-14.945592302083918</c:v>
                </c:pt>
                <c:pt idx="337">
                  <c:v>-15.016797146201098</c:v>
                </c:pt>
                <c:pt idx="338">
                  <c:v>-15.087026908993721</c:v>
                </c:pt>
                <c:pt idx="339">
                  <c:v>-15.156235483288736</c:v>
                </c:pt>
                <c:pt idx="340">
                  <c:v>-15.22436480820179</c:v>
                </c:pt>
                <c:pt idx="341">
                  <c:v>-15.291351699829095</c:v>
                </c:pt>
                <c:pt idx="342">
                  <c:v>-15.35714834332466</c:v>
                </c:pt>
                <c:pt idx="343">
                  <c:v>-15.421624955534922</c:v>
                </c:pt>
                <c:pt idx="344">
                  <c:v>-15.484752506017674</c:v>
                </c:pt>
                <c:pt idx="345">
                  <c:v>-15.546788853406882</c:v>
                </c:pt>
                <c:pt idx="346">
                  <c:v>-15.607481262087795</c:v>
                </c:pt>
                <c:pt idx="347">
                  <c:v>-15.666737517714473</c:v>
                </c:pt>
                <c:pt idx="348">
                  <c:v>-15.724456867575613</c:v>
                </c:pt>
                <c:pt idx="349">
                  <c:v>-15.780611988902059</c:v>
                </c:pt>
                <c:pt idx="350">
                  <c:v>-15.835097005963306</c:v>
                </c:pt>
                <c:pt idx="351">
                  <c:v>-15.887800920009568</c:v>
                </c:pt>
                <c:pt idx="352">
                  <c:v>-15.938657131791073</c:v>
                </c:pt>
                <c:pt idx="353">
                  <c:v>-15.987745901942226</c:v>
                </c:pt>
                <c:pt idx="354">
                  <c:v>-16.034889632463422</c:v>
                </c:pt>
                <c:pt idx="355">
                  <c:v>-16.07928230166435</c:v>
                </c:pt>
                <c:pt idx="356">
                  <c:v>-16.121507933735813</c:v>
                </c:pt>
                <c:pt idx="357">
                  <c:v>-16.162036138772919</c:v>
                </c:pt>
                <c:pt idx="358">
                  <c:v>-16.200315338373162</c:v>
                </c:pt>
                <c:pt idx="359">
                  <c:v>-16.23610816597936</c:v>
                </c:pt>
                <c:pt idx="360">
                  <c:v>-16.269332653284046</c:v>
                </c:pt>
                <c:pt idx="361">
                  <c:v>-16.300096383690789</c:v>
                </c:pt>
                <c:pt idx="362">
                  <c:v>-16.328182482719409</c:v>
                </c:pt>
                <c:pt idx="363">
                  <c:v>-16.352586838602974</c:v>
                </c:pt>
                <c:pt idx="364">
                  <c:v>-16.373977151513095</c:v>
                </c:pt>
                <c:pt idx="365">
                  <c:v>-16.393215796351384</c:v>
                </c:pt>
                <c:pt idx="366">
                  <c:v>-16.409536027908324</c:v>
                </c:pt>
                <c:pt idx="367">
                  <c:v>-16.422681695222824</c:v>
                </c:pt>
                <c:pt idx="368">
                  <c:v>-16.432577660679808</c:v>
                </c:pt>
                <c:pt idx="369">
                  <c:v>-16.439234170317622</c:v>
                </c:pt>
                <c:pt idx="370">
                  <c:v>-16.442516317963566</c:v>
                </c:pt>
                <c:pt idx="371">
                  <c:v>-16.442335304617853</c:v>
                </c:pt>
                <c:pt idx="372">
                  <c:v>-16.437509420514058</c:v>
                </c:pt>
                <c:pt idx="373">
                  <c:v>-16.428909578919384</c:v>
                </c:pt>
                <c:pt idx="374">
                  <c:v>-16.41765772104258</c:v>
                </c:pt>
                <c:pt idx="375">
                  <c:v>-16.402838534116714</c:v>
                </c:pt>
                <c:pt idx="376">
                  <c:v>-16.384219774603817</c:v>
                </c:pt>
                <c:pt idx="377">
                  <c:v>-16.361746796965576</c:v>
                </c:pt>
                <c:pt idx="378">
                  <c:v>-16.33537178635595</c:v>
                </c:pt>
                <c:pt idx="379">
                  <c:v>-16.304645624756777</c:v>
                </c:pt>
                <c:pt idx="380">
                  <c:v>-16.269506835937499</c:v>
                </c:pt>
                <c:pt idx="381">
                  <c:v>-16.229892235994324</c:v>
                </c:pt>
                <c:pt idx="382">
                  <c:v>-16.186075052618957</c:v>
                </c:pt>
                <c:pt idx="383">
                  <c:v>-16.138654679059957</c:v>
                </c:pt>
                <c:pt idx="384">
                  <c:v>-16.086888277530619</c:v>
                </c:pt>
                <c:pt idx="385">
                  <c:v>-16.031151536107011</c:v>
                </c:pt>
                <c:pt idx="386">
                  <c:v>-15.97069649398323</c:v>
                </c:pt>
                <c:pt idx="387">
                  <c:v>-15.906008130311942</c:v>
                </c:pt>
                <c:pt idx="388">
                  <c:v>-15.837620946764924</c:v>
                </c:pt>
                <c:pt idx="389">
                  <c:v>-15.764942380785937</c:v>
                </c:pt>
                <c:pt idx="390">
                  <c:v>-15.688547918200486</c:v>
                </c:pt>
                <c:pt idx="391">
                  <c:v>-15.607998687028831</c:v>
                </c:pt>
                <c:pt idx="392">
                  <c:v>-15.523426178097704</c:v>
                </c:pt>
                <c:pt idx="393">
                  <c:v>-15.435317078232719</c:v>
                </c:pt>
                <c:pt idx="394">
                  <c:v>-15.343104439973795</c:v>
                </c:pt>
                <c:pt idx="395">
                  <c:v>-15.244984960556003</c:v>
                </c:pt>
                <c:pt idx="396">
                  <c:v>-15.142934417724565</c:v>
                </c:pt>
                <c:pt idx="397">
                  <c:v>-15.036908411979645</c:v>
                </c:pt>
                <c:pt idx="398">
                  <c:v>-14.927181878685941</c:v>
                </c:pt>
                <c:pt idx="399">
                  <c:v>-14.813549897074688</c:v>
                </c:pt>
                <c:pt idx="400">
                  <c:v>-14.696459877490993</c:v>
                </c:pt>
                <c:pt idx="401">
                  <c:v>-14.575507101416534</c:v>
                </c:pt>
                <c:pt idx="402">
                  <c:v>-14.451285839080763</c:v>
                </c:pt>
                <c:pt idx="403">
                  <c:v>-14.323214627802333</c:v>
                </c:pt>
                <c:pt idx="404">
                  <c:v>-14.190910948812927</c:v>
                </c:pt>
                <c:pt idx="405">
                  <c:v>-14.055062994360876</c:v>
                </c:pt>
                <c:pt idx="406">
                  <c:v>-13.916045598685711</c:v>
                </c:pt>
                <c:pt idx="407">
                  <c:v>-13.773582972586151</c:v>
                </c:pt>
                <c:pt idx="408">
                  <c:v>-13.628192541003177</c:v>
                </c:pt>
                <c:pt idx="409">
                  <c:v>-13.479368832707392</c:v>
                </c:pt>
                <c:pt idx="410">
                  <c:v>-13.327515712380363</c:v>
                </c:pt>
                <c:pt idx="411">
                  <c:v>-13.172219923138574</c:v>
                </c:pt>
                <c:pt idx="412">
                  <c:v>-13.013861422240709</c:v>
                </c:pt>
                <c:pt idx="413">
                  <c:v>-12.852927750349018</c:v>
                </c:pt>
                <c:pt idx="414">
                  <c:v>-12.688971497118459</c:v>
                </c:pt>
                <c:pt idx="415">
                  <c:v>-12.522351273894294</c:v>
                </c:pt>
                <c:pt idx="416">
                  <c:v>-12.352680292725527</c:v>
                </c:pt>
                <c:pt idx="417">
                  <c:v>-12.180405110120729</c:v>
                </c:pt>
                <c:pt idx="418">
                  <c:v>-12.005908244848223</c:v>
                </c:pt>
                <c:pt idx="419">
                  <c:v>-11.828912200033617</c:v>
                </c:pt>
                <c:pt idx="420">
                  <c:v>-11.649823401868339</c:v>
                </c:pt>
                <c:pt idx="421">
                  <c:v>-11.468461690843089</c:v>
                </c:pt>
                <c:pt idx="422">
                  <c:v>-11.284907327592334</c:v>
                </c:pt>
                <c:pt idx="423">
                  <c:v>-11.099189342558335</c:v>
                </c:pt>
                <c:pt idx="424">
                  <c:v>-10.911427272856235</c:v>
                </c:pt>
                <c:pt idx="425">
                  <c:v>-10.72200449109077</c:v>
                </c:pt>
                <c:pt idx="426">
                  <c:v>-10.530776698887326</c:v>
                </c:pt>
                <c:pt idx="427">
                  <c:v>-10.337643143534658</c:v>
                </c:pt>
                <c:pt idx="428">
                  <c:v>-10.142941090464559</c:v>
                </c:pt>
                <c:pt idx="429">
                  <c:v>-9.9467533618211288</c:v>
                </c:pt>
                <c:pt idx="430">
                  <c:v>-9.7487563535570949</c:v>
                </c:pt>
                <c:pt idx="431">
                  <c:v>-9.5494563907384347</c:v>
                </c:pt>
                <c:pt idx="432">
                  <c:v>-9.3489892333745619</c:v>
                </c:pt>
                <c:pt idx="433">
                  <c:v>-9.1472976744174801</c:v>
                </c:pt>
                <c:pt idx="434">
                  <c:v>-8.9445362582802712</c:v>
                </c:pt>
                <c:pt idx="435">
                  <c:v>-8.7408151298761361</c:v>
                </c:pt>
                <c:pt idx="436">
                  <c:v>-8.5361761271953274</c:v>
                </c:pt>
                <c:pt idx="437">
                  <c:v>-8.3307404950260988</c:v>
                </c:pt>
                <c:pt idx="438">
                  <c:v>-8.124517625570288</c:v>
                </c:pt>
                <c:pt idx="439">
                  <c:v>-7.9176484018564013</c:v>
                </c:pt>
                <c:pt idx="440">
                  <c:v>-7.710092693567236</c:v>
                </c:pt>
                <c:pt idx="441">
                  <c:v>-7.5019896760582458</c:v>
                </c:pt>
                <c:pt idx="442">
                  <c:v>-7.293316295742966</c:v>
                </c:pt>
                <c:pt idx="443">
                  <c:v>-7.0841583631932448</c:v>
                </c:pt>
                <c:pt idx="444">
                  <c:v>-6.874626450240573</c:v>
                </c:pt>
                <c:pt idx="445">
                  <c:v>-6.6647188492118978</c:v>
                </c:pt>
                <c:pt idx="446">
                  <c:v>-6.4544889248907111</c:v>
                </c:pt>
                <c:pt idx="447">
                  <c:v>-6.2440143764018456</c:v>
                </c:pt>
                <c:pt idx="448">
                  <c:v>-6.0333366148173795</c:v>
                </c:pt>
                <c:pt idx="449">
                  <c:v>-5.8224791206419031</c:v>
                </c:pt>
                <c:pt idx="450">
                  <c:v>-5.6115114815533103</c:v>
                </c:pt>
                <c:pt idx="451">
                  <c:v>-5.4004742547869666</c:v>
                </c:pt>
                <c:pt idx="452">
                  <c:v>-5.1893964707851374</c:v>
                </c:pt>
                <c:pt idx="453">
                  <c:v>-4.9783071599900683</c:v>
                </c:pt>
                <c:pt idx="454">
                  <c:v>-4.7672323644161185</c:v>
                </c:pt>
                <c:pt idx="455">
                  <c:v>-4.5561955645680428</c:v>
                </c:pt>
                <c:pt idx="456">
                  <c:v>-4.3452185332775111</c:v>
                </c:pt>
                <c:pt idx="457">
                  <c:v>-4.1343691505491682</c:v>
                </c:pt>
                <c:pt idx="458">
                  <c:v>-3.9236422933638044</c:v>
                </c:pt>
                <c:pt idx="459">
                  <c:v>-3.7130371078848836</c:v>
                </c:pt>
                <c:pt idx="460">
                  <c:v>-3.5025898821651884</c:v>
                </c:pt>
                <c:pt idx="461">
                  <c:v>-3.2922871682792882</c:v>
                </c:pt>
                <c:pt idx="462">
                  <c:v>-3.0821586370468128</c:v>
                </c:pt>
                <c:pt idx="463">
                  <c:v>-2.8721980981528703</c:v>
                </c:pt>
                <c:pt idx="464">
                  <c:v>-2.6624136630445716</c:v>
                </c:pt>
                <c:pt idx="465">
                  <c:v>-2.4528251834213735</c:v>
                </c:pt>
                <c:pt idx="466">
                  <c:v>-2.2434388495981672</c:v>
                </c:pt>
                <c:pt idx="467">
                  <c:v>-2.0342580769210996</c:v>
                </c:pt>
                <c:pt idx="468">
                  <c:v>-1.8252845730632508</c:v>
                </c:pt>
                <c:pt idx="469">
                  <c:v>-1.6165881391614658</c:v>
                </c:pt>
                <c:pt idx="470">
                  <c:v>-1.4081111412495366</c:v>
                </c:pt>
                <c:pt idx="471">
                  <c:v>-1.1998043769970521</c:v>
                </c:pt>
                <c:pt idx="472">
                  <c:v>-0.9917107516899677</c:v>
                </c:pt>
                <c:pt idx="473">
                  <c:v>-0.78378746677189792</c:v>
                </c:pt>
                <c:pt idx="474">
                  <c:v>-0.57605602825059987</c:v>
                </c:pt>
                <c:pt idx="475">
                  <c:v>-0.36886824346147468</c:v>
                </c:pt>
              </c:numCache>
            </c:numRef>
          </c:yVal>
          <c:smooth val="1"/>
          <c:extLst>
            <c:ext xmlns:c16="http://schemas.microsoft.com/office/drawing/2014/chart" uri="{C3380CC4-5D6E-409C-BE32-E72D297353CC}">
              <c16:uniqueId val="{00000012-4789-45DC-97F7-B59DC835213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Лист1!$U$2:$U$477</c:f>
              <c:numCache>
                <c:formatCode>0.00</c:formatCode>
                <c:ptCount val="476"/>
                <c:pt idx="0">
                  <c:v>7.6705694541334708</c:v>
                </c:pt>
                <c:pt idx="1">
                  <c:v>7.3516401618718668</c:v>
                </c:pt>
                <c:pt idx="2">
                  <c:v>7.3832201600074541</c:v>
                </c:pt>
                <c:pt idx="3">
                  <c:v>6.6041562236844937</c:v>
                </c:pt>
                <c:pt idx="4">
                  <c:v>6.4344562120735223</c:v>
                </c:pt>
                <c:pt idx="5">
                  <c:v>6.2235150419175342</c:v>
                </c:pt>
                <c:pt idx="6">
                  <c:v>5.9734852351247758</c:v>
                </c:pt>
                <c:pt idx="7">
                  <c:v>5.6873902268707726</c:v>
                </c:pt>
                <c:pt idx="8">
                  <c:v>5.3651249952614277</c:v>
                </c:pt>
                <c:pt idx="9">
                  <c:v>5.0098000667989231</c:v>
                </c:pt>
                <c:pt idx="10">
                  <c:v>4.626848403364419</c:v>
                </c:pt>
                <c:pt idx="11">
                  <c:v>4.2179597474634605</c:v>
                </c:pt>
                <c:pt idx="12">
                  <c:v>3.7861336268484589</c:v>
                </c:pt>
                <c:pt idx="13">
                  <c:v>3.3345108792185734</c:v>
                </c:pt>
                <c:pt idx="14">
                  <c:v>2.8670947171747643</c:v>
                </c:pt>
                <c:pt idx="15">
                  <c:v>2.3883432347327456</c:v>
                </c:pt>
                <c:pt idx="16">
                  <c:v>1.9018828891217692</c:v>
                </c:pt>
                <c:pt idx="17">
                  <c:v>1.41008307673037</c:v>
                </c:pt>
                <c:pt idx="18">
                  <c:v>0.91451197508722504</c:v>
                </c:pt>
                <c:pt idx="19">
                  <c:v>0.41711350316181767</c:v>
                </c:pt>
                <c:pt idx="20">
                  <c:v>-7.846791789634136E-2</c:v>
                </c:pt>
                <c:pt idx="21">
                  <c:v>-0.56979367090389132</c:v>
                </c:pt>
                <c:pt idx="22">
                  <c:v>-1.054024169035253</c:v>
                </c:pt>
                <c:pt idx="23">
                  <c:v>-1.5280173271894437</c:v>
                </c:pt>
                <c:pt idx="24">
                  <c:v>-1.9887413319200236</c:v>
                </c:pt>
                <c:pt idx="25">
                  <c:v>-2.4337839882820842</c:v>
                </c:pt>
                <c:pt idx="26">
                  <c:v>-2.8620865389704671</c:v>
                </c:pt>
                <c:pt idx="27">
                  <c:v>-3.2726495683193191</c:v>
                </c:pt>
                <c:pt idx="28">
                  <c:v>-3.6645985342562182</c:v>
                </c:pt>
                <c:pt idx="29">
                  <c:v>-4.0362402789294682</c:v>
                </c:pt>
                <c:pt idx="30">
                  <c:v>-4.3865104950964406</c:v>
                </c:pt>
                <c:pt idx="31">
                  <c:v>-4.7135580651462057</c:v>
                </c:pt>
                <c:pt idx="32">
                  <c:v>-5.0159878201782666</c:v>
                </c:pt>
                <c:pt idx="33">
                  <c:v>-5.2930744260549547</c:v>
                </c:pt>
                <c:pt idx="34">
                  <c:v>-5.5447820216417298</c:v>
                </c:pt>
                <c:pt idx="35">
                  <c:v>-5.7714410416781607</c:v>
                </c:pt>
                <c:pt idx="36">
                  <c:v>-5.9732551261782563</c:v>
                </c:pt>
                <c:pt idx="37">
                  <c:v>-6.149977943301157</c:v>
                </c:pt>
                <c:pt idx="38">
                  <c:v>-6.30104510709642</c:v>
                </c:pt>
                <c:pt idx="39">
                  <c:v>-6.4257218912243683</c:v>
                </c:pt>
                <c:pt idx="40">
                  <c:v>-6.5235954657196631</c:v>
                </c:pt>
                <c:pt idx="41">
                  <c:v>-6.5948216557502617</c:v>
                </c:pt>
                <c:pt idx="42">
                  <c:v>-6.6400515116751011</c:v>
                </c:pt>
                <c:pt idx="43">
                  <c:v>-6.6600688554346048</c:v>
                </c:pt>
                <c:pt idx="44">
                  <c:v>-6.6553471393882706</c:v>
                </c:pt>
                <c:pt idx="45">
                  <c:v>-6.6258359871804169</c:v>
                </c:pt>
                <c:pt idx="46">
                  <c:v>-6.5710653617977632</c:v>
                </c:pt>
                <c:pt idx="47">
                  <c:v>-6.4905144229531162</c:v>
                </c:pt>
                <c:pt idx="48">
                  <c:v>-6.3840094149112563</c:v>
                </c:pt>
                <c:pt idx="49">
                  <c:v>-6.2518850415944556</c:v>
                </c:pt>
                <c:pt idx="50">
                  <c:v>-6.0948179684579253</c:v>
                </c:pt>
                <c:pt idx="51">
                  <c:v>-5.9134468652307817</c:v>
                </c:pt>
                <c:pt idx="52">
                  <c:v>-5.7080078177154014</c:v>
                </c:pt>
                <c:pt idx="53">
                  <c:v>-5.4782421134412242</c:v>
                </c:pt>
                <c:pt idx="54">
                  <c:v>-5.2235990278422832</c:v>
                </c:pt>
                <c:pt idx="55">
                  <c:v>-4.9436337120831011</c:v>
                </c:pt>
                <c:pt idx="56">
                  <c:v>-4.6383380547165851</c:v>
                </c:pt>
                <c:pt idx="57">
                  <c:v>-4.3081991694867581</c:v>
                </c:pt>
                <c:pt idx="58">
                  <c:v>-3.9539863631129237</c:v>
                </c:pt>
                <c:pt idx="59">
                  <c:v>-3.5763692568987566</c:v>
                </c:pt>
                <c:pt idx="60">
                  <c:v>-3.1756543781608326</c:v>
                </c:pt>
                <c:pt idx="61">
                  <c:v>-2.7517913505434937</c:v>
                </c:pt>
                <c:pt idx="62">
                  <c:v>-2.3046397179365123</c:v>
                </c:pt>
                <c:pt idx="63">
                  <c:v>-1.8343410037457941</c:v>
                </c:pt>
                <c:pt idx="64">
                  <c:v>-1.3415586389601195</c:v>
                </c:pt>
                <c:pt idx="65">
                  <c:v>-0.82743644434958508</c:v>
                </c:pt>
                <c:pt idx="66">
                  <c:v>-0.29334746911190401</c:v>
                </c:pt>
                <c:pt idx="67">
                  <c:v>0.25946840937249332</c:v>
                </c:pt>
                <c:pt idx="68">
                  <c:v>0.83008648613467451</c:v>
                </c:pt>
                <c:pt idx="69">
                  <c:v>1.4178084829822131</c:v>
                </c:pt>
                <c:pt idx="70">
                  <c:v>2.02188299708068</c:v>
                </c:pt>
                <c:pt idx="71">
                  <c:v>2.6411945443600415</c:v>
                </c:pt>
                <c:pt idx="72">
                  <c:v>3.2741307612508503</c:v>
                </c:pt>
                <c:pt idx="73">
                  <c:v>3.9186938837170575</c:v>
                </c:pt>
                <c:pt idx="74">
                  <c:v>4.5727868892252408</c:v>
                </c:pt>
                <c:pt idx="75">
                  <c:v>5.2346071153879112</c:v>
                </c:pt>
                <c:pt idx="76">
                  <c:v>5.9024614043533656</c:v>
                </c:pt>
                <c:pt idx="77">
                  <c:v>6.5751040086149768</c:v>
                </c:pt>
                <c:pt idx="78">
                  <c:v>7.2511316478252308</c:v>
                </c:pt>
                <c:pt idx="79">
                  <c:v>7.9288157299160558</c:v>
                </c:pt>
                <c:pt idx="80">
                  <c:v>8.6060677707195197</c:v>
                </c:pt>
                <c:pt idx="81">
                  <c:v>9.280602049827543</c:v>
                </c:pt>
                <c:pt idx="82">
                  <c:v>9.950248114764678</c:v>
                </c:pt>
                <c:pt idx="83">
                  <c:v>10.613194978237098</c:v>
                </c:pt>
                <c:pt idx="84">
                  <c:v>11.268016733229103</c:v>
                </c:pt>
                <c:pt idx="85">
                  <c:v>11.913495808839741</c:v>
                </c:pt>
                <c:pt idx="86">
                  <c:v>12.548361696302866</c:v>
                </c:pt>
                <c:pt idx="87">
                  <c:v>13.171093712747091</c:v>
                </c:pt>
                <c:pt idx="88">
                  <c:v>13.779957716166955</c:v>
                </c:pt>
                <c:pt idx="89">
                  <c:v>14.373195657134001</c:v>
                </c:pt>
                <c:pt idx="90">
                  <c:v>14.949050340056418</c:v>
                </c:pt>
                <c:pt idx="91">
                  <c:v>15.506952255964265</c:v>
                </c:pt>
                <c:pt idx="92">
                  <c:v>16.045948523282988</c:v>
                </c:pt>
                <c:pt idx="93">
                  <c:v>16.565490978956184</c:v>
                </c:pt>
                <c:pt idx="94">
                  <c:v>17.06494095325467</c:v>
                </c:pt>
                <c:pt idx="95">
                  <c:v>17.543446317315091</c:v>
                </c:pt>
                <c:pt idx="96">
                  <c:v>18.00001491308209</c:v>
                </c:pt>
                <c:pt idx="97">
                  <c:v>18.433712643384901</c:v>
                </c:pt>
                <c:pt idx="98">
                  <c:v>18.843902546167342</c:v>
                </c:pt>
                <c:pt idx="99">
                  <c:v>19.23033017814155</c:v>
                </c:pt>
                <c:pt idx="100">
                  <c:v>19.593016031384423</c:v>
                </c:pt>
                <c:pt idx="101">
                  <c:v>19.932031828164998</c:v>
                </c:pt>
                <c:pt idx="102">
                  <c:v>20.247295600175814</c:v>
                </c:pt>
                <c:pt idx="103">
                  <c:v>20.5384965509176</c:v>
                </c:pt>
                <c:pt idx="104">
                  <c:v>20.805216300487505</c:v>
                </c:pt>
                <c:pt idx="105">
                  <c:v>21.047138929367051</c:v>
                </c:pt>
                <c:pt idx="106">
                  <c:v>21.26424223780629</c:v>
                </c:pt>
                <c:pt idx="107">
                  <c:v>21.456814822554559</c:v>
                </c:pt>
                <c:pt idx="108">
                  <c:v>21.625329709053002</c:v>
                </c:pt>
                <c:pt idx="109">
                  <c:v>21.770220646262143</c:v>
                </c:pt>
                <c:pt idx="110">
                  <c:v>21.891719877719847</c:v>
                </c:pt>
                <c:pt idx="111">
                  <c:v>21.989859849214529</c:v>
                </c:pt>
                <c:pt idx="112">
                  <c:v>22.064614945650089</c:v>
                </c:pt>
                <c:pt idx="113">
                  <c:v>22.116118365526194</c:v>
                </c:pt>
                <c:pt idx="114">
                  <c:v>22.144797027111053</c:v>
                </c:pt>
                <c:pt idx="115">
                  <c:v>22.151345953345249</c:v>
                </c:pt>
                <c:pt idx="116">
                  <c:v>22.13658824265001</c:v>
                </c:pt>
                <c:pt idx="117">
                  <c:v>22.101247948408126</c:v>
                </c:pt>
                <c:pt idx="118">
                  <c:v>22.045856156945209</c:v>
                </c:pt>
                <c:pt idx="119">
                  <c:v>21.970781725645057</c:v>
                </c:pt>
                <c:pt idx="120">
                  <c:v>21.876422542333568</c:v>
                </c:pt>
                <c:pt idx="121">
                  <c:v>21.763374584913244</c:v>
                </c:pt>
                <c:pt idx="122">
                  <c:v>21.63252584338186</c:v>
                </c:pt>
                <c:pt idx="123">
                  <c:v>21.484984597563688</c:v>
                </c:pt>
                <c:pt idx="124">
                  <c:v>21.321925726532911</c:v>
                </c:pt>
                <c:pt idx="125">
                  <c:v>21.144389203190798</c:v>
                </c:pt>
                <c:pt idx="126">
                  <c:v>20.952900990843755</c:v>
                </c:pt>
                <c:pt idx="127">
                  <c:v>20.748787951469406</c:v>
                </c:pt>
                <c:pt idx="128">
                  <c:v>20.53251457214353</c:v>
                </c:pt>
                <c:pt idx="129">
                  <c:v>20.304779291152933</c:v>
                </c:pt>
                <c:pt idx="130">
                  <c:v>20.067416149377795</c:v>
                </c:pt>
                <c:pt idx="131">
                  <c:v>19.821482196450191</c:v>
                </c:pt>
                <c:pt idx="132">
                  <c:v>19.568309417366944</c:v>
                </c:pt>
                <c:pt idx="133">
                  <c:v>19.309033414721444</c:v>
                </c:pt>
                <c:pt idx="134">
                  <c:v>19.044578039646137</c:v>
                </c:pt>
                <c:pt idx="135">
                  <c:v>18.775773221254347</c:v>
                </c:pt>
                <c:pt idx="136">
                  <c:v>18.503501826524683</c:v>
                </c:pt>
                <c:pt idx="137">
                  <c:v>18.22883115112781</c:v>
                </c:pt>
                <c:pt idx="138">
                  <c:v>17.952987304329824</c:v>
                </c:pt>
                <c:pt idx="139">
                  <c:v>17.677254456281613</c:v>
                </c:pt>
                <c:pt idx="140">
                  <c:v>17.402781870961135</c:v>
                </c:pt>
                <c:pt idx="141">
                  <c:v>17.130462661385483</c:v>
                </c:pt>
                <c:pt idx="142">
                  <c:v>16.860969650745357</c:v>
                </c:pt>
                <c:pt idx="143">
                  <c:v>16.594886863231633</c:v>
                </c:pt>
                <c:pt idx="144">
                  <c:v>16.332861506938904</c:v>
                </c:pt>
                <c:pt idx="145">
                  <c:v>16.075691065192181</c:v>
                </c:pt>
                <c:pt idx="146">
                  <c:v>15.824270358681655</c:v>
                </c:pt>
                <c:pt idx="147">
                  <c:v>15.579465177655168</c:v>
                </c:pt>
                <c:pt idx="148">
                  <c:v>15.341936391592</c:v>
                </c:pt>
                <c:pt idx="149">
                  <c:v>15.112090426683412</c:v>
                </c:pt>
                <c:pt idx="150">
                  <c:v>14.890128788351959</c:v>
                </c:pt>
                <c:pt idx="151">
                  <c:v>14.676196628808936</c:v>
                </c:pt>
                <c:pt idx="152">
                  <c:v>14.470531314611424</c:v>
                </c:pt>
                <c:pt idx="153">
                  <c:v>14.273500849306577</c:v>
                </c:pt>
                <c:pt idx="154">
                  <c:v>14.085528735816448</c:v>
                </c:pt>
                <c:pt idx="155">
                  <c:v>13.906965900957575</c:v>
                </c:pt>
                <c:pt idx="156">
                  <c:v>13.737942127883407</c:v>
                </c:pt>
                <c:pt idx="157">
                  <c:v>13.578357517719224</c:v>
                </c:pt>
                <c:pt idx="158">
                  <c:v>13.4279601886868</c:v>
                </c:pt>
                <c:pt idx="159">
                  <c:v>13.28650594353674</c:v>
                </c:pt>
                <c:pt idx="160">
                  <c:v>13.153870975971222</c:v>
                </c:pt>
                <c:pt idx="161">
                  <c:v>13.030068947374817</c:v>
                </c:pt>
                <c:pt idx="162">
                  <c:v>12.915147672593573</c:v>
                </c:pt>
                <c:pt idx="163">
                  <c:v>12.809051652252661</c:v>
                </c:pt>
                <c:pt idx="164">
                  <c:v>12.711532419919951</c:v>
                </c:pt>
                <c:pt idx="165">
                  <c:v>12.622148542106132</c:v>
                </c:pt>
                <c:pt idx="166">
                  <c:v>12.540385155379743</c:v>
                </c:pt>
                <c:pt idx="167">
                  <c:v>12.465789726376533</c:v>
                </c:pt>
                <c:pt idx="168">
                  <c:v>12.398065119981743</c:v>
                </c:pt>
                <c:pt idx="169">
                  <c:v>12.337043130397769</c:v>
                </c:pt>
                <c:pt idx="170">
                  <c:v>12.282571774721101</c:v>
                </c:pt>
                <c:pt idx="171">
                  <c:v>12.234382948279357</c:v>
                </c:pt>
                <c:pt idx="172">
                  <c:v>12.192042048275431</c:v>
                </c:pt>
                <c:pt idx="173">
                  <c:v>12.154973588883877</c:v>
                </c:pt>
                <c:pt idx="174">
                  <c:v>12.122587569057922</c:v>
                </c:pt>
                <c:pt idx="175">
                  <c:v>12.094399863481472</c:v>
                </c:pt>
                <c:pt idx="176">
                  <c:v>12.070074060559264</c:v>
                </c:pt>
                <c:pt idx="177">
                  <c:v>12.04937706291674</c:v>
                </c:pt>
                <c:pt idx="178">
                  <c:v>12.032072357833353</c:v>
                </c:pt>
                <c:pt idx="179">
                  <c:v>12.01780389547347</c:v>
                </c:pt>
                <c:pt idx="180">
                  <c:v>12.006067058443993</c:v>
                </c:pt>
                <c:pt idx="181">
                  <c:v>11.996314537525153</c:v>
                </c:pt>
                <c:pt idx="182">
                  <c:v>11.987835086882097</c:v>
                </c:pt>
                <c:pt idx="183">
                  <c:v>11.980257287621445</c:v>
                </c:pt>
                <c:pt idx="184">
                  <c:v>11.973296812176665</c:v>
                </c:pt>
                <c:pt idx="185">
                  <c:v>11.966652256250374</c:v>
                </c:pt>
                <c:pt idx="186">
                  <c:v>11.960041853785494</c:v>
                </c:pt>
                <c:pt idx="187">
                  <c:v>11.953086501359923</c:v>
                </c:pt>
                <c:pt idx="188">
                  <c:v>11.945257674157569</c:v>
                </c:pt>
                <c:pt idx="189">
                  <c:v>11.935981594026034</c:v>
                </c:pt>
                <c:pt idx="190">
                  <c:v>11.924725466966603</c:v>
                </c:pt>
                <c:pt idx="191">
                  <c:v>11.911077743768692</c:v>
                </c:pt>
                <c:pt idx="192">
                  <c:v>11.894736166298335</c:v>
                </c:pt>
                <c:pt idx="193">
                  <c:v>11.875442022085158</c:v>
                </c:pt>
                <c:pt idx="194">
                  <c:v>11.852879391610614</c:v>
                </c:pt>
                <c:pt idx="195">
                  <c:v>11.826617941260281</c:v>
                </c:pt>
                <c:pt idx="196">
                  <c:v>11.796134269237506</c:v>
                </c:pt>
                <c:pt idx="197">
                  <c:v>11.76088704317808</c:v>
                </c:pt>
                <c:pt idx="198">
                  <c:v>11.720410922169648</c:v>
                </c:pt>
                <c:pt idx="199">
                  <c:v>11.674368640780413</c:v>
                </c:pt>
                <c:pt idx="200">
                  <c:v>11.622516001760935</c:v>
                </c:pt>
                <c:pt idx="201">
                  <c:v>11.564628446102134</c:v>
                </c:pt>
                <c:pt idx="202">
                  <c:v>11.500425061583464</c:v>
                </c:pt>
                <c:pt idx="203">
                  <c:v>11.429526744782878</c:v>
                </c:pt>
                <c:pt idx="204">
                  <c:v>11.351498039066742</c:v>
                </c:pt>
                <c:pt idx="205">
                  <c:v>11.265918856859168</c:v>
                </c:pt>
                <c:pt idx="206">
                  <c:v>11.172478401660873</c:v>
                </c:pt>
                <c:pt idx="207">
                  <c:v>11.07098882943389</c:v>
                </c:pt>
                <c:pt idx="208">
                  <c:v>10.961354510486123</c:v>
                </c:pt>
                <c:pt idx="209">
                  <c:v>10.843485791981212</c:v>
                </c:pt>
                <c:pt idx="210">
                  <c:v>10.717237521707963</c:v>
                </c:pt>
                <c:pt idx="211">
                  <c:v>10.582387702166994</c:v>
                </c:pt>
                <c:pt idx="212">
                  <c:v>10.438691282272332</c:v>
                </c:pt>
                <c:pt idx="213">
                  <c:v>10.28595871031284</c:v>
                </c:pt>
                <c:pt idx="214">
                  <c:v>10.124121679365579</c:v>
                </c:pt>
                <c:pt idx="215">
                  <c:v>9.9532305657863436</c:v>
                </c:pt>
                <c:pt idx="216">
                  <c:v>9.77281405180692</c:v>
                </c:pt>
                <c:pt idx="217">
                  <c:v>9.5841896072029815</c:v>
                </c:pt>
                <c:pt idx="218">
                  <c:v>9.3868073612451255</c:v>
                </c:pt>
                <c:pt idx="219">
                  <c:v>9.1806724369525678</c:v>
                </c:pt>
                <c:pt idx="220">
                  <c:v>8.9657908111810372</c:v>
                </c:pt>
                <c:pt idx="221">
                  <c:v>8.7422401830553707</c:v>
                </c:pt>
                <c:pt idx="222">
                  <c:v>8.5102075427770121</c:v>
                </c:pt>
                <c:pt idx="223">
                  <c:v>8.2699797794222469</c:v>
                </c:pt>
                <c:pt idx="224">
                  <c:v>8.0218907430767636</c:v>
                </c:pt>
                <c:pt idx="225">
                  <c:v>7.7662426918744734</c:v>
                </c:pt>
                <c:pt idx="226">
                  <c:v>7.5032721385359222</c:v>
                </c:pt>
                <c:pt idx="227">
                  <c:v>7.2331703424453506</c:v>
                </c:pt>
                <c:pt idx="228">
                  <c:v>6.9561388090252558</c:v>
                </c:pt>
                <c:pt idx="229">
                  <c:v>6.6724537543952094</c:v>
                </c:pt>
                <c:pt idx="230">
                  <c:v>6.3824720822274275</c:v>
                </c:pt>
                <c:pt idx="231">
                  <c:v>6.0866394951939036</c:v>
                </c:pt>
                <c:pt idx="232">
                  <c:v>5.7854021228849817</c:v>
                </c:pt>
                <c:pt idx="233">
                  <c:v>5.4791527301073062</c:v>
                </c:pt>
                <c:pt idx="234">
                  <c:v>5.1682127863168716</c:v>
                </c:pt>
                <c:pt idx="235">
                  <c:v>4.8528525307774526</c:v>
                </c:pt>
                <c:pt idx="236">
                  <c:v>4.5333550103008697</c:v>
                </c:pt>
                <c:pt idx="237">
                  <c:v>4.2100779823958838</c:v>
                </c:pt>
                <c:pt idx="238">
                  <c:v>3.8834428153932068</c:v>
                </c:pt>
                <c:pt idx="239">
                  <c:v>3.5539199732243998</c:v>
                </c:pt>
                <c:pt idx="240">
                  <c:v>3.2219553720206018</c:v>
                </c:pt>
                <c:pt idx="241">
                  <c:v>2.8879214979708192</c:v>
                </c:pt>
                <c:pt idx="242">
                  <c:v>2.5519385285675504</c:v>
                </c:pt>
                <c:pt idx="243">
                  <c:v>2.214638729766008</c:v>
                </c:pt>
                <c:pt idx="244">
                  <c:v>1.8761027891188808</c:v>
                </c:pt>
                <c:pt idx="245">
                  <c:v>1.536664449982341</c:v>
                </c:pt>
                <c:pt idx="246">
                  <c:v>1.1967074051499313</c:v>
                </c:pt>
                <c:pt idx="247">
                  <c:v>0.8566367466933994</c:v>
                </c:pt>
                <c:pt idx="248">
                  <c:v>0.51681898394599546</c:v>
                </c:pt>
                <c:pt idx="249">
                  <c:v>0.1775451684370635</c:v>
                </c:pt>
                <c:pt idx="250">
                  <c:v>-0.16081853737123283</c:v>
                </c:pt>
                <c:pt idx="251">
                  <c:v>-0.49830850157886719</c:v>
                </c:pt>
                <c:pt idx="252">
                  <c:v>-0.83462868304922977</c:v>
                </c:pt>
                <c:pt idx="253">
                  <c:v>-1.1694873098283991</c:v>
                </c:pt>
                <c:pt idx="254">
                  <c:v>-1.5025747060775725</c:v>
                </c:pt>
                <c:pt idx="255">
                  <c:v>-1.8335778873413799</c:v>
                </c:pt>
                <c:pt idx="256">
                  <c:v>-2.1622293893247786</c:v>
                </c:pt>
                <c:pt idx="257">
                  <c:v>-2.4883373122662298</c:v>
                </c:pt>
                <c:pt idx="258">
                  <c:v>-2.8117503136396373</c:v>
                </c:pt>
                <c:pt idx="259">
                  <c:v>-3.1323349814861969</c:v>
                </c:pt>
                <c:pt idx="260">
                  <c:v>-3.4499280195683215</c:v>
                </c:pt>
                <c:pt idx="261">
                  <c:v>-3.7643232263624635</c:v>
                </c:pt>
                <c:pt idx="262">
                  <c:v>-4.0752819545567007</c:v>
                </c:pt>
                <c:pt idx="263">
                  <c:v>-4.3825764432549468</c:v>
                </c:pt>
                <c:pt idx="264">
                  <c:v>-4.6860278137028155</c:v>
                </c:pt>
                <c:pt idx="265">
                  <c:v>-4.9855220787227106</c:v>
                </c:pt>
                <c:pt idx="266">
                  <c:v>-5.2809862352907659</c:v>
                </c:pt>
                <c:pt idx="267">
                  <c:v>-5.5723459996283049</c:v>
                </c:pt>
                <c:pt idx="268">
                  <c:v>-5.8594946421682579</c:v>
                </c:pt>
                <c:pt idx="269">
                  <c:v>-6.1422814607619998</c:v>
                </c:pt>
                <c:pt idx="270">
                  <c:v>-6.4205412380396965</c:v>
                </c:pt>
                <c:pt idx="271">
                  <c:v>-6.694124979525764</c:v>
                </c:pt>
                <c:pt idx="272">
                  <c:v>-6.9629391901194504</c:v>
                </c:pt>
                <c:pt idx="273">
                  <c:v>-7.2261833980679429</c:v>
                </c:pt>
                <c:pt idx="274">
                  <c:v>-7.4853065639734151</c:v>
                </c:pt>
                <c:pt idx="275">
                  <c:v>-7.739668737351872</c:v>
                </c:pt>
                <c:pt idx="276">
                  <c:v>-7.9891503810882245</c:v>
                </c:pt>
                <c:pt idx="277">
                  <c:v>-8.2336737960576993</c:v>
                </c:pt>
                <c:pt idx="278">
                  <c:v>-8.4731518909335097</c:v>
                </c:pt>
                <c:pt idx="279">
                  <c:v>-8.707524043321559</c:v>
                </c:pt>
                <c:pt idx="280">
                  <c:v>-8.9367825686931184</c:v>
                </c:pt>
                <c:pt idx="281">
                  <c:v>-9.1609616205095996</c:v>
                </c:pt>
                <c:pt idx="282">
                  <c:v>-9.3801209673285211</c:v>
                </c:pt>
                <c:pt idx="283">
                  <c:v>-9.5943050086497692</c:v>
                </c:pt>
                <c:pt idx="284">
                  <c:v>-9.8035299673676146</c:v>
                </c:pt>
                <c:pt idx="285">
                  <c:v>-10.007784743606996</c:v>
                </c:pt>
                <c:pt idx="286">
                  <c:v>-10.207059091329555</c:v>
                </c:pt>
                <c:pt idx="287">
                  <c:v>-10.401376064121701</c:v>
                </c:pt>
                <c:pt idx="288">
                  <c:v>-10.590805676579427</c:v>
                </c:pt>
                <c:pt idx="289">
                  <c:v>-10.775453804433303</c:v>
                </c:pt>
                <c:pt idx="290">
                  <c:v>-10.955440838634942</c:v>
                </c:pt>
                <c:pt idx="291">
                  <c:v>-11.130870093405225</c:v>
                </c:pt>
                <c:pt idx="292">
                  <c:v>-11.301808167993983</c:v>
                </c:pt>
                <c:pt idx="293">
                  <c:v>-11.468301169574213</c:v>
                </c:pt>
                <c:pt idx="294">
                  <c:v>-11.630402889847755</c:v>
                </c:pt>
                <c:pt idx="295">
                  <c:v>-11.788199566304639</c:v>
                </c:pt>
                <c:pt idx="296">
                  <c:v>-11.941173774003941</c:v>
                </c:pt>
                <c:pt idx="297">
                  <c:v>-12.090432085096833</c:v>
                </c:pt>
                <c:pt idx="298">
                  <c:v>-12.236200766265386</c:v>
                </c:pt>
                <c:pt idx="299">
                  <c:v>-12.378231351077527</c:v>
                </c:pt>
                <c:pt idx="300">
                  <c:v>-12.516623738408036</c:v>
                </c:pt>
                <c:pt idx="301">
                  <c:v>-12.651463311910588</c:v>
                </c:pt>
                <c:pt idx="302">
                  <c:v>-12.782843139767643</c:v>
                </c:pt>
                <c:pt idx="303">
                  <c:v>-12.910880197584602</c:v>
                </c:pt>
                <c:pt idx="304">
                  <c:v>-13.035723906755393</c:v>
                </c:pt>
                <c:pt idx="305">
                  <c:v>-13.157536496222008</c:v>
                </c:pt>
                <c:pt idx="306">
                  <c:v>-13.276474218070462</c:v>
                </c:pt>
                <c:pt idx="307">
                  <c:v>-13.392659170925592</c:v>
                </c:pt>
                <c:pt idx="308">
                  <c:v>-13.50618869215249</c:v>
                </c:pt>
                <c:pt idx="309">
                  <c:v>-13.617148165404771</c:v>
                </c:pt>
                <c:pt idx="310">
                  <c:v>-13.725632366538004</c:v>
                </c:pt>
                <c:pt idx="311">
                  <c:v>-13.831754855811544</c:v>
                </c:pt>
                <c:pt idx="312">
                  <c:v>-13.935648831725116</c:v>
                </c:pt>
                <c:pt idx="313">
                  <c:v>-14.03746200799937</c:v>
                </c:pt>
                <c:pt idx="314">
                  <c:v>-14.137325875461096</c:v>
                </c:pt>
                <c:pt idx="315">
                  <c:v>-14.235330940783006</c:v>
                </c:pt>
                <c:pt idx="316">
                  <c:v>-14.331548926234197</c:v>
                </c:pt>
                <c:pt idx="317">
                  <c:v>-14.426039600372304</c:v>
                </c:pt>
                <c:pt idx="318">
                  <c:v>-14.51886700093741</c:v>
                </c:pt>
                <c:pt idx="319">
                  <c:v>-14.610123342275564</c:v>
                </c:pt>
                <c:pt idx="320">
                  <c:v>-14.699909377098074</c:v>
                </c:pt>
                <c:pt idx="321">
                  <c:v>-14.7881397217512</c:v>
                </c:pt>
                <c:pt idx="322">
                  <c:v>-14.875200310349422</c:v>
                </c:pt>
                <c:pt idx="323">
                  <c:v>-14.96112358868122</c:v>
                </c:pt>
                <c:pt idx="324">
                  <c:v>-15.045605590939518</c:v>
                </c:pt>
                <c:pt idx="325">
                  <c:v>-15.129095435142466</c:v>
                </c:pt>
                <c:pt idx="326">
                  <c:v>-15.211500906944245</c:v>
                </c:pt>
                <c:pt idx="327">
                  <c:v>-15.292806637287114</c:v>
                </c:pt>
                <c:pt idx="328">
                  <c:v>-15.372862350940668</c:v>
                </c:pt>
                <c:pt idx="329">
                  <c:v>-15.452105212211595</c:v>
                </c:pt>
                <c:pt idx="330">
                  <c:v>-15.53040885329243</c:v>
                </c:pt>
                <c:pt idx="331">
                  <c:v>-15.607752782106392</c:v>
                </c:pt>
                <c:pt idx="332">
                  <c:v>-15.68413016796111</c:v>
                </c:pt>
                <c:pt idx="333">
                  <c:v>-15.759527349472007</c:v>
                </c:pt>
                <c:pt idx="334">
                  <c:v>-15.833934080600718</c:v>
                </c:pt>
                <c:pt idx="335">
                  <c:v>-15.907352069020241</c:v>
                </c:pt>
                <c:pt idx="336">
                  <c:v>-15.979788145422891</c:v>
                </c:pt>
                <c:pt idx="337">
                  <c:v>-16.051242309808725</c:v>
                </c:pt>
                <c:pt idx="338">
                  <c:v>-16.121697485446891</c:v>
                </c:pt>
                <c:pt idx="339">
                  <c:v>-16.191117811202989</c:v>
                </c:pt>
                <c:pt idx="340">
                  <c:v>-16.25944864153859</c:v>
                </c:pt>
                <c:pt idx="341">
                  <c:v>-16.326640453934662</c:v>
                </c:pt>
                <c:pt idx="342">
                  <c:v>-16.392645433545091</c:v>
                </c:pt>
                <c:pt idx="343">
                  <c:v>-16.457326966524121</c:v>
                </c:pt>
                <c:pt idx="344">
                  <c:v>-16.52064236104485</c:v>
                </c:pt>
                <c:pt idx="345">
                  <c:v>-16.582852891087509</c:v>
                </c:pt>
                <c:pt idx="346">
                  <c:v>-16.643704113364191</c:v>
                </c:pt>
                <c:pt idx="347">
                  <c:v>-16.703105521202058</c:v>
                </c:pt>
                <c:pt idx="348">
                  <c:v>-16.760968315601339</c:v>
                </c:pt>
                <c:pt idx="349">
                  <c:v>-16.817268589138976</c:v>
                </c:pt>
                <c:pt idx="350">
                  <c:v>-16.871897050738308</c:v>
                </c:pt>
                <c:pt idx="351">
                  <c:v>-16.924739286303502</c:v>
                </c:pt>
                <c:pt idx="352">
                  <c:v>-16.975725281238514</c:v>
                </c:pt>
                <c:pt idx="353">
                  <c:v>-17.024928465485548</c:v>
                </c:pt>
                <c:pt idx="354">
                  <c:v>-17.072171241044998</c:v>
                </c:pt>
                <c:pt idx="355">
                  <c:v>-17.116656124591803</c:v>
                </c:pt>
                <c:pt idx="356">
                  <c:v>-17.15897226333615</c:v>
                </c:pt>
                <c:pt idx="357">
                  <c:v>-17.199592682719192</c:v>
                </c:pt>
                <c:pt idx="358">
                  <c:v>-17.237962388992266</c:v>
                </c:pt>
                <c:pt idx="359">
                  <c:v>-17.273845723271346</c:v>
                </c:pt>
                <c:pt idx="360">
                  <c:v>-17.307152178883552</c:v>
                </c:pt>
                <c:pt idx="361">
                  <c:v>-17.337991046905493</c:v>
                </c:pt>
                <c:pt idx="362">
                  <c:v>-17.366145452856998</c:v>
                </c:pt>
                <c:pt idx="363">
                  <c:v>-17.390616407990453</c:v>
                </c:pt>
                <c:pt idx="364">
                  <c:v>-17.412078443169563</c:v>
                </c:pt>
                <c:pt idx="365">
                  <c:v>-17.431392225623107</c:v>
                </c:pt>
                <c:pt idx="366">
                  <c:v>-17.447791010141348</c:v>
                </c:pt>
                <c:pt idx="367">
                  <c:v>-17.461020353436417</c:v>
                </c:pt>
                <c:pt idx="368">
                  <c:v>-17.470996579527807</c:v>
                </c:pt>
                <c:pt idx="369">
                  <c:v>-17.477736765146251</c:v>
                </c:pt>
                <c:pt idx="370">
                  <c:v>-17.48110258877276</c:v>
                </c:pt>
                <c:pt idx="371">
                  <c:v>-17.481012082099877</c:v>
                </c:pt>
                <c:pt idx="372">
                  <c:v>-17.476281827688176</c:v>
                </c:pt>
                <c:pt idx="373">
                  <c:v>-17.467787861824014</c:v>
                </c:pt>
                <c:pt idx="374">
                  <c:v>-17.45664700269699</c:v>
                </c:pt>
                <c:pt idx="375">
                  <c:v>-17.44194393754</c:v>
                </c:pt>
                <c:pt idx="376">
                  <c:v>-17.423444715142246</c:v>
                </c:pt>
                <c:pt idx="377">
                  <c:v>-17.401096397638305</c:v>
                </c:pt>
                <c:pt idx="378">
                  <c:v>-17.374844339489918</c:v>
                </c:pt>
                <c:pt idx="379">
                  <c:v>-17.344246253371207</c:v>
                </c:pt>
                <c:pt idx="380">
                  <c:v>-17.309237247705436</c:v>
                </c:pt>
                <c:pt idx="381">
                  <c:v>-17.269757553935033</c:v>
                </c:pt>
                <c:pt idx="382">
                  <c:v>-17.226075276732445</c:v>
                </c:pt>
                <c:pt idx="383">
                  <c:v>-17.178786393999999</c:v>
                </c:pt>
                <c:pt idx="384">
                  <c:v>-17.127149775624225</c:v>
                </c:pt>
                <c:pt idx="385">
                  <c:v>-17.071534278988814</c:v>
                </c:pt>
                <c:pt idx="386">
                  <c:v>-17.011195358633962</c:v>
                </c:pt>
                <c:pt idx="387">
                  <c:v>-16.946611163020084</c:v>
                </c:pt>
                <c:pt idx="388">
                  <c:v>-16.87832131683821</c:v>
                </c:pt>
                <c:pt idx="389">
                  <c:v>-16.805729842185947</c:v>
                </c:pt>
                <c:pt idx="390">
                  <c:v>-16.729410517215697</c:v>
                </c:pt>
                <c:pt idx="391">
                  <c:v>-16.648922762274722</c:v>
                </c:pt>
                <c:pt idx="392">
                  <c:v>-16.56439806818959</c:v>
                </c:pt>
                <c:pt idx="393">
                  <c:v>-16.476316291093813</c:v>
                </c:pt>
                <c:pt idx="394">
                  <c:v>-16.384117314219463</c:v>
                </c:pt>
                <c:pt idx="395">
                  <c:v>-16.285980758070938</c:v>
                </c:pt>
                <c:pt idx="396">
                  <c:v>-16.183892646431872</c:v>
                </c:pt>
                <c:pt idx="397">
                  <c:v>-16.077806872129432</c:v>
                </c:pt>
                <c:pt idx="398">
                  <c:v>-15.967998370528214</c:v>
                </c:pt>
                <c:pt idx="399">
                  <c:v>-15.854260513186452</c:v>
                </c:pt>
                <c:pt idx="400">
                  <c:v>-15.737037295103031</c:v>
                </c:pt>
                <c:pt idx="401">
                  <c:v>-15.615932536125174</c:v>
                </c:pt>
                <c:pt idx="402">
                  <c:v>-15.49153709113595</c:v>
                </c:pt>
                <c:pt idx="403">
                  <c:v>-15.36326010525223</c:v>
                </c:pt>
                <c:pt idx="404">
                  <c:v>-15.230722475051858</c:v>
                </c:pt>
                <c:pt idx="405">
                  <c:v>-15.094615808129259</c:v>
                </c:pt>
                <c:pt idx="406">
                  <c:v>-14.955314084887501</c:v>
                </c:pt>
                <c:pt idx="407">
                  <c:v>-14.812542369961715</c:v>
                </c:pt>
                <c:pt idx="408">
                  <c:v>-14.6668197959661</c:v>
                </c:pt>
                <c:pt idx="409">
                  <c:v>-14.517635768651942</c:v>
                </c:pt>
                <c:pt idx="410">
                  <c:v>-14.36539842188354</c:v>
                </c:pt>
                <c:pt idx="411">
                  <c:v>-14.209692791104279</c:v>
                </c:pt>
                <c:pt idx="412">
                  <c:v>-14.050898833572838</c:v>
                </c:pt>
                <c:pt idx="413">
                  <c:v>-13.889508359134153</c:v>
                </c:pt>
                <c:pt idx="414">
                  <c:v>-13.72506883442397</c:v>
                </c:pt>
                <c:pt idx="415">
                  <c:v>-13.557943139970298</c:v>
                </c:pt>
                <c:pt idx="416">
                  <c:v>-13.387741926312444</c:v>
                </c:pt>
                <c:pt idx="417">
                  <c:v>-13.214910896122399</c:v>
                </c:pt>
                <c:pt idx="418">
                  <c:v>-13.039840252697442</c:v>
                </c:pt>
                <c:pt idx="419">
                  <c:v>-12.862247376143914</c:v>
                </c:pt>
                <c:pt idx="420">
                  <c:v>-12.682540400326241</c:v>
                </c:pt>
                <c:pt idx="421">
                  <c:v>-12.500539165735233</c:v>
                </c:pt>
                <c:pt idx="422">
                  <c:v>-12.316324786841824</c:v>
                </c:pt>
                <c:pt idx="423">
                  <c:v>-12.129923732578703</c:v>
                </c:pt>
                <c:pt idx="424">
                  <c:v>-11.941458101570589</c:v>
                </c:pt>
                <c:pt idx="425">
                  <c:v>-11.751312120258797</c:v>
                </c:pt>
                <c:pt idx="426">
                  <c:v>-11.559341490268659</c:v>
                </c:pt>
                <c:pt idx="427">
                  <c:v>-11.365443751215878</c:v>
                </c:pt>
                <c:pt idx="428">
                  <c:v>-11.169957022368887</c:v>
                </c:pt>
                <c:pt idx="429">
                  <c:v>-10.972966687381247</c:v>
                </c:pt>
                <c:pt idx="430">
                  <c:v>-10.774142311513422</c:v>
                </c:pt>
                <c:pt idx="431">
                  <c:v>-10.573996196687188</c:v>
                </c:pt>
                <c:pt idx="432">
                  <c:v>-10.372666664421532</c:v>
                </c:pt>
                <c:pt idx="433">
                  <c:v>-10.170093092322299</c:v>
                </c:pt>
                <c:pt idx="434">
                  <c:v>-9.9664317324757352</c:v>
                </c:pt>
                <c:pt idx="435">
                  <c:v>-9.7617969989776103</c:v>
                </c:pt>
                <c:pt idx="436">
                  <c:v>-9.5562238991260315</c:v>
                </c:pt>
                <c:pt idx="437">
                  <c:v>-9.3498422160744514</c:v>
                </c:pt>
                <c:pt idx="438">
                  <c:v>-9.1426579266786039</c:v>
                </c:pt>
                <c:pt idx="439">
                  <c:v>-8.9348144754766867</c:v>
                </c:pt>
                <c:pt idx="440">
                  <c:v>-8.7262683168053385</c:v>
                </c:pt>
                <c:pt idx="441">
                  <c:v>-8.5171628952025831</c:v>
                </c:pt>
                <c:pt idx="442">
                  <c:v>-8.3074734494089579</c:v>
                </c:pt>
                <c:pt idx="443">
                  <c:v>-8.0972887784242413</c:v>
                </c:pt>
                <c:pt idx="444">
                  <c:v>-7.8867190271615737</c:v>
                </c:pt>
                <c:pt idx="445">
                  <c:v>-7.6757650494575351</c:v>
                </c:pt>
                <c:pt idx="446">
                  <c:v>-7.4644772216677486</c:v>
                </c:pt>
                <c:pt idx="447">
                  <c:v>-7.2529375120997344</c:v>
                </c:pt>
                <c:pt idx="448">
                  <c:v>-7.0411860510706363</c:v>
                </c:pt>
                <c:pt idx="449">
                  <c:v>-6.8292493075131997</c:v>
                </c:pt>
                <c:pt idx="450">
                  <c:v>-6.6171951614320159</c:v>
                </c:pt>
                <c:pt idx="451">
                  <c:v>-6.4050692930817323</c:v>
                </c:pt>
                <c:pt idx="452">
                  <c:v>-6.1928985983133256</c:v>
                </c:pt>
                <c:pt idx="453">
                  <c:v>-5.9807133883237604</c:v>
                </c:pt>
                <c:pt idx="454">
                  <c:v>-5.7685401320457217</c:v>
                </c:pt>
                <c:pt idx="455">
                  <c:v>-5.5564040176570373</c:v>
                </c:pt>
                <c:pt idx="456">
                  <c:v>-5.3443285256624176</c:v>
                </c:pt>
                <c:pt idx="457">
                  <c:v>-5.1323789745569224</c:v>
                </c:pt>
                <c:pt idx="458">
                  <c:v>-4.920554937422275</c:v>
                </c:pt>
                <c:pt idx="459">
                  <c:v>-4.7088534258306005</c:v>
                </c:pt>
                <c:pt idx="460">
                  <c:v>-4.4973124355077694</c:v>
                </c:pt>
                <c:pt idx="461">
                  <c:v>-4.2859191589057399</c:v>
                </c:pt>
                <c:pt idx="462">
                  <c:v>-4.0747026264667499</c:v>
                </c:pt>
                <c:pt idx="463">
                  <c:v>-3.8636589959263801</c:v>
                </c:pt>
                <c:pt idx="464">
                  <c:v>-3.6527942441403818</c:v>
                </c:pt>
                <c:pt idx="465">
                  <c:v>-3.4421307843178495</c:v>
                </c:pt>
                <c:pt idx="466">
                  <c:v>-3.231674806773658</c:v>
                </c:pt>
                <c:pt idx="467">
                  <c:v>-3.0214303672313632</c:v>
                </c:pt>
                <c:pt idx="468">
                  <c:v>-2.8113989599049041</c:v>
                </c:pt>
                <c:pt idx="469">
                  <c:v>-2.6016538012772794</c:v>
                </c:pt>
                <c:pt idx="470">
                  <c:v>-2.3921338420361273</c:v>
                </c:pt>
                <c:pt idx="471">
                  <c:v>-2.1827919077128155</c:v>
                </c:pt>
                <c:pt idx="472">
                  <c:v>-1.9736691959202248</c:v>
                </c:pt>
                <c:pt idx="473">
                  <c:v>-1.7647232282906751</c:v>
                </c:pt>
                <c:pt idx="474">
                  <c:v>-1.5559772718697751</c:v>
                </c:pt>
                <c:pt idx="475">
                  <c:v>-1.3477830005809628</c:v>
                </c:pt>
              </c:numCache>
            </c:numRef>
          </c:yVal>
          <c:smooth val="1"/>
          <c:extLst>
            <c:ext xmlns:c16="http://schemas.microsoft.com/office/drawing/2014/chart" uri="{C3380CC4-5D6E-409C-BE32-E72D297353CC}">
              <c16:uniqueId val="{00000013-4789-45DC-97F7-B59DC835213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Лист1!$V$2:$V$477</c:f>
              <c:numCache>
                <c:formatCode>0.00</c:formatCode>
                <c:ptCount val="476"/>
                <c:pt idx="0">
                  <c:v>19.854979911446527</c:v>
                </c:pt>
                <c:pt idx="1">
                  <c:v>19.929507887363378</c:v>
                </c:pt>
                <c:pt idx="2">
                  <c:v>20.04736977517603</c:v>
                </c:pt>
                <c:pt idx="3">
                  <c:v>18.965739896893478</c:v>
                </c:pt>
                <c:pt idx="4">
                  <c:v>18.827292010188078</c:v>
                </c:pt>
                <c:pt idx="5">
                  <c:v>18.646686798334098</c:v>
                </c:pt>
                <c:pt idx="6">
                  <c:v>18.426477232575365</c:v>
                </c:pt>
                <c:pt idx="7">
                  <c:v>18.172728967666622</c:v>
                </c:pt>
                <c:pt idx="8">
                  <c:v>17.886454653739882</c:v>
                </c:pt>
                <c:pt idx="9">
                  <c:v>17.570362660288808</c:v>
                </c:pt>
                <c:pt idx="10">
                  <c:v>17.228927090764021</c:v>
                </c:pt>
                <c:pt idx="11">
                  <c:v>16.863109365105604</c:v>
                </c:pt>
                <c:pt idx="12">
                  <c:v>16.475037243962241</c:v>
                </c:pt>
                <c:pt idx="13">
                  <c:v>16.067029747366885</c:v>
                </c:pt>
                <c:pt idx="14">
                  <c:v>15.642239239811861</c:v>
                </c:pt>
                <c:pt idx="15">
                  <c:v>15.204306480288498</c:v>
                </c:pt>
                <c:pt idx="16">
                  <c:v>14.75613963603972</c:v>
                </c:pt>
                <c:pt idx="17">
                  <c:v>14.299511271715149</c:v>
                </c:pt>
                <c:pt idx="18">
                  <c:v>13.835484413802588</c:v>
                </c:pt>
                <c:pt idx="19">
                  <c:v>13.36547557711596</c:v>
                </c:pt>
                <c:pt idx="20">
                  <c:v>12.892391221225209</c:v>
                </c:pt>
                <c:pt idx="21">
                  <c:v>12.418853478133677</c:v>
                </c:pt>
                <c:pt idx="22">
                  <c:v>11.947121599316592</c:v>
                </c:pt>
                <c:pt idx="23">
                  <c:v>11.480128513276576</c:v>
                </c:pt>
                <c:pt idx="24">
                  <c:v>11.020807148516139</c:v>
                </c:pt>
                <c:pt idx="25">
                  <c:v>10.571567031741139</c:v>
                </c:pt>
                <c:pt idx="26">
                  <c:v>10.13376576304433</c:v>
                </c:pt>
                <c:pt idx="27">
                  <c:v>9.7086610436439305</c:v>
                </c:pt>
                <c:pt idx="28">
                  <c:v>9.2975182592868766</c:v>
                </c:pt>
                <c:pt idx="29">
                  <c:v>8.9024241864681048</c:v>
                </c:pt>
                <c:pt idx="30">
                  <c:v>8.5250156298279336</c:v>
                </c:pt>
                <c:pt idx="31">
                  <c:v>8.167645762860742</c:v>
                </c:pt>
                <c:pt idx="32">
                  <c:v>7.8323159784078467</c:v>
                </c:pt>
                <c:pt idx="33">
                  <c:v>7.52043083757159</c:v>
                </c:pt>
                <c:pt idx="34">
                  <c:v>7.2327622085809287</c:v>
                </c:pt>
                <c:pt idx="35">
                  <c:v>6.9697417058050446</c:v>
                </c:pt>
                <c:pt idx="36">
                  <c:v>6.731902977079125</c:v>
                </c:pt>
                <c:pt idx="37">
                  <c:v>6.520172008126921</c:v>
                </c:pt>
                <c:pt idx="38">
                  <c:v>6.3357292279601021</c:v>
                </c:pt>
                <c:pt idx="39">
                  <c:v>6.1798669181763559</c:v>
                </c:pt>
                <c:pt idx="40">
                  <c:v>6.0535085029899687</c:v>
                </c:pt>
                <c:pt idx="41">
                  <c:v>5.9569699019193134</c:v>
                </c:pt>
                <c:pt idx="42">
                  <c:v>5.8900175906717713</c:v>
                </c:pt>
                <c:pt idx="43">
                  <c:v>5.8521998897194401</c:v>
                </c:pt>
                <c:pt idx="44">
                  <c:v>5.8432465597987102</c:v>
                </c:pt>
                <c:pt idx="45">
                  <c:v>5.8632685996591896</c:v>
                </c:pt>
                <c:pt idx="46">
                  <c:v>5.9126592010259076</c:v>
                </c:pt>
                <c:pt idx="47">
                  <c:v>5.9917590446769839</c:v>
                </c:pt>
                <c:pt idx="48">
                  <c:v>6.1004836007952123</c:v>
                </c:pt>
                <c:pt idx="49">
                  <c:v>6.2381830997764718</c:v>
                </c:pt>
                <c:pt idx="50">
                  <c:v>6.4037983573972923</c:v>
                </c:pt>
                <c:pt idx="51">
                  <c:v>6.5962215207516834</c:v>
                </c:pt>
                <c:pt idx="52">
                  <c:v>6.8146427258848856</c:v>
                </c:pt>
                <c:pt idx="53">
                  <c:v>7.0586564004421088</c:v>
                </c:pt>
                <c:pt idx="54">
                  <c:v>7.32807768881319</c:v>
                </c:pt>
                <c:pt idx="55">
                  <c:v>7.6226009175181195</c:v>
                </c:pt>
                <c:pt idx="56">
                  <c:v>7.9415063023566699</c:v>
                </c:pt>
                <c:pt idx="57">
                  <c:v>8.2836223796009492</c:v>
                </c:pt>
                <c:pt idx="58">
                  <c:v>8.6475266575812935</c:v>
                </c:pt>
                <c:pt idx="59">
                  <c:v>9.0319195970892423</c:v>
                </c:pt>
                <c:pt idx="60">
                  <c:v>9.4358833238482305</c:v>
                </c:pt>
                <c:pt idx="61">
                  <c:v>9.8588927283882715</c:v>
                </c:pt>
                <c:pt idx="62">
                  <c:v>10.300578099489206</c:v>
                </c:pt>
                <c:pt idx="63">
                  <c:v>10.760396397113785</c:v>
                </c:pt>
                <c:pt idx="64">
                  <c:v>11.237427185475815</c:v>
                </c:pt>
                <c:pt idx="65">
                  <c:v>11.730400809645614</c:v>
                </c:pt>
                <c:pt idx="66">
                  <c:v>12.237937469780423</c:v>
                </c:pt>
                <c:pt idx="67">
                  <c:v>12.758887048065645</c:v>
                </c:pt>
                <c:pt idx="68">
                  <c:v>13.292492191493491</c:v>
                </c:pt>
                <c:pt idx="69">
                  <c:v>13.8383037820458</c:v>
                </c:pt>
                <c:pt idx="70">
                  <c:v>14.395929908752422</c:v>
                </c:pt>
                <c:pt idx="71">
                  <c:v>14.964731901884068</c:v>
                </c:pt>
                <c:pt idx="72">
                  <c:v>15.543699672818184</c:v>
                </c:pt>
                <c:pt idx="73">
                  <c:v>16.131533682346298</c:v>
                </c:pt>
                <c:pt idx="74">
                  <c:v>16.72690706849097</c:v>
                </c:pt>
                <c:pt idx="75">
                  <c:v>17.328784981369953</c:v>
                </c:pt>
                <c:pt idx="76">
                  <c:v>17.936279430985415</c:v>
                </c:pt>
                <c:pt idx="77">
                  <c:v>18.548903730511633</c:v>
                </c:pt>
                <c:pt idx="78">
                  <c:v>19.166031163930846</c:v>
                </c:pt>
                <c:pt idx="79">
                  <c:v>19.786720803379964</c:v>
                </c:pt>
                <c:pt idx="80">
                  <c:v>20.409671401977533</c:v>
                </c:pt>
                <c:pt idx="81">
                  <c:v>21.033346053957889</c:v>
                </c:pt>
                <c:pt idx="82">
                  <c:v>21.656250545382459</c:v>
                </c:pt>
                <c:pt idx="83">
                  <c:v>22.27714339792724</c:v>
                </c:pt>
                <c:pt idx="84">
                  <c:v>22.895044407248456</c:v>
                </c:pt>
                <c:pt idx="85">
                  <c:v>23.509080952405917</c:v>
                </c:pt>
                <c:pt idx="86">
                  <c:v>24.118233552575109</c:v>
                </c:pt>
                <c:pt idx="87">
                  <c:v>24.721168515086166</c:v>
                </c:pt>
                <c:pt idx="88">
                  <c:v>25.316251596808396</c:v>
                </c:pt>
                <c:pt idx="89">
                  <c:v>25.901732432842248</c:v>
                </c:pt>
                <c:pt idx="90">
                  <c:v>26.475817966461147</c:v>
                </c:pt>
                <c:pt idx="91">
                  <c:v>27.037527993321397</c:v>
                </c:pt>
                <c:pt idx="92">
                  <c:v>27.585639819502777</c:v>
                </c:pt>
                <c:pt idx="93">
                  <c:v>28.119164702296214</c:v>
                </c:pt>
                <c:pt idx="94">
                  <c:v>28.636982408165895</c:v>
                </c:pt>
                <c:pt idx="95">
                  <c:v>29.137735337018952</c:v>
                </c:pt>
                <c:pt idx="96">
                  <c:v>29.619896829128265</c:v>
                </c:pt>
                <c:pt idx="97">
                  <c:v>30.081965839862814</c:v>
                </c:pt>
                <c:pt idx="98">
                  <c:v>30.52271625995634</c:v>
                </c:pt>
                <c:pt idx="99">
                  <c:v>30.9412532687187</c:v>
                </c:pt>
                <c:pt idx="100">
                  <c:v>31.33696210384365</c:v>
                </c:pt>
                <c:pt idx="101">
                  <c:v>31.709316802024794</c:v>
                </c:pt>
                <c:pt idx="102">
                  <c:v>32.057678693532893</c:v>
                </c:pt>
                <c:pt idx="103">
                  <c:v>32.381272494792896</c:v>
                </c:pt>
                <c:pt idx="104">
                  <c:v>32.679258030652946</c:v>
                </c:pt>
                <c:pt idx="105">
                  <c:v>32.950965893268574</c:v>
                </c:pt>
                <c:pt idx="106">
                  <c:v>33.196054548025081</c:v>
                </c:pt>
                <c:pt idx="107">
                  <c:v>33.414544486999461</c:v>
                </c:pt>
                <c:pt idx="108">
                  <c:v>33.606705522537197</c:v>
                </c:pt>
                <c:pt idx="109">
                  <c:v>33.772848451137527</c:v>
                </c:pt>
                <c:pt idx="110">
                  <c:v>33.913181608915316</c:v>
                </c:pt>
                <c:pt idx="111">
                  <c:v>34.027790379524227</c:v>
                </c:pt>
                <c:pt idx="112">
                  <c:v>34.116773808002471</c:v>
                </c:pt>
                <c:pt idx="113">
                  <c:v>34.18043586015699</c:v>
                </c:pt>
                <c:pt idx="114">
                  <c:v>34.219411790370941</c:v>
                </c:pt>
                <c:pt idx="115">
                  <c:v>34.234603250026701</c:v>
                </c:pt>
                <c:pt idx="116">
                  <c:v>34.227103149890887</c:v>
                </c:pt>
                <c:pt idx="117">
                  <c:v>34.197925847768772</c:v>
                </c:pt>
                <c:pt idx="118">
                  <c:v>34.147928595542901</c:v>
                </c:pt>
                <c:pt idx="119">
                  <c:v>34.077849107980676</c:v>
                </c:pt>
                <c:pt idx="120">
                  <c:v>33.988428515195814</c:v>
                </c:pt>
                <c:pt idx="121">
                  <c:v>33.880599206686021</c:v>
                </c:pt>
                <c:pt idx="122">
                  <c:v>33.755546307563783</c:v>
                </c:pt>
                <c:pt idx="123">
                  <c:v>33.614632540941223</c:v>
                </c:pt>
                <c:pt idx="124">
                  <c:v>33.459275275468812</c:v>
                </c:pt>
                <c:pt idx="125">
                  <c:v>33.290727943181949</c:v>
                </c:pt>
                <c:pt idx="126">
                  <c:v>33.109755581617335</c:v>
                </c:pt>
                <c:pt idx="127">
                  <c:v>32.91778580546378</c:v>
                </c:pt>
                <c:pt idx="128">
                  <c:v>32.715426546335209</c:v>
                </c:pt>
                <c:pt idx="129">
                  <c:v>32.503504317998875</c:v>
                </c:pt>
                <c:pt idx="130">
                  <c:v>32.283743870258284</c:v>
                </c:pt>
                <c:pt idx="131">
                  <c:v>32.057217621803268</c:v>
                </c:pt>
                <c:pt idx="132">
                  <c:v>31.825168758630706</c:v>
                </c:pt>
                <c:pt idx="133">
                  <c:v>31.588638961315148</c:v>
                </c:pt>
                <c:pt idx="134">
                  <c:v>31.348427420854534</c:v>
                </c:pt>
                <c:pt idx="135">
                  <c:v>31.105220621824262</c:v>
                </c:pt>
                <c:pt idx="136">
                  <c:v>30.859718710184069</c:v>
                </c:pt>
                <c:pt idx="137">
                  <c:v>30.612765276432022</c:v>
                </c:pt>
                <c:pt idx="138">
                  <c:v>30.365347355604133</c:v>
                </c:pt>
                <c:pt idx="139">
                  <c:v>30.118475890159605</c:v>
                </c:pt>
                <c:pt idx="140">
                  <c:v>29.873035454750042</c:v>
                </c:pt>
                <c:pt idx="141">
                  <c:v>29.629671549797049</c:v>
                </c:pt>
                <c:pt idx="142">
                  <c:v>29.388807678222623</c:v>
                </c:pt>
                <c:pt idx="143">
                  <c:v>29.150802451372094</c:v>
                </c:pt>
                <c:pt idx="144">
                  <c:v>28.916062295436831</c:v>
                </c:pt>
                <c:pt idx="145">
                  <c:v>28.685154157876962</c:v>
                </c:pt>
                <c:pt idx="146">
                  <c:v>28.458744031190818</c:v>
                </c:pt>
                <c:pt idx="147">
                  <c:v>28.237484246492386</c:v>
                </c:pt>
                <c:pt idx="148">
                  <c:v>28.021866613626475</c:v>
                </c:pt>
                <c:pt idx="149">
                  <c:v>27.812148991227115</c:v>
                </c:pt>
                <c:pt idx="150">
                  <c:v>27.608433839678714</c:v>
                </c:pt>
                <c:pt idx="151">
                  <c:v>27.410777512192688</c:v>
                </c:pt>
                <c:pt idx="152">
                  <c:v>27.219354191422429</c:v>
                </c:pt>
                <c:pt idx="153">
                  <c:v>27.034476381540269</c:v>
                </c:pt>
                <c:pt idx="154">
                  <c:v>26.856533432006785</c:v>
                </c:pt>
                <c:pt idx="155">
                  <c:v>26.685868585109674</c:v>
                </c:pt>
                <c:pt idx="156">
                  <c:v>26.522642362117761</c:v>
                </c:pt>
                <c:pt idx="157">
                  <c:v>26.366817194223348</c:v>
                </c:pt>
                <c:pt idx="158">
                  <c:v>26.218224021792377</c:v>
                </c:pt>
                <c:pt idx="159">
                  <c:v>26.076729646325109</c:v>
                </c:pt>
                <c:pt idx="160">
                  <c:v>25.942311868071499</c:v>
                </c:pt>
                <c:pt idx="161">
                  <c:v>25.815090224146807</c:v>
                </c:pt>
                <c:pt idx="162">
                  <c:v>25.695232066512105</c:v>
                </c:pt>
                <c:pt idx="163">
                  <c:v>25.582812532782533</c:v>
                </c:pt>
                <c:pt idx="164">
                  <c:v>25.477727454900698</c:v>
                </c:pt>
                <c:pt idx="165">
                  <c:v>25.379703605175003</c:v>
                </c:pt>
                <c:pt idx="166">
                  <c:v>25.288387495279277</c:v>
                </c:pt>
                <c:pt idx="167">
                  <c:v>25.203483697771979</c:v>
                </c:pt>
                <c:pt idx="168">
                  <c:v>25.124838522076558</c:v>
                </c:pt>
                <c:pt idx="169">
                  <c:v>25.052410984039273</c:v>
                </c:pt>
                <c:pt idx="170">
                  <c:v>24.986168637871714</c:v>
                </c:pt>
                <c:pt idx="171">
                  <c:v>24.92596291601653</c:v>
                </c:pt>
                <c:pt idx="172">
                  <c:v>24.871479606628391</c:v>
                </c:pt>
                <c:pt idx="173">
                  <c:v>24.822262760996779</c:v>
                </c:pt>
                <c:pt idx="174">
                  <c:v>24.777825692296023</c:v>
                </c:pt>
                <c:pt idx="175">
                  <c:v>24.737773928046224</c:v>
                </c:pt>
                <c:pt idx="176">
                  <c:v>24.701829117536519</c:v>
                </c:pt>
                <c:pt idx="177">
                  <c:v>24.669810247421253</c:v>
                </c:pt>
                <c:pt idx="178">
                  <c:v>24.641507273912399</c:v>
                </c:pt>
                <c:pt idx="179">
                  <c:v>24.616599154472315</c:v>
                </c:pt>
                <c:pt idx="180">
                  <c:v>24.594612863659858</c:v>
                </c:pt>
                <c:pt idx="181">
                  <c:v>24.575048053264606</c:v>
                </c:pt>
                <c:pt idx="182">
                  <c:v>24.557172131538344</c:v>
                </c:pt>
                <c:pt idx="183">
                  <c:v>24.540636733174281</c:v>
                </c:pt>
                <c:pt idx="184">
                  <c:v>24.525158384442289</c:v>
                </c:pt>
                <c:pt idx="185">
                  <c:v>24.510388720035522</c:v>
                </c:pt>
                <c:pt idx="186">
                  <c:v>24.49599474370476</c:v>
                </c:pt>
                <c:pt idx="187">
                  <c:v>24.481600767373997</c:v>
                </c:pt>
                <c:pt idx="188">
                  <c:v>24.466672289371459</c:v>
                </c:pt>
                <c:pt idx="189">
                  <c:v>24.45062187016007</c:v>
                </c:pt>
                <c:pt idx="190">
                  <c:v>24.432897931337319</c:v>
                </c:pt>
                <c:pt idx="191">
                  <c:v>24.413071846961945</c:v>
                </c:pt>
                <c:pt idx="192">
                  <c:v>24.390814036130887</c:v>
                </c:pt>
                <c:pt idx="193">
                  <c:v>24.365837609767866</c:v>
                </c:pt>
                <c:pt idx="194">
                  <c:v>24.337806156277608</c:v>
                </c:pt>
                <c:pt idx="195">
                  <c:v>24.306284219026541</c:v>
                </c:pt>
                <c:pt idx="196">
                  <c:v>24.270756080746626</c:v>
                </c:pt>
                <c:pt idx="197">
                  <c:v>24.230685532093041</c:v>
                </c:pt>
                <c:pt idx="198">
                  <c:v>24.185614916682205</c:v>
                </c:pt>
                <c:pt idx="199">
                  <c:v>24.135211238265011</c:v>
                </c:pt>
                <c:pt idx="200">
                  <c:v>24.079228591918909</c:v>
                </c:pt>
                <c:pt idx="201">
                  <c:v>24.017453518509821</c:v>
                </c:pt>
                <c:pt idx="202">
                  <c:v>23.949611082673048</c:v>
                </c:pt>
                <c:pt idx="203">
                  <c:v>23.87534950375553</c:v>
                </c:pt>
                <c:pt idx="204">
                  <c:v>23.794262355566005</c:v>
                </c:pt>
                <c:pt idx="205">
                  <c:v>23.705961996316887</c:v>
                </c:pt>
                <c:pt idx="206">
                  <c:v>23.61015470623969</c:v>
                </c:pt>
                <c:pt idx="207">
                  <c:v>23.506673133373223</c:v>
                </c:pt>
                <c:pt idx="208">
                  <c:v>23.395435309410086</c:v>
                </c:pt>
                <c:pt idx="209">
                  <c:v>23.276360973715754</c:v>
                </c:pt>
                <c:pt idx="210">
                  <c:v>23.149318635463658</c:v>
                </c:pt>
                <c:pt idx="211">
                  <c:v>23.014106789231263</c:v>
                </c:pt>
                <c:pt idx="212">
                  <c:v>22.870501729845959</c:v>
                </c:pt>
                <c:pt idx="213">
                  <c:v>22.718327566981291</c:v>
                </c:pt>
                <c:pt idx="214">
                  <c:v>22.557510870695111</c:v>
                </c:pt>
                <c:pt idx="215">
                  <c:v>22.388104578852627</c:v>
                </c:pt>
                <c:pt idx="216">
                  <c:v>22.209644204378105</c:v>
                </c:pt>
                <c:pt idx="217">
                  <c:v>22.023374640941601</c:v>
                </c:pt>
                <c:pt idx="218">
                  <c:v>21.828764802217435</c:v>
                </c:pt>
                <c:pt idx="219">
                  <c:v>21.625801026821097</c:v>
                </c:pt>
                <c:pt idx="220">
                  <c:v>21.414479899406423</c:v>
                </c:pt>
                <c:pt idx="221">
                  <c:v>21.194856065511665</c:v>
                </c:pt>
                <c:pt idx="222">
                  <c:v>20.967079800367337</c:v>
                </c:pt>
                <c:pt idx="223">
                  <c:v>20.731402131915086</c:v>
                </c:pt>
                <c:pt idx="224">
                  <c:v>20.488113364577242</c:v>
                </c:pt>
                <c:pt idx="225">
                  <c:v>20.237476480007142</c:v>
                </c:pt>
                <c:pt idx="226">
                  <c:v>19.979692983627288</c:v>
                </c:pt>
                <c:pt idx="227">
                  <c:v>19.714923396706549</c:v>
                </c:pt>
                <c:pt idx="228">
                  <c:v>19.443333363533014</c:v>
                </c:pt>
                <c:pt idx="229">
                  <c:v>19.165165373682964</c:v>
                </c:pt>
                <c:pt idx="230">
                  <c:v>18.880737054347986</c:v>
                </c:pt>
                <c:pt idx="231">
                  <c:v>18.590449708700135</c:v>
                </c:pt>
                <c:pt idx="232">
                  <c:v>18.294713178276997</c:v>
                </c:pt>
                <c:pt idx="233">
                  <c:v>17.993886074423784</c:v>
                </c:pt>
                <c:pt idx="234">
                  <c:v>17.688265532255134</c:v>
                </c:pt>
                <c:pt idx="235">
                  <c:v>17.378104287385916</c:v>
                </c:pt>
                <c:pt idx="236">
                  <c:v>17.063668736815412</c:v>
                </c:pt>
                <c:pt idx="237">
                  <c:v>16.745300415158269</c:v>
                </c:pt>
                <c:pt idx="238">
                  <c:v>16.42339721024031</c:v>
                </c:pt>
                <c:pt idx="239">
                  <c:v>16.098418486118284</c:v>
                </c:pt>
                <c:pt idx="240">
                  <c:v>15.770791161060282</c:v>
                </c:pt>
                <c:pt idx="241">
                  <c:v>15.44088580012321</c:v>
                </c:pt>
                <c:pt idx="242">
                  <c:v>15.108801448345154</c:v>
                </c:pt>
                <c:pt idx="243">
                  <c:v>14.775224590301507</c:v>
                </c:pt>
                <c:pt idx="244">
                  <c:v>14.440218409895886</c:v>
                </c:pt>
                <c:pt idx="245">
                  <c:v>14.104121026396719</c:v>
                </c:pt>
                <c:pt idx="246">
                  <c:v>13.767316666245437</c:v>
                </c:pt>
                <c:pt idx="247">
                  <c:v>13.430213463306403</c:v>
                </c:pt>
                <c:pt idx="248">
                  <c:v>13.093181982636411</c:v>
                </c:pt>
                <c:pt idx="249">
                  <c:v>12.756524482369372</c:v>
                </c:pt>
                <c:pt idx="250">
                  <c:v>12.420597012340973</c:v>
                </c:pt>
                <c:pt idx="251">
                  <c:v>12.085417503118482</c:v>
                </c:pt>
                <c:pt idx="252">
                  <c:v>11.751271136105009</c:v>
                </c:pt>
                <c:pt idx="253">
                  <c:v>11.418452484905684</c:v>
                </c:pt>
                <c:pt idx="254">
                  <c:v>11.087269784510092</c:v>
                </c:pt>
                <c:pt idx="255">
                  <c:v>10.758032977580983</c:v>
                </c:pt>
                <c:pt idx="256">
                  <c:v>10.431007607281169</c:v>
                </c:pt>
                <c:pt idx="257">
                  <c:v>10.10638407915825</c:v>
                </c:pt>
                <c:pt idx="258">
                  <c:v>9.7843118146061627</c:v>
                </c:pt>
                <c:pt idx="259">
                  <c:v>9.4649214506148809</c:v>
                </c:pt>
                <c:pt idx="260">
                  <c:v>9.1483666777610217</c:v>
                </c:pt>
                <c:pt idx="261">
                  <c:v>8.8348404631018234</c:v>
                </c:pt>
                <c:pt idx="262">
                  <c:v>8.5245605349540448</c:v>
                </c:pt>
                <c:pt idx="263">
                  <c:v>8.2177352294325559</c:v>
                </c:pt>
                <c:pt idx="264">
                  <c:v>7.9145242139697043</c:v>
                </c:pt>
                <c:pt idx="265">
                  <c:v>7.6150248259305755</c:v>
                </c:pt>
                <c:pt idx="266">
                  <c:v>7.3192925646900653</c:v>
                </c:pt>
                <c:pt idx="267">
                  <c:v>7.0273820757865906</c:v>
                </c:pt>
                <c:pt idx="268">
                  <c:v>6.7393821582197573</c:v>
                </c:pt>
                <c:pt idx="269">
                  <c:v>6.4554166182875106</c:v>
                </c:pt>
                <c:pt idx="270">
                  <c:v>6.1756246313452507</c:v>
                </c:pt>
                <c:pt idx="271">
                  <c:v>5.9001325652003267</c:v>
                </c:pt>
                <c:pt idx="272">
                  <c:v>5.629015557467933</c:v>
                </c:pt>
                <c:pt idx="273">
                  <c:v>5.3629938192665572</c:v>
                </c:pt>
                <c:pt idx="274">
                  <c:v>5.100731096416709</c:v>
                </c:pt>
                <c:pt idx="275">
                  <c:v>4.8428058631718143</c:v>
                </c:pt>
                <c:pt idx="276">
                  <c:v>4.5893210068345063</c:v>
                </c:pt>
                <c:pt idx="277">
                  <c:v>4.3403469689190386</c:v>
                </c:pt>
                <c:pt idx="278">
                  <c:v>4.0959635831415646</c:v>
                </c:pt>
                <c:pt idx="279">
                  <c:v>3.8562284834682923</c:v>
                </c:pt>
                <c:pt idx="280">
                  <c:v>3.6211574658751462</c:v>
                </c:pt>
                <c:pt idx="281">
                  <c:v>3.390724915266035</c:v>
                </c:pt>
                <c:pt idx="282">
                  <c:v>3.1648889936506746</c:v>
                </c:pt>
                <c:pt idx="283">
                  <c:v>2.9436215244233579</c:v>
                </c:pt>
                <c:pt idx="284">
                  <c:v>2.7269261363893715</c:v>
                </c:pt>
                <c:pt idx="285">
                  <c:v>2.5148327138274906</c:v>
                </c:pt>
                <c:pt idx="286">
                  <c:v>2.307375623658297</c:v>
                </c:pt>
                <c:pt idx="287">
                  <c:v>2.1045604158192854</c:v>
                </c:pt>
                <c:pt idx="288">
                  <c:v>1.9063499484211182</c:v>
                </c:pt>
                <c:pt idx="289">
                  <c:v>1.7126762347295874</c:v>
                </c:pt>
                <c:pt idx="290">
                  <c:v>1.5234575198963265</c:v>
                </c:pt>
                <c:pt idx="291">
                  <c:v>1.3386322209611479</c:v>
                </c:pt>
                <c:pt idx="292">
                  <c:v>1.1581697065383152</c:v>
                </c:pt>
                <c:pt idx="293">
                  <c:v>0.98206079788505851</c:v>
                </c:pt>
                <c:pt idx="294">
                  <c:v>0.81028889855369557</c:v>
                </c:pt>
                <c:pt idx="295">
                  <c:v>0.64280630042776088</c:v>
                </c:pt>
                <c:pt idx="296">
                  <c:v>0.48018416678532938</c:v>
                </c:pt>
                <c:pt idx="297">
                  <c:v>0.32134949192404705</c:v>
                </c:pt>
                <c:pt idx="298">
                  <c:v>0.16609948966652124</c:v>
                </c:pt>
                <c:pt idx="299">
                  <c:v>1.4726570676430109E-2</c:v>
                </c:pt>
                <c:pt idx="300">
                  <c:v>-0.13284054205287205</c:v>
                </c:pt>
                <c:pt idx="301">
                  <c:v>-0.2766604613978414</c:v>
                </c:pt>
                <c:pt idx="302">
                  <c:v>-0.41680321362800893</c:v>
                </c:pt>
                <c:pt idx="303">
                  <c:v>-0.55336382808163731</c:v>
                </c:pt>
                <c:pt idx="304">
                  <c:v>-0.68646989995613139</c:v>
                </c:pt>
                <c:pt idx="305">
                  <c:v>-0.81626388654112314</c:v>
                </c:pt>
                <c:pt idx="306">
                  <c:v>-0.94288827180861901</c:v>
                </c:pt>
                <c:pt idx="307">
                  <c:v>-1.066457736678418</c:v>
                </c:pt>
                <c:pt idx="308">
                  <c:v>-1.1870651358738531</c:v>
                </c:pt>
                <c:pt idx="309">
                  <c:v>-1.3047974539920633</c:v>
                </c:pt>
                <c:pt idx="310">
                  <c:v>-1.4197517082095124</c:v>
                </c:pt>
                <c:pt idx="311">
                  <c:v>-1.5320466885343167</c:v>
                </c:pt>
                <c:pt idx="312">
                  <c:v>-1.641821250133213</c:v>
                </c:pt>
                <c:pt idx="313">
                  <c:v>-1.7492312181740963</c:v>
                </c:pt>
                <c:pt idx="314">
                  <c:v>-1.8544157680124012</c:v>
                </c:pt>
                <c:pt idx="315">
                  <c:v>-1.957484510913486</c:v>
                </c:pt>
                <c:pt idx="316">
                  <c:v>-2.0585268862545472</c:v>
                </c:pt>
                <c:pt idx="317">
                  <c:v>-2.1576193124055854</c:v>
                </c:pt>
                <c:pt idx="318">
                  <c:v>-2.2548490941524491</c:v>
                </c:pt>
                <c:pt idx="319">
                  <c:v>-2.3503240283578593</c:v>
                </c:pt>
                <c:pt idx="320">
                  <c:v>-2.4441653598099888</c:v>
                </c:pt>
                <c:pt idx="321">
                  <c:v>-2.5362815145403119</c:v>
                </c:pt>
                <c:pt idx="322">
                  <c:v>-2.6271092299371905</c:v>
                </c:pt>
                <c:pt idx="323">
                  <c:v>-2.7166950400918677</c:v>
                </c:pt>
                <c:pt idx="324">
                  <c:v>-2.804733058065175</c:v>
                </c:pt>
                <c:pt idx="325">
                  <c:v>-2.8917140264064032</c:v>
                </c:pt>
                <c:pt idx="326">
                  <c:v>-2.9775482922792382</c:v>
                </c:pt>
                <c:pt idx="327">
                  <c:v>-3.0622303057461968</c:v>
                </c:pt>
                <c:pt idx="328">
                  <c:v>-3.145607443526385</c:v>
                </c:pt>
                <c:pt idx="329">
                  <c:v>-3.2281390696763963</c:v>
                </c:pt>
                <c:pt idx="330">
                  <c:v>-3.3096994567662441</c:v>
                </c:pt>
                <c:pt idx="331">
                  <c:v>-3.3902693934738628</c:v>
                </c:pt>
                <c:pt idx="332">
                  <c:v>-3.4698450375348306</c:v>
                </c:pt>
                <c:pt idx="333">
                  <c:v>-3.5484129410237069</c:v>
                </c:pt>
                <c:pt idx="334">
                  <c:v>-3.6259628579020489</c:v>
                </c:pt>
                <c:pt idx="335">
                  <c:v>-3.7024917997419786</c:v>
                </c:pt>
                <c:pt idx="336">
                  <c:v>-3.7779995530843724</c:v>
                </c:pt>
                <c:pt idx="337">
                  <c:v>-3.8524771526455837</c:v>
                </c:pt>
                <c:pt idx="338">
                  <c:v>-3.9259006910026062</c:v>
                </c:pt>
                <c:pt idx="339">
                  <c:v>-3.9982240609824609</c:v>
                </c:pt>
                <c:pt idx="340">
                  <c:v>-4.0693887747824187</c:v>
                </c:pt>
                <c:pt idx="341">
                  <c:v>-4.1393325023353089</c:v>
                </c:pt>
                <c:pt idx="342">
                  <c:v>-4.2080005981028066</c:v>
                </c:pt>
                <c:pt idx="343">
                  <c:v>-4.2752359561622102</c:v>
                </c:pt>
                <c:pt idx="344">
                  <c:v>-4.3409835040569291</c:v>
                </c:pt>
                <c:pt idx="345">
                  <c:v>-4.405523300170894</c:v>
                </c:pt>
                <c:pt idx="346">
                  <c:v>-4.4685735784470992</c:v>
                </c:pt>
                <c:pt idx="347">
                  <c:v>-4.5300374284386589</c:v>
                </c:pt>
                <c:pt idx="348">
                  <c:v>-4.5898222088813778</c:v>
                </c:pt>
                <c:pt idx="349">
                  <c:v>-4.647905720025296</c:v>
                </c:pt>
                <c:pt idx="350">
                  <c:v>-4.7041731208562823</c:v>
                </c:pt>
                <c:pt idx="351">
                  <c:v>-4.7585018858313513</c:v>
                </c:pt>
                <c:pt idx="352">
                  <c:v>-4.8108215734362556</c:v>
                </c:pt>
                <c:pt idx="353">
                  <c:v>-4.8612192749977083</c:v>
                </c:pt>
                <c:pt idx="354">
                  <c:v>-4.9095135502517193</c:v>
                </c:pt>
                <c:pt idx="355">
                  <c:v>-4.954873616248368</c:v>
                </c:pt>
                <c:pt idx="356">
                  <c:v>-4.9979449734091714</c:v>
                </c:pt>
                <c:pt idx="357">
                  <c:v>-5.0392352275550341</c:v>
                </c:pt>
                <c:pt idx="358">
                  <c:v>-5.0781710274517478</c:v>
                </c:pt>
                <c:pt idx="359">
                  <c:v>-5.1145175680518147</c:v>
                </c:pt>
                <c:pt idx="360">
                  <c:v>-5.1481992848217484</c:v>
                </c:pt>
                <c:pt idx="361">
                  <c:v>-5.1793433994054734</c:v>
                </c:pt>
                <c:pt idx="362">
                  <c:v>-5.2077437102794617</c:v>
                </c:pt>
                <c:pt idx="363">
                  <c:v>-5.2324101939797387</c:v>
                </c:pt>
                <c:pt idx="364">
                  <c:v>-5.2540511079132504</c:v>
                </c:pt>
                <c:pt idx="365">
                  <c:v>-5.2735369384288742</c:v>
                </c:pt>
                <c:pt idx="366">
                  <c:v>-5.2901124671101547</c:v>
                </c:pt>
                <c:pt idx="367">
                  <c:v>-5.3035364851355542</c:v>
                </c:pt>
                <c:pt idx="368">
                  <c:v>-5.3137411125004244</c:v>
                </c:pt>
                <c:pt idx="369">
                  <c:v>-5.3207575142383554</c:v>
                </c:pt>
                <c:pt idx="370">
                  <c:v>-5.3244588956236809</c:v>
                </c:pt>
                <c:pt idx="371">
                  <c:v>-5.3247760958969552</c:v>
                </c:pt>
                <c:pt idx="372">
                  <c:v>-5.3205752201378322</c:v>
                </c:pt>
                <c:pt idx="373">
                  <c:v>-5.3127165086567363</c:v>
                </c:pt>
                <c:pt idx="374">
                  <c:v>-5.3022886030375957</c:v>
                </c:pt>
                <c:pt idx="375">
                  <c:v>-5.2884069286286817</c:v>
                </c:pt>
                <c:pt idx="376">
                  <c:v>-5.2708516225218753</c:v>
                </c:pt>
                <c:pt idx="377">
                  <c:v>-5.2495710276067218</c:v>
                </c:pt>
                <c:pt idx="378">
                  <c:v>-5.2245169021189151</c:v>
                </c:pt>
                <c:pt idx="379">
                  <c:v>-5.1952614739537237</c:v>
                </c:pt>
                <c:pt idx="380">
                  <c:v>-5.1617428399622431</c:v>
                </c:pt>
                <c:pt idx="381">
                  <c:v>-5.1238944008946401</c:v>
                </c:pt>
                <c:pt idx="382">
                  <c:v>-5.0819740153849073</c:v>
                </c:pt>
                <c:pt idx="383">
                  <c:v>-5.0365563154220556</c:v>
                </c:pt>
                <c:pt idx="384">
                  <c:v>-4.9869099900126406</c:v>
                </c:pt>
                <c:pt idx="385">
                  <c:v>-4.9333919428288935</c:v>
                </c:pt>
                <c:pt idx="386">
                  <c:v>-4.8752648860216112</c:v>
                </c:pt>
                <c:pt idx="387">
                  <c:v>-4.8129834875464432</c:v>
                </c:pt>
                <c:pt idx="388">
                  <c:v>-4.7470694415271248</c:v>
                </c:pt>
                <c:pt idx="389">
                  <c:v>-4.6769271969795181</c:v>
                </c:pt>
                <c:pt idx="390">
                  <c:v>-4.6031160168349734</c:v>
                </c:pt>
                <c:pt idx="391">
                  <c:v>-4.5251893445849412</c:v>
                </c:pt>
                <c:pt idx="392">
                  <c:v>-4.443268851935863</c:v>
                </c:pt>
                <c:pt idx="393">
                  <c:v>-4.3578207336366175</c:v>
                </c:pt>
                <c:pt idx="394">
                  <c:v>-4.2682797499000973</c:v>
                </c:pt>
                <c:pt idx="395">
                  <c:v>-4.1728127136826467</c:v>
                </c:pt>
                <c:pt idx="396">
                  <c:v>-4.0733881451189466</c:v>
                </c:pt>
                <c:pt idx="397">
                  <c:v>-3.9699501179158676</c:v>
                </c:pt>
                <c:pt idx="398">
                  <c:v>-3.8627692982554436</c:v>
                </c:pt>
                <c:pt idx="399">
                  <c:v>-3.7516266770660853</c:v>
                </c:pt>
                <c:pt idx="400">
                  <c:v>-3.6369692377746095</c:v>
                </c:pt>
                <c:pt idx="401">
                  <c:v>-3.5183794543147076</c:v>
                </c:pt>
                <c:pt idx="402">
                  <c:v>-3.3964552257209992</c:v>
                </c:pt>
                <c:pt idx="403">
                  <c:v>-3.2705950241535882</c:v>
                </c:pt>
                <c:pt idx="404">
                  <c:v>-3.1404005348682369</c:v>
                </c:pt>
                <c:pt idx="405">
                  <c:v>-3.0065706230699973</c:v>
                </c:pt>
                <c:pt idx="406">
                  <c:v>-2.8694856729358409</c:v>
                </c:pt>
                <c:pt idx="407">
                  <c:v>-2.7288553800433841</c:v>
                </c:pt>
                <c:pt idx="408">
                  <c:v>-2.5852146729826888</c:v>
                </c:pt>
                <c:pt idx="409">
                  <c:v>-2.4380360942333898</c:v>
                </c:pt>
                <c:pt idx="410">
                  <c:v>-2.2877343948930466</c:v>
                </c:pt>
                <c:pt idx="411">
                  <c:v>-2.1338809490203823</c:v>
                </c:pt>
                <c:pt idx="412">
                  <c:v>-1.976864465698597</c:v>
                </c:pt>
                <c:pt idx="413">
                  <c:v>-1.8171895623207039</c:v>
                </c:pt>
                <c:pt idx="414">
                  <c:v>-1.6543908979743696</c:v>
                </c:pt>
                <c:pt idx="415">
                  <c:v>-1.4888364762067767</c:v>
                </c:pt>
                <c:pt idx="416">
                  <c:v>-1.3201290495693641</c:v>
                </c:pt>
                <c:pt idx="417">
                  <c:v>-1.1487254206091151</c:v>
                </c:pt>
                <c:pt idx="418">
                  <c:v>-0.97502273004501494</c:v>
                </c:pt>
                <c:pt idx="419">
                  <c:v>-0.7987305133603485</c:v>
                </c:pt>
                <c:pt idx="420">
                  <c:v>-0.620267950929696</c:v>
                </c:pt>
                <c:pt idx="421">
                  <c:v>-0.43944751890376188</c:v>
                </c:pt>
                <c:pt idx="422">
                  <c:v>-0.25635118559002851</c:v>
                </c:pt>
                <c:pt idx="423">
                  <c:v>-7.1003732259850877E-2</c:v>
                </c:pt>
                <c:pt idx="424">
                  <c:v>0.11647325609810615</c:v>
                </c:pt>
                <c:pt idx="425">
                  <c:v>0.3056859673932194</c:v>
                </c:pt>
                <c:pt idx="426">
                  <c:v>0.49678675141185469</c:v>
                </c:pt>
                <c:pt idx="427">
                  <c:v>0.68988668695092192</c:v>
                </c:pt>
                <c:pt idx="428">
                  <c:v>0.8846393298357722</c:v>
                </c:pt>
                <c:pt idx="429">
                  <c:v>1.0809628184884734</c:v>
                </c:pt>
                <c:pt idx="430">
                  <c:v>1.2792106412351125</c:v>
                </c:pt>
                <c:pt idx="431">
                  <c:v>1.4788553405553064</c:v>
                </c:pt>
                <c:pt idx="432">
                  <c:v>1.6797584882006047</c:v>
                </c:pt>
                <c:pt idx="433">
                  <c:v>1.8819914862513509</c:v>
                </c:pt>
                <c:pt idx="434">
                  <c:v>2.0853986162692308</c:v>
                </c:pt>
                <c:pt idx="435">
                  <c:v>2.2898659978061908</c:v>
                </c:pt>
                <c:pt idx="436">
                  <c:v>2.4953620389103888</c:v>
                </c:pt>
                <c:pt idx="437">
                  <c:v>2.7017590910196301</c:v>
                </c:pt>
                <c:pt idx="438">
                  <c:v>2.9090586483478491</c:v>
                </c:pt>
                <c:pt idx="439">
                  <c:v>3.1171100087463812</c:v>
                </c:pt>
                <c:pt idx="440">
                  <c:v>3.3259735811501741</c:v>
                </c:pt>
                <c:pt idx="441">
                  <c:v>3.5354978095740037</c:v>
                </c:pt>
                <c:pt idx="442">
                  <c:v>3.7457253858447035</c:v>
                </c:pt>
                <c:pt idx="443">
                  <c:v>3.9565692186355572</c:v>
                </c:pt>
                <c:pt idx="444">
                  <c:v>4.1679048612713787</c:v>
                </c:pt>
                <c:pt idx="445">
                  <c:v>4.3797485366463658</c:v>
                </c:pt>
                <c:pt idx="446">
                  <c:v>4.5920549914240825</c:v>
                </c:pt>
                <c:pt idx="447">
                  <c:v>4.8047358535230131</c:v>
                </c:pt>
                <c:pt idx="448">
                  <c:v>5.0177467234432651</c:v>
                </c:pt>
                <c:pt idx="449">
                  <c:v>5.2310871742665732</c:v>
                </c:pt>
                <c:pt idx="450">
                  <c:v>5.4446679800748772</c:v>
                </c:pt>
                <c:pt idx="451">
                  <c:v>5.6584306530654418</c:v>
                </c:pt>
                <c:pt idx="452">
                  <c:v>5.8723611049353774</c:v>
                </c:pt>
                <c:pt idx="453">
                  <c:v>6.0864102400839091</c:v>
                </c:pt>
                <c:pt idx="454">
                  <c:v>6.300563116371614</c:v>
                </c:pt>
                <c:pt idx="455">
                  <c:v>6.5147817380726245</c:v>
                </c:pt>
                <c:pt idx="456">
                  <c:v>6.7290430516004172</c:v>
                </c:pt>
                <c:pt idx="457">
                  <c:v>6.9433201611041842</c:v>
                </c:pt>
                <c:pt idx="458">
                  <c:v>7.1575733631849001</c:v>
                </c:pt>
                <c:pt idx="459">
                  <c:v>7.3717898502945687</c:v>
                </c:pt>
                <c:pt idx="460">
                  <c:v>7.585937176644773</c:v>
                </c:pt>
                <c:pt idx="461">
                  <c:v>7.8000144883989835</c:v>
                </c:pt>
                <c:pt idx="462">
                  <c:v>8.0139961704611586</c:v>
                </c:pt>
                <c:pt idx="463">
                  <c:v>8.2278753921389232</c:v>
                </c:pt>
                <c:pt idx="464">
                  <c:v>8.4416393458842816</c:v>
                </c:pt>
                <c:pt idx="465">
                  <c:v>8.6552701011299735</c:v>
                </c:pt>
                <c:pt idx="466">
                  <c:v>8.8687531426548407</c:v>
                </c:pt>
                <c:pt idx="467">
                  <c:v>9.082081639766681</c:v>
                </c:pt>
                <c:pt idx="468">
                  <c:v>9.2952453464269595</c:v>
                </c:pt>
                <c:pt idx="469">
                  <c:v>9.5081827864050563</c:v>
                </c:pt>
                <c:pt idx="470">
                  <c:v>9.720929820835547</c:v>
                </c:pt>
                <c:pt idx="471">
                  <c:v>9.933529141545268</c:v>
                </c:pt>
                <c:pt idx="472">
                  <c:v>10.145935495197751</c:v>
                </c:pt>
                <c:pt idx="473">
                  <c:v>10.35818388909099</c:v>
                </c:pt>
                <c:pt idx="474">
                  <c:v>10.570254684984675</c:v>
                </c:pt>
                <c:pt idx="475">
                  <c:v>10.781779879331532</c:v>
                </c:pt>
              </c:numCache>
            </c:numRef>
          </c:yVal>
          <c:smooth val="1"/>
          <c:extLst>
            <c:ext xmlns:c16="http://schemas.microsoft.com/office/drawing/2014/chart" uri="{C3380CC4-5D6E-409C-BE32-E72D297353CC}">
              <c16:uniqueId val="{00000014-4789-45DC-97F7-B59DC835213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Лист1!$W$2:$W$477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5-4789-45DC-97F7-B59DC835213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Лист1!$X$2:$X$477</c:f>
              <c:numCache>
                <c:formatCode>0.00</c:formatCode>
                <c:ptCount val="476"/>
                <c:pt idx="0">
                  <c:v>21.439700523018836</c:v>
                </c:pt>
                <c:pt idx="1">
                  <c:v>21.576322907209359</c:v>
                </c:pt>
                <c:pt idx="2">
                  <c:v>21.69053549766538</c:v>
                </c:pt>
                <c:pt idx="3">
                  <c:v>20.72536721527571</c:v>
                </c:pt>
                <c:pt idx="4">
                  <c:v>20.594060817360862</c:v>
                </c:pt>
                <c:pt idx="5">
                  <c:v>20.420907890796652</c:v>
                </c:pt>
                <c:pt idx="6">
                  <c:v>20.208126702904689</c:v>
                </c:pt>
                <c:pt idx="7">
                  <c:v>19.96122108399863</c:v>
                </c:pt>
                <c:pt idx="8">
                  <c:v>19.681031209230369</c:v>
                </c:pt>
                <c:pt idx="9">
                  <c:v>19.369797545671453</c:v>
                </c:pt>
                <c:pt idx="10">
                  <c:v>19.031661200523342</c:v>
                </c:pt>
                <c:pt idx="11">
                  <c:v>18.667259135842269</c:v>
                </c:pt>
                <c:pt idx="12">
                  <c:v>18.278546637296675</c:v>
                </c:pt>
                <c:pt idx="13">
                  <c:v>17.867714649438842</c:v>
                </c:pt>
                <c:pt idx="14">
                  <c:v>17.437760138511649</c:v>
                </c:pt>
                <c:pt idx="15">
                  <c:v>16.992180418968168</c:v>
                </c:pt>
                <c:pt idx="16">
                  <c:v>16.533943426609017</c:v>
                </c:pt>
                <c:pt idx="17">
                  <c:v>16.065132522582971</c:v>
                </c:pt>
                <c:pt idx="18">
                  <c:v>15.587269243597945</c:v>
                </c:pt>
                <c:pt idx="19">
                  <c:v>15.102177384495699</c:v>
                </c:pt>
                <c:pt idx="20">
                  <c:v>14.612941002845728</c:v>
                </c:pt>
                <c:pt idx="21">
                  <c:v>14.122560480236956</c:v>
                </c:pt>
                <c:pt idx="22">
                  <c:v>13.633508527278856</c:v>
                </c:pt>
                <c:pt idx="23">
                  <c:v>13.148914454877335</c:v>
                </c:pt>
                <c:pt idx="24">
                  <c:v>12.671908427774884</c:v>
                </c:pt>
                <c:pt idx="25">
                  <c:v>12.205173200368831</c:v>
                </c:pt>
                <c:pt idx="26">
                  <c:v>11.750419007241701</c:v>
                </c:pt>
                <c:pt idx="27">
                  <c:v>11.309279237687537</c:v>
                </c:pt>
                <c:pt idx="28">
                  <c:v>10.883310435712303</c:v>
                </c:pt>
                <c:pt idx="29">
                  <c:v>10.474737699329808</c:v>
                </c:pt>
                <c:pt idx="30">
                  <c:v>10.085234548151472</c:v>
                </c:pt>
                <c:pt idx="31">
                  <c:v>9.717139640450462</c:v>
                </c:pt>
                <c:pt idx="32">
                  <c:v>9.3724099695682046</c:v>
                </c:pt>
                <c:pt idx="33">
                  <c:v>9.0524603426456309</c:v>
                </c:pt>
                <c:pt idx="34">
                  <c:v>8.7581198349594658</c:v>
                </c:pt>
                <c:pt idx="35">
                  <c:v>8.4898768410086554</c:v>
                </c:pt>
                <c:pt idx="36">
                  <c:v>8.2482453703880179</c:v>
                </c:pt>
                <c:pt idx="37">
                  <c:v>8.0340186372399298</c:v>
                </c:pt>
                <c:pt idx="38">
                  <c:v>7.8481665998696819</c:v>
                </c:pt>
                <c:pt idx="39">
                  <c:v>7.691725815832565</c:v>
                </c:pt>
                <c:pt idx="40">
                  <c:v>7.5654066771268589</c:v>
                </c:pt>
                <c:pt idx="41">
                  <c:v>7.4693944662808986</c:v>
                </c:pt>
                <c:pt idx="42">
                  <c:v>7.4033988788723608</c:v>
                </c:pt>
                <c:pt idx="43">
                  <c:v>7.3669204205274097</c:v>
                </c:pt>
                <c:pt idx="44">
                  <c:v>7.3595953568815702</c:v>
                </c:pt>
                <c:pt idx="45">
                  <c:v>7.3813639193772707</c:v>
                </c:pt>
                <c:pt idx="46">
                  <c:v>7.4324071213602796</c:v>
                </c:pt>
                <c:pt idx="47">
                  <c:v>7.5128641381859413</c:v>
                </c:pt>
                <c:pt idx="48">
                  <c:v>7.6225360259413364</c:v>
                </c:pt>
                <c:pt idx="49">
                  <c:v>7.760758499801133</c:v>
                </c:pt>
                <c:pt idx="50">
                  <c:v>7.926528301835039</c:v>
                </c:pt>
                <c:pt idx="51">
                  <c:v>8.1187969207763437</c:v>
                </c:pt>
                <c:pt idx="52">
                  <c:v>8.3367617502808447</c:v>
                </c:pt>
                <c:pt idx="53">
                  <c:v>8.5799651339650129</c:v>
                </c:pt>
                <c:pt idx="54">
                  <c:v>8.8481389671563591</c:v>
                </c:pt>
                <c:pt idx="55">
                  <c:v>9.1409314692019876</c:v>
                </c:pt>
                <c:pt idx="56">
                  <c:v>9.4576561555266156</c:v>
                </c:pt>
                <c:pt idx="57">
                  <c:v>9.7972551226615909</c:v>
                </c:pt>
                <c:pt idx="58">
                  <c:v>10.158457861840706</c:v>
                </c:pt>
                <c:pt idx="59">
                  <c:v>10.540084370970694</c:v>
                </c:pt>
                <c:pt idx="60">
                  <c:v>10.941271421313253</c:v>
                </c:pt>
                <c:pt idx="61">
                  <c:v>11.361475118994656</c:v>
                </c:pt>
                <c:pt idx="62">
                  <c:v>11.800284768640966</c:v>
                </c:pt>
                <c:pt idx="63">
                  <c:v>12.2571564763784</c:v>
                </c:pt>
                <c:pt idx="64">
                  <c:v>12.731223598122551</c:v>
                </c:pt>
                <c:pt idx="65">
                  <c:v>13.221328331530039</c:v>
                </c:pt>
                <c:pt idx="66">
                  <c:v>13.72621126770972</c:v>
                </c:pt>
                <c:pt idx="67">
                  <c:v>14.244782057404517</c:v>
                </c:pt>
                <c:pt idx="68">
                  <c:v>14.776273101568215</c:v>
                </c:pt>
                <c:pt idx="69">
                  <c:v>15.320170390605876</c:v>
                </c:pt>
                <c:pt idx="70">
                  <c:v>15.87600772976873</c:v>
                </c:pt>
                <c:pt idx="71">
                  <c:v>16.44312083423133</c:v>
                </c:pt>
                <c:pt idx="72">
                  <c:v>17.020526084303803</c:v>
                </c:pt>
                <c:pt idx="73">
                  <c:v>17.607004201412153</c:v>
                </c:pt>
                <c:pt idx="74">
                  <c:v>18.201289799809437</c:v>
                </c:pt>
                <c:pt idx="75">
                  <c:v>18.802375352382626</c:v>
                </c:pt>
                <c:pt idx="76">
                  <c:v>19.409323346614791</c:v>
                </c:pt>
                <c:pt idx="77">
                  <c:v>20.021575373411167</c:v>
                </c:pt>
                <c:pt idx="78">
                  <c:v>20.638450071215626</c:v>
                </c:pt>
                <c:pt idx="79">
                  <c:v>21.259006512165019</c:v>
                </c:pt>
                <c:pt idx="80">
                  <c:v>21.881994679570159</c:v>
                </c:pt>
                <c:pt idx="81">
                  <c:v>22.505978420376749</c:v>
                </c:pt>
                <c:pt idx="82">
                  <c:v>23.129528412222808</c:v>
                </c:pt>
                <c:pt idx="83">
                  <c:v>23.75142708420751</c:v>
                </c:pt>
                <c:pt idx="84">
                  <c:v>24.370668616890867</c:v>
                </c:pt>
                <c:pt idx="85">
                  <c:v>24.986337697505903</c:v>
                </c:pt>
                <c:pt idx="86">
                  <c:v>25.597392645478223</c:v>
                </c:pt>
                <c:pt idx="87">
                  <c:v>26.202533921599358</c:v>
                </c:pt>
                <c:pt idx="88">
                  <c:v>26.800200712680784</c:v>
                </c:pt>
                <c:pt idx="89">
                  <c:v>27.38872462213034</c:v>
                </c:pt>
                <c:pt idx="90">
                  <c:v>27.96636382341384</c:v>
                </c:pt>
                <c:pt idx="91">
                  <c:v>28.532115912437401</c:v>
                </c:pt>
                <c:pt idx="92">
                  <c:v>29.084705257415731</c:v>
                </c:pt>
                <c:pt idx="93">
                  <c:v>29.623073101043694</c:v>
                </c:pt>
                <c:pt idx="94">
                  <c:v>30.146051394939388</c:v>
                </c:pt>
                <c:pt idx="95">
                  <c:v>30.652277415990785</c:v>
                </c:pt>
                <c:pt idx="96">
                  <c:v>31.140241581201501</c:v>
                </c:pt>
                <c:pt idx="97">
                  <c:v>31.608461630344358</c:v>
                </c:pt>
                <c:pt idx="98">
                  <c:v>32.055663639306992</c:v>
                </c:pt>
                <c:pt idx="99">
                  <c:v>32.480874234437906</c:v>
                </c:pt>
                <c:pt idx="100">
                  <c:v>32.883362531661987</c:v>
                </c:pt>
                <c:pt idx="101">
                  <c:v>33.262476199865304</c:v>
                </c:pt>
                <c:pt idx="102">
                  <c:v>33.617508262395852</c:v>
                </c:pt>
                <c:pt idx="103">
                  <c:v>33.947639036178579</c:v>
                </c:pt>
                <c:pt idx="104">
                  <c:v>34.252011269330971</c:v>
                </c:pt>
                <c:pt idx="105">
                  <c:v>34.529938477277732</c:v>
                </c:pt>
                <c:pt idx="106">
                  <c:v>34.78101764917372</c:v>
                </c:pt>
                <c:pt idx="107">
                  <c:v>35.00517364740368</c:v>
                </c:pt>
                <c:pt idx="108">
                  <c:v>35.202580654621109</c:v>
                </c:pt>
                <c:pt idx="109">
                  <c:v>35.373467499017664</c:v>
                </c:pt>
                <c:pt idx="110">
                  <c:v>35.518008363246906</c:v>
                </c:pt>
                <c:pt idx="111">
                  <c:v>35.63631253838534</c:v>
                </c:pt>
                <c:pt idx="112">
                  <c:v>35.728513222932797</c:v>
                </c:pt>
                <c:pt idx="113">
                  <c:v>35.794945120811434</c:v>
                </c:pt>
                <c:pt idx="114">
                  <c:v>35.836229825019807</c:v>
                </c:pt>
                <c:pt idx="115">
                  <c:v>35.853262156248071</c:v>
                </c:pt>
                <c:pt idx="116">
                  <c:v>35.847087210416774</c:v>
                </c:pt>
                <c:pt idx="117">
                  <c:v>35.818743252754182</c:v>
                </c:pt>
                <c:pt idx="118">
                  <c:v>35.769135349988886</c:v>
                </c:pt>
                <c:pt idx="119">
                  <c:v>35.699086600542032</c:v>
                </c:pt>
                <c:pt idx="120">
                  <c:v>35.609433764219247</c:v>
                </c:pt>
                <c:pt idx="121">
                  <c:v>35.501177537441251</c:v>
                </c:pt>
                <c:pt idx="122">
                  <c:v>35.375530368089663</c:v>
                </c:pt>
                <c:pt idx="123">
                  <c:v>35.233875471353521</c:v>
                </c:pt>
                <c:pt idx="124">
                  <c:v>35.077630215883218</c:v>
                </c:pt>
                <c:pt idx="125">
                  <c:v>34.908089017868022</c:v>
                </c:pt>
                <c:pt idx="126">
                  <c:v>34.726092052459698</c:v>
                </c:pt>
                <c:pt idx="127">
                  <c:v>34.533148902654631</c:v>
                </c:pt>
                <c:pt idx="128">
                  <c:v>34.329949468374217</c:v>
                </c:pt>
                <c:pt idx="129">
                  <c:v>34.117361247539499</c:v>
                </c:pt>
                <c:pt idx="130">
                  <c:v>33.897102159261664</c:v>
                </c:pt>
                <c:pt idx="131">
                  <c:v>33.670220714807485</c:v>
                </c:pt>
                <c:pt idx="132">
                  <c:v>33.437949854135475</c:v>
                </c:pt>
                <c:pt idx="133">
                  <c:v>33.201338088512394</c:v>
                </c:pt>
                <c:pt idx="134">
                  <c:v>32.961225593090035</c:v>
                </c:pt>
                <c:pt idx="135">
                  <c:v>32.718322759866666</c:v>
                </c:pt>
                <c:pt idx="136">
                  <c:v>32.473370718955991</c:v>
                </c:pt>
                <c:pt idx="137">
                  <c:v>32.227189153432839</c:v>
                </c:pt>
                <c:pt idx="138">
                  <c:v>31.980713868141148</c:v>
                </c:pt>
                <c:pt idx="139">
                  <c:v>31.734894329309423</c:v>
                </c:pt>
                <c:pt idx="140">
                  <c:v>31.490577542781821</c:v>
                </c:pt>
                <c:pt idx="141">
                  <c:v>31.248385101556725</c:v>
                </c:pt>
                <c:pt idx="142">
                  <c:v>31.008764415979357</c:v>
                </c:pt>
                <c:pt idx="143">
                  <c:v>30.772074097394924</c:v>
                </c:pt>
                <c:pt idx="144">
                  <c:v>30.538720571994734</c:v>
                </c:pt>
                <c:pt idx="145">
                  <c:v>30.309222972392995</c:v>
                </c:pt>
                <c:pt idx="146">
                  <c:v>30.084196060895891</c:v>
                </c:pt>
                <c:pt idx="147">
                  <c:v>29.864227277040442</c:v>
                </c:pt>
                <c:pt idx="148">
                  <c:v>29.64977086186407</c:v>
                </c:pt>
                <c:pt idx="149">
                  <c:v>29.441093212366102</c:v>
                </c:pt>
                <c:pt idx="150">
                  <c:v>29.238313865661581</c:v>
                </c:pt>
                <c:pt idx="151">
                  <c:v>29.041507959365813</c:v>
                </c:pt>
                <c:pt idx="152">
                  <c:v>28.850849676132189</c:v>
                </c:pt>
                <c:pt idx="153">
                  <c:v>28.666622489690734</c:v>
                </c:pt>
                <c:pt idx="154">
                  <c:v>28.489176473021505</c:v>
                </c:pt>
                <c:pt idx="155">
                  <c:v>28.318822422623615</c:v>
                </c:pt>
                <c:pt idx="156">
                  <c:v>28.155719152092889</c:v>
                </c:pt>
                <c:pt idx="157">
                  <c:v>27.999854707717855</c:v>
                </c:pt>
                <c:pt idx="158">
                  <c:v>27.851111260056481</c:v>
                </c:pt>
                <c:pt idx="159">
                  <c:v>27.709384641051244</c:v>
                </c:pt>
                <c:pt idx="160">
                  <c:v>27.574664604663838</c:v>
                </c:pt>
                <c:pt idx="161">
                  <c:v>27.447058734297716</c:v>
                </c:pt>
                <c:pt idx="162">
                  <c:v>27.326710474491072</c:v>
                </c:pt>
                <c:pt idx="163">
                  <c:v>27.213686424493744</c:v>
                </c:pt>
                <c:pt idx="164">
                  <c:v>27.107902908325158</c:v>
                </c:pt>
                <c:pt idx="165">
                  <c:v>27.00913109779356</c:v>
                </c:pt>
                <c:pt idx="166">
                  <c:v>26.917063611745828</c:v>
                </c:pt>
                <c:pt idx="167">
                  <c:v>26.831444299220991</c:v>
                </c:pt>
                <c:pt idx="168">
                  <c:v>26.752121177315711</c:v>
                </c:pt>
                <c:pt idx="169">
                  <c:v>26.679032769799193</c:v>
                </c:pt>
                <c:pt idx="170">
                  <c:v>26.612132969498614</c:v>
                </c:pt>
                <c:pt idx="171">
                  <c:v>26.5512646704912</c:v>
                </c:pt>
                <c:pt idx="172">
                  <c:v>26.496137568354563</c:v>
                </c:pt>
                <c:pt idx="173">
                  <c:v>26.446331575512872</c:v>
                </c:pt>
                <c:pt idx="174">
                  <c:v>26.401400989294018</c:v>
                </c:pt>
                <c:pt idx="175">
                  <c:v>26.360961583256689</c:v>
                </c:pt>
                <c:pt idx="176">
                  <c:v>26.324729883670759</c:v>
                </c:pt>
                <c:pt idx="177">
                  <c:v>26.292492431402156</c:v>
                </c:pt>
                <c:pt idx="178">
                  <c:v>26.264018690586063</c:v>
                </c:pt>
                <c:pt idx="179">
                  <c:v>26.238982495665525</c:v>
                </c:pt>
                <c:pt idx="180">
                  <c:v>26.21692619025707</c:v>
                </c:pt>
                <c:pt idx="181">
                  <c:v>26.197378456592556</c:v>
                </c:pt>
                <c:pt idx="182">
                  <c:v>26.179627195000592</c:v>
                </c:pt>
                <c:pt idx="183">
                  <c:v>26.16331550180908</c:v>
                </c:pt>
                <c:pt idx="184">
                  <c:v>26.148151364922469</c:v>
                </c:pt>
                <c:pt idx="185">
                  <c:v>26.133740311861029</c:v>
                </c:pt>
                <c:pt idx="186">
                  <c:v>26.119728854298582</c:v>
                </c:pt>
                <c:pt idx="187">
                  <c:v>26.105743011832182</c:v>
                </c:pt>
                <c:pt idx="188">
                  <c:v>26.09126194417475</c:v>
                </c:pt>
                <c:pt idx="189">
                  <c:v>26.075718703865977</c:v>
                </c:pt>
                <c:pt idx="190">
                  <c:v>26.058575373887994</c:v>
                </c:pt>
                <c:pt idx="191">
                  <c:v>26.039394789934114</c:v>
                </c:pt>
                <c:pt idx="192">
                  <c:v>26.01782687902449</c:v>
                </c:pt>
                <c:pt idx="193">
                  <c:v>25.993554013967483</c:v>
                </c:pt>
                <c:pt idx="194">
                  <c:v>25.966229537129401</c:v>
                </c:pt>
                <c:pt idx="195">
                  <c:v>25.935421407222716</c:v>
                </c:pt>
                <c:pt idx="196">
                  <c:v>25.900629276037176</c:v>
                </c:pt>
                <c:pt idx="197">
                  <c:v>25.861339133977857</c:v>
                </c:pt>
                <c:pt idx="198">
                  <c:v>25.81710015535349</c:v>
                </c:pt>
                <c:pt idx="199">
                  <c:v>25.767575928568817</c:v>
                </c:pt>
                <c:pt idx="200">
                  <c:v>25.712489810585968</c:v>
                </c:pt>
                <c:pt idx="201">
                  <c:v>25.651607850193976</c:v>
                </c:pt>
                <c:pt idx="202">
                  <c:v>25.584653404355034</c:v>
                </c:pt>
                <c:pt idx="203">
                  <c:v>25.51127469241619</c:v>
                </c:pt>
                <c:pt idx="204">
                  <c:v>25.431084072589865</c:v>
                </c:pt>
                <c:pt idx="205">
                  <c:v>25.34371439516541</c:v>
                </c:pt>
                <c:pt idx="206">
                  <c:v>25.248873648047404</c:v>
                </c:pt>
                <c:pt idx="207">
                  <c:v>25.146373987197872</c:v>
                </c:pt>
                <c:pt idx="208">
                  <c:v>25.03610953688618</c:v>
                </c:pt>
                <c:pt idx="209">
                  <c:v>24.917979544401145</c:v>
                </c:pt>
                <c:pt idx="210">
                  <c:v>24.791849103569934</c:v>
                </c:pt>
                <c:pt idx="211">
                  <c:v>24.657523539662318</c:v>
                </c:pt>
                <c:pt idx="212">
                  <c:v>24.514792808890324</c:v>
                </c:pt>
                <c:pt idx="213">
                  <c:v>24.363486143946645</c:v>
                </c:pt>
                <c:pt idx="214">
                  <c:v>24.203535237908355</c:v>
                </c:pt>
                <c:pt idx="215">
                  <c:v>24.034958875179289</c:v>
                </c:pt>
                <c:pt idx="216">
                  <c:v>23.857270368933666</c:v>
                </c:pt>
                <c:pt idx="217">
                  <c:v>23.67170436680312</c:v>
                </c:pt>
                <c:pt idx="218">
                  <c:v>23.477722951769827</c:v>
                </c:pt>
                <c:pt idx="219">
                  <c:v>23.275326123833622</c:v>
                </c:pt>
                <c:pt idx="220">
                  <c:v>23.064517298340778</c:v>
                </c:pt>
                <c:pt idx="221">
                  <c:v>22.845357951521855</c:v>
                </c:pt>
                <c:pt idx="222">
                  <c:v>22.617993235588049</c:v>
                </c:pt>
                <c:pt idx="223">
                  <c:v>22.382653686404172</c:v>
                </c:pt>
                <c:pt idx="224">
                  <c:v>22.139609116315828</c:v>
                </c:pt>
                <c:pt idx="225">
                  <c:v>21.889119091629976</c:v>
                </c:pt>
                <c:pt idx="226">
                  <c:v>21.631385117769216</c:v>
                </c:pt>
                <c:pt idx="227">
                  <c:v>21.366581377387007</c:v>
                </c:pt>
                <c:pt idx="228">
                  <c:v>21.094897422194428</c:v>
                </c:pt>
                <c:pt idx="229">
                  <c:v>20.816575741767874</c:v>
                </c:pt>
                <c:pt idx="230">
                  <c:v>20.531928840279555</c:v>
                </c:pt>
                <c:pt idx="231">
                  <c:v>20.241347774863218</c:v>
                </c:pt>
                <c:pt idx="232">
                  <c:v>19.945232141017865</c:v>
                </c:pt>
                <c:pt idx="233">
                  <c:v>19.643938842415761</c:v>
                </c:pt>
                <c:pt idx="234">
                  <c:v>19.33777696788308</c:v>
                </c:pt>
                <c:pt idx="235">
                  <c:v>19.027021452784524</c:v>
                </c:pt>
                <c:pt idx="236">
                  <c:v>18.711955770850157</c:v>
                </c:pt>
                <c:pt idx="237">
                  <c:v>18.392926579713773</c:v>
                </c:pt>
                <c:pt idx="238">
                  <c:v>18.070331767201381</c:v>
                </c:pt>
                <c:pt idx="239">
                  <c:v>17.74461532831187</c:v>
                </c:pt>
                <c:pt idx="240">
                  <c:v>17.416200765967343</c:v>
                </c:pt>
                <c:pt idx="241">
                  <c:v>17.085462060570695</c:v>
                </c:pt>
                <c:pt idx="242">
                  <c:v>16.752515333890912</c:v>
                </c:pt>
                <c:pt idx="243">
                  <c:v>16.418070977926213</c:v>
                </c:pt>
                <c:pt idx="244">
                  <c:v>16.082197299599596</c:v>
                </c:pt>
                <c:pt idx="245">
                  <c:v>15.745237541198705</c:v>
                </c:pt>
                <c:pt idx="246">
                  <c:v>15.407572513818689</c:v>
                </c:pt>
                <c:pt idx="247">
                  <c:v>15.069594982266404</c:v>
                </c:pt>
                <c:pt idx="248">
                  <c:v>14.731672096252421</c:v>
                </c:pt>
                <c:pt idx="249">
                  <c:v>14.394109529256816</c:v>
                </c:pt>
                <c:pt idx="250">
                  <c:v>14.057278700172851</c:v>
                </c:pt>
                <c:pt idx="251">
                  <c:v>13.721210347115946</c:v>
                </c:pt>
                <c:pt idx="252">
                  <c:v>13.38619477450843</c:v>
                </c:pt>
                <c:pt idx="253">
                  <c:v>13.052521432936164</c:v>
                </c:pt>
                <c:pt idx="254">
                  <c:v>12.720490019023364</c:v>
                </c:pt>
                <c:pt idx="255">
                  <c:v>12.390397667884789</c:v>
                </c:pt>
                <c:pt idx="256">
                  <c:v>12.062504799663982</c:v>
                </c:pt>
                <c:pt idx="257">
                  <c:v>11.737004381418176</c:v>
                </c:pt>
                <c:pt idx="258">
                  <c:v>11.414054372906678</c:v>
                </c:pt>
                <c:pt idx="259">
                  <c:v>11.09379394948477</c:v>
                </c:pt>
                <c:pt idx="260">
                  <c:v>10.776378509402235</c:v>
                </c:pt>
                <c:pt idx="261">
                  <c:v>10.461992481350885</c:v>
                </c:pt>
                <c:pt idx="262">
                  <c:v>10.150840786099431</c:v>
                </c:pt>
                <c:pt idx="263">
                  <c:v>9.84312151372432</c:v>
                </c:pt>
                <c:pt idx="264">
                  <c:v>9.5389866471290041</c:v>
                </c:pt>
                <c:pt idx="265">
                  <c:v>9.2385395005345323</c:v>
                </c:pt>
                <c:pt idx="266">
                  <c:v>8.9418415501713575</c:v>
                </c:pt>
                <c:pt idx="267">
                  <c:v>8.6489585414528438</c:v>
                </c:pt>
                <c:pt idx="268">
                  <c:v>8.3599724426865123</c:v>
                </c:pt>
                <c:pt idx="269">
                  <c:v>8.0750019371509243</c:v>
                </c:pt>
                <c:pt idx="270">
                  <c:v>7.7941742464899519</c:v>
                </c:pt>
                <c:pt idx="271">
                  <c:v>7.5176072001456937</c:v>
                </c:pt>
                <c:pt idx="272">
                  <c:v>7.2453750818967668</c:v>
                </c:pt>
                <c:pt idx="273">
                  <c:v>6.9781993836163903</c:v>
                </c:pt>
                <c:pt idx="274">
                  <c:v>6.7147630624472985</c:v>
                </c:pt>
                <c:pt idx="275">
                  <c:v>6.455645446479271</c:v>
                </c:pt>
                <c:pt idx="276">
                  <c:v>6.2009489960968329</c:v>
                </c:pt>
                <c:pt idx="277">
                  <c:v>5.9507386028766529</c:v>
                </c:pt>
                <c:pt idx="278">
                  <c:v>5.7050864160060852</c:v>
                </c:pt>
                <c:pt idx="279">
                  <c:v>5.4640466541051831</c:v>
                </c:pt>
                <c:pt idx="280">
                  <c:v>5.227637247741221</c:v>
                </c:pt>
                <c:pt idx="281">
                  <c:v>4.9958428278565394</c:v>
                </c:pt>
                <c:pt idx="282">
                  <c:v>4.7686322294175572</c:v>
                </c:pt>
                <c:pt idx="283">
                  <c:v>4.5459836795926041</c:v>
                </c:pt>
                <c:pt idx="284">
                  <c:v>4.3279018744826265</c:v>
                </c:pt>
                <c:pt idx="285">
                  <c:v>4.1144137099385221</c:v>
                </c:pt>
                <c:pt idx="286">
                  <c:v>3.9055477894842583</c:v>
                </c:pt>
                <c:pt idx="287">
                  <c:v>3.7013105168938636</c:v>
                </c:pt>
                <c:pt idx="288">
                  <c:v>3.5016711540520187</c:v>
                </c:pt>
                <c:pt idx="289">
                  <c:v>3.3065727073699178</c:v>
                </c:pt>
                <c:pt idx="290">
                  <c:v>3.1159449487924533</c:v>
                </c:pt>
                <c:pt idx="291">
                  <c:v>2.9297323789447529</c:v>
                </c:pt>
                <c:pt idx="292">
                  <c:v>2.7479051135480352</c:v>
                </c:pt>
                <c:pt idx="293">
                  <c:v>2.5704505585134005</c:v>
                </c:pt>
                <c:pt idx="294">
                  <c:v>2.3973484352231003</c:v>
                </c:pt>
                <c:pt idx="295">
                  <c:v>2.2285539172589726</c:v>
                </c:pt>
                <c:pt idx="296">
                  <c:v>2.0646508153527976</c:v>
                </c:pt>
                <c:pt idx="297">
                  <c:v>1.904570766538378</c:v>
                </c:pt>
                <c:pt idx="298">
                  <c:v>1.7481157874688475</c:v>
                </c:pt>
                <c:pt idx="299">
                  <c:v>1.5955852545797786</c:v>
                </c:pt>
                <c:pt idx="300">
                  <c:v>1.4469071254134138</c:v>
                </c:pt>
                <c:pt idx="301">
                  <c:v>1.3020183227956255</c:v>
                </c:pt>
                <c:pt idx="302">
                  <c:v>1.1608458437025495</c:v>
                </c:pt>
                <c:pt idx="303">
                  <c:v>1.0232957661151878</c:v>
                </c:pt>
                <c:pt idx="304">
                  <c:v>0.88924508420750248</c:v>
                </c:pt>
                <c:pt idx="305">
                  <c:v>0.75855782451107723</c:v>
                </c:pt>
                <c:pt idx="306">
                  <c:v>0.63109550541266513</c:v>
                </c:pt>
                <c:pt idx="307">
                  <c:v>0.5067425921559332</c:v>
                </c:pt>
                <c:pt idx="308">
                  <c:v>0.38540126709267464</c:v>
                </c:pt>
                <c:pt idx="309">
                  <c:v>0.26697776829823799</c:v>
                </c:pt>
                <c:pt idx="310">
                  <c:v>0.15136963538825501</c:v>
                </c:pt>
                <c:pt idx="311">
                  <c:v>3.8457004388328636E-2</c:v>
                </c:pt>
                <c:pt idx="312">
                  <c:v>-7.1897092089056772E-2</c:v>
                </c:pt>
                <c:pt idx="313">
                  <c:v>-0.17984528399538213</c:v>
                </c:pt>
                <c:pt idx="314">
                  <c:v>-0.28552659326232921</c:v>
                </c:pt>
                <c:pt idx="315">
                  <c:v>-0.38905499372631291</c:v>
                </c:pt>
                <c:pt idx="316">
                  <c:v>-0.49052759595215317</c:v>
                </c:pt>
                <c:pt idx="317">
                  <c:v>-0.59002932999282631</c:v>
                </c:pt>
                <c:pt idx="318">
                  <c:v>-0.68765401113778124</c:v>
                </c:pt>
                <c:pt idx="319">
                  <c:v>-0.78351125065237071</c:v>
                </c:pt>
                <c:pt idx="320">
                  <c:v>-0.87772149285301115</c:v>
                </c:pt>
                <c:pt idx="321">
                  <c:v>-0.97018937487155077</c:v>
                </c:pt>
                <c:pt idx="322">
                  <c:v>-1.0613573441281907</c:v>
                </c:pt>
                <c:pt idx="323">
                  <c:v>-1.1512764707207654</c:v>
                </c:pt>
                <c:pt idx="324">
                  <c:v>-1.239649085886775</c:v>
                </c:pt>
                <c:pt idx="325">
                  <c:v>-1.3269703080877646</c:v>
                </c:pt>
                <c:pt idx="326">
                  <c:v>-1.4131538998335553</c:v>
                </c:pt>
                <c:pt idx="327">
                  <c:v>-1.4981959121301738</c:v>
                </c:pt>
                <c:pt idx="328">
                  <c:v>-1.5819437216967309</c:v>
                </c:pt>
                <c:pt idx="329">
                  <c:v>-1.6648526368662711</c:v>
                </c:pt>
                <c:pt idx="330">
                  <c:v>-1.7467984244227355</c:v>
                </c:pt>
                <c:pt idx="331">
                  <c:v>-1.8277643278241105</c:v>
                </c:pt>
                <c:pt idx="332">
                  <c:v>-1.9077504537999601</c:v>
                </c:pt>
                <c:pt idx="333">
                  <c:v>-1.9867461293935751</c:v>
                </c:pt>
                <c:pt idx="334">
                  <c:v>-2.0647419624030565</c:v>
                </c:pt>
                <c:pt idx="335">
                  <c:v>-2.1417332567274525</c:v>
                </c:pt>
                <c:pt idx="336">
                  <c:v>-2.2177161701023529</c:v>
                </c:pt>
                <c:pt idx="337">
                  <c:v>-2.2926783218979812</c:v>
                </c:pt>
                <c:pt idx="338">
                  <c:v>-2.3665932431817032</c:v>
                </c:pt>
                <c:pt idx="339">
                  <c:v>-2.4394163209944955</c:v>
                </c:pt>
                <c:pt idx="340">
                  <c:v>-2.5110897079110104</c:v>
                </c:pt>
                <c:pt idx="341">
                  <c:v>-2.5815517142415012</c:v>
                </c:pt>
                <c:pt idx="342">
                  <c:v>-2.6507457733154252</c:v>
                </c:pt>
                <c:pt idx="343">
                  <c:v>-2.7185120042413424</c:v>
                </c:pt>
                <c:pt idx="344">
                  <c:v>-2.7847887173295005</c:v>
                </c:pt>
                <c:pt idx="345">
                  <c:v>-2.8498529825359582</c:v>
                </c:pt>
                <c:pt idx="346">
                  <c:v>-2.9134221799671618</c:v>
                </c:pt>
                <c:pt idx="347">
                  <c:v>-2.9753985453396985</c:v>
                </c:pt>
                <c:pt idx="348">
                  <c:v>-3.0356905046850415</c:v>
                </c:pt>
                <c:pt idx="349">
                  <c:v>-3.0942756447941058</c:v>
                </c:pt>
                <c:pt idx="350">
                  <c:v>-3.1510376304388039</c:v>
                </c:pt>
                <c:pt idx="351">
                  <c:v>-3.2058511611074181</c:v>
                </c:pt>
                <c:pt idx="352">
                  <c:v>-3.2586423799395527</c:v>
                </c:pt>
                <c:pt idx="353">
                  <c:v>-3.3094973109662518</c:v>
                </c:pt>
                <c:pt idx="354">
                  <c:v>-3.3582332331687179</c:v>
                </c:pt>
                <c:pt idx="355">
                  <c:v>-3.4040191501378989</c:v>
                </c:pt>
                <c:pt idx="356">
                  <c:v>-3.4475058987736702</c:v>
                </c:pt>
                <c:pt idx="357">
                  <c:v>-3.4892042867839317</c:v>
                </c:pt>
                <c:pt idx="358">
                  <c:v>-3.5285375475883471</c:v>
                </c:pt>
                <c:pt idx="359">
                  <c:v>-3.5652725838124733</c:v>
                </c:pt>
                <c:pt idx="360">
                  <c:v>-3.599331269413232</c:v>
                </c:pt>
                <c:pt idx="361">
                  <c:v>-3.6308416798710783</c:v>
                </c:pt>
                <c:pt idx="362">
                  <c:v>-3.6596001751720881</c:v>
                </c:pt>
                <c:pt idx="363">
                  <c:v>-3.6846180126070927</c:v>
                </c:pt>
                <c:pt idx="364">
                  <c:v>-3.7066072918474657</c:v>
                </c:pt>
                <c:pt idx="365">
                  <c:v>-3.7264410607516747</c:v>
                </c:pt>
                <c:pt idx="366">
                  <c:v>-3.7433641009032677</c:v>
                </c:pt>
                <c:pt idx="367">
                  <c:v>-3.7571352034807171</c:v>
                </c:pt>
                <c:pt idx="368">
                  <c:v>-3.7676873423159112</c:v>
                </c:pt>
                <c:pt idx="369">
                  <c:v>-3.7750525362789595</c:v>
                </c:pt>
                <c:pt idx="370">
                  <c:v>-3.7791061252355549</c:v>
                </c:pt>
                <c:pt idx="371">
                  <c:v>-3.779779802262778</c:v>
                </c:pt>
                <c:pt idx="372">
                  <c:v>-3.7759443685412388</c:v>
                </c:pt>
                <c:pt idx="373">
                  <c:v>-3.7684583567082841</c:v>
                </c:pt>
                <c:pt idx="374">
                  <c:v>-3.758408273756499</c:v>
                </c:pt>
                <c:pt idx="375">
                  <c:v>-3.7449121065437776</c:v>
                </c:pt>
                <c:pt idx="376">
                  <c:v>-3.7277478575706482</c:v>
                </c:pt>
                <c:pt idx="377">
                  <c:v>-3.7068660043179946</c:v>
                </c:pt>
                <c:pt idx="378">
                  <c:v>-3.6822157435119101</c:v>
                </c:pt>
                <c:pt idx="379">
                  <c:v>-3.6533701568841908</c:v>
                </c:pt>
                <c:pt idx="380">
                  <c:v>-3.6202677682042088</c:v>
                </c:pt>
                <c:pt idx="381">
                  <c:v>-3.5828402705490565</c:v>
                </c:pt>
                <c:pt idx="382">
                  <c:v>-3.5413440283387874</c:v>
                </c:pt>
                <c:pt idx="383">
                  <c:v>-3.4963506851345274</c:v>
                </c:pt>
                <c:pt idx="384">
                  <c:v>-3.4471280761063086</c:v>
                </c:pt>
                <c:pt idx="385">
                  <c:v>-3.3940320376306765</c:v>
                </c:pt>
                <c:pt idx="386">
                  <c:v>-3.336322720348833</c:v>
                </c:pt>
                <c:pt idx="387">
                  <c:v>-3.2744528710842111</c:v>
                </c:pt>
                <c:pt idx="388">
                  <c:v>-3.208943757042285</c:v>
                </c:pt>
                <c:pt idx="389">
                  <c:v>-3.139197906106709</c:v>
                </c:pt>
                <c:pt idx="390">
                  <c:v>-3.0657739408314182</c:v>
                </c:pt>
                <c:pt idx="391">
                  <c:v>-2.9882227431982709</c:v>
                </c:pt>
                <c:pt idx="392">
                  <c:v>-2.9066640637814971</c:v>
                </c:pt>
                <c:pt idx="393">
                  <c:v>-2.8215655915439113</c:v>
                </c:pt>
                <c:pt idx="394">
                  <c:v>-2.7323578175157301</c:v>
                </c:pt>
                <c:pt idx="395">
                  <c:v>-2.6371973086148501</c:v>
                </c:pt>
                <c:pt idx="396">
                  <c:v>-2.5380604829639175</c:v>
                </c:pt>
                <c:pt idx="397">
                  <c:v>-2.4348892796784618</c:v>
                </c:pt>
                <c:pt idx="398">
                  <c:v>-2.3279552187770576</c:v>
                </c:pt>
                <c:pt idx="399">
                  <c:v>-2.2170371565967755</c:v>
                </c:pt>
                <c:pt idx="400">
                  <c:v>-2.1025833573192312</c:v>
                </c:pt>
                <c:pt idx="401">
                  <c:v>-1.9841739468276456</c:v>
                </c:pt>
                <c:pt idx="402">
                  <c:v>-1.862409599125382</c:v>
                </c:pt>
                <c:pt idx="403">
                  <c:v>-1.7366838768124537</c:v>
                </c:pt>
                <c:pt idx="404">
                  <c:v>-1.6065961170941576</c:v>
                </c:pt>
                <c:pt idx="405">
                  <c:v>-1.4728494543582176</c:v>
                </c:pt>
                <c:pt idx="406">
                  <c:v>-1.3358257669955451</c:v>
                </c:pt>
                <c:pt idx="407">
                  <c:v>-1.1952330429106943</c:v>
                </c:pt>
                <c:pt idx="408">
                  <c:v>-1.0516096260398571</c:v>
                </c:pt>
                <c:pt idx="409">
                  <c:v>-0.90442432332783396</c:v>
                </c:pt>
                <c:pt idx="410">
                  <c:v>-0.75409471420570773</c:v>
                </c:pt>
                <c:pt idx="411">
                  <c:v>-0.60018907757475426</c:v>
                </c:pt>
                <c:pt idx="412">
                  <c:v>-0.44309956454671912</c:v>
                </c:pt>
                <c:pt idx="413">
                  <c:v>-0.28333330065943296</c:v>
                </c:pt>
                <c:pt idx="414">
                  <c:v>-0.12042207664344437</c:v>
                </c:pt>
                <c:pt idx="415">
                  <c:v>4.526300879660989E-2</c:v>
                </c:pt>
                <c:pt idx="416">
                  <c:v>0.21412232494912997</c:v>
                </c:pt>
                <c:pt idx="417">
                  <c:v>0.38569562723860118</c:v>
                </c:pt>
                <c:pt idx="418">
                  <c:v>0.55958328014239656</c:v>
                </c:pt>
                <c:pt idx="419">
                  <c:v>0.73607748253270422</c:v>
                </c:pt>
                <c:pt idx="420">
                  <c:v>0.91475627906619938</c:v>
                </c:pt>
                <c:pt idx="421">
                  <c:v>1.0958085810765583</c:v>
                </c:pt>
                <c:pt idx="422">
                  <c:v>1.279151726514099</c:v>
                </c:pt>
                <c:pt idx="423">
                  <c:v>1.4647607406601266</c:v>
                </c:pt>
                <c:pt idx="424">
                  <c:v>1.6525137383490762</c:v>
                </c:pt>
                <c:pt idx="425">
                  <c:v>1.8420140057802192</c:v>
                </c:pt>
                <c:pt idx="426">
                  <c:v>2.0334153402596673</c:v>
                </c:pt>
                <c:pt idx="427">
                  <c:v>2.2268295943737022</c:v>
                </c:pt>
                <c:pt idx="428">
                  <c:v>2.4219084028154572</c:v>
                </c:pt>
                <c:pt idx="429">
                  <c:v>2.6185697972774493</c:v>
                </c:pt>
                <c:pt idx="430">
                  <c:v>2.8171704679727552</c:v>
                </c:pt>
                <c:pt idx="431">
                  <c:v>3.0171782612800575</c:v>
                </c:pt>
                <c:pt idx="432">
                  <c:v>3.2184554960578664</c:v>
                </c:pt>
                <c:pt idx="433">
                  <c:v>3.4210745349526377</c:v>
                </c:pt>
                <c:pt idx="434">
                  <c:v>3.6248780585825418</c:v>
                </c:pt>
                <c:pt idx="435">
                  <c:v>3.8297527201473711</c:v>
                </c:pt>
                <c:pt idx="436">
                  <c:v>4.0356665007770012</c:v>
                </c:pt>
                <c:pt idx="437">
                  <c:v>4.2424913249909872</c:v>
                </c:pt>
                <c:pt idx="438">
                  <c:v>4.4502293273806544</c:v>
                </c:pt>
                <c:pt idx="439">
                  <c:v>4.6587285250425339</c:v>
                </c:pt>
                <c:pt idx="440">
                  <c:v>4.8680508211255065</c:v>
                </c:pt>
                <c:pt idx="441">
                  <c:v>5.0780429519712911</c:v>
                </c:pt>
                <c:pt idx="442">
                  <c:v>5.2887493170797786</c:v>
                </c:pt>
                <c:pt idx="443">
                  <c:v>5.5000828251242631</c:v>
                </c:pt>
                <c:pt idx="444">
                  <c:v>5.7119171082973468</c:v>
                </c:pt>
                <c:pt idx="445">
                  <c:v>5.9242692433297455</c:v>
                </c:pt>
                <c:pt idx="446">
                  <c:v>6.137094830721594</c:v>
                </c:pt>
                <c:pt idx="447">
                  <c:v>6.3503042176365794</c:v>
                </c:pt>
                <c:pt idx="448">
                  <c:v>6.5638521507382288</c:v>
                </c:pt>
                <c:pt idx="449">
                  <c:v>6.7777407646178851</c:v>
                </c:pt>
                <c:pt idx="450">
                  <c:v>6.9918778449296708</c:v>
                </c:pt>
                <c:pt idx="451">
                  <c:v>7.2062036231160116</c:v>
                </c:pt>
                <c:pt idx="452">
                  <c:v>7.4207061454653225</c:v>
                </c:pt>
                <c:pt idx="453">
                  <c:v>7.6353341817855735</c:v>
                </c:pt>
                <c:pt idx="454">
                  <c:v>7.8500732168554874</c:v>
                </c:pt>
                <c:pt idx="455">
                  <c:v>8.0648839741945011</c:v>
                </c:pt>
                <c:pt idx="456">
                  <c:v>8.2797434002160859</c:v>
                </c:pt>
                <c:pt idx="457">
                  <c:v>8.4946258798241416</c:v>
                </c:pt>
                <c:pt idx="458">
                  <c:v>8.709489575028412</c:v>
                </c:pt>
                <c:pt idx="459">
                  <c:v>8.924320824444262</c:v>
                </c:pt>
                <c:pt idx="460">
                  <c:v>9.1390880361199116</c:v>
                </c:pt>
                <c:pt idx="461">
                  <c:v>9.3537860870360952</c:v>
                </c:pt>
                <c:pt idx="462">
                  <c:v>9.5683936312794522</c:v>
                </c:pt>
                <c:pt idx="463">
                  <c:v>9.7828987151383977</c:v>
                </c:pt>
                <c:pt idx="464">
                  <c:v>9.9972919464110959</c:v>
                </c:pt>
                <c:pt idx="465">
                  <c:v>10.211552833020654</c:v>
                </c:pt>
                <c:pt idx="466">
                  <c:v>10.42566856741902</c:v>
                </c:pt>
                <c:pt idx="467">
                  <c:v>10.63962804973125</c:v>
                </c:pt>
                <c:pt idx="468">
                  <c:v>10.853423595428447</c:v>
                </c:pt>
                <c:pt idx="469">
                  <c:v>11.066993728280039</c:v>
                </c:pt>
                <c:pt idx="470">
                  <c:v>11.280369186401344</c:v>
                </c:pt>
                <c:pt idx="471">
                  <c:v>11.493596930801825</c:v>
                </c:pt>
                <c:pt idx="472">
                  <c:v>11.706629146635489</c:v>
                </c:pt>
                <c:pt idx="473">
                  <c:v>11.919503402709909</c:v>
                </c:pt>
                <c:pt idx="474">
                  <c:v>12.132196645438619</c:v>
                </c:pt>
                <c:pt idx="475">
                  <c:v>12.344340871274452</c:v>
                </c:pt>
              </c:numCache>
            </c:numRef>
          </c:yVal>
          <c:smooth val="1"/>
          <c:extLst>
            <c:ext xmlns:c16="http://schemas.microsoft.com/office/drawing/2014/chart" uri="{C3380CC4-5D6E-409C-BE32-E72D297353CC}">
              <c16:uniqueId val="{00000016-4789-45DC-97F7-B59DC835213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Лист1!$Y$2:$Y$477</c:f>
              <c:numCache>
                <c:formatCode>0.00</c:formatCode>
                <c:ptCount val="476"/>
                <c:pt idx="0">
                  <c:v>19.256194594502407</c:v>
                </c:pt>
                <c:pt idx="1">
                  <c:v>19.292641460895517</c:v>
                </c:pt>
                <c:pt idx="2">
                  <c:v>19.400306832790331</c:v>
                </c:pt>
                <c:pt idx="3">
                  <c:v>18.354206800460801</c:v>
                </c:pt>
                <c:pt idx="4">
                  <c:v>18.214194685220711</c:v>
                </c:pt>
                <c:pt idx="5">
                  <c:v>18.033645826578091</c:v>
                </c:pt>
                <c:pt idx="6">
                  <c:v>17.814604309201208</c:v>
                </c:pt>
                <c:pt idx="7">
                  <c:v>17.562435641884779</c:v>
                </c:pt>
                <c:pt idx="8">
                  <c:v>17.27784338593483</c:v>
                </c:pt>
                <c:pt idx="9">
                  <c:v>16.963375389575905</c:v>
                </c:pt>
                <c:pt idx="10">
                  <c:v>16.623411834239928</c:v>
                </c:pt>
                <c:pt idx="11">
                  <c:v>16.258833879232355</c:v>
                </c:pt>
                <c:pt idx="12">
                  <c:v>15.871712931990604</c:v>
                </c:pt>
                <c:pt idx="13">
                  <c:v>15.464297997951487</c:v>
                </c:pt>
                <c:pt idx="14">
                  <c:v>15.039681673049916</c:v>
                </c:pt>
                <c:pt idx="15">
                  <c:v>14.601444947719536</c:v>
                </c:pt>
                <c:pt idx="16">
                  <c:v>14.152458420395812</c:v>
                </c:pt>
                <c:pt idx="17">
                  <c:v>13.69449636340136</c:v>
                </c:pt>
                <c:pt idx="18">
                  <c:v>13.228642295300935</c:v>
                </c:pt>
                <c:pt idx="19">
                  <c:v>12.756335784494873</c:v>
                </c:pt>
                <c:pt idx="20">
                  <c:v>12.280495244264584</c:v>
                </c:pt>
                <c:pt idx="21">
                  <c:v>11.803835020959346</c:v>
                </c:pt>
                <c:pt idx="22">
                  <c:v>11.328645104169814</c:v>
                </c:pt>
                <c:pt idx="23">
                  <c:v>10.857913067936863</c:v>
                </c:pt>
                <c:pt idx="24">
                  <c:v>10.394641001522523</c:v>
                </c:pt>
                <c:pt idx="25">
                  <c:v>9.9413144230842025</c:v>
                </c:pt>
                <c:pt idx="26">
                  <c:v>9.4993814393877791</c:v>
                </c:pt>
                <c:pt idx="27">
                  <c:v>9.0701911121606447</c:v>
                </c:pt>
                <c:pt idx="28">
                  <c:v>8.6550950646399958</c:v>
                </c:pt>
                <c:pt idx="29">
                  <c:v>8.2562517955898702</c:v>
                </c:pt>
                <c:pt idx="30">
                  <c:v>7.8753587320446803</c:v>
                </c:pt>
                <c:pt idx="31">
                  <c:v>7.5148219853639517</c:v>
                </c:pt>
                <c:pt idx="32">
                  <c:v>7.1766873478888904</c:v>
                </c:pt>
                <c:pt idx="33">
                  <c:v>6.8624033533036615</c:v>
                </c:pt>
                <c:pt idx="34">
                  <c:v>6.5727768771349888</c:v>
                </c:pt>
                <c:pt idx="35">
                  <c:v>6.3082715526222977</c:v>
                </c:pt>
                <c:pt idx="36">
                  <c:v>6.0694351159035866</c:v>
                </c:pt>
                <c:pt idx="37">
                  <c:v>5.85719099119303</c:v>
                </c:pt>
                <c:pt idx="38">
                  <c:v>5.6727025307714891</c:v>
                </c:pt>
                <c:pt idx="39">
                  <c:v>5.5172346934676169</c:v>
                </c:pt>
                <c:pt idx="40">
                  <c:v>5.3916805922985018</c:v>
                </c:pt>
                <c:pt idx="41">
                  <c:v>5.2963245548307842</c:v>
                </c:pt>
                <c:pt idx="42">
                  <c:v>5.2309035994112447</c:v>
                </c:pt>
                <c:pt idx="43">
                  <c:v>5.194931466132398</c:v>
                </c:pt>
                <c:pt idx="44">
                  <c:v>5.1880977854132642</c:v>
                </c:pt>
                <c:pt idx="45">
                  <c:v>5.2104636065661873</c:v>
                </c:pt>
                <c:pt idx="46">
                  <c:v>5.2623734526336179</c:v>
                </c:pt>
                <c:pt idx="47">
                  <c:v>5.3441150665283184</c:v>
                </c:pt>
                <c:pt idx="48">
                  <c:v>5.4555620804428999</c:v>
                </c:pt>
                <c:pt idx="49">
                  <c:v>5.5960327059030517</c:v>
                </c:pt>
                <c:pt idx="50">
                  <c:v>5.7644429974257525</c:v>
                </c:pt>
                <c:pt idx="51">
                  <c:v>5.959663329273412</c:v>
                </c:pt>
                <c:pt idx="52">
                  <c:v>6.1808624915778623</c:v>
                </c:pt>
                <c:pt idx="53">
                  <c:v>6.4276118583976727</c:v>
                </c:pt>
                <c:pt idx="54">
                  <c:v>6.6997086435555913</c:v>
                </c:pt>
                <c:pt idx="55">
                  <c:v>6.9968326583504492</c:v>
                </c:pt>
                <c:pt idx="56">
                  <c:v>7.3182628378272021</c:v>
                </c:pt>
                <c:pt idx="57">
                  <c:v>7.6628328412771074</c:v>
                </c:pt>
                <c:pt idx="58">
                  <c:v>8.0291346922516684</c:v>
                </c:pt>
                <c:pt idx="59">
                  <c:v>8.4158790975808895</c:v>
                </c:pt>
                <c:pt idx="60">
                  <c:v>8.8221618443727348</c:v>
                </c:pt>
                <c:pt idx="61">
                  <c:v>9.2474612385034245</c:v>
                </c:pt>
                <c:pt idx="62">
                  <c:v>9.6914126917719585</c:v>
                </c:pt>
                <c:pt idx="63">
                  <c:v>10.153486825525718</c:v>
                </c:pt>
                <c:pt idx="64">
                  <c:v>10.632771742343877</c:v>
                </c:pt>
                <c:pt idx="65">
                  <c:v>11.12801657170054</c:v>
                </c:pt>
                <c:pt idx="66">
                  <c:v>11.637856882810576</c:v>
                </c:pt>
                <c:pt idx="67">
                  <c:v>12.161149388551706</c:v>
                </c:pt>
                <c:pt idx="68">
                  <c:v>12.697139297425711</c:v>
                </c:pt>
                <c:pt idx="69">
                  <c:v>13.245373222231814</c:v>
                </c:pt>
                <c:pt idx="70">
                  <c:v>13.805451567471014</c:v>
                </c:pt>
                <c:pt idx="71">
                  <c:v>14.376728832721707</c:v>
                </c:pt>
                <c:pt idx="72">
                  <c:v>14.958188098669019</c:v>
                </c:pt>
                <c:pt idx="73">
                  <c:v>15.548530679941129</c:v>
                </c:pt>
                <c:pt idx="74">
                  <c:v>16.146414345502844</c:v>
                </c:pt>
                <c:pt idx="75">
                  <c:v>16.750802537798869</c:v>
                </c:pt>
                <c:pt idx="76">
                  <c:v>17.36078165173527</c:v>
                </c:pt>
                <c:pt idx="77">
                  <c:v>17.975851339101752</c:v>
                </c:pt>
                <c:pt idx="78">
                  <c:v>18.595360976457549</c:v>
                </c:pt>
                <c:pt idx="79">
                  <c:v>19.218352559208846</c:v>
                </c:pt>
                <c:pt idx="80">
                  <c:v>19.843516302108753</c:v>
                </c:pt>
                <c:pt idx="81">
                  <c:v>20.46930846869942</c:v>
                </c:pt>
                <c:pt idx="82">
                  <c:v>21.09422459900378</c:v>
                </c:pt>
                <c:pt idx="83">
                  <c:v>21.717011260986311</c:v>
                </c:pt>
                <c:pt idx="84">
                  <c:v>22.336681419610933</c:v>
                </c:pt>
                <c:pt idx="85">
                  <c:v>22.952345377206754</c:v>
                </c:pt>
                <c:pt idx="86">
                  <c:v>23.562981945276235</c:v>
                </c:pt>
                <c:pt idx="87">
                  <c:v>24.167248892784116</c:v>
                </c:pt>
                <c:pt idx="88">
                  <c:v>24.763518807291931</c:v>
                </c:pt>
                <c:pt idx="89">
                  <c:v>25.350049862265536</c:v>
                </c:pt>
                <c:pt idx="90">
                  <c:v>25.925047293305376</c:v>
                </c:pt>
                <c:pt idx="91">
                  <c:v>26.487539434432943</c:v>
                </c:pt>
                <c:pt idx="92">
                  <c:v>27.036303591728188</c:v>
                </c:pt>
                <c:pt idx="93">
                  <c:v>27.570351022481869</c:v>
                </c:pt>
                <c:pt idx="94">
                  <c:v>28.088564908504448</c:v>
                </c:pt>
                <c:pt idx="95">
                  <c:v>28.589596188068363</c:v>
                </c:pt>
                <c:pt idx="96">
                  <c:v>29.071925032138811</c:v>
                </c:pt>
                <c:pt idx="97">
                  <c:v>29.534062349796244</c:v>
                </c:pt>
                <c:pt idx="98">
                  <c:v>29.97478203177452</c:v>
                </c:pt>
                <c:pt idx="99">
                  <c:v>30.39319950342173</c:v>
                </c:pt>
                <c:pt idx="100">
                  <c:v>30.788700002431817</c:v>
                </c:pt>
                <c:pt idx="101">
                  <c:v>31.160743904113737</c:v>
                </c:pt>
                <c:pt idx="102">
                  <c:v>31.50869936943052</c:v>
                </c:pt>
                <c:pt idx="103">
                  <c:v>31.831794530153267</c:v>
                </c:pt>
                <c:pt idx="104">
                  <c:v>32.12919262647624</c:v>
                </c:pt>
                <c:pt idx="105">
                  <c:v>32.40022766590117</c:v>
                </c:pt>
                <c:pt idx="106">
                  <c:v>32.644554698467246</c:v>
                </c:pt>
                <c:pt idx="107">
                  <c:v>32.862187385559047</c:v>
                </c:pt>
                <c:pt idx="108">
                  <c:v>33.053398954868285</c:v>
                </c:pt>
                <c:pt idx="109">
                  <c:v>33.218486541509591</c:v>
                </c:pt>
                <c:pt idx="110">
                  <c:v>33.357655066251738</c:v>
                </c:pt>
                <c:pt idx="111">
                  <c:v>33.470996743440608</c:v>
                </c:pt>
                <c:pt idx="112">
                  <c:v>33.558610618114443</c:v>
                </c:pt>
                <c:pt idx="113">
                  <c:v>33.620814317464792</c:v>
                </c:pt>
                <c:pt idx="114">
                  <c:v>33.658219188451717</c:v>
                </c:pt>
                <c:pt idx="115">
                  <c:v>33.671750789880704</c:v>
                </c:pt>
                <c:pt idx="116">
                  <c:v>33.662481540441483</c:v>
                </c:pt>
                <c:pt idx="117">
                  <c:v>33.631436043977729</c:v>
                </c:pt>
                <c:pt idx="118">
                  <c:v>33.579478383064263</c:v>
                </c:pt>
                <c:pt idx="119">
                  <c:v>33.507346272468517</c:v>
                </c:pt>
                <c:pt idx="120">
                  <c:v>33.415797919034922</c:v>
                </c:pt>
                <c:pt idx="121">
                  <c:v>33.30577254295347</c:v>
                </c:pt>
                <c:pt idx="122">
                  <c:v>33.178451853990524</c:v>
                </c:pt>
                <c:pt idx="123">
                  <c:v>33.035219067335113</c:v>
                </c:pt>
                <c:pt idx="124">
                  <c:v>32.877488136291483</c:v>
                </c:pt>
                <c:pt idx="125">
                  <c:v>32.706526154279672</c:v>
                </c:pt>
                <c:pt idx="126">
                  <c:v>32.523101574182483</c:v>
                </c:pt>
                <c:pt idx="127">
                  <c:v>32.328662502765617</c:v>
                </c:pt>
                <c:pt idx="128">
                  <c:v>32.123833948373779</c:v>
                </c:pt>
                <c:pt idx="129">
                  <c:v>31.909439009427977</c:v>
                </c:pt>
                <c:pt idx="130">
                  <c:v>31.687222927808715</c:v>
                </c:pt>
                <c:pt idx="131">
                  <c:v>31.458254706859535</c:v>
                </c:pt>
                <c:pt idx="132">
                  <c:v>31.223794609308243</c:v>
                </c:pt>
                <c:pt idx="133">
                  <c:v>30.98488431572909</c:v>
                </c:pt>
                <c:pt idx="134">
                  <c:v>30.742340093851045</c:v>
                </c:pt>
                <c:pt idx="135">
                  <c:v>30.496858674287751</c:v>
                </c:pt>
                <c:pt idx="136">
                  <c:v>30.249150449037536</c:v>
                </c:pt>
                <c:pt idx="137">
                  <c:v>30.000065839290606</c:v>
                </c:pt>
                <c:pt idx="138">
                  <c:v>29.750595295429189</c:v>
                </c:pt>
                <c:pt idx="139">
                  <c:v>29.501756590604757</c:v>
                </c:pt>
                <c:pt idx="140">
                  <c:v>29.254430884122801</c:v>
                </c:pt>
                <c:pt idx="141">
                  <c:v>29.009270507097206</c:v>
                </c:pt>
                <c:pt idx="142">
                  <c:v>28.766716039180743</c:v>
                </c:pt>
                <c:pt idx="143">
                  <c:v>28.527119261026368</c:v>
                </c:pt>
                <c:pt idx="144">
                  <c:v>28.290898552536923</c:v>
                </c:pt>
                <c:pt idx="145">
                  <c:v>28.058615738153442</c:v>
                </c:pt>
                <c:pt idx="146">
                  <c:v>27.830943641066519</c:v>
                </c:pt>
                <c:pt idx="147">
                  <c:v>27.608526054024651</c:v>
                </c:pt>
                <c:pt idx="148">
                  <c:v>27.391856494545934</c:v>
                </c:pt>
                <c:pt idx="149">
                  <c:v>27.181196236610383</c:v>
                </c:pt>
                <c:pt idx="150">
                  <c:v>26.976644325256299</c:v>
                </c:pt>
                <c:pt idx="151">
                  <c:v>26.778265652060472</c:v>
                </c:pt>
                <c:pt idx="152">
                  <c:v>26.586229276657082</c:v>
                </c:pt>
                <c:pt idx="153">
                  <c:v>26.400840872526146</c:v>
                </c:pt>
                <c:pt idx="154">
                  <c:v>26.222491496801346</c:v>
                </c:pt>
                <c:pt idx="155">
                  <c:v>26.051515853404958</c:v>
                </c:pt>
                <c:pt idx="156">
                  <c:v>25.88806934058665</c:v>
                </c:pt>
                <c:pt idx="157">
                  <c:v>25.732112681865683</c:v>
                </c:pt>
                <c:pt idx="158">
                  <c:v>25.583481940627081</c:v>
                </c:pt>
                <c:pt idx="159">
                  <c:v>25.442035380005805</c:v>
                </c:pt>
                <c:pt idx="160">
                  <c:v>25.30774909257887</c:v>
                </c:pt>
                <c:pt idx="161">
                  <c:v>25.180739200115198</c:v>
                </c:pt>
                <c:pt idx="162">
                  <c:v>25.061162808537457</c:v>
                </c:pt>
                <c:pt idx="163">
                  <c:v>24.949091640114737</c:v>
                </c:pt>
                <c:pt idx="164">
                  <c:v>24.844419819116592</c:v>
                </c:pt>
                <c:pt idx="165">
                  <c:v>24.746865579485881</c:v>
                </c:pt>
                <c:pt idx="166">
                  <c:v>24.656077140569668</c:v>
                </c:pt>
                <c:pt idx="167">
                  <c:v>24.571759074926348</c:v>
                </c:pt>
                <c:pt idx="168">
                  <c:v>24.493750861287108</c:v>
                </c:pt>
                <c:pt idx="169">
                  <c:v>24.422008100151995</c:v>
                </c:pt>
                <c:pt idx="170">
                  <c:v>24.356489807367289</c:v>
                </c:pt>
                <c:pt idx="171">
                  <c:v>24.297040584683373</c:v>
                </c:pt>
                <c:pt idx="172">
                  <c:v>24.243347927927921</c:v>
                </c:pt>
                <c:pt idx="173">
                  <c:v>24.194952473044363</c:v>
                </c:pt>
                <c:pt idx="174">
                  <c:v>24.151369240879962</c:v>
                </c:pt>
                <c:pt idx="175">
                  <c:v>24.112196928262684</c:v>
                </c:pt>
                <c:pt idx="176">
                  <c:v>24.077157184481599</c:v>
                </c:pt>
                <c:pt idx="177">
                  <c:v>24.046060457825636</c:v>
                </c:pt>
                <c:pt idx="178">
                  <c:v>24.018691581487605</c:v>
                </c:pt>
                <c:pt idx="179">
                  <c:v>23.994727805256826</c:v>
                </c:pt>
                <c:pt idx="180">
                  <c:v>23.973694396018978</c:v>
                </c:pt>
                <c:pt idx="181">
                  <c:v>23.955087590217548</c:v>
                </c:pt>
                <c:pt idx="182">
                  <c:v>23.938181626796691</c:v>
                </c:pt>
                <c:pt idx="183">
                  <c:v>23.922612771391812</c:v>
                </c:pt>
                <c:pt idx="184">
                  <c:v>23.90810096561907</c:v>
                </c:pt>
                <c:pt idx="185">
                  <c:v>23.894289305806122</c:v>
                </c:pt>
                <c:pt idx="186">
                  <c:v>23.880839672684662</c:v>
                </c:pt>
                <c:pt idx="187">
                  <c:v>23.867376378178562</c:v>
                </c:pt>
                <c:pt idx="188">
                  <c:v>23.853363212943069</c:v>
                </c:pt>
                <c:pt idx="189">
                  <c:v>23.838205906748716</c:v>
                </c:pt>
                <c:pt idx="190">
                  <c:v>23.821361419558482</c:v>
                </c:pt>
                <c:pt idx="191">
                  <c:v>23.802387464046475</c:v>
                </c:pt>
                <c:pt idx="192">
                  <c:v>23.780956166982623</c:v>
                </c:pt>
                <c:pt idx="193">
                  <c:v>23.756775516271553</c:v>
                </c:pt>
                <c:pt idx="194">
                  <c:v>23.72950226962562</c:v>
                </c:pt>
                <c:pt idx="195">
                  <c:v>23.698704385757402</c:v>
                </c:pt>
                <c:pt idx="196">
                  <c:v>23.66386102437972</c:v>
                </c:pt>
                <c:pt idx="197">
                  <c:v>23.624441099166834</c:v>
                </c:pt>
                <c:pt idx="198">
                  <c:v>23.579978415369975</c:v>
                </c:pt>
                <c:pt idx="199">
                  <c:v>23.530146807432125</c:v>
                </c:pt>
                <c:pt idx="200">
                  <c:v>23.474693539738642</c:v>
                </c:pt>
                <c:pt idx="201">
                  <c:v>23.413398322463017</c:v>
                </c:pt>
                <c:pt idx="202">
                  <c:v>23.345994758605926</c:v>
                </c:pt>
                <c:pt idx="203">
                  <c:v>23.272122529149037</c:v>
                </c:pt>
                <c:pt idx="204">
                  <c:v>23.191380330920204</c:v>
                </c:pt>
                <c:pt idx="205">
                  <c:v>23.10338393747805</c:v>
                </c:pt>
                <c:pt idx="206">
                  <c:v>23.007836213707922</c:v>
                </c:pt>
                <c:pt idx="207">
                  <c:v>22.904573222994799</c:v>
                </c:pt>
                <c:pt idx="208">
                  <c:v>22.793506166338901</c:v>
                </c:pt>
                <c:pt idx="209">
                  <c:v>22.674559906125019</c:v>
                </c:pt>
                <c:pt idx="210">
                  <c:v>22.547597828507396</c:v>
                </c:pt>
                <c:pt idx="211">
                  <c:v>22.412428674101783</c:v>
                </c:pt>
                <c:pt idx="212">
                  <c:v>22.268821907043424</c:v>
                </c:pt>
                <c:pt idx="213">
                  <c:v>22.116606760024968</c:v>
                </c:pt>
                <c:pt idx="214">
                  <c:v>21.955718341469751</c:v>
                </c:pt>
                <c:pt idx="215">
                  <c:v>21.78619934320449</c:v>
                </c:pt>
                <c:pt idx="216">
                  <c:v>21.607583570480305</c:v>
                </c:pt>
                <c:pt idx="217">
                  <c:v>21.421127870678877</c:v>
                </c:pt>
                <c:pt idx="218">
                  <c:v>21.22629261910911</c:v>
                </c:pt>
                <c:pt idx="219">
                  <c:v>21.023074400424907</c:v>
                </c:pt>
                <c:pt idx="220">
                  <c:v>20.811466383934011</c:v>
                </c:pt>
                <c:pt idx="221">
                  <c:v>20.591523215174664</c:v>
                </c:pt>
                <c:pt idx="222">
                  <c:v>20.363405415415748</c:v>
                </c:pt>
                <c:pt idx="223">
                  <c:v>20.127358889579753</c:v>
                </c:pt>
                <c:pt idx="224">
                  <c:v>19.883673942089068</c:v>
                </c:pt>
                <c:pt idx="225">
                  <c:v>19.632613554596865</c:v>
                </c:pt>
                <c:pt idx="226">
                  <c:v>19.374382647871965</c:v>
                </c:pt>
                <c:pt idx="227">
                  <c:v>19.10914345085618</c:v>
                </c:pt>
                <c:pt idx="228">
                  <c:v>18.837068438529915</c:v>
                </c:pt>
                <c:pt idx="229">
                  <c:v>18.558396685123402</c:v>
                </c:pt>
                <c:pt idx="230">
                  <c:v>18.27345094084739</c:v>
                </c:pt>
                <c:pt idx="231">
                  <c:v>17.982632508873927</c:v>
                </c:pt>
                <c:pt idx="232">
                  <c:v>17.686352938413592</c:v>
                </c:pt>
                <c:pt idx="233">
                  <c:v>17.384969133138604</c:v>
                </c:pt>
                <c:pt idx="234">
                  <c:v>17.078785058855981</c:v>
                </c:pt>
                <c:pt idx="235">
                  <c:v>16.768053451180418</c:v>
                </c:pt>
                <c:pt idx="236">
                  <c:v>16.45304583013057</c:v>
                </c:pt>
                <c:pt idx="237">
                  <c:v>16.134102022647806</c:v>
                </c:pt>
                <c:pt idx="238">
                  <c:v>15.811630162596664</c:v>
                </c:pt>
                <c:pt idx="239">
                  <c:v>15.48607936799524</c:v>
                </c:pt>
                <c:pt idx="240">
                  <c:v>15.157886803150154</c:v>
                </c:pt>
                <c:pt idx="241">
                  <c:v>14.827421325445153</c:v>
                </c:pt>
                <c:pt idx="242">
                  <c:v>14.494787102937698</c:v>
                </c:pt>
                <c:pt idx="243">
                  <c:v>14.160672327876064</c:v>
                </c:pt>
                <c:pt idx="244">
                  <c:v>13.825141891837088</c:v>
                </c:pt>
                <c:pt idx="245">
                  <c:v>13.488535621762255</c:v>
                </c:pt>
                <c:pt idx="246">
                  <c:v>13.151242013275615</c:v>
                </c:pt>
                <c:pt idx="247">
                  <c:v>12.813667492568484</c:v>
                </c:pt>
                <c:pt idx="248">
                  <c:v>12.476185186207289</c:v>
                </c:pt>
                <c:pt idx="249">
                  <c:v>12.139098206162407</c:v>
                </c:pt>
                <c:pt idx="250">
                  <c:v>11.802769432961906</c:v>
                </c:pt>
                <c:pt idx="251">
                  <c:v>11.467211674153777</c:v>
                </c:pt>
                <c:pt idx="252">
                  <c:v>11.132715234160406</c:v>
                </c:pt>
                <c:pt idx="253">
                  <c:v>10.799577248096435</c:v>
                </c:pt>
                <c:pt idx="254">
                  <c:v>10.468102535605407</c:v>
                </c:pt>
                <c:pt idx="255">
                  <c:v>10.138605308532703</c:v>
                </c:pt>
                <c:pt idx="256">
                  <c:v>9.8113494023680197</c:v>
                </c:pt>
                <c:pt idx="257">
                  <c:v>9.4865252226590773</c:v>
                </c:pt>
                <c:pt idx="258">
                  <c:v>9.1642864599823781</c:v>
                </c:pt>
                <c:pt idx="259">
                  <c:v>8.8447611898183798</c:v>
                </c:pt>
                <c:pt idx="260">
                  <c:v>8.5281073719262697</c:v>
                </c:pt>
                <c:pt idx="261">
                  <c:v>8.2145154118537622</c:v>
                </c:pt>
                <c:pt idx="262">
                  <c:v>7.9042013302445158</c:v>
                </c:pt>
                <c:pt idx="263">
                  <c:v>7.5973751708864983</c:v>
                </c:pt>
                <c:pt idx="264">
                  <c:v>7.2941931858658515</c:v>
                </c:pt>
                <c:pt idx="265">
                  <c:v>6.9947544202208229</c:v>
                </c:pt>
                <c:pt idx="266">
                  <c:v>6.6991152271628298</c:v>
                </c:pt>
                <c:pt idx="267">
                  <c:v>6.407329825311888</c:v>
                </c:pt>
                <c:pt idx="268">
                  <c:v>6.1194848790764302</c:v>
                </c:pt>
                <c:pt idx="269">
                  <c:v>5.8357041947543467</c:v>
                </c:pt>
                <c:pt idx="270">
                  <c:v>5.556126093864437</c:v>
                </c:pt>
                <c:pt idx="271">
                  <c:v>5.2808739557862268</c:v>
                </c:pt>
                <c:pt idx="272">
                  <c:v>5.0100216373801203</c:v>
                </c:pt>
                <c:pt idx="273">
                  <c:v>4.7442940458655327</c:v>
                </c:pt>
                <c:pt idx="274">
                  <c:v>4.482346815615891</c:v>
                </c:pt>
                <c:pt idx="275">
                  <c:v>4.2247609823942138</c:v>
                </c:pt>
                <c:pt idx="276">
                  <c:v>3.9716381527483438</c:v>
                </c:pt>
                <c:pt idx="277">
                  <c:v>3.7230474874377211</c:v>
                </c:pt>
                <c:pt idx="278">
                  <c:v>3.479066899046297</c:v>
                </c:pt>
                <c:pt idx="279">
                  <c:v>3.2397529542446093</c:v>
                </c:pt>
                <c:pt idx="280">
                  <c:v>3.0051195278763752</c:v>
                </c:pt>
                <c:pt idx="281">
                  <c:v>2.7751414317637657</c:v>
                </c:pt>
                <c:pt idx="282">
                  <c:v>2.5497757606208316</c:v>
                </c:pt>
                <c:pt idx="283">
                  <c:v>2.3289936974644618</c:v>
                </c:pt>
                <c:pt idx="284">
                  <c:v>2.1127975903451399</c:v>
                </c:pt>
                <c:pt idx="285">
                  <c:v>1.9012160427868345</c:v>
                </c:pt>
                <c:pt idx="286">
                  <c:v>1.694281287118792</c:v>
                </c:pt>
                <c:pt idx="287">
                  <c:v>1.4919975925236899</c:v>
                </c:pt>
                <c:pt idx="288">
                  <c:v>1.2943273901939343</c:v>
                </c:pt>
                <c:pt idx="289">
                  <c:v>1.1012019462883438</c:v>
                </c:pt>
                <c:pt idx="290">
                  <c:v>0.91253918576985449</c:v>
                </c:pt>
                <c:pt idx="291">
                  <c:v>0.72827640501782243</c:v>
                </c:pt>
                <c:pt idx="292">
                  <c:v>0.54838211880996812</c:v>
                </c:pt>
                <c:pt idx="293">
                  <c:v>0.37284541404806049</c:v>
                </c:pt>
                <c:pt idx="294">
                  <c:v>0.20164824009407301</c:v>
                </c:pt>
                <c:pt idx="295">
                  <c:v>3.474188157124445E-2</c:v>
                </c:pt>
                <c:pt idx="296">
                  <c:v>-0.1273032787023107</c:v>
                </c:pt>
                <c:pt idx="297">
                  <c:v>-0.28556058662943495</c:v>
                </c:pt>
                <c:pt idx="298">
                  <c:v>-0.44023315524682388</c:v>
                </c:pt>
                <c:pt idx="299">
                  <c:v>-0.59102954613044312</c:v>
                </c:pt>
                <c:pt idx="300">
                  <c:v>-0.73802214860915782</c:v>
                </c:pt>
                <c:pt idx="301">
                  <c:v>-0.88127089133486136</c:v>
                </c:pt>
                <c:pt idx="302">
                  <c:v>-1.0208470696583385</c:v>
                </c:pt>
                <c:pt idx="303">
                  <c:v>-1.15684679355472</c:v>
                </c:pt>
                <c:pt idx="304">
                  <c:v>-1.2893978716805545</c:v>
                </c:pt>
                <c:pt idx="305">
                  <c:v>-1.4186433216556862</c:v>
                </c:pt>
                <c:pt idx="306">
                  <c:v>-1.5447259476408315</c:v>
                </c:pt>
                <c:pt idx="307">
                  <c:v>-1.667761657945809</c:v>
                </c:pt>
                <c:pt idx="308">
                  <c:v>-1.7878443745896169</c:v>
                </c:pt>
                <c:pt idx="309">
                  <c:v>-1.9050617225468145</c:v>
                </c:pt>
                <c:pt idx="310">
                  <c:v>-2.0195121064782113</c:v>
                </c:pt>
                <c:pt idx="311">
                  <c:v>-2.1313149567693443</c:v>
                </c:pt>
                <c:pt idx="312">
                  <c:v>-2.2406092353165135</c:v>
                </c:pt>
                <c:pt idx="313">
                  <c:v>-2.3475505538284747</c:v>
                </c:pt>
                <c:pt idx="314">
                  <c:v>-2.4522791549563387</c:v>
                </c:pt>
                <c:pt idx="315">
                  <c:v>-2.5549047566950285</c:v>
                </c:pt>
                <c:pt idx="316">
                  <c:v>-2.6555174387991376</c:v>
                </c:pt>
                <c:pt idx="317">
                  <c:v>-2.754195113852616</c:v>
                </c:pt>
                <c:pt idx="318">
                  <c:v>-2.8510244462639056</c:v>
                </c:pt>
                <c:pt idx="319">
                  <c:v>-2.9461143001913972</c:v>
                </c:pt>
                <c:pt idx="320">
                  <c:v>-3.0395857069641306</c:v>
                </c:pt>
                <c:pt idx="321">
                  <c:v>-3.1313492272049142</c:v>
                </c:pt>
                <c:pt idx="322">
                  <c:v>-3.2218377560377087</c:v>
                </c:pt>
                <c:pt idx="323">
                  <c:v>-3.3110982544720122</c:v>
                </c:pt>
                <c:pt idx="324">
                  <c:v>-3.3988299585878829</c:v>
                </c:pt>
                <c:pt idx="325">
                  <c:v>-3.4855178475379942</c:v>
                </c:pt>
                <c:pt idx="326">
                  <c:v>-3.5710739761590946</c:v>
                </c:pt>
                <c:pt idx="327">
                  <c:v>-3.6554940752685052</c:v>
                </c:pt>
                <c:pt idx="328">
                  <c:v>-3.7386282965540882</c:v>
                </c:pt>
                <c:pt idx="329">
                  <c:v>-3.8209287464618633</c:v>
                </c:pt>
                <c:pt idx="330">
                  <c:v>-3.9022728994488682</c:v>
                </c:pt>
                <c:pt idx="331">
                  <c:v>-3.9826406903564888</c:v>
                </c:pt>
                <c:pt idx="332">
                  <c:v>-4.0620299845933898</c:v>
                </c:pt>
                <c:pt idx="333">
                  <c:v>-4.1404258400201774</c:v>
                </c:pt>
                <c:pt idx="334">
                  <c:v>-4.2178188644349524</c:v>
                </c:pt>
                <c:pt idx="335">
                  <c:v>-4.2942056424915744</c:v>
                </c:pt>
                <c:pt idx="336">
                  <c:v>-4.3695844665169696</c:v>
                </c:pt>
                <c:pt idx="337">
                  <c:v>-4.4439472250640382</c:v>
                </c:pt>
                <c:pt idx="338">
                  <c:v>-4.5172683030366896</c:v>
                </c:pt>
                <c:pt idx="339">
                  <c:v>-4.5895020201802241</c:v>
                </c:pt>
                <c:pt idx="340">
                  <c:v>-4.6605898886918968</c:v>
                </c:pt>
                <c:pt idx="341">
                  <c:v>-4.7304682977497539</c:v>
                </c:pt>
                <c:pt idx="342">
                  <c:v>-4.7990826018154582</c:v>
                </c:pt>
                <c:pt idx="343">
                  <c:v>-4.8662769757211208</c:v>
                </c:pt>
                <c:pt idx="344">
                  <c:v>-4.9319937855005218</c:v>
                </c:pt>
                <c:pt idx="345">
                  <c:v>-4.9965101011097426</c:v>
                </c:pt>
                <c:pt idx="346">
                  <c:v>-5.0595467180013598</c:v>
                </c:pt>
                <c:pt idx="347">
                  <c:v>-5.1210054449737044</c:v>
                </c:pt>
                <c:pt idx="348">
                  <c:v>-5.1807927869260286</c:v>
                </c:pt>
                <c:pt idx="349">
                  <c:v>-5.2388865441083876</c:v>
                </c:pt>
                <c:pt idx="350">
                  <c:v>-5.2951701678335663</c:v>
                </c:pt>
                <c:pt idx="351">
                  <c:v>-5.3495215594768482</c:v>
                </c:pt>
                <c:pt idx="352">
                  <c:v>-5.401868569850917</c:v>
                </c:pt>
                <c:pt idx="353">
                  <c:v>-5.4522987172007555</c:v>
                </c:pt>
                <c:pt idx="354">
                  <c:v>-5.5006275728344871</c:v>
                </c:pt>
                <c:pt idx="355">
                  <c:v>-5.5460264883935428</c:v>
                </c:pt>
                <c:pt idx="356">
                  <c:v>-5.589138402789831</c:v>
                </c:pt>
                <c:pt idx="357">
                  <c:v>-5.630470921844239</c:v>
                </c:pt>
                <c:pt idx="358">
                  <c:v>-5.6694489866495115</c:v>
                </c:pt>
                <c:pt idx="359">
                  <c:v>-5.7058394998311988</c:v>
                </c:pt>
                <c:pt idx="360">
                  <c:v>-5.7395639084279306</c:v>
                </c:pt>
                <c:pt idx="361">
                  <c:v>-5.7707502879201966</c:v>
                </c:pt>
                <c:pt idx="362">
                  <c:v>-5.799190302193109</c:v>
                </c:pt>
                <c:pt idx="363">
                  <c:v>-5.823894781619301</c:v>
                </c:pt>
                <c:pt idx="364">
                  <c:v>-5.8455698490142485</c:v>
                </c:pt>
                <c:pt idx="365">
                  <c:v>-5.8650885522365037</c:v>
                </c:pt>
                <c:pt idx="366">
                  <c:v>-5.8816935382783244</c:v>
                </c:pt>
                <c:pt idx="367">
                  <c:v>-5.8951431713997868</c:v>
                </c:pt>
                <c:pt idx="368">
                  <c:v>-5.9053682908415395</c:v>
                </c:pt>
                <c:pt idx="369">
                  <c:v>-5.9124000616371273</c:v>
                </c:pt>
                <c:pt idx="370">
                  <c:v>-5.9161129698157255</c:v>
                </c:pt>
                <c:pt idx="371">
                  <c:v>-5.9164361469447071</c:v>
                </c:pt>
                <c:pt idx="372">
                  <c:v>-5.9122344173490982</c:v>
                </c:pt>
                <c:pt idx="373">
                  <c:v>-5.9043684482574053</c:v>
                </c:pt>
                <c:pt idx="374">
                  <c:v>-5.8939294427632873</c:v>
                </c:pt>
                <c:pt idx="375">
                  <c:v>-5.8800306916236726</c:v>
                </c:pt>
                <c:pt idx="376">
                  <c:v>-5.8624527588486366</c:v>
                </c:pt>
                <c:pt idx="377">
                  <c:v>-5.841143560409507</c:v>
                </c:pt>
                <c:pt idx="378">
                  <c:v>-5.8160544276237109</c:v>
                </c:pt>
                <c:pt idx="379">
                  <c:v>-5.7867571614682243</c:v>
                </c:pt>
                <c:pt idx="380">
                  <c:v>-5.7531902857124786</c:v>
                </c:pt>
                <c:pt idx="381">
                  <c:v>-5.7152863472700091</c:v>
                </c:pt>
                <c:pt idx="382">
                  <c:v>-5.6733049124479269</c:v>
                </c:pt>
                <c:pt idx="383">
                  <c:v>-5.627821467071767</c:v>
                </c:pt>
                <c:pt idx="384">
                  <c:v>-5.5781021386384948</c:v>
                </c:pt>
                <c:pt idx="385">
                  <c:v>-5.52450639232993</c:v>
                </c:pt>
                <c:pt idx="386">
                  <c:v>-5.4662960864603489</c:v>
                </c:pt>
                <c:pt idx="387">
                  <c:v>-5.4039250351488546</c:v>
                </c:pt>
                <c:pt idx="388">
                  <c:v>-5.3379170671105332</c:v>
                </c:pt>
                <c:pt idx="389">
                  <c:v>-5.267676204442977</c:v>
                </c:pt>
                <c:pt idx="390">
                  <c:v>-5.1937612831592554</c:v>
                </c:pt>
                <c:pt idx="391">
                  <c:v>-5.1157270275056312</c:v>
                </c:pt>
                <c:pt idx="392">
                  <c:v>-5.0336938284337478</c:v>
                </c:pt>
                <c:pt idx="393">
                  <c:v>-4.948130015283823</c:v>
                </c:pt>
                <c:pt idx="394">
                  <c:v>-4.8584682136774022</c:v>
                </c:pt>
                <c:pt idx="395">
                  <c:v>-4.7628756634891003</c:v>
                </c:pt>
                <c:pt idx="396">
                  <c:v>-4.6633213117718695</c:v>
                </c:pt>
                <c:pt idx="397">
                  <c:v>-4.5597505129873701</c:v>
                </c:pt>
                <c:pt idx="398">
                  <c:v>-4.4524339333176579</c:v>
                </c:pt>
                <c:pt idx="399">
                  <c:v>-4.3411534175276758</c:v>
                </c:pt>
                <c:pt idx="400">
                  <c:v>-4.2263542413711495</c:v>
                </c:pt>
                <c:pt idx="401">
                  <c:v>-4.1076214402914033</c:v>
                </c:pt>
                <c:pt idx="402">
                  <c:v>-3.9855526998639057</c:v>
                </c:pt>
                <c:pt idx="403">
                  <c:v>-3.8595452114939666</c:v>
                </c:pt>
                <c:pt idx="404">
                  <c:v>-3.7292019411921484</c:v>
                </c:pt>
                <c:pt idx="405">
                  <c:v>-3.5952230349183072</c:v>
                </c:pt>
                <c:pt idx="406">
                  <c:v>-3.457987596094604</c:v>
                </c:pt>
                <c:pt idx="407">
                  <c:v>-3.3172068145126063</c:v>
                </c:pt>
                <c:pt idx="408">
                  <c:v>-3.1734156187623701</c:v>
                </c:pt>
                <c:pt idx="409">
                  <c:v>-3.0260867647826646</c:v>
                </c:pt>
                <c:pt idx="410">
                  <c:v>-2.8756352171301822</c:v>
                </c:pt>
                <c:pt idx="411">
                  <c:v>-2.7216329902410452</c:v>
                </c:pt>
                <c:pt idx="412">
                  <c:v>-2.5644698604941345</c:v>
                </c:pt>
                <c:pt idx="413">
                  <c:v>-2.4046495914459212</c:v>
                </c:pt>
                <c:pt idx="414">
                  <c:v>-2.241707482561468</c:v>
                </c:pt>
                <c:pt idx="415">
                  <c:v>-2.0760128181427699</c:v>
                </c:pt>
                <c:pt idx="416">
                  <c:v>-1.9071679238229962</c:v>
                </c:pt>
                <c:pt idx="417">
                  <c:v>-1.7356308829039298</c:v>
                </c:pt>
                <c:pt idx="418">
                  <c:v>-1.5617978755384672</c:v>
                </c:pt>
                <c:pt idx="419">
                  <c:v>-1.385379664599895</c:v>
                </c:pt>
                <c:pt idx="420">
                  <c:v>-1.2067950569093224</c:v>
                </c:pt>
                <c:pt idx="421">
                  <c:v>-1.0258573824539778</c:v>
                </c:pt>
                <c:pt idx="422">
                  <c:v>-0.84264898309483871</c:v>
                </c:pt>
                <c:pt idx="423">
                  <c:v>-0.65719531383365326</c:v>
                </c:pt>
                <c:pt idx="424">
                  <c:v>-0.46961799301207041</c:v>
                </c:pt>
                <c:pt idx="425">
                  <c:v>-0.28031050586141637</c:v>
                </c:pt>
                <c:pt idx="426">
                  <c:v>-8.9121156313921798E-2</c:v>
                </c:pt>
                <c:pt idx="427">
                  <c:v>0.10405984033131939</c:v>
                </c:pt>
                <c:pt idx="428">
                  <c:v>0.29888681368902281</c:v>
                </c:pt>
                <c:pt idx="429">
                  <c:v>0.49527770206332195</c:v>
                </c:pt>
                <c:pt idx="430">
                  <c:v>0.69358385251834775</c:v>
                </c:pt>
                <c:pt idx="431">
                  <c:v>0.89327860800548931</c:v>
                </c:pt>
                <c:pt idx="432">
                  <c:v>1.0942249277606559</c:v>
                </c:pt>
                <c:pt idx="433">
                  <c:v>1.2964926129206995</c:v>
                </c:pt>
                <c:pt idx="434">
                  <c:v>1.4999262118712016</c:v>
                </c:pt>
                <c:pt idx="435">
                  <c:v>1.7044125912710992</c:v>
                </c:pt>
                <c:pt idx="436">
                  <c:v>1.9099191986024366</c:v>
                </c:pt>
                <c:pt idx="437">
                  <c:v>2.1163192391395569</c:v>
                </c:pt>
                <c:pt idx="438">
                  <c:v>2.3236136734485604</c:v>
                </c:pt>
                <c:pt idx="439">
                  <c:v>2.5316520128399129</c:v>
                </c:pt>
                <c:pt idx="440">
                  <c:v>2.7404942393302862</c:v>
                </c:pt>
                <c:pt idx="441">
                  <c:v>2.9499894373118836</c:v>
                </c:pt>
                <c:pt idx="442">
                  <c:v>3.1601788043975803</c:v>
                </c:pt>
                <c:pt idx="443">
                  <c:v>3.3709763165563325</c:v>
                </c:pt>
                <c:pt idx="444">
                  <c:v>3.5822579540312263</c:v>
                </c:pt>
                <c:pt idx="445">
                  <c:v>3.7940397262573216</c:v>
                </c:pt>
                <c:pt idx="446">
                  <c:v>4.0062744587659793</c:v>
                </c:pt>
                <c:pt idx="447">
                  <c:v>4.2188767679035628</c:v>
                </c:pt>
                <c:pt idx="448">
                  <c:v>4.4318009734153732</c:v>
                </c:pt>
                <c:pt idx="449">
                  <c:v>4.6450462214648676</c:v>
                </c:pt>
                <c:pt idx="450">
                  <c:v>4.858523286134</c:v>
                </c:pt>
                <c:pt idx="451">
                  <c:v>5.0721758142113629</c:v>
                </c:pt>
                <c:pt idx="452">
                  <c:v>5.2859888635575736</c:v>
                </c:pt>
                <c:pt idx="453">
                  <c:v>5.4999137654900538</c:v>
                </c:pt>
                <c:pt idx="454">
                  <c:v>5.7139364317059478</c:v>
                </c:pt>
                <c:pt idx="455">
                  <c:v>5.9280180126428084</c:v>
                </c:pt>
                <c:pt idx="456">
                  <c:v>6.1421367354690997</c:v>
                </c:pt>
                <c:pt idx="457">
                  <c:v>6.3562614351510671</c:v>
                </c:pt>
                <c:pt idx="458">
                  <c:v>6.5703575313091216</c:v>
                </c:pt>
                <c:pt idx="459">
                  <c:v>6.7844105087220479</c:v>
                </c:pt>
                <c:pt idx="460">
                  <c:v>6.9983900561928225</c:v>
                </c:pt>
                <c:pt idx="461">
                  <c:v>7.2122931852936389</c:v>
                </c:pt>
                <c:pt idx="462">
                  <c:v>7.4260964155196776</c:v>
                </c:pt>
                <c:pt idx="463">
                  <c:v>7.6397920623421518</c:v>
                </c:pt>
                <c:pt idx="464">
                  <c:v>7.853369025886006</c:v>
                </c:pt>
                <c:pt idx="465">
                  <c:v>8.066807667911041</c:v>
                </c:pt>
                <c:pt idx="466">
                  <c:v>8.2800943270325114</c:v>
                </c:pt>
                <c:pt idx="467">
                  <c:v>8.4932221725582711</c:v>
                </c:pt>
                <c:pt idx="468">
                  <c:v>8.706182666122892</c:v>
                </c:pt>
                <c:pt idx="469">
                  <c:v>8.9189126238226475</c:v>
                </c:pt>
                <c:pt idx="470">
                  <c:v>9.131447906792113</c:v>
                </c:pt>
                <c:pt idx="471">
                  <c:v>9.3438337683677588</c:v>
                </c:pt>
                <c:pt idx="472">
                  <c:v>9.5560232475399509</c:v>
                </c:pt>
                <c:pt idx="473">
                  <c:v>9.7680547669529556</c:v>
                </c:pt>
                <c:pt idx="474">
                  <c:v>9.9799061268567755</c:v>
                </c:pt>
                <c:pt idx="475">
                  <c:v>10.191211031377296</c:v>
                </c:pt>
              </c:numCache>
            </c:numRef>
          </c:yVal>
          <c:smooth val="1"/>
          <c:extLst>
            <c:ext xmlns:c16="http://schemas.microsoft.com/office/drawing/2014/chart" uri="{C3380CC4-5D6E-409C-BE32-E72D297353CC}">
              <c16:uniqueId val="{00000017-4789-45DC-97F7-B59DC835213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Лист1!$Z$2:$Z$477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8-4789-45DC-97F7-B59DC835213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Лист1!$AA$2:$AA$477</c:f>
              <c:numCache>
                <c:formatCode>0.00</c:formatCode>
                <c:ptCount val="476"/>
                <c:pt idx="0">
                  <c:v>20.761018306016869</c:v>
                </c:pt>
                <c:pt idx="1">
                  <c:v>20.865539851784675</c:v>
                </c:pt>
                <c:pt idx="2">
                  <c:v>20.973416975140566</c:v>
                </c:pt>
                <c:pt idx="3">
                  <c:v>20.024756768345807</c:v>
                </c:pt>
                <c:pt idx="4">
                  <c:v>19.891059628129003</c:v>
                </c:pt>
                <c:pt idx="5">
                  <c:v>19.716581547260283</c:v>
                </c:pt>
                <c:pt idx="6">
                  <c:v>19.503332456946328</c:v>
                </c:pt>
                <c:pt idx="7">
                  <c:v>19.256474652886372</c:v>
                </c:pt>
                <c:pt idx="8">
                  <c:v>18.976691204309422</c:v>
                </c:pt>
                <c:pt idx="9">
                  <c:v>18.666149148344939</c:v>
                </c:pt>
                <c:pt idx="10">
                  <c:v>18.328917869925451</c:v>
                </c:pt>
                <c:pt idx="11">
                  <c:v>17.965583100914927</c:v>
                </c:pt>
                <c:pt idx="12">
                  <c:v>17.57804548144339</c:v>
                </c:pt>
                <c:pt idx="13">
                  <c:v>17.168422526121134</c:v>
                </c:pt>
                <c:pt idx="14">
                  <c:v>16.739637771248791</c:v>
                </c:pt>
                <c:pt idx="15">
                  <c:v>16.295120224356648</c:v>
                </c:pt>
                <c:pt idx="16">
                  <c:v>15.837779760360691</c:v>
                </c:pt>
                <c:pt idx="17">
                  <c:v>15.369631433486935</c:v>
                </c:pt>
                <c:pt idx="18">
                  <c:v>14.892147257924066</c:v>
                </c:pt>
                <c:pt idx="19">
                  <c:v>14.407096382975553</c:v>
                </c:pt>
                <c:pt idx="20">
                  <c:v>13.917523589730257</c:v>
                </c:pt>
                <c:pt idx="21">
                  <c:v>13.426454021036573</c:v>
                </c:pt>
                <c:pt idx="22">
                  <c:v>12.936333918571455</c:v>
                </c:pt>
                <c:pt idx="23">
                  <c:v>12.450304546952227</c:v>
                </c:pt>
                <c:pt idx="24">
                  <c:v>11.971515709161741</c:v>
                </c:pt>
                <c:pt idx="25">
                  <c:v>11.502680043876119</c:v>
                </c:pt>
                <c:pt idx="26">
                  <c:v>11.045553039014296</c:v>
                </c:pt>
                <c:pt idx="27">
                  <c:v>10.601806506514526</c:v>
                </c:pt>
                <c:pt idx="28">
                  <c:v>10.173050782084442</c:v>
                </c:pt>
                <c:pt idx="29">
                  <c:v>9.7615690246224318</c:v>
                </c:pt>
                <c:pt idx="30">
                  <c:v>9.3690979376434758</c:v>
                </c:pt>
                <c:pt idx="31">
                  <c:v>8.9980427786707438</c:v>
                </c:pt>
                <c:pt idx="32">
                  <c:v>8.6504245787858665</c:v>
                </c:pt>
                <c:pt idx="33">
                  <c:v>8.3277238905429645</c:v>
                </c:pt>
                <c:pt idx="34">
                  <c:v>8.0308235809206572</c:v>
                </c:pt>
                <c:pt idx="35">
                  <c:v>7.7602666899561434</c:v>
                </c:pt>
                <c:pt idx="36">
                  <c:v>7.5166133344172952</c:v>
                </c:pt>
                <c:pt idx="37">
                  <c:v>7.3007002741097935</c:v>
                </c:pt>
                <c:pt idx="38">
                  <c:v>7.1135320477187491</c:v>
                </c:pt>
                <c:pt idx="39">
                  <c:v>6.9561746701597773</c:v>
                </c:pt>
                <c:pt idx="40">
                  <c:v>6.829359879344687</c:v>
                </c:pt>
                <c:pt idx="41">
                  <c:v>6.7332840576767614</c:v>
                </c:pt>
                <c:pt idx="42">
                  <c:v>6.6676564738154402</c:v>
                </c:pt>
                <c:pt idx="43">
                  <c:v>6.631972937285858</c:v>
                </c:pt>
                <c:pt idx="44">
                  <c:v>6.6258513562381012</c:v>
                </c:pt>
                <c:pt idx="45">
                  <c:v>6.649216593056912</c:v>
                </c:pt>
                <c:pt idx="46">
                  <c:v>6.7022227652370843</c:v>
                </c:pt>
                <c:pt idx="47">
                  <c:v>6.7849830061196812</c:v>
                </c:pt>
                <c:pt idx="48">
                  <c:v>6.8972625106572654</c:v>
                </c:pt>
                <c:pt idx="49">
                  <c:v>7.038359852135164</c:v>
                </c:pt>
                <c:pt idx="50">
                  <c:v>7.2072282269596633</c:v>
                </c:pt>
                <c:pt idx="51">
                  <c:v>7.402773870527704</c:v>
                </c:pt>
                <c:pt idx="52">
                  <c:v>7.624153192341284</c:v>
                </c:pt>
                <c:pt idx="53">
                  <c:v>7.8708641365169978</c:v>
                </c:pt>
                <c:pt idx="54">
                  <c:v>8.1426044449209929</c:v>
                </c:pt>
                <c:pt idx="55">
                  <c:v>8.4389830604195204</c:v>
                </c:pt>
                <c:pt idx="56">
                  <c:v>8.7592819064855245</c:v>
                </c:pt>
                <c:pt idx="57">
                  <c:v>9.1024097800254626</c:v>
                </c:pt>
                <c:pt idx="58">
                  <c:v>9.4670662879943404</c:v>
                </c:pt>
                <c:pt idx="59">
                  <c:v>9.8520492285489478</c:v>
                </c:pt>
                <c:pt idx="60">
                  <c:v>10.256474880874141</c:v>
                </c:pt>
                <c:pt idx="61">
                  <c:v>10.679788251221142</c:v>
                </c:pt>
                <c:pt idx="62">
                  <c:v>11.121573521196797</c:v>
                </c:pt>
                <c:pt idx="63">
                  <c:v>11.581283381581287</c:v>
                </c:pt>
                <c:pt idx="64">
                  <c:v>12.058052895963137</c:v>
                </c:pt>
                <c:pt idx="65">
                  <c:v>12.550726823508716</c:v>
                </c:pt>
                <c:pt idx="66">
                  <c:v>13.058046609163235</c:v>
                </c:pt>
                <c:pt idx="67">
                  <c:v>13.578935565054415</c:v>
                </c:pt>
                <c:pt idx="68">
                  <c:v>14.112635484337771</c:v>
                </c:pt>
                <c:pt idx="69">
                  <c:v>14.658650287985798</c:v>
                </c:pt>
                <c:pt idx="70">
                  <c:v>15.216523173451382</c:v>
                </c:pt>
                <c:pt idx="71">
                  <c:v>15.785608640313093</c:v>
                </c:pt>
                <c:pt idx="72">
                  <c:v>16.364938437938637</c:v>
                </c:pt>
                <c:pt idx="73">
                  <c:v>16.953298410773272</c:v>
                </c:pt>
                <c:pt idx="74">
                  <c:v>17.549433419108365</c:v>
                </c:pt>
                <c:pt idx="75">
                  <c:v>18.152349597215633</c:v>
                </c:pt>
                <c:pt idx="76">
                  <c:v>18.761109432578035</c:v>
                </c:pt>
                <c:pt idx="77">
                  <c:v>19.375163054466231</c:v>
                </c:pt>
                <c:pt idx="78">
                  <c:v>19.993830808997139</c:v>
                </c:pt>
                <c:pt idx="79">
                  <c:v>20.616171768307677</c:v>
                </c:pt>
                <c:pt idx="80">
                  <c:v>21.240932500362369</c:v>
                </c:pt>
                <c:pt idx="81">
                  <c:v>21.866663190722409</c:v>
                </c:pt>
                <c:pt idx="82">
                  <c:v>22.491931101679782</c:v>
                </c:pt>
                <c:pt idx="83">
                  <c:v>23.115499877929686</c:v>
                </c:pt>
                <c:pt idx="84">
                  <c:v>23.73636199235915</c:v>
                </c:pt>
                <c:pt idx="85">
                  <c:v>24.353583347797347</c:v>
                </c:pt>
                <c:pt idx="86">
                  <c:v>24.966112017631474</c:v>
                </c:pt>
                <c:pt idx="87">
                  <c:v>25.572634801268538</c:v>
                </c:pt>
                <c:pt idx="88">
                  <c:v>26.171575516462269</c:v>
                </c:pt>
                <c:pt idx="89">
                  <c:v>26.761252105236053</c:v>
                </c:pt>
                <c:pt idx="90">
                  <c:v>27.339907371997782</c:v>
                </c:pt>
                <c:pt idx="91">
                  <c:v>27.906532081961601</c:v>
                </c:pt>
                <c:pt idx="92">
                  <c:v>28.45984206497668</c:v>
                </c:pt>
                <c:pt idx="93">
                  <c:v>28.998768317699412</c:v>
                </c:pt>
                <c:pt idx="94">
                  <c:v>29.52214620709416</c:v>
                </c:pt>
                <c:pt idx="95">
                  <c:v>30.028607887029633</c:v>
                </c:pt>
                <c:pt idx="96">
                  <c:v>30.516640359163233</c:v>
                </c:pt>
                <c:pt idx="97">
                  <c:v>30.984757947921739</c:v>
                </c:pt>
                <c:pt idx="98">
                  <c:v>31.431696975231144</c:v>
                </c:pt>
                <c:pt idx="99">
                  <c:v>31.856487482786171</c:v>
                </c:pt>
                <c:pt idx="100">
                  <c:v>32.258405417203896</c:v>
                </c:pt>
                <c:pt idx="101">
                  <c:v>32.636808693408931</c:v>
                </c:pt>
                <c:pt idx="102">
                  <c:v>32.990997165441485</c:v>
                </c:pt>
                <c:pt idx="103">
                  <c:v>33.320164811611129</c:v>
                </c:pt>
                <c:pt idx="104">
                  <c:v>33.623464626073819</c:v>
                </c:pt>
                <c:pt idx="105">
                  <c:v>33.900210124254215</c:v>
                </c:pt>
                <c:pt idx="106">
                  <c:v>34.150015372037835</c:v>
                </c:pt>
                <c:pt idx="107">
                  <c:v>34.372818893194186</c:v>
                </c:pt>
                <c:pt idx="108">
                  <c:v>34.568798285722686</c:v>
                </c:pt>
                <c:pt idx="109">
                  <c:v>34.738192623853649</c:v>
                </c:pt>
                <c:pt idx="110">
                  <c:v>34.88118633627888</c:v>
                </c:pt>
                <c:pt idx="111">
                  <c:v>34.997885298728889</c:v>
                </c:pt>
                <c:pt idx="112">
                  <c:v>35.088439786434137</c:v>
                </c:pt>
                <c:pt idx="113">
                  <c:v>35.153174257278415</c:v>
                </c:pt>
                <c:pt idx="114">
                  <c:v>35.192717134952495</c:v>
                </c:pt>
                <c:pt idx="115">
                  <c:v>35.207970070838883</c:v>
                </c:pt>
                <c:pt idx="116">
                  <c:v>35.199971330165816</c:v>
                </c:pt>
                <c:pt idx="117">
                  <c:v>35.169766008853898</c:v>
                </c:pt>
                <c:pt idx="118">
                  <c:v>35.118255758285478</c:v>
                </c:pt>
                <c:pt idx="119">
                  <c:v>35.046260261535608</c:v>
                </c:pt>
                <c:pt idx="120">
                  <c:v>34.954616278409922</c:v>
                </c:pt>
                <c:pt idx="121">
                  <c:v>34.844327920675241</c:v>
                </c:pt>
                <c:pt idx="122">
                  <c:v>34.716600805520976</c:v>
                </c:pt>
                <c:pt idx="123">
                  <c:v>34.572814732789958</c:v>
                </c:pt>
                <c:pt idx="124">
                  <c:v>34.414397317171044</c:v>
                </c:pt>
                <c:pt idx="125">
                  <c:v>34.242642974853503</c:v>
                </c:pt>
                <c:pt idx="126">
                  <c:v>34.058388465642892</c:v>
                </c:pt>
                <c:pt idx="127">
                  <c:v>33.863153618574131</c:v>
                </c:pt>
                <c:pt idx="128">
                  <c:v>33.657628333568539</c:v>
                </c:pt>
                <c:pt idx="129">
                  <c:v>33.442683523893336</c:v>
                </c:pt>
                <c:pt idx="130">
                  <c:v>33.220043939352024</c:v>
                </c:pt>
                <c:pt idx="131">
                  <c:v>32.990768337249726</c:v>
                </c:pt>
                <c:pt idx="132">
                  <c:v>32.756103318929661</c:v>
                </c:pt>
                <c:pt idx="133">
                  <c:v>32.517100811004632</c:v>
                </c:pt>
                <c:pt idx="134">
                  <c:v>32.274604403972582</c:v>
                </c:pt>
                <c:pt idx="135">
                  <c:v>32.029351812601043</c:v>
                </c:pt>
                <c:pt idx="136">
                  <c:v>31.782080751657453</c:v>
                </c:pt>
                <c:pt idx="137">
                  <c:v>31.533617734909026</c:v>
                </c:pt>
                <c:pt idx="138">
                  <c:v>31.284922474622725</c:v>
                </c:pt>
                <c:pt idx="139">
                  <c:v>31.036954683065382</c:v>
                </c:pt>
                <c:pt idx="140">
                  <c:v>30.790564781427364</c:v>
                </c:pt>
                <c:pt idx="141">
                  <c:v>30.54638460874553</c:v>
                </c:pt>
                <c:pt idx="142">
                  <c:v>30.304875236749616</c:v>
                </c:pt>
                <c:pt idx="143">
                  <c:v>30.066398692130988</c:v>
                </c:pt>
                <c:pt idx="144">
                  <c:v>29.831371647119497</c:v>
                </c:pt>
                <c:pt idx="145">
                  <c:v>29.600320065021489</c:v>
                </c:pt>
                <c:pt idx="146">
                  <c:v>29.373862123489353</c:v>
                </c:pt>
                <c:pt idx="147">
                  <c:v>29.152588677406289</c:v>
                </c:pt>
                <c:pt idx="148">
                  <c:v>28.936964213848061</c:v>
                </c:pt>
                <c:pt idx="149">
                  <c:v>28.727244883775711</c:v>
                </c:pt>
                <c:pt idx="150">
                  <c:v>28.52356047034262</c:v>
                </c:pt>
                <c:pt idx="151">
                  <c:v>28.325980988144842</c:v>
                </c:pt>
                <c:pt idx="152">
                  <c:v>28.134678912162727</c:v>
                </c:pt>
                <c:pt idx="153">
                  <c:v>27.949934300780285</c:v>
                </c:pt>
                <c:pt idx="154">
                  <c:v>27.772093811631155</c:v>
                </c:pt>
                <c:pt idx="155">
                  <c:v>27.601464825868568</c:v>
                </c:pt>
                <c:pt idx="156">
                  <c:v>27.438197618722864</c:v>
                </c:pt>
                <c:pt idx="157">
                  <c:v>27.282280236482578</c:v>
                </c:pt>
                <c:pt idx="158">
                  <c:v>27.133584603667249</c:v>
                </c:pt>
                <c:pt idx="159">
                  <c:v>26.991998013853994</c:v>
                </c:pt>
                <c:pt idx="160">
                  <c:v>26.857503390312186</c:v>
                </c:pt>
                <c:pt idx="161">
                  <c:v>26.730201485753025</c:v>
                </c:pt>
                <c:pt idx="162">
                  <c:v>26.610228914022443</c:v>
                </c:pt>
                <c:pt idx="163">
                  <c:v>26.497648859024</c:v>
                </c:pt>
                <c:pt idx="164">
                  <c:v>26.392369106411934</c:v>
                </c:pt>
                <c:pt idx="165">
                  <c:v>26.29415058195589</c:v>
                </c:pt>
                <c:pt idx="166">
                  <c:v>26.202682489156707</c:v>
                </c:pt>
                <c:pt idx="167">
                  <c:v>26.117700138688054</c:v>
                </c:pt>
                <c:pt idx="168">
                  <c:v>26.039049839973419</c:v>
                </c:pt>
                <c:pt idx="169">
                  <c:v>25.966664993762922</c:v>
                </c:pt>
                <c:pt idx="170">
                  <c:v>25.900494369864461</c:v>
                </c:pt>
                <c:pt idx="171">
                  <c:v>25.84037744700905</c:v>
                </c:pt>
                <c:pt idx="172">
                  <c:v>25.786023920774419</c:v>
                </c:pt>
                <c:pt idx="173">
                  <c:v>25.737006872892362</c:v>
                </c:pt>
                <c:pt idx="174">
                  <c:v>25.692878893017721</c:v>
                </c:pt>
                <c:pt idx="175">
                  <c:v>25.653255754709235</c:v>
                </c:pt>
                <c:pt idx="176">
                  <c:v>25.61784886121746</c:v>
                </c:pt>
                <c:pt idx="177">
                  <c:v>25.586444753408376</c:v>
                </c:pt>
                <c:pt idx="178">
                  <c:v>25.558816310763337</c:v>
                </c:pt>
                <c:pt idx="179">
                  <c:v>25.534628829359999</c:v>
                </c:pt>
                <c:pt idx="180">
                  <c:v>25.513428068160962</c:v>
                </c:pt>
                <c:pt idx="181">
                  <c:v>25.494742709398228</c:v>
                </c:pt>
                <c:pt idx="182">
                  <c:v>25.477853822708106</c:v>
                </c:pt>
                <c:pt idx="183">
                  <c:v>25.462409627437587</c:v>
                </c:pt>
                <c:pt idx="184">
                  <c:v>25.448109573125809</c:v>
                </c:pt>
                <c:pt idx="185">
                  <c:v>25.434560894966094</c:v>
                </c:pt>
                <c:pt idx="186">
                  <c:v>25.421408396959276</c:v>
                </c:pt>
                <c:pt idx="187">
                  <c:v>25.408281514048561</c:v>
                </c:pt>
                <c:pt idx="188">
                  <c:v>25.394645744562116</c:v>
                </c:pt>
                <c:pt idx="189">
                  <c:v>25.379937556385972</c:v>
                </c:pt>
                <c:pt idx="190">
                  <c:v>25.363613909482936</c:v>
                </c:pt>
                <c:pt idx="191">
                  <c:v>25.345239347219426</c:v>
                </c:pt>
                <c:pt idx="192">
                  <c:v>25.324453550577122</c:v>
                </c:pt>
                <c:pt idx="193">
                  <c:v>25.300940600037542</c:v>
                </c:pt>
                <c:pt idx="194">
                  <c:v>25.274350422620731</c:v>
                </c:pt>
                <c:pt idx="195">
                  <c:v>25.244247561693165</c:v>
                </c:pt>
                <c:pt idx="196">
                  <c:v>25.210128253698333</c:v>
                </c:pt>
                <c:pt idx="197">
                  <c:v>25.171475073695134</c:v>
                </c:pt>
                <c:pt idx="198">
                  <c:v>25.12783207297322</c:v>
                </c:pt>
                <c:pt idx="199">
                  <c:v>25.078862839937155</c:v>
                </c:pt>
                <c:pt idx="200">
                  <c:v>25.024289023876136</c:v>
                </c:pt>
                <c:pt idx="201">
                  <c:v>24.96387667357919</c:v>
                </c:pt>
                <c:pt idx="202">
                  <c:v>24.897340607643084</c:v>
                </c:pt>
                <c:pt idx="203">
                  <c:v>24.824334168434088</c:v>
                </c:pt>
                <c:pt idx="204">
                  <c:v>24.744469714164719</c:v>
                </c:pt>
                <c:pt idx="205">
                  <c:v>24.657374972105025</c:v>
                </c:pt>
                <c:pt idx="206">
                  <c:v>24.562756222486463</c:v>
                </c:pt>
                <c:pt idx="207">
                  <c:v>24.460432451963374</c:v>
                </c:pt>
                <c:pt idx="208">
                  <c:v>24.350292661786039</c:v>
                </c:pt>
                <c:pt idx="209">
                  <c:v>24.232244637608524</c:v>
                </c:pt>
                <c:pt idx="210">
                  <c:v>24.106148350238783</c:v>
                </c:pt>
                <c:pt idx="211">
                  <c:v>23.971812540292692</c:v>
                </c:pt>
                <c:pt idx="212">
                  <c:v>23.829025456309278</c:v>
                </c:pt>
                <c:pt idx="213">
                  <c:v>23.677626577019669</c:v>
                </c:pt>
                <c:pt idx="214">
                  <c:v>23.517539057135551</c:v>
                </c:pt>
                <c:pt idx="215">
                  <c:v>23.348790219426142</c:v>
                </c:pt>
                <c:pt idx="216">
                  <c:v>23.170895084738707</c:v>
                </c:pt>
                <c:pt idx="217">
                  <c:v>22.985091716051084</c:v>
                </c:pt>
                <c:pt idx="218">
                  <c:v>22.790843904018345</c:v>
                </c:pt>
                <c:pt idx="219">
                  <c:v>22.588151648640608</c:v>
                </c:pt>
                <c:pt idx="220">
                  <c:v>22.377025195956222</c:v>
                </c:pt>
                <c:pt idx="221">
                  <c:v>22.157520899176554</c:v>
                </c:pt>
                <c:pt idx="222">
                  <c:v>21.929792448878274</c:v>
                </c:pt>
                <c:pt idx="223">
                  <c:v>21.694068673253028</c:v>
                </c:pt>
                <c:pt idx="224">
                  <c:v>21.450626215338676</c:v>
                </c:pt>
                <c:pt idx="225">
                  <c:v>21.199717810749981</c:v>
                </c:pt>
                <c:pt idx="226">
                  <c:v>20.941553503274914</c:v>
                </c:pt>
                <c:pt idx="227">
                  <c:v>20.676309183239919</c:v>
                </c:pt>
                <c:pt idx="228">
                  <c:v>20.404170987009984</c:v>
                </c:pt>
                <c:pt idx="229">
                  <c:v>20.125384819507588</c:v>
                </c:pt>
                <c:pt idx="230">
                  <c:v>19.840268307924227</c:v>
                </c:pt>
                <c:pt idx="231">
                  <c:v>19.549209094047534</c:v>
                </c:pt>
                <c:pt idx="232">
                  <c:v>19.252606773376453</c:v>
                </c:pt>
                <c:pt idx="233">
                  <c:v>18.950823372602411</c:v>
                </c:pt>
                <c:pt idx="234">
                  <c:v>18.64417139589785</c:v>
                </c:pt>
                <c:pt idx="235">
                  <c:v>18.332918947935092</c:v>
                </c:pt>
                <c:pt idx="236">
                  <c:v>18.017358040809629</c:v>
                </c:pt>
                <c:pt idx="237">
                  <c:v>17.697833624482101</c:v>
                </c:pt>
                <c:pt idx="238">
                  <c:v>17.374743586778617</c:v>
                </c:pt>
                <c:pt idx="239">
                  <c:v>17.048533630371065</c:v>
                </c:pt>
                <c:pt idx="240">
                  <c:v>16.719632381200753</c:v>
                </c:pt>
                <c:pt idx="241">
                  <c:v>16.388413819670642</c:v>
                </c:pt>
                <c:pt idx="242">
                  <c:v>16.054997482895811</c:v>
                </c:pt>
                <c:pt idx="243">
                  <c:v>15.720088639855337</c:v>
                </c:pt>
                <c:pt idx="244">
                  <c:v>15.383762428164465</c:v>
                </c:pt>
                <c:pt idx="245">
                  <c:v>15.046365505456892</c:v>
                </c:pt>
                <c:pt idx="246">
                  <c:v>14.708273559808724</c:v>
                </c:pt>
                <c:pt idx="247">
                  <c:v>14.369887894391958</c:v>
                </c:pt>
                <c:pt idx="248">
                  <c:v>14.031576512753924</c:v>
                </c:pt>
                <c:pt idx="249">
                  <c:v>13.693646796047686</c:v>
                </c:pt>
                <c:pt idx="250">
                  <c:v>13.356474432349184</c:v>
                </c:pt>
                <c:pt idx="251">
                  <c:v>13.020085036754585</c:v>
                </c:pt>
                <c:pt idx="252">
                  <c:v>12.68477318286895</c:v>
                </c:pt>
                <c:pt idx="253">
                  <c:v>12.350830028951137</c:v>
                </c:pt>
                <c:pt idx="254">
                  <c:v>12.018557833135109</c:v>
                </c:pt>
                <c:pt idx="255">
                  <c:v>11.688255438208561</c:v>
                </c:pt>
                <c:pt idx="256">
                  <c:v>11.360184118151615</c:v>
                </c:pt>
                <c:pt idx="257">
                  <c:v>11.034536840021568</c:v>
                </c:pt>
                <c:pt idx="258">
                  <c:v>10.711474125087239</c:v>
                </c:pt>
                <c:pt idx="259">
                  <c:v>10.391133441030979</c:v>
                </c:pt>
                <c:pt idx="260">
                  <c:v>10.073673601448498</c:v>
                </c:pt>
                <c:pt idx="261">
                  <c:v>9.7592756196856225</c:v>
                </c:pt>
                <c:pt idx="262">
                  <c:v>9.44814868569369</c:v>
                </c:pt>
                <c:pt idx="263">
                  <c:v>9.1404883280396252</c:v>
                </c:pt>
                <c:pt idx="264">
                  <c:v>8.8364473834633515</c:v>
                </c:pt>
                <c:pt idx="265">
                  <c:v>8.5361283123492786</c:v>
                </c:pt>
                <c:pt idx="266">
                  <c:v>8.2395951524376656</c:v>
                </c:pt>
                <c:pt idx="267">
                  <c:v>7.9469068184494427</c:v>
                </c:pt>
                <c:pt idx="268">
                  <c:v>7.6581495478748716</c:v>
                </c:pt>
                <c:pt idx="269">
                  <c:v>7.3734386086463539</c:v>
                </c:pt>
                <c:pt idx="270">
                  <c:v>7.0929020762443491</c:v>
                </c:pt>
                <c:pt idx="271">
                  <c:v>6.8166547916829128</c:v>
                </c:pt>
                <c:pt idx="272">
                  <c:v>6.5447697579860185</c:v>
                </c:pt>
                <c:pt idx="273">
                  <c:v>6.277974016964385</c:v>
                </c:pt>
                <c:pt idx="274">
                  <c:v>6.0149385720491075</c:v>
                </c:pt>
                <c:pt idx="275">
                  <c:v>5.7562465935945282</c:v>
                </c:pt>
                <c:pt idx="276">
                  <c:v>5.5019984073936881</c:v>
                </c:pt>
                <c:pt idx="277">
                  <c:v>5.2522567704319947</c:v>
                </c:pt>
                <c:pt idx="278">
                  <c:v>5.0070938318967793</c:v>
                </c:pt>
                <c:pt idx="279">
                  <c:v>4.7665629565715788</c:v>
                </c:pt>
                <c:pt idx="280">
                  <c:v>4.5306799404323064</c:v>
                </c:pt>
                <c:pt idx="281">
                  <c:v>4.2994281336665123</c:v>
                </c:pt>
                <c:pt idx="282">
                  <c:v>4.0727742366492734</c:v>
                </c:pt>
                <c:pt idx="283">
                  <c:v>3.8506956227123736</c:v>
                </c:pt>
                <c:pt idx="284">
                  <c:v>3.6331965610384938</c:v>
                </c:pt>
                <c:pt idx="285">
                  <c:v>3.4203009590506541</c:v>
                </c:pt>
                <c:pt idx="286">
                  <c:v>3.2120380606502255</c:v>
                </c:pt>
                <c:pt idx="287">
                  <c:v>3.0084121350198982</c:v>
                </c:pt>
                <c:pt idx="288">
                  <c:v>2.8093922305852148</c:v>
                </c:pt>
                <c:pt idx="289">
                  <c:v>2.6149192191660391</c:v>
                </c:pt>
                <c:pt idx="290">
                  <c:v>2.4249220188707081</c:v>
                </c:pt>
                <c:pt idx="291">
                  <c:v>2.2393442764878246</c:v>
                </c:pt>
                <c:pt idx="292">
                  <c:v>2.0581546135246747</c:v>
                </c:pt>
                <c:pt idx="293">
                  <c:v>1.8813395820558039</c:v>
                </c:pt>
                <c:pt idx="294">
                  <c:v>1.7088787967339114</c:v>
                </c:pt>
                <c:pt idx="295">
                  <c:v>1.5407256167381969</c:v>
                </c:pt>
                <c:pt idx="296">
                  <c:v>1.3774632124230264</c:v>
                </c:pt>
                <c:pt idx="297">
                  <c:v>1.2180219400674099</c:v>
                </c:pt>
                <c:pt idx="298">
                  <c:v>1.0622034961357707</c:v>
                </c:pt>
                <c:pt idx="299">
                  <c:v>0.91030597630888144</c:v>
                </c:pt>
                <c:pt idx="300">
                  <c:v>0.76225616410374397</c:v>
                </c:pt>
                <c:pt idx="301">
                  <c:v>0.61799060879274759</c:v>
                </c:pt>
                <c:pt idx="302">
                  <c:v>0.47743561360985021</c:v>
                </c:pt>
                <c:pt idx="303">
                  <c:v>0.34049624260514949</c:v>
                </c:pt>
                <c:pt idx="304">
                  <c:v>0.20704883623402565</c:v>
                </c:pt>
                <c:pt idx="305">
                  <c:v>7.6956320379394552E-2</c:v>
                </c:pt>
                <c:pt idx="306">
                  <c:v>-4.9920500325970313E-2</c:v>
                </c:pt>
                <c:pt idx="307">
                  <c:v>-0.17369800780434116</c:v>
                </c:pt>
                <c:pt idx="308">
                  <c:v>-0.29447456002235384</c:v>
                </c:pt>
                <c:pt idx="309">
                  <c:v>-0.41234458596445578</c:v>
                </c:pt>
                <c:pt idx="310">
                  <c:v>-0.52741098627448046</c:v>
                </c:pt>
                <c:pt idx="311">
                  <c:v>-0.63979412522166412</c:v>
                </c:pt>
                <c:pt idx="312">
                  <c:v>-0.7496317106299083</c:v>
                </c:pt>
                <c:pt idx="313">
                  <c:v>-0.85707679269835157</c:v>
                </c:pt>
                <c:pt idx="314">
                  <c:v>-0.96226897370069675</c:v>
                </c:pt>
                <c:pt idx="315">
                  <c:v>-1.0653226677328298</c:v>
                </c:pt>
                <c:pt idx="316">
                  <c:v>-1.166335052065546</c:v>
                </c:pt>
                <c:pt idx="317">
                  <c:v>-1.2653914036229232</c:v>
                </c:pt>
                <c:pt idx="318">
                  <c:v>-1.3625856444239588</c:v>
                </c:pt>
                <c:pt idx="319">
                  <c:v>-1.4580273857340165</c:v>
                </c:pt>
                <c:pt idx="320">
                  <c:v>-1.5518374454230017</c:v>
                </c:pt>
                <c:pt idx="321">
                  <c:v>-1.6439230754971466</c:v>
                </c:pt>
                <c:pt idx="322">
                  <c:v>-1.7347229344770279</c:v>
                </c:pt>
                <c:pt idx="323">
                  <c:v>-1.8242883592843988</c:v>
                </c:pt>
                <c:pt idx="324">
                  <c:v>-1.9123257368802975</c:v>
                </c:pt>
                <c:pt idx="325">
                  <c:v>-1.9993248492479319</c:v>
                </c:pt>
                <c:pt idx="326">
                  <c:v>-2.0852000992745143</c:v>
                </c:pt>
                <c:pt idx="327">
                  <c:v>-2.1699495658278423</c:v>
                </c:pt>
                <c:pt idx="328">
                  <c:v>-2.2534225467592477</c:v>
                </c:pt>
                <c:pt idx="329">
                  <c:v>-2.336068587005133</c:v>
                </c:pt>
                <c:pt idx="330">
                  <c:v>-2.4177658013999448</c:v>
                </c:pt>
                <c:pt idx="331">
                  <c:v>-2.4984977535903452</c:v>
                </c:pt>
                <c:pt idx="332">
                  <c:v>-2.5782642301171994</c:v>
                </c:pt>
                <c:pt idx="333">
                  <c:v>-2.6570541311055407</c:v>
                </c:pt>
                <c:pt idx="334">
                  <c:v>-2.7348582778126</c:v>
                </c:pt>
                <c:pt idx="335">
                  <c:v>-2.8116713337600219</c:v>
                </c:pt>
                <c:pt idx="336">
                  <c:v>-2.8874890297651281</c:v>
                </c:pt>
                <c:pt idx="337">
                  <c:v>-2.9622994121164044</c:v>
                </c:pt>
                <c:pt idx="338">
                  <c:v>-3.0360753715038258</c:v>
                </c:pt>
                <c:pt idx="339">
                  <c:v>-3.1087718680500949</c:v>
                </c:pt>
                <c:pt idx="340">
                  <c:v>-3.1803310543298702</c:v>
                </c:pt>
                <c:pt idx="341">
                  <c:v>-3.2506908137351243</c:v>
                </c:pt>
                <c:pt idx="342">
                  <c:v>-3.3197939392179232</c:v>
                </c:pt>
                <c:pt idx="343">
                  <c:v>-3.3874807633459563</c:v>
                </c:pt>
                <c:pt idx="344">
                  <c:v>-3.4536895964294647</c:v>
                </c:pt>
                <c:pt idx="345">
                  <c:v>-3.518694306537506</c:v>
                </c:pt>
                <c:pt idx="346">
                  <c:v>-3.5822139814496006</c:v>
                </c:pt>
                <c:pt idx="347">
                  <c:v>-3.6441495761275249</c:v>
                </c:pt>
                <c:pt idx="348">
                  <c:v>-3.704410370439287</c:v>
                </c:pt>
                <c:pt idx="349">
                  <c:v>-3.7629711762070652</c:v>
                </c:pt>
                <c:pt idx="350">
                  <c:v>-3.8197162985801678</c:v>
                </c:pt>
                <c:pt idx="351">
                  <c:v>-3.8745202235877496</c:v>
                </c:pt>
                <c:pt idx="352">
                  <c:v>-3.9273078136146027</c:v>
                </c:pt>
                <c:pt idx="353">
                  <c:v>-3.978164025396107</c:v>
                </c:pt>
                <c:pt idx="354">
                  <c:v>-4.0269061379134641</c:v>
                </c:pt>
                <c:pt idx="355">
                  <c:v>-4.0727029412984832</c:v>
                </c:pt>
                <c:pt idx="356">
                  <c:v>-4.1162033513188314</c:v>
                </c:pt>
                <c:pt idx="357">
                  <c:v>-4.1579171083867541</c:v>
                </c:pt>
                <c:pt idx="358">
                  <c:v>-4.1972674459218933</c:v>
                </c:pt>
                <c:pt idx="359">
                  <c:v>-4.234019985795018</c:v>
                </c:pt>
                <c:pt idx="360">
                  <c:v>-4.2680970288813116</c:v>
                </c:pt>
                <c:pt idx="361">
                  <c:v>-4.2996257968246923</c:v>
                </c:pt>
                <c:pt idx="362">
                  <c:v>-4.3284009419381571</c:v>
                </c:pt>
                <c:pt idx="363">
                  <c:v>-4.3534332945942866</c:v>
                </c:pt>
                <c:pt idx="364">
                  <c:v>-4.3754341006278938</c:v>
                </c:pt>
                <c:pt idx="365">
                  <c:v>-4.3952764078974713</c:v>
                </c:pt>
                <c:pt idx="366">
                  <c:v>-4.4122054249048217</c:v>
                </c:pt>
                <c:pt idx="367">
                  <c:v>-4.4259782351553394</c:v>
                </c:pt>
                <c:pt idx="368">
                  <c:v>-4.4365278124809224</c:v>
                </c:pt>
                <c:pt idx="369">
                  <c:v>-4.4438857488334147</c:v>
                </c:pt>
                <c:pt idx="370">
                  <c:v>-4.4479269571602327</c:v>
                </c:pt>
                <c:pt idx="371">
                  <c:v>-4.4485827036201941</c:v>
                </c:pt>
                <c:pt idx="372">
                  <c:v>-4.4447212278842905</c:v>
                </c:pt>
                <c:pt idx="373">
                  <c:v>-4.4372031971812245</c:v>
                </c:pt>
                <c:pt idx="374">
                  <c:v>-4.4271181069314434</c:v>
                </c:pt>
                <c:pt idx="375">
                  <c:v>-4.4135792478919011</c:v>
                </c:pt>
                <c:pt idx="376">
                  <c:v>-4.3963671840727292</c:v>
                </c:pt>
                <c:pt idx="377">
                  <c:v>-4.3754306852817528</c:v>
                </c:pt>
                <c:pt idx="378">
                  <c:v>-4.3507202289998501</c:v>
                </c:pt>
                <c:pt idx="379">
                  <c:v>-4.3218076162040173</c:v>
                </c:pt>
                <c:pt idx="380">
                  <c:v>-4.2886317975819086</c:v>
                </c:pt>
                <c:pt idx="381">
                  <c:v>-4.2511244662106034</c:v>
                </c:pt>
                <c:pt idx="382">
                  <c:v>-4.2095421999692899</c:v>
                </c:pt>
                <c:pt idx="383">
                  <c:v>-4.1644587770104362</c:v>
                </c:pt>
                <c:pt idx="384">
                  <c:v>-4.1151411786675434</c:v>
                </c:pt>
                <c:pt idx="385">
                  <c:v>-4.0619446009397482</c:v>
                </c:pt>
                <c:pt idx="386">
                  <c:v>-4.0041300483047948</c:v>
                </c:pt>
                <c:pt idx="387">
                  <c:v>-3.9421496272087078</c:v>
                </c:pt>
                <c:pt idx="388">
                  <c:v>-3.8765275932848411</c:v>
                </c:pt>
                <c:pt idx="389">
                  <c:v>-3.8066645532846408</c:v>
                </c:pt>
                <c:pt idx="390">
                  <c:v>-3.7331201970577239</c:v>
                </c:pt>
                <c:pt idx="391">
                  <c:v>-3.6554445527493904</c:v>
                </c:pt>
                <c:pt idx="392">
                  <c:v>-3.5737590786069586</c:v>
                </c:pt>
                <c:pt idx="393">
                  <c:v>-3.4885310366749711</c:v>
                </c:pt>
                <c:pt idx="394">
                  <c:v>-3.399190917983649</c:v>
                </c:pt>
                <c:pt idx="395">
                  <c:v>-3.3038952894508786</c:v>
                </c:pt>
                <c:pt idx="396">
                  <c:v>-3.204620782658457</c:v>
                </c:pt>
                <c:pt idx="397">
                  <c:v>-3.1013104040175663</c:v>
                </c:pt>
                <c:pt idx="398">
                  <c:v>-2.9942356735467883</c:v>
                </c:pt>
                <c:pt idx="399">
                  <c:v>-2.8831760879605954</c:v>
                </c:pt>
                <c:pt idx="400">
                  <c:v>-2.768579057604073</c:v>
                </c:pt>
                <c:pt idx="401">
                  <c:v>-2.6500257756561005</c:v>
                </c:pt>
                <c:pt idx="402">
                  <c:v>-2.5281173430383159</c:v>
                </c:pt>
                <c:pt idx="403">
                  <c:v>-2.4022468954324698</c:v>
                </c:pt>
                <c:pt idx="404">
                  <c:v>-2.2720146238803842</c:v>
                </c:pt>
                <c:pt idx="405">
                  <c:v>-2.138123662769789</c:v>
                </c:pt>
                <c:pt idx="406">
                  <c:v>-2.0009561039507355</c:v>
                </c:pt>
                <c:pt idx="407">
                  <c:v>-1.8602203622460349</c:v>
                </c:pt>
                <c:pt idx="408">
                  <c:v>-1.7164548883214545</c:v>
                </c:pt>
                <c:pt idx="409">
                  <c:v>-1.5691291294991916</c:v>
                </c:pt>
                <c:pt idx="410">
                  <c:v>-1.4186607185751199</c:v>
                </c:pt>
                <c:pt idx="411">
                  <c:v>-1.264618361368772</c:v>
                </c:pt>
                <c:pt idx="412">
                  <c:v>-1.107395142875607</c:v>
                </c:pt>
                <c:pt idx="413">
                  <c:v>-0.94749728143214718</c:v>
                </c:pt>
                <c:pt idx="414">
                  <c:v>-0.78445783518254375</c:v>
                </c:pt>
                <c:pt idx="415">
                  <c:v>-0.61864790283143434</c:v>
                </c:pt>
                <c:pt idx="416">
                  <c:v>-0.44966804897412604</c:v>
                </c:pt>
                <c:pt idx="417">
                  <c:v>-0.27797857155092032</c:v>
                </c:pt>
                <c:pt idx="418">
                  <c:v>-0.1039787458721545</c:v>
                </c:pt>
                <c:pt idx="419">
                  <c:v>7.2622519615106129E-2</c:v>
                </c:pt>
                <c:pt idx="420">
                  <c:v>0.25140368314459871</c:v>
                </c:pt>
                <c:pt idx="421">
                  <c:v>0.43255286891944672</c:v>
                </c:pt>
                <c:pt idx="422">
                  <c:v>0.61598686790093693</c:v>
                </c:pt>
                <c:pt idx="423">
                  <c:v>0.80168025176972035</c:v>
                </c:pt>
                <c:pt idx="424">
                  <c:v>0.98951062839478232</c:v>
                </c:pt>
                <c:pt idx="425">
                  <c:v>1.1790824046358443</c:v>
                </c:pt>
                <c:pt idx="426">
                  <c:v>1.370548203773795</c:v>
                </c:pt>
                <c:pt idx="427">
                  <c:v>1.5640188110992275</c:v>
                </c:pt>
                <c:pt idx="428">
                  <c:v>1.7591463949531303</c:v>
                </c:pt>
                <c:pt idx="429">
                  <c:v>1.9558487735688641</c:v>
                </c:pt>
                <c:pt idx="430">
                  <c:v>2.1544803958386165</c:v>
                </c:pt>
                <c:pt idx="431">
                  <c:v>2.3545103888958687</c:v>
                </c:pt>
                <c:pt idx="432">
                  <c:v>2.5558023523539251</c:v>
                </c:pt>
                <c:pt idx="433">
                  <c:v>2.7584267277270511</c:v>
                </c:pt>
                <c:pt idx="434">
                  <c:v>2.9622270494699423</c:v>
                </c:pt>
                <c:pt idx="435">
                  <c:v>3.1670897573232626</c:v>
                </c:pt>
                <c:pt idx="436">
                  <c:v>3.3729830458760217</c:v>
                </c:pt>
                <c:pt idx="437">
                  <c:v>3.579779053106904</c:v>
                </c:pt>
                <c:pt idx="438">
                  <c:v>3.7874788463115681</c:v>
                </c:pt>
                <c:pt idx="439">
                  <c:v>3.9959319368004795</c:v>
                </c:pt>
                <c:pt idx="440">
                  <c:v>4.2051987335085856</c:v>
                </c:pt>
                <c:pt idx="441">
                  <c:v>4.4151276804506736</c:v>
                </c:pt>
                <c:pt idx="442">
                  <c:v>4.6257614694535709</c:v>
                </c:pt>
                <c:pt idx="443">
                  <c:v>4.8370125822722869</c:v>
                </c:pt>
                <c:pt idx="444">
                  <c:v>5.0487572126090505</c:v>
                </c:pt>
                <c:pt idx="445">
                  <c:v>5.2610107295215105</c:v>
                </c:pt>
                <c:pt idx="446">
                  <c:v>5.473727879673242</c:v>
                </c:pt>
                <c:pt idx="447">
                  <c:v>5.6868207179009884</c:v>
                </c:pt>
                <c:pt idx="448">
                  <c:v>5.900244844704865</c:v>
                </c:pt>
                <c:pt idx="449">
                  <c:v>6.1139985524117479</c:v>
                </c:pt>
                <c:pt idx="450">
                  <c:v>6.3279938958584996</c:v>
                </c:pt>
                <c:pt idx="451">
                  <c:v>6.5421719603240147</c:v>
                </c:pt>
                <c:pt idx="452">
                  <c:v>6.7565169498324318</c:v>
                </c:pt>
                <c:pt idx="453">
                  <c:v>6.970981049537647</c:v>
                </c:pt>
                <c:pt idx="454">
                  <c:v>7.1855501711368497</c:v>
                </c:pt>
                <c:pt idx="455">
                  <c:v>7.4001833304762519</c:v>
                </c:pt>
                <c:pt idx="456">
                  <c:v>7.6148591816424904</c:v>
                </c:pt>
                <c:pt idx="457">
                  <c:v>7.829550401866415</c:v>
                </c:pt>
                <c:pt idx="458">
                  <c:v>8.0442160069942368</c:v>
                </c:pt>
                <c:pt idx="459">
                  <c:v>8.2588431894779042</c:v>
                </c:pt>
                <c:pt idx="460">
                  <c:v>8.4733995035290555</c:v>
                </c:pt>
                <c:pt idx="461">
                  <c:v>8.6878840953111638</c:v>
                </c:pt>
                <c:pt idx="462">
                  <c:v>8.9022713497280712</c:v>
                </c:pt>
                <c:pt idx="463">
                  <c:v>9.116552728414522</c:v>
                </c:pt>
                <c:pt idx="464">
                  <c:v>9.3307179853319866</c:v>
                </c:pt>
                <c:pt idx="465">
                  <c:v>9.5447457745670992</c:v>
                </c:pt>
                <c:pt idx="466">
                  <c:v>9.7586241424083386</c:v>
                </c:pt>
                <c:pt idx="467">
                  <c:v>9.9723419889807587</c:v>
                </c:pt>
                <c:pt idx="468">
                  <c:v>10.185894191265092</c:v>
                </c:pt>
                <c:pt idx="469">
                  <c:v>10.399213296174981</c:v>
                </c:pt>
                <c:pt idx="470">
                  <c:v>10.61233772635458</c:v>
                </c:pt>
                <c:pt idx="471">
                  <c:v>10.825311027467198</c:v>
                </c:pt>
                <c:pt idx="472">
                  <c:v>11.038087946176475</c:v>
                </c:pt>
                <c:pt idx="473">
                  <c:v>11.250704343616931</c:v>
                </c:pt>
                <c:pt idx="474">
                  <c:v>11.463137166202042</c:v>
                </c:pt>
                <c:pt idx="475">
                  <c:v>11.675020971894224</c:v>
                </c:pt>
              </c:numCache>
            </c:numRef>
          </c:yVal>
          <c:smooth val="1"/>
          <c:extLst>
            <c:ext xmlns:c16="http://schemas.microsoft.com/office/drawing/2014/chart" uri="{C3380CC4-5D6E-409C-BE32-E72D297353CC}">
              <c16:uniqueId val="{00000019-4789-45DC-97F7-B59DC835213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Лист1!$AB$2:$AB$477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A-4789-45DC-97F7-B59DC835213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Лист1!$AC$2:$AC$477</c:f>
              <c:numCache>
                <c:formatCode>0.00</c:formatCode>
                <c:ptCount val="476"/>
                <c:pt idx="0">
                  <c:v>20.337667366862242</c:v>
                </c:pt>
                <c:pt idx="1">
                  <c:v>20.4530958205461</c:v>
                </c:pt>
                <c:pt idx="2">
                  <c:v>20.55350528955454</c:v>
                </c:pt>
                <c:pt idx="3">
                  <c:v>19.682501515746072</c:v>
                </c:pt>
                <c:pt idx="4">
                  <c:v>19.551753526925989</c:v>
                </c:pt>
                <c:pt idx="5">
                  <c:v>19.386864030361131</c:v>
                </c:pt>
                <c:pt idx="6">
                  <c:v>19.186552271246867</c:v>
                </c:pt>
                <c:pt idx="7">
                  <c:v>18.95436679422853</c:v>
                </c:pt>
                <c:pt idx="8">
                  <c:v>18.690237584710076</c:v>
                </c:pt>
                <c:pt idx="9">
                  <c:v>18.395558103919011</c:v>
                </c:pt>
                <c:pt idx="10">
                  <c:v>18.073738574981679</c:v>
                </c:pt>
                <c:pt idx="11">
                  <c:v>17.724821689724916</c:v>
                </c:pt>
                <c:pt idx="12">
                  <c:v>17.350182124972331</c:v>
                </c:pt>
                <c:pt idx="13">
                  <c:v>16.951471200585349</c:v>
                </c:pt>
                <c:pt idx="14">
                  <c:v>16.531139427423433</c:v>
                </c:pt>
                <c:pt idx="15">
                  <c:v>16.092185479402513</c:v>
                </c:pt>
                <c:pt idx="16">
                  <c:v>15.637227219343144</c:v>
                </c:pt>
                <c:pt idx="17">
                  <c:v>15.168165287375395</c:v>
                </c:pt>
                <c:pt idx="18">
                  <c:v>14.686468282341922</c:v>
                </c:pt>
                <c:pt idx="19">
                  <c:v>14.193916453421062</c:v>
                </c:pt>
                <c:pt idx="20">
                  <c:v>13.693414552509767</c:v>
                </c:pt>
                <c:pt idx="21">
                  <c:v>13.188461601734151</c:v>
                </c:pt>
                <c:pt idx="22">
                  <c:v>12.681474812328799</c:v>
                </c:pt>
                <c:pt idx="23">
                  <c:v>12.175785854458807</c:v>
                </c:pt>
                <c:pt idx="24">
                  <c:v>11.674794705212097</c:v>
                </c:pt>
                <c:pt idx="25">
                  <c:v>11.181535045802541</c:v>
                </c:pt>
                <c:pt idx="26">
                  <c:v>10.698228558897961</c:v>
                </c:pt>
                <c:pt idx="27">
                  <c:v>10.227008982002701</c:v>
                </c:pt>
                <c:pt idx="28">
                  <c:v>9.7699528455733944</c:v>
                </c:pt>
                <c:pt idx="29">
                  <c:v>9.3297574192285335</c:v>
                </c:pt>
                <c:pt idx="30">
                  <c:v>8.9085701018571477</c:v>
                </c:pt>
                <c:pt idx="31">
                  <c:v>8.5091590315103058</c:v>
                </c:pt>
                <c:pt idx="32">
                  <c:v>8.1339115351438025</c:v>
                </c:pt>
                <c:pt idx="33">
                  <c:v>7.7846864148973953</c:v>
                </c:pt>
                <c:pt idx="34">
                  <c:v>7.4627575948833904</c:v>
                </c:pt>
                <c:pt idx="35">
                  <c:v>7.1690361186861464</c:v>
                </c:pt>
                <c:pt idx="36">
                  <c:v>6.9043817996978705</c:v>
                </c:pt>
                <c:pt idx="37">
                  <c:v>6.6698427222668633</c:v>
                </c:pt>
                <c:pt idx="38">
                  <c:v>6.46656003892417</c:v>
                </c:pt>
                <c:pt idx="39">
                  <c:v>6.2956740483641429</c:v>
                </c:pt>
                <c:pt idx="40">
                  <c:v>6.1579689994453828</c:v>
                </c:pt>
                <c:pt idx="41">
                  <c:v>6.0536886624991562</c:v>
                </c:pt>
                <c:pt idx="42">
                  <c:v>5.9825751788913868</c:v>
                </c:pt>
                <c:pt idx="43">
                  <c:v>5.9441153928637211</c:v>
                </c:pt>
                <c:pt idx="44">
                  <c:v>5.9378507941961143</c:v>
                </c:pt>
                <c:pt idx="45">
                  <c:v>5.9635452970861982</c:v>
                </c:pt>
                <c:pt idx="46">
                  <c:v>6.0211348637938302</c:v>
                </c:pt>
                <c:pt idx="47">
                  <c:v>6.1104828804731284</c:v>
                </c:pt>
                <c:pt idx="48">
                  <c:v>6.2311158947646552</c:v>
                </c:pt>
                <c:pt idx="49">
                  <c:v>6.3821126170456353</c:v>
                </c:pt>
                <c:pt idx="50">
                  <c:v>6.5622161999344382</c:v>
                </c:pt>
                <c:pt idx="51">
                  <c:v>6.7701066121458773</c:v>
                </c:pt>
                <c:pt idx="52">
                  <c:v>7.0046725854277474</c:v>
                </c:pt>
                <c:pt idx="53">
                  <c:v>7.2651140749454148</c:v>
                </c:pt>
                <c:pt idx="54">
                  <c:v>7.5508111953734884</c:v>
                </c:pt>
                <c:pt idx="55">
                  <c:v>7.8610834389924804</c:v>
                </c:pt>
                <c:pt idx="56">
                  <c:v>8.1949685320257721</c:v>
                </c:pt>
                <c:pt idx="57">
                  <c:v>8.5511899888515366</c:v>
                </c:pt>
                <c:pt idx="58">
                  <c:v>8.9282911643385336</c:v>
                </c:pt>
                <c:pt idx="59">
                  <c:v>9.3249264121055262</c:v>
                </c:pt>
                <c:pt idx="60">
                  <c:v>9.7400617361068544</c:v>
                </c:pt>
                <c:pt idx="61">
                  <c:v>10.172987598180768</c:v>
                </c:pt>
                <c:pt idx="62">
                  <c:v>10.623157542943913</c:v>
                </c:pt>
                <c:pt idx="63">
                  <c:v>11.089938877522904</c:v>
                </c:pt>
                <c:pt idx="64">
                  <c:v>11.572450442612116</c:v>
                </c:pt>
                <c:pt idx="65">
                  <c:v>12.069577981531591</c:v>
                </c:pt>
                <c:pt idx="66">
                  <c:v>12.580133807659109</c:v>
                </c:pt>
                <c:pt idx="67">
                  <c:v>13.103115516900964</c:v>
                </c:pt>
                <c:pt idx="68">
                  <c:v>13.637836624681926</c:v>
                </c:pt>
                <c:pt idx="69">
                  <c:v>14.183865089714473</c:v>
                </c:pt>
                <c:pt idx="70">
                  <c:v>14.740837177634235</c:v>
                </c:pt>
                <c:pt idx="71">
                  <c:v>15.308225217461532</c:v>
                </c:pt>
                <c:pt idx="72">
                  <c:v>15.885229164361899</c:v>
                </c:pt>
                <c:pt idx="73">
                  <c:v>16.470832952856998</c:v>
                </c:pt>
                <c:pt idx="74">
                  <c:v>17.06397953331469</c:v>
                </c:pt>
                <c:pt idx="75">
                  <c:v>17.663837268948512</c:v>
                </c:pt>
                <c:pt idx="76">
                  <c:v>18.269618922471992</c:v>
                </c:pt>
                <c:pt idx="77">
                  <c:v>18.880890744924546</c:v>
                </c:pt>
                <c:pt idx="78">
                  <c:v>19.497085788845979</c:v>
                </c:pt>
                <c:pt idx="79">
                  <c:v>20.117391201853732</c:v>
                </c:pt>
                <c:pt idx="80">
                  <c:v>20.740696996450403</c:v>
                </c:pt>
                <c:pt idx="81">
                  <c:v>21.365688264369908</c:v>
                </c:pt>
                <c:pt idx="82">
                  <c:v>21.991038143634739</c:v>
                </c:pt>
                <c:pt idx="83">
                  <c:v>22.615576878189991</c:v>
                </c:pt>
                <c:pt idx="84">
                  <c:v>23.238310602307269</c:v>
                </c:pt>
                <c:pt idx="85">
                  <c:v>23.85829838812348</c:v>
                </c:pt>
                <c:pt idx="86">
                  <c:v>24.474476355314238</c:v>
                </c:pt>
                <c:pt idx="87">
                  <c:v>25.085517641901923</c:v>
                </c:pt>
                <c:pt idx="88">
                  <c:v>25.689844357967324</c:v>
                </c:pt>
                <c:pt idx="89">
                  <c:v>26.285755661129926</c:v>
                </c:pt>
                <c:pt idx="90">
                  <c:v>26.871456786990109</c:v>
                </c:pt>
                <c:pt idx="91">
                  <c:v>27.445827502012246</c:v>
                </c:pt>
                <c:pt idx="92">
                  <c:v>28.007484591007181</c:v>
                </c:pt>
                <c:pt idx="93">
                  <c:v>28.555236098170244</c:v>
                </c:pt>
                <c:pt idx="94">
                  <c:v>29.08779273033138</c:v>
                </c:pt>
                <c:pt idx="95">
                  <c:v>29.603691011667205</c:v>
                </c:pt>
                <c:pt idx="96">
                  <c:v>30.101337683200828</c:v>
                </c:pt>
                <c:pt idx="97">
                  <c:v>30.579158270359013</c:v>
                </c:pt>
                <c:pt idx="98">
                  <c:v>31.035779803991272</c:v>
                </c:pt>
                <c:pt idx="99">
                  <c:v>31.470109373331056</c:v>
                </c:pt>
                <c:pt idx="100">
                  <c:v>31.881293141841841</c:v>
                </c:pt>
                <c:pt idx="101">
                  <c:v>32.268569487333259</c:v>
                </c:pt>
                <c:pt idx="102">
                  <c:v>32.631139218807199</c:v>
                </c:pt>
                <c:pt idx="103">
                  <c:v>32.968124592304193</c:v>
                </c:pt>
                <c:pt idx="104">
                  <c:v>33.278637617826419</c:v>
                </c:pt>
                <c:pt idx="105">
                  <c:v>33.561943995952589</c:v>
                </c:pt>
                <c:pt idx="106">
                  <c:v>33.817603147029821</c:v>
                </c:pt>
                <c:pt idx="107">
                  <c:v>34.045488703250882</c:v>
                </c:pt>
                <c:pt idx="108">
                  <c:v>34.245720201730677</c:v>
                </c:pt>
                <c:pt idx="109">
                  <c:v>34.418499147891993</c:v>
                </c:pt>
                <c:pt idx="110">
                  <c:v>34.563999724388104</c:v>
                </c:pt>
                <c:pt idx="111">
                  <c:v>34.682344883680322</c:v>
                </c:pt>
                <c:pt idx="112">
                  <c:v>34.773719054460514</c:v>
                </c:pt>
                <c:pt idx="113">
                  <c:v>34.838477432727792</c:v>
                </c:pt>
                <c:pt idx="114">
                  <c:v>34.877268934249862</c:v>
                </c:pt>
                <c:pt idx="115">
                  <c:v>34.891005456447552</c:v>
                </c:pt>
                <c:pt idx="116">
                  <c:v>34.880752587318412</c:v>
                </c:pt>
                <c:pt idx="117">
                  <c:v>34.847582745552032</c:v>
                </c:pt>
                <c:pt idx="118">
                  <c:v>34.792462474107708</c:v>
                </c:pt>
                <c:pt idx="119">
                  <c:v>34.716290009021755</c:v>
                </c:pt>
                <c:pt idx="120">
                  <c:v>34.619984078407256</c:v>
                </c:pt>
                <c:pt idx="121">
                  <c:v>34.504617100954022</c:v>
                </c:pt>
                <c:pt idx="122">
                  <c:v>34.371452754735941</c:v>
                </c:pt>
                <c:pt idx="123">
                  <c:v>34.221911823749501</c:v>
                </c:pt>
                <c:pt idx="124">
                  <c:v>34.057466322183586</c:v>
                </c:pt>
                <c:pt idx="125">
                  <c:v>33.879472142457956</c:v>
                </c:pt>
                <c:pt idx="126">
                  <c:v>33.688837766647332</c:v>
                </c:pt>
                <c:pt idx="127">
                  <c:v>33.487171822786294</c:v>
                </c:pt>
                <c:pt idx="128">
                  <c:v>33.275242763757696</c:v>
                </c:pt>
                <c:pt idx="129">
                  <c:v>33.053972733020728</c:v>
                </c:pt>
                <c:pt idx="130">
                  <c:v>32.825124049186705</c:v>
                </c:pt>
                <c:pt idx="131">
                  <c:v>32.589782792329771</c:v>
                </c:pt>
                <c:pt idx="132">
                  <c:v>32.349216055870052</c:v>
                </c:pt>
                <c:pt idx="133">
                  <c:v>32.104523581266392</c:v>
                </c:pt>
                <c:pt idx="134">
                  <c:v>31.856596773862837</c:v>
                </c:pt>
                <c:pt idx="135">
                  <c:v>31.606217747926703</c:v>
                </c:pt>
                <c:pt idx="136">
                  <c:v>31.354158371686896</c:v>
                </c:pt>
                <c:pt idx="137">
                  <c:v>31.101272481679878</c:v>
                </c:pt>
                <c:pt idx="138">
                  <c:v>30.84850612878795</c:v>
                </c:pt>
                <c:pt idx="139">
                  <c:v>30.596812194585773</c:v>
                </c:pt>
                <c:pt idx="140">
                  <c:v>30.347030854225146</c:v>
                </c:pt>
                <c:pt idx="141">
                  <c:v>30.099807608127549</c:v>
                </c:pt>
                <c:pt idx="142">
                  <c:v>29.85560694336888</c:v>
                </c:pt>
                <c:pt idx="143">
                  <c:v>29.614811378717395</c:v>
                </c:pt>
                <c:pt idx="144">
                  <c:v>29.377830755710576</c:v>
                </c:pt>
                <c:pt idx="145">
                  <c:v>29.14516713023183</c:v>
                </c:pt>
                <c:pt idx="146">
                  <c:v>28.917404526472076</c:v>
                </c:pt>
                <c:pt idx="147">
                  <c:v>28.695099645853041</c:v>
                </c:pt>
                <c:pt idx="148">
                  <c:v>28.478684529662132</c:v>
                </c:pt>
                <c:pt idx="149">
                  <c:v>28.268410205841054</c:v>
                </c:pt>
                <c:pt idx="150">
                  <c:v>28.064391088485692</c:v>
                </c:pt>
                <c:pt idx="151">
                  <c:v>27.866698899865142</c:v>
                </c:pt>
                <c:pt idx="152">
                  <c:v>27.675478792190543</c:v>
                </c:pt>
                <c:pt idx="153">
                  <c:v>27.490973255038224</c:v>
                </c:pt>
                <c:pt idx="154">
                  <c:v>27.313493084907527</c:v>
                </c:pt>
                <c:pt idx="155">
                  <c:v>27.143308094143826</c:v>
                </c:pt>
                <c:pt idx="156">
                  <c:v>26.980544650554638</c:v>
                </c:pt>
                <c:pt idx="157">
                  <c:v>26.825182262063016</c:v>
                </c:pt>
                <c:pt idx="158">
                  <c:v>26.677092853188501</c:v>
                </c:pt>
                <c:pt idx="159">
                  <c:v>26.536158594489056</c:v>
                </c:pt>
                <c:pt idx="160">
                  <c:v>26.402355578541737</c:v>
                </c:pt>
                <c:pt idx="161">
                  <c:v>26.275748696923223</c:v>
                </c:pt>
                <c:pt idx="162">
                  <c:v>26.156454071402493</c:v>
                </c:pt>
                <c:pt idx="163">
                  <c:v>26.044516101479502</c:v>
                </c:pt>
                <c:pt idx="164">
                  <c:v>25.939842572808246</c:v>
                </c:pt>
                <c:pt idx="165">
                  <c:v>25.84220807254313</c:v>
                </c:pt>
                <c:pt idx="166">
                  <c:v>25.751317173242558</c:v>
                </c:pt>
                <c:pt idx="167">
                  <c:v>25.666917139291723</c:v>
                </c:pt>
                <c:pt idx="168">
                  <c:v>25.588852572441066</c:v>
                </c:pt>
                <c:pt idx="169">
                  <c:v>25.517050042748441</c:v>
                </c:pt>
                <c:pt idx="170">
                  <c:v>25.451448073983165</c:v>
                </c:pt>
                <c:pt idx="171">
                  <c:v>25.391894683241787</c:v>
                </c:pt>
                <c:pt idx="172">
                  <c:v>25.338109812140456</c:v>
                </c:pt>
                <c:pt idx="173">
                  <c:v>25.289698988199213</c:v>
                </c:pt>
                <c:pt idx="174">
                  <c:v>25.246235293149905</c:v>
                </c:pt>
                <c:pt idx="175">
                  <c:v>25.207351577281901</c:v>
                </c:pt>
                <c:pt idx="176">
                  <c:v>25.172762659192077</c:v>
                </c:pt>
                <c:pt idx="177">
                  <c:v>25.142256787419299</c:v>
                </c:pt>
                <c:pt idx="178">
                  <c:v>25.115596595406494</c:v>
                </c:pt>
                <c:pt idx="179">
                  <c:v>25.092461040616026</c:v>
                </c:pt>
                <c:pt idx="180">
                  <c:v>25.072406128048893</c:v>
                </c:pt>
                <c:pt idx="181">
                  <c:v>25.054992985725359</c:v>
                </c:pt>
                <c:pt idx="182">
                  <c:v>25.039502683281842</c:v>
                </c:pt>
                <c:pt idx="183">
                  <c:v>25.025593686103811</c:v>
                </c:pt>
                <c:pt idx="184">
                  <c:v>25.012965443730344</c:v>
                </c:pt>
                <c:pt idx="185">
                  <c:v>25.001199576258603</c:v>
                </c:pt>
                <c:pt idx="186">
                  <c:v>24.989927226304964</c:v>
                </c:pt>
                <c:pt idx="187">
                  <c:v>24.978776121139518</c:v>
                </c:pt>
                <c:pt idx="188">
                  <c:v>24.967218589782703</c:v>
                </c:pt>
                <c:pt idx="189">
                  <c:v>24.954691100120542</c:v>
                </c:pt>
                <c:pt idx="190">
                  <c:v>24.940655735135042</c:v>
                </c:pt>
                <c:pt idx="191">
                  <c:v>24.924651423096648</c:v>
                </c:pt>
                <c:pt idx="192">
                  <c:v>24.906304183602291</c:v>
                </c:pt>
                <c:pt idx="193">
                  <c:v>24.885274189710604</c:v>
                </c:pt>
                <c:pt idx="194">
                  <c:v>24.861185753345467</c:v>
                </c:pt>
                <c:pt idx="195">
                  <c:v>24.833593171834941</c:v>
                </c:pt>
                <c:pt idx="196">
                  <c:v>24.801990973949412</c:v>
                </c:pt>
                <c:pt idx="197">
                  <c:v>24.765854904055576</c:v>
                </c:pt>
                <c:pt idx="198">
                  <c:v>24.724717059731439</c:v>
                </c:pt>
                <c:pt idx="199">
                  <c:v>24.678222244977896</c:v>
                </c:pt>
                <c:pt idx="200">
                  <c:v>24.626068201661088</c:v>
                </c:pt>
                <c:pt idx="201">
                  <c:v>24.567997071146941</c:v>
                </c:pt>
                <c:pt idx="202">
                  <c:v>24.503710010647758</c:v>
                </c:pt>
                <c:pt idx="203">
                  <c:v>24.432850116491274</c:v>
                </c:pt>
                <c:pt idx="204">
                  <c:v>24.355033162236161</c:v>
                </c:pt>
                <c:pt idx="205">
                  <c:v>24.269881752133319</c:v>
                </c:pt>
                <c:pt idx="206">
                  <c:v>24.177100458741151</c:v>
                </c:pt>
                <c:pt idx="207">
                  <c:v>24.076487776637055</c:v>
                </c:pt>
                <c:pt idx="208">
                  <c:v>23.967929291725145</c:v>
                </c:pt>
                <c:pt idx="209">
                  <c:v>23.851307174563388</c:v>
                </c:pt>
                <c:pt idx="210">
                  <c:v>23.726484811305959</c:v>
                </c:pt>
                <c:pt idx="211">
                  <c:v>23.593277773261036</c:v>
                </c:pt>
                <c:pt idx="212">
                  <c:v>23.451476016640655</c:v>
                </c:pt>
                <c:pt idx="213">
                  <c:v>23.300929266214354</c:v>
                </c:pt>
                <c:pt idx="214">
                  <c:v>23.141560676693882</c:v>
                </c:pt>
                <c:pt idx="215">
                  <c:v>22.973392447829237</c:v>
                </c:pt>
                <c:pt idx="216">
                  <c:v>22.795917400717691</c:v>
                </c:pt>
                <c:pt idx="217">
                  <c:v>22.610394090414037</c:v>
                </c:pt>
                <c:pt idx="218">
                  <c:v>22.416282892227123</c:v>
                </c:pt>
                <c:pt idx="219">
                  <c:v>22.213594052195543</c:v>
                </c:pt>
                <c:pt idx="220">
                  <c:v>22.002342939376803</c:v>
                </c:pt>
                <c:pt idx="221">
                  <c:v>21.782599568366955</c:v>
                </c:pt>
                <c:pt idx="222">
                  <c:v>21.554517629742616</c:v>
                </c:pt>
                <c:pt idx="223">
                  <c:v>21.318322536349275</c:v>
                </c:pt>
                <c:pt idx="224">
                  <c:v>21.074287515878627</c:v>
                </c:pt>
                <c:pt idx="225">
                  <c:v>20.822667011618609</c:v>
                </c:pt>
                <c:pt idx="226">
                  <c:v>20.56367277503012</c:v>
                </c:pt>
                <c:pt idx="227">
                  <c:v>20.297496065497349</c:v>
                </c:pt>
                <c:pt idx="228">
                  <c:v>20.024333265423756</c:v>
                </c:pt>
                <c:pt idx="229">
                  <c:v>19.744438818097084</c:v>
                </c:pt>
                <c:pt idx="230">
                  <c:v>19.458121812343563</c:v>
                </c:pt>
                <c:pt idx="231">
                  <c:v>19.165778428316091</c:v>
                </c:pt>
                <c:pt idx="232">
                  <c:v>18.867799723148291</c:v>
                </c:pt>
                <c:pt idx="233">
                  <c:v>18.56454772353171</c:v>
                </c:pt>
                <c:pt idx="234">
                  <c:v>18.256346887350027</c:v>
                </c:pt>
                <c:pt idx="235">
                  <c:v>17.943484103679637</c:v>
                </c:pt>
                <c:pt idx="236">
                  <c:v>17.626249676942816</c:v>
                </c:pt>
                <c:pt idx="237">
                  <c:v>17.305002218484827</c:v>
                </c:pt>
                <c:pt idx="238">
                  <c:v>16.980141323804837</c:v>
                </c:pt>
                <c:pt idx="239">
                  <c:v>16.652109280228572</c:v>
                </c:pt>
                <c:pt idx="240">
                  <c:v>16.32133642137045</c:v>
                </c:pt>
                <c:pt idx="241">
                  <c:v>15.988203558325747</c:v>
                </c:pt>
                <c:pt idx="242">
                  <c:v>15.65283876657486</c:v>
                </c:pt>
                <c:pt idx="243">
                  <c:v>15.315971222519842</c:v>
                </c:pt>
                <c:pt idx="244">
                  <c:v>14.977682894468279</c:v>
                </c:pt>
                <c:pt idx="245">
                  <c:v>14.638323855400065</c:v>
                </c:pt>
                <c:pt idx="246">
                  <c:v>14.298276624083464</c:v>
                </c:pt>
                <c:pt idx="247">
                  <c:v>13.957942503690694</c:v>
                </c:pt>
                <c:pt idx="248">
                  <c:v>13.617691205441909</c:v>
                </c:pt>
                <c:pt idx="249">
                  <c:v>13.277841210365287</c:v>
                </c:pt>
                <c:pt idx="250">
                  <c:v>12.93879040628666</c:v>
                </c:pt>
                <c:pt idx="251">
                  <c:v>12.600560992956144</c:v>
                </c:pt>
                <c:pt idx="252">
                  <c:v>12.263463766872844</c:v>
                </c:pt>
                <c:pt idx="253">
                  <c:v>11.927793301641886</c:v>
                </c:pt>
                <c:pt idx="254">
                  <c:v>11.593853563070287</c:v>
                </c:pt>
                <c:pt idx="255">
                  <c:v>11.261942540109104</c:v>
                </c:pt>
                <c:pt idx="256">
                  <c:v>10.932321506738626</c:v>
                </c:pt>
                <c:pt idx="257">
                  <c:v>10.605192822217932</c:v>
                </c:pt>
                <c:pt idx="258">
                  <c:v>10.280722130835047</c:v>
                </c:pt>
                <c:pt idx="259">
                  <c:v>9.9590571463107977</c:v>
                </c:pt>
                <c:pt idx="260">
                  <c:v>9.6403541207313221</c:v>
                </c:pt>
                <c:pt idx="261">
                  <c:v>9.3247966289520203</c:v>
                </c:pt>
                <c:pt idx="262">
                  <c:v>9.0125844687223342</c:v>
                </c:pt>
                <c:pt idx="263">
                  <c:v>8.7039097532629768</c:v>
                </c:pt>
                <c:pt idx="264">
                  <c:v>8.3989219039678265</c:v>
                </c:pt>
                <c:pt idx="265">
                  <c:v>8.097724235057818</c:v>
                </c:pt>
                <c:pt idx="266">
                  <c:v>7.8003799304365682</c:v>
                </c:pt>
                <c:pt idx="267">
                  <c:v>7.5069513201713418</c:v>
                </c:pt>
                <c:pt idx="268">
                  <c:v>7.2175178110599072</c:v>
                </c:pt>
                <c:pt idx="269">
                  <c:v>6.9321874134242352</c:v>
                </c:pt>
                <c:pt idx="270">
                  <c:v>6.6510775297880134</c:v>
                </c:pt>
                <c:pt idx="271">
                  <c:v>6.3742953166365144</c:v>
                </c:pt>
                <c:pt idx="272">
                  <c:v>6.101907373219686</c:v>
                </c:pt>
                <c:pt idx="273">
                  <c:v>5.834642449021298</c:v>
                </c:pt>
                <c:pt idx="274">
                  <c:v>5.5711638629436484</c:v>
                </c:pt>
                <c:pt idx="275">
                  <c:v>5.3120535045862169</c:v>
                </c:pt>
                <c:pt idx="276">
                  <c:v>5.0574074305593966</c:v>
                </c:pt>
                <c:pt idx="277">
                  <c:v>4.8072815671563145</c:v>
                </c:pt>
                <c:pt idx="278">
                  <c:v>4.5617378175258594</c:v>
                </c:pt>
                <c:pt idx="279">
                  <c:v>4.3208231426775408</c:v>
                </c:pt>
                <c:pt idx="280">
                  <c:v>4.0845533385872823</c:v>
                </c:pt>
                <c:pt idx="281">
                  <c:v>3.8529096208512748</c:v>
                </c:pt>
                <c:pt idx="282">
                  <c:v>3.6258616782724822</c:v>
                </c:pt>
                <c:pt idx="283">
                  <c:v>3.4033877380192226</c:v>
                </c:pt>
                <c:pt idx="284">
                  <c:v>3.1854886539280374</c:v>
                </c:pt>
                <c:pt idx="285">
                  <c:v>2.9721864122897368</c:v>
                </c:pt>
                <c:pt idx="286">
                  <c:v>2.7635055609047363</c:v>
                </c:pt>
                <c:pt idx="287">
                  <c:v>2.5594507958739992</c:v>
                </c:pt>
                <c:pt idx="288">
                  <c:v>2.3599937271326779</c:v>
                </c:pt>
                <c:pt idx="289">
                  <c:v>2.1650818437337849</c:v>
                </c:pt>
                <c:pt idx="290">
                  <c:v>1.9746496137231584</c:v>
                </c:pt>
                <c:pt idx="291">
                  <c:v>1.7886451665312013</c:v>
                </c:pt>
                <c:pt idx="292">
                  <c:v>1.6070394717156868</c:v>
                </c:pt>
                <c:pt idx="293">
                  <c:v>1.4298185477033227</c:v>
                </c:pt>
                <c:pt idx="294">
                  <c:v>1.2569632899016134</c:v>
                </c:pt>
                <c:pt idx="295">
                  <c:v>1.0884302593767594</c:v>
                </c:pt>
                <c:pt idx="296">
                  <c:v>0.92481340616941266</c:v>
                </c:pt>
                <c:pt idx="297">
                  <c:v>0.76504618171601979</c:v>
                </c:pt>
                <c:pt idx="298">
                  <c:v>0.60893353773280767</c:v>
                </c:pt>
                <c:pt idx="299">
                  <c:v>0.45678104097023575</c:v>
                </c:pt>
                <c:pt idx="300">
                  <c:v>0.30851675570011117</c:v>
                </c:pt>
                <c:pt idx="301">
                  <c:v>0.16407741797156614</c:v>
                </c:pt>
                <c:pt idx="302">
                  <c:v>2.3389709574985276E-2</c:v>
                </c:pt>
                <c:pt idx="303">
                  <c:v>-0.1136393192689865</c:v>
                </c:pt>
                <c:pt idx="304">
                  <c:v>-0.24712975099682752</c:v>
                </c:pt>
                <c:pt idx="305">
                  <c:v>-0.37721494920551735</c:v>
                </c:pt>
                <c:pt idx="306">
                  <c:v>-0.50403182124719026</c:v>
                </c:pt>
                <c:pt idx="307">
                  <c:v>-0.62769739609211339</c:v>
                </c:pt>
                <c:pt idx="308">
                  <c:v>-0.74831296009942683</c:v>
                </c:pt>
                <c:pt idx="309">
                  <c:v>-0.86597739821299902</c:v>
                </c:pt>
                <c:pt idx="310">
                  <c:v>-0.98079765345900771</c:v>
                </c:pt>
                <c:pt idx="311">
                  <c:v>-1.0928962513804432</c:v>
                </c:pt>
                <c:pt idx="312">
                  <c:v>-1.2024122072383741</c:v>
                </c:pt>
                <c:pt idx="313">
                  <c:v>-1.3095000654458966</c:v>
                </c:pt>
                <c:pt idx="314">
                  <c:v>-1.4143022032454577</c:v>
                </c:pt>
                <c:pt idx="315">
                  <c:v>-1.5169382644817229</c:v>
                </c:pt>
                <c:pt idx="316">
                  <c:v>-1.6175131643190972</c:v>
                </c:pt>
                <c:pt idx="317">
                  <c:v>-1.7161198642104836</c:v>
                </c:pt>
                <c:pt idx="318">
                  <c:v>-1.8128591168671795</c:v>
                </c:pt>
                <c:pt idx="319">
                  <c:v>-1.9078462969511714</c:v>
                </c:pt>
                <c:pt idx="320">
                  <c:v>-2.0012045703828298</c:v>
                </c:pt>
                <c:pt idx="321">
                  <c:v>-2.0928470592945798</c:v>
                </c:pt>
                <c:pt idx="322">
                  <c:v>-2.183215837553139</c:v>
                </c:pt>
                <c:pt idx="323">
                  <c:v>-2.2723678987473197</c:v>
                </c:pt>
                <c:pt idx="324">
                  <c:v>-2.3600244652479843</c:v>
                </c:pt>
                <c:pt idx="325">
                  <c:v>-2.44667094312608</c:v>
                </c:pt>
                <c:pt idx="326">
                  <c:v>-2.5322292063385219</c:v>
                </c:pt>
                <c:pt idx="327">
                  <c:v>-2.6167024567723227</c:v>
                </c:pt>
                <c:pt idx="328">
                  <c:v>-2.6999510921537859</c:v>
                </c:pt>
                <c:pt idx="329">
                  <c:v>-2.7824103556573352</c:v>
                </c:pt>
                <c:pt idx="330">
                  <c:v>-2.8639656197279684</c:v>
                </c:pt>
                <c:pt idx="331">
                  <c:v>-2.9446053575724327</c:v>
                </c:pt>
                <c:pt idx="332">
                  <c:v>-3.0243319172412102</c:v>
                </c:pt>
                <c:pt idx="333">
                  <c:v>-3.1031363334506712</c:v>
                </c:pt>
                <c:pt idx="334">
                  <c:v>-3.1810107082128503</c:v>
                </c:pt>
                <c:pt idx="335">
                  <c:v>-3.2579486377537217</c:v>
                </c:pt>
                <c:pt idx="336">
                  <c:v>-3.3339432913809968</c:v>
                </c:pt>
                <c:pt idx="337">
                  <c:v>-3.4089801538735571</c:v>
                </c:pt>
                <c:pt idx="338">
                  <c:v>-3.4830306217074383</c:v>
                </c:pt>
                <c:pt idx="339">
                  <c:v>-3.5560475204139945</c:v>
                </c:pt>
                <c:pt idx="340">
                  <c:v>-3.6279715083539461</c:v>
                </c:pt>
                <c:pt idx="341">
                  <c:v>-3.6987383343279343</c:v>
                </c:pt>
                <c:pt idx="342">
                  <c:v>-3.7682880163192691</c:v>
                </c:pt>
                <c:pt idx="343">
                  <c:v>-3.8364583253860425</c:v>
                </c:pt>
                <c:pt idx="344">
                  <c:v>-3.903180100768803</c:v>
                </c:pt>
                <c:pt idx="345">
                  <c:v>-3.9687184587120958</c:v>
                </c:pt>
                <c:pt idx="346">
                  <c:v>-4.0327912062406535</c:v>
                </c:pt>
                <c:pt idx="347">
                  <c:v>-4.0952984444797025</c:v>
                </c:pt>
                <c:pt idx="348">
                  <c:v>-4.1561432629823631</c:v>
                </c:pt>
                <c:pt idx="349">
                  <c:v>-4.2152996197342842</c:v>
                </c:pt>
                <c:pt idx="350">
                  <c:v>-4.2726479776203625</c:v>
                </c:pt>
                <c:pt idx="351">
                  <c:v>-4.3280564188957173</c:v>
                </c:pt>
                <c:pt idx="352">
                  <c:v>-4.3814463905990086</c:v>
                </c:pt>
                <c:pt idx="353">
                  <c:v>-4.4328994341194621</c:v>
                </c:pt>
                <c:pt idx="354">
                  <c:v>-4.4822302669286698</c:v>
                </c:pt>
                <c:pt idx="355">
                  <c:v>-4.5286021292209604</c:v>
                </c:pt>
                <c:pt idx="356">
                  <c:v>-4.5726656444370732</c:v>
                </c:pt>
                <c:pt idx="357">
                  <c:v>-4.6149318337440448</c:v>
                </c:pt>
                <c:pt idx="358">
                  <c:v>-4.6548205152153939</c:v>
                </c:pt>
                <c:pt idx="359">
                  <c:v>-4.6920956030487968</c:v>
                </c:pt>
                <c:pt idx="360">
                  <c:v>-4.7266759827733038</c:v>
                </c:pt>
                <c:pt idx="361">
                  <c:v>-4.7586910106241689</c:v>
                </c:pt>
                <c:pt idx="362">
                  <c:v>-4.7879336312413212</c:v>
                </c:pt>
                <c:pt idx="363">
                  <c:v>-4.8134099788963765</c:v>
                </c:pt>
                <c:pt idx="364">
                  <c:v>-4.8358377031981927</c:v>
                </c:pt>
                <c:pt idx="365">
                  <c:v>-4.8560962557792626</c:v>
                </c:pt>
                <c:pt idx="366">
                  <c:v>-4.8734252952039236</c:v>
                </c:pt>
                <c:pt idx="367">
                  <c:v>-4.887584039568897</c:v>
                </c:pt>
                <c:pt idx="368">
                  <c:v>-4.8985046088695476</c:v>
                </c:pt>
                <c:pt idx="369">
                  <c:v>-4.9062203027307936</c:v>
                </c:pt>
                <c:pt idx="370">
                  <c:v>-4.9106077417731244</c:v>
                </c:pt>
                <c:pt idx="371">
                  <c:v>-4.9115994729101642</c:v>
                </c:pt>
                <c:pt idx="372">
                  <c:v>-4.9080633088946328</c:v>
                </c:pt>
                <c:pt idx="373">
                  <c:v>-4.9008646130561777</c:v>
                </c:pt>
                <c:pt idx="374">
                  <c:v>-4.8910933077335308</c:v>
                </c:pt>
                <c:pt idx="375">
                  <c:v>-4.8778643913567059</c:v>
                </c:pt>
                <c:pt idx="376">
                  <c:v>-4.8609575740993005</c:v>
                </c:pt>
                <c:pt idx="377">
                  <c:v>-4.8403220526874051</c:v>
                </c:pt>
                <c:pt idx="378">
                  <c:v>-4.8159100122749789</c:v>
                </c:pt>
                <c:pt idx="379">
                  <c:v>-4.7872936807572835</c:v>
                </c:pt>
                <c:pt idx="380">
                  <c:v>-4.7544115819036925</c:v>
                </c:pt>
                <c:pt idx="381">
                  <c:v>-4.7171958357095711</c:v>
                </c:pt>
                <c:pt idx="382">
                  <c:v>-4.6759030200540996</c:v>
                </c:pt>
                <c:pt idx="383">
                  <c:v>-4.6311060592532138</c:v>
                </c:pt>
                <c:pt idx="384">
                  <c:v>-4.582070226967331</c:v>
                </c:pt>
                <c:pt idx="385">
                  <c:v>-4.5291507191956004</c:v>
                </c:pt>
                <c:pt idx="386">
                  <c:v>-4.471605551987885</c:v>
                </c:pt>
                <c:pt idx="387">
                  <c:v>-4.4098876856267433</c:v>
                </c:pt>
                <c:pt idx="388">
                  <c:v>-4.344518814235923</c:v>
                </c:pt>
                <c:pt idx="389">
                  <c:v>-4.2748978368937971</c:v>
                </c:pt>
                <c:pt idx="390">
                  <c:v>-4.2015844434499705</c:v>
                </c:pt>
                <c:pt idx="391">
                  <c:v>-4.124126527458424</c:v>
                </c:pt>
                <c:pt idx="392">
                  <c:v>-4.042641918361185</c:v>
                </c:pt>
                <c:pt idx="393">
                  <c:v>-3.9576006531715393</c:v>
                </c:pt>
                <c:pt idx="394">
                  <c:v>-3.8684272460639453</c:v>
                </c:pt>
                <c:pt idx="395">
                  <c:v>-3.7732658833265287</c:v>
                </c:pt>
                <c:pt idx="396">
                  <c:v>-3.674102588742969</c:v>
                </c:pt>
                <c:pt idx="397">
                  <c:v>-3.5708769533783173</c:v>
                </c:pt>
                <c:pt idx="398">
                  <c:v>-3.4638611376285522</c:v>
                </c:pt>
                <c:pt idx="399">
                  <c:v>-3.3528320766985376</c:v>
                </c:pt>
                <c:pt idx="400">
                  <c:v>-3.2382391020655588</c:v>
                </c:pt>
                <c:pt idx="401">
                  <c:v>-3.1196591377258294</c:v>
                </c:pt>
                <c:pt idx="402">
                  <c:v>-2.9976964864879836</c:v>
                </c:pt>
                <c:pt idx="403">
                  <c:v>-2.8717400148510874</c:v>
                </c:pt>
                <c:pt idx="404">
                  <c:v>-2.7413839370012236</c:v>
                </c:pt>
                <c:pt idx="405">
                  <c:v>-2.6073377911001412</c:v>
                </c:pt>
                <c:pt idx="406">
                  <c:v>-2.4699862305074904</c:v>
                </c:pt>
                <c:pt idx="407">
                  <c:v>-2.3290355354547461</c:v>
                </c:pt>
                <c:pt idx="408">
                  <c:v>-2.1850285325199357</c:v>
                </c:pt>
                <c:pt idx="409">
                  <c:v>-2.0374302931129913</c:v>
                </c:pt>
                <c:pt idx="410">
                  <c:v>-1.8866630394011679</c:v>
                </c:pt>
                <c:pt idx="411">
                  <c:v>-1.7322917416691768</c:v>
                </c:pt>
                <c:pt idx="412">
                  <c:v>-1.5747143944725392</c:v>
                </c:pt>
                <c:pt idx="413">
                  <c:v>-1.4144412718713282</c:v>
                </c:pt>
                <c:pt idx="414">
                  <c:v>-1.2510032974183525</c:v>
                </c:pt>
                <c:pt idx="415">
                  <c:v>-1.0847756255418051</c:v>
                </c:pt>
                <c:pt idx="416">
                  <c:v>-0.91535737998783206</c:v>
                </c:pt>
                <c:pt idx="417">
                  <c:v>-0.74321352811530073</c:v>
                </c:pt>
                <c:pt idx="418">
                  <c:v>-0.56874676058068852</c:v>
                </c:pt>
                <c:pt idx="419">
                  <c:v>-0.3916660258546466</c:v>
                </c:pt>
                <c:pt idx="420">
                  <c:v>-0.21239612095523583</c:v>
                </c:pt>
                <c:pt idx="421">
                  <c:v>-3.0749391956487664E-2</c:v>
                </c:pt>
                <c:pt idx="422">
                  <c:v>0.15318872078787532</c:v>
                </c:pt>
                <c:pt idx="423">
                  <c:v>0.33939121803268779</c:v>
                </c:pt>
                <c:pt idx="424">
                  <c:v>0.52773357639089191</c:v>
                </c:pt>
                <c:pt idx="425">
                  <c:v>0.71781829493120231</c:v>
                </c:pt>
                <c:pt idx="426">
                  <c:v>0.90979730319231289</c:v>
                </c:pt>
                <c:pt idx="427">
                  <c:v>1.1037791451439238</c:v>
                </c:pt>
                <c:pt idx="428">
                  <c:v>1.2994148684665514</c:v>
                </c:pt>
                <c:pt idx="429">
                  <c:v>1.4966218644753042</c:v>
                </c:pt>
                <c:pt idx="430">
                  <c:v>1.6957518070936197</c:v>
                </c:pt>
                <c:pt idx="431">
                  <c:v>1.896273183077571</c:v>
                </c:pt>
                <c:pt idx="432">
                  <c:v>2.0980503391474463</c:v>
                </c:pt>
                <c:pt idx="433">
                  <c:v>2.3011528629809574</c:v>
                </c:pt>
                <c:pt idx="434">
                  <c:v>2.5054236486554147</c:v>
                </c:pt>
                <c:pt idx="435">
                  <c:v>2.710749562829732</c:v>
                </c:pt>
                <c:pt idx="436">
                  <c:v>2.9170977327972611</c:v>
                </c:pt>
                <c:pt idx="437">
                  <c:v>3.1243415772914847</c:v>
                </c:pt>
                <c:pt idx="438">
                  <c:v>3.3324813097715373</c:v>
                </c:pt>
                <c:pt idx="439">
                  <c:v>3.5413679357618051</c:v>
                </c:pt>
                <c:pt idx="440">
                  <c:v>3.7510597296059114</c:v>
                </c:pt>
                <c:pt idx="441">
                  <c:v>3.9614070564508395</c:v>
                </c:pt>
                <c:pt idx="442">
                  <c:v>4.172451113909478</c:v>
                </c:pt>
                <c:pt idx="443">
                  <c:v>4.3841060914099215</c:v>
                </c:pt>
                <c:pt idx="444">
                  <c:v>4.5962481826543806</c:v>
                </c:pt>
                <c:pt idx="445">
                  <c:v>4.8088927567005104</c:v>
                </c:pt>
                <c:pt idx="446">
                  <c:v>5.0219945602118923</c:v>
                </c:pt>
                <c:pt idx="447">
                  <c:v>5.2354660749435427</c:v>
                </c:pt>
                <c:pt idx="448">
                  <c:v>5.4492637552320913</c:v>
                </c:pt>
                <c:pt idx="449">
                  <c:v>5.6633854664862149</c:v>
                </c:pt>
                <c:pt idx="450">
                  <c:v>5.8777428366243631</c:v>
                </c:pt>
                <c:pt idx="451">
                  <c:v>6.0922782316803863</c:v>
                </c:pt>
                <c:pt idx="452">
                  <c:v>6.3069767095148039</c:v>
                </c:pt>
                <c:pt idx="453">
                  <c:v>6.5217896014451604</c:v>
                </c:pt>
                <c:pt idx="454">
                  <c:v>6.7367028191685279</c:v>
                </c:pt>
                <c:pt idx="455">
                  <c:v>6.9516762323677019</c:v>
                </c:pt>
                <c:pt idx="456">
                  <c:v>7.1666872143745053</c:v>
                </c:pt>
                <c:pt idx="457">
                  <c:v>7.3817063078283862</c:v>
                </c:pt>
                <c:pt idx="458">
                  <c:v>7.5966955170035355</c:v>
                </c:pt>
                <c:pt idx="459">
                  <c:v>7.8116411805152666</c:v>
                </c:pt>
                <c:pt idx="460">
                  <c:v>8.0265125602483209</c:v>
                </c:pt>
                <c:pt idx="461">
                  <c:v>8.2413053870200734</c:v>
                </c:pt>
                <c:pt idx="462">
                  <c:v>8.4559948995708911</c:v>
                </c:pt>
                <c:pt idx="463">
                  <c:v>8.6705734133719847</c:v>
                </c:pt>
                <c:pt idx="464">
                  <c:v>8.8850306823849419</c:v>
                </c:pt>
                <c:pt idx="465">
                  <c:v>9.0993436530232295</c:v>
                </c:pt>
                <c:pt idx="466">
                  <c:v>9.3135003715753264</c:v>
                </c:pt>
                <c:pt idx="467">
                  <c:v>9.5274914458393933</c:v>
                </c:pt>
                <c:pt idx="468">
                  <c:v>9.7413083374500076</c:v>
                </c:pt>
                <c:pt idx="469">
                  <c:v>9.9548827394842849</c:v>
                </c:pt>
                <c:pt idx="470">
                  <c:v>10.168256489932482</c:v>
                </c:pt>
                <c:pt idx="471">
                  <c:v>10.381470572948443</c:v>
                </c:pt>
                <c:pt idx="472">
                  <c:v>10.594481442868688</c:v>
                </c:pt>
                <c:pt idx="473">
                  <c:v>10.807325814664324</c:v>
                </c:pt>
                <c:pt idx="474">
                  <c:v>11.019979780912353</c:v>
                </c:pt>
                <c:pt idx="475">
                  <c:v>11.232078753411715</c:v>
                </c:pt>
              </c:numCache>
            </c:numRef>
          </c:yVal>
          <c:smooth val="1"/>
          <c:extLst>
            <c:ext xmlns:c16="http://schemas.microsoft.com/office/drawing/2014/chart" uri="{C3380CC4-5D6E-409C-BE32-E72D297353CC}">
              <c16:uniqueId val="{0000001B-4789-45DC-97F7-B59DC835213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Лист1!$AD$2:$AD$477</c:f>
              <c:numCache>
                <c:formatCode>0.00</c:formatCode>
                <c:ptCount val="476"/>
                <c:pt idx="0">
                  <c:v>20.328230765461889</c:v>
                </c:pt>
                <c:pt idx="1">
                  <c:v>20.465898245573019</c:v>
                </c:pt>
                <c:pt idx="2">
                  <c:v>20.58243668675421</c:v>
                </c:pt>
                <c:pt idx="3">
                  <c:v>19.571762332320183</c:v>
                </c:pt>
                <c:pt idx="4">
                  <c:v>19.436335319280605</c:v>
                </c:pt>
                <c:pt idx="5">
                  <c:v>19.264287257194518</c:v>
                </c:pt>
                <c:pt idx="6">
                  <c:v>19.054699417948722</c:v>
                </c:pt>
                <c:pt idx="7">
                  <c:v>18.812291809916445</c:v>
                </c:pt>
                <c:pt idx="8">
                  <c:v>18.537523797154371</c:v>
                </c:pt>
                <c:pt idx="9">
                  <c:v>18.232413849234554</c:v>
                </c:pt>
                <c:pt idx="10">
                  <c:v>17.900903275609011</c:v>
                </c:pt>
                <c:pt idx="11">
                  <c:v>17.543470224738087</c:v>
                </c:pt>
                <c:pt idx="12">
                  <c:v>17.161871892213775</c:v>
                </c:pt>
                <c:pt idx="13">
                  <c:v>16.758106255531288</c:v>
                </c:pt>
                <c:pt idx="14">
                  <c:v>16.335009759664523</c:v>
                </c:pt>
                <c:pt idx="15">
                  <c:v>15.895958474278402</c:v>
                </c:pt>
                <c:pt idx="16">
                  <c:v>15.44375981390473</c:v>
                </c:pt>
                <c:pt idx="17">
                  <c:v>14.980299049615834</c:v>
                </c:pt>
                <c:pt idx="18">
                  <c:v>14.506882551312442</c:v>
                </c:pt>
                <c:pt idx="19">
                  <c:v>14.025153100490549</c:v>
                </c:pt>
                <c:pt idx="20">
                  <c:v>13.53808375596998</c:v>
                </c:pt>
                <c:pt idx="21">
                  <c:v>13.048768821358649</c:v>
                </c:pt>
                <c:pt idx="22">
                  <c:v>12.559606723487354</c:v>
                </c:pt>
                <c:pt idx="23">
                  <c:v>12.073774588108046</c:v>
                </c:pt>
                <c:pt idx="24">
                  <c:v>11.594477717578361</c:v>
                </c:pt>
                <c:pt idx="25">
                  <c:v>11.12446461170911</c:v>
                </c:pt>
                <c:pt idx="26">
                  <c:v>10.665523204207418</c:v>
                </c:pt>
                <c:pt idx="27">
                  <c:v>10.21934238374233</c:v>
                </c:pt>
                <c:pt idx="28">
                  <c:v>9.787572616338684</c:v>
                </c:pt>
                <c:pt idx="29">
                  <c:v>9.3725850060581841</c:v>
                </c:pt>
                <c:pt idx="30">
                  <c:v>8.976230670511681</c:v>
                </c:pt>
                <c:pt idx="31">
                  <c:v>8.6010344043373834</c:v>
                </c:pt>
                <c:pt idx="32">
                  <c:v>8.2491384834051136</c:v>
                </c:pt>
                <c:pt idx="33">
                  <c:v>7.9221131131052394</c:v>
                </c:pt>
                <c:pt idx="34">
                  <c:v>7.6209060519933383</c:v>
                </c:pt>
                <c:pt idx="35">
                  <c:v>7.3461081549524794</c:v>
                </c:pt>
                <c:pt idx="36">
                  <c:v>7.0983341842889587</c:v>
                </c:pt>
                <c:pt idx="37">
                  <c:v>6.8784960374235995</c:v>
                </c:pt>
                <c:pt idx="38">
                  <c:v>6.6876819290220206</c:v>
                </c:pt>
                <c:pt idx="39">
                  <c:v>6.5270445384085063</c:v>
                </c:pt>
                <c:pt idx="40">
                  <c:v>6.397374945133917</c:v>
                </c:pt>
                <c:pt idx="41">
                  <c:v>6.298892158269827</c:v>
                </c:pt>
                <c:pt idx="42">
                  <c:v>6.2312960542738427</c:v>
                </c:pt>
                <c:pt idx="43">
                  <c:v>6.1940542660653035</c:v>
                </c:pt>
                <c:pt idx="44">
                  <c:v>6.1867676250636192</c:v>
                </c:pt>
                <c:pt idx="45">
                  <c:v>6.2093516014515808</c:v>
                </c:pt>
                <c:pt idx="46">
                  <c:v>6.2619675703346491</c:v>
                </c:pt>
                <c:pt idx="47">
                  <c:v>6.3447235420346191</c:v>
                </c:pt>
                <c:pt idx="48">
                  <c:v>6.4573548272251537</c:v>
                </c:pt>
                <c:pt idx="49">
                  <c:v>6.5990989498793615</c:v>
                </c:pt>
                <c:pt idx="50">
                  <c:v>6.7688254304230195</c:v>
                </c:pt>
                <c:pt idx="51">
                  <c:v>6.9653581090271404</c:v>
                </c:pt>
                <c:pt idx="52">
                  <c:v>7.1877855151891357</c:v>
                </c:pt>
                <c:pt idx="53">
                  <c:v>7.435562047362291</c:v>
                </c:pt>
                <c:pt idx="54">
                  <c:v>7.7083568438887244</c:v>
                </c:pt>
                <c:pt idx="55">
                  <c:v>8.0057455480098625</c:v>
                </c:pt>
                <c:pt idx="56">
                  <c:v>8.3269605606794315</c:v>
                </c:pt>
                <c:pt idx="57">
                  <c:v>8.6708406642078995</c:v>
                </c:pt>
                <c:pt idx="58">
                  <c:v>9.0360137432813445</c:v>
                </c:pt>
                <c:pt idx="59">
                  <c:v>9.421216119825818</c:v>
                </c:pt>
                <c:pt idx="60">
                  <c:v>9.8255350425839172</c:v>
                </c:pt>
                <c:pt idx="61">
                  <c:v>10.248410394787765</c:v>
                </c:pt>
                <c:pt idx="62">
                  <c:v>10.689440873265259</c:v>
                </c:pt>
                <c:pt idx="63">
                  <c:v>11.148086853325358</c:v>
                </c:pt>
                <c:pt idx="64">
                  <c:v>11.623481690883597</c:v>
                </c:pt>
                <c:pt idx="65">
                  <c:v>12.114455629885189</c:v>
                </c:pt>
                <c:pt idx="66">
                  <c:v>12.619743284583075</c:v>
                </c:pt>
                <c:pt idx="67">
                  <c:v>13.138273943960666</c:v>
                </c:pt>
                <c:pt idx="68">
                  <c:v>13.66932611614463</c:v>
                </c:pt>
                <c:pt idx="69">
                  <c:v>14.212460929155343</c:v>
                </c:pt>
                <c:pt idx="70">
                  <c:v>14.767290741205164</c:v>
                </c:pt>
                <c:pt idx="71">
                  <c:v>15.333217012882182</c:v>
                </c:pt>
                <c:pt idx="72">
                  <c:v>15.909312477707827</c:v>
                </c:pt>
                <c:pt idx="73">
                  <c:v>16.494385179877256</c:v>
                </c:pt>
                <c:pt idx="74">
                  <c:v>17.087205594778048</c:v>
                </c:pt>
                <c:pt idx="75">
                  <c:v>17.686815717816319</c:v>
                </c:pt>
                <c:pt idx="76">
                  <c:v>18.29233609735962</c:v>
                </c:pt>
                <c:pt idx="77">
                  <c:v>18.903281754255268</c:v>
                </c:pt>
                <c:pt idx="78">
                  <c:v>19.519027680158608</c:v>
                </c:pt>
                <c:pt idx="79">
                  <c:v>20.138673931360231</c:v>
                </c:pt>
                <c:pt idx="80">
                  <c:v>20.760982444882352</c:v>
                </c:pt>
                <c:pt idx="81">
                  <c:v>21.384501698613157</c:v>
                </c:pt>
                <c:pt idx="82">
                  <c:v>22.007804077863675</c:v>
                </c:pt>
                <c:pt idx="83">
                  <c:v>22.629666888713796</c:v>
                </c:pt>
                <c:pt idx="84">
                  <c:v>23.249092850089028</c:v>
                </c:pt>
                <c:pt idx="85">
                  <c:v>23.865182018280009</c:v>
                </c:pt>
                <c:pt idx="86">
                  <c:v>24.476889297366139</c:v>
                </c:pt>
                <c:pt idx="87">
                  <c:v>25.082892948389002</c:v>
                </c:pt>
                <c:pt idx="88">
                  <c:v>25.681592881679503</c:v>
                </c:pt>
                <c:pt idx="89">
                  <c:v>26.271264347434016</c:v>
                </c:pt>
                <c:pt idx="90">
                  <c:v>26.850129657983778</c:v>
                </c:pt>
                <c:pt idx="91">
                  <c:v>27.417148840427387</c:v>
                </c:pt>
                <c:pt idx="92">
                  <c:v>27.971041139960285</c:v>
                </c:pt>
                <c:pt idx="93">
                  <c:v>28.510737553238865</c:v>
                </c:pt>
                <c:pt idx="94">
                  <c:v>29.035052955150597</c:v>
                </c:pt>
                <c:pt idx="95">
                  <c:v>29.542590469121933</c:v>
                </c:pt>
                <c:pt idx="96">
                  <c:v>30.031808066368058</c:v>
                </c:pt>
                <c:pt idx="97">
                  <c:v>30.501172256469719</c:v>
                </c:pt>
                <c:pt idx="98">
                  <c:v>30.949395453929849</c:v>
                </c:pt>
                <c:pt idx="99">
                  <c:v>31.375504285097069</c:v>
                </c:pt>
                <c:pt idx="100">
                  <c:v>31.778771281242364</c:v>
                </c:pt>
                <c:pt idx="101">
                  <c:v>32.158564603328699</c:v>
                </c:pt>
                <c:pt idx="102">
                  <c:v>32.51417044401164</c:v>
                </c:pt>
                <c:pt idx="103">
                  <c:v>32.844765704870206</c:v>
                </c:pt>
                <c:pt idx="104">
                  <c:v>33.149482887983282</c:v>
                </c:pt>
                <c:pt idx="105">
                  <c:v>33.427618432044973</c:v>
                </c:pt>
                <c:pt idx="106">
                  <c:v>33.678772741556166</c:v>
                </c:pt>
                <c:pt idx="107">
                  <c:v>33.902894586324649</c:v>
                </c:pt>
                <c:pt idx="108">
                  <c:v>34.100182056426995</c:v>
                </c:pt>
                <c:pt idx="109">
                  <c:v>34.270881056785569</c:v>
                </c:pt>
                <c:pt idx="110">
                  <c:v>34.415182846784575</c:v>
                </c:pt>
                <c:pt idx="111">
                  <c:v>34.533183056116101</c:v>
                </c:pt>
                <c:pt idx="112">
                  <c:v>34.625008052587503</c:v>
                </c:pt>
                <c:pt idx="113">
                  <c:v>34.69098570942878</c:v>
                </c:pt>
                <c:pt idx="114">
                  <c:v>34.731744450330694</c:v>
                </c:pt>
                <c:pt idx="115">
                  <c:v>34.748189342021931</c:v>
                </c:pt>
                <c:pt idx="116">
                  <c:v>34.741403049230549</c:v>
                </c:pt>
                <c:pt idx="117">
                  <c:v>34.712413591146415</c:v>
                </c:pt>
                <c:pt idx="118">
                  <c:v>34.662143111228893</c:v>
                </c:pt>
                <c:pt idx="119">
                  <c:v>34.591380554437599</c:v>
                </c:pt>
                <c:pt idx="120">
                  <c:v>34.500955849885919</c:v>
                </c:pt>
                <c:pt idx="121">
                  <c:v>34.391869693994494</c:v>
                </c:pt>
                <c:pt idx="122">
                  <c:v>34.265327703952764</c:v>
                </c:pt>
                <c:pt idx="123">
                  <c:v>34.122730171680431</c:v>
                </c:pt>
                <c:pt idx="124">
                  <c:v>33.96551495790478</c:v>
                </c:pt>
                <c:pt idx="125">
                  <c:v>33.794979894161187</c:v>
                </c:pt>
                <c:pt idx="126">
                  <c:v>33.611951494216882</c:v>
                </c:pt>
                <c:pt idx="127">
                  <c:v>33.417932510375969</c:v>
                </c:pt>
                <c:pt idx="128">
                  <c:v>33.213609427213648</c:v>
                </c:pt>
                <c:pt idx="129">
                  <c:v>32.999839496612495</c:v>
                </c:pt>
                <c:pt idx="130">
                  <c:v>32.778361129760718</c:v>
                </c:pt>
                <c:pt idx="131">
                  <c:v>32.550243330001805</c:v>
                </c:pt>
                <c:pt idx="132">
                  <c:v>32.316732698678955</c:v>
                </c:pt>
                <c:pt idx="133">
                  <c:v>32.078891408443404</c:v>
                </c:pt>
                <c:pt idx="134">
                  <c:v>31.837556219100939</c:v>
                </c:pt>
                <c:pt idx="135">
                  <c:v>31.593437522649733</c:v>
                </c:pt>
                <c:pt idx="136">
                  <c:v>31.347266203165052</c:v>
                </c:pt>
                <c:pt idx="137">
                  <c:v>31.09987902045248</c:v>
                </c:pt>
                <c:pt idx="138">
                  <c:v>30.852232271432829</c:v>
                </c:pt>
                <c:pt idx="139">
                  <c:v>30.605299329757678</c:v>
                </c:pt>
                <c:pt idx="140">
                  <c:v>30.359944278001784</c:v>
                </c:pt>
                <c:pt idx="141">
                  <c:v>30.116792124509765</c:v>
                </c:pt>
                <c:pt idx="142">
                  <c:v>29.876286864280669</c:v>
                </c:pt>
                <c:pt idx="143">
                  <c:v>29.638783693313545</c:v>
                </c:pt>
                <c:pt idx="144">
                  <c:v>29.404689037799827</c:v>
                </c:pt>
                <c:pt idx="145">
                  <c:v>29.174528861045811</c:v>
                </c:pt>
                <c:pt idx="146">
                  <c:v>28.94892475605009</c:v>
                </c:pt>
                <c:pt idx="147">
                  <c:v>28.728491485118866</c:v>
                </c:pt>
                <c:pt idx="148">
                  <c:v>28.513684996962532</c:v>
                </c:pt>
                <c:pt idx="149">
                  <c:v>28.304756319522806</c:v>
                </c:pt>
                <c:pt idx="150">
                  <c:v>28.101816451549521</c:v>
                </c:pt>
                <c:pt idx="151">
                  <c:v>27.904928576946233</c:v>
                </c:pt>
                <c:pt idx="152">
                  <c:v>27.71425150930877</c:v>
                </c:pt>
                <c:pt idx="153">
                  <c:v>27.530077260732625</c:v>
                </c:pt>
                <c:pt idx="154">
                  <c:v>27.352754196524586</c:v>
                </c:pt>
                <c:pt idx="155">
                  <c:v>27.182594820857044</c:v>
                </c:pt>
                <c:pt idx="156">
                  <c:v>27.019756239652601</c:v>
                </c:pt>
                <c:pt idx="157">
                  <c:v>26.864207714796056</c:v>
                </c:pt>
                <c:pt idx="158">
                  <c:v>26.715812632441473</c:v>
                </c:pt>
                <c:pt idx="159">
                  <c:v>26.574444624781556</c:v>
                </c:pt>
                <c:pt idx="160">
                  <c:v>26.44008661508558</c:v>
                </c:pt>
                <c:pt idx="161">
                  <c:v>26.312846186757039</c:v>
                </c:pt>
                <c:pt idx="162">
                  <c:v>26.192868492007246</c:v>
                </c:pt>
                <c:pt idx="163">
                  <c:v>26.08022183775897</c:v>
                </c:pt>
                <c:pt idx="164">
                  <c:v>25.974817425012546</c:v>
                </c:pt>
                <c:pt idx="165">
                  <c:v>25.876407641172374</c:v>
                </c:pt>
                <c:pt idx="166">
                  <c:v>25.784673151373863</c:v>
                </c:pt>
                <c:pt idx="167">
                  <c:v>25.699345850944518</c:v>
                </c:pt>
                <c:pt idx="168">
                  <c:v>25.620273756980886</c:v>
                </c:pt>
                <c:pt idx="169">
                  <c:v>25.547402223944658</c:v>
                </c:pt>
                <c:pt idx="170">
                  <c:v>25.480697098374314</c:v>
                </c:pt>
                <c:pt idx="171">
                  <c:v>25.420011520385717</c:v>
                </c:pt>
                <c:pt idx="172">
                  <c:v>25.365044939517961</c:v>
                </c:pt>
                <c:pt idx="173">
                  <c:v>25.315380683541246</c:v>
                </c:pt>
                <c:pt idx="174">
                  <c:v>25.270559388399121</c:v>
                </c:pt>
                <c:pt idx="175">
                  <c:v>25.23019853532309</c:v>
                </c:pt>
                <c:pt idx="176">
                  <c:v>25.194028311967841</c:v>
                </c:pt>
                <c:pt idx="177">
                  <c:v>25.161840382218333</c:v>
                </c:pt>
                <c:pt idx="178">
                  <c:v>25.13342811763281</c:v>
                </c:pt>
                <c:pt idx="179">
                  <c:v>25.10846535265442</c:v>
                </c:pt>
                <c:pt idx="180">
                  <c:v>25.086497846245745</c:v>
                </c:pt>
                <c:pt idx="181">
                  <c:v>25.067052572965586</c:v>
                </c:pt>
                <c:pt idx="182">
                  <c:v>25.049410602450351</c:v>
                </c:pt>
                <c:pt idx="183">
                  <c:v>25.033220154046976</c:v>
                </c:pt>
                <c:pt idx="184">
                  <c:v>25.018197754025454</c:v>
                </c:pt>
                <c:pt idx="185">
                  <c:v>25.00396259129046</c:v>
                </c:pt>
                <c:pt idx="186">
                  <c:v>24.99016459286209</c:v>
                </c:pt>
                <c:pt idx="187">
                  <c:v>24.976436609029715</c:v>
                </c:pt>
                <c:pt idx="188">
                  <c:v>24.962249261140823</c:v>
                </c:pt>
                <c:pt idx="189">
                  <c:v>24.947025355696638</c:v>
                </c:pt>
                <c:pt idx="190">
                  <c:v>24.930221852660132</c:v>
                </c:pt>
                <c:pt idx="191">
                  <c:v>24.911401587724683</c:v>
                </c:pt>
                <c:pt idx="192">
                  <c:v>24.890211072564121</c:v>
                </c:pt>
                <c:pt idx="193">
                  <c:v>24.866344633698429</c:v>
                </c:pt>
                <c:pt idx="194">
                  <c:v>24.839452198147761</c:v>
                </c:pt>
                <c:pt idx="195">
                  <c:v>24.809093186259226</c:v>
                </c:pt>
                <c:pt idx="196">
                  <c:v>24.774758711457206</c:v>
                </c:pt>
                <c:pt idx="197">
                  <c:v>24.735921102762198</c:v>
                </c:pt>
                <c:pt idx="198">
                  <c:v>24.69212270379062</c:v>
                </c:pt>
                <c:pt idx="199">
                  <c:v>24.643013441562626</c:v>
                </c:pt>
                <c:pt idx="200">
                  <c:v>24.588332042098042</c:v>
                </c:pt>
                <c:pt idx="201">
                  <c:v>24.52783943116663</c:v>
                </c:pt>
                <c:pt idx="202">
                  <c:v>24.461257258057586</c:v>
                </c:pt>
                <c:pt idx="203">
                  <c:v>24.388225203752484</c:v>
                </c:pt>
                <c:pt idx="204">
                  <c:v>24.3083539187908</c:v>
                </c:pt>
                <c:pt idx="205">
                  <c:v>24.221255761384949</c:v>
                </c:pt>
                <c:pt idx="206">
                  <c:v>24.126640427112545</c:v>
                </c:pt>
                <c:pt idx="207">
                  <c:v>24.024325194954823</c:v>
                </c:pt>
                <c:pt idx="208">
                  <c:v>23.914204189181277</c:v>
                </c:pt>
                <c:pt idx="209">
                  <c:v>23.796186903119072</c:v>
                </c:pt>
                <c:pt idx="210">
                  <c:v>23.670136722922269</c:v>
                </c:pt>
                <c:pt idx="211">
                  <c:v>23.535858973860702</c:v>
                </c:pt>
                <c:pt idx="212">
                  <c:v>23.393138489127121</c:v>
                </c:pt>
                <c:pt idx="213">
                  <c:v>23.241801086068133</c:v>
                </c:pt>
                <c:pt idx="214">
                  <c:v>23.081778457760802</c:v>
                </c:pt>
                <c:pt idx="215">
                  <c:v>22.913103049993481</c:v>
                </c:pt>
                <c:pt idx="216">
                  <c:v>22.735291591286614</c:v>
                </c:pt>
                <c:pt idx="217">
                  <c:v>22.549592390656453</c:v>
                </c:pt>
                <c:pt idx="218">
                  <c:v>22.355464115738865</c:v>
                </c:pt>
                <c:pt idx="219">
                  <c:v>22.152911889553049</c:v>
                </c:pt>
                <c:pt idx="220">
                  <c:v>21.941928881406749</c:v>
                </c:pt>
                <c:pt idx="221">
                  <c:v>21.722581690549799</c:v>
                </c:pt>
                <c:pt idx="222">
                  <c:v>21.495017176866494</c:v>
                </c:pt>
                <c:pt idx="223">
                  <c:v>21.259474414587018</c:v>
                </c:pt>
                <c:pt idx="224">
                  <c:v>21.016231754422169</c:v>
                </c:pt>
                <c:pt idx="225">
                  <c:v>20.765545347332914</c:v>
                </c:pt>
                <c:pt idx="226">
                  <c:v>20.507626944780341</c:v>
                </c:pt>
                <c:pt idx="227">
                  <c:v>20.242642191052418</c:v>
                </c:pt>
                <c:pt idx="228">
                  <c:v>19.970772099494919</c:v>
                </c:pt>
                <c:pt idx="229">
                  <c:v>19.692262575030277</c:v>
                </c:pt>
                <c:pt idx="230">
                  <c:v>19.407427829503987</c:v>
                </c:pt>
                <c:pt idx="231">
                  <c:v>19.116658920049623</c:v>
                </c:pt>
                <c:pt idx="232">
                  <c:v>18.820363980531663</c:v>
                </c:pt>
                <c:pt idx="233">
                  <c:v>18.518894791603056</c:v>
                </c:pt>
                <c:pt idx="234">
                  <c:v>18.212565565109241</c:v>
                </c:pt>
                <c:pt idx="235">
                  <c:v>17.901635867357228</c:v>
                </c:pt>
                <c:pt idx="236">
                  <c:v>17.586389172077148</c:v>
                </c:pt>
                <c:pt idx="237">
                  <c:v>17.267170429229683</c:v>
                </c:pt>
                <c:pt idx="238">
                  <c:v>16.944375818967796</c:v>
                </c:pt>
                <c:pt idx="239">
                  <c:v>16.618452751636465</c:v>
                </c:pt>
                <c:pt idx="240">
                  <c:v>16.289834976196282</c:v>
                </c:pt>
                <c:pt idx="241">
                  <c:v>15.958889642357816</c:v>
                </c:pt>
                <c:pt idx="242">
                  <c:v>15.625732871890062</c:v>
                </c:pt>
                <c:pt idx="243">
                  <c:v>15.291064810752868</c:v>
                </c:pt>
                <c:pt idx="244">
                  <c:v>14.954958888888337</c:v>
                </c:pt>
                <c:pt idx="245">
                  <c:v>14.617756640911047</c:v>
                </c:pt>
                <c:pt idx="246">
                  <c:v>14.279837170243228</c:v>
                </c:pt>
                <c:pt idx="247">
                  <c:v>13.941605195403078</c:v>
                </c:pt>
                <c:pt idx="248">
                  <c:v>13.603432135283919</c:v>
                </c:pt>
                <c:pt idx="249">
                  <c:v>13.265621955692712</c:v>
                </c:pt>
                <c:pt idx="250">
                  <c:v>12.928546929359413</c:v>
                </c:pt>
                <c:pt idx="251">
                  <c:v>12.592231817543489</c:v>
                </c:pt>
                <c:pt idx="252">
                  <c:v>12.256970340013478</c:v>
                </c:pt>
                <c:pt idx="253">
                  <c:v>11.923053655028292</c:v>
                </c:pt>
                <c:pt idx="254">
                  <c:v>11.590786582231472</c:v>
                </c:pt>
                <c:pt idx="255">
                  <c:v>11.260474795103031</c:v>
                </c:pt>
                <c:pt idx="256">
                  <c:v>10.932378713786566</c:v>
                </c:pt>
                <c:pt idx="257">
                  <c:v>10.606692159175839</c:v>
                </c:pt>
                <c:pt idx="258">
                  <c:v>10.283574798703148</c:v>
                </c:pt>
                <c:pt idx="259">
                  <c:v>9.9631623923778445</c:v>
                </c:pt>
                <c:pt idx="260">
                  <c:v>9.6456086307763762</c:v>
                </c:pt>
                <c:pt idx="261">
                  <c:v>9.3311013579368325</c:v>
                </c:pt>
                <c:pt idx="262">
                  <c:v>9.0198506176471245</c:v>
                </c:pt>
                <c:pt idx="263">
                  <c:v>8.712057061493395</c:v>
                </c:pt>
                <c:pt idx="264">
                  <c:v>8.4078752338886122</c:v>
                </c:pt>
                <c:pt idx="265">
                  <c:v>8.1074050337076145</c:v>
                </c:pt>
                <c:pt idx="266">
                  <c:v>7.8107079371809656</c:v>
                </c:pt>
                <c:pt idx="267">
                  <c:v>7.5178394436836129</c:v>
                </c:pt>
                <c:pt idx="268">
                  <c:v>7.2288866445421673</c:v>
                </c:pt>
                <c:pt idx="269">
                  <c:v>6.9439656615256764</c:v>
                </c:pt>
                <c:pt idx="270">
                  <c:v>6.663207131624171</c:v>
                </c:pt>
                <c:pt idx="271">
                  <c:v>6.386729738116216</c:v>
                </c:pt>
                <c:pt idx="272">
                  <c:v>6.1146043494343267</c:v>
                </c:pt>
                <c:pt idx="273">
                  <c:v>5.8475541651248886</c:v>
                </c:pt>
                <c:pt idx="274">
                  <c:v>5.5842501886188964</c:v>
                </c:pt>
                <c:pt idx="275">
                  <c:v>5.3252721749246117</c:v>
                </c:pt>
                <c:pt idx="276">
                  <c:v>5.0707204498350569</c:v>
                </c:pt>
                <c:pt idx="277">
                  <c:v>4.8206586241722107</c:v>
                </c:pt>
                <c:pt idx="278">
                  <c:v>4.5751622624695276</c:v>
                </c:pt>
                <c:pt idx="279">
                  <c:v>4.3342847295105411</c:v>
                </c:pt>
                <c:pt idx="280">
                  <c:v>4.0980422481894463</c:v>
                </c:pt>
                <c:pt idx="281">
                  <c:v>3.8664168879389744</c:v>
                </c:pt>
                <c:pt idx="282">
                  <c:v>3.6393719337880608</c:v>
                </c:pt>
                <c:pt idx="283">
                  <c:v>3.4168841186910841</c:v>
                </c:pt>
                <c:pt idx="284">
                  <c:v>3.198957711830734</c:v>
                </c:pt>
                <c:pt idx="285">
                  <c:v>2.9856206763535726</c:v>
                </c:pt>
                <c:pt idx="286">
                  <c:v>2.7769043907523132</c:v>
                </c:pt>
                <c:pt idx="287">
                  <c:v>2.5728161126375197</c:v>
                </c:pt>
                <c:pt idx="288">
                  <c:v>2.3733238231390685</c:v>
                </c:pt>
                <c:pt idx="289">
                  <c:v>2.1783686075359583</c:v>
                </c:pt>
                <c:pt idx="290">
                  <c:v>1.9878776762634462</c:v>
                </c:pt>
                <c:pt idx="291">
                  <c:v>1.8017948895692817</c:v>
                </c:pt>
                <c:pt idx="292">
                  <c:v>1.6200920708477451</c:v>
                </c:pt>
                <c:pt idx="293">
                  <c:v>1.4427585471421445</c:v>
                </c:pt>
                <c:pt idx="294">
                  <c:v>1.2697783090174153</c:v>
                </c:pt>
                <c:pt idx="295">
                  <c:v>1.101106530055401</c:v>
                </c:pt>
                <c:pt idx="296">
                  <c:v>0.93732691425830039</c:v>
                </c:pt>
                <c:pt idx="297">
                  <c:v>0.77736933762207527</c:v>
                </c:pt>
                <c:pt idx="298">
                  <c:v>0.62103469613939144</c:v>
                </c:pt>
                <c:pt idx="299">
                  <c:v>0.46862284652888742</c:v>
                </c:pt>
                <c:pt idx="300">
                  <c:v>0.32006281362846473</c:v>
                </c:pt>
                <c:pt idx="301">
                  <c:v>0.17529446866828924</c:v>
                </c:pt>
                <c:pt idx="302">
                  <c:v>3.424689985695295E-2</c:v>
                </c:pt>
                <c:pt idx="303">
                  <c:v>-0.10317341125337397</c:v>
                </c:pt>
                <c:pt idx="304">
                  <c:v>-0.23709002081304784</c:v>
                </c:pt>
                <c:pt idx="305">
                  <c:v>-0.36764088012278057</c:v>
                </c:pt>
                <c:pt idx="306">
                  <c:v>-0.49496567817404835</c:v>
                </c:pt>
                <c:pt idx="307">
                  <c:v>-0.61917984299361239</c:v>
                </c:pt>
                <c:pt idx="308">
                  <c:v>-0.74038001820444654</c:v>
                </c:pt>
                <c:pt idx="309">
                  <c:v>-0.85865820469334209</c:v>
                </c:pt>
                <c:pt idx="310">
                  <c:v>-0.97411584891378422</c:v>
                </c:pt>
                <c:pt idx="311">
                  <c:v>-1.0868732884526251</c:v>
                </c:pt>
                <c:pt idx="312">
                  <c:v>-1.1970688981935362</c:v>
                </c:pt>
                <c:pt idx="313">
                  <c:v>-1.3048579696565863</c:v>
                </c:pt>
                <c:pt idx="314">
                  <c:v>-1.4103811724111432</c:v>
                </c:pt>
                <c:pt idx="315">
                  <c:v>-1.513752493634819</c:v>
                </c:pt>
                <c:pt idx="316">
                  <c:v>-1.615068523585792</c:v>
                </c:pt>
                <c:pt idx="317">
                  <c:v>-1.714413044974205</c:v>
                </c:pt>
                <c:pt idx="318">
                  <c:v>-1.8118791259825198</c:v>
                </c:pt>
                <c:pt idx="319">
                  <c:v>-1.9075777653604693</c:v>
                </c:pt>
                <c:pt idx="320">
                  <c:v>-2.0016312751918979</c:v>
                </c:pt>
                <c:pt idx="321">
                  <c:v>-2.0939476545900106</c:v>
                </c:pt>
                <c:pt idx="322">
                  <c:v>-2.1849689774215197</c:v>
                </c:pt>
                <c:pt idx="323">
                  <c:v>-2.2747469007968872</c:v>
                </c:pt>
                <c:pt idx="324">
                  <c:v>-2.3629832223057714</c:v>
                </c:pt>
                <c:pt idx="325">
                  <c:v>-2.4501716729253515</c:v>
                </c:pt>
                <c:pt idx="326">
                  <c:v>-2.5362258017063111</c:v>
                </c:pt>
                <c:pt idx="327">
                  <c:v>-2.6211432605981781</c:v>
                </c:pt>
                <c:pt idx="328">
                  <c:v>-2.7047744147479493</c:v>
                </c:pt>
                <c:pt idx="329">
                  <c:v>-2.7875728648155889</c:v>
                </c:pt>
                <c:pt idx="330">
                  <c:v>-2.8694158717989895</c:v>
                </c:pt>
                <c:pt idx="331">
                  <c:v>-2.9502874262630927</c:v>
                </c:pt>
                <c:pt idx="332">
                  <c:v>-3.0301858205348249</c:v>
                </c:pt>
                <c:pt idx="333">
                  <c:v>-3.1091008085757443</c:v>
                </c:pt>
                <c:pt idx="334">
                  <c:v>-3.1870217174291597</c:v>
                </c:pt>
                <c:pt idx="335">
                  <c:v>-3.2639453452080458</c:v>
                </c:pt>
                <c:pt idx="336">
                  <c:v>-3.3398674227297254</c:v>
                </c:pt>
                <c:pt idx="337">
                  <c:v>-3.4147779174149022</c:v>
                </c:pt>
                <c:pt idx="338">
                  <c:v>-3.4886497199535347</c:v>
                </c:pt>
                <c:pt idx="339">
                  <c:v>-3.5614375770091975</c:v>
                </c:pt>
                <c:pt idx="340">
                  <c:v>-3.6330821469426136</c:v>
                </c:pt>
                <c:pt idx="341">
                  <c:v>-3.7035210996866184</c:v>
                </c:pt>
                <c:pt idx="342">
                  <c:v>-3.7726972281932811</c:v>
                </c:pt>
                <c:pt idx="343">
                  <c:v>-3.8404512919485558</c:v>
                </c:pt>
                <c:pt idx="344">
                  <c:v>-3.9067222416400909</c:v>
                </c:pt>
                <c:pt idx="345">
                  <c:v>-3.9717858664691397</c:v>
                </c:pt>
                <c:pt idx="346">
                  <c:v>-4.0353608272969668</c:v>
                </c:pt>
                <c:pt idx="347">
                  <c:v>-4.0973480790853474</c:v>
                </c:pt>
                <c:pt idx="348">
                  <c:v>-4.1576549805700775</c:v>
                </c:pt>
                <c:pt idx="349">
                  <c:v>-4.2162580512464025</c:v>
                </c:pt>
                <c:pt idx="350">
                  <c:v>-4.2730407424271055</c:v>
                </c:pt>
                <c:pt idx="351">
                  <c:v>-4.3278779670596093</c:v>
                </c:pt>
                <c:pt idx="352">
                  <c:v>-4.3806954413652379</c:v>
                </c:pt>
                <c:pt idx="353">
                  <c:v>-4.4315802566707116</c:v>
                </c:pt>
                <c:pt idx="354">
                  <c:v>-4.4803484112024297</c:v>
                </c:pt>
                <c:pt idx="355">
                  <c:v>-4.5261686950921982</c:v>
                </c:pt>
                <c:pt idx="356">
                  <c:v>-4.5696895971894218</c:v>
                </c:pt>
                <c:pt idx="357">
                  <c:v>-4.6114217117428735</c:v>
                </c:pt>
                <c:pt idx="358">
                  <c:v>-4.6507886990904801</c:v>
                </c:pt>
                <c:pt idx="359">
                  <c:v>-4.6875561811029858</c:v>
                </c:pt>
                <c:pt idx="360">
                  <c:v>-4.7216460317373246</c:v>
                </c:pt>
                <c:pt idx="361">
                  <c:v>-4.7531867533922156</c:v>
                </c:pt>
                <c:pt idx="362">
                  <c:v>-4.7819742791354631</c:v>
                </c:pt>
                <c:pt idx="363">
                  <c:v>-4.8070173047482969</c:v>
                </c:pt>
                <c:pt idx="364">
                  <c:v>-4.8290283568203449</c:v>
                </c:pt>
                <c:pt idx="365">
                  <c:v>-4.8488804832100838</c:v>
                </c:pt>
                <c:pt idx="366">
                  <c:v>-4.8658184655010697</c:v>
                </c:pt>
                <c:pt idx="367">
                  <c:v>-4.8796002410352228</c:v>
                </c:pt>
                <c:pt idx="368">
                  <c:v>-4.8901592105627048</c:v>
                </c:pt>
                <c:pt idx="369">
                  <c:v>-4.8975278198719003</c:v>
                </c:pt>
                <c:pt idx="370">
                  <c:v>-4.9015805549919591</c:v>
                </c:pt>
                <c:pt idx="371">
                  <c:v>-4.9022486820816988</c:v>
                </c:pt>
                <c:pt idx="372">
                  <c:v>-4.898402575403451</c:v>
                </c:pt>
                <c:pt idx="373">
                  <c:v>-4.8909016214311078</c:v>
                </c:pt>
                <c:pt idx="374">
                  <c:v>-4.8808340348303307</c:v>
                </c:pt>
                <c:pt idx="375">
                  <c:v>-4.8673160947859273</c:v>
                </c:pt>
                <c:pt idx="376">
                  <c:v>-4.8501279383897735</c:v>
                </c:pt>
                <c:pt idx="377">
                  <c:v>-4.8292183354496938</c:v>
                </c:pt>
                <c:pt idx="378">
                  <c:v>-4.8045394711196385</c:v>
                </c:pt>
                <c:pt idx="379">
                  <c:v>-4.7756627194583396</c:v>
                </c:pt>
                <c:pt idx="380">
                  <c:v>-4.7425274580717041</c:v>
                </c:pt>
                <c:pt idx="381">
                  <c:v>-4.7050658069550977</c:v>
                </c:pt>
                <c:pt idx="382">
                  <c:v>-4.6635343439876991</c:v>
                </c:pt>
                <c:pt idx="383">
                  <c:v>-4.6185064204037181</c:v>
                </c:pt>
                <c:pt idx="384">
                  <c:v>-4.5692485906183693</c:v>
                </c:pt>
                <c:pt idx="385">
                  <c:v>-4.5161186121404118</c:v>
                </c:pt>
                <c:pt idx="386">
                  <c:v>-4.4583753548562504</c:v>
                </c:pt>
                <c:pt idx="387">
                  <c:v>-4.3964726328849739</c:v>
                </c:pt>
                <c:pt idx="388">
                  <c:v>-4.3309321403503391</c:v>
                </c:pt>
                <c:pt idx="389">
                  <c:v>-4.2611553378403171</c:v>
                </c:pt>
                <c:pt idx="390">
                  <c:v>-4.1877010613679886</c:v>
                </c:pt>
                <c:pt idx="391">
                  <c:v>-4.1101210467517371</c:v>
                </c:pt>
                <c:pt idx="392">
                  <c:v>-4.0285339772701212</c:v>
                </c:pt>
                <c:pt idx="393">
                  <c:v>-3.9434073284268338</c:v>
                </c:pt>
                <c:pt idx="394">
                  <c:v>-3.8541720181703534</c:v>
                </c:pt>
                <c:pt idx="395">
                  <c:v>-3.7589841865003093</c:v>
                </c:pt>
                <c:pt idx="396">
                  <c:v>-3.659819611161943</c:v>
                </c:pt>
                <c:pt idx="397">
                  <c:v>-3.5566198043525175</c:v>
                </c:pt>
                <c:pt idx="398">
                  <c:v>-3.4496564995497465</c:v>
                </c:pt>
                <c:pt idx="399">
                  <c:v>-3.3387072723358839</c:v>
                </c:pt>
                <c:pt idx="400">
                  <c:v>-3.2242210272699543</c:v>
                </c:pt>
                <c:pt idx="401">
                  <c:v>-3.105777036398647</c:v>
                </c:pt>
                <c:pt idx="402">
                  <c:v>-2.9839764006435829</c:v>
                </c:pt>
                <c:pt idx="403">
                  <c:v>-2.8582118287682494</c:v>
                </c:pt>
                <c:pt idx="404">
                  <c:v>-2.7280822310596688</c:v>
                </c:pt>
                <c:pt idx="405">
                  <c:v>-2.5942907419055663</c:v>
                </c:pt>
                <c:pt idx="406">
                  <c:v>-2.4572194531559921</c:v>
                </c:pt>
                <c:pt idx="407">
                  <c:v>-2.3165759257972209</c:v>
                </c:pt>
                <c:pt idx="408">
                  <c:v>-2.1728993576019993</c:v>
                </c:pt>
                <c:pt idx="409">
                  <c:v>-2.0256578084081376</c:v>
                </c:pt>
                <c:pt idx="410">
                  <c:v>-1.875269231200213</c:v>
                </c:pt>
                <c:pt idx="411">
                  <c:v>-1.7213019048795068</c:v>
                </c:pt>
                <c:pt idx="412">
                  <c:v>-1.5641477404162265</c:v>
                </c:pt>
                <c:pt idx="413">
                  <c:v>-1.4043151974678001</c:v>
                </c:pt>
                <c:pt idx="414">
                  <c:v>-1.241335519775747</c:v>
                </c:pt>
                <c:pt idx="415">
                  <c:v>-1.0755803396925316</c:v>
                </c:pt>
                <c:pt idx="416">
                  <c:v>-0.90664974153041777</c:v>
                </c:pt>
                <c:pt idx="417">
                  <c:v>-0.73500453019514234</c:v>
                </c:pt>
                <c:pt idx="418">
                  <c:v>-0.56104462137445799</c:v>
                </c:pt>
                <c:pt idx="419">
                  <c:v>-0.38447808302007591</c:v>
                </c:pt>
                <c:pt idx="420">
                  <c:v>-0.2057274041231717</c:v>
                </c:pt>
                <c:pt idx="421">
                  <c:v>-2.4604025224107266E-2</c:v>
                </c:pt>
                <c:pt idx="422">
                  <c:v>0.15880893969442644</c:v>
                </c:pt>
                <c:pt idx="423">
                  <c:v>0.34448619405738967</c:v>
                </c:pt>
                <c:pt idx="424">
                  <c:v>0.53230507057160137</c:v>
                </c:pt>
                <c:pt idx="425">
                  <c:v>0.72186926901340198</c:v>
                </c:pt>
                <c:pt idx="426">
                  <c:v>0.91333175953477552</c:v>
                </c:pt>
                <c:pt idx="427">
                  <c:v>1.1068039678037112</c:v>
                </c:pt>
                <c:pt idx="428">
                  <c:v>1.3019375285133719</c:v>
                </c:pt>
                <c:pt idx="429">
                  <c:v>1.4986501531675409</c:v>
                </c:pt>
                <c:pt idx="430">
                  <c:v>1.6972971444949492</c:v>
                </c:pt>
                <c:pt idx="431">
                  <c:v>1.8973481632769107</c:v>
                </c:pt>
                <c:pt idx="432">
                  <c:v>2.0986646745353927</c:v>
                </c:pt>
                <c:pt idx="433">
                  <c:v>2.3013185072690199</c:v>
                </c:pt>
                <c:pt idx="434">
                  <c:v>2.5051534093916392</c:v>
                </c:pt>
                <c:pt idx="435">
                  <c:v>2.71005475334823</c:v>
                </c:pt>
                <c:pt idx="436">
                  <c:v>2.9159918010234813</c:v>
                </c:pt>
                <c:pt idx="437">
                  <c:v>3.1228360500186674</c:v>
                </c:pt>
                <c:pt idx="438">
                  <c:v>3.330590061843393</c:v>
                </c:pt>
                <c:pt idx="439">
                  <c:v>3.5391012132167812</c:v>
                </c:pt>
                <c:pt idx="440">
                  <c:v>3.7484320476651152</c:v>
                </c:pt>
                <c:pt idx="441">
                  <c:v>3.9584297284483898</c:v>
                </c:pt>
                <c:pt idx="442">
                  <c:v>4.16913780122995</c:v>
                </c:pt>
                <c:pt idx="443">
                  <c:v>4.3804700285196301</c:v>
                </c:pt>
                <c:pt idx="444">
                  <c:v>4.5922996155917613</c:v>
                </c:pt>
                <c:pt idx="445">
                  <c:v>4.8046444930136198</c:v>
                </c:pt>
                <c:pt idx="446">
                  <c:v>5.0174594074487651</c:v>
                </c:pt>
                <c:pt idx="447">
                  <c:v>5.2306547060608821</c:v>
                </c:pt>
                <c:pt idx="448">
                  <c:v>5.4441872701048819</c:v>
                </c:pt>
                <c:pt idx="449">
                  <c:v>5.6580566726624957</c:v>
                </c:pt>
                <c:pt idx="450">
                  <c:v>5.8721719801425873</c:v>
                </c:pt>
                <c:pt idx="451">
                  <c:v>6.0864755585789263</c:v>
                </c:pt>
                <c:pt idx="452">
                  <c:v>6.3009520389139588</c:v>
                </c:pt>
                <c:pt idx="453">
                  <c:v>6.5155518986284733</c:v>
                </c:pt>
                <c:pt idx="454">
                  <c:v>6.7302614763378923</c:v>
                </c:pt>
                <c:pt idx="455">
                  <c:v>6.9450402148067765</c:v>
                </c:pt>
                <c:pt idx="456">
                  <c:v>7.1598663412034176</c:v>
                </c:pt>
                <c:pt idx="457">
                  <c:v>7.3747125327586618</c:v>
                </c:pt>
                <c:pt idx="458">
                  <c:v>7.5895386591553589</c:v>
                </c:pt>
                <c:pt idx="459">
                  <c:v>7.8043306320905304</c:v>
                </c:pt>
                <c:pt idx="460">
                  <c:v>8.0190560057759246</c:v>
                </c:pt>
                <c:pt idx="461">
                  <c:v>8.2337122187017968</c:v>
                </c:pt>
                <c:pt idx="462">
                  <c:v>8.4482728019356301</c:v>
                </c:pt>
                <c:pt idx="463">
                  <c:v>8.6627326324581624</c:v>
                </c:pt>
                <c:pt idx="464">
                  <c:v>8.8770780488848118</c:v>
                </c:pt>
                <c:pt idx="465">
                  <c:v>9.0912902668118001</c:v>
                </c:pt>
                <c:pt idx="466">
                  <c:v>9.3053539171814919</c:v>
                </c:pt>
                <c:pt idx="467">
                  <c:v>9.5192604616284076</c:v>
                </c:pt>
                <c:pt idx="468">
                  <c:v>9.7330030694603469</c:v>
                </c:pt>
                <c:pt idx="469">
                  <c:v>9.9465159952640025</c:v>
                </c:pt>
                <c:pt idx="470">
                  <c:v>10.159834246337365</c:v>
                </c:pt>
                <c:pt idx="471">
                  <c:v>10.373003076016854</c:v>
                </c:pt>
                <c:pt idx="472">
                  <c:v>10.585975523293003</c:v>
                </c:pt>
                <c:pt idx="473">
                  <c:v>10.798788303136801</c:v>
                </c:pt>
                <c:pt idx="474">
                  <c:v>11.011419215798361</c:v>
                </c:pt>
                <c:pt idx="475">
                  <c:v>11.223501111566989</c:v>
                </c:pt>
              </c:numCache>
            </c:numRef>
          </c:yVal>
          <c:smooth val="1"/>
          <c:extLst>
            <c:ext xmlns:c16="http://schemas.microsoft.com/office/drawing/2014/chart" uri="{C3380CC4-5D6E-409C-BE32-E72D297353CC}">
              <c16:uniqueId val="{0000001C-4789-45DC-97F7-B59DC835213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Лист1!$AE$2:$AE$477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D-4789-45DC-97F7-B59DC835213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Лист1!$AF$2:$AF$477</c:f>
              <c:numCache>
                <c:formatCode>0.00</c:formatCode>
                <c:ptCount val="476"/>
                <c:pt idx="0">
                  <c:v>20.81907065212723</c:v>
                </c:pt>
                <c:pt idx="1">
                  <c:v>20.924948090314857</c:v>
                </c:pt>
                <c:pt idx="2">
                  <c:v>21.032642492651931</c:v>
                </c:pt>
                <c:pt idx="3">
                  <c:v>20.088577634096101</c:v>
                </c:pt>
                <c:pt idx="4">
                  <c:v>19.955232274532303</c:v>
                </c:pt>
                <c:pt idx="5">
                  <c:v>19.781143543124163</c:v>
                </c:pt>
                <c:pt idx="6">
                  <c:v>19.568304294347737</c:v>
                </c:pt>
                <c:pt idx="7">
                  <c:v>19.321849501132938</c:v>
                </c:pt>
                <c:pt idx="8">
                  <c:v>19.042448571324311</c:v>
                </c:pt>
                <c:pt idx="9">
                  <c:v>18.732249757647466</c:v>
                </c:pt>
                <c:pt idx="10">
                  <c:v>18.395300245284993</c:v>
                </c:pt>
                <c:pt idx="11">
                  <c:v>18.032182350754702</c:v>
                </c:pt>
                <c:pt idx="12">
                  <c:v>17.644776222109776</c:v>
                </c:pt>
                <c:pt idx="13">
                  <c:v>17.235194250941255</c:v>
                </c:pt>
                <c:pt idx="14">
                  <c:v>16.806351435184446</c:v>
                </c:pt>
                <c:pt idx="15">
                  <c:v>16.361668244004218</c:v>
                </c:pt>
                <c:pt idx="16">
                  <c:v>15.904049429297405</c:v>
                </c:pt>
                <c:pt idx="17">
                  <c:v>15.435523706674537</c:v>
                </c:pt>
                <c:pt idx="18">
                  <c:v>14.957568213343572</c:v>
                </c:pt>
                <c:pt idx="19">
                  <c:v>14.471970883011817</c:v>
                </c:pt>
                <c:pt idx="20">
                  <c:v>13.981782473623703</c:v>
                </c:pt>
                <c:pt idx="21">
                  <c:v>13.490040081739373</c:v>
                </c:pt>
                <c:pt idx="22">
                  <c:v>12.999197633564455</c:v>
                </c:pt>
                <c:pt idx="23">
                  <c:v>12.512405785918217</c:v>
                </c:pt>
                <c:pt idx="24">
                  <c:v>12.032825441658465</c:v>
                </c:pt>
                <c:pt idx="25">
                  <c:v>11.563180339336373</c:v>
                </c:pt>
                <c:pt idx="26">
                  <c:v>11.105243043601497</c:v>
                </c:pt>
                <c:pt idx="27">
                  <c:v>10.660701589286303</c:v>
                </c:pt>
                <c:pt idx="28">
                  <c:v>10.23118082731958</c:v>
                </c:pt>
                <c:pt idx="29">
                  <c:v>9.8189741626381366</c:v>
                </c:pt>
                <c:pt idx="30">
                  <c:v>9.4258259832858489</c:v>
                </c:pt>
                <c:pt idx="31">
                  <c:v>9.0541424006223608</c:v>
                </c:pt>
                <c:pt idx="32">
                  <c:v>8.7059529840946084</c:v>
                </c:pt>
                <c:pt idx="33">
                  <c:v>8.382738286256771</c:v>
                </c:pt>
                <c:pt idx="34">
                  <c:v>8.0853922739624711</c:v>
                </c:pt>
                <c:pt idx="35">
                  <c:v>7.814459694921954</c:v>
                </c:pt>
                <c:pt idx="36">
                  <c:v>7.5705040812491955</c:v>
                </c:pt>
                <c:pt idx="37">
                  <c:v>7.3543604850768851</c:v>
                </c:pt>
                <c:pt idx="38">
                  <c:v>7.1670287489890949</c:v>
                </c:pt>
                <c:pt idx="39">
                  <c:v>7.0095672033726615</c:v>
                </c:pt>
                <c:pt idx="40">
                  <c:v>6.8826999016106063</c:v>
                </c:pt>
                <c:pt idx="41">
                  <c:v>6.7866193838417059</c:v>
                </c:pt>
                <c:pt idx="42">
                  <c:v>6.7210319302975892</c:v>
                </c:pt>
                <c:pt idx="43">
                  <c:v>6.6854286544024744</c:v>
                </c:pt>
                <c:pt idx="44">
                  <c:v>6.6794240489601728</c:v>
                </c:pt>
                <c:pt idx="45">
                  <c:v>6.7029327303170687</c:v>
                </c:pt>
                <c:pt idx="46">
                  <c:v>6.7560994237661172</c:v>
                </c:pt>
                <c:pt idx="47">
                  <c:v>6.8390265896916151</c:v>
                </c:pt>
                <c:pt idx="48">
                  <c:v>6.9514721654355194</c:v>
                </c:pt>
                <c:pt idx="49">
                  <c:v>7.0927287474274214</c:v>
                </c:pt>
                <c:pt idx="50">
                  <c:v>7.2617482513189042</c:v>
                </c:pt>
                <c:pt idx="51">
                  <c:v>7.4574356317519772</c:v>
                </c:pt>
                <c:pt idx="52">
                  <c:v>7.6789430290460157</c:v>
                </c:pt>
                <c:pt idx="53">
                  <c:v>7.925762410461874</c:v>
                </c:pt>
                <c:pt idx="54">
                  <c:v>8.1975863948464358</c:v>
                </c:pt>
                <c:pt idx="55">
                  <c:v>8.4940196558832728</c:v>
                </c:pt>
                <c:pt idx="56">
                  <c:v>8.8143424093723297</c:v>
                </c:pt>
                <c:pt idx="57">
                  <c:v>9.1574643060564753</c:v>
                </c:pt>
                <c:pt idx="58">
                  <c:v>9.5220917835831465</c:v>
                </c:pt>
                <c:pt idx="59">
                  <c:v>9.9070217862724981</c:v>
                </c:pt>
                <c:pt idx="60">
                  <c:v>10.311376570165118</c:v>
                </c:pt>
                <c:pt idx="61">
                  <c:v>10.734599433839291</c:v>
                </c:pt>
                <c:pt idx="62">
                  <c:v>11.176273705065224</c:v>
                </c:pt>
                <c:pt idx="63">
                  <c:v>11.635852928459625</c:v>
                </c:pt>
                <c:pt idx="64">
                  <c:v>12.112476436793758</c:v>
                </c:pt>
                <c:pt idx="65">
                  <c:v>12.60499496608967</c:v>
                </c:pt>
                <c:pt idx="66">
                  <c:v>13.112158499658051</c:v>
                </c:pt>
                <c:pt idx="67">
                  <c:v>13.632892057299568</c:v>
                </c:pt>
                <c:pt idx="68">
                  <c:v>14.166442555189104</c:v>
                </c:pt>
                <c:pt idx="69">
                  <c:v>14.71231049895283</c:v>
                </c:pt>
                <c:pt idx="70">
                  <c:v>15.2700484782457</c:v>
                </c:pt>
                <c:pt idx="71">
                  <c:v>15.839000746607745</c:v>
                </c:pt>
                <c:pt idx="72">
                  <c:v>16.418211007118195</c:v>
                </c:pt>
                <c:pt idx="73">
                  <c:v>17.006465104222261</c:v>
                </c:pt>
                <c:pt idx="74">
                  <c:v>17.602516436576789</c:v>
                </c:pt>
                <c:pt idx="75">
                  <c:v>18.205366015434223</c:v>
                </c:pt>
                <c:pt idx="76">
                  <c:v>18.814084866642897</c:v>
                </c:pt>
                <c:pt idx="77">
                  <c:v>19.428116288781148</c:v>
                </c:pt>
                <c:pt idx="78">
                  <c:v>20.046780627965894</c:v>
                </c:pt>
                <c:pt idx="79">
                  <c:v>20.669133540987957</c:v>
                </c:pt>
                <c:pt idx="80">
                  <c:v>21.293926718831017</c:v>
                </c:pt>
                <c:pt idx="81">
                  <c:v>21.919710347056373</c:v>
                </c:pt>
                <c:pt idx="82">
                  <c:v>22.545053395628884</c:v>
                </c:pt>
                <c:pt idx="83">
                  <c:v>23.168721216916985</c:v>
                </c:pt>
                <c:pt idx="84">
                  <c:v>23.789697745442385</c:v>
                </c:pt>
                <c:pt idx="85">
                  <c:v>24.40704888403415</c:v>
                </c:pt>
                <c:pt idx="86">
                  <c:v>25.019724413752517</c:v>
                </c:pt>
                <c:pt idx="87">
                  <c:v>25.626402595639192</c:v>
                </c:pt>
                <c:pt idx="88">
                  <c:v>26.225515785813325</c:v>
                </c:pt>
                <c:pt idx="89">
                  <c:v>26.81537851095197</c:v>
                </c:pt>
                <c:pt idx="90">
                  <c:v>27.394236990809414</c:v>
                </c:pt>
                <c:pt idx="91">
                  <c:v>27.961076867580363</c:v>
                </c:pt>
                <c:pt idx="92">
                  <c:v>28.514608848094884</c:v>
                </c:pt>
                <c:pt idx="93">
                  <c:v>29.053769052028642</c:v>
                </c:pt>
                <c:pt idx="94">
                  <c:v>29.57738943099973</c:v>
                </c:pt>
                <c:pt idx="95">
                  <c:v>30.084093600511537</c:v>
                </c:pt>
                <c:pt idx="96">
                  <c:v>30.572375392913791</c:v>
                </c:pt>
                <c:pt idx="97">
                  <c:v>31.040749132633209</c:v>
                </c:pt>
                <c:pt idx="98">
                  <c:v>31.487947726249686</c:v>
                </c:pt>
                <c:pt idx="99">
                  <c:v>31.913004630804043</c:v>
                </c:pt>
                <c:pt idx="100">
                  <c:v>32.315182131528843</c:v>
                </c:pt>
                <c:pt idx="101">
                  <c:v>32.69384497404095</c:v>
                </c:pt>
                <c:pt idx="102">
                  <c:v>33.048289597034419</c:v>
                </c:pt>
                <c:pt idx="103">
                  <c:v>33.377703148126557</c:v>
                </c:pt>
                <c:pt idx="104">
                  <c:v>33.68124203681942</c:v>
                </c:pt>
                <c:pt idx="105">
                  <c:v>33.958223193883896</c:v>
                </c:pt>
                <c:pt idx="106">
                  <c:v>34.208257269859274</c:v>
                </c:pt>
                <c:pt idx="107">
                  <c:v>34.431272542476648</c:v>
                </c:pt>
                <c:pt idx="108">
                  <c:v>34.627453440427757</c:v>
                </c:pt>
                <c:pt idx="109">
                  <c:v>34.797032207250595</c:v>
                </c:pt>
                <c:pt idx="110">
                  <c:v>34.9401898562908</c:v>
                </c:pt>
                <c:pt idx="111">
                  <c:v>35.057039093971213</c:v>
                </c:pt>
                <c:pt idx="112">
                  <c:v>35.147719949483864</c:v>
                </c:pt>
                <c:pt idx="113">
                  <c:v>35.212570542097076</c:v>
                </c:pt>
                <c:pt idx="114">
                  <c:v>35.252215880155511</c:v>
                </c:pt>
                <c:pt idx="115">
                  <c:v>35.267543953657096</c:v>
                </c:pt>
                <c:pt idx="116">
                  <c:v>35.259606689214657</c:v>
                </c:pt>
                <c:pt idx="117">
                  <c:v>35.229445767402623</c:v>
                </c:pt>
                <c:pt idx="118">
                  <c:v>35.177956008911096</c:v>
                </c:pt>
                <c:pt idx="119">
                  <c:v>35.105967342853496</c:v>
                </c:pt>
                <c:pt idx="120">
                  <c:v>35.014319944381704</c:v>
                </c:pt>
                <c:pt idx="121">
                  <c:v>34.904014509916287</c:v>
                </c:pt>
                <c:pt idx="122">
                  <c:v>34.776260071992866</c:v>
                </c:pt>
                <c:pt idx="123">
                  <c:v>34.632439845800377</c:v>
                </c:pt>
                <c:pt idx="124">
                  <c:v>34.473978030681579</c:v>
                </c:pt>
                <c:pt idx="125">
                  <c:v>34.302169042825668</c:v>
                </c:pt>
                <c:pt idx="126">
                  <c:v>34.117856472730587</c:v>
                </c:pt>
                <c:pt idx="127">
                  <c:v>33.922560149431199</c:v>
                </c:pt>
                <c:pt idx="128">
                  <c:v>33.716976803541151</c:v>
                </c:pt>
                <c:pt idx="129">
                  <c:v>33.501980763673743</c:v>
                </c:pt>
                <c:pt idx="130">
                  <c:v>33.279289948940225</c:v>
                </c:pt>
                <c:pt idx="131">
                  <c:v>33.049966531991934</c:v>
                </c:pt>
                <c:pt idx="132">
                  <c:v>32.815257114171928</c:v>
                </c:pt>
                <c:pt idx="133">
                  <c:v>32.576217037439328</c:v>
                </c:pt>
                <c:pt idx="134">
                  <c:v>32.333689892292014</c:v>
                </c:pt>
                <c:pt idx="135">
                  <c:v>32.088413393497426</c:v>
                </c:pt>
                <c:pt idx="136">
                  <c:v>31.841125255823108</c:v>
                </c:pt>
                <c:pt idx="137">
                  <c:v>31.592662239074674</c:v>
                </c:pt>
                <c:pt idx="138">
                  <c:v>31.343966978788323</c:v>
                </c:pt>
                <c:pt idx="139">
                  <c:v>31.096012848615612</c:v>
                </c:pt>
                <c:pt idx="140">
                  <c:v>30.849636608362172</c:v>
                </c:pt>
                <c:pt idx="141">
                  <c:v>30.605480343103387</c:v>
                </c:pt>
                <c:pt idx="142">
                  <c:v>30.363998293876627</c:v>
                </c:pt>
                <c:pt idx="143">
                  <c:v>30.125555902719469</c:v>
                </c:pt>
                <c:pt idx="144">
                  <c:v>29.890569841861712</c:v>
                </c:pt>
                <c:pt idx="145">
                  <c:v>29.659566074609749</c:v>
                </c:pt>
                <c:pt idx="146">
                  <c:v>29.433152532577502</c:v>
                </c:pt>
                <c:pt idx="147">
                  <c:v>29.211926901340483</c:v>
                </c:pt>
                <c:pt idx="148">
                  <c:v>28.99634342193599</c:v>
                </c:pt>
                <c:pt idx="149">
                  <c:v>28.786668491363525</c:v>
                </c:pt>
                <c:pt idx="150">
                  <c:v>28.583023354411111</c:v>
                </c:pt>
                <c:pt idx="151">
                  <c:v>28.385484856367064</c:v>
                </c:pt>
                <c:pt idx="152">
                  <c:v>28.194218641519527</c:v>
                </c:pt>
                <c:pt idx="153">
                  <c:v>28.009504768252341</c:v>
                </c:pt>
                <c:pt idx="154">
                  <c:v>27.831693309545475</c:v>
                </c:pt>
                <c:pt idx="155">
                  <c:v>27.661084815859777</c:v>
                </c:pt>
                <c:pt idx="156">
                  <c:v>27.497831270098651</c:v>
                </c:pt>
                <c:pt idx="157">
                  <c:v>27.341919010877572</c:v>
                </c:pt>
                <c:pt idx="158">
                  <c:v>27.193226793408346</c:v>
                </c:pt>
                <c:pt idx="159">
                  <c:v>27.051635080575938</c:v>
                </c:pt>
                <c:pt idx="160">
                  <c:v>26.917133626341819</c:v>
                </c:pt>
                <c:pt idx="161">
                  <c:v>26.789821475744237</c:v>
                </c:pt>
                <c:pt idx="162">
                  <c:v>26.669830119609809</c:v>
                </c:pt>
                <c:pt idx="163">
                  <c:v>26.557226157188374</c:v>
                </c:pt>
                <c:pt idx="164">
                  <c:v>26.451919081807095</c:v>
                </c:pt>
                <c:pt idx="165">
                  <c:v>26.353668111562691</c:v>
                </c:pt>
                <c:pt idx="166">
                  <c:v>26.262169280648195</c:v>
                </c:pt>
                <c:pt idx="167">
                  <c:v>26.177154484391178</c:v>
                </c:pt>
                <c:pt idx="168">
                  <c:v>26.098470032215076</c:v>
                </c:pt>
                <c:pt idx="169">
                  <c:v>26.026052740216212</c:v>
                </c:pt>
                <c:pt idx="170">
                  <c:v>25.959849670529334</c:v>
                </c:pt>
                <c:pt idx="171">
                  <c:v>25.899702009558666</c:v>
                </c:pt>
                <c:pt idx="172">
                  <c:v>25.845316037535618</c:v>
                </c:pt>
                <c:pt idx="173">
                  <c:v>25.796269959211301</c:v>
                </c:pt>
                <c:pt idx="174">
                  <c:v>25.75211807191366</c:v>
                </c:pt>
                <c:pt idx="175">
                  <c:v>25.712474441528283</c:v>
                </c:pt>
                <c:pt idx="176">
                  <c:v>25.677052178978879</c:v>
                </c:pt>
                <c:pt idx="177">
                  <c:v>25.645639532804488</c:v>
                </c:pt>
                <c:pt idx="178">
                  <c:v>25.618002551794017</c:v>
                </c:pt>
                <c:pt idx="179">
                  <c:v>25.593811655044529</c:v>
                </c:pt>
                <c:pt idx="180">
                  <c:v>25.572610893845543</c:v>
                </c:pt>
                <c:pt idx="181">
                  <c:v>25.553932365775072</c:v>
                </c:pt>
                <c:pt idx="182">
                  <c:v>25.537053725123368</c:v>
                </c:pt>
                <c:pt idx="183">
                  <c:v>25.521624898910478</c:v>
                </c:pt>
                <c:pt idx="184">
                  <c:v>25.507345336675591</c:v>
                </c:pt>
                <c:pt idx="185">
                  <c:v>25.493822273611979</c:v>
                </c:pt>
                <c:pt idx="186">
                  <c:v>25.480698806047421</c:v>
                </c:pt>
                <c:pt idx="187">
                  <c:v>25.467597538232752</c:v>
                </c:pt>
                <c:pt idx="188">
                  <c:v>25.453994214534731</c:v>
                </c:pt>
                <c:pt idx="189">
                  <c:v>25.439320179820058</c:v>
                </c:pt>
                <c:pt idx="190">
                  <c:v>25.423037517070746</c:v>
                </c:pt>
                <c:pt idx="191">
                  <c:v>25.404702231287917</c:v>
                </c:pt>
                <c:pt idx="192">
                  <c:v>25.383957418799344</c:v>
                </c:pt>
                <c:pt idx="193">
                  <c:v>25.360488867759653</c:v>
                </c:pt>
                <c:pt idx="194">
                  <c:v>25.333941382169677</c:v>
                </c:pt>
                <c:pt idx="195">
                  <c:v>25.303881213068951</c:v>
                </c:pt>
                <c:pt idx="196">
                  <c:v>25.269802889227847</c:v>
                </c:pt>
                <c:pt idx="197">
                  <c:v>25.231192401051491</c:v>
                </c:pt>
                <c:pt idx="198">
                  <c:v>25.187597215175625</c:v>
                </c:pt>
                <c:pt idx="199">
                  <c:v>25.138668966293288</c:v>
                </c:pt>
                <c:pt idx="200">
                  <c:v>25.084142965078314</c:v>
                </c:pt>
                <c:pt idx="201">
                  <c:v>25.023771598935099</c:v>
                </c:pt>
                <c:pt idx="202">
                  <c:v>24.957279932498885</c:v>
                </c:pt>
                <c:pt idx="203">
                  <c:v>24.884312769770567</c:v>
                </c:pt>
                <c:pt idx="204">
                  <c:v>24.804489299654929</c:v>
                </c:pt>
                <c:pt idx="205">
                  <c:v>24.717433834075912</c:v>
                </c:pt>
                <c:pt idx="206">
                  <c:v>24.622856068611139</c:v>
                </c:pt>
                <c:pt idx="207">
                  <c:v>24.520571574568727</c:v>
                </c:pt>
                <c:pt idx="208">
                  <c:v>24.410471060872073</c:v>
                </c:pt>
                <c:pt idx="209">
                  <c:v>24.292460605502129</c:v>
                </c:pt>
                <c:pt idx="210">
                  <c:v>24.166400179266908</c:v>
                </c:pt>
                <c:pt idx="211">
                  <c:v>24.032096815109238</c:v>
                </c:pt>
                <c:pt idx="212">
                  <c:v>23.889347299933398</c:v>
                </c:pt>
                <c:pt idx="213">
                  <c:v>23.737979158759096</c:v>
                </c:pt>
                <c:pt idx="214">
                  <c:v>23.577924084663344</c:v>
                </c:pt>
                <c:pt idx="215">
                  <c:v>23.409207692742296</c:v>
                </c:pt>
                <c:pt idx="216">
                  <c:v>23.231338173150959</c:v>
                </c:pt>
                <c:pt idx="217">
                  <c:v>23.045563834905604</c:v>
                </c:pt>
                <c:pt idx="218">
                  <c:v>22.851339930295921</c:v>
                </c:pt>
                <c:pt idx="219">
                  <c:v>22.648668166995016</c:v>
                </c:pt>
                <c:pt idx="220">
                  <c:v>22.437560498714419</c:v>
                </c:pt>
                <c:pt idx="221">
                  <c:v>22.218074986338589</c:v>
                </c:pt>
                <c:pt idx="222">
                  <c:v>21.990360197424888</c:v>
                </c:pt>
                <c:pt idx="223">
                  <c:v>21.754650083184217</c:v>
                </c:pt>
                <c:pt idx="224">
                  <c:v>21.511216163635233</c:v>
                </c:pt>
                <c:pt idx="225">
                  <c:v>21.260312882065751</c:v>
                </c:pt>
                <c:pt idx="226">
                  <c:v>21.002151989936785</c:v>
                </c:pt>
                <c:pt idx="227">
                  <c:v>20.736902546882579</c:v>
                </c:pt>
                <c:pt idx="228">
                  <c:v>20.46476093530654</c:v>
                </c:pt>
                <c:pt idx="229">
                  <c:v>20.185966229438776</c:v>
                </c:pt>
                <c:pt idx="230">
                  <c:v>19.900839471816997</c:v>
                </c:pt>
                <c:pt idx="231">
                  <c:v>19.609766596555669</c:v>
                </c:pt>
                <c:pt idx="232">
                  <c:v>19.313147199153853</c:v>
                </c:pt>
                <c:pt idx="233">
                  <c:v>19.011341598629926</c:v>
                </c:pt>
                <c:pt idx="234">
                  <c:v>18.704662299156151</c:v>
                </c:pt>
                <c:pt idx="235">
                  <c:v>18.393385943770401</c:v>
                </c:pt>
                <c:pt idx="236">
                  <c:v>18.077792590856518</c:v>
                </c:pt>
                <c:pt idx="237">
                  <c:v>17.758235728740686</c:v>
                </c:pt>
                <c:pt idx="238">
                  <c:v>17.435113245248782</c:v>
                </c:pt>
                <c:pt idx="239">
                  <c:v>17.108865720033599</c:v>
                </c:pt>
                <c:pt idx="240">
                  <c:v>16.77992690205572</c:v>
                </c:pt>
                <c:pt idx="241">
                  <c:v>16.448667356371875</c:v>
                </c:pt>
                <c:pt idx="242">
                  <c:v>16.115206620097158</c:v>
                </c:pt>
                <c:pt idx="243">
                  <c:v>15.780255085229845</c:v>
                </c:pt>
                <c:pt idx="244">
                  <c:v>15.443887889385188</c:v>
                </c:pt>
                <c:pt idx="245">
                  <c:v>15.106446567177722</c:v>
                </c:pt>
                <c:pt idx="246">
                  <c:v>14.768311929702717</c:v>
                </c:pt>
                <c:pt idx="247">
                  <c:v>14.429881864786122</c:v>
                </c:pt>
                <c:pt idx="248">
                  <c:v>14.091525229811616</c:v>
                </c:pt>
                <c:pt idx="249">
                  <c:v>13.753550259768963</c:v>
                </c:pt>
                <c:pt idx="250">
                  <c:v>13.416333496570573</c:v>
                </c:pt>
                <c:pt idx="251">
                  <c:v>13.079899701476085</c:v>
                </c:pt>
                <c:pt idx="252">
                  <c:v>12.744545155763612</c:v>
                </c:pt>
                <c:pt idx="253">
                  <c:v>12.410560163855545</c:v>
                </c:pt>
                <c:pt idx="254">
                  <c:v>12.078247837722254</c:v>
                </c:pt>
                <c:pt idx="255">
                  <c:v>11.747905312478501</c:v>
                </c:pt>
                <c:pt idx="256">
                  <c:v>11.419793008267824</c:v>
                </c:pt>
                <c:pt idx="257">
                  <c:v>11.094103892147523</c:v>
                </c:pt>
                <c:pt idx="258">
                  <c:v>10.771001046895933</c:v>
                </c:pt>
                <c:pt idx="259">
                  <c:v>10.450621940195518</c:v>
                </c:pt>
                <c:pt idx="260">
                  <c:v>10.133123677968939</c:v>
                </c:pt>
                <c:pt idx="261">
                  <c:v>9.8186881273984348</c:v>
                </c:pt>
                <c:pt idx="262">
                  <c:v>9.5075227707624048</c:v>
                </c:pt>
                <c:pt idx="263">
                  <c:v>9.1998248443007107</c:v>
                </c:pt>
                <c:pt idx="264">
                  <c:v>8.8957463309168663</c:v>
                </c:pt>
                <c:pt idx="265">
                  <c:v>8.5953879833221158</c:v>
                </c:pt>
                <c:pt idx="266">
                  <c:v>8.2988155469298217</c:v>
                </c:pt>
                <c:pt idx="267">
                  <c:v>8.0060870826243935</c:v>
                </c:pt>
                <c:pt idx="268">
                  <c:v>7.717290535569143</c:v>
                </c:pt>
                <c:pt idx="269">
                  <c:v>7.432539466023421</c:v>
                </c:pt>
                <c:pt idx="270">
                  <c:v>7.151961095631103</c:v>
                </c:pt>
                <c:pt idx="271">
                  <c:v>6.8756719730794114</c:v>
                </c:pt>
                <c:pt idx="272">
                  <c:v>6.6037429668009198</c:v>
                </c:pt>
                <c:pt idx="273">
                  <c:v>6.3369019724428153</c:v>
                </c:pt>
                <c:pt idx="274">
                  <c:v>6.0738212741911237</c:v>
                </c:pt>
                <c:pt idx="275">
                  <c:v>5.8150819078087315</c:v>
                </c:pt>
                <c:pt idx="276">
                  <c:v>5.5607859067618843</c:v>
                </c:pt>
                <c:pt idx="277">
                  <c:v>5.3109960280358752</c:v>
                </c:pt>
                <c:pt idx="278">
                  <c:v>5.0657835669815503</c:v>
                </c:pt>
                <c:pt idx="279">
                  <c:v>4.825201034545894</c:v>
                </c:pt>
                <c:pt idx="280">
                  <c:v>4.5892655074596398</c:v>
                </c:pt>
                <c:pt idx="281">
                  <c:v>4.3579607628285837</c:v>
                </c:pt>
                <c:pt idx="282">
                  <c:v>4.1312526471912836</c:v>
                </c:pt>
                <c:pt idx="283">
                  <c:v>3.9091202415525896</c:v>
                </c:pt>
                <c:pt idx="284">
                  <c:v>3.6915665343403807</c:v>
                </c:pt>
                <c:pt idx="285">
                  <c:v>3.4786162868142112</c:v>
                </c:pt>
                <c:pt idx="286">
                  <c:v>3.2702981024980504</c:v>
                </c:pt>
                <c:pt idx="287">
                  <c:v>3.0666164640337223</c:v>
                </c:pt>
                <c:pt idx="288">
                  <c:v>2.8675408467650385</c:v>
                </c:pt>
                <c:pt idx="289">
                  <c:v>2.6730123359709959</c:v>
                </c:pt>
                <c:pt idx="290">
                  <c:v>2.4829602766782011</c:v>
                </c:pt>
                <c:pt idx="291">
                  <c:v>2.2973283156752564</c:v>
                </c:pt>
                <c:pt idx="292">
                  <c:v>2.1160859283059787</c:v>
                </c:pt>
                <c:pt idx="293">
                  <c:v>1.9392185993492599</c:v>
                </c:pt>
                <c:pt idx="294">
                  <c:v>1.7667065838351792</c:v>
                </c:pt>
                <c:pt idx="295">
                  <c:v>1.5985031342133826</c:v>
                </c:pt>
                <c:pt idx="296">
                  <c:v>1.4351917410269359</c:v>
                </c:pt>
                <c:pt idx="297">
                  <c:v>1.2757032942026805</c:v>
                </c:pt>
                <c:pt idx="298">
                  <c:v>1.1198388498276433</c:v>
                </c:pt>
                <c:pt idx="299">
                  <c:v>0.96789778433739659</c:v>
                </c:pt>
                <c:pt idx="300">
                  <c:v>0.81980624087154508</c:v>
                </c:pt>
                <c:pt idx="301">
                  <c:v>0.67550082206725737</c:v>
                </c:pt>
                <c:pt idx="302">
                  <c:v>0.53490767106413795</c:v>
                </c:pt>
                <c:pt idx="303">
                  <c:v>0.39793190527707334</c:v>
                </c:pt>
                <c:pt idx="304">
                  <c:v>0.26445001191459594</c:v>
                </c:pt>
                <c:pt idx="305">
                  <c:v>0.13432516367174666</c:v>
                </c:pt>
                <c:pt idx="306">
                  <c:v>7.4182277181534624E-3</c:v>
                </c:pt>
                <c:pt idx="307">
                  <c:v>-0.11638717870227984</c:v>
                </c:pt>
                <c:pt idx="308">
                  <c:v>-0.2371895994991062</c:v>
                </c:pt>
                <c:pt idx="309">
                  <c:v>-0.35508371964096996</c:v>
                </c:pt>
                <c:pt idx="310">
                  <c:v>-0.47017266657203394</c:v>
                </c:pt>
                <c:pt idx="311">
                  <c:v>-0.5825768312439279</c:v>
                </c:pt>
                <c:pt idx="312">
                  <c:v>-0.69243384143337183</c:v>
                </c:pt>
                <c:pt idx="313">
                  <c:v>-0.79989690743386632</c:v>
                </c:pt>
                <c:pt idx="314">
                  <c:v>-0.9051053646951891</c:v>
                </c:pt>
                <c:pt idx="315">
                  <c:v>-1.0081738941371399</c:v>
                </c:pt>
                <c:pt idx="316">
                  <c:v>-1.1092001533135727</c:v>
                </c:pt>
                <c:pt idx="317">
                  <c:v>-1.2082693124189954</c:v>
                </c:pt>
                <c:pt idx="318">
                  <c:v>-1.3054759338498083</c:v>
                </c:pt>
                <c:pt idx="319">
                  <c:v>-1.4009297356009449</c:v>
                </c:pt>
                <c:pt idx="320">
                  <c:v>-1.4947513220831707</c:v>
                </c:pt>
                <c:pt idx="321">
                  <c:v>-1.5868478385731535</c:v>
                </c:pt>
                <c:pt idx="322">
                  <c:v>-1.6776583705097388</c:v>
                </c:pt>
                <c:pt idx="323">
                  <c:v>-1.7672342548146789</c:v>
                </c:pt>
                <c:pt idx="324">
                  <c:v>-1.8552824120968576</c:v>
                </c:pt>
                <c:pt idx="325">
                  <c:v>-1.9422924108803239</c:v>
                </c:pt>
                <c:pt idx="326">
                  <c:v>-2.0281796146184154</c:v>
                </c:pt>
                <c:pt idx="327">
                  <c:v>-2.1129408214241243</c:v>
                </c:pt>
                <c:pt idx="328">
                  <c:v>-2.1964263964444348</c:v>
                </c:pt>
                <c:pt idx="329">
                  <c:v>-2.2790858846157742</c:v>
                </c:pt>
                <c:pt idx="330">
                  <c:v>-2.3607965469360344</c:v>
                </c:pt>
                <c:pt idx="331">
                  <c:v>-2.4415432278066822</c:v>
                </c:pt>
                <c:pt idx="332">
                  <c:v>-2.5213244330137954</c:v>
                </c:pt>
                <c:pt idx="333">
                  <c:v>-2.6001303434371899</c:v>
                </c:pt>
                <c:pt idx="334">
                  <c:v>-2.67795113995671</c:v>
                </c:pt>
                <c:pt idx="335">
                  <c:v>-2.7547819130122635</c:v>
                </c:pt>
                <c:pt idx="336">
                  <c:v>-2.8306179665029045</c:v>
                </c:pt>
                <c:pt idx="337">
                  <c:v>-2.9054473467171182</c:v>
                </c:pt>
                <c:pt idx="338">
                  <c:v>-2.9792429443448736</c:v>
                </c:pt>
                <c:pt idx="339">
                  <c:v>-3.0519597195088854</c:v>
                </c:pt>
                <c:pt idx="340">
                  <c:v>-3.1235393978655308</c:v>
                </c:pt>
                <c:pt idx="341">
                  <c:v>-3.1939200762659303</c:v>
                </c:pt>
                <c:pt idx="342">
                  <c:v>-3.2630445476621364</c:v>
                </c:pt>
                <c:pt idx="343">
                  <c:v>-3.3307535715401135</c:v>
                </c:pt>
                <c:pt idx="344">
                  <c:v>-3.3969843909144384</c:v>
                </c:pt>
                <c:pt idx="345">
                  <c:v>-3.4620113007724238</c:v>
                </c:pt>
                <c:pt idx="346">
                  <c:v>-3.525552535057066</c:v>
                </c:pt>
                <c:pt idx="347">
                  <c:v>-3.587510329484934</c:v>
                </c:pt>
                <c:pt idx="348">
                  <c:v>-3.6477920427918415</c:v>
                </c:pt>
                <c:pt idx="349">
                  <c:v>-3.7063750483095634</c:v>
                </c:pt>
                <c:pt idx="350">
                  <c:v>-3.7631415165960749</c:v>
                </c:pt>
                <c:pt idx="351">
                  <c:v>-3.8179663605988008</c:v>
                </c:pt>
                <c:pt idx="352">
                  <c:v>-3.8707740157842618</c:v>
                </c:pt>
                <c:pt idx="353">
                  <c:v>-3.9216502927243684</c:v>
                </c:pt>
                <c:pt idx="354">
                  <c:v>-3.9704120434820602</c:v>
                </c:pt>
                <c:pt idx="355">
                  <c:v>-4.0162276312708824</c:v>
                </c:pt>
                <c:pt idx="356">
                  <c:v>-4.0597459718584963</c:v>
                </c:pt>
                <c:pt idx="357">
                  <c:v>-4.1014772325754114</c:v>
                </c:pt>
                <c:pt idx="358">
                  <c:v>-4.1408455006778233</c:v>
                </c:pt>
                <c:pt idx="359">
                  <c:v>-4.1776151172816709</c:v>
                </c:pt>
                <c:pt idx="360">
                  <c:v>-4.2117079563438882</c:v>
                </c:pt>
                <c:pt idx="361">
                  <c:v>-4.2432529471814622</c:v>
                </c:pt>
                <c:pt idx="362">
                  <c:v>-4.2720434613525828</c:v>
                </c:pt>
                <c:pt idx="363">
                  <c:v>-4.2970907561480951</c:v>
                </c:pt>
                <c:pt idx="364">
                  <c:v>-4.3191065043210948</c:v>
                </c:pt>
                <c:pt idx="365">
                  <c:v>-4.3389641806483228</c:v>
                </c:pt>
                <c:pt idx="366">
                  <c:v>-4.3559077128767916</c:v>
                </c:pt>
                <c:pt idx="367">
                  <c:v>-4.3696950383484339</c:v>
                </c:pt>
                <c:pt idx="368">
                  <c:v>-4.3802599847316728</c:v>
                </c:pt>
                <c:pt idx="369">
                  <c:v>-4.3876315824687477</c:v>
                </c:pt>
                <c:pt idx="370">
                  <c:v>-4.3916877329349475</c:v>
                </c:pt>
                <c:pt idx="371">
                  <c:v>-4.392358421534297</c:v>
                </c:pt>
                <c:pt idx="372">
                  <c:v>-4.3885123148560501</c:v>
                </c:pt>
                <c:pt idx="373">
                  <c:v>-4.3810096532106391</c:v>
                </c:pt>
                <c:pt idx="374">
                  <c:v>-4.370939505100246</c:v>
                </c:pt>
                <c:pt idx="375">
                  <c:v>-4.3574168689548962</c:v>
                </c:pt>
                <c:pt idx="376">
                  <c:v>-4.3402210280299176</c:v>
                </c:pt>
                <c:pt idx="377">
                  <c:v>-4.3193003252148596</c:v>
                </c:pt>
                <c:pt idx="378">
                  <c:v>-4.2946065187454172</c:v>
                </c:pt>
                <c:pt idx="379">
                  <c:v>-4.2657109826803206</c:v>
                </c:pt>
                <c:pt idx="380">
                  <c:v>-4.2325518138706668</c:v>
                </c:pt>
                <c:pt idx="381">
                  <c:v>-4.1950615592300853</c:v>
                </c:pt>
                <c:pt idx="382">
                  <c:v>-4.1534967966377705</c:v>
                </c:pt>
                <c:pt idx="383">
                  <c:v>-4.1084304504096458</c:v>
                </c:pt>
                <c:pt idx="384">
                  <c:v>-4.059129928797482</c:v>
                </c:pt>
                <c:pt idx="385">
                  <c:v>-4.0059508547186846</c:v>
                </c:pt>
                <c:pt idx="386">
                  <c:v>-3.9481529518961866</c:v>
                </c:pt>
                <c:pt idx="387">
                  <c:v>-3.8861900344490978</c:v>
                </c:pt>
                <c:pt idx="388">
                  <c:v>-3.8205842234194236</c:v>
                </c:pt>
                <c:pt idx="389">
                  <c:v>-3.7507369793951479</c:v>
                </c:pt>
                <c:pt idx="390">
                  <c:v>-3.6772079922258811</c:v>
                </c:pt>
                <c:pt idx="391">
                  <c:v>-3.5995481438934771</c:v>
                </c:pt>
                <c:pt idx="392">
                  <c:v>-3.517877398431299</c:v>
                </c:pt>
                <c:pt idx="393">
                  <c:v>-3.4326632313430281</c:v>
                </c:pt>
                <c:pt idx="394">
                  <c:v>-3.3433367740362829</c:v>
                </c:pt>
                <c:pt idx="395">
                  <c:v>-3.248052885755893</c:v>
                </c:pt>
                <c:pt idx="396">
                  <c:v>-3.1487896922975773</c:v>
                </c:pt>
                <c:pt idx="397">
                  <c:v>-3.0454899866133909</c:v>
                </c:pt>
                <c:pt idx="398">
                  <c:v>-2.9384246483445167</c:v>
                </c:pt>
                <c:pt idx="399">
                  <c:v>-2.8273731742054173</c:v>
                </c:pt>
                <c:pt idx="400">
                  <c:v>-2.7127842552959884</c:v>
                </c:pt>
                <c:pt idx="401">
                  <c:v>-2.5942375905811756</c:v>
                </c:pt>
                <c:pt idx="402">
                  <c:v>-2.4723344944417462</c:v>
                </c:pt>
                <c:pt idx="403">
                  <c:v>-2.3464687429368465</c:v>
                </c:pt>
                <c:pt idx="404">
                  <c:v>-2.2162398867309081</c:v>
                </c:pt>
                <c:pt idx="405">
                  <c:v>-2.0823510602116548</c:v>
                </c:pt>
                <c:pt idx="406">
                  <c:v>-1.9451847821474066</c:v>
                </c:pt>
                <c:pt idx="407">
                  <c:v>-1.804449253901834</c:v>
                </c:pt>
                <c:pt idx="408">
                  <c:v>-1.6606834597885551</c:v>
                </c:pt>
                <c:pt idx="409">
                  <c:v>-1.5133558865636547</c:v>
                </c:pt>
                <c:pt idx="410">
                  <c:v>-1.3628850208595371</c:v>
                </c:pt>
                <c:pt idx="411">
                  <c:v>-1.2088391415774777</c:v>
                </c:pt>
                <c:pt idx="412">
                  <c:v>-1.0516113337129307</c:v>
                </c:pt>
                <c:pt idx="413">
                  <c:v>-0.89170813579112163</c:v>
                </c:pt>
                <c:pt idx="414">
                  <c:v>-0.72866249922662674</c:v>
                </c:pt>
                <c:pt idx="415">
                  <c:v>-0.56284568281844238</c:v>
                </c:pt>
                <c:pt idx="416">
                  <c:v>-0.39385803770273897</c:v>
                </c:pt>
                <c:pt idx="417">
                  <c:v>-0.22216003525536474</c:v>
                </c:pt>
                <c:pt idx="418">
                  <c:v>-4.8151070857420528E-2</c:v>
                </c:pt>
                <c:pt idx="419">
                  <c:v>0.1284599870676171</c:v>
                </c:pt>
                <c:pt idx="420">
                  <c:v>0.30725153004750577</c:v>
                </c:pt>
                <c:pt idx="421">
                  <c:v>0.48841168228536813</c:v>
                </c:pt>
                <c:pt idx="422">
                  <c:v>0.67185718137770523</c:v>
                </c:pt>
                <c:pt idx="423">
                  <c:v>0.85756278578191658</c:v>
                </c:pt>
                <c:pt idx="424">
                  <c:v>1.0454058632254544</c:v>
                </c:pt>
                <c:pt idx="425">
                  <c:v>1.234990660473702</c:v>
                </c:pt>
                <c:pt idx="426">
                  <c:v>1.4264699075371008</c:v>
                </c:pt>
                <c:pt idx="427">
                  <c:v>1.619954603165384</c:v>
                </c:pt>
                <c:pt idx="428">
                  <c:v>1.8150965955108362</c:v>
                </c:pt>
                <c:pt idx="429">
                  <c:v>2.0118139162659636</c:v>
                </c:pt>
                <c:pt idx="430">
                  <c:v>2.2104611210525005</c:v>
                </c:pt>
                <c:pt idx="431">
                  <c:v>2.4105069100856769</c:v>
                </c:pt>
                <c:pt idx="432">
                  <c:v>2.6118148829787917</c:v>
                </c:pt>
                <c:pt idx="433">
                  <c:v>2.8144556947052446</c:v>
                </c:pt>
                <c:pt idx="434">
                  <c:v>3.0182730931788653</c:v>
                </c:pt>
                <c:pt idx="435">
                  <c:v>3.2231533046811776</c:v>
                </c:pt>
                <c:pt idx="436">
                  <c:v>3.4290640968829345</c:v>
                </c:pt>
                <c:pt idx="437">
                  <c:v>3.6358780346810775</c:v>
                </c:pt>
                <c:pt idx="438">
                  <c:v>3.8435963988304103</c:v>
                </c:pt>
                <c:pt idx="439">
                  <c:v>4.0520682737231253</c:v>
                </c:pt>
                <c:pt idx="440">
                  <c:v>4.261354281753297</c:v>
                </c:pt>
                <c:pt idx="441">
                  <c:v>4.4713024400174612</c:v>
                </c:pt>
                <c:pt idx="442">
                  <c:v>4.6819558672606929</c:v>
                </c:pt>
                <c:pt idx="443">
                  <c:v>4.8932270452380173</c:v>
                </c:pt>
                <c:pt idx="444">
                  <c:v>5.1049921676516519</c:v>
                </c:pt>
                <c:pt idx="445">
                  <c:v>5.3172666035592506</c:v>
                </c:pt>
                <c:pt idx="446">
                  <c:v>5.5300050996243906</c:v>
                </c:pt>
                <c:pt idx="447">
                  <c:v>5.7431188568472296</c:v>
                </c:pt>
                <c:pt idx="448">
                  <c:v>5.9565647564828161</c:v>
                </c:pt>
                <c:pt idx="449">
                  <c:v>6.170341090857935</c:v>
                </c:pt>
                <c:pt idx="450">
                  <c:v>6.3843590609729226</c:v>
                </c:pt>
                <c:pt idx="451">
                  <c:v>6.59855889827009</c:v>
                </c:pt>
                <c:pt idx="452">
                  <c:v>6.8129277952015022</c:v>
                </c:pt>
                <c:pt idx="453">
                  <c:v>7.0274149484931874</c:v>
                </c:pt>
                <c:pt idx="454">
                  <c:v>7.2420066967606251</c:v>
                </c:pt>
                <c:pt idx="455">
                  <c:v>7.4566646173596043</c:v>
                </c:pt>
                <c:pt idx="456">
                  <c:v>7.6713643759488956</c:v>
                </c:pt>
                <c:pt idx="457">
                  <c:v>7.8860786497592903</c:v>
                </c:pt>
                <c:pt idx="458">
                  <c:v>8.1007690161466321</c:v>
                </c:pt>
                <c:pt idx="459">
                  <c:v>8.3154201060533524</c:v>
                </c:pt>
                <c:pt idx="460">
                  <c:v>8.5300020352005479</c:v>
                </c:pt>
                <c:pt idx="461">
                  <c:v>8.7445105344056522</c:v>
                </c:pt>
                <c:pt idx="462">
                  <c:v>8.9589216962456675</c:v>
                </c:pt>
                <c:pt idx="463">
                  <c:v>9.1732286900281643</c:v>
                </c:pt>
                <c:pt idx="464">
                  <c:v>9.3874187082052067</c:v>
                </c:pt>
                <c:pt idx="465">
                  <c:v>9.6014712586998403</c:v>
                </c:pt>
                <c:pt idx="466">
                  <c:v>9.8153743878006559</c:v>
                </c:pt>
                <c:pt idx="467">
                  <c:v>10.029116995632595</c:v>
                </c:pt>
                <c:pt idx="468">
                  <c:v>10.242693105339981</c:v>
                </c:pt>
                <c:pt idx="469">
                  <c:v>10.456037825345975</c:v>
                </c:pt>
                <c:pt idx="470">
                  <c:v>10.669187016785095</c:v>
                </c:pt>
                <c:pt idx="471">
                  <c:v>10.882184225320763</c:v>
                </c:pt>
                <c:pt idx="472">
                  <c:v>11.094984197616567</c:v>
                </c:pt>
                <c:pt idx="473">
                  <c:v>11.307624502480019</c:v>
                </c:pt>
                <c:pt idx="474">
                  <c:v>11.520082086324649</c:v>
                </c:pt>
                <c:pt idx="475">
                  <c:v>11.731989799439882</c:v>
                </c:pt>
              </c:numCache>
            </c:numRef>
          </c:yVal>
          <c:smooth val="1"/>
          <c:extLst>
            <c:ext xmlns:c16="http://schemas.microsoft.com/office/drawing/2014/chart" uri="{C3380CC4-5D6E-409C-BE32-E72D297353CC}">
              <c16:uniqueId val="{0000001E-4789-45DC-97F7-B59DC835213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Лист1!$AG$2:$AG$477</c:f>
              <c:numCache>
                <c:formatCode>0.00</c:formatCode>
                <c:ptCount val="476"/>
                <c:pt idx="0">
                  <c:v>19.223256996273943</c:v>
                </c:pt>
                <c:pt idx="1">
                  <c:v>19.258277955651241</c:v>
                </c:pt>
                <c:pt idx="2">
                  <c:v>19.36579988300797</c:v>
                </c:pt>
                <c:pt idx="3">
                  <c:v>18.3181373298168</c:v>
                </c:pt>
                <c:pt idx="4">
                  <c:v>18.178072276711454</c:v>
                </c:pt>
                <c:pt idx="5">
                  <c:v>17.997518295049623</c:v>
                </c:pt>
                <c:pt idx="6">
                  <c:v>17.778504100441893</c:v>
                </c:pt>
                <c:pt idx="7">
                  <c:v>17.526386663317673</c:v>
                </c:pt>
                <c:pt idx="8">
                  <c:v>17.241862714290601</c:v>
                </c:pt>
                <c:pt idx="9">
                  <c:v>16.927473270893096</c:v>
                </c:pt>
                <c:pt idx="10">
                  <c:v>16.587603637576048</c:v>
                </c:pt>
                <c:pt idx="11">
                  <c:v>16.223129850625938</c:v>
                </c:pt>
                <c:pt idx="12">
                  <c:v>15.836126732826227</c:v>
                </c:pt>
                <c:pt idx="13">
                  <c:v>15.428838166594455</c:v>
                </c:pt>
                <c:pt idx="14">
                  <c:v>15.004358455538711</c:v>
                </c:pt>
                <c:pt idx="15">
                  <c:v>14.566263467073417</c:v>
                </c:pt>
                <c:pt idx="16">
                  <c:v>14.117429776489731</c:v>
                </c:pt>
                <c:pt idx="17">
                  <c:v>13.65961970239873</c:v>
                </c:pt>
                <c:pt idx="18">
                  <c:v>13.193912494182547</c:v>
                </c:pt>
                <c:pt idx="19">
                  <c:v>12.721743451058835</c:v>
                </c:pt>
                <c:pt idx="20">
                  <c:v>12.246031840145584</c:v>
                </c:pt>
                <c:pt idx="21">
                  <c:v>11.769487738609278</c:v>
                </c:pt>
                <c:pt idx="22">
                  <c:v>11.294402843713735</c:v>
                </c:pt>
                <c:pt idx="23">
                  <c:v>10.823766437172875</c:v>
                </c:pt>
                <c:pt idx="24">
                  <c:v>10.360579754412155</c:v>
                </c:pt>
                <c:pt idx="25">
                  <c:v>9.907332582771776</c:v>
                </c:pt>
                <c:pt idx="26">
                  <c:v>9.4654687598347618</c:v>
                </c:pt>
                <c:pt idx="27">
                  <c:v>9.036337347328617</c:v>
                </c:pt>
                <c:pt idx="28">
                  <c:v>8.6212908223271221</c:v>
                </c:pt>
                <c:pt idx="29">
                  <c:v>8.2224885374307277</c:v>
                </c:pt>
                <c:pt idx="30">
                  <c:v>7.8416304811834756</c:v>
                </c:pt>
                <c:pt idx="31">
                  <c:v>7.4811261802911675</c:v>
                </c:pt>
                <c:pt idx="32">
                  <c:v>7.1430252693593426</c:v>
                </c:pt>
                <c:pt idx="33">
                  <c:v>6.8287745743989436</c:v>
                </c:pt>
                <c:pt idx="34">
                  <c:v>6.5391848132013743</c:v>
                </c:pt>
                <c:pt idx="35">
                  <c:v>6.2747170574962547</c:v>
                </c:pt>
                <c:pt idx="36">
                  <c:v>6.0359190434216989</c:v>
                </c:pt>
                <c:pt idx="37">
                  <c:v>5.8237150490283467</c:v>
                </c:pt>
                <c:pt idx="38">
                  <c:v>5.6392718419432599</c:v>
                </c:pt>
                <c:pt idx="39">
                  <c:v>5.4838556617498391</c:v>
                </c:pt>
                <c:pt idx="40">
                  <c:v>5.3583596214652012</c:v>
                </c:pt>
                <c:pt idx="41">
                  <c:v>5.2630680486559855</c:v>
                </c:pt>
                <c:pt idx="42">
                  <c:v>5.1977175347506996</c:v>
                </c:pt>
                <c:pt idx="43">
                  <c:v>5.1618184044957118</c:v>
                </c:pt>
                <c:pt idx="44">
                  <c:v>5.1550585806369735</c:v>
                </c:pt>
                <c:pt idx="45">
                  <c:v>5.1775008201599082</c:v>
                </c:pt>
                <c:pt idx="46">
                  <c:v>5.2294892191886859</c:v>
                </c:pt>
                <c:pt idx="47">
                  <c:v>5.3113128013908817</c:v>
                </c:pt>
                <c:pt idx="48">
                  <c:v>5.4228439182043049</c:v>
                </c:pt>
                <c:pt idx="49">
                  <c:v>5.563399927318093</c:v>
                </c:pt>
                <c:pt idx="50">
                  <c:v>5.7318951755761605</c:v>
                </c:pt>
                <c:pt idx="51">
                  <c:v>5.9271970488131034</c:v>
                </c:pt>
                <c:pt idx="52">
                  <c:v>6.1484739102422736</c:v>
                </c:pt>
                <c:pt idx="53">
                  <c:v>6.3952984146773417</c:v>
                </c:pt>
                <c:pt idx="54">
                  <c:v>6.6674677759408851</c:v>
                </c:pt>
                <c:pt idx="55">
                  <c:v>6.9646635130047274</c:v>
                </c:pt>
                <c:pt idx="56">
                  <c:v>7.2861654147505233</c:v>
                </c:pt>
                <c:pt idx="57">
                  <c:v>7.6308054327964783</c:v>
                </c:pt>
                <c:pt idx="58">
                  <c:v>7.9971738830208698</c:v>
                </c:pt>
                <c:pt idx="59">
                  <c:v>8.3839806184172403</c:v>
                </c:pt>
                <c:pt idx="60">
                  <c:v>8.7903231337666021</c:v>
                </c:pt>
                <c:pt idx="61">
                  <c:v>9.2156814426183384</c:v>
                </c:pt>
                <c:pt idx="62">
                  <c:v>9.6596926644444459</c:v>
                </c:pt>
                <c:pt idx="63">
                  <c:v>10.121828274428829</c:v>
                </c:pt>
                <c:pt idx="64">
                  <c:v>10.601176375150663</c:v>
                </c:pt>
                <c:pt idx="65">
                  <c:v>11.096486949920635</c:v>
                </c:pt>
                <c:pt idx="66">
                  <c:v>11.60639129877087</c:v>
                </c:pt>
                <c:pt idx="67">
                  <c:v>12.129749549925307</c:v>
                </c:pt>
                <c:pt idx="68">
                  <c:v>12.665805204212621</c:v>
                </c:pt>
                <c:pt idx="69">
                  <c:v>13.214107435941663</c:v>
                </c:pt>
                <c:pt idx="70">
                  <c:v>13.774255795776797</c:v>
                </c:pt>
                <c:pt idx="71">
                  <c:v>14.345606490969638</c:v>
                </c:pt>
                <c:pt idx="72">
                  <c:v>14.927142602205263</c:v>
                </c:pt>
                <c:pt idx="73">
                  <c:v>15.517558613419522</c:v>
                </c:pt>
                <c:pt idx="74">
                  <c:v>16.115517416596379</c:v>
                </c:pt>
                <c:pt idx="75">
                  <c:v>16.719977331161445</c:v>
                </c:pt>
                <c:pt idx="76">
                  <c:v>17.330026459693894</c:v>
                </c:pt>
                <c:pt idx="77">
                  <c:v>17.945159330964053</c:v>
                </c:pt>
                <c:pt idx="78">
                  <c:v>18.564733859896631</c:v>
                </c:pt>
                <c:pt idx="79">
                  <c:v>19.187785211205444</c:v>
                </c:pt>
                <c:pt idx="80">
                  <c:v>19.813005307316768</c:v>
                </c:pt>
                <c:pt idx="81">
                  <c:v>20.43884358108043</c:v>
                </c:pt>
                <c:pt idx="82">
                  <c:v>21.063797280192361</c:v>
                </c:pt>
                <c:pt idx="83">
                  <c:v>21.686611264944048</c:v>
                </c:pt>
                <c:pt idx="84">
                  <c:v>22.306298500299398</c:v>
                </c:pt>
                <c:pt idx="85">
                  <c:v>22.921974411606751</c:v>
                </c:pt>
                <c:pt idx="86">
                  <c:v>23.532610979676228</c:v>
                </c:pt>
                <c:pt idx="87">
                  <c:v>24.136871096491795</c:v>
                </c:pt>
                <c:pt idx="88">
                  <c:v>24.733125641941978</c:v>
                </c:pt>
                <c:pt idx="89">
                  <c:v>25.31962766647338</c:v>
                </c:pt>
                <c:pt idx="90">
                  <c:v>25.894584113359436</c:v>
                </c:pt>
                <c:pt idx="91">
                  <c:v>26.457028439640958</c:v>
                </c:pt>
                <c:pt idx="92">
                  <c:v>27.00573282837863</c:v>
                </c:pt>
                <c:pt idx="93">
                  <c:v>27.53971878290174</c:v>
                </c:pt>
                <c:pt idx="94">
                  <c:v>28.057862654328328</c:v>
                </c:pt>
                <c:pt idx="95">
                  <c:v>28.558815380930888</c:v>
                </c:pt>
                <c:pt idx="96">
                  <c:v>29.041063964366867</c:v>
                </c:pt>
                <c:pt idx="97">
                  <c:v>29.503115898370741</c:v>
                </c:pt>
                <c:pt idx="98">
                  <c:v>29.943743366003016</c:v>
                </c:pt>
                <c:pt idx="99">
                  <c:v>30.362068623304353</c:v>
                </c:pt>
                <c:pt idx="100">
                  <c:v>30.757473492622342</c:v>
                </c:pt>
                <c:pt idx="101">
                  <c:v>31.129425179958329</c:v>
                </c:pt>
                <c:pt idx="102">
                  <c:v>31.477291846275278</c:v>
                </c:pt>
                <c:pt idx="103">
                  <c:v>31.800298207998249</c:v>
                </c:pt>
                <c:pt idx="104">
                  <c:v>32.097607505321498</c:v>
                </c:pt>
                <c:pt idx="105">
                  <c:v>32.368553745746595</c:v>
                </c:pt>
                <c:pt idx="106">
                  <c:v>32.612795394658995</c:v>
                </c:pt>
                <c:pt idx="107">
                  <c:v>32.830349528789498</c:v>
                </c:pt>
                <c:pt idx="108">
                  <c:v>33.021479129791217</c:v>
                </c:pt>
                <c:pt idx="109">
                  <c:v>33.186494994163482</c:v>
                </c:pt>
                <c:pt idx="110">
                  <c:v>33.325595211982687</c:v>
                </c:pt>
                <c:pt idx="111">
                  <c:v>33.438871997594831</c:v>
                </c:pt>
                <c:pt idx="112">
                  <c:v>33.526424396038038</c:v>
                </c:pt>
                <c:pt idx="113">
                  <c:v>33.588566619157767</c:v>
                </c:pt>
                <c:pt idx="114">
                  <c:v>33.62591342926023</c:v>
                </c:pt>
                <c:pt idx="115">
                  <c:v>33.639390385150911</c:v>
                </c:pt>
                <c:pt idx="116">
                  <c:v>33.630066490173327</c:v>
                </c:pt>
                <c:pt idx="117">
                  <c:v>33.598969763517367</c:v>
                </c:pt>
                <c:pt idx="118">
                  <c:v>33.546964287757852</c:v>
                </c:pt>
                <c:pt idx="119">
                  <c:v>33.474791193008379</c:v>
                </c:pt>
                <c:pt idx="120">
                  <c:v>33.383191609382578</c:v>
                </c:pt>
                <c:pt idx="121">
                  <c:v>33.273121833801234</c:v>
                </c:pt>
                <c:pt idx="122">
                  <c:v>33.145753329992239</c:v>
                </c:pt>
                <c:pt idx="123">
                  <c:v>33.002476143836944</c:v>
                </c:pt>
                <c:pt idx="124">
                  <c:v>32.844697397947265</c:v>
                </c:pt>
                <c:pt idx="125">
                  <c:v>32.673687601089462</c:v>
                </c:pt>
                <c:pt idx="126">
                  <c:v>32.490222036838489</c:v>
                </c:pt>
                <c:pt idx="127">
                  <c:v>32.295731735229474</c:v>
                </c:pt>
                <c:pt idx="128">
                  <c:v>32.09085195064543</c:v>
                </c:pt>
                <c:pt idx="129">
                  <c:v>31.876409196853636</c:v>
                </c:pt>
                <c:pt idx="130">
                  <c:v>31.654141885042169</c:v>
                </c:pt>
                <c:pt idx="131">
                  <c:v>31.425119018554685</c:v>
                </c:pt>
                <c:pt idx="132">
                  <c:v>31.190611106157281</c:v>
                </c:pt>
                <c:pt idx="133">
                  <c:v>30.951646167039826</c:v>
                </c:pt>
                <c:pt idx="134">
                  <c:v>30.709054130315735</c:v>
                </c:pt>
                <c:pt idx="135">
                  <c:v>30.463521480560289</c:v>
                </c:pt>
                <c:pt idx="136">
                  <c:v>30.215762025117865</c:v>
                </c:pt>
                <c:pt idx="137">
                  <c:v>29.966626185178729</c:v>
                </c:pt>
                <c:pt idx="138">
                  <c:v>29.717100995779017</c:v>
                </c:pt>
                <c:pt idx="139">
                  <c:v>29.468211060762371</c:v>
                </c:pt>
                <c:pt idx="140">
                  <c:v>29.220837539434431</c:v>
                </c:pt>
                <c:pt idx="141">
                  <c:v>28.975632762908884</c:v>
                </c:pt>
                <c:pt idx="142">
                  <c:v>28.733033895492532</c:v>
                </c:pt>
                <c:pt idx="143">
                  <c:v>28.493392717838272</c:v>
                </c:pt>
                <c:pt idx="144">
                  <c:v>28.257131025195093</c:v>
                </c:pt>
                <c:pt idx="145">
                  <c:v>28.024808934330935</c:v>
                </c:pt>
                <c:pt idx="146">
                  <c:v>27.797099268436387</c:v>
                </c:pt>
                <c:pt idx="147">
                  <c:v>27.574647527933102</c:v>
                </c:pt>
                <c:pt idx="148">
                  <c:v>27.357947230339022</c:v>
                </c:pt>
                <c:pt idx="149">
                  <c:v>27.147259649634311</c:v>
                </c:pt>
                <c:pt idx="150">
                  <c:v>26.942685538530341</c:v>
                </c:pt>
                <c:pt idx="151">
                  <c:v>26.744286373257619</c:v>
                </c:pt>
                <c:pt idx="152">
                  <c:v>26.55222779810423</c:v>
                </c:pt>
                <c:pt idx="153">
                  <c:v>26.366824024915665</c:v>
                </c:pt>
                <c:pt idx="154">
                  <c:v>26.188462695479341</c:v>
                </c:pt>
                <c:pt idx="155">
                  <c:v>26.017475098371484</c:v>
                </c:pt>
                <c:pt idx="156">
                  <c:v>25.85402346253391</c:v>
                </c:pt>
                <c:pt idx="157">
                  <c:v>25.698065096139892</c:v>
                </c:pt>
                <c:pt idx="158">
                  <c:v>25.54943435490129</c:v>
                </c:pt>
                <c:pt idx="159">
                  <c:v>25.407989501953125</c:v>
                </c:pt>
                <c:pt idx="160">
                  <c:v>25.27370833754534</c:v>
                </c:pt>
                <c:pt idx="161">
                  <c:v>25.146703568100879</c:v>
                </c:pt>
                <c:pt idx="162">
                  <c:v>25.027137422561605</c:v>
                </c:pt>
                <c:pt idx="163">
                  <c:v>24.915076500177367</c:v>
                </c:pt>
                <c:pt idx="164">
                  <c:v>24.810416632890686</c:v>
                </c:pt>
                <c:pt idx="165">
                  <c:v>24.712877762317607</c:v>
                </c:pt>
                <c:pt idx="166">
                  <c:v>24.622106400132129</c:v>
                </c:pt>
                <c:pt idx="167">
                  <c:v>24.537807118892648</c:v>
                </c:pt>
                <c:pt idx="168">
                  <c:v>24.459817689657193</c:v>
                </c:pt>
                <c:pt idx="169">
                  <c:v>24.388092005252823</c:v>
                </c:pt>
                <c:pt idx="170">
                  <c:v>24.322592496871899</c:v>
                </c:pt>
                <c:pt idx="171">
                  <c:v>24.263167181611035</c:v>
                </c:pt>
                <c:pt idx="172">
                  <c:v>24.209495016932475</c:v>
                </c:pt>
                <c:pt idx="173">
                  <c:v>24.161121761798803</c:v>
                </c:pt>
                <c:pt idx="174">
                  <c:v>24.117559021711301</c:v>
                </c:pt>
                <c:pt idx="175">
                  <c:v>24.078408908843961</c:v>
                </c:pt>
                <c:pt idx="176">
                  <c:v>24.043391364812823</c:v>
                </c:pt>
                <c:pt idx="177">
                  <c:v>24.012313422560645</c:v>
                </c:pt>
                <c:pt idx="178">
                  <c:v>23.984966745972621</c:v>
                </c:pt>
                <c:pt idx="179">
                  <c:v>23.961025169491727</c:v>
                </c:pt>
                <c:pt idx="180">
                  <c:v>23.94001054465766</c:v>
                </c:pt>
                <c:pt idx="181">
                  <c:v>23.92142423093318</c:v>
                </c:pt>
                <c:pt idx="182">
                  <c:v>23.904535344243005</c:v>
                </c:pt>
                <c:pt idx="183">
                  <c:v>23.888983565568921</c:v>
                </c:pt>
                <c:pt idx="184">
                  <c:v>23.874488836526854</c:v>
                </c:pt>
                <c:pt idx="185">
                  <c:v>23.860689130425431</c:v>
                </c:pt>
                <c:pt idx="186">
                  <c:v>23.847254866361599</c:v>
                </c:pt>
                <c:pt idx="187">
                  <c:v>23.833806940913185</c:v>
                </c:pt>
                <c:pt idx="188">
                  <c:v>23.819805729389159</c:v>
                </c:pt>
                <c:pt idx="189">
                  <c:v>23.804660376906391</c:v>
                </c:pt>
                <c:pt idx="190">
                  <c:v>23.787824428081471</c:v>
                </c:pt>
                <c:pt idx="191">
                  <c:v>23.768859010934829</c:v>
                </c:pt>
                <c:pt idx="192">
                  <c:v>23.747436252236344</c:v>
                </c:pt>
                <c:pt idx="193">
                  <c:v>23.723259016871427</c:v>
                </c:pt>
                <c:pt idx="194">
                  <c:v>23.695992600917812</c:v>
                </c:pt>
                <c:pt idx="195">
                  <c:v>23.665198132395702</c:v>
                </c:pt>
                <c:pt idx="196">
                  <c:v>23.630358186364173</c:v>
                </c:pt>
                <c:pt idx="197">
                  <c:v>23.59093655347824</c:v>
                </c:pt>
                <c:pt idx="198">
                  <c:v>23.546477285027482</c:v>
                </c:pt>
                <c:pt idx="199">
                  <c:v>23.496642261743528</c:v>
                </c:pt>
                <c:pt idx="200">
                  <c:v>23.441187286376937</c:v>
                </c:pt>
                <c:pt idx="201">
                  <c:v>23.379888653755156</c:v>
                </c:pt>
                <c:pt idx="202">
                  <c:v>23.31247996687885</c:v>
                </c:pt>
                <c:pt idx="203">
                  <c:v>23.238602614402762</c:v>
                </c:pt>
                <c:pt idx="204">
                  <c:v>23.157857000827764</c:v>
                </c:pt>
                <c:pt idx="205">
                  <c:v>23.069848653674082</c:v>
                </c:pt>
                <c:pt idx="206">
                  <c:v>22.97429239153859</c:v>
                </c:pt>
                <c:pt idx="207">
                  <c:v>22.871020862460099</c:v>
                </c:pt>
                <c:pt idx="208">
                  <c:v>22.759941852092734</c:v>
                </c:pt>
                <c:pt idx="209">
                  <c:v>22.640985345840434</c:v>
                </c:pt>
                <c:pt idx="210">
                  <c:v>22.514013022184336</c:v>
                </c:pt>
                <c:pt idx="211">
                  <c:v>22.378830206394145</c:v>
                </c:pt>
                <c:pt idx="212">
                  <c:v>22.235213193297366</c:v>
                </c:pt>
                <c:pt idx="213">
                  <c:v>22.082986092567442</c:v>
                </c:pt>
                <c:pt idx="214">
                  <c:v>21.922082304954483</c:v>
                </c:pt>
                <c:pt idx="215">
                  <c:v>21.752547937631597</c:v>
                </c:pt>
                <c:pt idx="216">
                  <c:v>21.57392191886899</c:v>
                </c:pt>
                <c:pt idx="217">
                  <c:v>21.387450850009877</c:v>
                </c:pt>
                <c:pt idx="218">
                  <c:v>21.192605352401696</c:v>
                </c:pt>
                <c:pt idx="219">
                  <c:v>20.989375180006022</c:v>
                </c:pt>
                <c:pt idx="220">
                  <c:v>20.777751794457384</c:v>
                </c:pt>
                <c:pt idx="221">
                  <c:v>20.557800087332726</c:v>
                </c:pt>
                <c:pt idx="222">
                  <c:v>20.329670333862282</c:v>
                </c:pt>
                <c:pt idx="223">
                  <c:v>20.093610146641712</c:v>
                </c:pt>
                <c:pt idx="224">
                  <c:v>19.849911537766449</c:v>
                </c:pt>
                <c:pt idx="225">
                  <c:v>19.598842611908879</c:v>
                </c:pt>
                <c:pt idx="226">
                  <c:v>19.340601459145503</c:v>
                </c:pt>
                <c:pt idx="227">
                  <c:v>19.075353723764408</c:v>
                </c:pt>
                <c:pt idx="228">
                  <c:v>18.803268465399722</c:v>
                </c:pt>
                <c:pt idx="229">
                  <c:v>18.524589881300894</c:v>
                </c:pt>
                <c:pt idx="230">
                  <c:v>18.239635598659515</c:v>
                </c:pt>
                <c:pt idx="231">
                  <c:v>17.948810335993734</c:v>
                </c:pt>
                <c:pt idx="232">
                  <c:v>17.652522227168035</c:v>
                </c:pt>
                <c:pt idx="233">
                  <c:v>17.351133298873894</c:v>
                </c:pt>
                <c:pt idx="234">
                  <c:v>17.044942393898953</c:v>
                </c:pt>
                <c:pt idx="235">
                  <c:v>16.734205663204179</c:v>
                </c:pt>
                <c:pt idx="236">
                  <c:v>16.419194626808117</c:v>
                </c:pt>
                <c:pt idx="237">
                  <c:v>16.100247403979257</c:v>
                </c:pt>
                <c:pt idx="238">
                  <c:v>15.777772128581953</c:v>
                </c:pt>
                <c:pt idx="239">
                  <c:v>15.452219626307476</c:v>
                </c:pt>
                <c:pt idx="240">
                  <c:v>15.124023646116234</c:v>
                </c:pt>
                <c:pt idx="241">
                  <c:v>14.793556460738181</c:v>
                </c:pt>
                <c:pt idx="242">
                  <c:v>14.460922238230669</c:v>
                </c:pt>
                <c:pt idx="243">
                  <c:v>14.126807463169092</c:v>
                </c:pt>
                <c:pt idx="244">
                  <c:v>13.791276173293534</c:v>
                </c:pt>
                <c:pt idx="245">
                  <c:v>13.454670757055226</c:v>
                </c:pt>
                <c:pt idx="246">
                  <c:v>13.117378002405111</c:v>
                </c:pt>
                <c:pt idx="247">
                  <c:v>12.779805189371089</c:v>
                </c:pt>
                <c:pt idx="248">
                  <c:v>12.44232544451947</c:v>
                </c:pt>
                <c:pt idx="249">
                  <c:v>12.105241025984279</c:v>
                </c:pt>
                <c:pt idx="250">
                  <c:v>11.768916521966403</c:v>
                </c:pt>
                <c:pt idx="251">
                  <c:v>11.433363032340958</c:v>
                </c:pt>
                <c:pt idx="252">
                  <c:v>11.098871715366798</c:v>
                </c:pt>
                <c:pt idx="253">
                  <c:v>10.765737998485509</c:v>
                </c:pt>
                <c:pt idx="254">
                  <c:v>10.434269262850275</c:v>
                </c:pt>
                <c:pt idx="255">
                  <c:v>10.104778012633304</c:v>
                </c:pt>
                <c:pt idx="256">
                  <c:v>9.7775289371609375</c:v>
                </c:pt>
                <c:pt idx="257">
                  <c:v>9.4527141496538896</c:v>
                </c:pt>
                <c:pt idx="258">
                  <c:v>9.1304830715059744</c:v>
                </c:pt>
                <c:pt idx="259">
                  <c:v>8.8109689012169774</c:v>
                </c:pt>
                <c:pt idx="260">
                  <c:v>8.4943244755267582</c:v>
                </c:pt>
                <c:pt idx="261">
                  <c:v>8.1807427614927271</c:v>
                </c:pt>
                <c:pt idx="262">
                  <c:v>7.8704414874314734</c:v>
                </c:pt>
                <c:pt idx="263">
                  <c:v>7.5636272817849841</c:v>
                </c:pt>
                <c:pt idx="264">
                  <c:v>7.260459811985438</c:v>
                </c:pt>
                <c:pt idx="265">
                  <c:v>6.9610355615615687</c:v>
                </c:pt>
                <c:pt idx="266">
                  <c:v>6.665411737561203</c:v>
                </c:pt>
                <c:pt idx="267">
                  <c:v>6.3736421316861795</c:v>
                </c:pt>
                <c:pt idx="268">
                  <c:v>6.0858151160180407</c:v>
                </c:pt>
                <c:pt idx="269">
                  <c:v>5.8020519353449256</c:v>
                </c:pt>
                <c:pt idx="270">
                  <c:v>5.5224926188588128</c:v>
                </c:pt>
                <c:pt idx="271">
                  <c:v>5.2472601190209378</c:v>
                </c:pt>
                <c:pt idx="272">
                  <c:v>4.9764291465282442</c:v>
                </c:pt>
                <c:pt idx="273">
                  <c:v>4.710723327845332</c:v>
                </c:pt>
                <c:pt idx="274">
                  <c:v>4.4487982973456353</c:v>
                </c:pt>
                <c:pt idx="275">
                  <c:v>4.1912355177104459</c:v>
                </c:pt>
                <c:pt idx="276">
                  <c:v>3.9381370224058601</c:v>
                </c:pt>
                <c:pt idx="277">
                  <c:v>3.6895706914365234</c:v>
                </c:pt>
                <c:pt idx="278">
                  <c:v>3.4456155046820629</c:v>
                </c:pt>
                <c:pt idx="279">
                  <c:v>3.2063278153538692</c:v>
                </c:pt>
                <c:pt idx="280">
                  <c:v>2.971721284836526</c:v>
                </c:pt>
                <c:pt idx="281">
                  <c:v>2.7417705114930815</c:v>
                </c:pt>
                <c:pt idx="282">
                  <c:v>2.5164330169558484</c:v>
                </c:pt>
                <c:pt idx="283">
                  <c:v>2.2956791304051865</c:v>
                </c:pt>
                <c:pt idx="284">
                  <c:v>2.0795118402689683</c:v>
                </c:pt>
                <c:pt idx="285">
                  <c:v>1.8679588962346274</c:v>
                </c:pt>
                <c:pt idx="286">
                  <c:v>1.6610537046566558</c:v>
                </c:pt>
                <c:pt idx="287">
                  <c:v>1.4587996808812005</c:v>
                </c:pt>
                <c:pt idx="288">
                  <c:v>1.2611594695597841</c:v>
                </c:pt>
                <c:pt idx="289">
                  <c:v>1.0680641233921031</c:v>
                </c:pt>
                <c:pt idx="290">
                  <c:v>0.8794312471523833</c:v>
                </c:pt>
                <c:pt idx="291">
                  <c:v>0.69519819058477705</c:v>
                </c:pt>
                <c:pt idx="292">
                  <c:v>0.51533357519656364</c:v>
                </c:pt>
                <c:pt idx="293">
                  <c:v>0.33982619438320383</c:v>
                </c:pt>
                <c:pt idx="294">
                  <c:v>0.16865827767178398</c:v>
                </c:pt>
                <c:pt idx="295">
                  <c:v>1.7809877386753164E-3</c:v>
                </c:pt>
                <c:pt idx="296">
                  <c:v>-0.16023547374643349</c:v>
                </c:pt>
                <c:pt idx="297">
                  <c:v>-0.31846453836187721</c:v>
                </c:pt>
                <c:pt idx="298">
                  <c:v>-0.47310943733900745</c:v>
                </c:pt>
                <c:pt idx="299">
                  <c:v>-0.62387877227737931</c:v>
                </c:pt>
                <c:pt idx="300">
                  <c:v>-0.77084506591781521</c:v>
                </c:pt>
                <c:pt idx="301">
                  <c:v>-0.91406808681785734</c:v>
                </c:pt>
                <c:pt idx="302">
                  <c:v>-1.0536191303282965</c:v>
                </c:pt>
                <c:pt idx="303">
                  <c:v>-1.1895940929651234</c:v>
                </c:pt>
                <c:pt idx="304">
                  <c:v>-1.32212115693837</c:v>
                </c:pt>
                <c:pt idx="305">
                  <c:v>-1.4513435533270209</c:v>
                </c:pt>
                <c:pt idx="306">
                  <c:v>-1.5774038728326518</c:v>
                </c:pt>
                <c:pt idx="307">
                  <c:v>-1.700418130494652</c:v>
                </c:pt>
                <c:pt idx="308">
                  <c:v>-1.8204800348728851</c:v>
                </c:pt>
                <c:pt idx="309">
                  <c:v>-1.9376776378601785</c:v>
                </c:pt>
                <c:pt idx="310">
                  <c:v>-2.0521085970103701</c:v>
                </c:pt>
                <c:pt idx="311">
                  <c:v>-2.163892449438571</c:v>
                </c:pt>
                <c:pt idx="312">
                  <c:v>-2.2731687974184744</c:v>
                </c:pt>
                <c:pt idx="313">
                  <c:v>-2.3800932526588401</c:v>
                </c:pt>
                <c:pt idx="314">
                  <c:v>-2.4848049905151086</c:v>
                </c:pt>
                <c:pt idx="315">
                  <c:v>-2.5874150097370143</c:v>
                </c:pt>
                <c:pt idx="316">
                  <c:v>-2.6880127497017354</c:v>
                </c:pt>
                <c:pt idx="317">
                  <c:v>-2.7866754826158266</c:v>
                </c:pt>
                <c:pt idx="318">
                  <c:v>-2.8834907267242653</c:v>
                </c:pt>
                <c:pt idx="319">
                  <c:v>-2.9785667058080407</c:v>
                </c:pt>
                <c:pt idx="320">
                  <c:v>-3.0720248781144597</c:v>
                </c:pt>
                <c:pt idx="321">
                  <c:v>-3.1637755908071981</c:v>
                </c:pt>
                <c:pt idx="322">
                  <c:v>-3.254251739010209</c:v>
                </c:pt>
                <c:pt idx="323">
                  <c:v>-3.3435004971921436</c:v>
                </c:pt>
                <c:pt idx="324">
                  <c:v>-3.4312206745147678</c:v>
                </c:pt>
                <c:pt idx="325">
                  <c:v>-3.5178972501307673</c:v>
                </c:pt>
                <c:pt idx="326">
                  <c:v>-3.6034420654177666</c:v>
                </c:pt>
                <c:pt idx="327">
                  <c:v>-3.6878510646521994</c:v>
                </c:pt>
                <c:pt idx="328">
                  <c:v>-3.7709741860628103</c:v>
                </c:pt>
                <c:pt idx="329">
                  <c:v>-3.8532643899321499</c:v>
                </c:pt>
                <c:pt idx="330">
                  <c:v>-3.9345982968807194</c:v>
                </c:pt>
                <c:pt idx="331">
                  <c:v>-4.0149562686681737</c:v>
                </c:pt>
                <c:pt idx="332">
                  <c:v>-4.0943357437849022</c:v>
                </c:pt>
                <c:pt idx="333">
                  <c:v>-4.1727217800915222</c:v>
                </c:pt>
                <c:pt idx="334">
                  <c:v>-4.2501045584678616</c:v>
                </c:pt>
                <c:pt idx="335">
                  <c:v>-4.3264819443225848</c:v>
                </c:pt>
                <c:pt idx="336">
                  <c:v>-4.4018513761460767</c:v>
                </c:pt>
                <c:pt idx="337">
                  <c:v>-4.4762043155729723</c:v>
                </c:pt>
                <c:pt idx="338">
                  <c:v>-4.5495164282619935</c:v>
                </c:pt>
                <c:pt idx="339">
                  <c:v>-4.6217416070401658</c:v>
                </c:pt>
                <c:pt idx="340">
                  <c:v>-4.6928200833499396</c:v>
                </c:pt>
                <c:pt idx="341">
                  <c:v>-4.7626903809607031</c:v>
                </c:pt>
                <c:pt idx="342">
                  <c:v>-4.8312965735793076</c:v>
                </c:pt>
                <c:pt idx="343">
                  <c:v>-4.8984824091196035</c:v>
                </c:pt>
                <c:pt idx="344">
                  <c:v>-4.9641911074519109</c:v>
                </c:pt>
                <c:pt idx="345">
                  <c:v>-5.0286997385323016</c:v>
                </c:pt>
                <c:pt idx="346">
                  <c:v>-5.0917286708950993</c:v>
                </c:pt>
                <c:pt idx="347">
                  <c:v>-5.1531801402568806</c:v>
                </c:pt>
                <c:pt idx="348">
                  <c:v>-5.2129602245986417</c:v>
                </c:pt>
                <c:pt idx="349">
                  <c:v>-5.2710462972521768</c:v>
                </c:pt>
                <c:pt idx="350">
                  <c:v>-5.3273239441215985</c:v>
                </c:pt>
                <c:pt idx="351">
                  <c:v>-5.3816689319908599</c:v>
                </c:pt>
                <c:pt idx="352">
                  <c:v>-5.4340099655091709</c:v>
                </c:pt>
                <c:pt idx="353">
                  <c:v>-5.4844332821667159</c:v>
                </c:pt>
                <c:pt idx="354">
                  <c:v>-5.5327565878629645</c:v>
                </c:pt>
                <c:pt idx="355">
                  <c:v>-5.5781495265662624</c:v>
                </c:pt>
                <c:pt idx="356">
                  <c:v>-5.6212563179433301</c:v>
                </c:pt>
                <c:pt idx="357">
                  <c:v>-5.6625832870602606</c:v>
                </c:pt>
                <c:pt idx="358">
                  <c:v>-5.7015566557645752</c:v>
                </c:pt>
                <c:pt idx="359">
                  <c:v>-5.7379416190087733</c:v>
                </c:pt>
                <c:pt idx="360">
                  <c:v>-5.7716609045862617</c:v>
                </c:pt>
                <c:pt idx="361">
                  <c:v>-5.8028417341410847</c:v>
                </c:pt>
                <c:pt idx="362">
                  <c:v>-5.8312770523130792</c:v>
                </c:pt>
                <c:pt idx="363">
                  <c:v>-5.8559764087200055</c:v>
                </c:pt>
                <c:pt idx="364">
                  <c:v>-5.8776467800140351</c:v>
                </c:pt>
                <c:pt idx="365">
                  <c:v>-5.8971599332987896</c:v>
                </c:pt>
                <c:pt idx="366">
                  <c:v>-5.9137602232396356</c:v>
                </c:pt>
                <c:pt idx="367">
                  <c:v>-5.9272038795053641</c:v>
                </c:pt>
                <c:pt idx="368">
                  <c:v>-5.9374238759279061</c:v>
                </c:pt>
                <c:pt idx="369">
                  <c:v>-5.9444505237042842</c:v>
                </c:pt>
                <c:pt idx="370">
                  <c:v>-5.9481574550270926</c:v>
                </c:pt>
                <c:pt idx="371">
                  <c:v>-5.9484750822186303</c:v>
                </c:pt>
                <c:pt idx="372">
                  <c:v>-5.9442673757672297</c:v>
                </c:pt>
                <c:pt idx="373">
                  <c:v>-5.936395002901512</c:v>
                </c:pt>
                <c:pt idx="374">
                  <c:v>-5.9259495936333666</c:v>
                </c:pt>
                <c:pt idx="375">
                  <c:v>-5.9120448656379612</c:v>
                </c:pt>
                <c:pt idx="376">
                  <c:v>-5.8944601021706662</c:v>
                </c:pt>
                <c:pt idx="377">
                  <c:v>-5.8731440730392759</c:v>
                </c:pt>
                <c:pt idx="378">
                  <c:v>-5.8480476826429291</c:v>
                </c:pt>
                <c:pt idx="379">
                  <c:v>-5.8187431588768908</c:v>
                </c:pt>
                <c:pt idx="380">
                  <c:v>-5.7851690255105384</c:v>
                </c:pt>
                <c:pt idx="381">
                  <c:v>-5.7472578294575118</c:v>
                </c:pt>
                <c:pt idx="382">
                  <c:v>-5.7052687101066093</c:v>
                </c:pt>
                <c:pt idx="383">
                  <c:v>-5.6597775802016246</c:v>
                </c:pt>
                <c:pt idx="384">
                  <c:v>-5.6100505672395222</c:v>
                </c:pt>
                <c:pt idx="385">
                  <c:v>-5.5564471364021264</c:v>
                </c:pt>
                <c:pt idx="386">
                  <c:v>-5.498228292167183</c:v>
                </c:pt>
                <c:pt idx="387">
                  <c:v>-5.4358504101634004</c:v>
                </c:pt>
                <c:pt idx="388">
                  <c:v>-5.3698343306779854</c:v>
                </c:pt>
                <c:pt idx="389">
                  <c:v>-5.2995849296450563</c:v>
                </c:pt>
                <c:pt idx="390">
                  <c:v>-5.2256627507507778</c:v>
                </c:pt>
                <c:pt idx="391">
                  <c:v>-5.1476212374865966</c:v>
                </c:pt>
                <c:pt idx="392">
                  <c:v>-5.0655799269676196</c:v>
                </c:pt>
                <c:pt idx="393">
                  <c:v>-4.980008002370595</c:v>
                </c:pt>
                <c:pt idx="394">
                  <c:v>-4.8903397969901548</c:v>
                </c:pt>
                <c:pt idx="395">
                  <c:v>-4.7947395622730209</c:v>
                </c:pt>
                <c:pt idx="396">
                  <c:v>-4.6951783798634974</c:v>
                </c:pt>
                <c:pt idx="397">
                  <c:v>-4.5916011773049785</c:v>
                </c:pt>
                <c:pt idx="398">
                  <c:v>-4.4842777669429772</c:v>
                </c:pt>
                <c:pt idx="399">
                  <c:v>-4.3729904204606953</c:v>
                </c:pt>
                <c:pt idx="400">
                  <c:v>-4.2581856943666923</c:v>
                </c:pt>
                <c:pt idx="401">
                  <c:v>-4.1394469164311882</c:v>
                </c:pt>
                <c:pt idx="402">
                  <c:v>-4.0173726260662077</c:v>
                </c:pt>
                <c:pt idx="403">
                  <c:v>-3.8913595877587794</c:v>
                </c:pt>
                <c:pt idx="404">
                  <c:v>-3.7610116213560087</c:v>
                </c:pt>
                <c:pt idx="405">
                  <c:v>-3.6270275920629476</c:v>
                </c:pt>
                <c:pt idx="406">
                  <c:v>-3.4897878840565659</c:v>
                </c:pt>
                <c:pt idx="407">
                  <c:v>-3.3490028332918844</c:v>
                </c:pt>
                <c:pt idx="408">
                  <c:v>-3.2052077952772331</c:v>
                </c:pt>
                <c:pt idx="409">
                  <c:v>-3.057875312492246</c:v>
                </c:pt>
                <c:pt idx="410">
                  <c:v>-2.9074205629527565</c:v>
                </c:pt>
                <c:pt idx="411">
                  <c:v>-2.753415347635741</c:v>
                </c:pt>
                <c:pt idx="412">
                  <c:v>-2.596249869838354</c:v>
                </c:pt>
                <c:pt idx="413">
                  <c:v>-2.4364272527396644</c:v>
                </c:pt>
                <c:pt idx="414">
                  <c:v>-2.2734832227230042</c:v>
                </c:pt>
                <c:pt idx="415">
                  <c:v>-2.1077868506312321</c:v>
                </c:pt>
                <c:pt idx="416">
                  <c:v>-1.9389408890157933</c:v>
                </c:pt>
                <c:pt idx="417">
                  <c:v>-1.7674026740714861</c:v>
                </c:pt>
                <c:pt idx="418">
                  <c:v>-1.5935690263286209</c:v>
                </c:pt>
                <c:pt idx="419">
                  <c:v>-1.4171503884717804</c:v>
                </c:pt>
                <c:pt idx="420">
                  <c:v>-1.2385658875107721</c:v>
                </c:pt>
                <c:pt idx="421">
                  <c:v>-1.0576283197849972</c:v>
                </c:pt>
                <c:pt idx="422">
                  <c:v>-0.87442061416804573</c:v>
                </c:pt>
                <c:pt idx="423">
                  <c:v>-0.68896774537861216</c:v>
                </c:pt>
                <c:pt idx="424">
                  <c:v>-0.50139181204140149</c:v>
                </c:pt>
                <c:pt idx="425">
                  <c:v>-0.31208581910468614</c:v>
                </c:pt>
                <c:pt idx="426">
                  <c:v>-0.12089831731282139</c:v>
                </c:pt>
                <c:pt idx="427">
                  <c:v>7.2280471364501706E-2</c:v>
                </c:pt>
                <c:pt idx="428">
                  <c:v>0.26710488321259596</c:v>
                </c:pt>
                <c:pt idx="429">
                  <c:v>0.46349299661815113</c:v>
                </c:pt>
                <c:pt idx="430">
                  <c:v>0.66179589182138376</c:v>
                </c:pt>
                <c:pt idx="431">
                  <c:v>0.86148707186802898</c:v>
                </c:pt>
                <c:pt idx="432">
                  <c:v>1.062429442629216</c:v>
                </c:pt>
                <c:pt idx="433">
                  <c:v>1.2646929653361398</c:v>
                </c:pt>
                <c:pt idx="434">
                  <c:v>1.4681220816448299</c:v>
                </c:pt>
                <c:pt idx="435">
                  <c:v>1.6726035514846411</c:v>
                </c:pt>
                <c:pt idx="436">
                  <c:v>1.8781052492558923</c:v>
                </c:pt>
                <c:pt idx="437">
                  <c:v>2.0844997398555236</c:v>
                </c:pt>
                <c:pt idx="438">
                  <c:v>2.2917881973087755</c:v>
                </c:pt>
                <c:pt idx="439">
                  <c:v>2.4998205598443706</c:v>
                </c:pt>
                <c:pt idx="440">
                  <c:v>2.7086565960198641</c:v>
                </c:pt>
                <c:pt idx="441">
                  <c:v>2.9181449633091674</c:v>
                </c:pt>
                <c:pt idx="442">
                  <c:v>3.1283272862434357</c:v>
                </c:pt>
                <c:pt idx="443">
                  <c:v>3.3391175407916256</c:v>
                </c:pt>
                <c:pt idx="444">
                  <c:v>3.5503914937376946</c:v>
                </c:pt>
                <c:pt idx="445">
                  <c:v>3.7621651545166959</c:v>
                </c:pt>
                <c:pt idx="446">
                  <c:v>3.9743922024965284</c:v>
                </c:pt>
                <c:pt idx="447">
                  <c:v>4.1869859732687438</c:v>
                </c:pt>
                <c:pt idx="448">
                  <c:v>4.3999012134969187</c:v>
                </c:pt>
                <c:pt idx="449">
                  <c:v>4.6131366424262517</c:v>
                </c:pt>
                <c:pt idx="450">
                  <c:v>4.8266051687300173</c:v>
                </c:pt>
                <c:pt idx="451">
                  <c:v>5.0402483046054813</c:v>
                </c:pt>
                <c:pt idx="452">
                  <c:v>5.2540506809949825</c:v>
                </c:pt>
                <c:pt idx="453">
                  <c:v>5.467965763807296</c:v>
                </c:pt>
                <c:pt idx="454">
                  <c:v>5.6819781839847536</c:v>
                </c:pt>
                <c:pt idx="455">
                  <c:v>5.896049091964934</c:v>
                </c:pt>
                <c:pt idx="456">
                  <c:v>6.110157141834458</c:v>
                </c:pt>
                <c:pt idx="457">
                  <c:v>6.3242711685597737</c:v>
                </c:pt>
                <c:pt idx="458">
                  <c:v>6.5383557379245358</c:v>
                </c:pt>
                <c:pt idx="459">
                  <c:v>6.7523971885442267</c:v>
                </c:pt>
                <c:pt idx="460">
                  <c:v>6.9663647823035344</c:v>
                </c:pt>
                <c:pt idx="461">
                  <c:v>7.1802563846111154</c:v>
                </c:pt>
                <c:pt idx="462">
                  <c:v>7.3940476611256258</c:v>
                </c:pt>
                <c:pt idx="463">
                  <c:v>7.6077313542365754</c:v>
                </c:pt>
                <c:pt idx="464">
                  <c:v>7.821296364068961</c:v>
                </c:pt>
                <c:pt idx="465">
                  <c:v>8.0347221985458877</c:v>
                </c:pt>
                <c:pt idx="466">
                  <c:v>8.2479977577924704</c:v>
                </c:pt>
                <c:pt idx="467">
                  <c:v>8.4611127957701218</c:v>
                </c:pt>
                <c:pt idx="468">
                  <c:v>8.6740604817866931</c:v>
                </c:pt>
                <c:pt idx="469">
                  <c:v>8.886778485774979</c:v>
                </c:pt>
                <c:pt idx="470">
                  <c:v>9.0993018150329164</c:v>
                </c:pt>
                <c:pt idx="471">
                  <c:v>9.3116740152239306</c:v>
                </c:pt>
                <c:pt idx="472">
                  <c:v>9.5238506868481281</c:v>
                </c:pt>
                <c:pt idx="473">
                  <c:v>9.7358702525496081</c:v>
                </c:pt>
                <c:pt idx="474">
                  <c:v>9.9477079510688498</c:v>
                </c:pt>
                <c:pt idx="475">
                  <c:v>10.159000048041317</c:v>
                </c:pt>
              </c:numCache>
            </c:numRef>
          </c:yVal>
          <c:smooth val="1"/>
          <c:extLst>
            <c:ext xmlns:c16="http://schemas.microsoft.com/office/drawing/2014/chart" uri="{C3380CC4-5D6E-409C-BE32-E72D297353CC}">
              <c16:uniqueId val="{0000001F-4789-45DC-97F7-B59DC835213B}"/>
            </c:ext>
          </c:extLst>
        </c:ser>
        <c:ser>
          <c:idx val="32"/>
          <c:order val="32"/>
          <c:tx>
            <c:strRef>
              <c:f>Лист1!$AH$1</c:f>
              <c:strCache>
                <c:ptCount val="1"/>
                <c:pt idx="0">
                  <c:v>COA</c:v>
                </c:pt>
              </c:strCache>
            </c:strRef>
          </c:tx>
          <c:spPr>
            <a:ln w="38100" cap="rnd">
              <a:solidFill>
                <a:srgbClr val="FF0000"/>
              </a:solidFill>
              <a:round/>
            </a:ln>
            <a:effectLst/>
          </c:spPr>
          <c:marker>
            <c:symbol val="none"/>
          </c:marker>
          <c:xVal>
            <c:numRef>
              <c:f>Лист1!$A$2:$A$477</c:f>
              <c:numCache>
                <c:formatCode>0.00</c:formatCode>
                <c:ptCount val="476"/>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1.9399986267089799</c:v>
                </c:pt>
                <c:pt idx="73">
                  <c:v>1.9599986076354901</c:v>
                </c:pt>
                <c:pt idx="74">
                  <c:v>1.9799985885620099</c:v>
                </c:pt>
                <c:pt idx="75">
                  <c:v>1.9999985694885201</c:v>
                </c:pt>
                <c:pt idx="76">
                  <c:v>2.0199985504150302</c:v>
                </c:pt>
                <c:pt idx="77">
                  <c:v>2.0399985313415501</c:v>
                </c:pt>
                <c:pt idx="78">
                  <c:v>2.0599985122680602</c:v>
                </c:pt>
                <c:pt idx="79">
                  <c:v>2.0799984931945801</c:v>
                </c:pt>
                <c:pt idx="80">
                  <c:v>2.0999984741210902</c:v>
                </c:pt>
                <c:pt idx="81">
                  <c:v>2.1199984550475999</c:v>
                </c:pt>
                <c:pt idx="82">
                  <c:v>2.1399984359741202</c:v>
                </c:pt>
                <c:pt idx="83">
                  <c:v>2.1599984169006299</c:v>
                </c:pt>
                <c:pt idx="84">
                  <c:v>2.17999839782714</c:v>
                </c:pt>
                <c:pt idx="85">
                  <c:v>2.1999983787536599</c:v>
                </c:pt>
                <c:pt idx="86">
                  <c:v>2.21999835968017</c:v>
                </c:pt>
                <c:pt idx="87">
                  <c:v>2.2399983406066801</c:v>
                </c:pt>
                <c:pt idx="88">
                  <c:v>2.2599983215332</c:v>
                </c:pt>
                <c:pt idx="89">
                  <c:v>2.2799983024597101</c:v>
                </c:pt>
                <c:pt idx="90">
                  <c:v>2.29999828338623</c:v>
                </c:pt>
                <c:pt idx="91">
                  <c:v>2.3199982643127401</c:v>
                </c:pt>
                <c:pt idx="92">
                  <c:v>2.3399982452392498</c:v>
                </c:pt>
                <c:pt idx="93">
                  <c:v>2.3599982261657702</c:v>
                </c:pt>
                <c:pt idx="94">
                  <c:v>2.3799982070922798</c:v>
                </c:pt>
                <c:pt idx="95">
                  <c:v>2.3999981880187899</c:v>
                </c:pt>
                <c:pt idx="96">
                  <c:v>2.4199981689453098</c:v>
                </c:pt>
                <c:pt idx="97">
                  <c:v>2.43999814987182</c:v>
                </c:pt>
                <c:pt idx="98">
                  <c:v>2.4599981307983398</c:v>
                </c:pt>
                <c:pt idx="99">
                  <c:v>2.47999811172485</c:v>
                </c:pt>
                <c:pt idx="100">
                  <c:v>2.4999980926513601</c:v>
                </c:pt>
                <c:pt idx="101">
                  <c:v>2.51999807357788</c:v>
                </c:pt>
                <c:pt idx="102">
                  <c:v>2.5399980545043901</c:v>
                </c:pt>
                <c:pt idx="103">
                  <c:v>2.5599980354309002</c:v>
                </c:pt>
                <c:pt idx="104">
                  <c:v>2.5799980163574201</c:v>
                </c:pt>
                <c:pt idx="105">
                  <c:v>2.5999979972839302</c:v>
                </c:pt>
                <c:pt idx="106">
                  <c:v>2.6199979782104399</c:v>
                </c:pt>
                <c:pt idx="107">
                  <c:v>2.6399979591369598</c:v>
                </c:pt>
                <c:pt idx="108">
                  <c:v>2.6599979400634699</c:v>
                </c:pt>
                <c:pt idx="109">
                  <c:v>2.6799979209899898</c:v>
                </c:pt>
                <c:pt idx="110">
                  <c:v>2.6999979019164999</c:v>
                </c:pt>
                <c:pt idx="111">
                  <c:v>2.71999788284301</c:v>
                </c:pt>
                <c:pt idx="112">
                  <c:v>2.7399978637695299</c:v>
                </c:pt>
                <c:pt idx="113">
                  <c:v>2.75999784469604</c:v>
                </c:pt>
                <c:pt idx="114">
                  <c:v>2.7799978256225502</c:v>
                </c:pt>
                <c:pt idx="115">
                  <c:v>2.79999780654907</c:v>
                </c:pt>
                <c:pt idx="116">
                  <c:v>2.8199977874755802</c:v>
                </c:pt>
                <c:pt idx="117">
                  <c:v>2.8399977684020898</c:v>
                </c:pt>
                <c:pt idx="118">
                  <c:v>2.8599977493286102</c:v>
                </c:pt>
                <c:pt idx="119">
                  <c:v>2.8799977302551198</c:v>
                </c:pt>
                <c:pt idx="120">
                  <c:v>2.8999977111816402</c:v>
                </c:pt>
                <c:pt idx="121">
                  <c:v>2.9199976921081499</c:v>
                </c:pt>
                <c:pt idx="122">
                  <c:v>2.93999767303466</c:v>
                </c:pt>
                <c:pt idx="123">
                  <c:v>2.9599976539611799</c:v>
                </c:pt>
                <c:pt idx="124">
                  <c:v>2.97999763488769</c:v>
                </c:pt>
                <c:pt idx="125">
                  <c:v>2.9999976158142001</c:v>
                </c:pt>
                <c:pt idx="126">
                  <c:v>3.01999759674072</c:v>
                </c:pt>
                <c:pt idx="127">
                  <c:v>3.0399975776672301</c:v>
                </c:pt>
                <c:pt idx="128">
                  <c:v>3.05999755859375</c:v>
                </c:pt>
                <c:pt idx="129">
                  <c:v>3.0799975395202601</c:v>
                </c:pt>
                <c:pt idx="130">
                  <c:v>3.0999975204467698</c:v>
                </c:pt>
                <c:pt idx="131">
                  <c:v>3.1199975013732901</c:v>
                </c:pt>
                <c:pt idx="132">
                  <c:v>3.1399974822997998</c:v>
                </c:pt>
                <c:pt idx="133">
                  <c:v>3.1599974632263099</c:v>
                </c:pt>
                <c:pt idx="134">
                  <c:v>3.1799974441528298</c:v>
                </c:pt>
                <c:pt idx="135">
                  <c:v>3.1999974250793399</c:v>
                </c:pt>
                <c:pt idx="136">
                  <c:v>3.21999740600585</c:v>
                </c:pt>
                <c:pt idx="137">
                  <c:v>3.2399973869323699</c:v>
                </c:pt>
                <c:pt idx="138">
                  <c:v>3.2599973678588801</c:v>
                </c:pt>
                <c:pt idx="139">
                  <c:v>3.2799973487853999</c:v>
                </c:pt>
                <c:pt idx="140">
                  <c:v>3.2999973297119101</c:v>
                </c:pt>
                <c:pt idx="141">
                  <c:v>3.3199973106384202</c:v>
                </c:pt>
                <c:pt idx="142">
                  <c:v>3.3399972915649401</c:v>
                </c:pt>
                <c:pt idx="143">
                  <c:v>3.3599972724914502</c:v>
                </c:pt>
                <c:pt idx="144">
                  <c:v>3.3799972534179599</c:v>
                </c:pt>
                <c:pt idx="145">
                  <c:v>3.3999972343444802</c:v>
                </c:pt>
                <c:pt idx="146">
                  <c:v>3.4199972152709899</c:v>
                </c:pt>
                <c:pt idx="147">
                  <c:v>3.4399971961975</c:v>
                </c:pt>
                <c:pt idx="148">
                  <c:v>3.4599971771240199</c:v>
                </c:pt>
                <c:pt idx="149">
                  <c:v>3.47999715805053</c:v>
                </c:pt>
                <c:pt idx="150">
                  <c:v>3.4999971389770499</c:v>
                </c:pt>
                <c:pt idx="151">
                  <c:v>3.51999711990356</c:v>
                </c:pt>
                <c:pt idx="152">
                  <c:v>3.5399971008300701</c:v>
                </c:pt>
                <c:pt idx="153">
                  <c:v>3.55999708175659</c:v>
                </c:pt>
                <c:pt idx="154">
                  <c:v>3.5799970626831001</c:v>
                </c:pt>
                <c:pt idx="155">
                  <c:v>3.5999970436096098</c:v>
                </c:pt>
                <c:pt idx="156">
                  <c:v>3.6199970245361301</c:v>
                </c:pt>
                <c:pt idx="157">
                  <c:v>3.6399970054626398</c:v>
                </c:pt>
                <c:pt idx="158">
                  <c:v>3.6599969863891602</c:v>
                </c:pt>
                <c:pt idx="159">
                  <c:v>3.6799969673156698</c:v>
                </c:pt>
                <c:pt idx="160">
                  <c:v>3.69999694824218</c:v>
                </c:pt>
                <c:pt idx="161">
                  <c:v>3.7199969291686998</c:v>
                </c:pt>
                <c:pt idx="162">
                  <c:v>3.73999691009521</c:v>
                </c:pt>
                <c:pt idx="163">
                  <c:v>3.7599968910217201</c:v>
                </c:pt>
                <c:pt idx="164">
                  <c:v>3.77999687194824</c:v>
                </c:pt>
                <c:pt idx="165">
                  <c:v>3.7999968528747501</c:v>
                </c:pt>
                <c:pt idx="166">
                  <c:v>3.8199968338012602</c:v>
                </c:pt>
                <c:pt idx="167">
                  <c:v>3.8399968147277801</c:v>
                </c:pt>
                <c:pt idx="168">
                  <c:v>3.8599967956542902</c:v>
                </c:pt>
                <c:pt idx="169">
                  <c:v>3.8799967765808101</c:v>
                </c:pt>
                <c:pt idx="170">
                  <c:v>3.8999967575073198</c:v>
                </c:pt>
                <c:pt idx="171">
                  <c:v>3.9199967384338299</c:v>
                </c:pt>
                <c:pt idx="172">
                  <c:v>3.9399967193603498</c:v>
                </c:pt>
                <c:pt idx="173">
                  <c:v>3.9599967002868599</c:v>
                </c:pt>
                <c:pt idx="174">
                  <c:v>3.97999668121337</c:v>
                </c:pt>
                <c:pt idx="175">
                  <c:v>3.9999966621398899</c:v>
                </c:pt>
                <c:pt idx="176">
                  <c:v>4.0199966430664</c:v>
                </c:pt>
                <c:pt idx="177">
                  <c:v>4.0399966239929199</c:v>
                </c:pt>
                <c:pt idx="178">
                  <c:v>4.05999660491943</c:v>
                </c:pt>
                <c:pt idx="179">
                  <c:v>4.0799965858459402</c:v>
                </c:pt>
                <c:pt idx="180">
                  <c:v>4.09999656677246</c:v>
                </c:pt>
                <c:pt idx="181">
                  <c:v>4.1199965476989702</c:v>
                </c:pt>
                <c:pt idx="182">
                  <c:v>4.1399965286254803</c:v>
                </c:pt>
                <c:pt idx="183">
                  <c:v>4.1599965095520002</c:v>
                </c:pt>
                <c:pt idx="184">
                  <c:v>4.1799964904785103</c:v>
                </c:pt>
                <c:pt idx="185">
                  <c:v>4.1999964714050204</c:v>
                </c:pt>
                <c:pt idx="186">
                  <c:v>4.2199964523315403</c:v>
                </c:pt>
                <c:pt idx="187">
                  <c:v>4.2399964332580504</c:v>
                </c:pt>
                <c:pt idx="188">
                  <c:v>4.2599964141845703</c:v>
                </c:pt>
                <c:pt idx="189">
                  <c:v>4.2799963951110804</c:v>
                </c:pt>
                <c:pt idx="190">
                  <c:v>4.2999963760375897</c:v>
                </c:pt>
                <c:pt idx="191">
                  <c:v>4.3199963569641104</c:v>
                </c:pt>
                <c:pt idx="192">
                  <c:v>4.3399963378906197</c:v>
                </c:pt>
                <c:pt idx="193">
                  <c:v>4.3599963188171298</c:v>
                </c:pt>
                <c:pt idx="194">
                  <c:v>4.3799962997436497</c:v>
                </c:pt>
                <c:pt idx="195">
                  <c:v>4.3999962806701598</c:v>
                </c:pt>
                <c:pt idx="196">
                  <c:v>4.4199962615966797</c:v>
                </c:pt>
                <c:pt idx="197">
                  <c:v>4.4399962425231898</c:v>
                </c:pt>
                <c:pt idx="198">
                  <c:v>4.4599962234496999</c:v>
                </c:pt>
                <c:pt idx="199">
                  <c:v>4.4799962043762198</c:v>
                </c:pt>
                <c:pt idx="200">
                  <c:v>4.4999961853027299</c:v>
                </c:pt>
                <c:pt idx="201">
                  <c:v>4.5199961662292401</c:v>
                </c:pt>
                <c:pt idx="202">
                  <c:v>4.5399961471557599</c:v>
                </c:pt>
                <c:pt idx="203">
                  <c:v>4.5599961280822701</c:v>
                </c:pt>
                <c:pt idx="204">
                  <c:v>4.5799961090087802</c:v>
                </c:pt>
                <c:pt idx="205">
                  <c:v>4.5999960899353001</c:v>
                </c:pt>
                <c:pt idx="206">
                  <c:v>4.6199960708618102</c:v>
                </c:pt>
                <c:pt idx="207">
                  <c:v>4.6399960517883301</c:v>
                </c:pt>
                <c:pt idx="208">
                  <c:v>4.6599960327148402</c:v>
                </c:pt>
                <c:pt idx="209">
                  <c:v>4.6799960136413503</c:v>
                </c:pt>
                <c:pt idx="210">
                  <c:v>4.6999959945678702</c:v>
                </c:pt>
                <c:pt idx="211">
                  <c:v>4.7199959754943803</c:v>
                </c:pt>
                <c:pt idx="212">
                  <c:v>4.7399959564208896</c:v>
                </c:pt>
                <c:pt idx="213">
                  <c:v>4.7599959373474103</c:v>
                </c:pt>
                <c:pt idx="214">
                  <c:v>4.7799959182739196</c:v>
                </c:pt>
                <c:pt idx="215">
                  <c:v>4.7999958992004297</c:v>
                </c:pt>
                <c:pt idx="216">
                  <c:v>4.8199958801269496</c:v>
                </c:pt>
                <c:pt idx="217">
                  <c:v>4.8399958610534597</c:v>
                </c:pt>
                <c:pt idx="218">
                  <c:v>4.8599958419799796</c:v>
                </c:pt>
                <c:pt idx="219">
                  <c:v>4.8799958229064897</c:v>
                </c:pt>
                <c:pt idx="220">
                  <c:v>4.8999958038329998</c:v>
                </c:pt>
                <c:pt idx="221">
                  <c:v>4.9199957847595197</c:v>
                </c:pt>
                <c:pt idx="222">
                  <c:v>4.9399957656860298</c:v>
                </c:pt>
                <c:pt idx="223">
                  <c:v>4.9599957466125399</c:v>
                </c:pt>
                <c:pt idx="224">
                  <c:v>4.9799957275390598</c:v>
                </c:pt>
                <c:pt idx="225">
                  <c:v>4.99999570846557</c:v>
                </c:pt>
                <c:pt idx="226">
                  <c:v>5.0199956893920898</c:v>
                </c:pt>
                <c:pt idx="227">
                  <c:v>5.0399956703186</c:v>
                </c:pt>
                <c:pt idx="228">
                  <c:v>5.0599956512451101</c:v>
                </c:pt>
                <c:pt idx="229">
                  <c:v>5.07999563217163</c:v>
                </c:pt>
                <c:pt idx="230">
                  <c:v>5.0999956130981401</c:v>
                </c:pt>
                <c:pt idx="231">
                  <c:v>5.1199955940246502</c:v>
                </c:pt>
                <c:pt idx="232">
                  <c:v>5.1399955749511701</c:v>
                </c:pt>
                <c:pt idx="233">
                  <c:v>5.1599955558776802</c:v>
                </c:pt>
                <c:pt idx="234">
                  <c:v>5.1799955368041903</c:v>
                </c:pt>
                <c:pt idx="235">
                  <c:v>5.1999955177307102</c:v>
                </c:pt>
                <c:pt idx="236">
                  <c:v>5.2199954986572203</c:v>
                </c:pt>
                <c:pt idx="237">
                  <c:v>5.2399954795837402</c:v>
                </c:pt>
                <c:pt idx="238">
                  <c:v>5.2599954605102504</c:v>
                </c:pt>
                <c:pt idx="239">
                  <c:v>5.2799954414367596</c:v>
                </c:pt>
                <c:pt idx="240">
                  <c:v>5.2999954223632804</c:v>
                </c:pt>
                <c:pt idx="241">
                  <c:v>5.3199954032897896</c:v>
                </c:pt>
                <c:pt idx="242">
                  <c:v>5.3399953842162997</c:v>
                </c:pt>
                <c:pt idx="243">
                  <c:v>5.3599953651428196</c:v>
                </c:pt>
                <c:pt idx="244">
                  <c:v>5.3799953460693297</c:v>
                </c:pt>
                <c:pt idx="245">
                  <c:v>5.3999953269958496</c:v>
                </c:pt>
                <c:pt idx="246">
                  <c:v>5.4199953079223597</c:v>
                </c:pt>
                <c:pt idx="247">
                  <c:v>5.4399952888488698</c:v>
                </c:pt>
                <c:pt idx="248">
                  <c:v>5.4599952697753897</c:v>
                </c:pt>
                <c:pt idx="249">
                  <c:v>5.4799952507018999</c:v>
                </c:pt>
                <c:pt idx="250">
                  <c:v>5.49999523162841</c:v>
                </c:pt>
                <c:pt idx="251">
                  <c:v>5.5199952125549299</c:v>
                </c:pt>
                <c:pt idx="252">
                  <c:v>5.53999519348144</c:v>
                </c:pt>
                <c:pt idx="253">
                  <c:v>5.5599951744079501</c:v>
                </c:pt>
                <c:pt idx="254">
                  <c:v>5.57999515533447</c:v>
                </c:pt>
                <c:pt idx="255">
                  <c:v>5.5999951362609801</c:v>
                </c:pt>
                <c:pt idx="256">
                  <c:v>5.6199951171875</c:v>
                </c:pt>
                <c:pt idx="257">
                  <c:v>5.6399950981140101</c:v>
                </c:pt>
                <c:pt idx="258">
                  <c:v>5.6599950790405202</c:v>
                </c:pt>
                <c:pt idx="259">
                  <c:v>5.6799950599670401</c:v>
                </c:pt>
                <c:pt idx="260">
                  <c:v>5.6999950408935502</c:v>
                </c:pt>
                <c:pt idx="261">
                  <c:v>5.7199950218200604</c:v>
                </c:pt>
                <c:pt idx="262">
                  <c:v>5.7399950027465803</c:v>
                </c:pt>
                <c:pt idx="263">
                  <c:v>5.7599949836730904</c:v>
                </c:pt>
                <c:pt idx="264">
                  <c:v>5.7799949645995996</c:v>
                </c:pt>
                <c:pt idx="265">
                  <c:v>5.7999949455261204</c:v>
                </c:pt>
                <c:pt idx="266">
                  <c:v>5.8199949264526296</c:v>
                </c:pt>
                <c:pt idx="267">
                  <c:v>5.8399949073791504</c:v>
                </c:pt>
                <c:pt idx="268">
                  <c:v>5.8599948883056596</c:v>
                </c:pt>
                <c:pt idx="269">
                  <c:v>5.8799948692321697</c:v>
                </c:pt>
                <c:pt idx="270">
                  <c:v>5.8999948501586896</c:v>
                </c:pt>
                <c:pt idx="271">
                  <c:v>5.9199948310851997</c:v>
                </c:pt>
                <c:pt idx="272">
                  <c:v>5.9399948120117099</c:v>
                </c:pt>
                <c:pt idx="273">
                  <c:v>5.9599947929382298</c:v>
                </c:pt>
                <c:pt idx="274">
                  <c:v>5.9799947738647399</c:v>
                </c:pt>
                <c:pt idx="275">
                  <c:v>5.9999947547912598</c:v>
                </c:pt>
                <c:pt idx="276">
                  <c:v>6.0199947357177699</c:v>
                </c:pt>
                <c:pt idx="277">
                  <c:v>6.03999471664428</c:v>
                </c:pt>
                <c:pt idx="278">
                  <c:v>6.0599946975707999</c:v>
                </c:pt>
                <c:pt idx="279">
                  <c:v>6.07999467849731</c:v>
                </c:pt>
                <c:pt idx="280">
                  <c:v>6.0999946594238201</c:v>
                </c:pt>
                <c:pt idx="281">
                  <c:v>6.11999464035034</c:v>
                </c:pt>
                <c:pt idx="282">
                  <c:v>6.1399946212768501</c:v>
                </c:pt>
                <c:pt idx="283">
                  <c:v>6.1599946022033603</c:v>
                </c:pt>
                <c:pt idx="284">
                  <c:v>6.1799945831298801</c:v>
                </c:pt>
                <c:pt idx="285">
                  <c:v>6.1999945640563903</c:v>
                </c:pt>
                <c:pt idx="286">
                  <c:v>6.2199945449829102</c:v>
                </c:pt>
                <c:pt idx="287">
                  <c:v>6.2399945259094203</c:v>
                </c:pt>
                <c:pt idx="288">
                  <c:v>6.2599945068359304</c:v>
                </c:pt>
                <c:pt idx="289">
                  <c:v>6.2799944877624503</c:v>
                </c:pt>
                <c:pt idx="290">
                  <c:v>6.2999944686889604</c:v>
                </c:pt>
                <c:pt idx="291">
                  <c:v>6.3199944496154696</c:v>
                </c:pt>
                <c:pt idx="292">
                  <c:v>6.3399944305419904</c:v>
                </c:pt>
                <c:pt idx="293">
                  <c:v>6.3599944114684996</c:v>
                </c:pt>
                <c:pt idx="294">
                  <c:v>6.3799943923950098</c:v>
                </c:pt>
                <c:pt idx="295">
                  <c:v>6.3999943733215297</c:v>
                </c:pt>
                <c:pt idx="296">
                  <c:v>6.4199943542480398</c:v>
                </c:pt>
                <c:pt idx="297">
                  <c:v>6.4399943351745597</c:v>
                </c:pt>
                <c:pt idx="298">
                  <c:v>6.4599943161010698</c:v>
                </c:pt>
                <c:pt idx="299">
                  <c:v>6.4799942970275799</c:v>
                </c:pt>
                <c:pt idx="300">
                  <c:v>6.4999942779540998</c:v>
                </c:pt>
                <c:pt idx="301">
                  <c:v>6.5199942588806099</c:v>
                </c:pt>
                <c:pt idx="302">
                  <c:v>6.53999423980712</c:v>
                </c:pt>
                <c:pt idx="303">
                  <c:v>6.5599942207336399</c:v>
                </c:pt>
                <c:pt idx="304">
                  <c:v>6.57999420166015</c:v>
                </c:pt>
                <c:pt idx="305">
                  <c:v>6.5999941825866699</c:v>
                </c:pt>
                <c:pt idx="306">
                  <c:v>6.61999416351318</c:v>
                </c:pt>
                <c:pt idx="307">
                  <c:v>6.6399941444396902</c:v>
                </c:pt>
                <c:pt idx="308">
                  <c:v>6.65999412536621</c:v>
                </c:pt>
                <c:pt idx="309">
                  <c:v>6.6799941062927202</c:v>
                </c:pt>
                <c:pt idx="310">
                  <c:v>6.6999940872192303</c:v>
                </c:pt>
                <c:pt idx="311">
                  <c:v>6.7199940681457502</c:v>
                </c:pt>
                <c:pt idx="312">
                  <c:v>6.7399940490722603</c:v>
                </c:pt>
                <c:pt idx="313">
                  <c:v>6.7599940299987704</c:v>
                </c:pt>
                <c:pt idx="314">
                  <c:v>6.7799940109252903</c:v>
                </c:pt>
                <c:pt idx="315">
                  <c:v>6.7999939918518004</c:v>
                </c:pt>
                <c:pt idx="316">
                  <c:v>6.8199939727783203</c:v>
                </c:pt>
                <c:pt idx="317">
                  <c:v>6.8399939537048304</c:v>
                </c:pt>
                <c:pt idx="318">
                  <c:v>6.8599939346313397</c:v>
                </c:pt>
                <c:pt idx="319">
                  <c:v>6.8799939155578604</c:v>
                </c:pt>
                <c:pt idx="320">
                  <c:v>6.8999938964843697</c:v>
                </c:pt>
                <c:pt idx="321">
                  <c:v>6.9199938774108798</c:v>
                </c:pt>
                <c:pt idx="322">
                  <c:v>6.9399938583373997</c:v>
                </c:pt>
                <c:pt idx="323">
                  <c:v>6.9599938392639098</c:v>
                </c:pt>
                <c:pt idx="324">
                  <c:v>6.9799938201904297</c:v>
                </c:pt>
                <c:pt idx="325">
                  <c:v>6.9999938011169398</c:v>
                </c:pt>
                <c:pt idx="326">
                  <c:v>7.0199937820434499</c:v>
                </c:pt>
                <c:pt idx="327">
                  <c:v>7.0399937629699698</c:v>
                </c:pt>
                <c:pt idx="328">
                  <c:v>7.0599937438964799</c:v>
                </c:pt>
                <c:pt idx="329">
                  <c:v>7.0799937248229901</c:v>
                </c:pt>
                <c:pt idx="330">
                  <c:v>7.0999937057495099</c:v>
                </c:pt>
                <c:pt idx="331">
                  <c:v>7.1199936866760201</c:v>
                </c:pt>
                <c:pt idx="332">
                  <c:v>7.1399936676025302</c:v>
                </c:pt>
                <c:pt idx="333">
                  <c:v>7.1599936485290501</c:v>
                </c:pt>
                <c:pt idx="334">
                  <c:v>7.1799936294555602</c:v>
                </c:pt>
                <c:pt idx="335">
                  <c:v>7.1999936103820801</c:v>
                </c:pt>
                <c:pt idx="336">
                  <c:v>7.2199935913085902</c:v>
                </c:pt>
                <c:pt idx="337">
                  <c:v>7.2399935722351003</c:v>
                </c:pt>
                <c:pt idx="338">
                  <c:v>7.2599935531616202</c:v>
                </c:pt>
                <c:pt idx="339">
                  <c:v>7.2799935340881303</c:v>
                </c:pt>
                <c:pt idx="340">
                  <c:v>7.2999935150146396</c:v>
                </c:pt>
                <c:pt idx="341">
                  <c:v>7.3199934959411603</c:v>
                </c:pt>
                <c:pt idx="342">
                  <c:v>7.3399934768676696</c:v>
                </c:pt>
                <c:pt idx="343">
                  <c:v>7.3599934577941797</c:v>
                </c:pt>
                <c:pt idx="344">
                  <c:v>7.3799934387206996</c:v>
                </c:pt>
                <c:pt idx="345">
                  <c:v>7.3999934196472097</c:v>
                </c:pt>
                <c:pt idx="346">
                  <c:v>7.4199934005737296</c:v>
                </c:pt>
                <c:pt idx="347">
                  <c:v>7.4399933815002397</c:v>
                </c:pt>
                <c:pt idx="348">
                  <c:v>7.4599933624267498</c:v>
                </c:pt>
                <c:pt idx="349">
                  <c:v>7.4799933433532697</c:v>
                </c:pt>
                <c:pt idx="350">
                  <c:v>7.4999933242797798</c:v>
                </c:pt>
                <c:pt idx="351">
                  <c:v>7.5199933052062899</c:v>
                </c:pt>
                <c:pt idx="352">
                  <c:v>7.5399932861328098</c:v>
                </c:pt>
                <c:pt idx="353">
                  <c:v>7.55999326705932</c:v>
                </c:pt>
                <c:pt idx="354">
                  <c:v>7.5799932479858398</c:v>
                </c:pt>
                <c:pt idx="355">
                  <c:v>7.59999322891235</c:v>
                </c:pt>
                <c:pt idx="356">
                  <c:v>7.6199932098388601</c:v>
                </c:pt>
                <c:pt idx="357">
                  <c:v>7.63999319076538</c:v>
                </c:pt>
                <c:pt idx="358">
                  <c:v>7.6599931716918901</c:v>
                </c:pt>
                <c:pt idx="359">
                  <c:v>7.6799931526184002</c:v>
                </c:pt>
                <c:pt idx="360">
                  <c:v>7.6999931335449201</c:v>
                </c:pt>
                <c:pt idx="361">
                  <c:v>7.7199931144714302</c:v>
                </c:pt>
                <c:pt idx="362">
                  <c:v>7.7399930953979403</c:v>
                </c:pt>
                <c:pt idx="363">
                  <c:v>7.7599930763244602</c:v>
                </c:pt>
                <c:pt idx="364">
                  <c:v>7.7799930572509703</c:v>
                </c:pt>
                <c:pt idx="365">
                  <c:v>7.7999930381774902</c:v>
                </c:pt>
                <c:pt idx="366">
                  <c:v>7.8199930191040004</c:v>
                </c:pt>
                <c:pt idx="367">
                  <c:v>7.8399930000305096</c:v>
                </c:pt>
                <c:pt idx="368">
                  <c:v>7.8599929809570304</c:v>
                </c:pt>
                <c:pt idx="369">
                  <c:v>7.8799929618835396</c:v>
                </c:pt>
                <c:pt idx="370">
                  <c:v>7.8999929428100497</c:v>
                </c:pt>
                <c:pt idx="371">
                  <c:v>7.9199929237365696</c:v>
                </c:pt>
                <c:pt idx="372">
                  <c:v>7.9399929046630797</c:v>
                </c:pt>
                <c:pt idx="373">
                  <c:v>7.9599928855895996</c:v>
                </c:pt>
                <c:pt idx="374">
                  <c:v>7.9799928665161097</c:v>
                </c:pt>
                <c:pt idx="375">
                  <c:v>7.9999928474426198</c:v>
                </c:pt>
                <c:pt idx="376">
                  <c:v>8.0199928283691406</c:v>
                </c:pt>
                <c:pt idx="377">
                  <c:v>8.0399932861328107</c:v>
                </c:pt>
                <c:pt idx="378">
                  <c:v>8.0599937438964808</c:v>
                </c:pt>
                <c:pt idx="379">
                  <c:v>8.0799942016601491</c:v>
                </c:pt>
                <c:pt idx="380">
                  <c:v>8.0999946594238192</c:v>
                </c:pt>
                <c:pt idx="381">
                  <c:v>8.1199951171875</c:v>
                </c:pt>
                <c:pt idx="382">
                  <c:v>8.1399955749511701</c:v>
                </c:pt>
                <c:pt idx="383">
                  <c:v>8.1599960327148402</c:v>
                </c:pt>
                <c:pt idx="384">
                  <c:v>8.1799964904785103</c:v>
                </c:pt>
                <c:pt idx="385">
                  <c:v>8.1999969482421804</c:v>
                </c:pt>
                <c:pt idx="386">
                  <c:v>8.2199974060058594</c:v>
                </c:pt>
                <c:pt idx="387">
                  <c:v>8.2399978637695295</c:v>
                </c:pt>
                <c:pt idx="388">
                  <c:v>8.2599983215331996</c:v>
                </c:pt>
                <c:pt idx="389">
                  <c:v>8.2799987792968697</c:v>
                </c:pt>
                <c:pt idx="390">
                  <c:v>8.2999992370605398</c:v>
                </c:pt>
                <c:pt idx="391">
                  <c:v>8.3199996948242099</c:v>
                </c:pt>
                <c:pt idx="392">
                  <c:v>8.3400001525878906</c:v>
                </c:pt>
                <c:pt idx="393">
                  <c:v>8.3600006103515607</c:v>
                </c:pt>
                <c:pt idx="394">
                  <c:v>8.3800010681152308</c:v>
                </c:pt>
                <c:pt idx="395">
                  <c:v>8.4000015258788991</c:v>
                </c:pt>
                <c:pt idx="396">
                  <c:v>8.4200019836425692</c:v>
                </c:pt>
                <c:pt idx="397">
                  <c:v>8.44000244140625</c:v>
                </c:pt>
                <c:pt idx="398">
                  <c:v>8.4600028991699201</c:v>
                </c:pt>
                <c:pt idx="399">
                  <c:v>8.4800033569335902</c:v>
                </c:pt>
                <c:pt idx="400">
                  <c:v>8.5000038146972603</c:v>
                </c:pt>
                <c:pt idx="401">
                  <c:v>8.5200042724609304</c:v>
                </c:pt>
                <c:pt idx="402">
                  <c:v>8.5400047302246094</c:v>
                </c:pt>
                <c:pt idx="403">
                  <c:v>8.5600051879882795</c:v>
                </c:pt>
                <c:pt idx="404">
                  <c:v>8.5800056457519496</c:v>
                </c:pt>
                <c:pt idx="405">
                  <c:v>8.6000061035156197</c:v>
                </c:pt>
                <c:pt idx="406">
                  <c:v>8.6200065612792898</c:v>
                </c:pt>
                <c:pt idx="407">
                  <c:v>8.6400070190429599</c:v>
                </c:pt>
                <c:pt idx="408">
                  <c:v>8.6600074768066406</c:v>
                </c:pt>
                <c:pt idx="409">
                  <c:v>8.6800079345703107</c:v>
                </c:pt>
                <c:pt idx="410">
                  <c:v>8.7000083923339808</c:v>
                </c:pt>
                <c:pt idx="411">
                  <c:v>8.7200088500976491</c:v>
                </c:pt>
                <c:pt idx="412">
                  <c:v>8.7400093078613192</c:v>
                </c:pt>
                <c:pt idx="413">
                  <c:v>8.760009765625</c:v>
                </c:pt>
                <c:pt idx="414">
                  <c:v>8.7800102233886701</c:v>
                </c:pt>
                <c:pt idx="415">
                  <c:v>8.8000106811523402</c:v>
                </c:pt>
                <c:pt idx="416">
                  <c:v>8.8200111389160103</c:v>
                </c:pt>
                <c:pt idx="417">
                  <c:v>8.8400115966796804</c:v>
                </c:pt>
                <c:pt idx="418">
                  <c:v>8.8600120544433594</c:v>
                </c:pt>
                <c:pt idx="419">
                  <c:v>8.8800125122070295</c:v>
                </c:pt>
                <c:pt idx="420">
                  <c:v>8.9000129699706996</c:v>
                </c:pt>
                <c:pt idx="421">
                  <c:v>8.9200134277343697</c:v>
                </c:pt>
                <c:pt idx="422">
                  <c:v>8.9400138854980398</c:v>
                </c:pt>
                <c:pt idx="423">
                  <c:v>8.9600143432617099</c:v>
                </c:pt>
                <c:pt idx="424">
                  <c:v>8.9800148010253906</c:v>
                </c:pt>
                <c:pt idx="425">
                  <c:v>9.0000152587890607</c:v>
                </c:pt>
                <c:pt idx="426">
                  <c:v>9.0200157165527308</c:v>
                </c:pt>
                <c:pt idx="427">
                  <c:v>9.0400161743163991</c:v>
                </c:pt>
                <c:pt idx="428">
                  <c:v>9.0600166320800692</c:v>
                </c:pt>
                <c:pt idx="429">
                  <c:v>9.08001708984375</c:v>
                </c:pt>
                <c:pt idx="430">
                  <c:v>9.1000175476074201</c:v>
                </c:pt>
                <c:pt idx="431">
                  <c:v>9.1200180053710902</c:v>
                </c:pt>
                <c:pt idx="432">
                  <c:v>9.1400184631347603</c:v>
                </c:pt>
                <c:pt idx="433">
                  <c:v>9.1600189208984304</c:v>
                </c:pt>
                <c:pt idx="434">
                  <c:v>9.1800193786621094</c:v>
                </c:pt>
                <c:pt idx="435">
                  <c:v>9.2000198364257795</c:v>
                </c:pt>
                <c:pt idx="436">
                  <c:v>9.2200202941894496</c:v>
                </c:pt>
                <c:pt idx="437">
                  <c:v>9.2400207519531197</c:v>
                </c:pt>
                <c:pt idx="438">
                  <c:v>9.2600212097167898</c:v>
                </c:pt>
                <c:pt idx="439">
                  <c:v>9.2800216674804599</c:v>
                </c:pt>
                <c:pt idx="440">
                  <c:v>9.3000221252441406</c:v>
                </c:pt>
                <c:pt idx="441">
                  <c:v>9.3200225830078107</c:v>
                </c:pt>
                <c:pt idx="442">
                  <c:v>9.3400230407714808</c:v>
                </c:pt>
                <c:pt idx="443">
                  <c:v>9.3600234985351491</c:v>
                </c:pt>
                <c:pt idx="444">
                  <c:v>9.3800239562988192</c:v>
                </c:pt>
                <c:pt idx="445">
                  <c:v>9.4000244140625</c:v>
                </c:pt>
                <c:pt idx="446">
                  <c:v>9.4200248718261701</c:v>
                </c:pt>
                <c:pt idx="447">
                  <c:v>9.4400253295898402</c:v>
                </c:pt>
                <c:pt idx="448">
                  <c:v>9.4600257873535103</c:v>
                </c:pt>
                <c:pt idx="449">
                  <c:v>9.4800262451171804</c:v>
                </c:pt>
                <c:pt idx="450">
                  <c:v>9.5000267028808594</c:v>
                </c:pt>
                <c:pt idx="451">
                  <c:v>9.5200271606445295</c:v>
                </c:pt>
                <c:pt idx="452">
                  <c:v>9.5400276184081996</c:v>
                </c:pt>
                <c:pt idx="453">
                  <c:v>9.5600280761718697</c:v>
                </c:pt>
                <c:pt idx="454">
                  <c:v>9.5800285339355398</c:v>
                </c:pt>
                <c:pt idx="455">
                  <c:v>9.6000289916992099</c:v>
                </c:pt>
                <c:pt idx="456">
                  <c:v>9.6200294494628906</c:v>
                </c:pt>
                <c:pt idx="457">
                  <c:v>9.6400299072265607</c:v>
                </c:pt>
                <c:pt idx="458">
                  <c:v>9.6600303649902308</c:v>
                </c:pt>
                <c:pt idx="459">
                  <c:v>9.6800308227538991</c:v>
                </c:pt>
                <c:pt idx="460">
                  <c:v>9.7000312805175692</c:v>
                </c:pt>
                <c:pt idx="461">
                  <c:v>9.72003173828125</c:v>
                </c:pt>
                <c:pt idx="462">
                  <c:v>9.7400321960449201</c:v>
                </c:pt>
                <c:pt idx="463">
                  <c:v>9.7600326538085902</c:v>
                </c:pt>
                <c:pt idx="464">
                  <c:v>9.7800331115722603</c:v>
                </c:pt>
                <c:pt idx="465">
                  <c:v>9.8000335693359304</c:v>
                </c:pt>
                <c:pt idx="466">
                  <c:v>9.8200340270996094</c:v>
                </c:pt>
                <c:pt idx="467">
                  <c:v>9.8400344848632795</c:v>
                </c:pt>
                <c:pt idx="468">
                  <c:v>9.8600349426269496</c:v>
                </c:pt>
                <c:pt idx="469">
                  <c:v>9.8800354003906197</c:v>
                </c:pt>
                <c:pt idx="470">
                  <c:v>9.9000358581542898</c:v>
                </c:pt>
                <c:pt idx="471">
                  <c:v>9.9200363159179599</c:v>
                </c:pt>
                <c:pt idx="472">
                  <c:v>9.9400367736816406</c:v>
                </c:pt>
                <c:pt idx="473">
                  <c:v>9.9600372314453107</c:v>
                </c:pt>
                <c:pt idx="474">
                  <c:v>9.9800376892089808</c:v>
                </c:pt>
                <c:pt idx="475">
                  <c:v>10</c:v>
                </c:pt>
              </c:numCache>
            </c:numRef>
          </c:xVal>
          <c:yVal>
            <c:numRef>
              <c:f>Лист1!$AH$2:$AH$477</c:f>
              <c:numCache>
                <c:formatCode>0.00</c:formatCode>
                <c:ptCount val="476"/>
                <c:pt idx="0">
                  <c:v>31.324339364787519</c:v>
                </c:pt>
                <c:pt idx="1">
                  <c:v>29.41415008173519</c:v>
                </c:pt>
                <c:pt idx="2">
                  <c:v>29.956659623747917</c:v>
                </c:pt>
                <c:pt idx="3">
                  <c:v>29.143578234623977</c:v>
                </c:pt>
                <c:pt idx="4">
                  <c:v>29.528855282589166</c:v>
                </c:pt>
                <c:pt idx="5">
                  <c:v>29.948895755448024</c:v>
                </c:pt>
                <c:pt idx="6">
                  <c:v>30.394097844804307</c:v>
                </c:pt>
                <c:pt idx="7">
                  <c:v>30.86423141626824</c:v>
                </c:pt>
                <c:pt idx="8">
                  <c:v>31.350775637926606</c:v>
                </c:pt>
                <c:pt idx="9">
                  <c:v>31.851252167486283</c:v>
                </c:pt>
                <c:pt idx="10">
                  <c:v>32.364792626776868</c:v>
                </c:pt>
                <c:pt idx="11">
                  <c:v>32.887913840002177</c:v>
                </c:pt>
                <c:pt idx="12">
                  <c:v>33.416590763170696</c:v>
                </c:pt>
                <c:pt idx="13">
                  <c:v>33.946982498485902</c:v>
                </c:pt>
                <c:pt idx="14">
                  <c:v>34.477896734553084</c:v>
                </c:pt>
                <c:pt idx="15">
                  <c:v>35.009570022625219</c:v>
                </c:pt>
                <c:pt idx="16">
                  <c:v>35.539094072311975</c:v>
                </c:pt>
                <c:pt idx="17">
                  <c:v>36.058894306263298</c:v>
                </c:pt>
                <c:pt idx="18">
                  <c:v>36.558532218409518</c:v>
                </c:pt>
                <c:pt idx="19">
                  <c:v>37.029518421980796</c:v>
                </c:pt>
                <c:pt idx="20">
                  <c:v>37.469190208126655</c:v>
                </c:pt>
                <c:pt idx="21">
                  <c:v>37.880394811134522</c:v>
                </c:pt>
                <c:pt idx="22">
                  <c:v>38.259954146481675</c:v>
                </c:pt>
                <c:pt idx="23">
                  <c:v>38.61019947568532</c:v>
                </c:pt>
                <c:pt idx="24">
                  <c:v>38.934138165808598</c:v>
                </c:pt>
                <c:pt idx="25">
                  <c:v>39.232019442372504</c:v>
                </c:pt>
                <c:pt idx="26">
                  <c:v>39.50191779012448</c:v>
                </c:pt>
                <c:pt idx="27">
                  <c:v>39.739920164805312</c:v>
                </c:pt>
                <c:pt idx="28">
                  <c:v>39.944230752894484</c:v>
                </c:pt>
                <c:pt idx="29">
                  <c:v>40.117531631138405</c:v>
                </c:pt>
                <c:pt idx="30">
                  <c:v>40.264668814382375</c:v>
                </c:pt>
                <c:pt idx="31">
                  <c:v>40.391700707976597</c:v>
                </c:pt>
                <c:pt idx="32">
                  <c:v>40.504327028256263</c:v>
                </c:pt>
                <c:pt idx="33">
                  <c:v>40.605225719424702</c:v>
                </c:pt>
                <c:pt idx="34">
                  <c:v>40.694022700014521</c:v>
                </c:pt>
                <c:pt idx="35">
                  <c:v>40.769240187838349</c:v>
                </c:pt>
                <c:pt idx="36">
                  <c:v>40.831172726408823</c:v>
                </c:pt>
                <c:pt idx="37">
                  <c:v>40.883523228603522</c:v>
                </c:pt>
                <c:pt idx="38">
                  <c:v>40.932274001269398</c:v>
                </c:pt>
                <c:pt idx="39">
                  <c:v>40.984421009706644</c:v>
                </c:pt>
                <c:pt idx="40">
                  <c:v>41.044755511964638</c:v>
                </c:pt>
                <c:pt idx="41">
                  <c:v>41.114435192922002</c:v>
                </c:pt>
                <c:pt idx="42">
                  <c:v>41.191667792187587</c:v>
                </c:pt>
                <c:pt idx="43">
                  <c:v>41.274131247426965</c:v>
                </c:pt>
                <c:pt idx="44">
                  <c:v>41.361681456190794</c:v>
                </c:pt>
                <c:pt idx="45">
                  <c:v>41.457390155417229</c:v>
                </c:pt>
                <c:pt idx="46">
                  <c:v>41.566534657112463</c:v>
                </c:pt>
                <c:pt idx="47">
                  <c:v>41.693973382995573</c:v>
                </c:pt>
                <c:pt idx="48">
                  <c:v>41.841627654572591</c:v>
                </c:pt>
                <c:pt idx="49">
                  <c:v>42.00774844932436</c:v>
                </c:pt>
                <c:pt idx="50">
                  <c:v>42.188350984670144</c:v>
                </c:pt>
                <c:pt idx="51">
                  <c:v>42.379889817664555</c:v>
                </c:pt>
                <c:pt idx="52">
                  <c:v>42.581546956916362</c:v>
                </c:pt>
                <c:pt idx="53">
                  <c:v>42.795574946290266</c:v>
                </c:pt>
                <c:pt idx="54">
                  <c:v>43.025668579553233</c:v>
                </c:pt>
                <c:pt idx="55">
                  <c:v>43.274290400901521</c:v>
                </c:pt>
                <c:pt idx="56">
                  <c:v>43.540741534996876</c:v>
                </c:pt>
                <c:pt idx="57">
                  <c:v>43.821213574996541</c:v>
                </c:pt>
                <c:pt idx="58">
                  <c:v>44.11061005434803</c:v>
                </c:pt>
                <c:pt idx="59">
                  <c:v>44.405218762754828</c:v>
                </c:pt>
                <c:pt idx="60">
                  <c:v>44.704314053297544</c:v>
                </c:pt>
                <c:pt idx="61">
                  <c:v>45.009850905099555</c:v>
                </c:pt>
                <c:pt idx="62">
                  <c:v>45.324447755842314</c:v>
                </c:pt>
                <c:pt idx="63">
                  <c:v>45.648990347513163</c:v>
                </c:pt>
                <c:pt idx="64">
                  <c:v>45.981386811332257</c:v>
                </c:pt>
                <c:pt idx="65">
                  <c:v>46.317256770599428</c:v>
                </c:pt>
                <c:pt idx="66">
                  <c:v>46.651935876406803</c:v>
                </c:pt>
                <c:pt idx="67">
                  <c:v>46.982798012723116</c:v>
                </c:pt>
                <c:pt idx="68">
                  <c:v>47.310118463142643</c:v>
                </c:pt>
                <c:pt idx="69">
                  <c:v>47.63619632785268</c:v>
                </c:pt>
                <c:pt idx="70">
                  <c:v>47.963281797242189</c:v>
                </c:pt>
                <c:pt idx="71">
                  <c:v>48.2916148511597</c:v>
                </c:pt>
                <c:pt idx="72">
                  <c:v>48.618885697329496</c:v>
                </c:pt>
                <c:pt idx="73">
                  <c:v>48.94129954588248</c:v>
                </c:pt>
                <c:pt idx="74">
                  <c:v>49.255503547013433</c:v>
                </c:pt>
                <c:pt idx="75">
                  <c:v>49.560250067360563</c:v>
                </c:pt>
                <c:pt idx="76">
                  <c:v>49.857133268545532</c:v>
                </c:pt>
                <c:pt idx="77">
                  <c:v>50.148705806441747</c:v>
                </c:pt>
                <c:pt idx="78">
                  <c:v>50.436978764516454</c:v>
                </c:pt>
                <c:pt idx="79">
                  <c:v>50.721909860479734</c:v>
                </c:pt>
                <c:pt idx="80">
                  <c:v>51.001409545451843</c:v>
                </c:pt>
                <c:pt idx="81">
                  <c:v>51.272605160158626</c:v>
                </c:pt>
                <c:pt idx="82">
                  <c:v>51.533605170770542</c:v>
                </c:pt>
                <c:pt idx="83">
                  <c:v>51.784607201821018</c:v>
                </c:pt>
                <c:pt idx="84">
                  <c:v>52.02765572499149</c:v>
                </c:pt>
                <c:pt idx="85">
                  <c:v>52.265312964751267</c:v>
                </c:pt>
                <c:pt idx="86">
                  <c:v>52.499057845624627</c:v>
                </c:pt>
                <c:pt idx="87">
                  <c:v>52.728448197266999</c:v>
                </c:pt>
                <c:pt idx="88">
                  <c:v>52.951526116362018</c:v>
                </c:pt>
                <c:pt idx="89">
                  <c:v>53.166104910914214</c:v>
                </c:pt>
                <c:pt idx="90">
                  <c:v>53.371052975046148</c:v>
                </c:pt>
                <c:pt idx="91">
                  <c:v>53.567453267739118</c:v>
                </c:pt>
                <c:pt idx="92">
                  <c:v>53.757177856914232</c:v>
                </c:pt>
                <c:pt idx="93">
                  <c:v>53.942220336374803</c:v>
                </c:pt>
                <c:pt idx="94">
                  <c:v>54.123340177057109</c:v>
                </c:pt>
                <c:pt idx="95">
                  <c:v>54.299681424850654</c:v>
                </c:pt>
                <c:pt idx="96">
                  <c:v>54.46936728919151</c:v>
                </c:pt>
                <c:pt idx="97">
                  <c:v>54.630698359482757</c:v>
                </c:pt>
                <c:pt idx="98">
                  <c:v>54.78320005822404</c:v>
                </c:pt>
                <c:pt idx="99">
                  <c:v>54.927848527274087</c:v>
                </c:pt>
                <c:pt idx="100">
                  <c:v>55.066406195480326</c:v>
                </c:pt>
                <c:pt idx="101">
                  <c:v>55.200263931959483</c:v>
                </c:pt>
                <c:pt idx="102">
                  <c:v>55.329589732502406</c:v>
                </c:pt>
                <c:pt idx="103">
                  <c:v>55.453235026277042</c:v>
                </c:pt>
                <c:pt idx="104">
                  <c:v>55.569450926716954</c:v>
                </c:pt>
                <c:pt idx="105">
                  <c:v>55.676982206829607</c:v>
                </c:pt>
                <c:pt idx="106">
                  <c:v>55.775802509967185</c:v>
                </c:pt>
                <c:pt idx="107">
                  <c:v>55.867065027596212</c:v>
                </c:pt>
                <c:pt idx="108">
                  <c:v>55.952383975248026</c:v>
                </c:pt>
                <c:pt idx="109">
                  <c:v>56.032788271262305</c:v>
                </c:pt>
                <c:pt idx="110">
                  <c:v>56.108131199397079</c:v>
                </c:pt>
                <c:pt idx="111">
                  <c:v>56.177246444483657</c:v>
                </c:pt>
                <c:pt idx="112">
                  <c:v>56.238697021903199</c:v>
                </c:pt>
                <c:pt idx="113">
                  <c:v>56.291754142745923</c:v>
                </c:pt>
                <c:pt idx="114">
                  <c:v>56.336867981834011</c:v>
                </c:pt>
                <c:pt idx="115">
                  <c:v>56.37543644612601</c:v>
                </c:pt>
                <c:pt idx="116">
                  <c:v>56.409018963786693</c:v>
                </c:pt>
                <c:pt idx="117">
                  <c:v>56.438412254980769</c:v>
                </c:pt>
                <c:pt idx="118">
                  <c:v>56.463285221314379</c:v>
                </c:pt>
                <c:pt idx="119">
                  <c:v>56.482473536525227</c:v>
                </c:pt>
                <c:pt idx="120">
                  <c:v>56.494828981459058</c:v>
                </c:pt>
                <c:pt idx="121">
                  <c:v>56.500039675474071</c:v>
                </c:pt>
                <c:pt idx="122">
                  <c:v>56.498909344683156</c:v>
                </c:pt>
                <c:pt idx="123">
                  <c:v>56.492948131263525</c:v>
                </c:pt>
                <c:pt idx="124">
                  <c:v>56.483541510814334</c:v>
                </c:pt>
                <c:pt idx="125">
                  <c:v>56.471182188805152</c:v>
                </c:pt>
                <c:pt idx="126">
                  <c:v>56.455122105512487</c:v>
                </c:pt>
                <c:pt idx="127">
                  <c:v>56.434330316240249</c:v>
                </c:pt>
                <c:pt idx="128">
                  <c:v>56.407743008530339</c:v>
                </c:pt>
                <c:pt idx="129">
                  <c:v>56.375173821144095</c:v>
                </c:pt>
                <c:pt idx="130">
                  <c:v>56.337974229004665</c:v>
                </c:pt>
                <c:pt idx="131">
                  <c:v>56.297417862358756</c:v>
                </c:pt>
                <c:pt idx="132">
                  <c:v>56.254571680897264</c:v>
                </c:pt>
                <c:pt idx="133">
                  <c:v>56.209517956075011</c:v>
                </c:pt>
                <c:pt idx="134">
                  <c:v>56.161372726284426</c:v>
                </c:pt>
                <c:pt idx="135">
                  <c:v>56.108876363670475</c:v>
                </c:pt>
                <c:pt idx="136">
                  <c:v>56.051280877647834</c:v>
                </c:pt>
                <c:pt idx="137">
                  <c:v>55.988847750802165</c:v>
                </c:pt>
                <c:pt idx="138">
                  <c:v>55.922741768651257</c:v>
                </c:pt>
                <c:pt idx="139">
                  <c:v>55.85436074703059</c:v>
                </c:pt>
                <c:pt idx="140">
                  <c:v>55.784496659025386</c:v>
                </c:pt>
                <c:pt idx="141">
                  <c:v>55.712889079956881</c:v>
                </c:pt>
                <c:pt idx="142">
                  <c:v>55.638459008480119</c:v>
                </c:pt>
                <c:pt idx="143">
                  <c:v>55.560021572650456</c:v>
                </c:pt>
                <c:pt idx="144">
                  <c:v>55.477103013076039</c:v>
                </c:pt>
                <c:pt idx="145">
                  <c:v>55.390288993745457</c:v>
                </c:pt>
                <c:pt idx="146">
                  <c:v>55.300906960558365</c:v>
                </c:pt>
                <c:pt idx="147">
                  <c:v>55.210242338188998</c:v>
                </c:pt>
                <c:pt idx="148">
                  <c:v>55.118799304122199</c:v>
                </c:pt>
                <c:pt idx="149">
                  <c:v>55.026052698230416</c:v>
                </c:pt>
                <c:pt idx="150">
                  <c:v>54.930843277603238</c:v>
                </c:pt>
                <c:pt idx="151">
                  <c:v>54.832181143271328</c:v>
                </c:pt>
                <c:pt idx="152">
                  <c:v>54.72995478449166</c:v>
                </c:pt>
                <c:pt idx="153">
                  <c:v>54.625055183132986</c:v>
                </c:pt>
                <c:pt idx="154">
                  <c:v>54.518866553253908</c:v>
                </c:pt>
                <c:pt idx="155">
                  <c:v>54.412519015387282</c:v>
                </c:pt>
                <c:pt idx="156">
                  <c:v>54.30621125140015</c:v>
                </c:pt>
                <c:pt idx="157">
                  <c:v>54.199217342341818</c:v>
                </c:pt>
                <c:pt idx="158">
                  <c:v>54.090402884745181</c:v>
                </c:pt>
                <c:pt idx="159">
                  <c:v>53.979054528758169</c:v>
                </c:pt>
                <c:pt idx="160">
                  <c:v>53.865379216193155</c:v>
                </c:pt>
                <c:pt idx="161">
                  <c:v>53.750458514473358</c:v>
                </c:pt>
                <c:pt idx="162">
                  <c:v>53.635633512763398</c:v>
                </c:pt>
                <c:pt idx="163">
                  <c:v>53.521740690400883</c:v>
                </c:pt>
                <c:pt idx="164">
                  <c:v>53.408671854726009</c:v>
                </c:pt>
                <c:pt idx="165">
                  <c:v>53.295528545119545</c:v>
                </c:pt>
                <c:pt idx="166">
                  <c:v>53.181250026608225</c:v>
                </c:pt>
                <c:pt idx="167">
                  <c:v>53.065351659735839</c:v>
                </c:pt>
                <c:pt idx="168">
                  <c:v>52.948267931869395</c:v>
                </c:pt>
                <c:pt idx="169">
                  <c:v>52.831103467993167</c:v>
                </c:pt>
                <c:pt idx="170">
                  <c:v>52.714977419780844</c:v>
                </c:pt>
                <c:pt idx="171">
                  <c:v>52.600336701043211</c:v>
                </c:pt>
                <c:pt idx="172">
                  <c:v>52.486729159360955</c:v>
                </c:pt>
                <c:pt idx="173">
                  <c:v>52.373106679808153</c:v>
                </c:pt>
                <c:pt idx="174">
                  <c:v>52.258486022483943</c:v>
                </c:pt>
                <c:pt idx="175">
                  <c:v>52.142530148991654</c:v>
                </c:pt>
                <c:pt idx="176">
                  <c:v>52.025688261386634</c:v>
                </c:pt>
                <c:pt idx="177">
                  <c:v>51.908865233114916</c:v>
                </c:pt>
                <c:pt idx="178">
                  <c:v>51.79279757325255</c:v>
                </c:pt>
                <c:pt idx="179">
                  <c:v>51.677527502338748</c:v>
                </c:pt>
                <c:pt idx="180">
                  <c:v>51.562318317590574</c:v>
                </c:pt>
                <c:pt idx="181">
                  <c:v>51.445954931202515</c:v>
                </c:pt>
                <c:pt idx="182">
                  <c:v>51.327717679466708</c:v>
                </c:pt>
                <c:pt idx="183">
                  <c:v>51.207378623797752</c:v>
                </c:pt>
                <c:pt idx="184">
                  <c:v>51.085375145902155</c:v>
                </c:pt>
                <c:pt idx="185">
                  <c:v>50.962602912564726</c:v>
                </c:pt>
                <c:pt idx="186">
                  <c:v>50.839415530850758</c:v>
                </c:pt>
                <c:pt idx="187">
                  <c:v>50.715520663573777</c:v>
                </c:pt>
                <c:pt idx="188">
                  <c:v>50.590103521485673</c:v>
                </c:pt>
                <c:pt idx="189">
                  <c:v>50.462196305198567</c:v>
                </c:pt>
                <c:pt idx="190">
                  <c:v>50.331156565674775</c:v>
                </c:pt>
                <c:pt idx="191">
                  <c:v>50.196968546152171</c:v>
                </c:pt>
                <c:pt idx="192">
                  <c:v>50.06012633353798</c:v>
                </c:pt>
                <c:pt idx="193">
                  <c:v>49.921240772424888</c:v>
                </c:pt>
                <c:pt idx="194">
                  <c:v>49.780549171310518</c:v>
                </c:pt>
                <c:pt idx="195">
                  <c:v>49.63770423389051</c:v>
                </c:pt>
                <c:pt idx="196">
                  <c:v>49.491931522207544</c:v>
                </c:pt>
                <c:pt idx="197">
                  <c:v>49.342453314000402</c:v>
                </c:pt>
                <c:pt idx="198">
                  <c:v>49.188920152784867</c:v>
                </c:pt>
                <c:pt idx="199">
                  <c:v>49.031558362057403</c:v>
                </c:pt>
                <c:pt idx="200">
                  <c:v>48.870982047662544</c:v>
                </c:pt>
                <c:pt idx="201">
                  <c:v>48.707774853141125</c:v>
                </c:pt>
                <c:pt idx="202">
                  <c:v>48.542108687537564</c:v>
                </c:pt>
                <c:pt idx="203">
                  <c:v>48.37362842136794</c:v>
                </c:pt>
                <c:pt idx="204">
                  <c:v>48.201697660819491</c:v>
                </c:pt>
                <c:pt idx="205">
                  <c:v>48.025772993820453</c:v>
                </c:pt>
                <c:pt idx="206">
                  <c:v>47.845773895298827</c:v>
                </c:pt>
                <c:pt idx="207">
                  <c:v>47.662126713970544</c:v>
                </c:pt>
                <c:pt idx="208">
                  <c:v>47.475506334927545</c:v>
                </c:pt>
                <c:pt idx="209">
                  <c:v>47.286445209186098</c:v>
                </c:pt>
                <c:pt idx="210">
                  <c:v>47.095026852535192</c:v>
                </c:pt>
                <c:pt idx="211">
                  <c:v>46.900888916359158</c:v>
                </c:pt>
                <c:pt idx="212">
                  <c:v>46.703482978062567</c:v>
                </c:pt>
                <c:pt idx="213">
                  <c:v>46.502466800509879</c:v>
                </c:pt>
                <c:pt idx="214">
                  <c:v>46.297949525555467</c:v>
                </c:pt>
                <c:pt idx="215">
                  <c:v>46.090453719608163</c:v>
                </c:pt>
                <c:pt idx="216">
                  <c:v>45.880503876449175</c:v>
                </c:pt>
                <c:pt idx="217">
                  <c:v>45.668763109437528</c:v>
                </c:pt>
                <c:pt idx="218">
                  <c:v>45.455046757297012</c:v>
                </c:pt>
                <c:pt idx="219">
                  <c:v>45.238971582473106</c:v>
                </c:pt>
                <c:pt idx="220">
                  <c:v>45.020091853152664</c:v>
                </c:pt>
                <c:pt idx="221">
                  <c:v>44.798210849253792</c:v>
                </c:pt>
                <c:pt idx="222">
                  <c:v>44.573540038811501</c:v>
                </c:pt>
                <c:pt idx="223">
                  <c:v>44.346603863136139</c:v>
                </c:pt>
                <c:pt idx="224">
                  <c:v>44.117960777189353</c:v>
                </c:pt>
                <c:pt idx="225">
                  <c:v>43.887881858503327</c:v>
                </c:pt>
                <c:pt idx="226">
                  <c:v>43.656228903142136</c:v>
                </c:pt>
                <c:pt idx="227">
                  <c:v>43.42259112146143</c:v>
                </c:pt>
                <c:pt idx="228">
                  <c:v>43.186582336114178</c:v>
                </c:pt>
                <c:pt idx="229">
                  <c:v>42.948123184282977</c:v>
                </c:pt>
                <c:pt idx="230">
                  <c:v>42.707515181050617</c:v>
                </c:pt>
                <c:pt idx="231">
                  <c:v>42.465308978455724</c:v>
                </c:pt>
                <c:pt idx="232">
                  <c:v>42.221994257435242</c:v>
                </c:pt>
                <c:pt idx="233">
                  <c:v>41.977734157536133</c:v>
                </c:pt>
                <c:pt idx="234">
                  <c:v>41.732332610178041</c:v>
                </c:pt>
                <c:pt idx="235">
                  <c:v>41.485381444925693</c:v>
                </c:pt>
                <c:pt idx="236">
                  <c:v>41.23658647312439</c:v>
                </c:pt>
                <c:pt idx="237">
                  <c:v>40.985999648818343</c:v>
                </c:pt>
                <c:pt idx="238">
                  <c:v>40.734026934528409</c:v>
                </c:pt>
                <c:pt idx="239">
                  <c:v>40.481238967676667</c:v>
                </c:pt>
                <c:pt idx="240">
                  <c:v>40.228067560156255</c:v>
                </c:pt>
                <c:pt idx="241">
                  <c:v>39.974595018033526</c:v>
                </c:pt>
                <c:pt idx="242">
                  <c:v>39.720460614497526</c:v>
                </c:pt>
                <c:pt idx="243">
                  <c:v>39.465523412087798</c:v>
                </c:pt>
                <c:pt idx="244">
                  <c:v>39.209560304293475</c:v>
                </c:pt>
                <c:pt idx="245">
                  <c:v>38.952744891976494</c:v>
                </c:pt>
                <c:pt idx="246">
                  <c:v>38.695531196999951</c:v>
                </c:pt>
                <c:pt idx="247">
                  <c:v>38.438456740659383</c:v>
                </c:pt>
                <c:pt idx="248">
                  <c:v>38.181875362795154</c:v>
                </c:pt>
                <c:pt idx="249">
                  <c:v>37.925813548571355</c:v>
                </c:pt>
                <c:pt idx="250">
                  <c:v>37.670029575952043</c:v>
                </c:pt>
                <c:pt idx="251">
                  <c:v>37.414267087759185</c:v>
                </c:pt>
                <c:pt idx="252">
                  <c:v>37.158518531445061</c:v>
                </c:pt>
                <c:pt idx="253">
                  <c:v>36.903022628667621</c:v>
                </c:pt>
                <c:pt idx="254">
                  <c:v>36.648229881191178</c:v>
                </c:pt>
                <c:pt idx="255">
                  <c:v>36.394613202911309</c:v>
                </c:pt>
                <c:pt idx="256">
                  <c:v>36.142427503566424</c:v>
                </c:pt>
                <c:pt idx="257">
                  <c:v>35.89164660347668</c:v>
                </c:pt>
                <c:pt idx="258">
                  <c:v>35.642047964878564</c:v>
                </c:pt>
                <c:pt idx="259">
                  <c:v>35.393420995576946</c:v>
                </c:pt>
                <c:pt idx="260">
                  <c:v>35.145775473075389</c:v>
                </c:pt>
                <c:pt idx="261">
                  <c:v>34.899392674705283</c:v>
                </c:pt>
                <c:pt idx="262">
                  <c:v>34.654707697356486</c:v>
                </c:pt>
                <c:pt idx="263">
                  <c:v>34.412114827770964</c:v>
                </c:pt>
                <c:pt idx="264">
                  <c:v>34.171765806848384</c:v>
                </c:pt>
                <c:pt idx="265">
                  <c:v>33.933533109871689</c:v>
                </c:pt>
                <c:pt idx="266">
                  <c:v>33.697149479737611</c:v>
                </c:pt>
                <c:pt idx="267">
                  <c:v>33.462419764757023</c:v>
                </c:pt>
                <c:pt idx="268">
                  <c:v>33.229387239336759</c:v>
                </c:pt>
                <c:pt idx="269">
                  <c:v>32.998338309397987</c:v>
                </c:pt>
                <c:pt idx="270">
                  <c:v>32.769652769210701</c:v>
                </c:pt>
                <c:pt idx="271">
                  <c:v>32.543619150616912</c:v>
                </c:pt>
                <c:pt idx="272">
                  <c:v>32.320263635917307</c:v>
                </c:pt>
                <c:pt idx="273">
                  <c:v>32.099720980887056</c:v>
                </c:pt>
                <c:pt idx="274">
                  <c:v>31.881010935030154</c:v>
                </c:pt>
                <c:pt idx="275">
                  <c:v>31.66431297725266</c:v>
                </c:pt>
                <c:pt idx="276">
                  <c:v>31.449698021175234</c:v>
                </c:pt>
                <c:pt idx="277">
                  <c:v>31.23741138353811</c:v>
                </c:pt>
                <c:pt idx="278">
                  <c:v>31.027745278103801</c:v>
                </c:pt>
                <c:pt idx="279">
                  <c:v>30.820867575721465</c:v>
                </c:pt>
                <c:pt idx="280">
                  <c:v>30.616724039590657</c:v>
                </c:pt>
                <c:pt idx="281">
                  <c:v>30.415081166565148</c:v>
                </c:pt>
                <c:pt idx="282">
                  <c:v>30.21566458143603</c:v>
                </c:pt>
                <c:pt idx="283">
                  <c:v>30.018337526496477</c:v>
                </c:pt>
                <c:pt idx="284">
                  <c:v>29.82316962097854</c:v>
                </c:pt>
                <c:pt idx="285">
                  <c:v>29.630395997793372</c:v>
                </c:pt>
                <c:pt idx="286">
                  <c:v>29.440267578800363</c:v>
                </c:pt>
                <c:pt idx="287">
                  <c:v>29.25287704349563</c:v>
                </c:pt>
                <c:pt idx="288">
                  <c:v>29.068104194037545</c:v>
                </c:pt>
                <c:pt idx="289">
                  <c:v>28.885694283901501</c:v>
                </c:pt>
                <c:pt idx="290">
                  <c:v>28.705389918482457</c:v>
                </c:pt>
                <c:pt idx="291">
                  <c:v>28.527094632736656</c:v>
                </c:pt>
                <c:pt idx="292">
                  <c:v>28.350922903139068</c:v>
                </c:pt>
                <c:pt idx="293">
                  <c:v>28.177116638591514</c:v>
                </c:pt>
                <c:pt idx="294">
                  <c:v>28.005878351761332</c:v>
                </c:pt>
                <c:pt idx="295">
                  <c:v>27.837241537455384</c:v>
                </c:pt>
                <c:pt idx="296">
                  <c:v>27.671397894327249</c:v>
                </c:pt>
                <c:pt idx="297">
                  <c:v>27.50754758089348</c:v>
                </c:pt>
                <c:pt idx="298">
                  <c:v>27.345501062209109</c:v>
                </c:pt>
                <c:pt idx="299">
                  <c:v>27.185424052039021</c:v>
                </c:pt>
                <c:pt idx="300">
                  <c:v>27.027439090424526</c:v>
                </c:pt>
                <c:pt idx="301">
                  <c:v>26.8717451759209</c:v>
                </c:pt>
                <c:pt idx="302">
                  <c:v>26.718485680115016</c:v>
                </c:pt>
                <c:pt idx="303">
                  <c:v>26.567659179622286</c:v>
                </c:pt>
                <c:pt idx="304">
                  <c:v>26.419124151141453</c:v>
                </c:pt>
                <c:pt idx="305">
                  <c:v>26.272680785432005</c:v>
                </c:pt>
                <c:pt idx="306">
                  <c:v>26.128197028713906</c:v>
                </c:pt>
                <c:pt idx="307">
                  <c:v>25.985693759691372</c:v>
                </c:pt>
                <c:pt idx="308">
                  <c:v>25.845315264353971</c:v>
                </c:pt>
                <c:pt idx="309">
                  <c:v>25.707263568912161</c:v>
                </c:pt>
                <c:pt idx="310">
                  <c:v>25.571653925727805</c:v>
                </c:pt>
                <c:pt idx="311">
                  <c:v>25.438457954163606</c:v>
                </c:pt>
                <c:pt idx="312">
                  <c:v>25.307534930302531</c:v>
                </c:pt>
                <c:pt idx="313">
                  <c:v>25.178701950091789</c:v>
                </c:pt>
                <c:pt idx="314">
                  <c:v>25.051869975153089</c:v>
                </c:pt>
                <c:pt idx="315">
                  <c:v>24.927096625068387</c:v>
                </c:pt>
                <c:pt idx="316">
                  <c:v>24.804547792868686</c:v>
                </c:pt>
                <c:pt idx="317">
                  <c:v>24.684408016920624</c:v>
                </c:pt>
                <c:pt idx="318">
                  <c:v>24.566782302398799</c:v>
                </c:pt>
                <c:pt idx="319">
                  <c:v>24.45162147907163</c:v>
                </c:pt>
                <c:pt idx="320">
                  <c:v>24.338773191351041</c:v>
                </c:pt>
                <c:pt idx="321">
                  <c:v>24.228414080993506</c:v>
                </c:pt>
                <c:pt idx="322">
                  <c:v>24.120036879182319</c:v>
                </c:pt>
                <c:pt idx="323">
                  <c:v>24.013731414560763</c:v>
                </c:pt>
                <c:pt idx="324">
                  <c:v>23.910332782725014</c:v>
                </c:pt>
                <c:pt idx="325">
                  <c:v>23.809101753580197</c:v>
                </c:pt>
                <c:pt idx="326">
                  <c:v>23.710309958948191</c:v>
                </c:pt>
                <c:pt idx="327">
                  <c:v>23.61405787040373</c:v>
                </c:pt>
                <c:pt idx="328">
                  <c:v>23.520738396672339</c:v>
                </c:pt>
                <c:pt idx="329">
                  <c:v>23.429359398441427</c:v>
                </c:pt>
                <c:pt idx="330">
                  <c:v>23.340258568165375</c:v>
                </c:pt>
                <c:pt idx="331">
                  <c:v>23.253575970552394</c:v>
                </c:pt>
                <c:pt idx="332">
                  <c:v>23.169429088374336</c:v>
                </c:pt>
                <c:pt idx="333">
                  <c:v>23.087925708752625</c:v>
                </c:pt>
                <c:pt idx="334">
                  <c:v>23.009102964125127</c:v>
                </c:pt>
                <c:pt idx="335">
                  <c:v>22.932922292632089</c:v>
                </c:pt>
                <c:pt idx="336">
                  <c:v>22.859296907420891</c:v>
                </c:pt>
                <c:pt idx="337">
                  <c:v>22.788156953691686</c:v>
                </c:pt>
                <c:pt idx="338">
                  <c:v>22.719500741687355</c:v>
                </c:pt>
                <c:pt idx="339">
                  <c:v>22.653401409247895</c:v>
                </c:pt>
                <c:pt idx="340">
                  <c:v>22.589969233304068</c:v>
                </c:pt>
                <c:pt idx="341">
                  <c:v>22.529289376851011</c:v>
                </c:pt>
                <c:pt idx="342">
                  <c:v>22.471380911061186</c:v>
                </c:pt>
                <c:pt idx="343">
                  <c:v>22.416394641859153</c:v>
                </c:pt>
                <c:pt idx="344">
                  <c:v>22.364229502927795</c:v>
                </c:pt>
                <c:pt idx="345">
                  <c:v>22.314243686662753</c:v>
                </c:pt>
                <c:pt idx="346">
                  <c:v>22.26685720564226</c:v>
                </c:pt>
                <c:pt idx="347">
                  <c:v>22.222172107843381</c:v>
                </c:pt>
                <c:pt idx="348">
                  <c:v>22.180285972020314</c:v>
                </c:pt>
                <c:pt idx="349">
                  <c:v>22.141159730512143</c:v>
                </c:pt>
                <c:pt idx="350">
                  <c:v>22.104862338371937</c:v>
                </c:pt>
                <c:pt idx="351">
                  <c:v>22.071418448585344</c:v>
                </c:pt>
                <c:pt idx="352">
                  <c:v>22.040759190939919</c:v>
                </c:pt>
                <c:pt idx="353">
                  <c:v>22.012648368272508</c:v>
                </c:pt>
                <c:pt idx="354">
                  <c:v>21.987258950872505</c:v>
                </c:pt>
                <c:pt idx="355">
                  <c:v>21.965585609585329</c:v>
                </c:pt>
                <c:pt idx="356">
                  <c:v>21.946752434772705</c:v>
                </c:pt>
                <c:pt idx="357">
                  <c:v>21.930081337630597</c:v>
                </c:pt>
                <c:pt idx="358">
                  <c:v>21.916219448177646</c:v>
                </c:pt>
                <c:pt idx="359">
                  <c:v>21.90532585124614</c:v>
                </c:pt>
                <c:pt idx="360">
                  <c:v>21.897370865960141</c:v>
                </c:pt>
                <c:pt idx="361">
                  <c:v>21.892132289647119</c:v>
                </c:pt>
                <c:pt idx="362">
                  <c:v>21.889782588025991</c:v>
                </c:pt>
                <c:pt idx="363">
                  <c:v>21.891308785177234</c:v>
                </c:pt>
                <c:pt idx="364">
                  <c:v>21.895929469623031</c:v>
                </c:pt>
                <c:pt idx="365">
                  <c:v>21.902721182427776</c:v>
                </c:pt>
                <c:pt idx="366">
                  <c:v>21.912413348581044</c:v>
                </c:pt>
                <c:pt idx="367">
                  <c:v>21.925166741992047</c:v>
                </c:pt>
                <c:pt idx="368">
                  <c:v>21.940960809442949</c:v>
                </c:pt>
                <c:pt idx="369">
                  <c:v>21.959710805994913</c:v>
                </c:pt>
                <c:pt idx="370">
                  <c:v>21.981488935090855</c:v>
                </c:pt>
                <c:pt idx="371">
                  <c:v>22.006332584525357</c:v>
                </c:pt>
                <c:pt idx="372">
                  <c:v>22.035222414159577</c:v>
                </c:pt>
                <c:pt idx="373">
                  <c:v>22.067329023529179</c:v>
                </c:pt>
                <c:pt idx="374">
                  <c:v>22.101660828773188</c:v>
                </c:pt>
                <c:pt idx="375">
                  <c:v>22.138952901075893</c:v>
                </c:pt>
                <c:pt idx="376">
                  <c:v>22.179330458913078</c:v>
                </c:pt>
                <c:pt idx="377">
                  <c:v>22.222778881094392</c:v>
                </c:pt>
                <c:pt idx="378">
                  <c:v>22.269301514542594</c:v>
                </c:pt>
                <c:pt idx="379">
                  <c:v>22.319215279633578</c:v>
                </c:pt>
                <c:pt idx="380">
                  <c:v>22.372536762179767</c:v>
                </c:pt>
                <c:pt idx="381">
                  <c:v>22.429266136079139</c:v>
                </c:pt>
                <c:pt idx="382">
                  <c:v>22.489146356683758</c:v>
                </c:pt>
                <c:pt idx="383">
                  <c:v>22.55169531095029</c:v>
                </c:pt>
                <c:pt idx="384">
                  <c:v>22.61743282279685</c:v>
                </c:pt>
                <c:pt idx="385">
                  <c:v>22.686050112544731</c:v>
                </c:pt>
                <c:pt idx="386">
                  <c:v>22.758062111042655</c:v>
                </c:pt>
                <c:pt idx="387">
                  <c:v>22.833106433513784</c:v>
                </c:pt>
                <c:pt idx="388">
                  <c:v>22.910778522936429</c:v>
                </c:pt>
                <c:pt idx="389">
                  <c:v>22.991485636576218</c:v>
                </c:pt>
                <c:pt idx="390">
                  <c:v>23.074806006135404</c:v>
                </c:pt>
                <c:pt idx="391">
                  <c:v>23.161032475222928</c:v>
                </c:pt>
                <c:pt idx="392">
                  <c:v>23.250055900783721</c:v>
                </c:pt>
                <c:pt idx="393">
                  <c:v>23.341530920003905</c:v>
                </c:pt>
                <c:pt idx="394">
                  <c:v>23.435835873053453</c:v>
                </c:pt>
                <c:pt idx="395">
                  <c:v>23.534206286990567</c:v>
                </c:pt>
                <c:pt idx="396">
                  <c:v>23.635271537328023</c:v>
                </c:pt>
                <c:pt idx="397">
                  <c:v>23.739066372941338</c:v>
                </c:pt>
                <c:pt idx="398">
                  <c:v>23.845385483788274</c:v>
                </c:pt>
                <c:pt idx="399">
                  <c:v>23.954392355828585</c:v>
                </c:pt>
                <c:pt idx="400">
                  <c:v>24.06575039536925</c:v>
                </c:pt>
                <c:pt idx="401">
                  <c:v>24.179768195952082</c:v>
                </c:pt>
                <c:pt idx="402">
                  <c:v>24.296013407973863</c:v>
                </c:pt>
                <c:pt idx="403">
                  <c:v>24.414912637434515</c:v>
                </c:pt>
                <c:pt idx="404">
                  <c:v>24.536717777233651</c:v>
                </c:pt>
                <c:pt idx="405">
                  <c:v>24.660970892067567</c:v>
                </c:pt>
                <c:pt idx="406">
                  <c:v>24.78741467865942</c:v>
                </c:pt>
                <c:pt idx="407">
                  <c:v>24.916262566194305</c:v>
                </c:pt>
                <c:pt idx="408">
                  <c:v>25.047144605018524</c:v>
                </c:pt>
                <c:pt idx="409">
                  <c:v>25.180439372232719</c:v>
                </c:pt>
                <c:pt idx="410">
                  <c:v>25.315869466266072</c:v>
                </c:pt>
                <c:pt idx="411">
                  <c:v>25.45372588000567</c:v>
                </c:pt>
                <c:pt idx="412">
                  <c:v>25.593798750995262</c:v>
                </c:pt>
                <c:pt idx="413">
                  <c:v>25.735704424794623</c:v>
                </c:pt>
                <c:pt idx="414">
                  <c:v>25.879811755880269</c:v>
                </c:pt>
                <c:pt idx="415">
                  <c:v>26.025874771323149</c:v>
                </c:pt>
                <c:pt idx="416">
                  <c:v>26.174186367176659</c:v>
                </c:pt>
                <c:pt idx="417">
                  <c:v>26.324452269977431</c:v>
                </c:pt>
                <c:pt idx="418">
                  <c:v>26.476396512290023</c:v>
                </c:pt>
                <c:pt idx="419">
                  <c:v>26.630260864721265</c:v>
                </c:pt>
                <c:pt idx="420">
                  <c:v>26.78574877309951</c:v>
                </c:pt>
                <c:pt idx="421">
                  <c:v>26.943023432119112</c:v>
                </c:pt>
                <c:pt idx="422">
                  <c:v>27.102055012695423</c:v>
                </c:pt>
                <c:pt idx="423">
                  <c:v>27.262851218934642</c:v>
                </c:pt>
                <c:pt idx="424">
                  <c:v>27.425348537535321</c:v>
                </c:pt>
                <c:pt idx="425">
                  <c:v>27.589259389703496</c:v>
                </c:pt>
                <c:pt idx="426">
                  <c:v>27.754728792244794</c:v>
                </c:pt>
                <c:pt idx="427">
                  <c:v>27.921895180566136</c:v>
                </c:pt>
                <c:pt idx="428">
                  <c:v>28.090501768300221</c:v>
                </c:pt>
                <c:pt idx="429">
                  <c:v>28.260503101692358</c:v>
                </c:pt>
                <c:pt idx="430">
                  <c:v>28.43226340264675</c:v>
                </c:pt>
                <c:pt idx="431">
                  <c:v>28.605385420122172</c:v>
                </c:pt>
                <c:pt idx="432">
                  <c:v>28.779728649537443</c:v>
                </c:pt>
                <c:pt idx="433">
                  <c:v>28.955422221800589</c:v>
                </c:pt>
                <c:pt idx="434">
                  <c:v>29.132357407092506</c:v>
                </c:pt>
                <c:pt idx="435">
                  <c:v>29.310444648747072</c:v>
                </c:pt>
                <c:pt idx="436">
                  <c:v>29.489710463086023</c:v>
                </c:pt>
                <c:pt idx="437">
                  <c:v>29.670028231033655</c:v>
                </c:pt>
                <c:pt idx="438">
                  <c:v>29.851471393638466</c:v>
                </c:pt>
                <c:pt idx="439">
                  <c:v>30.033873197010443</c:v>
                </c:pt>
                <c:pt idx="440">
                  <c:v>30.217376121735299</c:v>
                </c:pt>
                <c:pt idx="441">
                  <c:v>30.401822792155681</c:v>
                </c:pt>
                <c:pt idx="442">
                  <c:v>30.587321989938506</c:v>
                </c:pt>
                <c:pt idx="443">
                  <c:v>30.77382143093563</c:v>
                </c:pt>
                <c:pt idx="444">
                  <c:v>30.961172824064306</c:v>
                </c:pt>
                <c:pt idx="445">
                  <c:v>31.149456745812159</c:v>
                </c:pt>
                <c:pt idx="446">
                  <c:v>31.338678186810967</c:v>
                </c:pt>
                <c:pt idx="447">
                  <c:v>31.528742275442756</c:v>
                </c:pt>
                <c:pt idx="448">
                  <c:v>31.719608382040743</c:v>
                </c:pt>
                <c:pt idx="449">
                  <c:v>31.911395891906874</c:v>
                </c:pt>
                <c:pt idx="450">
                  <c:v>32.103960345273904</c:v>
                </c:pt>
                <c:pt idx="451">
                  <c:v>32.297190525870327</c:v>
                </c:pt>
                <c:pt idx="452">
                  <c:v>32.49116098771362</c:v>
                </c:pt>
                <c:pt idx="453">
                  <c:v>32.68575071922595</c:v>
                </c:pt>
                <c:pt idx="454">
                  <c:v>32.881020760343048</c:v>
                </c:pt>
                <c:pt idx="455">
                  <c:v>33.076881815591676</c:v>
                </c:pt>
                <c:pt idx="456">
                  <c:v>33.273332128642863</c:v>
                </c:pt>
                <c:pt idx="457">
                  <c:v>33.470598563738228</c:v>
                </c:pt>
                <c:pt idx="458">
                  <c:v>33.668444714968047</c:v>
                </c:pt>
                <c:pt idx="459">
                  <c:v>33.866782565754917</c:v>
                </c:pt>
                <c:pt idx="460">
                  <c:v>34.065656614066704</c:v>
                </c:pt>
                <c:pt idx="461">
                  <c:v>34.264980340657367</c:v>
                </c:pt>
                <c:pt idx="462">
                  <c:v>34.464789039769855</c:v>
                </c:pt>
                <c:pt idx="463">
                  <c:v>34.665019328251873</c:v>
                </c:pt>
                <c:pt idx="464">
                  <c:v>34.86565609790911</c:v>
                </c:pt>
                <c:pt idx="465">
                  <c:v>35.066717241760109</c:v>
                </c:pt>
                <c:pt idx="466">
                  <c:v>35.26817569334554</c:v>
                </c:pt>
                <c:pt idx="467">
                  <c:v>35.470009288359407</c:v>
                </c:pt>
                <c:pt idx="468">
                  <c:v>35.672196093669235</c:v>
                </c:pt>
                <c:pt idx="469">
                  <c:v>35.874830615203386</c:v>
                </c:pt>
                <c:pt idx="470">
                  <c:v>36.077735389192824</c:v>
                </c:pt>
                <c:pt idx="471">
                  <c:v>36.28090005053506</c:v>
                </c:pt>
                <c:pt idx="472">
                  <c:v>36.484298240188217</c:v>
                </c:pt>
                <c:pt idx="473">
                  <c:v>36.687897671614515</c:v>
                </c:pt>
                <c:pt idx="474">
                  <c:v>36.891711867170862</c:v>
                </c:pt>
                <c:pt idx="475">
                  <c:v>37.095288958321923</c:v>
                </c:pt>
              </c:numCache>
            </c:numRef>
          </c:yVal>
          <c:smooth val="1"/>
          <c:extLst>
            <c:ext xmlns:c16="http://schemas.microsoft.com/office/drawing/2014/chart" uri="{C3380CC4-5D6E-409C-BE32-E72D297353CC}">
              <c16:uniqueId val="{00000020-4789-45DC-97F7-B59DC835213B}"/>
            </c:ext>
          </c:extLst>
        </c:ser>
        <c:dLbls>
          <c:showLegendKey val="0"/>
          <c:showVal val="0"/>
          <c:showCatName val="0"/>
          <c:showSerName val="0"/>
          <c:showPercent val="0"/>
          <c:showBubbleSize val="0"/>
        </c:dLbls>
        <c:axId val="368715400"/>
        <c:axId val="368709824"/>
      </c:scatterChart>
      <c:valAx>
        <c:axId val="368715400"/>
        <c:scaling>
          <c:orientation val="minMax"/>
          <c:max val="10"/>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09824"/>
        <c:crosses val="autoZero"/>
        <c:crossBetween val="midCat"/>
      </c:valAx>
      <c:valAx>
        <c:axId val="368709824"/>
        <c:scaling>
          <c:orientation val="minMax"/>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6871540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0.00</c:formatCode>
                <c:ptCount val="73"/>
                <c:pt idx="0">
                  <c:v>48.213720899820274</c:v>
                </c:pt>
                <c:pt idx="1">
                  <c:v>52.231715118885013</c:v>
                </c:pt>
                <c:pt idx="2">
                  <c:v>53.08162400722501</c:v>
                </c:pt>
                <c:pt idx="3">
                  <c:v>55.335233330726602</c:v>
                </c:pt>
                <c:pt idx="4">
                  <c:v>56.600847905874218</c:v>
                </c:pt>
                <c:pt idx="5">
                  <c:v>58.022250080108563</c:v>
                </c:pt>
                <c:pt idx="6">
                  <c:v>59.599812126159478</c:v>
                </c:pt>
                <c:pt idx="7">
                  <c:v>61.324261379241619</c:v>
                </c:pt>
                <c:pt idx="8">
                  <c:v>63.194798648357391</c:v>
                </c:pt>
                <c:pt idx="9">
                  <c:v>65.20791295766783</c:v>
                </c:pt>
                <c:pt idx="10">
                  <c:v>67.359922564029588</c:v>
                </c:pt>
                <c:pt idx="11">
                  <c:v>69.646804189681689</c:v>
                </c:pt>
                <c:pt idx="12">
                  <c:v>72.064227175712332</c:v>
                </c:pt>
                <c:pt idx="13">
                  <c:v>74.6078608632086</c:v>
                </c:pt>
                <c:pt idx="14">
                  <c:v>77.273005735874165</c:v>
                </c:pt>
                <c:pt idx="15">
                  <c:v>80.058042919635596</c:v>
                </c:pt>
                <c:pt idx="16">
                  <c:v>82.95360753536184</c:v>
                </c:pt>
                <c:pt idx="17">
                  <c:v>85.957445454597448</c:v>
                </c:pt>
                <c:pt idx="18">
                  <c:v>89.066175484656966</c:v>
                </c:pt>
                <c:pt idx="19">
                  <c:v>92.276423263549546</c:v>
                </c:pt>
                <c:pt idx="20">
                  <c:v>95.585620450973181</c:v>
                </c:pt>
                <c:pt idx="21">
                  <c:v>98.996861350535966</c:v>
                </c:pt>
                <c:pt idx="22">
                  <c:v>102.49713349342335</c:v>
                </c:pt>
                <c:pt idx="23">
                  <c:v>106.0924273967738</c:v>
                </c:pt>
                <c:pt idx="24">
                  <c:v>109.78270890712692</c:v>
                </c:pt>
                <c:pt idx="25">
                  <c:v>108.24033858776083</c:v>
                </c:pt>
                <c:pt idx="26">
                  <c:v>111.26363031864133</c:v>
                </c:pt>
                <c:pt idx="27">
                  <c:v>114.21044561862894</c:v>
                </c:pt>
                <c:pt idx="28">
                  <c:v>117.06925427913666</c:v>
                </c:pt>
                <c:pt idx="29">
                  <c:v>119.83168187141362</c:v>
                </c:pt>
                <c:pt idx="30">
                  <c:v>122.48957254886601</c:v>
                </c:pt>
                <c:pt idx="31">
                  <c:v>125.03743443489046</c:v>
                </c:pt>
                <c:pt idx="32">
                  <c:v>127.471619939804</c:v>
                </c:pt>
                <c:pt idx="33">
                  <c:v>129.78927383422842</c:v>
                </c:pt>
                <c:pt idx="34">
                  <c:v>131.98583321571323</c:v>
                </c:pt>
                <c:pt idx="35">
                  <c:v>134.04927606582623</c:v>
                </c:pt>
                <c:pt idx="36">
                  <c:v>135.98718445301014</c:v>
                </c:pt>
                <c:pt idx="37">
                  <c:v>137.82121167182905</c:v>
                </c:pt>
                <c:pt idx="38">
                  <c:v>139.54492321014382</c:v>
                </c:pt>
                <c:pt idx="39">
                  <c:v>141.16122894287065</c:v>
                </c:pt>
                <c:pt idx="40">
                  <c:v>142.6762081861493</c:v>
                </c:pt>
                <c:pt idx="41">
                  <c:v>144.09660966396314</c:v>
                </c:pt>
                <c:pt idx="42">
                  <c:v>145.42991981506302</c:v>
                </c:pt>
                <c:pt idx="43">
                  <c:v>146.68429448604559</c:v>
                </c:pt>
                <c:pt idx="44">
                  <c:v>147.86840865612021</c:v>
                </c:pt>
                <c:pt idx="45">
                  <c:v>148.99131982326486</c:v>
                </c:pt>
                <c:pt idx="46">
                  <c:v>150.06241335868813</c:v>
                </c:pt>
                <c:pt idx="47">
                  <c:v>151.09138884544353</c:v>
                </c:pt>
                <c:pt idx="48">
                  <c:v>152.08835570812178</c:v>
                </c:pt>
                <c:pt idx="49">
                  <c:v>153.06369659900636</c:v>
                </c:pt>
                <c:pt idx="50">
                  <c:v>154.02816302776299</c:v>
                </c:pt>
                <c:pt idx="51">
                  <c:v>154.99291634559631</c:v>
                </c:pt>
                <c:pt idx="52">
                  <c:v>155.96924085617053</c:v>
                </c:pt>
                <c:pt idx="53">
                  <c:v>156.9694864511489</c:v>
                </c:pt>
                <c:pt idx="54">
                  <c:v>158.00201389789538</c:v>
                </c:pt>
                <c:pt idx="55">
                  <c:v>159.07690529823259</c:v>
                </c:pt>
                <c:pt idx="56">
                  <c:v>160.20634660720825</c:v>
                </c:pt>
                <c:pt idx="57">
                  <c:v>161.40272870063779</c:v>
                </c:pt>
                <c:pt idx="58">
                  <c:v>162.67896158695166</c:v>
                </c:pt>
                <c:pt idx="59">
                  <c:v>164.04855637550307</c:v>
                </c:pt>
                <c:pt idx="60">
                  <c:v>165.52537937164274</c:v>
                </c:pt>
                <c:pt idx="61">
                  <c:v>167.12343349456731</c:v>
                </c:pt>
                <c:pt idx="62">
                  <c:v>168.8568992614741</c:v>
                </c:pt>
                <c:pt idx="63">
                  <c:v>170.73998451232865</c:v>
                </c:pt>
                <c:pt idx="64">
                  <c:v>172.79553108215299</c:v>
                </c:pt>
                <c:pt idx="65">
                  <c:v>175.02240507602659</c:v>
                </c:pt>
                <c:pt idx="66">
                  <c:v>177.43797011375389</c:v>
                </c:pt>
                <c:pt idx="67">
                  <c:v>-179.96676070690145</c:v>
                </c:pt>
                <c:pt idx="68">
                  <c:v>-177.12377192974088</c:v>
                </c:pt>
                <c:pt idx="69">
                  <c:v>-174.04710516929589</c:v>
                </c:pt>
                <c:pt idx="70">
                  <c:v>-170.72456080913528</c:v>
                </c:pt>
                <c:pt idx="71">
                  <c:v>-167.14374797344186</c:v>
                </c:pt>
                <c:pt idx="72">
                  <c:v>-164.28215239047969</c:v>
                </c:pt>
              </c:numCache>
            </c:numRef>
          </c:yVal>
          <c:smooth val="1"/>
          <c:extLst>
            <c:ext xmlns:c16="http://schemas.microsoft.com/office/drawing/2014/chart" uri="{C3380CC4-5D6E-409C-BE32-E72D297353CC}">
              <c16:uniqueId val="{00000000-DBC0-4DC7-99CA-4247386AFE39}"/>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0.00</c:formatCode>
                <c:ptCount val="73"/>
                <c:pt idx="0">
                  <c:v>48.278547585010493</c:v>
                </c:pt>
                <c:pt idx="1">
                  <c:v>52.266042762994715</c:v>
                </c:pt>
                <c:pt idx="2">
                  <c:v>53.112546551227524</c:v>
                </c:pt>
                <c:pt idx="3">
                  <c:v>55.35277796387669</c:v>
                </c:pt>
                <c:pt idx="4">
                  <c:v>56.618805795907939</c:v>
                </c:pt>
                <c:pt idx="5">
                  <c:v>58.042714834212937</c:v>
                </c:pt>
                <c:pt idx="6">
                  <c:v>59.624716830253277</c:v>
                </c:pt>
                <c:pt idx="7">
                  <c:v>61.355286383628552</c:v>
                </c:pt>
                <c:pt idx="8">
                  <c:v>63.233398890495209</c:v>
                </c:pt>
                <c:pt idx="9">
                  <c:v>65.255297470092671</c:v>
                </c:pt>
                <c:pt idx="10">
                  <c:v>67.416999828814994</c:v>
                </c:pt>
                <c:pt idx="11">
                  <c:v>69.714202630519679</c:v>
                </c:pt>
                <c:pt idx="12">
                  <c:v>72.142295157909373</c:v>
                </c:pt>
                <c:pt idx="13">
                  <c:v>74.696666693687277</c:v>
                </c:pt>
                <c:pt idx="14">
                  <c:v>77.372337663173226</c:v>
                </c:pt>
                <c:pt idx="15">
                  <c:v>80.167429625987467</c:v>
                </c:pt>
                <c:pt idx="16">
                  <c:v>83.072372782230005</c:v>
                </c:pt>
                <c:pt idx="17">
                  <c:v>86.084687590598932</c:v>
                </c:pt>
                <c:pt idx="18">
                  <c:v>89.200815260410252</c:v>
                </c:pt>
                <c:pt idx="19">
                  <c:v>92.417231154441581</c:v>
                </c:pt>
                <c:pt idx="20">
                  <c:v>95.731223487853981</c:v>
                </c:pt>
                <c:pt idx="21">
                  <c:v>99.145695304870117</c:v>
                </c:pt>
                <c:pt idx="22">
                  <c:v>102.64778441190694</c:v>
                </c:pt>
                <c:pt idx="23">
                  <c:v>106.24333788156487</c:v>
                </c:pt>
                <c:pt idx="24">
                  <c:v>109.93232839107466</c:v>
                </c:pt>
                <c:pt idx="25">
                  <c:v>108.42872225046143</c:v>
                </c:pt>
                <c:pt idx="26">
                  <c:v>111.44889918565742</c:v>
                </c:pt>
                <c:pt idx="27">
                  <c:v>114.38901357650724</c:v>
                </c:pt>
                <c:pt idx="28">
                  <c:v>117.23783576488474</c:v>
                </c:pt>
                <c:pt idx="29">
                  <c:v>119.9873670101165</c:v>
                </c:pt>
                <c:pt idx="30">
                  <c:v>122.62991595268224</c:v>
                </c:pt>
                <c:pt idx="31">
                  <c:v>125.1604688644407</c:v>
                </c:pt>
                <c:pt idx="32">
                  <c:v>127.57591094970687</c:v>
                </c:pt>
                <c:pt idx="33">
                  <c:v>129.87247166633549</c:v>
                </c:pt>
                <c:pt idx="34">
                  <c:v>132.04673566818238</c:v>
                </c:pt>
                <c:pt idx="35">
                  <c:v>134.08868916034689</c:v>
                </c:pt>
                <c:pt idx="36">
                  <c:v>136.00659728050229</c:v>
                </c:pt>
                <c:pt idx="37">
                  <c:v>137.82240021228762</c:v>
                </c:pt>
                <c:pt idx="38">
                  <c:v>139.53022356033324</c:v>
                </c:pt>
                <c:pt idx="39">
                  <c:v>141.13344168662996</c:v>
                </c:pt>
                <c:pt idx="40">
                  <c:v>142.6384344577784</c:v>
                </c:pt>
                <c:pt idx="41">
                  <c:v>144.05210087299346</c:v>
                </c:pt>
                <c:pt idx="42">
                  <c:v>145.38205032348597</c:v>
                </c:pt>
                <c:pt idx="43">
                  <c:v>146.63637034893</c:v>
                </c:pt>
                <c:pt idx="44">
                  <c:v>147.82364029884306</c:v>
                </c:pt>
                <c:pt idx="45">
                  <c:v>148.95268542766544</c:v>
                </c:pt>
                <c:pt idx="46">
                  <c:v>150.03257689475981</c:v>
                </c:pt>
                <c:pt idx="47">
                  <c:v>151.07267274856542</c:v>
                </c:pt>
                <c:pt idx="48">
                  <c:v>152.08263158798192</c:v>
                </c:pt>
                <c:pt idx="49">
                  <c:v>153.0724125623702</c:v>
                </c:pt>
                <c:pt idx="50">
                  <c:v>154.05226171016682</c:v>
                </c:pt>
                <c:pt idx="51">
                  <c:v>155.03283491134616</c:v>
                </c:pt>
                <c:pt idx="52">
                  <c:v>156.02493832111304</c:v>
                </c:pt>
                <c:pt idx="53">
                  <c:v>157.0404026985164</c:v>
                </c:pt>
                <c:pt idx="54">
                  <c:v>158.08670082092237</c:v>
                </c:pt>
                <c:pt idx="55">
                  <c:v>159.17414703369124</c:v>
                </c:pt>
                <c:pt idx="56">
                  <c:v>160.31459941864009</c:v>
                </c:pt>
                <c:pt idx="57">
                  <c:v>161.52024393081652</c:v>
                </c:pt>
                <c:pt idx="58">
                  <c:v>162.80379931926674</c:v>
                </c:pt>
                <c:pt idx="59">
                  <c:v>164.17865374088274</c:v>
                </c:pt>
                <c:pt idx="60">
                  <c:v>165.65861885547622</c:v>
                </c:pt>
                <c:pt idx="61">
                  <c:v>167.25772490501356</c:v>
                </c:pt>
                <c:pt idx="62">
                  <c:v>168.99020705223072</c:v>
                </c:pt>
                <c:pt idx="63">
                  <c:v>170.87064199447602</c:v>
                </c:pt>
                <c:pt idx="64">
                  <c:v>172.92251365184757</c:v>
                </c:pt>
                <c:pt idx="65">
                  <c:v>175.14430561065623</c:v>
                </c:pt>
                <c:pt idx="66">
                  <c:v>177.55354542732204</c:v>
                </c:pt>
                <c:pt idx="67">
                  <c:v>-179.85860352516147</c:v>
                </c:pt>
                <c:pt idx="68">
                  <c:v>-177.02393453121152</c:v>
                </c:pt>
                <c:pt idx="69">
                  <c:v>-173.95658483505196</c:v>
                </c:pt>
                <c:pt idx="70">
                  <c:v>-170.64353513717646</c:v>
                </c:pt>
                <c:pt idx="71">
                  <c:v>-167.0720257043838</c:v>
                </c:pt>
                <c:pt idx="72">
                  <c:v>-164.21708321571322</c:v>
                </c:pt>
              </c:numCache>
            </c:numRef>
          </c:yVal>
          <c:smooth val="1"/>
          <c:extLst>
            <c:ext xmlns:c16="http://schemas.microsoft.com/office/drawing/2014/chart" uri="{C3380CC4-5D6E-409C-BE32-E72D297353CC}">
              <c16:uniqueId val="{00000001-DBC0-4DC7-99CA-4247386AFE39}"/>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0.00</c:formatCode>
                <c:ptCount val="73"/>
                <c:pt idx="0">
                  <c:v>48.277663010358772</c:v>
                </c:pt>
                <c:pt idx="1">
                  <c:v>52.263754481077164</c:v>
                </c:pt>
                <c:pt idx="2">
                  <c:v>53.110169470310204</c:v>
                </c:pt>
                <c:pt idx="3">
                  <c:v>55.350216454267496</c:v>
                </c:pt>
                <c:pt idx="4">
                  <c:v>56.616145241260497</c:v>
                </c:pt>
                <c:pt idx="5">
                  <c:v>58.039955234527177</c:v>
                </c:pt>
                <c:pt idx="6">
                  <c:v>59.621847939491026</c:v>
                </c:pt>
                <c:pt idx="7">
                  <c:v>61.352308201789803</c:v>
                </c:pt>
                <c:pt idx="8">
                  <c:v>63.230304586887065</c:v>
                </c:pt>
                <c:pt idx="9">
                  <c:v>65.25208021402338</c:v>
                </c:pt>
                <c:pt idx="10">
                  <c:v>67.413659620284591</c:v>
                </c:pt>
                <c:pt idx="11">
                  <c:v>69.710732638835822</c:v>
                </c:pt>
                <c:pt idx="12">
                  <c:v>72.138681721686865</c:v>
                </c:pt>
                <c:pt idx="13">
                  <c:v>74.692909812926686</c:v>
                </c:pt>
                <c:pt idx="14">
                  <c:v>77.368430507182808</c:v>
                </c:pt>
                <c:pt idx="15">
                  <c:v>80.163365364074323</c:v>
                </c:pt>
                <c:pt idx="16">
                  <c:v>83.068137753009509</c:v>
                </c:pt>
                <c:pt idx="17">
                  <c:v>86.080281794071084</c:v>
                </c:pt>
                <c:pt idx="18">
                  <c:v>89.196225035190409</c:v>
                </c:pt>
                <c:pt idx="19">
                  <c:v>92.412442839145129</c:v>
                </c:pt>
                <c:pt idx="20">
                  <c:v>95.726230251788593</c:v>
                </c:pt>
                <c:pt idx="21">
                  <c:v>99.1404834866523</c:v>
                </c:pt>
                <c:pt idx="22">
                  <c:v>102.64234718084323</c:v>
                </c:pt>
                <c:pt idx="23">
                  <c:v>106.23766157627064</c:v>
                </c:pt>
                <c:pt idx="24">
                  <c:v>109.92640618085817</c:v>
                </c:pt>
                <c:pt idx="25">
                  <c:v>108.42403639554973</c:v>
                </c:pt>
                <c:pt idx="26">
                  <c:v>111.44399474859215</c:v>
                </c:pt>
                <c:pt idx="27">
                  <c:v>114.38388372659666</c:v>
                </c:pt>
                <c:pt idx="28">
                  <c:v>117.23248050212827</c:v>
                </c:pt>
                <c:pt idx="29">
                  <c:v>119.98087785243942</c:v>
                </c:pt>
                <c:pt idx="30">
                  <c:v>122.61708791255901</c:v>
                </c:pt>
                <c:pt idx="31">
                  <c:v>125.13652045726727</c:v>
                </c:pt>
                <c:pt idx="32">
                  <c:v>127.5369076967235</c:v>
                </c:pt>
                <c:pt idx="33">
                  <c:v>129.81703376769985</c:v>
                </c:pt>
                <c:pt idx="34">
                  <c:v>131.97677571773522</c:v>
                </c:pt>
                <c:pt idx="35">
                  <c:v>134.00736293792667</c:v>
                </c:pt>
                <c:pt idx="36">
                  <c:v>135.91777095794663</c:v>
                </c:pt>
                <c:pt idx="37">
                  <c:v>137.72980334758734</c:v>
                </c:pt>
                <c:pt idx="38">
                  <c:v>139.4382414579386</c:v>
                </c:pt>
                <c:pt idx="39">
                  <c:v>141.04670555591531</c:v>
                </c:pt>
                <c:pt idx="40">
                  <c:v>142.56158916950207</c:v>
                </c:pt>
                <c:pt idx="41">
                  <c:v>143.98965468406638</c:v>
                </c:pt>
                <c:pt idx="42">
                  <c:v>145.33816995620714</c:v>
                </c:pt>
                <c:pt idx="43">
                  <c:v>146.61484000682816</c:v>
                </c:pt>
                <c:pt idx="44">
                  <c:v>147.82765674591053</c:v>
                </c:pt>
                <c:pt idx="45">
                  <c:v>148.98484432697242</c:v>
                </c:pt>
                <c:pt idx="46">
                  <c:v>150.09474985599479</c:v>
                </c:pt>
                <c:pt idx="47">
                  <c:v>151.16598000526383</c:v>
                </c:pt>
                <c:pt idx="48">
                  <c:v>152.20744199752772</c:v>
                </c:pt>
                <c:pt idx="49">
                  <c:v>153.22827529907218</c:v>
                </c:pt>
                <c:pt idx="50">
                  <c:v>154.23801555633511</c:v>
                </c:pt>
                <c:pt idx="51">
                  <c:v>155.24656727313945</c:v>
                </c:pt>
                <c:pt idx="52">
                  <c:v>156.26412184238376</c:v>
                </c:pt>
                <c:pt idx="53">
                  <c:v>157.30184061527225</c:v>
                </c:pt>
                <c:pt idx="54">
                  <c:v>158.36856250762929</c:v>
                </c:pt>
                <c:pt idx="55">
                  <c:v>159.47517564296692</c:v>
                </c:pt>
                <c:pt idx="56">
                  <c:v>160.63305995464282</c:v>
                </c:pt>
                <c:pt idx="57">
                  <c:v>161.85268006324713</c:v>
                </c:pt>
                <c:pt idx="58">
                  <c:v>163.14445960521664</c:v>
                </c:pt>
                <c:pt idx="59">
                  <c:v>164.52132225036581</c:v>
                </c:pt>
                <c:pt idx="60">
                  <c:v>165.99688839912375</c:v>
                </c:pt>
                <c:pt idx="61">
                  <c:v>167.58486042022682</c:v>
                </c:pt>
                <c:pt idx="62">
                  <c:v>169.29915926456431</c:v>
                </c:pt>
                <c:pt idx="63">
                  <c:v>171.15458021163926</c:v>
                </c:pt>
                <c:pt idx="64">
                  <c:v>173.17564544677691</c:v>
                </c:pt>
                <c:pt idx="65">
                  <c:v>175.36291508674609</c:v>
                </c:pt>
                <c:pt idx="66">
                  <c:v>177.73470904827107</c:v>
                </c:pt>
                <c:pt idx="67">
                  <c:v>-179.7168803215024</c:v>
                </c:pt>
                <c:pt idx="68">
                  <c:v>-176.92249875068626</c:v>
                </c:pt>
                <c:pt idx="69">
                  <c:v>-173.89344191551197</c:v>
                </c:pt>
                <c:pt idx="70">
                  <c:v>-170.61532437801324</c:v>
                </c:pt>
                <c:pt idx="71">
                  <c:v>-167.07687549591054</c:v>
                </c:pt>
                <c:pt idx="72">
                  <c:v>-164.24548523426014</c:v>
                </c:pt>
              </c:numCache>
            </c:numRef>
          </c:yVal>
          <c:smooth val="1"/>
          <c:extLst>
            <c:ext xmlns:c16="http://schemas.microsoft.com/office/drawing/2014/chart" uri="{C3380CC4-5D6E-409C-BE32-E72D297353CC}">
              <c16:uniqueId val="{00000002-DBC0-4DC7-99CA-4247386AFE39}"/>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0.00</c:formatCode>
                <c:ptCount val="73"/>
                <c:pt idx="0">
                  <c:v>48.227532559633218</c:v>
                </c:pt>
                <c:pt idx="1">
                  <c:v>52.217428725957866</c:v>
                </c:pt>
                <c:pt idx="2">
                  <c:v>53.063884699344634</c:v>
                </c:pt>
                <c:pt idx="3">
                  <c:v>55.307056725025149</c:v>
                </c:pt>
                <c:pt idx="4">
                  <c:v>56.573036742210355</c:v>
                </c:pt>
                <c:pt idx="5">
                  <c:v>57.996819412708064</c:v>
                </c:pt>
                <c:pt idx="6">
                  <c:v>59.578602826594832</c:v>
                </c:pt>
                <c:pt idx="7">
                  <c:v>61.308851337432351</c:v>
                </c:pt>
                <c:pt idx="8">
                  <c:v>63.186526679992447</c:v>
                </c:pt>
                <c:pt idx="9">
                  <c:v>65.207858312129872</c:v>
                </c:pt>
                <c:pt idx="10">
                  <c:v>67.368870770931053</c:v>
                </c:pt>
                <c:pt idx="11">
                  <c:v>69.665247058868246</c:v>
                </c:pt>
                <c:pt idx="12">
                  <c:v>72.092376458644679</c:v>
                </c:pt>
                <c:pt idx="13">
                  <c:v>74.645655083655882</c:v>
                </c:pt>
                <c:pt idx="14">
                  <c:v>77.32009652852993</c:v>
                </c:pt>
                <c:pt idx="15">
                  <c:v>80.113836014270561</c:v>
                </c:pt>
                <c:pt idx="16">
                  <c:v>83.017303740977781</c:v>
                </c:pt>
                <c:pt idx="17">
                  <c:v>86.028026998042563</c:v>
                </c:pt>
                <c:pt idx="18">
                  <c:v>89.142467486857896</c:v>
                </c:pt>
                <c:pt idx="19">
                  <c:v>92.357100570201368</c:v>
                </c:pt>
                <c:pt idx="20">
                  <c:v>95.669234955310429</c:v>
                </c:pt>
                <c:pt idx="21">
                  <c:v>99.08178051710118</c:v>
                </c:pt>
                <c:pt idx="22">
                  <c:v>102.5819092154499</c:v>
                </c:pt>
                <c:pt idx="23">
                  <c:v>106.17548178434336</c:v>
                </c:pt>
                <c:pt idx="24">
                  <c:v>109.86249139308923</c:v>
                </c:pt>
                <c:pt idx="25">
                  <c:v>108.34880315065335</c:v>
                </c:pt>
                <c:pt idx="26">
                  <c:v>111.36654152870135</c:v>
                </c:pt>
                <c:pt idx="27">
                  <c:v>114.30425834655708</c:v>
                </c:pt>
                <c:pt idx="28">
                  <c:v>117.15075809955596</c:v>
                </c:pt>
                <c:pt idx="29">
                  <c:v>119.89807620048502</c:v>
                </c:pt>
                <c:pt idx="30">
                  <c:v>122.53853495120975</c:v>
                </c:pt>
                <c:pt idx="31">
                  <c:v>125.06720259189565</c:v>
                </c:pt>
                <c:pt idx="32">
                  <c:v>127.48096432685813</c:v>
                </c:pt>
                <c:pt idx="33">
                  <c:v>129.77604961395258</c:v>
                </c:pt>
                <c:pt idx="34">
                  <c:v>131.94912507533974</c:v>
                </c:pt>
                <c:pt idx="35">
                  <c:v>133.99025888442966</c:v>
                </c:pt>
                <c:pt idx="36">
                  <c:v>135.90775716304773</c:v>
                </c:pt>
                <c:pt idx="37">
                  <c:v>137.72345080375658</c:v>
                </c:pt>
                <c:pt idx="38">
                  <c:v>139.43158836364708</c:v>
                </c:pt>
                <c:pt idx="39">
                  <c:v>141.03548955917319</c:v>
                </c:pt>
                <c:pt idx="40">
                  <c:v>142.54154791831962</c:v>
                </c:pt>
                <c:pt idx="41">
                  <c:v>143.9566624402996</c:v>
                </c:pt>
                <c:pt idx="42">
                  <c:v>145.28838787078823</c:v>
                </c:pt>
                <c:pt idx="43">
                  <c:v>146.54482541084252</c:v>
                </c:pt>
                <c:pt idx="44">
                  <c:v>147.73445878028863</c:v>
                </c:pt>
                <c:pt idx="45">
                  <c:v>148.86611323356584</c:v>
                </c:pt>
                <c:pt idx="46">
                  <c:v>149.94881894588445</c:v>
                </c:pt>
                <c:pt idx="47">
                  <c:v>150.99185199737497</c:v>
                </c:pt>
                <c:pt idx="48">
                  <c:v>152.00485732555339</c:v>
                </c:pt>
                <c:pt idx="49">
                  <c:v>152.99772577285748</c:v>
                </c:pt>
                <c:pt idx="50">
                  <c:v>153.9806623935699</c:v>
                </c:pt>
                <c:pt idx="51">
                  <c:v>154.96426842212654</c:v>
                </c:pt>
                <c:pt idx="52">
                  <c:v>155.95933635234812</c:v>
                </c:pt>
                <c:pt idx="53">
                  <c:v>156.97766962051372</c:v>
                </c:pt>
                <c:pt idx="54">
                  <c:v>158.0270552158355</c:v>
                </c:pt>
                <c:pt idx="55">
                  <c:v>159.11728835105885</c:v>
                </c:pt>
                <c:pt idx="56">
                  <c:v>160.26032273769374</c:v>
                </c:pt>
                <c:pt idx="57">
                  <c:v>161.46830334663343</c:v>
                </c:pt>
                <c:pt idx="58">
                  <c:v>162.75390794277189</c:v>
                </c:pt>
                <c:pt idx="59">
                  <c:v>164.13055200576747</c:v>
                </c:pt>
                <c:pt idx="60">
                  <c:v>165.61206085681886</c:v>
                </c:pt>
                <c:pt idx="61">
                  <c:v>167.21245107650725</c:v>
                </c:pt>
                <c:pt idx="62">
                  <c:v>168.9460124731059</c:v>
                </c:pt>
                <c:pt idx="63">
                  <c:v>170.82732174396489</c:v>
                </c:pt>
                <c:pt idx="64">
                  <c:v>172.87982182502734</c:v>
                </c:pt>
                <c:pt idx="65">
                  <c:v>175.10216023921961</c:v>
                </c:pt>
                <c:pt idx="66">
                  <c:v>177.51186454296069</c:v>
                </c:pt>
                <c:pt idx="67">
                  <c:v>-179.89981992244697</c:v>
                </c:pt>
                <c:pt idx="68">
                  <c:v>-177.06463179588263</c:v>
                </c:pt>
                <c:pt idx="69">
                  <c:v>-173.99658536910962</c:v>
                </c:pt>
                <c:pt idx="70">
                  <c:v>-170.68271598815892</c:v>
                </c:pt>
                <c:pt idx="71">
                  <c:v>-167.1102775812146</c:v>
                </c:pt>
                <c:pt idx="72">
                  <c:v>-164.25454273223866</c:v>
                </c:pt>
              </c:numCache>
            </c:numRef>
          </c:yVal>
          <c:smooth val="1"/>
          <c:extLst>
            <c:ext xmlns:c16="http://schemas.microsoft.com/office/drawing/2014/chart" uri="{C3380CC4-5D6E-409C-BE32-E72D297353CC}">
              <c16:uniqueId val="{00000003-DBC0-4DC7-99CA-4247386AFE39}"/>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0.00</c:formatCode>
                <c:ptCount val="73"/>
                <c:pt idx="0">
                  <c:v>50.577444398403152</c:v>
                </c:pt>
                <c:pt idx="1">
                  <c:v>54.295516580343239</c:v>
                </c:pt>
                <c:pt idx="2">
                  <c:v>55.124110293388313</c:v>
                </c:pt>
                <c:pt idx="3">
                  <c:v>57.149270528554872</c:v>
                </c:pt>
                <c:pt idx="4">
                  <c:v>58.382336854934664</c:v>
                </c:pt>
                <c:pt idx="5">
                  <c:v>59.77166551351538</c:v>
                </c:pt>
                <c:pt idx="6">
                  <c:v>61.318694365024477</c:v>
                </c:pt>
                <c:pt idx="7">
                  <c:v>63.015158271789318</c:v>
                </c:pt>
                <c:pt idx="8">
                  <c:v>64.861166524886983</c:v>
                </c:pt>
                <c:pt idx="9">
                  <c:v>66.853918540477238</c:v>
                </c:pt>
                <c:pt idx="10">
                  <c:v>68.990299522876711</c:v>
                </c:pt>
                <c:pt idx="11">
                  <c:v>71.266778004168984</c:v>
                </c:pt>
                <c:pt idx="12">
                  <c:v>73.679412674903745</c:v>
                </c:pt>
                <c:pt idx="13">
                  <c:v>76.224152934550787</c:v>
                </c:pt>
                <c:pt idx="14">
                  <c:v>78.89647003412226</c:v>
                </c:pt>
                <c:pt idx="15">
                  <c:v>81.695038819312671</c:v>
                </c:pt>
                <c:pt idx="16">
                  <c:v>84.609947955607893</c:v>
                </c:pt>
                <c:pt idx="17">
                  <c:v>87.638881838321623</c:v>
                </c:pt>
                <c:pt idx="18">
                  <c:v>90.778151893615274</c:v>
                </c:pt>
                <c:pt idx="19">
                  <c:v>94.023932933806805</c:v>
                </c:pt>
                <c:pt idx="20">
                  <c:v>97.37306234836548</c:v>
                </c:pt>
                <c:pt idx="21">
                  <c:v>100.82830656766879</c:v>
                </c:pt>
                <c:pt idx="22">
                  <c:v>104.37469271421405</c:v>
                </c:pt>
                <c:pt idx="23">
                  <c:v>108.01771266460405</c:v>
                </c:pt>
                <c:pt idx="24">
                  <c:v>111.75610274076413</c:v>
                </c:pt>
                <c:pt idx="25">
                  <c:v>111.00358586311297</c:v>
                </c:pt>
                <c:pt idx="26">
                  <c:v>114.13616867065407</c:v>
                </c:pt>
                <c:pt idx="27">
                  <c:v>117.19735708236664</c:v>
                </c:pt>
                <c:pt idx="28">
                  <c:v>120.17400884628258</c:v>
                </c:pt>
                <c:pt idx="29">
                  <c:v>123.05578229427294</c:v>
                </c:pt>
                <c:pt idx="30">
                  <c:v>125.83277292251533</c:v>
                </c:pt>
                <c:pt idx="31">
                  <c:v>128.49738500118244</c:v>
                </c:pt>
                <c:pt idx="32">
                  <c:v>131.04368948936434</c:v>
                </c:pt>
                <c:pt idx="33">
                  <c:v>133.46697320938063</c:v>
                </c:pt>
                <c:pt idx="34">
                  <c:v>135.76343829631796</c:v>
                </c:pt>
                <c:pt idx="35">
                  <c:v>137.91496975421865</c:v>
                </c:pt>
                <c:pt idx="36">
                  <c:v>139.92339820861798</c:v>
                </c:pt>
                <c:pt idx="37">
                  <c:v>141.8107867956156</c:v>
                </c:pt>
                <c:pt idx="38">
                  <c:v>143.56729931831342</c:v>
                </c:pt>
                <c:pt idx="39">
                  <c:v>145.19374179840085</c:v>
                </c:pt>
                <c:pt idx="40">
                  <c:v>146.69464981555919</c:v>
                </c:pt>
                <c:pt idx="41">
                  <c:v>148.07540595531415</c:v>
                </c:pt>
                <c:pt idx="42">
                  <c:v>149.3433600425719</c:v>
                </c:pt>
                <c:pt idx="43">
                  <c:v>150.507159733772</c:v>
                </c:pt>
                <c:pt idx="44">
                  <c:v>151.57661390304551</c:v>
                </c:pt>
                <c:pt idx="45">
                  <c:v>152.56251504421206</c:v>
                </c:pt>
                <c:pt idx="46">
                  <c:v>153.47643435001365</c:v>
                </c:pt>
                <c:pt idx="47">
                  <c:v>154.33077635765045</c:v>
                </c:pt>
                <c:pt idx="48">
                  <c:v>155.13875162601417</c:v>
                </c:pt>
                <c:pt idx="49">
                  <c:v>155.91407618522641</c:v>
                </c:pt>
                <c:pt idx="50">
                  <c:v>156.67103984355876</c:v>
                </c:pt>
                <c:pt idx="51">
                  <c:v>157.42436957359277</c:v>
                </c:pt>
                <c:pt idx="52">
                  <c:v>158.18895628452282</c:v>
                </c:pt>
                <c:pt idx="53">
                  <c:v>158.9806745052334</c:v>
                </c:pt>
                <c:pt idx="54">
                  <c:v>159.81236593723295</c:v>
                </c:pt>
                <c:pt idx="55">
                  <c:v>160.69889416694593</c:v>
                </c:pt>
                <c:pt idx="56">
                  <c:v>161.65483589172359</c:v>
                </c:pt>
                <c:pt idx="57">
                  <c:v>162.69438529014559</c:v>
                </c:pt>
                <c:pt idx="58">
                  <c:v>163.83158626556354</c:v>
                </c:pt>
                <c:pt idx="59">
                  <c:v>165.08037343025202</c:v>
                </c:pt>
                <c:pt idx="60">
                  <c:v>166.45439450740761</c:v>
                </c:pt>
                <c:pt idx="61">
                  <c:v>167.96684639453872</c:v>
                </c:pt>
                <c:pt idx="62">
                  <c:v>169.63059811592063</c:v>
                </c:pt>
                <c:pt idx="63">
                  <c:v>171.4582318067549</c:v>
                </c:pt>
                <c:pt idx="64">
                  <c:v>173.47216579914053</c:v>
                </c:pt>
                <c:pt idx="65">
                  <c:v>175.66757762432061</c:v>
                </c:pt>
                <c:pt idx="66">
                  <c:v>178.05692646503439</c:v>
                </c:pt>
                <c:pt idx="67">
                  <c:v>-179.37453968524881</c:v>
                </c:pt>
                <c:pt idx="68">
                  <c:v>-176.56193382739968</c:v>
                </c:pt>
                <c:pt idx="69">
                  <c:v>-173.5201992273326</c:v>
                </c:pt>
                <c:pt idx="70">
                  <c:v>-170.2381335496901</c:v>
                </c:pt>
                <c:pt idx="71">
                  <c:v>-166.70535414218875</c:v>
                </c:pt>
                <c:pt idx="72">
                  <c:v>-163.88568534851021</c:v>
                </c:pt>
              </c:numCache>
            </c:numRef>
          </c:yVal>
          <c:smooth val="1"/>
          <c:extLst>
            <c:ext xmlns:c16="http://schemas.microsoft.com/office/drawing/2014/chart" uri="{C3380CC4-5D6E-409C-BE32-E72D297353CC}">
              <c16:uniqueId val="{00000004-DBC0-4DC7-99CA-4247386AFE39}"/>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0.00</c:formatCode>
                <c:ptCount val="73"/>
                <c:pt idx="0">
                  <c:v>50.580818760395033</c:v>
                </c:pt>
                <c:pt idx="1">
                  <c:v>54.300779628753659</c:v>
                </c:pt>
                <c:pt idx="2">
                  <c:v>55.129615831375077</c:v>
                </c:pt>
                <c:pt idx="3">
                  <c:v>57.155370336770979</c:v>
                </c:pt>
                <c:pt idx="4">
                  <c:v>58.388511800765748</c:v>
                </c:pt>
                <c:pt idx="5">
                  <c:v>59.77784045934645</c:v>
                </c:pt>
                <c:pt idx="6">
                  <c:v>61.324773681163684</c:v>
                </c:pt>
                <c:pt idx="7">
                  <c:v>63.021073651313486</c:v>
                </c:pt>
                <c:pt idx="8">
                  <c:v>64.866856491565272</c:v>
                </c:pt>
                <c:pt idx="9">
                  <c:v>66.859328448772246</c:v>
                </c:pt>
                <c:pt idx="10">
                  <c:v>68.995388388633387</c:v>
                </c:pt>
                <c:pt idx="11">
                  <c:v>71.271525335311523</c:v>
                </c:pt>
                <c:pt idx="12">
                  <c:v>73.683791148662323</c:v>
                </c:pt>
                <c:pt idx="13">
                  <c:v>76.228162550925958</c:v>
                </c:pt>
                <c:pt idx="14">
                  <c:v>78.90011079311347</c:v>
                </c:pt>
                <c:pt idx="15">
                  <c:v>81.698338043689176</c:v>
                </c:pt>
                <c:pt idx="16">
                  <c:v>84.612926137447232</c:v>
                </c:pt>
                <c:pt idx="17">
                  <c:v>87.641579961776515</c:v>
                </c:pt>
                <c:pt idx="18">
                  <c:v>90.780617773532541</c:v>
                </c:pt>
                <c:pt idx="19">
                  <c:v>94.026221215724405</c:v>
                </c:pt>
                <c:pt idx="20">
                  <c:v>97.375234508514254</c:v>
                </c:pt>
                <c:pt idx="21">
                  <c:v>100.83043091297137</c:v>
                </c:pt>
                <c:pt idx="22">
                  <c:v>104.37683755159355</c:v>
                </c:pt>
                <c:pt idx="23">
                  <c:v>108.01993947029079</c:v>
                </c:pt>
                <c:pt idx="24">
                  <c:v>111.75848665237419</c:v>
                </c:pt>
                <c:pt idx="25">
                  <c:v>111.00407767295809</c:v>
                </c:pt>
                <c:pt idx="26">
                  <c:v>114.13689955472913</c:v>
                </c:pt>
                <c:pt idx="27">
                  <c:v>117.19850463867186</c:v>
                </c:pt>
                <c:pt idx="28">
                  <c:v>120.17570285797088</c:v>
                </c:pt>
                <c:pt idx="29">
                  <c:v>123.05815937519066</c:v>
                </c:pt>
                <c:pt idx="30">
                  <c:v>125.83594236373895</c:v>
                </c:pt>
                <c:pt idx="31">
                  <c:v>128.501415109634</c:v>
                </c:pt>
                <c:pt idx="32">
                  <c:v>131.04867589473682</c:v>
                </c:pt>
                <c:pt idx="33">
                  <c:v>133.47291591167405</c:v>
                </c:pt>
                <c:pt idx="34">
                  <c:v>135.77036461830102</c:v>
                </c:pt>
                <c:pt idx="35">
                  <c:v>137.92296166419973</c:v>
                </c:pt>
                <c:pt idx="36">
                  <c:v>139.93238739967336</c:v>
                </c:pt>
                <c:pt idx="37">
                  <c:v>141.82066397666929</c:v>
                </c:pt>
                <c:pt idx="38">
                  <c:v>143.57795519828784</c:v>
                </c:pt>
                <c:pt idx="39">
                  <c:v>145.2050397634502</c:v>
                </c:pt>
                <c:pt idx="40">
                  <c:v>146.70643959045364</c:v>
                </c:pt>
                <c:pt idx="41">
                  <c:v>148.08750994205462</c:v>
                </c:pt>
                <c:pt idx="42">
                  <c:v>149.3556143045422</c:v>
                </c:pt>
                <c:pt idx="43">
                  <c:v>150.51937301158895</c:v>
                </c:pt>
                <c:pt idx="44">
                  <c:v>151.58862226009353</c:v>
                </c:pt>
                <c:pt idx="45">
                  <c:v>152.57414088249203</c:v>
                </c:pt>
                <c:pt idx="46">
                  <c:v>153.48752739429463</c:v>
                </c:pt>
                <c:pt idx="47">
                  <c:v>154.34119999408722</c:v>
                </c:pt>
                <c:pt idx="48">
                  <c:v>155.1484102249143</c:v>
                </c:pt>
                <c:pt idx="49">
                  <c:v>155.9228877782821</c:v>
                </c:pt>
                <c:pt idx="50">
                  <c:v>156.67893612384742</c:v>
                </c:pt>
                <c:pt idx="51">
                  <c:v>157.43130955696049</c:v>
                </c:pt>
                <c:pt idx="52">
                  <c:v>158.19495363235421</c:v>
                </c:pt>
                <c:pt idx="53">
                  <c:v>158.98575654029835</c:v>
                </c:pt>
                <c:pt idx="54">
                  <c:v>159.81654632091491</c:v>
                </c:pt>
                <c:pt idx="55">
                  <c:v>160.70226852893796</c:v>
                </c:pt>
                <c:pt idx="56">
                  <c:v>161.65747253894764</c:v>
                </c:pt>
                <c:pt idx="57">
                  <c:v>162.69637985229471</c:v>
                </c:pt>
                <c:pt idx="58">
                  <c:v>163.83303437232959</c:v>
                </c:pt>
                <c:pt idx="59">
                  <c:v>165.08139803409554</c:v>
                </c:pt>
                <c:pt idx="60">
                  <c:v>166.45509123802165</c:v>
                </c:pt>
                <c:pt idx="61">
                  <c:v>167.96733820438382</c:v>
                </c:pt>
                <c:pt idx="62">
                  <c:v>169.63099429607388</c:v>
                </c:pt>
                <c:pt idx="63">
                  <c:v>171.45862798690757</c:v>
                </c:pt>
                <c:pt idx="64">
                  <c:v>173.472643947601</c:v>
                </c:pt>
                <c:pt idx="65">
                  <c:v>175.66821970939611</c:v>
                </c:pt>
                <c:pt idx="66">
                  <c:v>178.05775980949363</c:v>
                </c:pt>
                <c:pt idx="67">
                  <c:v>-179.37346043586675</c:v>
                </c:pt>
                <c:pt idx="68">
                  <c:v>-176.56059501171072</c:v>
                </c:pt>
                <c:pt idx="69">
                  <c:v>-173.51857352256746</c:v>
                </c:pt>
                <c:pt idx="70">
                  <c:v>-170.23620729446358</c:v>
                </c:pt>
                <c:pt idx="71">
                  <c:v>-166.70314099788666</c:v>
                </c:pt>
                <c:pt idx="72">
                  <c:v>-163.88329460620841</c:v>
                </c:pt>
              </c:numCache>
            </c:numRef>
          </c:yVal>
          <c:smooth val="1"/>
          <c:extLst>
            <c:ext xmlns:c16="http://schemas.microsoft.com/office/drawing/2014/chart" uri="{C3380CC4-5D6E-409C-BE32-E72D297353CC}">
              <c16:uniqueId val="{00000005-DBC0-4DC7-99CA-4247386AFE39}"/>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0.00</c:formatCode>
                <c:ptCount val="73"/>
                <c:pt idx="0">
                  <c:v>7.5964504659175658</c:v>
                </c:pt>
                <c:pt idx="1">
                  <c:v>7.2830711111426112</c:v>
                </c:pt>
                <c:pt idx="2">
                  <c:v>7.3130416274070358</c:v>
                </c:pt>
                <c:pt idx="3">
                  <c:v>6.3798759922384747</c:v>
                </c:pt>
                <c:pt idx="4">
                  <c:v>6.2262904375791495</c:v>
                </c:pt>
                <c:pt idx="5">
                  <c:v>6.030781508982157</c:v>
                </c:pt>
                <c:pt idx="6">
                  <c:v>5.7945210970937966</c:v>
                </c:pt>
                <c:pt idx="7">
                  <c:v>5.5214978992938946</c:v>
                </c:pt>
                <c:pt idx="8">
                  <c:v>5.2134498998522734</c:v>
                </c:pt>
                <c:pt idx="9">
                  <c:v>4.8728860974311781</c:v>
                </c:pt>
                <c:pt idx="10">
                  <c:v>4.5024059973657078</c:v>
                </c:pt>
                <c:pt idx="11">
                  <c:v>4.1047294959425891</c:v>
                </c:pt>
                <c:pt idx="12">
                  <c:v>3.6826179005205573</c:v>
                </c:pt>
                <c:pt idx="13">
                  <c:v>3.238752898201342</c:v>
                </c:pt>
                <c:pt idx="14">
                  <c:v>2.7757990993559361</c:v>
                </c:pt>
                <c:pt idx="15">
                  <c:v>2.2961015660315707</c:v>
                </c:pt>
                <c:pt idx="16">
                  <c:v>1.803029750660061</c:v>
                </c:pt>
                <c:pt idx="17">
                  <c:v>1.2987253954634044</c:v>
                </c:pt>
                <c:pt idx="18">
                  <c:v>0.78482231665402125</c:v>
                </c:pt>
                <c:pt idx="19">
                  <c:v>0.26232886849902542</c:v>
                </c:pt>
                <c:pt idx="20">
                  <c:v>-0.26819736706092945</c:v>
                </c:pt>
                <c:pt idx="21">
                  <c:v>-0.80592477992176514</c:v>
                </c:pt>
                <c:pt idx="22">
                  <c:v>-1.350483365356919</c:v>
                </c:pt>
                <c:pt idx="23">
                  <c:v>-1.9020811926573513</c:v>
                </c:pt>
                <c:pt idx="24">
                  <c:v>-2.4614312153309537</c:v>
                </c:pt>
                <c:pt idx="25">
                  <c:v>-1.7386786524206399</c:v>
                </c:pt>
                <c:pt idx="26">
                  <c:v>-2.0888261295855046</c:v>
                </c:pt>
                <c:pt idx="27">
                  <c:v>-2.3906353589147322</c:v>
                </c:pt>
                <c:pt idx="28">
                  <c:v>-2.6429288998246192</c:v>
                </c:pt>
                <c:pt idx="29">
                  <c:v>-2.8451466355472794</c:v>
                </c:pt>
                <c:pt idx="30">
                  <c:v>-2.9973865438252663</c:v>
                </c:pt>
                <c:pt idx="31">
                  <c:v>-3.1006781380623534</c:v>
                </c:pt>
                <c:pt idx="32">
                  <c:v>-3.1567933425307251</c:v>
                </c:pt>
                <c:pt idx="33">
                  <c:v>-3.1681071035563937</c:v>
                </c:pt>
                <c:pt idx="34">
                  <c:v>-3.1374607756733872</c:v>
                </c:pt>
                <c:pt idx="35">
                  <c:v>-3.0646413266658756</c:v>
                </c:pt>
                <c:pt idx="36">
                  <c:v>-2.9553269829601043</c:v>
                </c:pt>
                <c:pt idx="37">
                  <c:v>-2.8177828822284887</c:v>
                </c:pt>
                <c:pt idx="38">
                  <c:v>-2.6518111478537318</c:v>
                </c:pt>
                <c:pt idx="39">
                  <c:v>-2.4596370913088315</c:v>
                </c:pt>
                <c:pt idx="40">
                  <c:v>-2.2442726209759694</c:v>
                </c:pt>
                <c:pt idx="41">
                  <c:v>-2.0091044794768069</c:v>
                </c:pt>
                <c:pt idx="42">
                  <c:v>-1.7578849582001532</c:v>
                </c:pt>
                <c:pt idx="43">
                  <c:v>-1.4945972045883487</c:v>
                </c:pt>
                <c:pt idx="44">
                  <c:v>-1.223139836266635</c:v>
                </c:pt>
                <c:pt idx="45">
                  <c:v>-0.94706940259784378</c:v>
                </c:pt>
                <c:pt idx="46">
                  <c:v>-0.66954461848363267</c:v>
                </c:pt>
                <c:pt idx="47">
                  <c:v>-0.39350532316602743</c:v>
                </c:pt>
                <c:pt idx="48">
                  <c:v>-0.12194235927890947</c:v>
                </c:pt>
                <c:pt idx="49">
                  <c:v>0.14192029314581259</c:v>
                </c:pt>
                <c:pt idx="50">
                  <c:v>0.39455135297030158</c:v>
                </c:pt>
                <c:pt idx="51">
                  <c:v>0.63222774602472409</c:v>
                </c:pt>
                <c:pt idx="52">
                  <c:v>0.85130448415875426</c:v>
                </c:pt>
                <c:pt idx="53">
                  <c:v>1.0477567953988904</c:v>
                </c:pt>
                <c:pt idx="54">
                  <c:v>1.2195167943835237</c:v>
                </c:pt>
                <c:pt idx="55">
                  <c:v>1.3628009179607006</c:v>
                </c:pt>
                <c:pt idx="56">
                  <c:v>1.4740960557013716</c:v>
                </c:pt>
                <c:pt idx="57">
                  <c:v>1.5493545955046992</c:v>
                </c:pt>
                <c:pt idx="58">
                  <c:v>1.5838387051597205</c:v>
                </c:pt>
                <c:pt idx="59">
                  <c:v>1.5722396560013245</c:v>
                </c:pt>
                <c:pt idx="60">
                  <c:v>1.5087790025398133</c:v>
                </c:pt>
                <c:pt idx="61">
                  <c:v>1.3873111495748141</c:v>
                </c:pt>
                <c:pt idx="62">
                  <c:v>1.2011977314949016</c:v>
                </c:pt>
                <c:pt idx="63">
                  <c:v>0.94302232414483877</c:v>
                </c:pt>
                <c:pt idx="64">
                  <c:v>0.59968397989868771</c:v>
                </c:pt>
                <c:pt idx="65">
                  <c:v>0.16861422504298343</c:v>
                </c:pt>
                <c:pt idx="66">
                  <c:v>-0.36234960174187991</c:v>
                </c:pt>
                <c:pt idx="67">
                  <c:v>-1.0070543009787774</c:v>
                </c:pt>
                <c:pt idx="68">
                  <c:v>-1.7796559754759051</c:v>
                </c:pt>
                <c:pt idx="69">
                  <c:v>-2.6957713488489365</c:v>
                </c:pt>
                <c:pt idx="70">
                  <c:v>-3.7723800279200068</c:v>
                </c:pt>
                <c:pt idx="71">
                  <c:v>-5.0279197588562914</c:v>
                </c:pt>
                <c:pt idx="72">
                  <c:v>-6.0987836122512791</c:v>
                </c:pt>
              </c:numCache>
            </c:numRef>
          </c:yVal>
          <c:smooth val="1"/>
          <c:extLst>
            <c:ext xmlns:c16="http://schemas.microsoft.com/office/drawing/2014/chart" uri="{C3380CC4-5D6E-409C-BE32-E72D297353CC}">
              <c16:uniqueId val="{00000006-DBC0-4DC7-99CA-4247386AFE39}"/>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0.00</c:formatCode>
                <c:ptCount val="73"/>
                <c:pt idx="0">
                  <c:v>7.6394906580447666</c:v>
                </c:pt>
                <c:pt idx="1">
                  <c:v>7.328485822677556</c:v>
                </c:pt>
                <c:pt idx="2">
                  <c:v>7.359020724892595</c:v>
                </c:pt>
                <c:pt idx="3">
                  <c:v>6.4258252054452472</c:v>
                </c:pt>
                <c:pt idx="4">
                  <c:v>6.2728552669286284</c:v>
                </c:pt>
                <c:pt idx="5">
                  <c:v>6.0779978156089776</c:v>
                </c:pt>
                <c:pt idx="6">
                  <c:v>5.8424046769737634</c:v>
                </c:pt>
                <c:pt idx="7">
                  <c:v>5.5700440563261457</c:v>
                </c:pt>
                <c:pt idx="8">
                  <c:v>5.2626330189406847</c:v>
                </c:pt>
                <c:pt idx="9">
                  <c:v>4.9226613521575908</c:v>
                </c:pt>
                <c:pt idx="10">
                  <c:v>4.5527110576629628</c:v>
                </c:pt>
                <c:pt idx="11">
                  <c:v>4.1554883703589427</c:v>
                </c:pt>
                <c:pt idx="12">
                  <c:v>3.7337434977293014</c:v>
                </c:pt>
                <c:pt idx="13">
                  <c:v>3.2901527903974053</c:v>
                </c:pt>
                <c:pt idx="14">
                  <c:v>2.8273774433881016</c:v>
                </c:pt>
                <c:pt idx="15">
                  <c:v>2.3477618783712364</c:v>
                </c:pt>
                <c:pt idx="16">
                  <c:v>1.8546849399805061</c:v>
                </c:pt>
                <c:pt idx="17">
                  <c:v>1.3502940271049728</c:v>
                </c:pt>
                <c:pt idx="18">
                  <c:v>0.83623282844200297</c:v>
                </c:pt>
                <c:pt idx="19">
                  <c:v>0.31352130509912945</c:v>
                </c:pt>
                <c:pt idx="20">
                  <c:v>-0.21726940632797739</c:v>
                </c:pt>
                <c:pt idx="21">
                  <c:v>-0.75529328724369182</c:v>
                </c:pt>
                <c:pt idx="22">
                  <c:v>-1.3001616552472086</c:v>
                </c:pt>
                <c:pt idx="23">
                  <c:v>-1.8520683579146822</c:v>
                </c:pt>
                <c:pt idx="24">
                  <c:v>-2.4117112465202779</c:v>
                </c:pt>
                <c:pt idx="25">
                  <c:v>-1.6901001563295674</c:v>
                </c:pt>
                <c:pt idx="26">
                  <c:v>-2.0407459538429946</c:v>
                </c:pt>
                <c:pt idx="27">
                  <c:v>-2.3430811464786494</c:v>
                </c:pt>
                <c:pt idx="28">
                  <c:v>-2.5959062006324518</c:v>
                </c:pt>
                <c:pt idx="29">
                  <c:v>-2.7986402940005055</c:v>
                </c:pt>
                <c:pt idx="30">
                  <c:v>-2.9513583507388828</c:v>
                </c:pt>
                <c:pt idx="31">
                  <c:v>-3.0550691787153474</c:v>
                </c:pt>
                <c:pt idx="32">
                  <c:v>-3.1115267716348165</c:v>
                </c:pt>
                <c:pt idx="33">
                  <c:v>-3.1230919875204521</c:v>
                </c:pt>
                <c:pt idx="34">
                  <c:v>-3.0925972156226633</c:v>
                </c:pt>
                <c:pt idx="35">
                  <c:v>-3.0198142681270812</c:v>
                </c:pt>
                <c:pt idx="36">
                  <c:v>-2.9104239329695667</c:v>
                </c:pt>
                <c:pt idx="37">
                  <c:v>-2.7727116264402838</c:v>
                </c:pt>
                <c:pt idx="38">
                  <c:v>-2.6064747758209665</c:v>
                </c:pt>
                <c:pt idx="39">
                  <c:v>-2.413944029062983</c:v>
                </c:pt>
                <c:pt idx="40">
                  <c:v>-2.1981432482600205</c:v>
                </c:pt>
                <c:pt idx="41">
                  <c:v>-1.9624724105000466</c:v>
                </c:pt>
                <c:pt idx="42">
                  <c:v>-1.71070003006607</c:v>
                </c:pt>
                <c:pt idx="43">
                  <c:v>-1.4468256907537576</c:v>
                </c:pt>
                <c:pt idx="44">
                  <c:v>-1.1747657272964664</c:v>
                </c:pt>
                <c:pt idx="45">
                  <c:v>-0.89809387251734396</c:v>
                </c:pt>
                <c:pt idx="46">
                  <c:v>-0.61998575795441724</c:v>
                </c:pt>
                <c:pt idx="47">
                  <c:v>-0.34339637844823301</c:v>
                </c:pt>
                <c:pt idx="48">
                  <c:v>-7.1330698288511463E-2</c:v>
                </c:pt>
                <c:pt idx="49">
                  <c:v>0.19297523538116365</c:v>
                </c:pt>
                <c:pt idx="50">
                  <c:v>0.44598011551424843</c:v>
                </c:pt>
                <c:pt idx="51">
                  <c:v>0.68395348358899333</c:v>
                </c:pt>
                <c:pt idx="52">
                  <c:v>0.90324570871889365</c:v>
                </c:pt>
                <c:pt idx="53">
                  <c:v>1.0998283367603985</c:v>
                </c:pt>
                <c:pt idx="54">
                  <c:v>1.2716398861259186</c:v>
                </c:pt>
                <c:pt idx="55">
                  <c:v>1.4148989282548425</c:v>
                </c:pt>
                <c:pt idx="56">
                  <c:v>1.5260993968695373</c:v>
                </c:pt>
                <c:pt idx="57">
                  <c:v>1.6012033922597748</c:v>
                </c:pt>
                <c:pt idx="58">
                  <c:v>1.6354841820895629</c:v>
                </c:pt>
                <c:pt idx="59">
                  <c:v>1.6236458452418432</c:v>
                </c:pt>
                <c:pt idx="60">
                  <c:v>1.5599244514480193</c:v>
                </c:pt>
                <c:pt idx="61">
                  <c:v>1.4381902014836652</c:v>
                </c:pt>
                <c:pt idx="62">
                  <c:v>1.2518203122541294</c:v>
                </c:pt>
                <c:pt idx="63">
                  <c:v>0.99341468922793741</c:v>
                </c:pt>
                <c:pt idx="64">
                  <c:v>0.64989159610122216</c:v>
                </c:pt>
                <c:pt idx="65">
                  <c:v>0.21869241830427147</c:v>
                </c:pt>
                <c:pt idx="66">
                  <c:v>-0.31233191080391387</c:v>
                </c:pt>
                <c:pt idx="67">
                  <c:v>-0.9570156376808826</c:v>
                </c:pt>
                <c:pt idx="68">
                  <c:v>-1.7295053528621764</c:v>
                </c:pt>
                <c:pt idx="69">
                  <c:v>-2.6454110026359547</c:v>
                </c:pt>
                <c:pt idx="70">
                  <c:v>-3.7217069640755636</c:v>
                </c:pt>
                <c:pt idx="71">
                  <c:v>-4.9768308766186236</c:v>
                </c:pt>
                <c:pt idx="72">
                  <c:v>-6.0473156265914039</c:v>
                </c:pt>
              </c:numCache>
            </c:numRef>
          </c:yVal>
          <c:smooth val="1"/>
          <c:extLst>
            <c:ext xmlns:c16="http://schemas.microsoft.com/office/drawing/2014/chart" uri="{C3380CC4-5D6E-409C-BE32-E72D297353CC}">
              <c16:uniqueId val="{00000007-DBC0-4DC7-99CA-4247386AFE39}"/>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0.00</c:formatCode>
                <c:ptCount val="73"/>
                <c:pt idx="0">
                  <c:v>7.7203430011867997</c:v>
                </c:pt>
                <c:pt idx="1">
                  <c:v>7.4101937100291124</c:v>
                </c:pt>
                <c:pt idx="2">
                  <c:v>7.4434694275259474</c:v>
                </c:pt>
                <c:pt idx="3">
                  <c:v>6.4960011765360326</c:v>
                </c:pt>
                <c:pt idx="4">
                  <c:v>6.3446718849241224</c:v>
                </c:pt>
                <c:pt idx="5">
                  <c:v>6.1516202978789734</c:v>
                </c:pt>
                <c:pt idx="6">
                  <c:v>5.917971771955485</c:v>
                </c:pt>
                <c:pt idx="7">
                  <c:v>5.6476714588701702</c:v>
                </c:pt>
                <c:pt idx="8">
                  <c:v>5.3424052588641615</c:v>
                </c:pt>
                <c:pt idx="9">
                  <c:v>5.0046185597777315</c:v>
                </c:pt>
                <c:pt idx="10">
                  <c:v>4.6368519522249683</c:v>
                </c:pt>
                <c:pt idx="11">
                  <c:v>4.2417736753821327</c:v>
                </c:pt>
                <c:pt idx="12">
                  <c:v>3.8221002101898169</c:v>
                </c:pt>
                <c:pt idx="13">
                  <c:v>3.3804788768291436</c:v>
                </c:pt>
                <c:pt idx="14">
                  <c:v>2.9195448283106069</c:v>
                </c:pt>
                <c:pt idx="15">
                  <c:v>2.4416215673089012</c:v>
                </c:pt>
                <c:pt idx="16">
                  <c:v>1.9500830288976418</c:v>
                </c:pt>
                <c:pt idx="17">
                  <c:v>1.4470662591978865</c:v>
                </c:pt>
                <c:pt idx="18">
                  <c:v>0.93419931102543785</c:v>
                </c:pt>
                <c:pt idx="19">
                  <c:v>0.41248341444879716</c:v>
                </c:pt>
                <c:pt idx="20">
                  <c:v>-0.11752821116242525</c:v>
                </c:pt>
                <c:pt idx="21">
                  <c:v>-0.6549983924254752</c:v>
                </c:pt>
                <c:pt idx="22">
                  <c:v>-1.1995230378583044</c:v>
                </c:pt>
                <c:pt idx="23">
                  <c:v>-1.7513025188818521</c:v>
                </c:pt>
                <c:pt idx="24">
                  <c:v>-2.3110319651663249</c:v>
                </c:pt>
                <c:pt idx="25">
                  <c:v>-1.5706544017419186</c:v>
                </c:pt>
                <c:pt idx="26">
                  <c:v>-1.9210671018809025</c:v>
                </c:pt>
                <c:pt idx="27">
                  <c:v>-2.2235952615737902</c:v>
                </c:pt>
                <c:pt idx="28">
                  <c:v>-2.4769940938800543</c:v>
                </c:pt>
                <c:pt idx="29">
                  <c:v>-2.6806306924670911</c:v>
                </c:pt>
                <c:pt idx="30">
                  <c:v>-2.8345223475247581</c:v>
                </c:pt>
                <c:pt idx="31">
                  <c:v>-2.9396202329546166</c:v>
                </c:pt>
                <c:pt idx="32">
                  <c:v>-2.9976288199424741</c:v>
                </c:pt>
                <c:pt idx="33">
                  <c:v>-3.0108662746846666</c:v>
                </c:pt>
                <c:pt idx="34">
                  <c:v>-2.9821278445422594</c:v>
                </c:pt>
                <c:pt idx="35">
                  <c:v>-2.9111460652202337</c:v>
                </c:pt>
                <c:pt idx="36">
                  <c:v>-2.8035667173564423</c:v>
                </c:pt>
                <c:pt idx="37">
                  <c:v>-2.6676540847867702</c:v>
                </c:pt>
                <c:pt idx="38">
                  <c:v>-2.503171014413236</c:v>
                </c:pt>
                <c:pt idx="39">
                  <c:v>-2.3123114392161326</c:v>
                </c:pt>
                <c:pt idx="40">
                  <c:v>-2.0980672024190419</c:v>
                </c:pt>
                <c:pt idx="41">
                  <c:v>-1.8638199236243911</c:v>
                </c:pt>
                <c:pt idx="42">
                  <c:v>-1.61333139315247</c:v>
                </c:pt>
                <c:pt idx="43">
                  <c:v>-1.3506047168746573</c:v>
                </c:pt>
                <c:pt idx="44">
                  <c:v>-1.079561672732229</c:v>
                </c:pt>
                <c:pt idx="45">
                  <c:v>-0.80378026273101055</c:v>
                </c:pt>
                <c:pt idx="46">
                  <c:v>-0.52643723906949125</c:v>
                </c:pt>
                <c:pt idx="47">
                  <c:v>-0.25048938430845724</c:v>
                </c:pt>
                <c:pt idx="48">
                  <c:v>2.1050589362857839E-2</c:v>
                </c:pt>
                <c:pt idx="49">
                  <c:v>0.28492941465228777</c:v>
                </c:pt>
                <c:pt idx="50">
                  <c:v>0.53757932558655697</c:v>
                </c:pt>
                <c:pt idx="51">
                  <c:v>0.77523762797936635</c:v>
                </c:pt>
                <c:pt idx="52">
                  <c:v>0.99422380607574934</c:v>
                </c:pt>
                <c:pt idx="53">
                  <c:v>1.1904836839064905</c:v>
                </c:pt>
                <c:pt idx="54">
                  <c:v>1.3619337402284117</c:v>
                </c:pt>
                <c:pt idx="55">
                  <c:v>1.5047744024544951</c:v>
                </c:pt>
                <c:pt idx="56">
                  <c:v>1.6154798593372097</c:v>
                </c:pt>
                <c:pt idx="57">
                  <c:v>1.6899854220449888</c:v>
                </c:pt>
                <c:pt idx="58">
                  <c:v>1.7235323393717357</c:v>
                </c:pt>
                <c:pt idx="59">
                  <c:v>1.7107895761728253</c:v>
                </c:pt>
                <c:pt idx="60">
                  <c:v>1.6459609698504163</c:v>
                </c:pt>
                <c:pt idx="61">
                  <c:v>1.5228885445743752</c:v>
                </c:pt>
                <c:pt idx="62">
                  <c:v>1.334926997311408</c:v>
                </c:pt>
                <c:pt idx="63">
                  <c:v>1.0746545674279275</c:v>
                </c:pt>
                <c:pt idx="64">
                  <c:v>0.72895194981246803</c:v>
                </c:pt>
                <c:pt idx="65">
                  <c:v>0.29525160463526839</c:v>
                </c:pt>
                <c:pt idx="66">
                  <c:v>-0.23863143590278912</c:v>
                </c:pt>
                <c:pt idx="67">
                  <c:v>-0.88657294940203291</c:v>
                </c:pt>
                <c:pt idx="68">
                  <c:v>-1.6627621248364435</c:v>
                </c:pt>
                <c:pt idx="69">
                  <c:v>-2.5828521072864485</c:v>
                </c:pt>
                <c:pt idx="70">
                  <c:v>-3.6638561233878084</c:v>
                </c:pt>
                <c:pt idx="71">
                  <c:v>-4.9242422305047491</c:v>
                </c:pt>
                <c:pt idx="72">
                  <c:v>-5.999049527943118</c:v>
                </c:pt>
              </c:numCache>
            </c:numRef>
          </c:yVal>
          <c:smooth val="1"/>
          <c:extLst>
            <c:ext xmlns:c16="http://schemas.microsoft.com/office/drawing/2014/chart" uri="{C3380CC4-5D6E-409C-BE32-E72D297353CC}">
              <c16:uniqueId val="{00000008-DBC0-4DC7-99CA-4247386AFE39}"/>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0.00</c:formatCode>
                <c:ptCount val="73"/>
                <c:pt idx="0">
                  <c:v>7.5856186956167102</c:v>
                </c:pt>
                <c:pt idx="1">
                  <c:v>7.2767356440424864</c:v>
                </c:pt>
                <c:pt idx="2">
                  <c:v>7.3097347185015167</c:v>
                </c:pt>
                <c:pt idx="3">
                  <c:v>6.3655695341527281</c:v>
                </c:pt>
                <c:pt idx="4">
                  <c:v>6.2117764972150056</c:v>
                </c:pt>
                <c:pt idx="5">
                  <c:v>6.0145966105162838</c:v>
                </c:pt>
                <c:pt idx="6">
                  <c:v>5.7752777561545328</c:v>
                </c:pt>
                <c:pt idx="7">
                  <c:v>5.4979580529034138</c:v>
                </c:pt>
                <c:pt idx="8">
                  <c:v>5.1844886183738694</c:v>
                </c:pt>
                <c:pt idx="9">
                  <c:v>4.8375496454536915</c:v>
                </c:pt>
                <c:pt idx="10">
                  <c:v>4.45993872955441</c:v>
                </c:pt>
                <c:pt idx="11">
                  <c:v>4.0545922145247451</c:v>
                </c:pt>
                <c:pt idx="12">
                  <c:v>3.6245040781795961</c:v>
                </c:pt>
                <c:pt idx="13">
                  <c:v>3.1725899588316668</c:v>
                </c:pt>
                <c:pt idx="14">
                  <c:v>2.7017511930316656</c:v>
                </c:pt>
                <c:pt idx="15">
                  <c:v>2.2145774669945237</c:v>
                </c:pt>
                <c:pt idx="16">
                  <c:v>1.7146320540457924</c:v>
                </c:pt>
                <c:pt idx="17">
                  <c:v>1.2042576681822488</c:v>
                </c:pt>
                <c:pt idx="18">
                  <c:v>0.68525099493563157</c:v>
                </c:pt>
                <c:pt idx="19">
                  <c:v>0.15874683642759918</c:v>
                </c:pt>
                <c:pt idx="20">
                  <c:v>-0.37460463750176087</c:v>
                </c:pt>
                <c:pt idx="21">
                  <c:v>-0.91381439063697845</c:v>
                </c:pt>
                <c:pt idx="22">
                  <c:v>-1.4587003156542724</c:v>
                </c:pt>
                <c:pt idx="23">
                  <c:v>-2.009389020502562</c:v>
                </c:pt>
                <c:pt idx="24">
                  <c:v>-2.5666620858013607</c:v>
                </c:pt>
                <c:pt idx="25">
                  <c:v>-1.8260489702224703</c:v>
                </c:pt>
                <c:pt idx="26">
                  <c:v>-2.1695550933480257</c:v>
                </c:pt>
                <c:pt idx="27">
                  <c:v>-2.4623939160257549</c:v>
                </c:pt>
                <c:pt idx="28">
                  <c:v>-2.7036260046064831</c:v>
                </c:pt>
                <c:pt idx="29">
                  <c:v>-2.8929751429706765</c:v>
                </c:pt>
                <c:pt idx="30">
                  <c:v>-3.0308656878769393</c:v>
                </c:pt>
                <c:pt idx="31">
                  <c:v>-3.1186966504901621</c:v>
                </c:pt>
                <c:pt idx="32">
                  <c:v>-3.158640190958975</c:v>
                </c:pt>
                <c:pt idx="33">
                  <c:v>-3.1534877143800224</c:v>
                </c:pt>
                <c:pt idx="34">
                  <c:v>-3.1065083473920785</c:v>
                </c:pt>
                <c:pt idx="35">
                  <c:v>-3.0179987981915462</c:v>
                </c:pt>
                <c:pt idx="36">
                  <c:v>-2.894083209335804</c:v>
                </c:pt>
                <c:pt idx="37">
                  <c:v>-2.7431844647973769</c:v>
                </c:pt>
                <c:pt idx="38">
                  <c:v>-2.5655145294964306</c:v>
                </c:pt>
                <c:pt idx="39">
                  <c:v>-2.3636321380734393</c:v>
                </c:pt>
                <c:pt idx="40">
                  <c:v>-2.1408070575445857</c:v>
                </c:pt>
                <c:pt idx="41">
                  <c:v>-1.9006384223699513</c:v>
                </c:pt>
                <c:pt idx="42">
                  <c:v>-1.6470425672829101</c:v>
                </c:pt>
                <c:pt idx="43">
                  <c:v>-1.3841142788529381</c:v>
                </c:pt>
                <c:pt idx="44">
                  <c:v>-1.1158034048974488</c:v>
                </c:pt>
                <c:pt idx="45">
                  <c:v>-0.84565427424385631</c:v>
                </c:pt>
                <c:pt idx="46">
                  <c:v>-0.576752118486907</c:v>
                </c:pt>
                <c:pt idx="47">
                  <c:v>-0.31190629997290625</c:v>
                </c:pt>
                <c:pt idx="48">
                  <c:v>-5.3928218915825679E-2</c:v>
                </c:pt>
                <c:pt idx="49">
                  <c:v>0.19417543604504262</c:v>
                </c:pt>
                <c:pt idx="50">
                  <c:v>0.4291233544237909</c:v>
                </c:pt>
                <c:pt idx="51">
                  <c:v>0.64747326420619578</c:v>
                </c:pt>
                <c:pt idx="52">
                  <c:v>0.84588502356782402</c:v>
                </c:pt>
                <c:pt idx="53">
                  <c:v>1.0206420421600322</c:v>
                </c:pt>
                <c:pt idx="54">
                  <c:v>1.1700513755902642</c:v>
                </c:pt>
                <c:pt idx="55">
                  <c:v>1.2906379625201185</c:v>
                </c:pt>
                <c:pt idx="56">
                  <c:v>1.3792088812217105</c:v>
                </c:pt>
                <c:pt idx="57">
                  <c:v>1.4320099191740119</c:v>
                </c:pt>
                <c:pt idx="58">
                  <c:v>1.4445665460079888</c:v>
                </c:pt>
                <c:pt idx="59">
                  <c:v>1.4117934180423599</c:v>
                </c:pt>
                <c:pt idx="60">
                  <c:v>1.3280949175357777</c:v>
                </c:pt>
                <c:pt idx="61">
                  <c:v>1.1874625967815486</c:v>
                </c:pt>
                <c:pt idx="62">
                  <c:v>0.98334592860191916</c:v>
                </c:pt>
                <c:pt idx="63">
                  <c:v>0.70836088126525221</c:v>
                </c:pt>
                <c:pt idx="64">
                  <c:v>0.34943991350010001</c:v>
                </c:pt>
                <c:pt idx="65">
                  <c:v>-9.6191102941520154E-2</c:v>
                </c:pt>
                <c:pt idx="66">
                  <c:v>-0.64081323249265398</c:v>
                </c:pt>
                <c:pt idx="67">
                  <c:v>-1.298462413810191</c:v>
                </c:pt>
                <c:pt idx="68">
                  <c:v>-2.0835611600428794</c:v>
                </c:pt>
                <c:pt idx="69">
                  <c:v>-3.0120392326265537</c:v>
                </c:pt>
                <c:pt idx="70">
                  <c:v>-4.1012283392250488</c:v>
                </c:pt>
                <c:pt idx="71">
                  <c:v>-5.3699513062834709</c:v>
                </c:pt>
                <c:pt idx="72">
                  <c:v>-6.4513386949896754</c:v>
                </c:pt>
              </c:numCache>
            </c:numRef>
          </c:yVal>
          <c:smooth val="1"/>
          <c:extLst>
            <c:ext xmlns:c16="http://schemas.microsoft.com/office/drawing/2014/chart" uri="{C3380CC4-5D6E-409C-BE32-E72D297353CC}">
              <c16:uniqueId val="{00000009-DBC0-4DC7-99CA-4247386AFE39}"/>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0.00</c:formatCode>
                <c:ptCount val="73"/>
                <c:pt idx="0">
                  <c:v>7.5846137300133671</c:v>
                </c:pt>
                <c:pt idx="1">
                  <c:v>7.2760363519191564</c:v>
                </c:pt>
                <c:pt idx="2">
                  <c:v>7.3090285956859251</c:v>
                </c:pt>
                <c:pt idx="3">
                  <c:v>6.3648373693227427</c:v>
                </c:pt>
                <c:pt idx="4">
                  <c:v>6.211048601567704</c:v>
                </c:pt>
                <c:pt idx="5">
                  <c:v>6.013872130215141</c:v>
                </c:pt>
                <c:pt idx="6">
                  <c:v>5.7745571181177828</c:v>
                </c:pt>
                <c:pt idx="7">
                  <c:v>5.4972404032945592</c:v>
                </c:pt>
                <c:pt idx="8">
                  <c:v>5.1837739571928934</c:v>
                </c:pt>
                <c:pt idx="9">
                  <c:v>4.8368383996188626</c:v>
                </c:pt>
                <c:pt idx="10">
                  <c:v>4.4592300452291918</c:v>
                </c:pt>
                <c:pt idx="11">
                  <c:v>4.0538882263004723</c:v>
                </c:pt>
                <c:pt idx="12">
                  <c:v>3.6238047860562759</c:v>
                </c:pt>
                <c:pt idx="13">
                  <c:v>3.1718974974006411</c:v>
                </c:pt>
                <c:pt idx="14">
                  <c:v>2.7010670565068673</c:v>
                </c:pt>
                <c:pt idx="15">
                  <c:v>2.2139037899672953</c:v>
                </c:pt>
                <c:pt idx="16">
                  <c:v>1.7139711845666152</c:v>
                </c:pt>
                <c:pt idx="17">
                  <c:v>1.2036120610311576</c:v>
                </c:pt>
                <c:pt idx="18">
                  <c:v>0.68462331835180079</c:v>
                </c:pt>
                <c:pt idx="19">
                  <c:v>0.15813979867380082</c:v>
                </c:pt>
                <c:pt idx="20">
                  <c:v>-0.37518820809200376</c:v>
                </c:pt>
                <c:pt idx="21">
                  <c:v>-0.91437173243611947</c:v>
                </c:pt>
                <c:pt idx="22">
                  <c:v>-1.459228733740745</c:v>
                </c:pt>
                <c:pt idx="23">
                  <c:v>-2.0098861668258898</c:v>
                </c:pt>
                <c:pt idx="24">
                  <c:v>-2.5671250786632296</c:v>
                </c:pt>
                <c:pt idx="25">
                  <c:v>-1.8266586095094648</c:v>
                </c:pt>
                <c:pt idx="26">
                  <c:v>-2.1701292984187561</c:v>
                </c:pt>
                <c:pt idx="27">
                  <c:v>-2.4629290580749457</c:v>
                </c:pt>
                <c:pt idx="28">
                  <c:v>-2.7041193086653896</c:v>
                </c:pt>
                <c:pt idx="29">
                  <c:v>-2.8934234071522917</c:v>
                </c:pt>
                <c:pt idx="30">
                  <c:v>-3.0312663506716477</c:v>
                </c:pt>
                <c:pt idx="31">
                  <c:v>-3.119048644602298</c:v>
                </c:pt>
                <c:pt idx="32">
                  <c:v>-3.1589428760111304</c:v>
                </c:pt>
                <c:pt idx="33">
                  <c:v>-3.1537413038313371</c:v>
                </c:pt>
                <c:pt idx="34">
                  <c:v>-3.1067136950790832</c:v>
                </c:pt>
                <c:pt idx="35">
                  <c:v>-3.0181584656238516</c:v>
                </c:pt>
                <c:pt idx="36">
                  <c:v>-2.8941997580230199</c:v>
                </c:pt>
                <c:pt idx="37">
                  <c:v>-2.7432608831673826</c:v>
                </c:pt>
                <c:pt idx="38">
                  <c:v>-2.5655544463545072</c:v>
                </c:pt>
                <c:pt idx="39">
                  <c:v>-2.3636387553065994</c:v>
                </c:pt>
                <c:pt idx="40">
                  <c:v>-2.1407848577946416</c:v>
                </c:pt>
                <c:pt idx="41">
                  <c:v>-1.9005914613604524</c:v>
                </c:pt>
                <c:pt idx="42">
                  <c:v>-1.6469753276556687</c:v>
                </c:pt>
                <c:pt idx="43">
                  <c:v>-1.3840304961428</c:v>
                </c:pt>
                <c:pt idx="44">
                  <c:v>-1.1157067079097007</c:v>
                </c:pt>
                <c:pt idx="45">
                  <c:v>-0.84554802495986048</c:v>
                </c:pt>
                <c:pt idx="46">
                  <c:v>-0.57663909187540208</c:v>
                </c:pt>
                <c:pt idx="47">
                  <c:v>-0.31178863062523299</c:v>
                </c:pt>
                <c:pt idx="48">
                  <c:v>-5.3807534457882833E-2</c:v>
                </c:pt>
                <c:pt idx="49">
                  <c:v>0.1942982284119347</c:v>
                </c:pt>
                <c:pt idx="50">
                  <c:v>0.42924801455810629</c:v>
                </c:pt>
                <c:pt idx="51">
                  <c:v>0.64760027239098727</c:v>
                </c:pt>
                <c:pt idx="52">
                  <c:v>0.84601539373397749</c:v>
                </c:pt>
                <c:pt idx="53">
                  <c:v>1.0207776954397554</c:v>
                </c:pt>
                <c:pt idx="54">
                  <c:v>1.1701942864805441</c:v>
                </c:pt>
                <c:pt idx="55">
                  <c:v>1.2907909059897054</c:v>
                </c:pt>
                <c:pt idx="56">
                  <c:v>1.3793749524280414</c:v>
                </c:pt>
                <c:pt idx="57">
                  <c:v>1.4321924267336699</c:v>
                </c:pt>
                <c:pt idx="58">
                  <c:v>1.4447689052671149</c:v>
                </c:pt>
                <c:pt idx="59">
                  <c:v>1.4120192578062412</c:v>
                </c:pt>
                <c:pt idx="60">
                  <c:v>1.3283475464209911</c:v>
                </c:pt>
                <c:pt idx="61">
                  <c:v>1.1877454301342358</c:v>
                </c:pt>
                <c:pt idx="62">
                  <c:v>0.98366206157952285</c:v>
                </c:pt>
                <c:pt idx="63">
                  <c:v>0.70871292874216751</c:v>
                </c:pt>
                <c:pt idx="64">
                  <c:v>0.34983025020919734</c:v>
                </c:pt>
                <c:pt idx="65">
                  <c:v>-9.5760882727335683E-2</c:v>
                </c:pt>
                <c:pt idx="66">
                  <c:v>-0.64034207481890648</c:v>
                </c:pt>
                <c:pt idx="67">
                  <c:v>-1.2979498984292128</c:v>
                </c:pt>
                <c:pt idx="68">
                  <c:v>-2.0830076605081542</c:v>
                </c:pt>
                <c:pt idx="69">
                  <c:v>-3.0114464566111545</c:v>
                </c:pt>
                <c:pt idx="70">
                  <c:v>-4.1005982078611831</c:v>
                </c:pt>
                <c:pt idx="71">
                  <c:v>-5.3692870214581463</c:v>
                </c:pt>
                <c:pt idx="72">
                  <c:v>-6.4506526373326301</c:v>
                </c:pt>
              </c:numCache>
            </c:numRef>
          </c:yVal>
          <c:smooth val="1"/>
          <c:extLst>
            <c:ext xmlns:c16="http://schemas.microsoft.com/office/drawing/2014/chart" uri="{C3380CC4-5D6E-409C-BE32-E72D297353CC}">
              <c16:uniqueId val="{0000000A-DBC0-4DC7-99CA-4247386AFE39}"/>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0.00</c:formatCode>
                <c:ptCount val="73"/>
                <c:pt idx="0">
                  <c:v>7.4667159810661952</c:v>
                </c:pt>
                <c:pt idx="1">
                  <c:v>7.1512067310511735</c:v>
                </c:pt>
                <c:pt idx="2">
                  <c:v>7.1826898187398491</c:v>
                </c:pt>
                <c:pt idx="3">
                  <c:v>6.2386911325156156</c:v>
                </c:pt>
                <c:pt idx="4">
                  <c:v>6.0835123188793387</c:v>
                </c:pt>
                <c:pt idx="5">
                  <c:v>5.8850042894482364</c:v>
                </c:pt>
                <c:pt idx="6">
                  <c:v>5.644444810599083</c:v>
                </c:pt>
                <c:pt idx="7">
                  <c:v>5.3659865163266645</c:v>
                </c:pt>
                <c:pt idx="8">
                  <c:v>5.0515001624822577</c:v>
                </c:pt>
                <c:pt idx="9">
                  <c:v>4.7036834456026515</c:v>
                </c:pt>
                <c:pt idx="10">
                  <c:v>4.3253424994647496</c:v>
                </c:pt>
                <c:pt idx="11">
                  <c:v>3.9194162294268589</c:v>
                </c:pt>
                <c:pt idx="12">
                  <c:v>3.4888947710394818</c:v>
                </c:pt>
                <c:pt idx="13">
                  <c:v>3.0366839434951496</c:v>
                </c:pt>
                <c:pt idx="14">
                  <c:v>2.56566800661385</c:v>
                </c:pt>
                <c:pt idx="15">
                  <c:v>2.078420423716302</c:v>
                </c:pt>
                <c:pt idx="16">
                  <c:v>1.5784745838493077</c:v>
                </c:pt>
                <c:pt idx="17">
                  <c:v>1.0681504676118456</c:v>
                </c:pt>
                <c:pt idx="18">
                  <c:v>0.54921999927610154</c:v>
                </c:pt>
                <c:pt idx="19">
                  <c:v>2.2793638284201709E-2</c:v>
                </c:pt>
                <c:pt idx="20">
                  <c:v>-0.51050155414268361</c:v>
                </c:pt>
                <c:pt idx="21">
                  <c:v>-1.049703115783627</c:v>
                </c:pt>
                <c:pt idx="22">
                  <c:v>-1.5946390969678741</c:v>
                </c:pt>
                <c:pt idx="23">
                  <c:v>-2.1454553436487878</c:v>
                </c:pt>
                <c:pt idx="24">
                  <c:v>-2.7029442161321606</c:v>
                </c:pt>
                <c:pt idx="25">
                  <c:v>-1.9602140128612506</c:v>
                </c:pt>
                <c:pt idx="26">
                  <c:v>-2.3036648500710681</c:v>
                </c:pt>
                <c:pt idx="27">
                  <c:v>-2.5965222436934661</c:v>
                </c:pt>
                <c:pt idx="28">
                  <c:v>-2.8378512427210758</c:v>
                </c:pt>
                <c:pt idx="29">
                  <c:v>-3.0273722156882239</c:v>
                </c:pt>
                <c:pt idx="30">
                  <c:v>-3.1655099462717753</c:v>
                </c:pt>
                <c:pt idx="31">
                  <c:v>-3.2536632321774936</c:v>
                </c:pt>
                <c:pt idx="32">
                  <c:v>-3.2939974028617138</c:v>
                </c:pt>
                <c:pt idx="33">
                  <c:v>-3.2892934039235113</c:v>
                </c:pt>
                <c:pt idx="34">
                  <c:v>-3.2428058467805343</c:v>
                </c:pt>
                <c:pt idx="35">
                  <c:v>-3.1548143628984633</c:v>
                </c:pt>
                <c:pt idx="36">
                  <c:v>-3.0314176931977252</c:v>
                </c:pt>
                <c:pt idx="37">
                  <c:v>-2.881022285297512</c:v>
                </c:pt>
                <c:pt idx="38">
                  <c:v>-2.7038230273872599</c:v>
                </c:pt>
                <c:pt idx="39">
                  <c:v>-2.5023592293262436</c:v>
                </c:pt>
                <c:pt idx="40">
                  <c:v>-2.2798852890729893</c:v>
                </c:pt>
                <c:pt idx="41">
                  <c:v>-2.0399862527847277</c:v>
                </c:pt>
                <c:pt idx="42">
                  <c:v>-1.7865671418607212</c:v>
                </c:pt>
                <c:pt idx="43">
                  <c:v>-1.5237135641276813</c:v>
                </c:pt>
                <c:pt idx="44">
                  <c:v>-1.2553705645725106</c:v>
                </c:pt>
                <c:pt idx="45">
                  <c:v>-0.98508177828043619</c:v>
                </c:pt>
                <c:pt idx="46">
                  <c:v>-0.71593579882755409</c:v>
                </c:pt>
                <c:pt idx="47">
                  <c:v>-0.45074889929965134</c:v>
                </c:pt>
                <c:pt idx="48">
                  <c:v>-0.19234251582529385</c:v>
                </c:pt>
                <c:pt idx="49">
                  <c:v>5.6263958802446723E-2</c:v>
                </c:pt>
                <c:pt idx="50">
                  <c:v>0.291774648847058</c:v>
                </c:pt>
                <c:pt idx="51">
                  <c:v>0.51073070252314212</c:v>
                </c:pt>
                <c:pt idx="52">
                  <c:v>0.70977392736822054</c:v>
                </c:pt>
                <c:pt idx="53">
                  <c:v>0.88516838829964151</c:v>
                </c:pt>
                <c:pt idx="54">
                  <c:v>1.0352018762379871</c:v>
                </c:pt>
                <c:pt idx="55">
                  <c:v>1.1563809189945422</c:v>
                </c:pt>
                <c:pt idx="56">
                  <c:v>1.2454944508150216</c:v>
                </c:pt>
                <c:pt idx="57">
                  <c:v>1.2987728901207414</c:v>
                </c:pt>
                <c:pt idx="58">
                  <c:v>1.3117277249693866</c:v>
                </c:pt>
                <c:pt idx="59">
                  <c:v>1.2792632589116644</c:v>
                </c:pt>
                <c:pt idx="60">
                  <c:v>1.1957755493000117</c:v>
                </c:pt>
                <c:pt idx="61">
                  <c:v>1.0552508119493689</c:v>
                </c:pt>
                <c:pt idx="62">
                  <c:v>0.85113579807802797</c:v>
                </c:pt>
                <c:pt idx="63">
                  <c:v>0.57604668941348625</c:v>
                </c:pt>
                <c:pt idx="64">
                  <c:v>0.21691427703481142</c:v>
                </c:pt>
                <c:pt idx="65">
                  <c:v>-0.22901819706894455</c:v>
                </c:pt>
                <c:pt idx="66">
                  <c:v>-0.77402389934286053</c:v>
                </c:pt>
                <c:pt idx="67">
                  <c:v>-1.4321266813203679</c:v>
                </c:pt>
                <c:pt idx="68">
                  <c:v>-2.2177315391600092</c:v>
                </c:pt>
                <c:pt idx="69">
                  <c:v>-3.1467475287616238</c:v>
                </c:pt>
                <c:pt idx="70">
                  <c:v>-4.2364815965294831</c:v>
                </c:pt>
                <c:pt idx="71">
                  <c:v>-5.5057292461395253</c:v>
                </c:pt>
                <c:pt idx="72">
                  <c:v>-6.587479088455396</c:v>
                </c:pt>
              </c:numCache>
            </c:numRef>
          </c:yVal>
          <c:smooth val="1"/>
          <c:extLst>
            <c:ext xmlns:c16="http://schemas.microsoft.com/office/drawing/2014/chart" uri="{C3380CC4-5D6E-409C-BE32-E72D297353CC}">
              <c16:uniqueId val="{0000000B-DBC0-4DC7-99CA-4247386AFE39}"/>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0.00</c:formatCode>
                <c:ptCount val="73"/>
                <c:pt idx="0">
                  <c:v>7.4844868808984693</c:v>
                </c:pt>
                <c:pt idx="1">
                  <c:v>7.174460542201972</c:v>
                </c:pt>
                <c:pt idx="2">
                  <c:v>7.2046966016292027</c:v>
                </c:pt>
                <c:pt idx="3">
                  <c:v>6.2722533121704993</c:v>
                </c:pt>
                <c:pt idx="4">
                  <c:v>6.1165084049105571</c:v>
                </c:pt>
                <c:pt idx="5">
                  <c:v>5.9171303160488291</c:v>
                </c:pt>
                <c:pt idx="6">
                  <c:v>5.6754215732216782</c:v>
                </c:pt>
                <c:pt idx="7">
                  <c:v>5.3955728061497181</c:v>
                </c:pt>
                <c:pt idx="8">
                  <c:v>5.0794970355927918</c:v>
                </c:pt>
                <c:pt idx="9">
                  <c:v>4.7299478843808158</c:v>
                </c:pt>
                <c:pt idx="10">
                  <c:v>4.3497899740934329</c:v>
                </c:pt>
                <c:pt idx="11">
                  <c:v>3.9420236863195872</c:v>
                </c:pt>
                <c:pt idx="12">
                  <c:v>3.5096965771168422</c:v>
                </c:pt>
                <c:pt idx="13">
                  <c:v>3.0557697515934668</c:v>
                </c:pt>
                <c:pt idx="14">
                  <c:v>2.5831795535981636</c:v>
                </c:pt>
                <c:pt idx="15">
                  <c:v>2.0945459805428928</c:v>
                </c:pt>
                <c:pt idx="16">
                  <c:v>1.5934299577027504</c:v>
                </c:pt>
                <c:pt idx="17">
                  <c:v>1.0821816701441997</c:v>
                </c:pt>
                <c:pt idx="18">
                  <c:v>0.56260100528597823</c:v>
                </c:pt>
                <c:pt idx="19">
                  <c:v>3.5824562975903945E-2</c:v>
                </c:pt>
                <c:pt idx="20">
                  <c:v>-0.49750178614631285</c:v>
                </c:pt>
                <c:pt idx="21">
                  <c:v>-1.036401089653368</c:v>
                </c:pt>
                <c:pt idx="22">
                  <c:v>-1.580741092935203</c:v>
                </c:pt>
                <c:pt idx="23">
                  <c:v>-2.130664973706005</c:v>
                </c:pt>
                <c:pt idx="24">
                  <c:v>-2.6869866516441081</c:v>
                </c:pt>
                <c:pt idx="25">
                  <c:v>-1.9612825892865644</c:v>
                </c:pt>
                <c:pt idx="26">
                  <c:v>-2.3038682766258707</c:v>
                </c:pt>
                <c:pt idx="27">
                  <c:v>-2.5953302878886415</c:v>
                </c:pt>
                <c:pt idx="28">
                  <c:v>-2.8348103038966603</c:v>
                </c:pt>
                <c:pt idx="29">
                  <c:v>-3.0221196267753823</c:v>
                </c:pt>
                <c:pt idx="30">
                  <c:v>-3.1577795237302761</c:v>
                </c:pt>
                <c:pt idx="31">
                  <c:v>-3.2432844221591934</c:v>
                </c:pt>
                <c:pt idx="32">
                  <c:v>-3.2808918658643935</c:v>
                </c:pt>
                <c:pt idx="33">
                  <c:v>-3.2734658360481235</c:v>
                </c:pt>
                <c:pt idx="34">
                  <c:v>-3.2243373624980425</c:v>
                </c:pt>
                <c:pt idx="35">
                  <c:v>-3.1338793583214257</c:v>
                </c:pt>
                <c:pt idx="36">
                  <c:v>-3.0082518272101848</c:v>
                </c:pt>
                <c:pt idx="37">
                  <c:v>-2.8558633513748588</c:v>
                </c:pt>
                <c:pt idx="38">
                  <c:v>-2.6769741374999234</c:v>
                </c:pt>
                <c:pt idx="39">
                  <c:v>-2.4741698160767553</c:v>
                </c:pt>
                <c:pt idx="40">
                  <c:v>-2.2507304001599548</c:v>
                </c:pt>
                <c:pt idx="41">
                  <c:v>-2.0102479800581929</c:v>
                </c:pt>
                <c:pt idx="42">
                  <c:v>-1.7566153032705183</c:v>
                </c:pt>
                <c:pt idx="43">
                  <c:v>-1.4938902279362036</c:v>
                </c:pt>
                <c:pt idx="44">
                  <c:v>-1.2259809773415293</c:v>
                </c:pt>
                <c:pt idx="45">
                  <c:v>-0.95638902839272855</c:v>
                </c:pt>
                <c:pt idx="46">
                  <c:v>-0.68815916217863282</c:v>
                </c:pt>
                <c:pt idx="47">
                  <c:v>-0.42405975689180181</c:v>
                </c:pt>
                <c:pt idx="48">
                  <c:v>-0.16685839025303709</c:v>
                </c:pt>
                <c:pt idx="49">
                  <c:v>8.0486781033686922E-2</c:v>
                </c:pt>
                <c:pt idx="50">
                  <c:v>0.31474688071757539</c:v>
                </c:pt>
                <c:pt idx="51">
                  <c:v>0.5325317641720172</c:v>
                </c:pt>
                <c:pt idx="52">
                  <c:v>0.73054654290899346</c:v>
                </c:pt>
                <c:pt idx="53">
                  <c:v>0.90511400979012102</c:v>
                </c:pt>
                <c:pt idx="54">
                  <c:v>1.0545541880652292</c:v>
                </c:pt>
                <c:pt idx="55">
                  <c:v>1.1754110142588592</c:v>
                </c:pt>
                <c:pt idx="56">
                  <c:v>1.2644999982789125</c:v>
                </c:pt>
                <c:pt idx="57">
                  <c:v>1.3180743986740693</c:v>
                </c:pt>
                <c:pt idx="58">
                  <c:v>1.331666195578868</c:v>
                </c:pt>
                <c:pt idx="59">
                  <c:v>1.30019388757646</c:v>
                </c:pt>
                <c:pt idx="60">
                  <c:v>1.2180594021454403</c:v>
                </c:pt>
                <c:pt idx="61">
                  <c:v>1.0792442589998203</c:v>
                </c:pt>
                <c:pt idx="62">
                  <c:v>0.87718170806765317</c:v>
                </c:pt>
                <c:pt idx="63">
                  <c:v>0.60446802601217708</c:v>
                </c:pt>
                <c:pt idx="64">
                  <c:v>0.24802507865242654</c:v>
                </c:pt>
                <c:pt idx="65">
                  <c:v>-0.19494460935238694</c:v>
                </c:pt>
                <c:pt idx="66">
                  <c:v>-0.7367263449355933</c:v>
                </c:pt>
                <c:pt idx="67">
                  <c:v>-1.3913551328703759</c:v>
                </c:pt>
                <c:pt idx="68">
                  <c:v>-2.1732466556131835</c:v>
                </c:pt>
                <c:pt idx="69">
                  <c:v>-3.0983211223036018</c:v>
                </c:pt>
                <c:pt idx="70">
                  <c:v>-4.1838976465165612</c:v>
                </c:pt>
                <c:pt idx="71">
                  <c:v>-5.4487911567091896</c:v>
                </c:pt>
                <c:pt idx="72">
                  <c:v>-6.5271602332591456</c:v>
                </c:pt>
              </c:numCache>
            </c:numRef>
          </c:yVal>
          <c:smooth val="1"/>
          <c:extLst>
            <c:ext xmlns:c16="http://schemas.microsoft.com/office/drawing/2014/chart" uri="{C3380CC4-5D6E-409C-BE32-E72D297353CC}">
              <c16:uniqueId val="{0000000C-DBC0-4DC7-99CA-4247386AFE39}"/>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0.00</c:formatCode>
                <c:ptCount val="73"/>
                <c:pt idx="0">
                  <c:v>10.714240555465196</c:v>
                </c:pt>
                <c:pt idx="1">
                  <c:v>10.18121602088212</c:v>
                </c:pt>
                <c:pt idx="2">
                  <c:v>10.230869176983777</c:v>
                </c:pt>
                <c:pt idx="3">
                  <c:v>8.8538127109408382</c:v>
                </c:pt>
                <c:pt idx="4">
                  <c:v>8.6874938920140021</c:v>
                </c:pt>
                <c:pt idx="5">
                  <c:v>8.4801243200898142</c:v>
                </c:pt>
                <c:pt idx="6">
                  <c:v>8.233731003105639</c:v>
                </c:pt>
                <c:pt idx="7">
                  <c:v>7.9531184792518514</c:v>
                </c:pt>
                <c:pt idx="8">
                  <c:v>7.6407184749841353</c:v>
                </c:pt>
                <c:pt idx="9">
                  <c:v>7.2995467409491015</c:v>
                </c:pt>
                <c:pt idx="10">
                  <c:v>6.9325921319424983</c:v>
                </c:pt>
                <c:pt idx="11">
                  <c:v>6.5428452104329518</c:v>
                </c:pt>
                <c:pt idx="12">
                  <c:v>6.1331936515867307</c:v>
                </c:pt>
                <c:pt idx="13">
                  <c:v>5.7062830679118619</c:v>
                </c:pt>
                <c:pt idx="14">
                  <c:v>5.264575070142743</c:v>
                </c:pt>
                <c:pt idx="15">
                  <c:v>4.8103084176778745</c:v>
                </c:pt>
                <c:pt idx="16">
                  <c:v>4.3462358795106368</c:v>
                </c:pt>
                <c:pt idx="17">
                  <c:v>3.8740647017955769</c:v>
                </c:pt>
                <c:pt idx="18">
                  <c:v>3.3945360146462873</c:v>
                </c:pt>
                <c:pt idx="19">
                  <c:v>2.9074145860969995</c:v>
                </c:pt>
                <c:pt idx="20">
                  <c:v>2.4118948213756073</c:v>
                </c:pt>
                <c:pt idx="21">
                  <c:v>1.9077747881412461</c:v>
                </c:pt>
                <c:pt idx="22">
                  <c:v>1.3940709734335524</c:v>
                </c:pt>
                <c:pt idx="23">
                  <c:v>0.86952001936733436</c:v>
                </c:pt>
                <c:pt idx="24">
                  <c:v>0.33216066341847139</c:v>
                </c:pt>
                <c:pt idx="25">
                  <c:v>1.7633181335404509</c:v>
                </c:pt>
                <c:pt idx="26">
                  <c:v>1.4717215362936218</c:v>
                </c:pt>
                <c:pt idx="27">
                  <c:v>1.2224365951493354</c:v>
                </c:pt>
                <c:pt idx="28">
                  <c:v>1.0162104170769415</c:v>
                </c:pt>
                <c:pt idx="29">
                  <c:v>0.85345124267041494</c:v>
                </c:pt>
                <c:pt idx="30">
                  <c:v>0.73359111053869042</c:v>
                </c:pt>
                <c:pt idx="31">
                  <c:v>0.6549691485241026</c:v>
                </c:pt>
                <c:pt idx="32">
                  <c:v>0.61509829089044998</c:v>
                </c:pt>
                <c:pt idx="33">
                  <c:v>0.61089005079120029</c:v>
                </c:pt>
                <c:pt idx="34">
                  <c:v>0.63888382874429206</c:v>
                </c:pt>
                <c:pt idx="35">
                  <c:v>0.69814744871109558</c:v>
                </c:pt>
                <c:pt idx="36">
                  <c:v>0.78326726686208892</c:v>
                </c:pt>
                <c:pt idx="37">
                  <c:v>0.88742219656705545</c:v>
                </c:pt>
                <c:pt idx="38">
                  <c:v>1.0105374203994817</c:v>
                </c:pt>
                <c:pt idx="39">
                  <c:v>1.1510539395734611</c:v>
                </c:pt>
                <c:pt idx="40">
                  <c:v>1.3069775121286462</c:v>
                </c:pt>
                <c:pt idx="41">
                  <c:v>1.4758776923641521</c:v>
                </c:pt>
                <c:pt idx="42">
                  <c:v>1.654843004420395</c:v>
                </c:pt>
                <c:pt idx="43">
                  <c:v>1.8407185222953528</c:v>
                </c:pt>
                <c:pt idx="44">
                  <c:v>2.0305692896246867</c:v>
                </c:pt>
                <c:pt idx="45">
                  <c:v>2.2220363695174421</c:v>
                </c:pt>
                <c:pt idx="46">
                  <c:v>2.4133629932999585</c:v>
                </c:pt>
                <c:pt idx="47">
                  <c:v>2.6030888870358426</c:v>
                </c:pt>
                <c:pt idx="48">
                  <c:v>2.7895840767770963</c:v>
                </c:pt>
                <c:pt idx="49">
                  <c:v>2.970690063759684</c:v>
                </c:pt>
                <c:pt idx="50">
                  <c:v>3.1436220601201033</c:v>
                </c:pt>
                <c:pt idx="51">
                  <c:v>3.3051625963300433</c:v>
                </c:pt>
                <c:pt idx="52">
                  <c:v>3.4520553532987823</c:v>
                </c:pt>
                <c:pt idx="53">
                  <c:v>3.5808087799698067</c:v>
                </c:pt>
                <c:pt idx="54">
                  <c:v>3.6893303364515289</c:v>
                </c:pt>
                <c:pt idx="55">
                  <c:v>3.7741325274109792</c:v>
                </c:pt>
                <c:pt idx="56">
                  <c:v>3.8315235771238778</c:v>
                </c:pt>
                <c:pt idx="57">
                  <c:v>3.8568385496735549</c:v>
                </c:pt>
                <c:pt idx="58">
                  <c:v>3.8442653797566866</c:v>
                </c:pt>
                <c:pt idx="59">
                  <c:v>3.7870719932019683</c:v>
                </c:pt>
                <c:pt idx="60">
                  <c:v>3.6778436735272351</c:v>
                </c:pt>
                <c:pt idx="61">
                  <c:v>3.5086948134005067</c:v>
                </c:pt>
                <c:pt idx="62">
                  <c:v>3.2711466025561062</c:v>
                </c:pt>
                <c:pt idx="63">
                  <c:v>2.9557568896561857</c:v>
                </c:pt>
                <c:pt idx="64">
                  <c:v>2.5466699302196445</c:v>
                </c:pt>
                <c:pt idx="65">
                  <c:v>2.0393554810434544</c:v>
                </c:pt>
                <c:pt idx="66">
                  <c:v>1.4189033148810266</c:v>
                </c:pt>
                <c:pt idx="67">
                  <c:v>0.66841397881507736</c:v>
                </c:pt>
                <c:pt idx="68">
                  <c:v>-0.22932677892968031</c:v>
                </c:pt>
                <c:pt idx="69">
                  <c:v>-1.2928803507238618</c:v>
                </c:pt>
                <c:pt idx="70">
                  <c:v>-2.5418737169355121</c:v>
                </c:pt>
                <c:pt idx="71">
                  <c:v>-3.996917264163494</c:v>
                </c:pt>
                <c:pt idx="72">
                  <c:v>-5.2361295059323298</c:v>
                </c:pt>
              </c:numCache>
            </c:numRef>
          </c:yVal>
          <c:smooth val="1"/>
          <c:extLst>
            <c:ext xmlns:c16="http://schemas.microsoft.com/office/drawing/2014/chart" uri="{C3380CC4-5D6E-409C-BE32-E72D297353CC}">
              <c16:uniqueId val="{0000000D-DBC0-4DC7-99CA-4247386AFE39}"/>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0.00</c:formatCode>
                <c:ptCount val="73"/>
                <c:pt idx="0">
                  <c:v>8.6331540271639504</c:v>
                </c:pt>
                <c:pt idx="1">
                  <c:v>7.887836699187746</c:v>
                </c:pt>
                <c:pt idx="2">
                  <c:v>7.8938716158270674</c:v>
                </c:pt>
                <c:pt idx="3">
                  <c:v>6.5173569090663932</c:v>
                </c:pt>
                <c:pt idx="4">
                  <c:v>6.3169046938419129</c:v>
                </c:pt>
                <c:pt idx="5">
                  <c:v>6.078737238049456</c:v>
                </c:pt>
                <c:pt idx="6">
                  <c:v>5.8048947840928991</c:v>
                </c:pt>
                <c:pt idx="7">
                  <c:v>5.4997647710144468</c:v>
                </c:pt>
                <c:pt idx="8">
                  <c:v>5.1657627023756474</c:v>
                </c:pt>
                <c:pt idx="9">
                  <c:v>4.8058509640395641</c:v>
                </c:pt>
                <c:pt idx="10">
                  <c:v>4.4228890545666193</c:v>
                </c:pt>
                <c:pt idx="11">
                  <c:v>4.0196408428251713</c:v>
                </c:pt>
                <c:pt idx="12">
                  <c:v>3.5986750960350009</c:v>
                </c:pt>
                <c:pt idx="13">
                  <c:v>3.1622525598853826</c:v>
                </c:pt>
                <c:pt idx="14">
                  <c:v>2.7123989615589363</c:v>
                </c:pt>
                <c:pt idx="15">
                  <c:v>2.2509186711162306</c:v>
                </c:pt>
                <c:pt idx="16">
                  <c:v>1.780028461664912</c:v>
                </c:pt>
                <c:pt idx="17">
                  <c:v>1.3010067399591172</c:v>
                </c:pt>
                <c:pt idx="18">
                  <c:v>0.81419125171377693</c:v>
                </c:pt>
                <c:pt idx="19">
                  <c:v>0.3189893276430662</c:v>
                </c:pt>
                <c:pt idx="20">
                  <c:v>-0.18571060735266637</c:v>
                </c:pt>
                <c:pt idx="21">
                  <c:v>-0.70047180522232788</c:v>
                </c:pt>
                <c:pt idx="22">
                  <c:v>-1.2262808874249402</c:v>
                </c:pt>
                <c:pt idx="23">
                  <c:v>-1.7646248236298534</c:v>
                </c:pt>
                <c:pt idx="24">
                  <c:v>-2.3175305150449237</c:v>
                </c:pt>
                <c:pt idx="25">
                  <c:v>-0.80365763045847283</c:v>
                </c:pt>
                <c:pt idx="26">
                  <c:v>-1.1024606080725767</c:v>
                </c:pt>
                <c:pt idx="27">
                  <c:v>-1.3617696968838526</c:v>
                </c:pt>
                <c:pt idx="28">
                  <c:v>-1.580393794924019</c:v>
                </c:pt>
                <c:pt idx="29">
                  <c:v>-1.757253652811047</c:v>
                </c:pt>
                <c:pt idx="30">
                  <c:v>-1.8926059551536991</c:v>
                </c:pt>
                <c:pt idx="31">
                  <c:v>-1.9878930453211023</c:v>
                </c:pt>
                <c:pt idx="32">
                  <c:v>-2.0453487731516313</c:v>
                </c:pt>
                <c:pt idx="33">
                  <c:v>-2.0677389286458463</c:v>
                </c:pt>
                <c:pt idx="34">
                  <c:v>-2.0581405252218241</c:v>
                </c:pt>
                <c:pt idx="35">
                  <c:v>-2.0170186903327694</c:v>
                </c:pt>
                <c:pt idx="36">
                  <c:v>-1.9493081722408527</c:v>
                </c:pt>
                <c:pt idx="37">
                  <c:v>-1.8616010159254026</c:v>
                </c:pt>
                <c:pt idx="38">
                  <c:v>-1.7535839701071352</c:v>
                </c:pt>
                <c:pt idx="39">
                  <c:v>-1.626488587260241</c:v>
                </c:pt>
                <c:pt idx="40">
                  <c:v>-1.4820551997050608</c:v>
                </c:pt>
                <c:pt idx="41">
                  <c:v>-1.3225105063989722</c:v>
                </c:pt>
                <c:pt idx="42">
                  <c:v>-1.150616668537259</c:v>
                </c:pt>
                <c:pt idx="43">
                  <c:v>-0.9694393862038807</c:v>
                </c:pt>
                <c:pt idx="44">
                  <c:v>-0.78189312368631092</c:v>
                </c:pt>
                <c:pt idx="45">
                  <c:v>-0.59039151677861279</c:v>
                </c:pt>
                <c:pt idx="46">
                  <c:v>-0.39681644788943227</c:v>
                </c:pt>
                <c:pt idx="47">
                  <c:v>-0.202816675370559</c:v>
                </c:pt>
                <c:pt idx="48">
                  <c:v>-1.0262508143205163E-2</c:v>
                </c:pt>
                <c:pt idx="49">
                  <c:v>0.17841098536737249</c:v>
                </c:pt>
                <c:pt idx="50">
                  <c:v>0.36011196300387366</c:v>
                </c:pt>
                <c:pt idx="51">
                  <c:v>0.53128713732585309</c:v>
                </c:pt>
                <c:pt idx="52">
                  <c:v>0.6883209108375008</c:v>
                </c:pt>
                <c:pt idx="53">
                  <c:v>0.82733142245560365</c:v>
                </c:pt>
                <c:pt idx="54">
                  <c:v>0.94586848150938363</c:v>
                </c:pt>
                <c:pt idx="55">
                  <c:v>1.0400735473260243</c:v>
                </c:pt>
                <c:pt idx="56">
                  <c:v>1.1059014625847285</c:v>
                </c:pt>
                <c:pt idx="57">
                  <c:v>1.1383711583912353</c:v>
                </c:pt>
                <c:pt idx="58">
                  <c:v>1.1313952071592184</c:v>
                </c:pt>
                <c:pt idx="59">
                  <c:v>1.0780100382864437</c:v>
                </c:pt>
                <c:pt idx="60">
                  <c:v>0.97061426527798111</c:v>
                </c:pt>
                <c:pt idx="61">
                  <c:v>0.80118593377992176</c:v>
                </c:pt>
                <c:pt idx="62">
                  <c:v>0.56116181043907953</c:v>
                </c:pt>
                <c:pt idx="63">
                  <c:v>0.24107749080285404</c:v>
                </c:pt>
                <c:pt idx="64">
                  <c:v>-0.17500540497712755</c:v>
                </c:pt>
                <c:pt idx="65">
                  <c:v>-0.69123804336413219</c:v>
                </c:pt>
                <c:pt idx="66">
                  <c:v>-1.3223615119233707</c:v>
                </c:pt>
                <c:pt idx="67">
                  <c:v>-2.0849819440394639</c:v>
                </c:pt>
                <c:pt idx="68">
                  <c:v>-2.9958669282495918</c:v>
                </c:pt>
                <c:pt idx="69">
                  <c:v>-4.072986841946836</c:v>
                </c:pt>
                <c:pt idx="70">
                  <c:v>-5.3352402895688966</c:v>
                </c:pt>
                <c:pt idx="71">
                  <c:v>-6.8023508951067431</c:v>
                </c:pt>
                <c:pt idx="72">
                  <c:v>-8.0492024123668529</c:v>
                </c:pt>
              </c:numCache>
            </c:numRef>
          </c:yVal>
          <c:smooth val="1"/>
          <c:extLst>
            <c:ext xmlns:c16="http://schemas.microsoft.com/office/drawing/2014/chart" uri="{C3380CC4-5D6E-409C-BE32-E72D297353CC}">
              <c16:uniqueId val="{0000000E-DBC0-4DC7-99CA-4247386AFE39}"/>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0.00</c:formatCode>
                <c:ptCount val="73"/>
                <c:pt idx="0">
                  <c:v>10.567827227711675</c:v>
                </c:pt>
                <c:pt idx="1">
                  <c:v>10.00945826321836</c:v>
                </c:pt>
                <c:pt idx="2">
                  <c:v>10.059668120741788</c:v>
                </c:pt>
                <c:pt idx="3">
                  <c:v>8.6523149728774627</c:v>
                </c:pt>
                <c:pt idx="4">
                  <c:v>8.4854377448558616</c:v>
                </c:pt>
                <c:pt idx="5">
                  <c:v>8.2776233240961492</c:v>
                </c:pt>
                <c:pt idx="6">
                  <c:v>8.0309533640742217</c:v>
                </c:pt>
                <c:pt idx="7">
                  <c:v>7.7502785101532856</c:v>
                </c:pt>
                <c:pt idx="8">
                  <c:v>7.4380817189812261</c:v>
                </c:pt>
                <c:pt idx="9">
                  <c:v>7.097414602339235</c:v>
                </c:pt>
                <c:pt idx="10">
                  <c:v>6.7312907762825205</c:v>
                </c:pt>
                <c:pt idx="11">
                  <c:v>6.3427157454192189</c:v>
                </c:pt>
                <c:pt idx="12">
                  <c:v>5.9345737695693819</c:v>
                </c:pt>
                <c:pt idx="13">
                  <c:v>5.5094929575920055</c:v>
                </c:pt>
                <c:pt idx="14">
                  <c:v>5.0699029013514476</c:v>
                </c:pt>
                <c:pt idx="15">
                  <c:v>4.618011622130866</c:v>
                </c:pt>
                <c:pt idx="16">
                  <c:v>4.1565069973468738</c:v>
                </c:pt>
                <c:pt idx="17">
                  <c:v>3.6870424814522256</c:v>
                </c:pt>
                <c:pt idx="18">
                  <c:v>3.2102725401520678</c:v>
                </c:pt>
                <c:pt idx="19">
                  <c:v>2.7258539311587762</c:v>
                </c:pt>
                <c:pt idx="20">
                  <c:v>2.2328651513904316</c:v>
                </c:pt>
                <c:pt idx="21">
                  <c:v>1.7310063974931815</c:v>
                </c:pt>
                <c:pt idx="22">
                  <c:v>1.2192105872556513</c:v>
                </c:pt>
                <c:pt idx="23">
                  <c:v>0.69612193498760333</c:v>
                </c:pt>
                <c:pt idx="24">
                  <c:v>0.15968911175150372</c:v>
                </c:pt>
                <c:pt idx="25">
                  <c:v>1.6456128180026957</c:v>
                </c:pt>
                <c:pt idx="26">
                  <c:v>1.3562832634896003</c:v>
                </c:pt>
                <c:pt idx="27">
                  <c:v>1.1086796332150652</c:v>
                </c:pt>
                <c:pt idx="28">
                  <c:v>0.90354850050061897</c:v>
                </c:pt>
                <c:pt idx="29">
                  <c:v>0.74132009223102968</c:v>
                </c:pt>
                <c:pt idx="30">
                  <c:v>0.62141166497021627</c:v>
                </c:pt>
                <c:pt idx="31">
                  <c:v>0.54213406322523938</c:v>
                </c:pt>
                <c:pt idx="32">
                  <c:v>0.50096820238977668</c:v>
                </c:pt>
                <c:pt idx="33">
                  <c:v>0.49479795265942761</c:v>
                </c:pt>
                <c:pt idx="34">
                  <c:v>0.52014649165794224</c:v>
                </c:pt>
                <c:pt idx="35">
                  <c:v>0.57604017890989634</c:v>
                </c:pt>
                <c:pt idx="36">
                  <c:v>0.65712380502372825</c:v>
                </c:pt>
                <c:pt idx="37">
                  <c:v>0.75669518010690306</c:v>
                </c:pt>
                <c:pt idx="38">
                  <c:v>0.87470456818118314</c:v>
                </c:pt>
                <c:pt idx="39">
                  <c:v>1.009681769460439</c:v>
                </c:pt>
                <c:pt idx="40">
                  <c:v>1.1597420465201114</c:v>
                </c:pt>
                <c:pt idx="41">
                  <c:v>1.32255661357194</c:v>
                </c:pt>
                <c:pt idx="42">
                  <c:v>1.4953040745109294</c:v>
                </c:pt>
                <c:pt idx="43">
                  <c:v>1.6749148869886992</c:v>
                </c:pt>
                <c:pt idx="44">
                  <c:v>1.8585444945842022</c:v>
                </c:pt>
                <c:pt idx="45">
                  <c:v>2.0439358871430122</c:v>
                </c:pt>
                <c:pt idx="46">
                  <c:v>2.229441693797702</c:v>
                </c:pt>
                <c:pt idx="47">
                  <c:v>2.4137092240154714</c:v>
                </c:pt>
                <c:pt idx="48">
                  <c:v>2.5951983701437698</c:v>
                </c:pt>
                <c:pt idx="49">
                  <c:v>2.771809548139569</c:v>
                </c:pt>
                <c:pt idx="50">
                  <c:v>2.9407861467450807</c:v>
                </c:pt>
                <c:pt idx="51">
                  <c:v>3.0989130444824644</c:v>
                </c:pt>
                <c:pt idx="52">
                  <c:v>3.2429202608764145</c:v>
                </c:pt>
                <c:pt idx="53">
                  <c:v>3.3693117622286062</c:v>
                </c:pt>
                <c:pt idx="54">
                  <c:v>3.4759303305298039</c:v>
                </c:pt>
                <c:pt idx="55">
                  <c:v>3.5592579457908831</c:v>
                </c:pt>
                <c:pt idx="56">
                  <c:v>3.6155285485088822</c:v>
                </c:pt>
                <c:pt idx="57">
                  <c:v>3.6399691924452782</c:v>
                </c:pt>
                <c:pt idx="58">
                  <c:v>3.6266271427273731</c:v>
                </c:pt>
                <c:pt idx="59">
                  <c:v>3.5686055347323413</c:v>
                </c:pt>
                <c:pt idx="60">
                  <c:v>3.4583148289471857</c:v>
                </c:pt>
                <c:pt idx="61">
                  <c:v>3.2876943815499531</c:v>
                </c:pt>
                <c:pt idx="62">
                  <c:v>3.0480890650302168</c:v>
                </c:pt>
                <c:pt idx="63">
                  <c:v>2.7298776358365959</c:v>
                </c:pt>
                <c:pt idx="64">
                  <c:v>2.3169610060751396</c:v>
                </c:pt>
                <c:pt idx="65">
                  <c:v>1.8046917434781764</c:v>
                </c:pt>
                <c:pt idx="66">
                  <c:v>1.1779571548104231</c:v>
                </c:pt>
                <c:pt idx="67">
                  <c:v>0.41964969118125678</c:v>
                </c:pt>
                <c:pt idx="68">
                  <c:v>-0.48762919446453401</c:v>
                </c:pt>
                <c:pt idx="69">
                  <c:v>-1.5625965328887095</c:v>
                </c:pt>
                <c:pt idx="70">
                  <c:v>-2.8249907568097083</c:v>
                </c:pt>
                <c:pt idx="71">
                  <c:v>-4.2954757243394832</c:v>
                </c:pt>
                <c:pt idx="72">
                  <c:v>-5.5475949861109228</c:v>
                </c:pt>
              </c:numCache>
            </c:numRef>
          </c:yVal>
          <c:smooth val="1"/>
          <c:extLst>
            <c:ext xmlns:c16="http://schemas.microsoft.com/office/drawing/2014/chart" uri="{C3380CC4-5D6E-409C-BE32-E72D297353CC}">
              <c16:uniqueId val="{0000000F-DBC0-4DC7-99CA-4247386AFE39}"/>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0.00</c:formatCode>
                <c:ptCount val="73"/>
                <c:pt idx="0">
                  <c:v>10.664013621211032</c:v>
                </c:pt>
                <c:pt idx="1">
                  <c:v>10.115195672214004</c:v>
                </c:pt>
                <c:pt idx="2">
                  <c:v>10.1674914523959</c:v>
                </c:pt>
                <c:pt idx="3">
                  <c:v>8.7594893887638676</c:v>
                </c:pt>
                <c:pt idx="4">
                  <c:v>8.594400094449508</c:v>
                </c:pt>
                <c:pt idx="5">
                  <c:v>8.3882643163203667</c:v>
                </c:pt>
                <c:pt idx="6">
                  <c:v>8.1431483387946546</c:v>
                </c:pt>
                <c:pt idx="7">
                  <c:v>7.8639087840914277</c:v>
                </c:pt>
                <c:pt idx="8">
                  <c:v>7.5530132398008867</c:v>
                </c:pt>
                <c:pt idx="9">
                  <c:v>7.2135047793387965</c:v>
                </c:pt>
                <c:pt idx="10">
                  <c:v>6.8483893342315847</c:v>
                </c:pt>
                <c:pt idx="11">
                  <c:v>6.4606745436787243</c:v>
                </c:pt>
                <c:pt idx="12">
                  <c:v>6.0532510712742393</c:v>
                </c:pt>
                <c:pt idx="13">
                  <c:v>5.6287589795887456</c:v>
                </c:pt>
                <c:pt idx="14">
                  <c:v>5.1896449372172313</c:v>
                </c:pt>
                <c:pt idx="15">
                  <c:v>4.738133188337085</c:v>
                </c:pt>
                <c:pt idx="16">
                  <c:v>4.2769406408071466</c:v>
                </c:pt>
                <c:pt idx="17">
                  <c:v>3.8077412411570539</c:v>
                </c:pt>
                <c:pt idx="18">
                  <c:v>3.331212508678433</c:v>
                </c:pt>
                <c:pt idx="19">
                  <c:v>2.8470312662422637</c:v>
                </c:pt>
                <c:pt idx="20">
                  <c:v>2.354296075925228</c:v>
                </c:pt>
                <c:pt idx="21">
                  <c:v>1.852729013934731</c:v>
                </c:pt>
                <c:pt idx="22">
                  <c:v>1.3412737777456605</c:v>
                </c:pt>
                <c:pt idx="23">
                  <c:v>0.81859128484501908</c:v>
                </c:pt>
                <c:pt idx="24">
                  <c:v>0.28264083922840649</c:v>
                </c:pt>
                <c:pt idx="25">
                  <c:v>1.7655453661456668</c:v>
                </c:pt>
                <c:pt idx="26">
                  <c:v>1.4762411065399643</c:v>
                </c:pt>
                <c:pt idx="27">
                  <c:v>1.2287438856437802</c:v>
                </c:pt>
                <c:pt idx="28">
                  <c:v>1.0237998498603684</c:v>
                </c:pt>
                <c:pt idx="29">
                  <c:v>0.86182860648258974</c:v>
                </c:pt>
                <c:pt idx="30">
                  <c:v>0.74225056059658001</c:v>
                </c:pt>
                <c:pt idx="31">
                  <c:v>0.66338125281035398</c:v>
                </c:pt>
                <c:pt idx="32">
                  <c:v>0.62270234562456606</c:v>
                </c:pt>
                <c:pt idx="33">
                  <c:v>0.61709290640428127</c:v>
                </c:pt>
                <c:pt idx="34">
                  <c:v>0.64306656047701449</c:v>
                </c:pt>
                <c:pt idx="35">
                  <c:v>0.69964000834151818</c:v>
                </c:pt>
                <c:pt idx="36">
                  <c:v>0.78143669469281685</c:v>
                </c:pt>
                <c:pt idx="37">
                  <c:v>0.88173532504587893</c:v>
                </c:pt>
                <c:pt idx="38">
                  <c:v>1.000473782792684</c:v>
                </c:pt>
                <c:pt idx="39">
                  <c:v>1.1361665524542319</c:v>
                </c:pt>
                <c:pt idx="40">
                  <c:v>1.2869135275483128</c:v>
                </c:pt>
                <c:pt idx="41">
                  <c:v>1.4503708200529182</c:v>
                </c:pt>
                <c:pt idx="42">
                  <c:v>1.6237025186419449</c:v>
                </c:pt>
                <c:pt idx="43">
                  <c:v>1.8038261666893916</c:v>
                </c:pt>
                <c:pt idx="44">
                  <c:v>1.9878870684653507</c:v>
                </c:pt>
                <c:pt idx="45">
                  <c:v>2.173619995638727</c:v>
                </c:pt>
                <c:pt idx="46">
                  <c:v>2.3593746956437793</c:v>
                </c:pt>
                <c:pt idx="47">
                  <c:v>2.5437978375703043</c:v>
                </c:pt>
                <c:pt idx="48">
                  <c:v>2.7253510214388363</c:v>
                </c:pt>
                <c:pt idx="49">
                  <c:v>2.9019389323890152</c:v>
                </c:pt>
                <c:pt idx="50">
                  <c:v>3.0708107225596857</c:v>
                </c:pt>
                <c:pt idx="51">
                  <c:v>3.2287593819200944</c:v>
                </c:pt>
                <c:pt idx="52">
                  <c:v>3.3725258164107759</c:v>
                </c:pt>
                <c:pt idx="53">
                  <c:v>3.4986267998814555</c:v>
                </c:pt>
                <c:pt idx="54">
                  <c:v>3.6049204833805537</c:v>
                </c:pt>
                <c:pt idx="55">
                  <c:v>3.687904856353998</c:v>
                </c:pt>
                <c:pt idx="56">
                  <c:v>3.7438302956521494</c:v>
                </c:pt>
                <c:pt idx="57">
                  <c:v>3.7679400779306889</c:v>
                </c:pt>
                <c:pt idx="58">
                  <c:v>3.7542957700788966</c:v>
                </c:pt>
                <c:pt idx="59">
                  <c:v>3.6960154496133293</c:v>
                </c:pt>
                <c:pt idx="60">
                  <c:v>3.5855234518647183</c:v>
                </c:pt>
                <c:pt idx="61">
                  <c:v>3.414769592508669</c:v>
                </c:pt>
                <c:pt idx="62">
                  <c:v>3.1751102708280059</c:v>
                </c:pt>
                <c:pt idx="63">
                  <c:v>2.8569321412593074</c:v>
                </c:pt>
                <c:pt idx="64">
                  <c:v>2.4441482830792651</c:v>
                </c:pt>
                <c:pt idx="65">
                  <c:v>1.9321014449000307</c:v>
                </c:pt>
                <c:pt idx="66">
                  <c:v>1.3056779729202361</c:v>
                </c:pt>
                <c:pt idx="67">
                  <c:v>0.54776303395628889</c:v>
                </c:pt>
                <c:pt idx="68">
                  <c:v>-0.35905528692528593</c:v>
                </c:pt>
                <c:pt idx="69">
                  <c:v>-1.4335155531763994</c:v>
                </c:pt>
                <c:pt idx="70">
                  <c:v>-2.695384133979676</c:v>
                </c:pt>
                <c:pt idx="71">
                  <c:v>-4.1653600014746139</c:v>
                </c:pt>
                <c:pt idx="72">
                  <c:v>-5.4171347402036139</c:v>
                </c:pt>
              </c:numCache>
            </c:numRef>
          </c:yVal>
          <c:smooth val="1"/>
          <c:extLst>
            <c:ext xmlns:c16="http://schemas.microsoft.com/office/drawing/2014/chart" uri="{C3380CC4-5D6E-409C-BE32-E72D297353CC}">
              <c16:uniqueId val="{00000010-DBC0-4DC7-99CA-4247386AFE39}"/>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0.00</c:formatCode>
                <c:ptCount val="73"/>
                <c:pt idx="0">
                  <c:v>10.811833217740057</c:v>
                </c:pt>
                <c:pt idx="1">
                  <c:v>10.287600637972309</c:v>
                </c:pt>
                <c:pt idx="2">
                  <c:v>10.339513899385887</c:v>
                </c:pt>
                <c:pt idx="3">
                  <c:v>8.9597379639744545</c:v>
                </c:pt>
                <c:pt idx="4">
                  <c:v>8.7951635330914986</c:v>
                </c:pt>
                <c:pt idx="5">
                  <c:v>8.5893692895770037</c:v>
                </c:pt>
                <c:pt idx="6">
                  <c:v>8.344382241368276</c:v>
                </c:pt>
                <c:pt idx="7">
                  <c:v>8.065031687915269</c:v>
                </c:pt>
                <c:pt idx="8">
                  <c:v>7.7537561863660409</c:v>
                </c:pt>
                <c:pt idx="9">
                  <c:v>7.4135800257325153</c:v>
                </c:pt>
                <c:pt idx="10">
                  <c:v>7.0475010260939239</c:v>
                </c:pt>
                <c:pt idx="11">
                  <c:v>6.658526826649859</c:v>
                </c:pt>
                <c:pt idx="12">
                  <c:v>6.2495655946433093</c:v>
                </c:pt>
                <c:pt idx="13">
                  <c:v>5.8232830077409306</c:v>
                </c:pt>
                <c:pt idx="14">
                  <c:v>5.3821641571819745</c:v>
                </c:pt>
                <c:pt idx="15">
                  <c:v>4.9284704290330366</c:v>
                </c:pt>
                <c:pt idx="16">
                  <c:v>4.4649810612201657</c:v>
                </c:pt>
                <c:pt idx="17">
                  <c:v>3.9934216573834371</c:v>
                </c:pt>
                <c:pt idx="18">
                  <c:v>3.5145497839897866</c:v>
                </c:pt>
                <c:pt idx="19">
                  <c:v>3.0281408820301268</c:v>
                </c:pt>
                <c:pt idx="20">
                  <c:v>2.5333951201289864</c:v>
                </c:pt>
                <c:pt idx="21">
                  <c:v>2.0301225196570103</c:v>
                </c:pt>
                <c:pt idx="22">
                  <c:v>1.5173282543197217</c:v>
                </c:pt>
                <c:pt idx="23">
                  <c:v>0.99375238157808254</c:v>
                </c:pt>
                <c:pt idx="24">
                  <c:v>0.45742680821567722</c:v>
                </c:pt>
                <c:pt idx="25">
                  <c:v>1.8892704427242275</c:v>
                </c:pt>
                <c:pt idx="26">
                  <c:v>1.5984372820705166</c:v>
                </c:pt>
                <c:pt idx="27">
                  <c:v>1.3500295512378202</c:v>
                </c:pt>
                <c:pt idx="28">
                  <c:v>1.1447681017219995</c:v>
                </c:pt>
                <c:pt idx="29">
                  <c:v>0.98302531298249773</c:v>
                </c:pt>
                <c:pt idx="30">
                  <c:v>0.8642088892869626</c:v>
                </c:pt>
                <c:pt idx="31">
                  <c:v>0.78663575872778468</c:v>
                </c:pt>
                <c:pt idx="32">
                  <c:v>0.74779377412050962</c:v>
                </c:pt>
                <c:pt idx="33">
                  <c:v>0.74456707248463783</c:v>
                </c:pt>
                <c:pt idx="34">
                  <c:v>0.77346575707196785</c:v>
                </c:pt>
                <c:pt idx="35">
                  <c:v>0.83351928256451779</c:v>
                </c:pt>
                <c:pt idx="36">
                  <c:v>0.91928972415625865</c:v>
                </c:pt>
                <c:pt idx="37">
                  <c:v>1.0239573827013317</c:v>
                </c:pt>
                <c:pt idx="38">
                  <c:v>1.1474231064319604</c:v>
                </c:pt>
                <c:pt idx="39">
                  <c:v>1.2881159428507063</c:v>
                </c:pt>
                <c:pt idx="40">
                  <c:v>1.4440382346510863</c:v>
                </c:pt>
                <c:pt idx="41">
                  <c:v>1.6127590024843772</c:v>
                </c:pt>
                <c:pt idx="42">
                  <c:v>1.791370185837148</c:v>
                </c:pt>
                <c:pt idx="43">
                  <c:v>1.976723796129223</c:v>
                </c:pt>
                <c:pt idx="44">
                  <c:v>2.1658972576260531</c:v>
                </c:pt>
                <c:pt idx="45">
                  <c:v>2.3565497774630777</c:v>
                </c:pt>
                <c:pt idx="46">
                  <c:v>2.5469484943896479</c:v>
                </c:pt>
                <c:pt idx="47">
                  <c:v>2.7356604572385534</c:v>
                </c:pt>
                <c:pt idx="48">
                  <c:v>2.9210847225040171</c:v>
                </c:pt>
                <c:pt idx="49">
                  <c:v>3.1010903276503079</c:v>
                </c:pt>
                <c:pt idx="50">
                  <c:v>3.2729191672056865</c:v>
                </c:pt>
                <c:pt idx="51">
                  <c:v>3.4333804540336086</c:v>
                </c:pt>
                <c:pt idx="52">
                  <c:v>3.5792422033846338</c:v>
                </c:pt>
                <c:pt idx="53">
                  <c:v>3.7070406138896934</c:v>
                </c:pt>
                <c:pt idx="54">
                  <c:v>3.8146987281739664</c:v>
                </c:pt>
                <c:pt idx="55">
                  <c:v>3.8987508237361883</c:v>
                </c:pt>
                <c:pt idx="56">
                  <c:v>3.9555202804505774</c:v>
                </c:pt>
                <c:pt idx="57">
                  <c:v>3.9803485661745022</c:v>
                </c:pt>
                <c:pt idx="58">
                  <c:v>3.9674261771142483</c:v>
                </c:pt>
                <c:pt idx="59">
                  <c:v>3.9100159160792787</c:v>
                </c:pt>
                <c:pt idx="60">
                  <c:v>3.800694528222079</c:v>
                </c:pt>
                <c:pt idx="61">
                  <c:v>3.6315631717443426</c:v>
                </c:pt>
                <c:pt idx="62">
                  <c:v>3.3941251058131434</c:v>
                </c:pt>
                <c:pt idx="63">
                  <c:v>3.0789159793406675</c:v>
                </c:pt>
                <c:pt idx="64">
                  <c:v>2.670054859668014</c:v>
                </c:pt>
                <c:pt idx="65">
                  <c:v>2.1629720136523223</c:v>
                </c:pt>
                <c:pt idx="66">
                  <c:v>1.5427211394533498</c:v>
                </c:pt>
                <c:pt idx="67">
                  <c:v>0.79235902503132616</c:v>
                </c:pt>
                <c:pt idx="68">
                  <c:v>-0.10537753690732615</c:v>
                </c:pt>
                <c:pt idx="69">
                  <c:v>-1.1691046843305211</c:v>
                </c:pt>
                <c:pt idx="70">
                  <c:v>-2.4185065045952747</c:v>
                </c:pt>
                <c:pt idx="71">
                  <c:v>-3.8742546804249263</c:v>
                </c:pt>
                <c:pt idx="72">
                  <c:v>-5.1142259828746317</c:v>
                </c:pt>
              </c:numCache>
            </c:numRef>
          </c:yVal>
          <c:smooth val="1"/>
          <c:extLst>
            <c:ext xmlns:c16="http://schemas.microsoft.com/office/drawing/2014/chart" uri="{C3380CC4-5D6E-409C-BE32-E72D297353CC}">
              <c16:uniqueId val="{00000011-DBC0-4DC7-99CA-4247386AFE39}"/>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0.00</c:formatCode>
                <c:ptCount val="73"/>
                <c:pt idx="0">
                  <c:v>8.6675960853695866</c:v>
                </c:pt>
                <c:pt idx="1">
                  <c:v>7.9246797457336982</c:v>
                </c:pt>
                <c:pt idx="2">
                  <c:v>7.9315932601690129</c:v>
                </c:pt>
                <c:pt idx="3">
                  <c:v>6.5526203580200262</c:v>
                </c:pt>
                <c:pt idx="4">
                  <c:v>6.3526381798088272</c:v>
                </c:pt>
                <c:pt idx="5">
                  <c:v>6.114862634986582</c:v>
                </c:pt>
                <c:pt idx="6">
                  <c:v>5.8413527503609561</c:v>
                </c:pt>
                <c:pt idx="7">
                  <c:v>5.5365202993154501</c:v>
                </c:pt>
                <c:pt idx="8">
                  <c:v>5.2027961544692518</c:v>
                </c:pt>
                <c:pt idx="9">
                  <c:v>4.8431567899882788</c:v>
                </c:pt>
                <c:pt idx="10">
                  <c:v>4.4604749388992779</c:v>
                </c:pt>
                <c:pt idx="11">
                  <c:v>4.0575242891907637</c:v>
                </c:pt>
                <c:pt idx="12">
                  <c:v>3.6368838541209678</c:v>
                </c:pt>
                <c:pt idx="13">
                  <c:v>3.2008235581219151</c:v>
                </c:pt>
                <c:pt idx="14">
                  <c:v>2.7513740379363241</c:v>
                </c:pt>
                <c:pt idx="15">
                  <c:v>2.2903447866439786</c:v>
                </c:pt>
                <c:pt idx="16">
                  <c:v>1.8199542850255925</c:v>
                </c:pt>
                <c:pt idx="17">
                  <c:v>1.341479979269202</c:v>
                </c:pt>
                <c:pt idx="18">
                  <c:v>0.85525673339142838</c:v>
                </c:pt>
                <c:pt idx="19">
                  <c:v>0.36068363324739033</c:v>
                </c:pt>
                <c:pt idx="20">
                  <c:v>-0.14336074206512384</c:v>
                </c:pt>
                <c:pt idx="21">
                  <c:v>-0.65744772925972694</c:v>
                </c:pt>
                <c:pt idx="22">
                  <c:v>-1.1825783316045944</c:v>
                </c:pt>
                <c:pt idx="23">
                  <c:v>-1.7202495513483858</c:v>
                </c:pt>
                <c:pt idx="24">
                  <c:v>-2.2725019510835396</c:v>
                </c:pt>
                <c:pt idx="25">
                  <c:v>-0.75582848265766778</c:v>
                </c:pt>
                <c:pt idx="26">
                  <c:v>-1.0539195740595457</c:v>
                </c:pt>
                <c:pt idx="27">
                  <c:v>-1.312482409738003</c:v>
                </c:pt>
                <c:pt idx="28">
                  <c:v>-1.5303525701165199</c:v>
                </c:pt>
                <c:pt idx="29">
                  <c:v>-1.7064793026074729</c:v>
                </c:pt>
                <c:pt idx="30">
                  <c:v>-1.841141171380877</c:v>
                </c:pt>
                <c:pt idx="31">
                  <c:v>-1.9358013320714218</c:v>
                </c:pt>
                <c:pt idx="32">
                  <c:v>-1.9927112448960507</c:v>
                </c:pt>
                <c:pt idx="33">
                  <c:v>-2.0146552707999921</c:v>
                </c:pt>
                <c:pt idx="34">
                  <c:v>-2.0047257922589727</c:v>
                </c:pt>
                <c:pt idx="35">
                  <c:v>-1.9634118441492274</c:v>
                </c:pt>
                <c:pt idx="36">
                  <c:v>-1.8956518035382015</c:v>
                </c:pt>
                <c:pt idx="37">
                  <c:v>-1.8080221328884338</c:v>
                </c:pt>
                <c:pt idx="38">
                  <c:v>-1.7002201471477738</c:v>
                </c:pt>
                <c:pt idx="39">
                  <c:v>-1.5734750507399422</c:v>
                </c:pt>
                <c:pt idx="40">
                  <c:v>-1.4295183174312076</c:v>
                </c:pt>
                <c:pt idx="41">
                  <c:v>-1.2705660799518199</c:v>
                </c:pt>
                <c:pt idx="42">
                  <c:v>-1.0993686525151123</c:v>
                </c:pt>
                <c:pt idx="43">
                  <c:v>-0.91897764690219896</c:v>
                </c:pt>
                <c:pt idx="44">
                  <c:v>-0.73229157133027467</c:v>
                </c:pt>
                <c:pt idx="45">
                  <c:v>-0.54170533055439574</c:v>
                </c:pt>
                <c:pt idx="46">
                  <c:v>-0.34908012812957123</c:v>
                </c:pt>
                <c:pt idx="47">
                  <c:v>-0.15604278948157974</c:v>
                </c:pt>
                <c:pt idx="48">
                  <c:v>3.555725210462693E-2</c:v>
                </c:pt>
                <c:pt idx="49">
                  <c:v>0.22330366924870743</c:v>
                </c:pt>
                <c:pt idx="50">
                  <c:v>0.40412075263448038</c:v>
                </c:pt>
                <c:pt idx="51">
                  <c:v>0.57446890622377111</c:v>
                </c:pt>
                <c:pt idx="52">
                  <c:v>0.73074431279673735</c:v>
                </c:pt>
                <c:pt idx="53">
                  <c:v>0.86907783877104028</c:v>
                </c:pt>
                <c:pt idx="54">
                  <c:v>0.9870220150798511</c:v>
                </c:pt>
                <c:pt idx="55">
                  <c:v>1.0807253452017873</c:v>
                </c:pt>
                <c:pt idx="56">
                  <c:v>1.1461442727595552</c:v>
                </c:pt>
                <c:pt idx="57">
                  <c:v>1.1782942067831716</c:v>
                </c:pt>
                <c:pt idx="58">
                  <c:v>1.171079394780099</c:v>
                </c:pt>
                <c:pt idx="59">
                  <c:v>1.1175245258957121</c:v>
                </c:pt>
                <c:pt idx="60">
                  <c:v>1.0100129513069944</c:v>
                </c:pt>
                <c:pt idx="61">
                  <c:v>0.84050531974062093</c:v>
                </c:pt>
                <c:pt idx="62">
                  <c:v>0.60041902642697009</c:v>
                </c:pt>
                <c:pt idx="63">
                  <c:v>0.28026781403459605</c:v>
                </c:pt>
                <c:pt idx="64">
                  <c:v>-0.13591357979457785</c:v>
                </c:pt>
                <c:pt idx="65">
                  <c:v>-0.65230213673784787</c:v>
                </c:pt>
                <c:pt idx="66">
                  <c:v>-1.2836674544960205</c:v>
                </c:pt>
                <c:pt idx="67">
                  <c:v>-2.0466483123600474</c:v>
                </c:pt>
                <c:pt idx="68">
                  <c:v>-2.9580445311963541</c:v>
                </c:pt>
                <c:pt idx="69">
                  <c:v>-4.0358616024255705</c:v>
                </c:pt>
                <c:pt idx="70">
                  <c:v>-5.2990299358963915</c:v>
                </c:pt>
                <c:pt idx="71">
                  <c:v>-6.7673047475516341</c:v>
                </c:pt>
                <c:pt idx="72">
                  <c:v>-8.0152094721793681</c:v>
                </c:pt>
              </c:numCache>
            </c:numRef>
          </c:yVal>
          <c:smooth val="1"/>
          <c:extLst>
            <c:ext xmlns:c16="http://schemas.microsoft.com/office/drawing/2014/chart" uri="{C3380CC4-5D6E-409C-BE32-E72D297353CC}">
              <c16:uniqueId val="{00000012-DBC0-4DC7-99CA-4247386AFE39}"/>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0.00</c:formatCode>
                <c:ptCount val="73"/>
                <c:pt idx="0">
                  <c:v>7.6705694541334708</c:v>
                </c:pt>
                <c:pt idx="1">
                  <c:v>7.3577613160013895</c:v>
                </c:pt>
                <c:pt idx="2">
                  <c:v>7.3904359325766213</c:v>
                </c:pt>
                <c:pt idx="3">
                  <c:v>6.4429903082549425</c:v>
                </c:pt>
                <c:pt idx="4">
                  <c:v>6.2912238523364064</c:v>
                </c:pt>
                <c:pt idx="5">
                  <c:v>6.0978204846381923</c:v>
                </c:pt>
                <c:pt idx="6">
                  <c:v>5.8639017194509222</c:v>
                </c:pt>
                <c:pt idx="7">
                  <c:v>5.5934037432074506</c:v>
                </c:pt>
                <c:pt idx="8">
                  <c:v>5.2880060523748389</c:v>
                </c:pt>
                <c:pt idx="9">
                  <c:v>4.9501450695097393</c:v>
                </c:pt>
                <c:pt idx="10">
                  <c:v>4.582352419942616</c:v>
                </c:pt>
                <c:pt idx="11">
                  <c:v>4.1872835353016846</c:v>
                </c:pt>
                <c:pt idx="12">
                  <c:v>3.7676412351429427</c:v>
                </c:pt>
                <c:pt idx="13">
                  <c:v>3.3260598186403465</c:v>
                </c:pt>
                <c:pt idx="14">
                  <c:v>2.8651599235832688</c:v>
                </c:pt>
                <c:pt idx="15">
                  <c:v>2.3872516047209449</c:v>
                </c:pt>
                <c:pt idx="16">
                  <c:v>1.8956972703337669</c:v>
                </c:pt>
                <c:pt idx="17">
                  <c:v>1.3926231868565073</c:v>
                </c:pt>
                <c:pt idx="18">
                  <c:v>0.87964956248178872</c:v>
                </c:pt>
                <c:pt idx="19">
                  <c:v>0.35777125018648792</c:v>
                </c:pt>
                <c:pt idx="20">
                  <c:v>-0.17246182593516982</c:v>
                </c:pt>
                <c:pt idx="21">
                  <c:v>-0.7102173353545348</c:v>
                </c:pt>
                <c:pt idx="22">
                  <c:v>-1.2550809005275352</c:v>
                </c:pt>
                <c:pt idx="23">
                  <c:v>-1.8072532530873966</c:v>
                </c:pt>
                <c:pt idx="24">
                  <c:v>-2.3674227453768211</c:v>
                </c:pt>
                <c:pt idx="25">
                  <c:v>-1.6264766335487322</c:v>
                </c:pt>
                <c:pt idx="26">
                  <c:v>-1.9773101683706025</c:v>
                </c:pt>
                <c:pt idx="27">
                  <c:v>-2.2803450800478453</c:v>
                </c:pt>
                <c:pt idx="28">
                  <c:v>-2.5343164097517725</c:v>
                </c:pt>
                <c:pt idx="29">
                  <c:v>-2.7385677706450182</c:v>
                </c:pt>
                <c:pt idx="30">
                  <c:v>-2.8930955339223137</c:v>
                </c:pt>
                <c:pt idx="31">
                  <c:v>-2.9988297410309284</c:v>
                </c:pt>
                <c:pt idx="32">
                  <c:v>-3.0574537307023983</c:v>
                </c:pt>
                <c:pt idx="33">
                  <c:v>-3.0712641097605213</c:v>
                </c:pt>
                <c:pt idx="34">
                  <c:v>-3.0430369142442935</c:v>
                </c:pt>
                <c:pt idx="35">
                  <c:v>-2.9724769301712493</c:v>
                </c:pt>
                <c:pt idx="36">
                  <c:v>-2.8652158498764031</c:v>
                </c:pt>
                <c:pt idx="37">
                  <c:v>-2.7295228667557216</c:v>
                </c:pt>
                <c:pt idx="38">
                  <c:v>-2.5651441778987603</c:v>
                </c:pt>
                <c:pt idx="39">
                  <c:v>-2.3742651779204569</c:v>
                </c:pt>
                <c:pt idx="40">
                  <c:v>-2.1598764292895765</c:v>
                </c:pt>
                <c:pt idx="41">
                  <c:v>-1.9253618996590347</c:v>
                </c:pt>
                <c:pt idx="42">
                  <c:v>-1.6744890360161622</c:v>
                </c:pt>
                <c:pt idx="43">
                  <c:v>-1.4112700162455436</c:v>
                </c:pt>
                <c:pt idx="44">
                  <c:v>-1.1396392123773667</c:v>
                </c:pt>
                <c:pt idx="45">
                  <c:v>-0.86318940846248948</c:v>
                </c:pt>
                <c:pt idx="46">
                  <c:v>-0.58511491371318336</c:v>
                </c:pt>
                <c:pt idx="47">
                  <c:v>-0.30839150855317704</c:v>
                </c:pt>
                <c:pt idx="48">
                  <c:v>-3.6051830247743048E-2</c:v>
                </c:pt>
                <c:pt idx="49">
                  <c:v>0.22863079542294087</c:v>
                </c:pt>
                <c:pt idx="50">
                  <c:v>0.48206879748031467</c:v>
                </c:pt>
                <c:pt idx="51">
                  <c:v>0.72048077071085403</c:v>
                </c:pt>
                <c:pt idx="52">
                  <c:v>0.9401684822514631</c:v>
                </c:pt>
                <c:pt idx="53">
                  <c:v>1.1370601991191487</c:v>
                </c:pt>
                <c:pt idx="54">
                  <c:v>1.3090639684349297</c:v>
                </c:pt>
                <c:pt idx="55">
                  <c:v>1.4523678369820106</c:v>
                </c:pt>
                <c:pt idx="56">
                  <c:v>1.5634388426318737</c:v>
                </c:pt>
                <c:pt idx="57">
                  <c:v>1.6382088812068052</c:v>
                </c:pt>
                <c:pt idx="58">
                  <c:v>1.6719183476641719</c:v>
                </c:pt>
                <c:pt idx="59">
                  <c:v>1.6592394087463616</c:v>
                </c:pt>
                <c:pt idx="60">
                  <c:v>1.5943816652521441</c:v>
                </c:pt>
                <c:pt idx="61">
                  <c:v>1.4711961066350339</c:v>
                </c:pt>
                <c:pt idx="62">
                  <c:v>1.28304906338453</c:v>
                </c:pt>
                <c:pt idx="63">
                  <c:v>1.0225326497107738</c:v>
                </c:pt>
                <c:pt idx="64">
                  <c:v>0.6765420757234063</c:v>
                </c:pt>
                <c:pt idx="65">
                  <c:v>0.2425314410123974</c:v>
                </c:pt>
                <c:pt idx="66">
                  <c:v>-0.29166709212586228</c:v>
                </c:pt>
                <c:pt idx="67">
                  <c:v>-0.93990966305136359</c:v>
                </c:pt>
                <c:pt idx="68">
                  <c:v>-1.7163644883781621</c:v>
                </c:pt>
                <c:pt idx="69">
                  <c:v>-2.6366632338613241</c:v>
                </c:pt>
                <c:pt idx="70">
                  <c:v>-3.7177976734936236</c:v>
                </c:pt>
                <c:pt idx="71">
                  <c:v>-4.9782128110527966</c:v>
                </c:pt>
                <c:pt idx="72">
                  <c:v>-6.0529646091163043</c:v>
                </c:pt>
              </c:numCache>
            </c:numRef>
          </c:yVal>
          <c:smooth val="1"/>
          <c:extLst>
            <c:ext xmlns:c16="http://schemas.microsoft.com/office/drawing/2014/chart" uri="{C3380CC4-5D6E-409C-BE32-E72D297353CC}">
              <c16:uniqueId val="{00000013-DBC0-4DC7-99CA-4247386AFE39}"/>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0.00</c:formatCode>
                <c:ptCount val="73"/>
                <c:pt idx="0">
                  <c:v>19.854979911446527</c:v>
                </c:pt>
                <c:pt idx="1">
                  <c:v>19.935103932023022</c:v>
                </c:pt>
                <c:pt idx="2">
                  <c:v>20.053894793987237</c:v>
                </c:pt>
                <c:pt idx="3">
                  <c:v>19.10772608220573</c:v>
                </c:pt>
                <c:pt idx="4">
                  <c:v>19.053770443797106</c:v>
                </c:pt>
                <c:pt idx="5">
                  <c:v>18.966617640852888</c:v>
                </c:pt>
                <c:pt idx="6">
                  <c:v>18.846365010738339</c:v>
                </c:pt>
                <c:pt idx="7">
                  <c:v>18.697259536385481</c:v>
                </c:pt>
                <c:pt idx="8">
                  <c:v>18.519992825388861</c:v>
                </c:pt>
                <c:pt idx="9">
                  <c:v>18.315135240554763</c:v>
                </c:pt>
                <c:pt idx="10">
                  <c:v>18.083250313997233</c:v>
                </c:pt>
                <c:pt idx="11">
                  <c:v>17.825126990675894</c:v>
                </c:pt>
                <c:pt idx="12">
                  <c:v>17.541765967011411</c:v>
                </c:pt>
                <c:pt idx="13">
                  <c:v>17.234284061193428</c:v>
                </c:pt>
                <c:pt idx="14">
                  <c:v>16.903929582238149</c:v>
                </c:pt>
                <c:pt idx="15">
                  <c:v>16.551631504297244</c:v>
                </c:pt>
                <c:pt idx="16">
                  <c:v>16.179968413710537</c:v>
                </c:pt>
                <c:pt idx="17">
                  <c:v>15.790069082379306</c:v>
                </c:pt>
                <c:pt idx="18">
                  <c:v>15.382811254262904</c:v>
                </c:pt>
                <c:pt idx="19">
                  <c:v>14.958642339706381</c:v>
                </c:pt>
                <c:pt idx="20">
                  <c:v>14.517716029286351</c:v>
                </c:pt>
                <c:pt idx="21">
                  <c:v>14.059940962493403</c:v>
                </c:pt>
                <c:pt idx="22">
                  <c:v>13.587084580957884</c:v>
                </c:pt>
                <c:pt idx="23">
                  <c:v>13.098328055441378</c:v>
                </c:pt>
                <c:pt idx="24">
                  <c:v>12.593284597992877</c:v>
                </c:pt>
                <c:pt idx="25">
                  <c:v>13.189218954741948</c:v>
                </c:pt>
                <c:pt idx="26">
                  <c:v>12.832895891368354</c:v>
                </c:pt>
                <c:pt idx="27">
                  <c:v>12.504836525022935</c:v>
                </c:pt>
                <c:pt idx="28">
                  <c:v>12.206852696835984</c:v>
                </c:pt>
                <c:pt idx="29">
                  <c:v>11.939548069238626</c:v>
                </c:pt>
                <c:pt idx="30">
                  <c:v>11.704667884111377</c:v>
                </c:pt>
                <c:pt idx="31">
                  <c:v>11.503866876661757</c:v>
                </c:pt>
                <c:pt idx="32">
                  <c:v>11.338249057531304</c:v>
                </c:pt>
                <c:pt idx="33">
                  <c:v>11.208286598324754</c:v>
                </c:pt>
                <c:pt idx="34">
                  <c:v>11.113934245705581</c:v>
                </c:pt>
                <c:pt idx="35">
                  <c:v>11.058147127926349</c:v>
                </c:pt>
                <c:pt idx="36">
                  <c:v>11.038500349223581</c:v>
                </c:pt>
                <c:pt idx="37">
                  <c:v>11.048854824900605</c:v>
                </c:pt>
                <c:pt idx="38">
                  <c:v>11.091779749095402</c:v>
                </c:pt>
                <c:pt idx="39">
                  <c:v>11.16752785742278</c:v>
                </c:pt>
                <c:pt idx="40">
                  <c:v>11.275375950336413</c:v>
                </c:pt>
                <c:pt idx="41">
                  <c:v>11.414090234041199</c:v>
                </c:pt>
                <c:pt idx="42">
                  <c:v>11.581895582377893</c:v>
                </c:pt>
                <c:pt idx="43">
                  <c:v>11.776600196957567</c:v>
                </c:pt>
                <c:pt idx="44">
                  <c:v>11.995865419507</c:v>
                </c:pt>
                <c:pt idx="45">
                  <c:v>12.237420898675911</c:v>
                </c:pt>
                <c:pt idx="46">
                  <c:v>12.499104720354049</c:v>
                </c:pt>
                <c:pt idx="47">
                  <c:v>12.778696055710284</c:v>
                </c:pt>
                <c:pt idx="48">
                  <c:v>13.073645348846895</c:v>
                </c:pt>
                <c:pt idx="49">
                  <c:v>13.380900987982695</c:v>
                </c:pt>
                <c:pt idx="50">
                  <c:v>13.696846975386109</c:v>
                </c:pt>
                <c:pt idx="51">
                  <c:v>14.017405387759185</c:v>
                </c:pt>
                <c:pt idx="52">
                  <c:v>14.33831472694869</c:v>
                </c:pt>
                <c:pt idx="53">
                  <c:v>14.655127358436568</c:v>
                </c:pt>
                <c:pt idx="54">
                  <c:v>14.963690221309619</c:v>
                </c:pt>
                <c:pt idx="55">
                  <c:v>15.259368690848349</c:v>
                </c:pt>
                <c:pt idx="56">
                  <c:v>15.537176361680027</c:v>
                </c:pt>
                <c:pt idx="57">
                  <c:v>15.791491574048964</c:v>
                </c:pt>
                <c:pt idx="58">
                  <c:v>16.015925922989833</c:v>
                </c:pt>
                <c:pt idx="59">
                  <c:v>16.203496733307801</c:v>
                </c:pt>
                <c:pt idx="60">
                  <c:v>16.346751719713211</c:v>
                </c:pt>
                <c:pt idx="61">
                  <c:v>16.437912431359273</c:v>
                </c:pt>
                <c:pt idx="62">
                  <c:v>16.468785452842685</c:v>
                </c:pt>
                <c:pt idx="63">
                  <c:v>16.430518206953966</c:v>
                </c:pt>
                <c:pt idx="64">
                  <c:v>16.308791854977553</c:v>
                </c:pt>
                <c:pt idx="65">
                  <c:v>16.099870008230202</c:v>
                </c:pt>
                <c:pt idx="66">
                  <c:v>15.790805089473682</c:v>
                </c:pt>
                <c:pt idx="67">
                  <c:v>15.367119446396783</c:v>
                </c:pt>
                <c:pt idx="68">
                  <c:v>14.814239796996072</c:v>
                </c:pt>
                <c:pt idx="69">
                  <c:v>14.116285635530931</c:v>
                </c:pt>
                <c:pt idx="70">
                  <c:v>13.256147785484787</c:v>
                </c:pt>
                <c:pt idx="71">
                  <c:v>12.215357762575143</c:v>
                </c:pt>
                <c:pt idx="72">
                  <c:v>11.304424323141538</c:v>
                </c:pt>
              </c:numCache>
            </c:numRef>
          </c:yVal>
          <c:smooth val="1"/>
          <c:extLst>
            <c:ext xmlns:c16="http://schemas.microsoft.com/office/drawing/2014/chart" uri="{C3380CC4-5D6E-409C-BE32-E72D297353CC}">
              <c16:uniqueId val="{00000014-DBC0-4DC7-99CA-4247386AFE39}"/>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5-DBC0-4DC7-99CA-4247386AFE39}"/>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0.00</c:formatCode>
                <c:ptCount val="73"/>
                <c:pt idx="0">
                  <c:v>21.439700523018836</c:v>
                </c:pt>
                <c:pt idx="1">
                  <c:v>21.580892640352246</c:v>
                </c:pt>
                <c:pt idx="2">
                  <c:v>21.695965898036938</c:v>
                </c:pt>
                <c:pt idx="3">
                  <c:v>20.906682819128019</c:v>
                </c:pt>
                <c:pt idx="4">
                  <c:v>20.860862535238226</c:v>
                </c:pt>
                <c:pt idx="5">
                  <c:v>20.783446884155222</c:v>
                </c:pt>
                <c:pt idx="6">
                  <c:v>20.674193376302668</c:v>
                </c:pt>
                <c:pt idx="7">
                  <c:v>20.536775216460189</c:v>
                </c:pt>
                <c:pt idx="8">
                  <c:v>20.371491247415538</c:v>
                </c:pt>
                <c:pt idx="9">
                  <c:v>20.178539559245053</c:v>
                </c:pt>
                <c:pt idx="10">
                  <c:v>19.958145564794503</c:v>
                </c:pt>
                <c:pt idx="11">
                  <c:v>19.710770335793455</c:v>
                </c:pt>
                <c:pt idx="12">
                  <c:v>19.437110602855661</c:v>
                </c:pt>
                <c:pt idx="13">
                  <c:v>19.138042402267427</c:v>
                </c:pt>
                <c:pt idx="14">
                  <c:v>18.814612537622406</c:v>
                </c:pt>
                <c:pt idx="15">
                  <c:v>18.467519447207405</c:v>
                </c:pt>
                <c:pt idx="16">
                  <c:v>18.099331471323936</c:v>
                </c:pt>
                <c:pt idx="17">
                  <c:v>17.711107367277116</c:v>
                </c:pt>
                <c:pt idx="18">
                  <c:v>17.303823924064613</c:v>
                </c:pt>
                <c:pt idx="19">
                  <c:v>16.8781659185886</c:v>
                </c:pt>
                <c:pt idx="20">
                  <c:v>16.43458588421344</c:v>
                </c:pt>
                <c:pt idx="21">
                  <c:v>15.973136758804278</c:v>
                </c:pt>
                <c:pt idx="22">
                  <c:v>15.496185377240135</c:v>
                </c:pt>
                <c:pt idx="23">
                  <c:v>15.003125515580136</c:v>
                </c:pt>
                <c:pt idx="24">
                  <c:v>14.493989619612639</c:v>
                </c:pt>
                <c:pt idx="25">
                  <c:v>14.867123016714995</c:v>
                </c:pt>
                <c:pt idx="26">
                  <c:v>14.492372453212694</c:v>
                </c:pt>
                <c:pt idx="27">
                  <c:v>14.145087249577035</c:v>
                </c:pt>
                <c:pt idx="28">
                  <c:v>13.827399435639377</c:v>
                </c:pt>
                <c:pt idx="29">
                  <c:v>13.540308000147323</c:v>
                </c:pt>
                <c:pt idx="30">
                  <c:v>13.285933019220815</c:v>
                </c:pt>
                <c:pt idx="31">
                  <c:v>13.066328823566424</c:v>
                </c:pt>
                <c:pt idx="32">
                  <c:v>12.883029757440058</c:v>
                </c:pt>
                <c:pt idx="33">
                  <c:v>12.736941741406916</c:v>
                </c:pt>
                <c:pt idx="34">
                  <c:v>12.628449001908258</c:v>
                </c:pt>
                <c:pt idx="35">
                  <c:v>12.561047145724272</c:v>
                </c:pt>
                <c:pt idx="36">
                  <c:v>12.532558035850496</c:v>
                </c:pt>
                <c:pt idx="37">
                  <c:v>12.536681212484803</c:v>
                </c:pt>
                <c:pt idx="38">
                  <c:v>12.576247143745405</c:v>
                </c:pt>
                <c:pt idx="39">
                  <c:v>12.651542718708471</c:v>
                </c:pt>
                <c:pt idx="40">
                  <c:v>12.761771307885642</c:v>
                </c:pt>
                <c:pt idx="41">
                  <c:v>12.905625687539546</c:v>
                </c:pt>
                <c:pt idx="42">
                  <c:v>13.081281208991955</c:v>
                </c:pt>
                <c:pt idx="43">
                  <c:v>13.286481182277164</c:v>
                </c:pt>
                <c:pt idx="44">
                  <c:v>13.518770827352959</c:v>
                </c:pt>
                <c:pt idx="45">
                  <c:v>13.77567914128298</c:v>
                </c:pt>
                <c:pt idx="46">
                  <c:v>14.054774397611601</c:v>
                </c:pt>
                <c:pt idx="47">
                  <c:v>14.353523263335189</c:v>
                </c:pt>
                <c:pt idx="48">
                  <c:v>14.669080755114548</c:v>
                </c:pt>
                <c:pt idx="49">
                  <c:v>14.99816984832283</c:v>
                </c:pt>
                <c:pt idx="50">
                  <c:v>15.337014877796166</c:v>
                </c:pt>
                <c:pt idx="51">
                  <c:v>15.681435459852196</c:v>
                </c:pt>
                <c:pt idx="52">
                  <c:v>16.027070197463019</c:v>
                </c:pt>
                <c:pt idx="53">
                  <c:v>16.369376680254902</c:v>
                </c:pt>
                <c:pt idx="54">
                  <c:v>16.704070356488195</c:v>
                </c:pt>
                <c:pt idx="55">
                  <c:v>17.02645170986651</c:v>
                </c:pt>
                <c:pt idx="56">
                  <c:v>17.331515550613386</c:v>
                </c:pt>
                <c:pt idx="57">
                  <c:v>17.613744387030597</c:v>
                </c:pt>
                <c:pt idx="58">
                  <c:v>17.866951319575254</c:v>
                </c:pt>
                <c:pt idx="59">
                  <c:v>18.084450808167446</c:v>
                </c:pt>
                <c:pt idx="60">
                  <c:v>18.259128686785669</c:v>
                </c:pt>
                <c:pt idx="61">
                  <c:v>18.383570238947829</c:v>
                </c:pt>
                <c:pt idx="62">
                  <c:v>18.449959444999688</c:v>
                </c:pt>
                <c:pt idx="63">
                  <c:v>18.449879184365219</c:v>
                </c:pt>
                <c:pt idx="64">
                  <c:v>18.369685149192794</c:v>
                </c:pt>
                <c:pt idx="65">
                  <c:v>18.206018346548031</c:v>
                </c:pt>
                <c:pt idx="66">
                  <c:v>17.946638175845123</c:v>
                </c:pt>
                <c:pt idx="67">
                  <c:v>17.577873006463044</c:v>
                </c:pt>
                <c:pt idx="68">
                  <c:v>17.086006808280938</c:v>
                </c:pt>
                <c:pt idx="69">
                  <c:v>16.456022304296447</c:v>
                </c:pt>
                <c:pt idx="70">
                  <c:v>15.671677815914149</c:v>
                </c:pt>
                <c:pt idx="71">
                  <c:v>14.715304049849493</c:v>
                </c:pt>
                <c:pt idx="72">
                  <c:v>13.87376873642204</c:v>
                </c:pt>
              </c:numCache>
            </c:numRef>
          </c:yVal>
          <c:smooth val="1"/>
          <c:extLst>
            <c:ext xmlns:c16="http://schemas.microsoft.com/office/drawing/2014/chart" uri="{C3380CC4-5D6E-409C-BE32-E72D297353CC}">
              <c16:uniqueId val="{00000016-DBC0-4DC7-99CA-4247386AFE39}"/>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0.00</c:formatCode>
                <c:ptCount val="73"/>
                <c:pt idx="0">
                  <c:v>19.256194594502407</c:v>
                </c:pt>
                <c:pt idx="1">
                  <c:v>19.298247751593582</c:v>
                </c:pt>
                <c:pt idx="2">
                  <c:v>19.406859174370744</c:v>
                </c:pt>
                <c:pt idx="3">
                  <c:v>18.466491428017594</c:v>
                </c:pt>
                <c:pt idx="4">
                  <c:v>18.403464630246141</c:v>
                </c:pt>
                <c:pt idx="5">
                  <c:v>18.308429208397847</c:v>
                </c:pt>
                <c:pt idx="6">
                  <c:v>18.181432977318753</c:v>
                </c:pt>
                <c:pt idx="7">
                  <c:v>18.026424077153187</c:v>
                </c:pt>
                <c:pt idx="8">
                  <c:v>17.844088992476433</c:v>
                </c:pt>
                <c:pt idx="9">
                  <c:v>17.635056146979302</c:v>
                </c:pt>
                <c:pt idx="10">
                  <c:v>17.399921518564192</c:v>
                </c:pt>
                <c:pt idx="11">
                  <c:v>17.139463806152314</c:v>
                </c:pt>
                <c:pt idx="12">
                  <c:v>16.854618814587546</c:v>
                </c:pt>
                <c:pt idx="13">
                  <c:v>16.546409440040556</c:v>
                </c:pt>
                <c:pt idx="14">
                  <c:v>16.215954208373972</c:v>
                </c:pt>
                <c:pt idx="15">
                  <c:v>15.864033526182126</c:v>
                </c:pt>
                <c:pt idx="16">
                  <c:v>15.493038135766966</c:v>
                </c:pt>
                <c:pt idx="17">
                  <c:v>15.103943118452996</c:v>
                </c:pt>
                <c:pt idx="18">
                  <c:v>14.697465696930863</c:v>
                </c:pt>
                <c:pt idx="19">
                  <c:v>14.273914106190153</c:v>
                </c:pt>
                <c:pt idx="20">
                  <c:v>13.833310545980925</c:v>
                </c:pt>
                <c:pt idx="21">
                  <c:v>13.37540911138057</c:v>
                </c:pt>
                <c:pt idx="22">
                  <c:v>12.90196187496181</c:v>
                </c:pt>
                <c:pt idx="23">
                  <c:v>12.412045839428876</c:v>
                </c:pt>
                <c:pt idx="24">
                  <c:v>11.905230671167343</c:v>
                </c:pt>
                <c:pt idx="25">
                  <c:v>12.506461375951725</c:v>
                </c:pt>
                <c:pt idx="26">
                  <c:v>12.150988733768445</c:v>
                </c:pt>
                <c:pt idx="27">
                  <c:v>11.822991697490174</c:v>
                </c:pt>
                <c:pt idx="28">
                  <c:v>11.524408476054614</c:v>
                </c:pt>
                <c:pt idx="29">
                  <c:v>11.256113398075071</c:v>
                </c:pt>
                <c:pt idx="30">
                  <c:v>11.019879882037632</c:v>
                </c:pt>
                <c:pt idx="31">
                  <c:v>10.817327655851814</c:v>
                </c:pt>
                <c:pt idx="32">
                  <c:v>10.649548776447752</c:v>
                </c:pt>
                <c:pt idx="33">
                  <c:v>10.517045299708791</c:v>
                </c:pt>
                <c:pt idx="34">
                  <c:v>10.419848817586882</c:v>
                </c:pt>
                <c:pt idx="35">
                  <c:v>10.361007526516886</c:v>
                </c:pt>
                <c:pt idx="36">
                  <c:v>10.338249367475473</c:v>
                </c:pt>
                <c:pt idx="37">
                  <c:v>10.345551377534841</c:v>
                </c:pt>
                <c:pt idx="38">
                  <c:v>10.38559374958275</c:v>
                </c:pt>
                <c:pt idx="39">
                  <c:v>10.458741925656783</c:v>
                </c:pt>
                <c:pt idx="40">
                  <c:v>10.56437602043149</c:v>
                </c:pt>
                <c:pt idx="41">
                  <c:v>10.701357015967341</c:v>
                </c:pt>
                <c:pt idx="42">
                  <c:v>10.867984923720346</c:v>
                </c:pt>
                <c:pt idx="43">
                  <c:v>11.062132836878249</c:v>
                </c:pt>
                <c:pt idx="44">
                  <c:v>11.281495396792884</c:v>
                </c:pt>
                <c:pt idx="45">
                  <c:v>11.523816767334903</c:v>
                </c:pt>
                <c:pt idx="46">
                  <c:v>11.786923080682755</c:v>
                </c:pt>
                <c:pt idx="47">
                  <c:v>12.068552523851354</c:v>
                </c:pt>
                <c:pt idx="48">
                  <c:v>12.366102603077836</c:v>
                </c:pt>
                <c:pt idx="49">
                  <c:v>12.676452545821663</c:v>
                </c:pt>
                <c:pt idx="50">
                  <c:v>12.99590609371662</c:v>
                </c:pt>
                <c:pt idx="51">
                  <c:v>13.320301647484246</c:v>
                </c:pt>
                <c:pt idx="52">
                  <c:v>13.645270979404438</c:v>
                </c:pt>
                <c:pt idx="53">
                  <c:v>13.966257163882247</c:v>
                </c:pt>
                <c:pt idx="54">
                  <c:v>14.278996141254861</c:v>
                </c:pt>
                <c:pt idx="55">
                  <c:v>14.578739726543375</c:v>
                </c:pt>
                <c:pt idx="56">
                  <c:v>14.860391369461977</c:v>
                </c:pt>
                <c:pt idx="57">
                  <c:v>15.118234634399407</c:v>
                </c:pt>
                <c:pt idx="58">
                  <c:v>15.345790609717342</c:v>
                </c:pt>
                <c:pt idx="59">
                  <c:v>15.536008313298177</c:v>
                </c:pt>
                <c:pt idx="60">
                  <c:v>15.681372275948524</c:v>
                </c:pt>
                <c:pt idx="61">
                  <c:v>15.774054524302437</c:v>
                </c:pt>
                <c:pt idx="62">
                  <c:v>15.805822366476052</c:v>
                </c:pt>
                <c:pt idx="63">
                  <c:v>15.76780614852904</c:v>
                </c:pt>
                <c:pt idx="64">
                  <c:v>15.645635801553684</c:v>
                </c:pt>
                <c:pt idx="65">
                  <c:v>15.43565519750115</c:v>
                </c:pt>
                <c:pt idx="66">
                  <c:v>15.124935543537113</c:v>
                </c:pt>
                <c:pt idx="67">
                  <c:v>14.699029925465554</c:v>
                </c:pt>
                <c:pt idx="68">
                  <c:v>14.14343422204251</c:v>
                </c:pt>
                <c:pt idx="69">
                  <c:v>13.44234648048872</c:v>
                </c:pt>
                <c:pt idx="70">
                  <c:v>12.578757423162449</c:v>
                </c:pt>
                <c:pt idx="71">
                  <c:v>11.534307003021228</c:v>
                </c:pt>
                <c:pt idx="72">
                  <c:v>10.6205635875463</c:v>
                </c:pt>
              </c:numCache>
            </c:numRef>
          </c:yVal>
          <c:smooth val="1"/>
          <c:extLst>
            <c:ext xmlns:c16="http://schemas.microsoft.com/office/drawing/2014/chart" uri="{C3380CC4-5D6E-409C-BE32-E72D297353CC}">
              <c16:uniqueId val="{00000017-DBC0-4DC7-99CA-4247386AFE39}"/>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8-DBC0-4DC7-99CA-4247386AFE39}"/>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0.00</c:formatCode>
                <c:ptCount val="73"/>
                <c:pt idx="0">
                  <c:v>20.761018306016869</c:v>
                </c:pt>
                <c:pt idx="1">
                  <c:v>20.870198383927335</c:v>
                </c:pt>
                <c:pt idx="2">
                  <c:v>20.978953251242583</c:v>
                </c:pt>
                <c:pt idx="3">
                  <c:v>20.181813168525686</c:v>
                </c:pt>
                <c:pt idx="4">
                  <c:v>20.128641352057429</c:v>
                </c:pt>
                <c:pt idx="5">
                  <c:v>20.044295963644956</c:v>
                </c:pt>
                <c:pt idx="6">
                  <c:v>19.928604528307861</c:v>
                </c:pt>
                <c:pt idx="7">
                  <c:v>19.785173651576009</c:v>
                </c:pt>
                <c:pt idx="8">
                  <c:v>19.614365360140759</c:v>
                </c:pt>
                <c:pt idx="9">
                  <c:v>19.416464835405343</c:v>
                </c:pt>
                <c:pt idx="10">
                  <c:v>19.191762381792032</c:v>
                </c:pt>
                <c:pt idx="11">
                  <c:v>18.940760055184352</c:v>
                </c:pt>
                <c:pt idx="12">
                  <c:v>18.664159709215149</c:v>
                </c:pt>
                <c:pt idx="13">
                  <c:v>18.362822011113156</c:v>
                </c:pt>
                <c:pt idx="14">
                  <c:v>18.037742534279769</c:v>
                </c:pt>
                <c:pt idx="15">
                  <c:v>17.689571902155858</c:v>
                </c:pt>
                <c:pt idx="16">
                  <c:v>17.320764040946941</c:v>
                </c:pt>
                <c:pt idx="17">
                  <c:v>16.932295739650677</c:v>
                </c:pt>
                <c:pt idx="18">
                  <c:v>16.525036203861227</c:v>
                </c:pt>
                <c:pt idx="19">
                  <c:v>16.099559211730924</c:v>
                </c:pt>
                <c:pt idx="20">
                  <c:v>15.656199467182159</c:v>
                </c:pt>
                <c:pt idx="21">
                  <c:v>15.194893786311139</c:v>
                </c:pt>
                <c:pt idx="22">
                  <c:v>14.717911666631682</c:v>
                </c:pt>
                <c:pt idx="23">
                  <c:v>14.224545277655087</c:v>
                </c:pt>
                <c:pt idx="24">
                  <c:v>13.714740827679632</c:v>
                </c:pt>
                <c:pt idx="25">
                  <c:v>14.109545449912543</c:v>
                </c:pt>
                <c:pt idx="26">
                  <c:v>13.737103660404674</c:v>
                </c:pt>
                <c:pt idx="27">
                  <c:v>13.391703727841348</c:v>
                </c:pt>
                <c:pt idx="28">
                  <c:v>13.075459751486767</c:v>
                </c:pt>
                <c:pt idx="29">
                  <c:v>12.789409142732577</c:v>
                </c:pt>
                <c:pt idx="30">
                  <c:v>12.535630139708465</c:v>
                </c:pt>
                <c:pt idx="31">
                  <c:v>12.316126696765377</c:v>
                </c:pt>
                <c:pt idx="32">
                  <c:v>12.132399858534333</c:v>
                </c:pt>
                <c:pt idx="33">
                  <c:v>11.98535639941689</c:v>
                </c:pt>
                <c:pt idx="34">
                  <c:v>11.875406160950636</c:v>
                </c:pt>
                <c:pt idx="35">
                  <c:v>11.806067803502057</c:v>
                </c:pt>
                <c:pt idx="36">
                  <c:v>11.775269065797319</c:v>
                </c:pt>
                <c:pt idx="37">
                  <c:v>11.7768281713128</c:v>
                </c:pt>
                <c:pt idx="38">
                  <c:v>11.813638772070391</c:v>
                </c:pt>
                <c:pt idx="39">
                  <c:v>11.886080825328774</c:v>
                </c:pt>
                <c:pt idx="40">
                  <c:v>11.993459308147418</c:v>
                </c:pt>
                <c:pt idx="41">
                  <c:v>12.134569457173312</c:v>
                </c:pt>
                <c:pt idx="42">
                  <c:v>12.307669445872264</c:v>
                </c:pt>
                <c:pt idx="43">
                  <c:v>12.510589675605239</c:v>
                </c:pt>
                <c:pt idx="44">
                  <c:v>12.740941111743394</c:v>
                </c:pt>
                <c:pt idx="45">
                  <c:v>12.996312519907933</c:v>
                </c:pt>
                <c:pt idx="46">
                  <c:v>13.274314865469901</c:v>
                </c:pt>
                <c:pt idx="47">
                  <c:v>13.572447261214201</c:v>
                </c:pt>
                <c:pt idx="48">
                  <c:v>13.887880092859263</c:v>
                </c:pt>
                <c:pt idx="49">
                  <c:v>14.217329505085921</c:v>
                </c:pt>
                <c:pt idx="50">
                  <c:v>14.557004463672621</c:v>
                </c:pt>
                <c:pt idx="51">
                  <c:v>14.902678477764123</c:v>
                </c:pt>
                <c:pt idx="52">
                  <c:v>15.249945750832518</c:v>
                </c:pt>
                <c:pt idx="53">
                  <c:v>15.594197273254363</c:v>
                </c:pt>
                <c:pt idx="54">
                  <c:v>15.931066524982427</c:v>
                </c:pt>
                <c:pt idx="55">
                  <c:v>16.255770313739752</c:v>
                </c:pt>
                <c:pt idx="56">
                  <c:v>16.563219773769376</c:v>
                </c:pt>
                <c:pt idx="57">
                  <c:v>16.847784706950176</c:v>
                </c:pt>
                <c:pt idx="58">
                  <c:v>17.103184291720339</c:v>
                </c:pt>
                <c:pt idx="59">
                  <c:v>17.322613450884806</c:v>
                </c:pt>
                <c:pt idx="60">
                  <c:v>17.498853850364668</c:v>
                </c:pt>
                <c:pt idx="61">
                  <c:v>17.624378067255005</c:v>
                </c:pt>
                <c:pt idx="62">
                  <c:v>17.691272744536374</c:v>
                </c:pt>
                <c:pt idx="63">
                  <c:v>17.691021716594669</c:v>
                </c:pt>
                <c:pt idx="64">
                  <c:v>17.6098406463861</c:v>
                </c:pt>
                <c:pt idx="65">
                  <c:v>17.444368833303422</c:v>
                </c:pt>
                <c:pt idx="66">
                  <c:v>17.182270047068549</c:v>
                </c:pt>
                <c:pt idx="67">
                  <c:v>16.809807765483843</c:v>
                </c:pt>
                <c:pt idx="68">
                  <c:v>16.313199359178512</c:v>
                </c:pt>
                <c:pt idx="69">
                  <c:v>15.677403643727303</c:v>
                </c:pt>
                <c:pt idx="70">
                  <c:v>14.886151617765426</c:v>
                </c:pt>
                <c:pt idx="71">
                  <c:v>13.921780818700755</c:v>
                </c:pt>
                <c:pt idx="72">
                  <c:v>13.073546303808644</c:v>
                </c:pt>
              </c:numCache>
            </c:numRef>
          </c:yVal>
          <c:smooth val="1"/>
          <c:extLst>
            <c:ext xmlns:c16="http://schemas.microsoft.com/office/drawing/2014/chart" uri="{C3380CC4-5D6E-409C-BE32-E72D297353CC}">
              <c16:uniqueId val="{00000019-DBC0-4DC7-99CA-4247386AFE39}"/>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A-DBC0-4DC7-99CA-4247386AFE39}"/>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0.00</c:formatCode>
                <c:ptCount val="73"/>
                <c:pt idx="0">
                  <c:v>20.337667366862242</c:v>
                </c:pt>
                <c:pt idx="1">
                  <c:v>20.457233512401569</c:v>
                </c:pt>
                <c:pt idx="2">
                  <c:v>20.558467787504163</c:v>
                </c:pt>
                <c:pt idx="3">
                  <c:v>19.842401191592216</c:v>
                </c:pt>
                <c:pt idx="4">
                  <c:v>19.787876898050293</c:v>
                </c:pt>
                <c:pt idx="5">
                  <c:v>19.706786334514607</c:v>
                </c:pt>
                <c:pt idx="6">
                  <c:v>19.597324490547127</c:v>
                </c:pt>
                <c:pt idx="7">
                  <c:v>19.462107521295522</c:v>
                </c:pt>
                <c:pt idx="8">
                  <c:v>19.301046627759902</c:v>
                </c:pt>
                <c:pt idx="9">
                  <c:v>19.114044472575173</c:v>
                </c:pt>
                <c:pt idx="10">
                  <c:v>18.901024210452977</c:v>
                </c:pt>
                <c:pt idx="11">
                  <c:v>18.662107086181624</c:v>
                </c:pt>
                <c:pt idx="12">
                  <c:v>18.397600480914061</c:v>
                </c:pt>
                <c:pt idx="13">
                  <c:v>18.107982543110811</c:v>
                </c:pt>
                <c:pt idx="14">
                  <c:v>17.793879988789527</c:v>
                </c:pt>
                <c:pt idx="15">
                  <c:v>17.455554091930338</c:v>
                </c:pt>
                <c:pt idx="16">
                  <c:v>17.095202627778004</c:v>
                </c:pt>
                <c:pt idx="17">
                  <c:v>16.713510373234708</c:v>
                </c:pt>
                <c:pt idx="18">
                  <c:v>16.311174058914141</c:v>
                </c:pt>
                <c:pt idx="19">
                  <c:v>15.888670125603669</c:v>
                </c:pt>
                <c:pt idx="20">
                  <c:v>15.446307662129401</c:v>
                </c:pt>
                <c:pt idx="21">
                  <c:v>14.983820271491956</c:v>
                </c:pt>
                <c:pt idx="22">
                  <c:v>14.503935107588717</c:v>
                </c:pt>
                <c:pt idx="23">
                  <c:v>14.005875179171523</c:v>
                </c:pt>
                <c:pt idx="24">
                  <c:v>13.489781369268883</c:v>
                </c:pt>
                <c:pt idx="25">
                  <c:v>13.768569244444326</c:v>
                </c:pt>
                <c:pt idx="26">
                  <c:v>13.377211560308915</c:v>
                </c:pt>
                <c:pt idx="27">
                  <c:v>13.008232931792701</c:v>
                </c:pt>
                <c:pt idx="28">
                  <c:v>12.664637155830826</c:v>
                </c:pt>
                <c:pt idx="29">
                  <c:v>12.348270227014996</c:v>
                </c:pt>
                <c:pt idx="30">
                  <c:v>12.061872960627065</c:v>
                </c:pt>
                <c:pt idx="31">
                  <c:v>11.808091396093319</c:v>
                </c:pt>
                <c:pt idx="32">
                  <c:v>11.589105378091325</c:v>
                </c:pt>
                <c:pt idx="33">
                  <c:v>11.406532926857443</c:v>
                </c:pt>
                <c:pt idx="34">
                  <c:v>11.261514768004369</c:v>
                </c:pt>
                <c:pt idx="35">
                  <c:v>11.158415713906281</c:v>
                </c:pt>
                <c:pt idx="36">
                  <c:v>11.095906341075866</c:v>
                </c:pt>
                <c:pt idx="37">
                  <c:v>11.068058462440955</c:v>
                </c:pt>
                <c:pt idx="38">
                  <c:v>11.078407815098716</c:v>
                </c:pt>
                <c:pt idx="39">
                  <c:v>11.127843242883671</c:v>
                </c:pt>
                <c:pt idx="40">
                  <c:v>11.216062487661794</c:v>
                </c:pt>
                <c:pt idx="41">
                  <c:v>11.342203174531422</c:v>
                </c:pt>
                <c:pt idx="42">
                  <c:v>11.504826588928685</c:v>
                </c:pt>
                <c:pt idx="43">
                  <c:v>11.70199281424283</c:v>
                </c:pt>
                <c:pt idx="44">
                  <c:v>11.931463091075413</c:v>
                </c:pt>
                <c:pt idx="45">
                  <c:v>12.190868023037902</c:v>
                </c:pt>
                <c:pt idx="46">
                  <c:v>12.477764783799607</c:v>
                </c:pt>
                <c:pt idx="47">
                  <c:v>12.789514164626564</c:v>
                </c:pt>
                <c:pt idx="48">
                  <c:v>13.12309443801637</c:v>
                </c:pt>
                <c:pt idx="49">
                  <c:v>13.474999751150589</c:v>
                </c:pt>
                <c:pt idx="50">
                  <c:v>13.84118889570232</c:v>
                </c:pt>
                <c:pt idx="51">
                  <c:v>14.21715959161515</c:v>
                </c:pt>
                <c:pt idx="52">
                  <c:v>14.59817646145817</c:v>
                </c:pt>
                <c:pt idx="53">
                  <c:v>14.97932055294512</c:v>
                </c:pt>
                <c:pt idx="54">
                  <c:v>15.355679744482005</c:v>
                </c:pt>
                <c:pt idx="55">
                  <c:v>15.722122478485071</c:v>
                </c:pt>
                <c:pt idx="56">
                  <c:v>16.073148339986776</c:v>
                </c:pt>
                <c:pt idx="57">
                  <c:v>16.402766811847677</c:v>
                </c:pt>
                <c:pt idx="58">
                  <c:v>16.704377737641316</c:v>
                </c:pt>
                <c:pt idx="59">
                  <c:v>16.970918181538561</c:v>
                </c:pt>
                <c:pt idx="60">
                  <c:v>17.194946104288061</c:v>
                </c:pt>
                <c:pt idx="61">
                  <c:v>17.368763315677604</c:v>
                </c:pt>
                <c:pt idx="62">
                  <c:v>17.484328383207288</c:v>
                </c:pt>
                <c:pt idx="63">
                  <c:v>17.533080741763062</c:v>
                </c:pt>
                <c:pt idx="64">
                  <c:v>17.501290699839558</c:v>
                </c:pt>
                <c:pt idx="65">
                  <c:v>17.385780277848241</c:v>
                </c:pt>
                <c:pt idx="66">
                  <c:v>17.17449501156803</c:v>
                </c:pt>
                <c:pt idx="67">
                  <c:v>16.854091143608038</c:v>
                </c:pt>
                <c:pt idx="68">
                  <c:v>16.411325669288615</c:v>
                </c:pt>
                <c:pt idx="69">
                  <c:v>15.83179607391352</c:v>
                </c:pt>
                <c:pt idx="70">
                  <c:v>15.099967655539459</c:v>
                </c:pt>
                <c:pt idx="71">
                  <c:v>14.198976288735828</c:v>
                </c:pt>
                <c:pt idx="72">
                  <c:v>13.401386234164196</c:v>
                </c:pt>
              </c:numCache>
            </c:numRef>
          </c:yVal>
          <c:smooth val="1"/>
          <c:extLst>
            <c:ext xmlns:c16="http://schemas.microsoft.com/office/drawing/2014/chart" uri="{C3380CC4-5D6E-409C-BE32-E72D297353CC}">
              <c16:uniqueId val="{0000001B-DBC0-4DC7-99CA-4247386AFE39}"/>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0.00</c:formatCode>
                <c:ptCount val="73"/>
                <c:pt idx="0">
                  <c:v>20.328230765461889</c:v>
                </c:pt>
                <c:pt idx="1">
                  <c:v>20.470688268542236</c:v>
                </c:pt>
                <c:pt idx="2">
                  <c:v>20.588094207644421</c:v>
                </c:pt>
                <c:pt idx="3">
                  <c:v>19.755900719761808</c:v>
                </c:pt>
                <c:pt idx="4">
                  <c:v>19.706388446688603</c:v>
                </c:pt>
                <c:pt idx="5">
                  <c:v>19.62760324180125</c:v>
                </c:pt>
                <c:pt idx="6">
                  <c:v>19.517777663469296</c:v>
                </c:pt>
                <c:pt idx="7">
                  <c:v>19.38023655116557</c:v>
                </c:pt>
                <c:pt idx="8">
                  <c:v>19.215210440754888</c:v>
                </c:pt>
                <c:pt idx="9">
                  <c:v>19.022853022813745</c:v>
                </c:pt>
                <c:pt idx="10">
                  <c:v>18.803360679745662</c:v>
                </c:pt>
                <c:pt idx="11">
                  <c:v>18.557151791453354</c:v>
                </c:pt>
                <c:pt idx="12">
                  <c:v>18.28488381206985</c:v>
                </c:pt>
                <c:pt idx="13">
                  <c:v>17.987376424670206</c:v>
                </c:pt>
                <c:pt idx="14">
                  <c:v>17.665613248944229</c:v>
                </c:pt>
                <c:pt idx="15">
                  <c:v>17.320239785313586</c:v>
                </c:pt>
                <c:pt idx="16">
                  <c:v>16.953757774829842</c:v>
                </c:pt>
                <c:pt idx="17">
                  <c:v>16.567157667875286</c:v>
                </c:pt>
                <c:pt idx="18">
                  <c:v>16.161325746774644</c:v>
                </c:pt>
                <c:pt idx="19">
                  <c:v>15.736828958988163</c:v>
                </c:pt>
                <c:pt idx="20">
                  <c:v>15.293996885418853</c:v>
                </c:pt>
                <c:pt idx="21">
                  <c:v>14.832780003547668</c:v>
                </c:pt>
                <c:pt idx="22">
                  <c:v>14.355512702465038</c:v>
                </c:pt>
                <c:pt idx="23">
                  <c:v>13.861499959230366</c:v>
                </c:pt>
                <c:pt idx="24">
                  <c:v>13.350712743401512</c:v>
                </c:pt>
                <c:pt idx="25">
                  <c:v>13.767518171668044</c:v>
                </c:pt>
                <c:pt idx="26">
                  <c:v>13.391290470957717</c:v>
                </c:pt>
                <c:pt idx="27">
                  <c:v>13.040466968715148</c:v>
                </c:pt>
                <c:pt idx="28">
                  <c:v>12.717757742106878</c:v>
                </c:pt>
                <c:pt idx="29">
                  <c:v>12.424473430216262</c:v>
                </c:pt>
                <c:pt idx="30">
                  <c:v>12.16297659873957</c:v>
                </c:pt>
                <c:pt idx="31">
                  <c:v>11.93552308380599</c:v>
                </c:pt>
                <c:pt idx="32">
                  <c:v>11.74381543546914</c:v>
                </c:pt>
                <c:pt idx="33">
                  <c:v>11.588915826380244</c:v>
                </c:pt>
                <c:pt idx="34">
                  <c:v>11.471350219845768</c:v>
                </c:pt>
                <c:pt idx="35">
                  <c:v>11.394776451587653</c:v>
                </c:pt>
                <c:pt idx="36">
                  <c:v>11.357186298072321</c:v>
                </c:pt>
                <c:pt idx="37">
                  <c:v>11.352370660006944</c:v>
                </c:pt>
                <c:pt idx="38">
                  <c:v>11.383321380615191</c:v>
                </c:pt>
                <c:pt idx="39">
                  <c:v>11.450492700934367</c:v>
                </c:pt>
                <c:pt idx="40">
                  <c:v>11.553236559033346</c:v>
                </c:pt>
                <c:pt idx="41">
                  <c:v>11.690363560616916</c:v>
                </c:pt>
                <c:pt idx="42">
                  <c:v>11.860122486948935</c:v>
                </c:pt>
                <c:pt idx="43">
                  <c:v>12.060305316746215</c:v>
                </c:pt>
                <c:pt idx="44">
                  <c:v>12.288490569591492</c:v>
                </c:pt>
                <c:pt idx="45">
                  <c:v>12.542237126827185</c:v>
                </c:pt>
                <c:pt idx="46">
                  <c:v>12.819141438603348</c:v>
                </c:pt>
                <c:pt idx="47">
                  <c:v>13.11668981015678</c:v>
                </c:pt>
                <c:pt idx="48">
                  <c:v>13.432035550475115</c:v>
                </c:pt>
                <c:pt idx="49">
                  <c:v>13.761855527758566</c:v>
                </c:pt>
                <c:pt idx="50">
                  <c:v>14.102299793064589</c:v>
                </c:pt>
                <c:pt idx="51">
                  <c:v>14.449081233143787</c:v>
                </c:pt>
                <c:pt idx="52">
                  <c:v>14.797728306055058</c:v>
                </c:pt>
                <c:pt idx="53">
                  <c:v>15.143591871857643</c:v>
                </c:pt>
                <c:pt idx="54">
                  <c:v>15.482254180312099</c:v>
                </c:pt>
                <c:pt idx="55">
                  <c:v>15.808911547064755</c:v>
                </c:pt>
                <c:pt idx="56">
                  <c:v>16.118437537550893</c:v>
                </c:pt>
                <c:pt idx="57">
                  <c:v>16.405160969495732</c:v>
                </c:pt>
                <c:pt idx="58">
                  <c:v>16.662725883722302</c:v>
                </c:pt>
                <c:pt idx="59">
                  <c:v>16.884267434477753</c:v>
                </c:pt>
                <c:pt idx="60">
                  <c:v>17.062495565414412</c:v>
                </c:pt>
                <c:pt idx="61">
                  <c:v>17.189838454127305</c:v>
                </c:pt>
                <c:pt idx="62">
                  <c:v>17.258341759443255</c:v>
                </c:pt>
                <c:pt idx="63">
                  <c:v>17.259467115998266</c:v>
                </c:pt>
                <c:pt idx="64">
                  <c:v>17.179390910267816</c:v>
                </c:pt>
                <c:pt idx="65">
                  <c:v>17.014726826548561</c:v>
                </c:pt>
                <c:pt idx="66">
                  <c:v>16.753109604120255</c:v>
                </c:pt>
                <c:pt idx="67">
                  <c:v>16.380753198266007</c:v>
                </c:pt>
                <c:pt idx="68">
                  <c:v>15.883837410807555</c:v>
                </c:pt>
                <c:pt idx="69">
                  <c:v>15.247285196185073</c:v>
                </c:pt>
                <c:pt idx="70">
                  <c:v>14.454812183976147</c:v>
                </c:pt>
                <c:pt idx="71">
                  <c:v>13.488753350079012</c:v>
                </c:pt>
                <c:pt idx="72">
                  <c:v>12.638970829546421</c:v>
                </c:pt>
              </c:numCache>
            </c:numRef>
          </c:yVal>
          <c:smooth val="1"/>
          <c:extLst>
            <c:ext xmlns:c16="http://schemas.microsoft.com/office/drawing/2014/chart" uri="{C3380CC4-5D6E-409C-BE32-E72D297353CC}">
              <c16:uniqueId val="{0000001C-DBC0-4DC7-99CA-4247386AFE39}"/>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D-DBC0-4DC7-99CA-4247386AFE39}"/>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0.00</c:formatCode>
                <c:ptCount val="73"/>
                <c:pt idx="0">
                  <c:v>20.81907065212723</c:v>
                </c:pt>
                <c:pt idx="1">
                  <c:v>20.929572468995993</c:v>
                </c:pt>
                <c:pt idx="2">
                  <c:v>21.038142907619427</c:v>
                </c:pt>
                <c:pt idx="3">
                  <c:v>20.246359795331937</c:v>
                </c:pt>
                <c:pt idx="4">
                  <c:v>20.193510729074426</c:v>
                </c:pt>
                <c:pt idx="5">
                  <c:v>20.10956152081485</c:v>
                </c:pt>
                <c:pt idx="6">
                  <c:v>19.994324326515176</c:v>
                </c:pt>
                <c:pt idx="7">
                  <c:v>19.851378428935998</c:v>
                </c:pt>
                <c:pt idx="8">
                  <c:v>19.681073901057204</c:v>
                </c:pt>
                <c:pt idx="9">
                  <c:v>19.48367713987825</c:v>
                </c:pt>
                <c:pt idx="10">
                  <c:v>19.25946820378298</c:v>
                </c:pt>
                <c:pt idx="11">
                  <c:v>19.008932071924185</c:v>
                </c:pt>
                <c:pt idx="12">
                  <c:v>18.7327637672424</c:v>
                </c:pt>
                <c:pt idx="13">
                  <c:v>18.431806880235619</c:v>
                </c:pt>
                <c:pt idx="14">
                  <c:v>18.107050153613034</c:v>
                </c:pt>
                <c:pt idx="15">
                  <c:v>17.759133964776989</c:v>
                </c:pt>
                <c:pt idx="16">
                  <c:v>17.390515655279152</c:v>
                </c:pt>
                <c:pt idx="17">
                  <c:v>17.002154937386507</c:v>
                </c:pt>
                <c:pt idx="18">
                  <c:v>16.594934678077678</c:v>
                </c:pt>
                <c:pt idx="19">
                  <c:v>16.169425240159015</c:v>
                </c:pt>
                <c:pt idx="20">
                  <c:v>15.725980111956574</c:v>
                </c:pt>
                <c:pt idx="21">
                  <c:v>15.264527571201311</c:v>
                </c:pt>
                <c:pt idx="22">
                  <c:v>14.7873678535223</c:v>
                </c:pt>
                <c:pt idx="23">
                  <c:v>14.293795689940415</c:v>
                </c:pt>
                <c:pt idx="24">
                  <c:v>13.783771803975092</c:v>
                </c:pt>
                <c:pt idx="25">
                  <c:v>14.171331623196574</c:v>
                </c:pt>
                <c:pt idx="26">
                  <c:v>13.798038558661924</c:v>
                </c:pt>
                <c:pt idx="27">
                  <c:v>13.451724167168138</c:v>
                </c:pt>
                <c:pt idx="28">
                  <c:v>13.134518770873521</c:v>
                </c:pt>
                <c:pt idx="29">
                  <c:v>12.847476857900565</c:v>
                </c:pt>
                <c:pt idx="30">
                  <c:v>12.592700573801952</c:v>
                </c:pt>
                <c:pt idx="31">
                  <c:v>12.37220753431315</c:v>
                </c:pt>
                <c:pt idx="32">
                  <c:v>12.187520983815176</c:v>
                </c:pt>
                <c:pt idx="33">
                  <c:v>12.039570750296063</c:v>
                </c:pt>
                <c:pt idx="34">
                  <c:v>11.928785459697234</c:v>
                </c:pt>
                <c:pt idx="35">
                  <c:v>11.85870938748117</c:v>
                </c:pt>
                <c:pt idx="36">
                  <c:v>11.827282226085618</c:v>
                </c:pt>
                <c:pt idx="37">
                  <c:v>11.828323906660064</c:v>
                </c:pt>
                <c:pt idx="38">
                  <c:v>11.86474088877439</c:v>
                </c:pt>
                <c:pt idx="39">
                  <c:v>11.936919106543019</c:v>
                </c:pt>
                <c:pt idx="40">
                  <c:v>12.044166098535047</c:v>
                </c:pt>
                <c:pt idx="41">
                  <c:v>12.185276247560941</c:v>
                </c:pt>
                <c:pt idx="42">
                  <c:v>12.358512850105717</c:v>
                </c:pt>
                <c:pt idx="43">
                  <c:v>12.561700330674608</c:v>
                </c:pt>
                <c:pt idx="44">
                  <c:v>12.792449654638766</c:v>
                </c:pt>
                <c:pt idx="45">
                  <c:v>13.048344464600076</c:v>
                </c:pt>
                <c:pt idx="46">
                  <c:v>13.326985479891276</c:v>
                </c:pt>
                <c:pt idx="47">
                  <c:v>13.62585900574922</c:v>
                </c:pt>
                <c:pt idx="48">
                  <c:v>13.942123474180697</c:v>
                </c:pt>
                <c:pt idx="49">
                  <c:v>14.27248392999171</c:v>
                </c:pt>
                <c:pt idx="50">
                  <c:v>14.613140800595282</c:v>
                </c:pt>
                <c:pt idx="51">
                  <c:v>14.959863325953432</c:v>
                </c:pt>
                <c:pt idx="52">
                  <c:v>15.308232048153847</c:v>
                </c:pt>
                <c:pt idx="53">
                  <c:v>15.653632834553703</c:v>
                </c:pt>
                <c:pt idx="54">
                  <c:v>15.991685503721188</c:v>
                </c:pt>
                <c:pt idx="55">
                  <c:v>16.317606863379464</c:v>
                </c:pt>
                <c:pt idx="56">
                  <c:v>16.626292678713767</c:v>
                </c:pt>
                <c:pt idx="57">
                  <c:v>16.912119582295404</c:v>
                </c:pt>
                <c:pt idx="58">
                  <c:v>17.168799921870189</c:v>
                </c:pt>
                <c:pt idx="59">
                  <c:v>17.389540573954537</c:v>
                </c:pt>
                <c:pt idx="60">
                  <c:v>17.567126619815802</c:v>
                </c:pt>
                <c:pt idx="61">
                  <c:v>17.69403917491433</c:v>
                </c:pt>
                <c:pt idx="62">
                  <c:v>17.762378543615302</c:v>
                </c:pt>
                <c:pt idx="63">
                  <c:v>17.763640514016142</c:v>
                </c:pt>
                <c:pt idx="64">
                  <c:v>17.684059533476784</c:v>
                </c:pt>
                <c:pt idx="65">
                  <c:v>17.520291978120778</c:v>
                </c:pt>
                <c:pt idx="66">
                  <c:v>17.260028940439192</c:v>
                </c:pt>
                <c:pt idx="67">
                  <c:v>16.889557805657386</c:v>
                </c:pt>
                <c:pt idx="68">
                  <c:v>16.395135220885244</c:v>
                </c:pt>
                <c:pt idx="69">
                  <c:v>15.761754155158982</c:v>
                </c:pt>
                <c:pt idx="70">
                  <c:v>14.973181468248338</c:v>
                </c:pt>
                <c:pt idx="71">
                  <c:v>14.011787143349597</c:v>
                </c:pt>
                <c:pt idx="72">
                  <c:v>13.166003993153538</c:v>
                </c:pt>
              </c:numCache>
            </c:numRef>
          </c:yVal>
          <c:smooth val="1"/>
          <c:extLst>
            <c:ext xmlns:c16="http://schemas.microsoft.com/office/drawing/2014/chart" uri="{C3380CC4-5D6E-409C-BE32-E72D297353CC}">
              <c16:uniqueId val="{0000001E-DBC0-4DC7-99CA-4247386AFE39}"/>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0.00</c:formatCode>
                <c:ptCount val="73"/>
                <c:pt idx="0">
                  <c:v>19.223256996273943</c:v>
                </c:pt>
                <c:pt idx="1">
                  <c:v>19.263901323080038</c:v>
                </c:pt>
                <c:pt idx="2">
                  <c:v>19.372369301319118</c:v>
                </c:pt>
                <c:pt idx="3">
                  <c:v>18.42943492233751</c:v>
                </c:pt>
                <c:pt idx="4">
                  <c:v>18.366181004047348</c:v>
                </c:pt>
                <c:pt idx="5">
                  <c:v>18.270940661430345</c:v>
                </c:pt>
                <c:pt idx="6">
                  <c:v>18.143763417005538</c:v>
                </c:pt>
                <c:pt idx="7">
                  <c:v>17.98859058022494</c:v>
                </c:pt>
                <c:pt idx="8">
                  <c:v>17.806117174029307</c:v>
                </c:pt>
                <c:pt idx="9">
                  <c:v>17.596969914436297</c:v>
                </c:pt>
                <c:pt idx="10">
                  <c:v>17.361748194694517</c:v>
                </c:pt>
                <c:pt idx="11">
                  <c:v>17.101230713725066</c:v>
                </c:pt>
                <c:pt idx="12">
                  <c:v>16.816353276371938</c:v>
                </c:pt>
                <c:pt idx="13">
                  <c:v>16.508137071132627</c:v>
                </c:pt>
                <c:pt idx="14">
                  <c:v>16.177695500850621</c:v>
                </c:pt>
                <c:pt idx="15">
                  <c:v>15.825808972120246</c:v>
                </c:pt>
                <c:pt idx="16">
                  <c:v>15.454863104224184</c:v>
                </c:pt>
                <c:pt idx="17">
                  <c:v>15.065826147794679</c:v>
                </c:pt>
                <c:pt idx="18">
                  <c:v>14.659413617849326</c:v>
                </c:pt>
                <c:pt idx="19">
                  <c:v>14.235923503339242</c:v>
                </c:pt>
                <c:pt idx="20">
                  <c:v>13.795372027158686</c:v>
                </c:pt>
                <c:pt idx="21">
                  <c:v>13.337508161365962</c:v>
                </c:pt>
                <c:pt idx="22">
                  <c:v>12.864078001677937</c:v>
                </c:pt>
                <c:pt idx="23">
                  <c:v>12.374155135452744</c:v>
                </c:pt>
                <c:pt idx="24">
                  <c:v>11.86730410605669</c:v>
                </c:pt>
                <c:pt idx="25">
                  <c:v>12.472118362784339</c:v>
                </c:pt>
                <c:pt idx="26">
                  <c:v>12.116811364889088</c:v>
                </c:pt>
                <c:pt idx="27">
                  <c:v>11.78894752711054</c:v>
                </c:pt>
                <c:pt idx="28">
                  <c:v>11.4904718890786</c:v>
                </c:pt>
                <c:pt idx="29">
                  <c:v>11.222267317771887</c:v>
                </c:pt>
                <c:pt idx="30">
                  <c:v>10.986108939349647</c:v>
                </c:pt>
                <c:pt idx="31">
                  <c:v>10.783616481721346</c:v>
                </c:pt>
                <c:pt idx="32">
                  <c:v>10.615880294144121</c:v>
                </c:pt>
                <c:pt idx="33">
                  <c:v>10.483399870991686</c:v>
                </c:pt>
                <c:pt idx="34">
                  <c:v>10.386207658052404</c:v>
                </c:pt>
                <c:pt idx="35">
                  <c:v>10.327350997924782</c:v>
                </c:pt>
                <c:pt idx="36">
                  <c:v>10.304559539258479</c:v>
                </c:pt>
                <c:pt idx="37">
                  <c:v>10.311814588308328</c:v>
                </c:pt>
                <c:pt idx="38">
                  <c:v>10.351795484125612</c:v>
                </c:pt>
                <c:pt idx="39">
                  <c:v>10.424874499440177</c:v>
                </c:pt>
                <c:pt idx="40">
                  <c:v>10.530433456599685</c:v>
                </c:pt>
                <c:pt idx="41">
                  <c:v>10.667335045337653</c:v>
                </c:pt>
                <c:pt idx="42">
                  <c:v>10.833882692456191</c:v>
                </c:pt>
                <c:pt idx="43">
                  <c:v>11.027944368124006</c:v>
                </c:pt>
                <c:pt idx="44">
                  <c:v>11.247219836711858</c:v>
                </c:pt>
                <c:pt idx="45">
                  <c:v>11.489449846744522</c:v>
                </c:pt>
                <c:pt idx="46">
                  <c:v>11.752462238073331</c:v>
                </c:pt>
                <c:pt idx="47">
                  <c:v>12.033996051549893</c:v>
                </c:pt>
                <c:pt idx="48">
                  <c:v>12.331446231901598</c:v>
                </c:pt>
                <c:pt idx="49">
                  <c:v>12.641693714261013</c:v>
                </c:pt>
                <c:pt idx="50">
                  <c:v>12.9610379710793</c:v>
                </c:pt>
                <c:pt idx="51">
                  <c:v>13.285308864712684</c:v>
                </c:pt>
                <c:pt idx="52">
                  <c:v>13.610141582786994</c:v>
                </c:pt>
                <c:pt idx="53">
                  <c:v>13.930972369015194</c:v>
                </c:pt>
                <c:pt idx="54">
                  <c:v>14.243532040715204</c:v>
                </c:pt>
                <c:pt idx="55">
                  <c:v>14.543073266744587</c:v>
                </c:pt>
                <c:pt idx="56">
                  <c:v>14.824497789144477</c:v>
                </c:pt>
                <c:pt idx="57">
                  <c:v>15.082078072428677</c:v>
                </c:pt>
                <c:pt idx="58">
                  <c:v>15.309338620305018</c:v>
                </c:pt>
                <c:pt idx="59">
                  <c:v>15.499218204617481</c:v>
                </c:pt>
                <c:pt idx="60">
                  <c:v>15.644194525480241</c:v>
                </c:pt>
                <c:pt idx="61">
                  <c:v>15.736439609527585</c:v>
                </c:pt>
                <c:pt idx="62">
                  <c:v>15.767713934183105</c:v>
                </c:pt>
                <c:pt idx="63">
                  <c:v>15.729141014814376</c:v>
                </c:pt>
                <c:pt idx="64">
                  <c:v>15.606345659494364</c:v>
                </c:pt>
                <c:pt idx="65">
                  <c:v>15.39567344784734</c:v>
                </c:pt>
                <c:pt idx="66">
                  <c:v>15.084181925654404</c:v>
                </c:pt>
                <c:pt idx="67">
                  <c:v>14.657415640354111</c:v>
                </c:pt>
                <c:pt idx="68">
                  <c:v>14.100867055356456</c:v>
                </c:pt>
                <c:pt idx="69">
                  <c:v>13.398721410334069</c:v>
                </c:pt>
                <c:pt idx="70">
                  <c:v>12.533961743116368</c:v>
                </c:pt>
                <c:pt idx="71">
                  <c:v>11.488220322132104</c:v>
                </c:pt>
                <c:pt idx="72">
                  <c:v>10.573426687717422</c:v>
                </c:pt>
              </c:numCache>
            </c:numRef>
          </c:yVal>
          <c:smooth val="1"/>
          <c:extLst>
            <c:ext xmlns:c16="http://schemas.microsoft.com/office/drawing/2014/chart" uri="{C3380CC4-5D6E-409C-BE32-E72D297353CC}">
              <c16:uniqueId val="{0000001F-DBC0-4DC7-99CA-4247386AFE39}"/>
            </c:ext>
          </c:extLst>
        </c:ser>
        <c:ser>
          <c:idx val="32"/>
          <c:order val="32"/>
          <c:tx>
            <c:strRef>
              <c:f>Лист1!$AH$1</c:f>
              <c:strCache>
                <c:ptCount val="1"/>
                <c:pt idx="0">
                  <c:v>COA</c:v>
                </c:pt>
              </c:strCache>
            </c:strRef>
          </c:tx>
          <c:spPr>
            <a:ln w="28575" cap="rnd">
              <a:solidFill>
                <a:srgbClr val="FF0000"/>
              </a:solidFill>
              <a:round/>
            </a:ln>
            <a:effectLst/>
          </c:spPr>
          <c:marker>
            <c:symbol val="none"/>
          </c:marker>
          <c:xVal>
            <c:numRef>
              <c:f>Лист1!$A$2:$A$74</c:f>
              <c:numCache>
                <c:formatCode>0.00</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Лист1!$AH$2:$AH$74</c:f>
              <c:numCache>
                <c:formatCode>0.00</c:formatCode>
                <c:ptCount val="73"/>
                <c:pt idx="0">
                  <c:v>31.324339364787519</c:v>
                </c:pt>
                <c:pt idx="1">
                  <c:v>29.491970419326314</c:v>
                </c:pt>
                <c:pt idx="2">
                  <c:v>30.026945549070728</c:v>
                </c:pt>
                <c:pt idx="3">
                  <c:v>27.305626943061249</c:v>
                </c:pt>
                <c:pt idx="4">
                  <c:v>27.850904863536279</c:v>
                </c:pt>
                <c:pt idx="5">
                  <c:v>28.479554814724413</c:v>
                </c:pt>
                <c:pt idx="6">
                  <c:v>29.192278536054417</c:v>
                </c:pt>
                <c:pt idx="7">
                  <c:v>29.986205003387511</c:v>
                </c:pt>
                <c:pt idx="8">
                  <c:v>30.862344494044731</c:v>
                </c:pt>
                <c:pt idx="9">
                  <c:v>31.820180692833794</c:v>
                </c:pt>
                <c:pt idx="10">
                  <c:v>32.858553805197538</c:v>
                </c:pt>
                <c:pt idx="11">
                  <c:v>33.975313842776089</c:v>
                </c:pt>
                <c:pt idx="12">
                  <c:v>35.167110133481245</c:v>
                </c:pt>
                <c:pt idx="13">
                  <c:v>36.429409671147717</c:v>
                </c:pt>
                <c:pt idx="14">
                  <c:v>37.756238192536969</c:v>
                </c:pt>
                <c:pt idx="15">
                  <c:v>39.142406587120682</c:v>
                </c:pt>
                <c:pt idx="16">
                  <c:v>40.579150469527988</c:v>
                </c:pt>
                <c:pt idx="17">
                  <c:v>42.059030205956518</c:v>
                </c:pt>
                <c:pt idx="18">
                  <c:v>43.570720954482866</c:v>
                </c:pt>
                <c:pt idx="19">
                  <c:v>45.099488967057852</c:v>
                </c:pt>
                <c:pt idx="20">
                  <c:v>46.629074622598829</c:v>
                </c:pt>
                <c:pt idx="21">
                  <c:v>48.147400508331728</c:v>
                </c:pt>
                <c:pt idx="22">
                  <c:v>49.636440952822277</c:v>
                </c:pt>
                <c:pt idx="23">
                  <c:v>51.083998469145072</c:v>
                </c:pt>
                <c:pt idx="24">
                  <c:v>52.47454903630311</c:v>
                </c:pt>
                <c:pt idx="25">
                  <c:v>68.159672080252165</c:v>
                </c:pt>
                <c:pt idx="26">
                  <c:v>69.848172199562654</c:v>
                </c:pt>
                <c:pt idx="27">
                  <c:v>71.337089946312489</c:v>
                </c:pt>
                <c:pt idx="28">
                  <c:v>72.650047382239066</c:v>
                </c:pt>
                <c:pt idx="29">
                  <c:v>73.8220236446044</c:v>
                </c:pt>
                <c:pt idx="30">
                  <c:v>74.870513972993876</c:v>
                </c:pt>
                <c:pt idx="31">
                  <c:v>75.807097413950103</c:v>
                </c:pt>
                <c:pt idx="32">
                  <c:v>76.638929417939195</c:v>
                </c:pt>
                <c:pt idx="33">
                  <c:v>77.368221154965212</c:v>
                </c:pt>
                <c:pt idx="34">
                  <c:v>77.993805493857778</c:v>
                </c:pt>
                <c:pt idx="35">
                  <c:v>78.510600472560014</c:v>
                </c:pt>
                <c:pt idx="36">
                  <c:v>78.923244530387237</c:v>
                </c:pt>
                <c:pt idx="37">
                  <c:v>79.245513064359059</c:v>
                </c:pt>
                <c:pt idx="38">
                  <c:v>79.481852092601045</c:v>
                </c:pt>
                <c:pt idx="39">
                  <c:v>79.643718069740999</c:v>
                </c:pt>
                <c:pt idx="40">
                  <c:v>79.742212030430764</c:v>
                </c:pt>
                <c:pt idx="41">
                  <c:v>79.78307393139076</c:v>
                </c:pt>
                <c:pt idx="42">
                  <c:v>79.767525683843786</c:v>
                </c:pt>
                <c:pt idx="43">
                  <c:v>79.693919485105098</c:v>
                </c:pt>
                <c:pt idx="44">
                  <c:v>79.561110464376583</c:v>
                </c:pt>
                <c:pt idx="45">
                  <c:v>79.370959505152101</c:v>
                </c:pt>
                <c:pt idx="46">
                  <c:v>79.128435157727054</c:v>
                </c:pt>
                <c:pt idx="47">
                  <c:v>78.839632447687677</c:v>
                </c:pt>
                <c:pt idx="48">
                  <c:v>78.508765196862313</c:v>
                </c:pt>
                <c:pt idx="49">
                  <c:v>78.135942258289305</c:v>
                </c:pt>
                <c:pt idx="50">
                  <c:v>77.71735743166991</c:v>
                </c:pt>
                <c:pt idx="51">
                  <c:v>77.247478332189417</c:v>
                </c:pt>
                <c:pt idx="52">
                  <c:v>76.72209696226048</c:v>
                </c:pt>
                <c:pt idx="53">
                  <c:v>76.140365221708635</c:v>
                </c:pt>
                <c:pt idx="54">
                  <c:v>75.500515452552349</c:v>
                </c:pt>
                <c:pt idx="55">
                  <c:v>74.800935787179597</c:v>
                </c:pt>
                <c:pt idx="56">
                  <c:v>74.041868351821691</c:v>
                </c:pt>
                <c:pt idx="57">
                  <c:v>73.218430649322087</c:v>
                </c:pt>
                <c:pt idx="58">
                  <c:v>72.320950382143735</c:v>
                </c:pt>
                <c:pt idx="59">
                  <c:v>71.339047583679204</c:v>
                </c:pt>
                <c:pt idx="60">
                  <c:v>70.26261085008538</c:v>
                </c:pt>
                <c:pt idx="61">
                  <c:v>69.082809565043945</c:v>
                </c:pt>
                <c:pt idx="62">
                  <c:v>67.791812143748274</c:v>
                </c:pt>
                <c:pt idx="63">
                  <c:v>66.381138317963178</c:v>
                </c:pt>
                <c:pt idx="64">
                  <c:v>64.832922548525957</c:v>
                </c:pt>
                <c:pt idx="65">
                  <c:v>63.13528031932151</c:v>
                </c:pt>
                <c:pt idx="66">
                  <c:v>61.2671327841799</c:v>
                </c:pt>
                <c:pt idx="67">
                  <c:v>-46.418889212330242</c:v>
                </c:pt>
                <c:pt idx="68">
                  <c:v>-43.383545233919534</c:v>
                </c:pt>
                <c:pt idx="69">
                  <c:v>-40.434605164622312</c:v>
                </c:pt>
                <c:pt idx="70">
                  <c:v>-37.624426867228976</c:v>
                </c:pt>
                <c:pt idx="71">
                  <c:v>-35.019106242167098</c:v>
                </c:pt>
                <c:pt idx="72">
                  <c:v>-33.24662422805924</c:v>
                </c:pt>
              </c:numCache>
            </c:numRef>
          </c:yVal>
          <c:smooth val="1"/>
          <c:extLst>
            <c:ext xmlns:c16="http://schemas.microsoft.com/office/drawing/2014/chart" uri="{C3380CC4-5D6E-409C-BE32-E72D297353CC}">
              <c16:uniqueId val="{00000020-DBC0-4DC7-99CA-4247386AFE39}"/>
            </c:ext>
          </c:extLst>
        </c:ser>
        <c:dLbls>
          <c:showLegendKey val="0"/>
          <c:showVal val="0"/>
          <c:showCatName val="0"/>
          <c:showSerName val="0"/>
          <c:showPercent val="0"/>
          <c:showBubbleSize val="0"/>
        </c:dLbls>
        <c:axId val="375553080"/>
        <c:axId val="375556032"/>
      </c:scatterChart>
      <c:valAx>
        <c:axId val="375553080"/>
        <c:scaling>
          <c:orientation val="minMax"/>
          <c:max val="1.8"/>
          <c:min val="0.5"/>
        </c:scaling>
        <c:delete val="0"/>
        <c:axPos val="b"/>
        <c:majorGridlines>
          <c:spPr>
            <a:ln w="9525" cap="flat" cmpd="sng" algn="ctr">
              <a:solidFill>
                <a:schemeClr val="tx1">
                  <a:lumMod val="15000"/>
                  <a:lumOff val="85000"/>
                </a:schemeClr>
              </a:solidFill>
              <a:round/>
            </a:ln>
            <a:effectLst/>
          </c:spPr>
        </c:majorGridlines>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6032"/>
        <c:crosses val="autoZero"/>
        <c:crossBetween val="midCat"/>
      </c:valAx>
      <c:valAx>
        <c:axId val="375556032"/>
        <c:scaling>
          <c:orientation val="minMax"/>
          <c:max val="180"/>
          <c:min val="-20"/>
        </c:scaling>
        <c:delete val="0"/>
        <c:axPos val="l"/>
        <c:majorGridlines>
          <c:spPr>
            <a:ln w="9525" cap="flat" cmpd="sng" algn="ctr">
              <a:solidFill>
                <a:schemeClr val="tx1">
                  <a:lumMod val="15000"/>
                  <a:lumOff val="85000"/>
                </a:schemeClr>
              </a:solidFill>
              <a:round/>
            </a:ln>
            <a:effectLst/>
          </c:spPr>
        </c:majorGridlines>
        <c:numFmt formatCode="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5553080"/>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Лист1!$B$1</c:f>
              <c:strCache>
                <c:ptCount val="1"/>
                <c:pt idx="0">
                  <c:v>g60533009</c:v>
                </c:pt>
              </c:strCache>
            </c:strRef>
          </c:tx>
          <c:spPr>
            <a:ln w="19050" cap="rnd">
              <a:solidFill>
                <a:schemeClr val="accent1"/>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Лист1!$B$2:$B$74</c:f>
              <c:numCache>
                <c:formatCode>General</c:formatCode>
                <c:ptCount val="73"/>
                <c:pt idx="1">
                  <c:v>5.8503631645259446</c:v>
                </c:pt>
                <c:pt idx="2">
                  <c:v>6.1652969231215273</c:v>
                </c:pt>
                <c:pt idx="3">
                  <c:v>11.140224852632599</c:v>
                </c:pt>
                <c:pt idx="4">
                  <c:v>11.860561507305185</c:v>
                </c:pt>
                <c:pt idx="5">
                  <c:v>12.653313730351396</c:v>
                </c:pt>
                <c:pt idx="6">
                  <c:v>13.518152055072306</c:v>
                </c:pt>
                <c:pt idx="7">
                  <c:v>14.448674840821354</c:v>
                </c:pt>
                <c:pt idx="8">
                  <c:v>15.443072619279903</c:v>
                </c:pt>
                <c:pt idx="9">
                  <c:v>16.498350729801281</c:v>
                </c:pt>
                <c:pt idx="10">
                  <c:v>17.611987223799296</c:v>
                </c:pt>
                <c:pt idx="11">
                  <c:v>18.782108811872845</c:v>
                </c:pt>
                <c:pt idx="12">
                  <c:v>20.007735507198333</c:v>
                </c:pt>
                <c:pt idx="13">
                  <c:v>21.289069657028129</c:v>
                </c:pt>
                <c:pt idx="14">
                  <c:v>22.627386008304441</c:v>
                </c:pt>
                <c:pt idx="15">
                  <c:v>24.02625479748216</c:v>
                </c:pt>
                <c:pt idx="16">
                  <c:v>25.485075530801097</c:v>
                </c:pt>
                <c:pt idx="17">
                  <c:v>27.009033713608176</c:v>
                </c:pt>
                <c:pt idx="18">
                  <c:v>28.606072995141346</c:v>
                </c:pt>
                <c:pt idx="19">
                  <c:v>30.28755276145894</c:v>
                </c:pt>
                <c:pt idx="20">
                  <c:v>32.067164293341598</c:v>
                </c:pt>
                <c:pt idx="21">
                  <c:v>33.960079307171483</c:v>
                </c:pt>
                <c:pt idx="22">
                  <c:v>35.971311005568317</c:v>
                </c:pt>
                <c:pt idx="23">
                  <c:v>38.119047392595974</c:v>
                </c:pt>
                <c:pt idx="24">
                  <c:v>40.418778335791053</c:v>
                </c:pt>
                <c:pt idx="25">
                  <c:v>40.418778335791053</c:v>
                </c:pt>
                <c:pt idx="26">
                  <c:v>40.418778335791053</c:v>
                </c:pt>
                <c:pt idx="27">
                  <c:v>40.418778335791053</c:v>
                </c:pt>
                <c:pt idx="28">
                  <c:v>40.418778335791053</c:v>
                </c:pt>
                <c:pt idx="29">
                  <c:v>40.418778335791053</c:v>
                </c:pt>
                <c:pt idx="30">
                  <c:v>40.418778335791053</c:v>
                </c:pt>
                <c:pt idx="31">
                  <c:v>40.418778335791053</c:v>
                </c:pt>
                <c:pt idx="32">
                  <c:v>40.418778335791053</c:v>
                </c:pt>
                <c:pt idx="33">
                  <c:v>40.418778335791053</c:v>
                </c:pt>
                <c:pt idx="34">
                  <c:v>40.418778335791053</c:v>
                </c:pt>
                <c:pt idx="35">
                  <c:v>40.418778335791053</c:v>
                </c:pt>
                <c:pt idx="36">
                  <c:v>40.418778335791053</c:v>
                </c:pt>
                <c:pt idx="37">
                  <c:v>41.930537020638134</c:v>
                </c:pt>
                <c:pt idx="38">
                  <c:v>43.417909530710922</c:v>
                </c:pt>
                <c:pt idx="39">
                  <c:v>44.872349286297798</c:v>
                </c:pt>
                <c:pt idx="40">
                  <c:v>46.288834568886678</c:v>
                </c:pt>
                <c:pt idx="41">
                  <c:v>47.668374145740522</c:v>
                </c:pt>
                <c:pt idx="42">
                  <c:v>49.017232544387376</c:v>
                </c:pt>
                <c:pt idx="43">
                  <c:v>50.345213414108635</c:v>
                </c:pt>
                <c:pt idx="44">
                  <c:v>51.662136604911773</c:v>
                </c:pt>
                <c:pt idx="45">
                  <c:v>52.975198731280905</c:v>
                </c:pt>
                <c:pt idx="46">
                  <c:v>54.288816614129225</c:v>
                </c:pt>
                <c:pt idx="47">
                  <c:v>55.606594810924001</c:v>
                </c:pt>
                <c:pt idx="48">
                  <c:v>56.934428924427614</c:v>
                </c:pt>
                <c:pt idx="49">
                  <c:v>58.282592753885204</c:v>
                </c:pt>
                <c:pt idx="50">
                  <c:v>59.665644009261221</c:v>
                </c:pt>
                <c:pt idx="51">
                  <c:v>61.100276426575043</c:v>
                </c:pt>
                <c:pt idx="52">
                  <c:v>62.601982307078195</c:v>
                </c:pt>
                <c:pt idx="53">
                  <c:v>64.183959642608414</c:v>
                </c:pt>
                <c:pt idx="54">
                  <c:v>65.856336858511185</c:v>
                </c:pt>
                <c:pt idx="55">
                  <c:v>67.630807924221145</c:v>
                </c:pt>
                <c:pt idx="56">
                  <c:v>69.519316668554708</c:v>
                </c:pt>
                <c:pt idx="57">
                  <c:v>71.53913646448386</c:v>
                </c:pt>
                <c:pt idx="58">
                  <c:v>73.712849617976076</c:v>
                </c:pt>
                <c:pt idx="59">
                  <c:v>76.064347204992018</c:v>
                </c:pt>
                <c:pt idx="60">
                  <c:v>78.617606934725515</c:v>
                </c:pt>
                <c:pt idx="61">
                  <c:v>81.395462342691516</c:v>
                </c:pt>
                <c:pt idx="62">
                  <c:v>84.419925530893977</c:v>
                </c:pt>
                <c:pt idx="63">
                  <c:v>87.713684607533622</c:v>
                </c:pt>
                <c:pt idx="64">
                  <c:v>91.317446946795187</c:v>
                </c:pt>
                <c:pt idx="65">
                  <c:v>95.24196316987323</c:v>
                </c:pt>
                <c:pt idx="66">
                  <c:v>99.525675742742152</c:v>
                </c:pt>
                <c:pt idx="67">
                  <c:v>-150.19303308140306</c:v>
                </c:pt>
                <c:pt idx="68">
                  <c:v>-150.3853882826532</c:v>
                </c:pt>
                <c:pt idx="69">
                  <c:v>-150.3853882826532</c:v>
                </c:pt>
                <c:pt idx="70">
                  <c:v>-150.3853882826532</c:v>
                </c:pt>
                <c:pt idx="71">
                  <c:v>-150.3853882826532</c:v>
                </c:pt>
                <c:pt idx="72">
                  <c:v>-150.3853882826532</c:v>
                </c:pt>
              </c:numCache>
            </c:numRef>
          </c:yVal>
          <c:smooth val="1"/>
          <c:extLst>
            <c:ext xmlns:c16="http://schemas.microsoft.com/office/drawing/2014/chart" uri="{C3380CC4-5D6E-409C-BE32-E72D297353CC}">
              <c16:uniqueId val="{00000000-D3FF-4B54-85E8-56EC656869BB}"/>
            </c:ext>
          </c:extLst>
        </c:ser>
        <c:ser>
          <c:idx val="1"/>
          <c:order val="1"/>
          <c:tx>
            <c:strRef>
              <c:f>Лист1!$C$1</c:f>
              <c:strCache>
                <c:ptCount val="1"/>
                <c:pt idx="0">
                  <c:v>g60533010</c:v>
                </c:pt>
              </c:strCache>
            </c:strRef>
          </c:tx>
          <c:spPr>
            <a:ln w="19050" cap="rnd">
              <a:solidFill>
                <a:schemeClr val="accent2"/>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Лист1!$C$2:$C$74</c:f>
              <c:numCache>
                <c:formatCode>General</c:formatCode>
                <c:ptCount val="73"/>
                <c:pt idx="1">
                  <c:v>5.8198641234454271</c:v>
                </c:pt>
                <c:pt idx="2">
                  <c:v>6.1313927819338225</c:v>
                </c:pt>
                <c:pt idx="3">
                  <c:v>11.092942800592468</c:v>
                </c:pt>
                <c:pt idx="4">
                  <c:v>11.813692712148686</c:v>
                </c:pt>
                <c:pt idx="5">
                  <c:v>12.608951799265551</c:v>
                </c:pt>
                <c:pt idx="6">
                  <c:v>13.478230073975887</c:v>
                </c:pt>
                <c:pt idx="7">
                  <c:v>14.414873160018068</c:v>
                </c:pt>
                <c:pt idx="8">
                  <c:v>15.416846176227502</c:v>
                </c:pt>
                <c:pt idx="9">
                  <c:v>16.480908557035903</c:v>
                </c:pt>
                <c:pt idx="10">
                  <c:v>17.604237803394483</c:v>
                </c:pt>
                <c:pt idx="11">
                  <c:v>18.784680567520617</c:v>
                </c:pt>
                <c:pt idx="12">
                  <c:v>20.020976804205155</c:v>
                </c:pt>
                <c:pt idx="13">
                  <c:v>21.313048802316587</c:v>
                </c:pt>
                <c:pt idx="14">
                  <c:v>22.661891250413284</c:v>
                </c:pt>
                <c:pt idx="15">
                  <c:v>24.070814818643811</c:v>
                </c:pt>
                <c:pt idx="16">
                  <c:v>25.539014092479043</c:v>
                </c:pt>
                <c:pt idx="17">
                  <c:v>27.071449164419441</c:v>
                </c:pt>
                <c:pt idx="18">
                  <c:v>28.675886085704413</c:v>
                </c:pt>
                <c:pt idx="19">
                  <c:v>30.363533967160755</c:v>
                </c:pt>
                <c:pt idx="20">
                  <c:v>32.147940645032179</c:v>
                </c:pt>
                <c:pt idx="21">
                  <c:v>34.044086576315415</c:v>
                </c:pt>
                <c:pt idx="22">
                  <c:v>36.05713523886169</c:v>
                </c:pt>
                <c:pt idx="23">
                  <c:v>38.205131192196824</c:v>
                </c:pt>
                <c:pt idx="24">
                  <c:v>40.503571134548579</c:v>
                </c:pt>
                <c:pt idx="25">
                  <c:v>40.503571134548579</c:v>
                </c:pt>
                <c:pt idx="26">
                  <c:v>40.503571134548579</c:v>
                </c:pt>
                <c:pt idx="27">
                  <c:v>40.503571134548579</c:v>
                </c:pt>
                <c:pt idx="28">
                  <c:v>40.503571134548579</c:v>
                </c:pt>
                <c:pt idx="29">
                  <c:v>40.503571134548579</c:v>
                </c:pt>
                <c:pt idx="30">
                  <c:v>40.503571134548579</c:v>
                </c:pt>
                <c:pt idx="31">
                  <c:v>40.503571134548579</c:v>
                </c:pt>
                <c:pt idx="32">
                  <c:v>40.503571134548579</c:v>
                </c:pt>
                <c:pt idx="33">
                  <c:v>40.503571134548579</c:v>
                </c:pt>
                <c:pt idx="34">
                  <c:v>40.503571134548579</c:v>
                </c:pt>
                <c:pt idx="35">
                  <c:v>40.503571134548579</c:v>
                </c:pt>
                <c:pt idx="36">
                  <c:v>40.503571134548579</c:v>
                </c:pt>
                <c:pt idx="37">
                  <c:v>41.997105532362085</c:v>
                </c:pt>
                <c:pt idx="38">
                  <c:v>43.468589852165721</c:v>
                </c:pt>
                <c:pt idx="39">
                  <c:v>44.909942001322491</c:v>
                </c:pt>
                <c:pt idx="40">
                  <c:v>46.316440811781163</c:v>
                </c:pt>
                <c:pt idx="41">
                  <c:v>47.689245326036229</c:v>
                </c:pt>
                <c:pt idx="42">
                  <c:v>49.034743024075709</c:v>
                </c:pt>
                <c:pt idx="43">
                  <c:v>50.362669248258428</c:v>
                </c:pt>
                <c:pt idx="44">
                  <c:v>51.682748218900002</c:v>
                </c:pt>
                <c:pt idx="45">
                  <c:v>53.001944306946868</c:v>
                </c:pt>
                <c:pt idx="46">
                  <c:v>54.324360121466285</c:v>
                </c:pt>
                <c:pt idx="47">
                  <c:v>55.653258685311272</c:v>
                </c:pt>
                <c:pt idx="48">
                  <c:v>56.994084775553134</c:v>
                </c:pt>
                <c:pt idx="49">
                  <c:v>58.356688688514424</c:v>
                </c:pt>
                <c:pt idx="50">
                  <c:v>59.755122662930432</c:v>
                </c:pt>
                <c:pt idx="51">
                  <c:v>61.205574963590266</c:v>
                </c:pt>
                <c:pt idx="52">
                  <c:v>62.723059743286086</c:v>
                </c:pt>
                <c:pt idx="53">
                  <c:v>64.320255861241293</c:v>
                </c:pt>
                <c:pt idx="54">
                  <c:v>66.00640375280355</c:v>
                </c:pt>
                <c:pt idx="55">
                  <c:v>67.79342963094517</c:v>
                </c:pt>
                <c:pt idx="56">
                  <c:v>69.69294945125192</c:v>
                </c:pt>
                <c:pt idx="57">
                  <c:v>71.722031665927958</c:v>
                </c:pt>
                <c:pt idx="58">
                  <c:v>73.903067321556534</c:v>
                </c:pt>
                <c:pt idx="59">
                  <c:v>76.259824541637059</c:v>
                </c:pt>
                <c:pt idx="60">
                  <c:v>78.816226389824365</c:v>
                </c:pt>
                <c:pt idx="61">
                  <c:v>81.595133724403141</c:v>
                </c:pt>
                <c:pt idx="62">
                  <c:v>84.618613292915967</c:v>
                </c:pt>
                <c:pt idx="63">
                  <c:v>87.909722060946365</c:v>
                </c:pt>
                <c:pt idx="64">
                  <c:v>91.509809487755135</c:v>
                </c:pt>
                <c:pt idx="65">
                  <c:v>95.429243675768248</c:v>
                </c:pt>
                <c:pt idx="66">
                  <c:v>99.706631027575668</c:v>
                </c:pt>
                <c:pt idx="67">
                  <c:v>-150.0194959283977</c:v>
                </c:pt>
                <c:pt idx="68">
                  <c:v>-150.22017091285846</c:v>
                </c:pt>
                <c:pt idx="69">
                  <c:v>-150.22017091285846</c:v>
                </c:pt>
                <c:pt idx="70">
                  <c:v>-150.22017091285846</c:v>
                </c:pt>
                <c:pt idx="71">
                  <c:v>-150.22017091285846</c:v>
                </c:pt>
                <c:pt idx="72">
                  <c:v>-150.22017091285846</c:v>
                </c:pt>
              </c:numCache>
            </c:numRef>
          </c:yVal>
          <c:smooth val="1"/>
          <c:extLst>
            <c:ext xmlns:c16="http://schemas.microsoft.com/office/drawing/2014/chart" uri="{C3380CC4-5D6E-409C-BE32-E72D297353CC}">
              <c16:uniqueId val="{00000001-D3FF-4B54-85E8-56EC656869BB}"/>
            </c:ext>
          </c:extLst>
        </c:ser>
        <c:ser>
          <c:idx val="2"/>
          <c:order val="2"/>
          <c:tx>
            <c:strRef>
              <c:f>Лист1!$D$1</c:f>
              <c:strCache>
                <c:ptCount val="1"/>
                <c:pt idx="0">
                  <c:v>g60533012</c:v>
                </c:pt>
              </c:strCache>
            </c:strRef>
          </c:tx>
          <c:spPr>
            <a:ln w="19050" cap="rnd">
              <a:solidFill>
                <a:schemeClr val="accent3"/>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Лист1!$D$2:$D$74</c:f>
              <c:numCache>
                <c:formatCode>General</c:formatCode>
                <c:ptCount val="73"/>
                <c:pt idx="1">
                  <c:v>5.8184604161795974</c:v>
                </c:pt>
                <c:pt idx="2">
                  <c:v>6.1299002756682235</c:v>
                </c:pt>
                <c:pt idx="3">
                  <c:v>11.091265865634995</c:v>
                </c:pt>
                <c:pt idx="4">
                  <c:v>11.811916732152966</c:v>
                </c:pt>
                <c:pt idx="5">
                  <c:v>12.607076774231512</c:v>
                </c:pt>
                <c:pt idx="6">
                  <c:v>13.476245757865357</c:v>
                </c:pt>
                <c:pt idx="7">
                  <c:v>14.41277955283104</c:v>
                </c:pt>
                <c:pt idx="8">
                  <c:v>15.414636447271086</c:v>
                </c:pt>
                <c:pt idx="9">
                  <c:v>16.478575875618333</c:v>
                </c:pt>
                <c:pt idx="10">
                  <c:v>17.601782169515801</c:v>
                </c:pt>
                <c:pt idx="11">
                  <c:v>18.78209515048848</c:v>
                </c:pt>
                <c:pt idx="12">
                  <c:v>20.018247942634368</c:v>
                </c:pt>
                <c:pt idx="13">
                  <c:v>21.310176496207717</c:v>
                </c:pt>
                <c:pt idx="14">
                  <c:v>22.658868669074586</c:v>
                </c:pt>
                <c:pt idx="15">
                  <c:v>24.067635131382389</c:v>
                </c:pt>
                <c:pt idx="16">
                  <c:v>25.535663637910268</c:v>
                </c:pt>
                <c:pt idx="17">
                  <c:v>27.067927942543314</c:v>
                </c:pt>
                <c:pt idx="18">
                  <c:v>28.672180435136291</c:v>
                </c:pt>
                <c:pt idx="19">
                  <c:v>30.359630226516025</c:v>
                </c:pt>
                <c:pt idx="20">
                  <c:v>32.143831983618512</c:v>
                </c:pt>
                <c:pt idx="21">
                  <c:v>34.03975933274932</c:v>
                </c:pt>
                <c:pt idx="22">
                  <c:v>36.052582582449702</c:v>
                </c:pt>
                <c:pt idx="23">
                  <c:v>38.200339461554314</c:v>
                </c:pt>
                <c:pt idx="24">
                  <c:v>40.498533498983804</c:v>
                </c:pt>
                <c:pt idx="25">
                  <c:v>40.498533498983804</c:v>
                </c:pt>
                <c:pt idx="26">
                  <c:v>40.498533498983804</c:v>
                </c:pt>
                <c:pt idx="27">
                  <c:v>40.498533498983804</c:v>
                </c:pt>
                <c:pt idx="28">
                  <c:v>40.498533498983804</c:v>
                </c:pt>
                <c:pt idx="29">
                  <c:v>40.498533498983804</c:v>
                </c:pt>
                <c:pt idx="30">
                  <c:v>40.498533498983804</c:v>
                </c:pt>
                <c:pt idx="31">
                  <c:v>40.498533498983804</c:v>
                </c:pt>
                <c:pt idx="32">
                  <c:v>40.498533498983804</c:v>
                </c:pt>
                <c:pt idx="33">
                  <c:v>40.498533498983804</c:v>
                </c:pt>
                <c:pt idx="34">
                  <c:v>40.498533498983804</c:v>
                </c:pt>
                <c:pt idx="35">
                  <c:v>40.498533498983804</c:v>
                </c:pt>
                <c:pt idx="36">
                  <c:v>40.498533498983804</c:v>
                </c:pt>
                <c:pt idx="37">
                  <c:v>41.988297354652687</c:v>
                </c:pt>
                <c:pt idx="38">
                  <c:v>43.460396436761968</c:v>
                </c:pt>
                <c:pt idx="39">
                  <c:v>44.906994557598722</c:v>
                </c:pt>
                <c:pt idx="40">
                  <c:v>46.323384210495718</c:v>
                </c:pt>
                <c:pt idx="41">
                  <c:v>47.710587824100031</c:v>
                </c:pt>
                <c:pt idx="42">
                  <c:v>49.074651343787764</c:v>
                </c:pt>
                <c:pt idx="43">
                  <c:v>50.424927593147473</c:v>
                </c:pt>
                <c:pt idx="44">
                  <c:v>51.770553352958359</c:v>
                </c:pt>
                <c:pt idx="45">
                  <c:v>53.117891893244732</c:v>
                </c:pt>
                <c:pt idx="46">
                  <c:v>54.470321769692148</c:v>
                </c:pt>
                <c:pt idx="47">
                  <c:v>55.830354629000567</c:v>
                </c:pt>
                <c:pt idx="48">
                  <c:v>57.202683872089821</c:v>
                </c:pt>
                <c:pt idx="49">
                  <c:v>58.596340112207287</c:v>
                </c:pt>
                <c:pt idx="50">
                  <c:v>60.024665196089614</c:v>
                </c:pt>
                <c:pt idx="51">
                  <c:v>61.503096012374442</c:v>
                </c:pt>
                <c:pt idx="52">
                  <c:v>63.04603195154769</c:v>
                </c:pt>
                <c:pt idx="53">
                  <c:v>64.665482464988031</c:v>
                </c:pt>
                <c:pt idx="54">
                  <c:v>66.372054126501354</c:v>
                </c:pt>
                <c:pt idx="55">
                  <c:v>68.178246927211731</c:v>
                </c:pt>
                <c:pt idx="56">
                  <c:v>70.095198674245538</c:v>
                </c:pt>
                <c:pt idx="57">
                  <c:v>72.138256485349459</c:v>
                </c:pt>
                <c:pt idx="58">
                  <c:v>74.327516294497315</c:v>
                </c:pt>
                <c:pt idx="59">
                  <c:v>76.68628173811102</c:v>
                </c:pt>
                <c:pt idx="60">
                  <c:v>79.238284620462778</c:v>
                </c:pt>
                <c:pt idx="61">
                  <c:v>82.006057926607284</c:v>
                </c:pt>
                <c:pt idx="62">
                  <c:v>85.011354192240447</c:v>
                </c:pt>
                <c:pt idx="63">
                  <c:v>88.27744896510049</c:v>
                </c:pt>
                <c:pt idx="64">
                  <c:v>91.846729969675366</c:v>
                </c:pt>
                <c:pt idx="65">
                  <c:v>95.731641838848986</c:v>
                </c:pt>
                <c:pt idx="66">
                  <c:v>99.971583335515589</c:v>
                </c:pt>
                <c:pt idx="67">
                  <c:v>-149.79398403774775</c:v>
                </c:pt>
                <c:pt idx="68">
                  <c:v>-150.03494644534231</c:v>
                </c:pt>
                <c:pt idx="69">
                  <c:v>-150.03494644534231</c:v>
                </c:pt>
                <c:pt idx="70">
                  <c:v>-150.03494644534231</c:v>
                </c:pt>
                <c:pt idx="71">
                  <c:v>-150.03494644534231</c:v>
                </c:pt>
                <c:pt idx="72">
                  <c:v>-150.03494644534231</c:v>
                </c:pt>
              </c:numCache>
            </c:numRef>
          </c:yVal>
          <c:smooth val="1"/>
          <c:extLst>
            <c:ext xmlns:c16="http://schemas.microsoft.com/office/drawing/2014/chart" uri="{C3380CC4-5D6E-409C-BE32-E72D297353CC}">
              <c16:uniqueId val="{00000002-D3FF-4B54-85E8-56EC656869BB}"/>
            </c:ext>
          </c:extLst>
        </c:ser>
        <c:ser>
          <c:idx val="3"/>
          <c:order val="3"/>
          <c:tx>
            <c:strRef>
              <c:f>Лист1!$E$1</c:f>
              <c:strCache>
                <c:ptCount val="1"/>
                <c:pt idx="0">
                  <c:v>g60533013</c:v>
                </c:pt>
              </c:strCache>
            </c:strRef>
          </c:tx>
          <c:spPr>
            <a:ln w="19050" cap="rnd">
              <a:solidFill>
                <a:schemeClr val="accent4"/>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Лист1!$E$2:$E$74</c:f>
              <c:numCache>
                <c:formatCode>General</c:formatCode>
                <c:ptCount val="73"/>
                <c:pt idx="1">
                  <c:v>5.8222651117858533</c:v>
                </c:pt>
                <c:pt idx="2">
                  <c:v>6.133745955428207</c:v>
                </c:pt>
                <c:pt idx="3">
                  <c:v>11.098236587118201</c:v>
                </c:pt>
                <c:pt idx="4">
                  <c:v>11.818938683828378</c:v>
                </c:pt>
                <c:pt idx="5">
                  <c:v>12.614071403137952</c:v>
                </c:pt>
                <c:pt idx="6">
                  <c:v>13.483131095694716</c:v>
                </c:pt>
                <c:pt idx="7">
                  <c:v>14.419453139199142</c:v>
                </c:pt>
                <c:pt idx="8">
                  <c:v>15.420988991102021</c:v>
                </c:pt>
                <c:pt idx="9">
                  <c:v>16.484484424450379</c:v>
                </c:pt>
                <c:pt idx="10">
                  <c:v>17.607123770887817</c:v>
                </c:pt>
                <c:pt idx="11">
                  <c:v>18.786740021246459</c:v>
                </c:pt>
                <c:pt idx="12">
                  <c:v>20.022073130317736</c:v>
                </c:pt>
                <c:pt idx="13">
                  <c:v>21.313052217662467</c:v>
                </c:pt>
                <c:pt idx="14">
                  <c:v>22.660665141147263</c:v>
                </c:pt>
                <c:pt idx="15">
                  <c:v>24.06823623230418</c:v>
                </c:pt>
                <c:pt idx="16">
                  <c:v>25.534960076604094</c:v>
                </c:pt>
                <c:pt idx="17">
                  <c:v>27.065803597240347</c:v>
                </c:pt>
                <c:pt idx="18">
                  <c:v>28.668553337529332</c:v>
                </c:pt>
                <c:pt idx="19">
                  <c:v>30.354418408297818</c:v>
                </c:pt>
                <c:pt idx="20">
                  <c:v>32.136967137865902</c:v>
                </c:pt>
                <c:pt idx="21">
                  <c:v>34.031186813923753</c:v>
                </c:pt>
                <c:pt idx="22">
                  <c:v>36.042275067781922</c:v>
                </c:pt>
                <c:pt idx="23">
                  <c:v>38.18829012035259</c:v>
                </c:pt>
                <c:pt idx="24">
                  <c:v>40.484749161940421</c:v>
                </c:pt>
                <c:pt idx="25">
                  <c:v>40.484749161940421</c:v>
                </c:pt>
                <c:pt idx="26">
                  <c:v>40.484749161940421</c:v>
                </c:pt>
                <c:pt idx="27">
                  <c:v>40.484749161940421</c:v>
                </c:pt>
                <c:pt idx="28">
                  <c:v>40.484749161940421</c:v>
                </c:pt>
                <c:pt idx="29">
                  <c:v>40.484749161940421</c:v>
                </c:pt>
                <c:pt idx="30">
                  <c:v>40.484749161940421</c:v>
                </c:pt>
                <c:pt idx="31">
                  <c:v>40.484749161940421</c:v>
                </c:pt>
                <c:pt idx="32">
                  <c:v>40.484749161940421</c:v>
                </c:pt>
                <c:pt idx="33">
                  <c:v>40.484749161940421</c:v>
                </c:pt>
                <c:pt idx="34">
                  <c:v>40.484749161940421</c:v>
                </c:pt>
                <c:pt idx="35">
                  <c:v>40.484749161940421</c:v>
                </c:pt>
                <c:pt idx="36">
                  <c:v>40.484749161940421</c:v>
                </c:pt>
                <c:pt idx="37">
                  <c:v>41.978174268677442</c:v>
                </c:pt>
                <c:pt idx="38">
                  <c:v>43.449972800325959</c:v>
                </c:pt>
                <c:pt idx="39">
                  <c:v>44.892008018712112</c:v>
                </c:pt>
                <c:pt idx="40">
                  <c:v>46.299572417168783</c:v>
                </c:pt>
                <c:pt idx="41">
                  <c:v>47.67382503818876</c:v>
                </c:pt>
                <c:pt idx="42">
                  <c:v>49.021098716224365</c:v>
                </c:pt>
                <c:pt idx="43">
                  <c:v>50.351142455017346</c:v>
                </c:pt>
                <c:pt idx="44">
                  <c:v>51.673584845191975</c:v>
                </c:pt>
                <c:pt idx="45">
                  <c:v>52.995390257693664</c:v>
                </c:pt>
                <c:pt idx="46">
                  <c:v>54.320620317437324</c:v>
                </c:pt>
                <c:pt idx="47">
                  <c:v>55.652456078967212</c:v>
                </c:pt>
                <c:pt idx="48">
                  <c:v>56.996328657970999</c:v>
                </c:pt>
                <c:pt idx="49">
                  <c:v>58.362020043848098</c:v>
                </c:pt>
                <c:pt idx="50">
                  <c:v>59.763541491179915</c:v>
                </c:pt>
                <c:pt idx="51">
                  <c:v>61.217026619217044</c:v>
                </c:pt>
                <c:pt idx="52">
                  <c:v>62.737475919367562</c:v>
                </c:pt>
                <c:pt idx="53">
                  <c:v>64.337540928085019</c:v>
                </c:pt>
                <c:pt idx="54">
                  <c:v>66.026776292563085</c:v>
                </c:pt>
                <c:pt idx="55">
                  <c:v>67.81658909315918</c:v>
                </c:pt>
                <c:pt idx="56">
                  <c:v>69.718690915151981</c:v>
                </c:pt>
                <c:pt idx="57">
                  <c:v>71.750109226591277</c:v>
                </c:pt>
                <c:pt idx="58">
                  <c:v>73.933194089908085</c:v>
                </c:pt>
                <c:pt idx="59">
                  <c:v>76.291740951368197</c:v>
                </c:pt>
                <c:pt idx="60">
                  <c:v>78.849686536013408</c:v>
                </c:pt>
                <c:pt idx="61">
                  <c:v>81.629878040743236</c:v>
                </c:pt>
                <c:pt idx="62">
                  <c:v>84.654436858637553</c:v>
                </c:pt>
                <c:pt idx="63">
                  <c:v>87.946419955281641</c:v>
                </c:pt>
                <c:pt idx="64">
                  <c:v>91.547135805781309</c:v>
                </c:pt>
                <c:pt idx="65">
                  <c:v>95.467116449178036</c:v>
                </c:pt>
                <c:pt idx="66">
                  <c:v>99.744968288060733</c:v>
                </c:pt>
                <c:pt idx="67">
                  <c:v>-149.98069418083679</c:v>
                </c:pt>
                <c:pt idx="68">
                  <c:v>-150.18085003268317</c:v>
                </c:pt>
                <c:pt idx="69">
                  <c:v>-150.18085003268317</c:v>
                </c:pt>
                <c:pt idx="70">
                  <c:v>-150.18085003268317</c:v>
                </c:pt>
                <c:pt idx="71">
                  <c:v>-150.18085003268317</c:v>
                </c:pt>
                <c:pt idx="72">
                  <c:v>-150.18085003268317</c:v>
                </c:pt>
              </c:numCache>
            </c:numRef>
          </c:yVal>
          <c:smooth val="1"/>
          <c:extLst>
            <c:ext xmlns:c16="http://schemas.microsoft.com/office/drawing/2014/chart" uri="{C3380CC4-5D6E-409C-BE32-E72D297353CC}">
              <c16:uniqueId val="{00000003-D3FF-4B54-85E8-56EC656869BB}"/>
            </c:ext>
          </c:extLst>
        </c:ser>
        <c:ser>
          <c:idx val="4"/>
          <c:order val="4"/>
          <c:tx>
            <c:strRef>
              <c:f>Лист1!$F$1</c:f>
              <c:strCache>
                <c:ptCount val="1"/>
                <c:pt idx="0">
                  <c:v>g60533014</c:v>
                </c:pt>
              </c:strCache>
            </c:strRef>
          </c:tx>
          <c:spPr>
            <a:ln w="19050" cap="rnd">
              <a:solidFill>
                <a:schemeClr val="accent5"/>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Лист1!$F$2:$F$74</c:f>
              <c:numCache>
                <c:formatCode>General</c:formatCode>
                <c:ptCount val="73"/>
                <c:pt idx="1">
                  <c:v>5.5504411274012924</c:v>
                </c:pt>
                <c:pt idx="2">
                  <c:v>5.8440597107019521</c:v>
                </c:pt>
                <c:pt idx="3">
                  <c:v>10.590538551877991</c:v>
                </c:pt>
                <c:pt idx="4">
                  <c:v>11.278326957782753</c:v>
                </c:pt>
                <c:pt idx="5">
                  <c:v>12.039005665175335</c:v>
                </c:pt>
                <c:pt idx="6">
                  <c:v>12.873310795354428</c:v>
                </c:pt>
                <c:pt idx="7">
                  <c:v>13.775848234786174</c:v>
                </c:pt>
                <c:pt idx="8">
                  <c:v>14.745716997226616</c:v>
                </c:pt>
                <c:pt idx="9">
                  <c:v>15.780632814027811</c:v>
                </c:pt>
                <c:pt idx="10">
                  <c:v>16.878640684063541</c:v>
                </c:pt>
                <c:pt idx="11">
                  <c:v>18.038359127777262</c:v>
                </c:pt>
                <c:pt idx="12">
                  <c:v>19.259197507806867</c:v>
                </c:pt>
                <c:pt idx="13">
                  <c:v>20.541638229787438</c:v>
                </c:pt>
                <c:pt idx="14">
                  <c:v>21.887126807969658</c:v>
                </c:pt>
                <c:pt idx="15">
                  <c:v>23.299527198576357</c:v>
                </c:pt>
                <c:pt idx="16">
                  <c:v>24.777692452464272</c:v>
                </c:pt>
                <c:pt idx="17">
                  <c:v>26.326746598749473</c:v>
                </c:pt>
                <c:pt idx="18">
                  <c:v>27.954325905516775</c:v>
                </c:pt>
                <c:pt idx="19">
                  <c:v>29.67133893313332</c:v>
                </c:pt>
                <c:pt idx="20">
                  <c:v>31.490882692151018</c:v>
                </c:pt>
                <c:pt idx="21">
                  <c:v>33.427801025721429</c:v>
                </c:pt>
                <c:pt idx="22">
                  <c:v>35.48514672777614</c:v>
                </c:pt>
                <c:pt idx="23">
                  <c:v>37.680609161843343</c:v>
                </c:pt>
                <c:pt idx="24">
                  <c:v>40.028448670845393</c:v>
                </c:pt>
                <c:pt idx="25">
                  <c:v>40.028448670845393</c:v>
                </c:pt>
                <c:pt idx="26">
                  <c:v>40.028448670845393</c:v>
                </c:pt>
                <c:pt idx="27">
                  <c:v>40.028448670845393</c:v>
                </c:pt>
                <c:pt idx="28">
                  <c:v>40.028448670845393</c:v>
                </c:pt>
                <c:pt idx="29">
                  <c:v>40.028448670845393</c:v>
                </c:pt>
                <c:pt idx="30">
                  <c:v>40.028448670845393</c:v>
                </c:pt>
                <c:pt idx="31">
                  <c:v>40.028448670845393</c:v>
                </c:pt>
                <c:pt idx="32">
                  <c:v>40.028448670845393</c:v>
                </c:pt>
                <c:pt idx="33">
                  <c:v>40.028448670845393</c:v>
                </c:pt>
                <c:pt idx="34">
                  <c:v>40.028448670845393</c:v>
                </c:pt>
                <c:pt idx="35">
                  <c:v>41.663185150043844</c:v>
                </c:pt>
                <c:pt idx="36">
                  <c:v>43.258969546615958</c:v>
                </c:pt>
                <c:pt idx="37">
                  <c:v>44.824089599641752</c:v>
                </c:pt>
                <c:pt idx="38">
                  <c:v>46.344263094097585</c:v>
                </c:pt>
                <c:pt idx="39">
                  <c:v>47.808839597045065</c:v>
                </c:pt>
                <c:pt idx="40">
                  <c:v>49.211253653513637</c:v>
                </c:pt>
                <c:pt idx="41">
                  <c:v>50.551147892308606</c:v>
                </c:pt>
                <c:pt idx="42">
                  <c:v>51.834650227113329</c:v>
                </c:pt>
                <c:pt idx="43">
                  <c:v>53.072056117052114</c:v>
                </c:pt>
                <c:pt idx="44">
                  <c:v>54.274319307054142</c:v>
                </c:pt>
                <c:pt idx="45">
                  <c:v>55.450371407445175</c:v>
                </c:pt>
                <c:pt idx="46">
                  <c:v>56.606815060671806</c:v>
                </c:pt>
                <c:pt idx="47">
                  <c:v>57.749959778347986</c:v>
                </c:pt>
                <c:pt idx="48">
                  <c:v>58.888802297537069</c:v>
                </c:pt>
                <c:pt idx="49">
                  <c:v>60.036949795322315</c:v>
                </c:pt>
                <c:pt idx="50">
                  <c:v>61.212498280274062</c:v>
                </c:pt>
                <c:pt idx="51">
                  <c:v>62.435707109788567</c:v>
                </c:pt>
                <c:pt idx="52">
                  <c:v>63.72567519064755</c:v>
                </c:pt>
                <c:pt idx="53">
                  <c:v>65.099125151909973</c:v>
                </c:pt>
                <c:pt idx="54">
                  <c:v>66.570666353065818</c:v>
                </c:pt>
                <c:pt idx="55">
                  <c:v>68.15677424815155</c:v>
                </c:pt>
                <c:pt idx="56">
                  <c:v>69.871783408287115</c:v>
                </c:pt>
                <c:pt idx="57">
                  <c:v>71.734770509208715</c:v>
                </c:pt>
                <c:pt idx="58">
                  <c:v>73.769451751805022</c:v>
                </c:pt>
                <c:pt idx="59">
                  <c:v>76.000141714958033</c:v>
                </c:pt>
                <c:pt idx="60">
                  <c:v>78.450599525707446</c:v>
                </c:pt>
                <c:pt idx="61">
                  <c:v>81.142852697879988</c:v>
                </c:pt>
                <c:pt idx="62">
                  <c:v>84.097601840557573</c:v>
                </c:pt>
                <c:pt idx="63">
                  <c:v>87.335909357176931</c:v>
                </c:pt>
                <c:pt idx="64">
                  <c:v>90.898059118999782</c:v>
                </c:pt>
                <c:pt idx="65">
                  <c:v>94.791113173384318</c:v>
                </c:pt>
                <c:pt idx="66">
                  <c:v>99.048609549239714</c:v>
                </c:pt>
                <c:pt idx="67">
                  <c:v>-150.69683460453336</c:v>
                </c:pt>
                <c:pt idx="68">
                  <c:v>-150.91957272509495</c:v>
                </c:pt>
                <c:pt idx="69">
                  <c:v>-150.91957272509495</c:v>
                </c:pt>
                <c:pt idx="70">
                  <c:v>-150.91957272509495</c:v>
                </c:pt>
                <c:pt idx="71">
                  <c:v>-150.91957272509495</c:v>
                </c:pt>
                <c:pt idx="72">
                  <c:v>-150.91957272509495</c:v>
                </c:pt>
              </c:numCache>
            </c:numRef>
          </c:yVal>
          <c:smooth val="1"/>
          <c:extLst>
            <c:ext xmlns:c16="http://schemas.microsoft.com/office/drawing/2014/chart" uri="{C3380CC4-5D6E-409C-BE32-E72D297353CC}">
              <c16:uniqueId val="{00000004-D3FF-4B54-85E8-56EC656869BB}"/>
            </c:ext>
          </c:extLst>
        </c:ser>
        <c:ser>
          <c:idx val="5"/>
          <c:order val="5"/>
          <c:tx>
            <c:strRef>
              <c:f>Лист1!$G$1</c:f>
              <c:strCache>
                <c:ptCount val="1"/>
                <c:pt idx="0">
                  <c:v>g60533016</c:v>
                </c:pt>
              </c:strCache>
            </c:strRef>
          </c:tx>
          <c:spPr>
            <a:ln w="19050" cap="rnd">
              <a:solidFill>
                <a:schemeClr val="accent6"/>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Лист1!$G$2:$G$74</c:f>
              <c:numCache>
                <c:formatCode>General</c:formatCode>
                <c:ptCount val="73"/>
                <c:pt idx="1">
                  <c:v>5.5523298138198314</c:v>
                </c:pt>
                <c:pt idx="2">
                  <c:v>5.8461908866968351</c:v>
                </c:pt>
                <c:pt idx="3">
                  <c:v>10.593263998102216</c:v>
                </c:pt>
                <c:pt idx="4">
                  <c:v>11.281127541621956</c:v>
                </c:pt>
                <c:pt idx="5">
                  <c:v>12.041806249014524</c:v>
                </c:pt>
                <c:pt idx="6">
                  <c:v>12.876015749501754</c:v>
                </c:pt>
                <c:pt idx="7">
                  <c:v>13.778389252318462</c:v>
                </c:pt>
                <c:pt idx="8">
                  <c:v>14.748032601913025</c:v>
                </c:pt>
                <c:pt idx="9">
                  <c:v>15.782668360330938</c:v>
                </c:pt>
                <c:pt idx="10">
                  <c:v>16.880355187828336</c:v>
                </c:pt>
                <c:pt idx="11">
                  <c:v>18.039732096927921</c:v>
                </c:pt>
                <c:pt idx="12">
                  <c:v>19.260201619573564</c:v>
                </c:pt>
                <c:pt idx="13">
                  <c:v>20.542273484170728</c:v>
                </c:pt>
                <c:pt idx="14">
                  <c:v>21.887393204968987</c:v>
                </c:pt>
                <c:pt idx="15">
                  <c:v>23.299452060960981</c:v>
                </c:pt>
                <c:pt idx="16">
                  <c:v>24.77729627231173</c:v>
                </c:pt>
                <c:pt idx="17">
                  <c:v>26.326070360212483</c:v>
                </c:pt>
                <c:pt idx="18">
                  <c:v>27.953417423442161</c:v>
                </c:pt>
                <c:pt idx="19">
                  <c:v>29.67025285305904</c:v>
                </c:pt>
                <c:pt idx="20">
                  <c:v>31.489680490307911</c:v>
                </c:pt>
                <c:pt idx="21">
                  <c:v>33.426551009032124</c:v>
                </c:pt>
                <c:pt idx="22">
                  <c:v>35.483917203163763</c:v>
                </c:pt>
                <c:pt idx="23">
                  <c:v>37.679461605538208</c:v>
                </c:pt>
                <c:pt idx="24">
                  <c:v>40.027458220463565</c:v>
                </c:pt>
                <c:pt idx="25">
                  <c:v>40.027458220463565</c:v>
                </c:pt>
                <c:pt idx="26">
                  <c:v>40.027458220463565</c:v>
                </c:pt>
                <c:pt idx="27">
                  <c:v>40.027458220463565</c:v>
                </c:pt>
                <c:pt idx="28">
                  <c:v>40.027458220463565</c:v>
                </c:pt>
                <c:pt idx="29">
                  <c:v>40.027458220463565</c:v>
                </c:pt>
                <c:pt idx="30">
                  <c:v>40.027458220463565</c:v>
                </c:pt>
                <c:pt idx="31">
                  <c:v>40.027458220463565</c:v>
                </c:pt>
                <c:pt idx="32">
                  <c:v>40.027458220463565</c:v>
                </c:pt>
                <c:pt idx="33">
                  <c:v>40.027458220463565</c:v>
                </c:pt>
                <c:pt idx="34">
                  <c:v>40.027458220463565</c:v>
                </c:pt>
                <c:pt idx="35">
                  <c:v>41.663260287660044</c:v>
                </c:pt>
                <c:pt idx="36">
                  <c:v>43.260041965306449</c:v>
                </c:pt>
                <c:pt idx="37">
                  <c:v>44.826050008330562</c:v>
                </c:pt>
                <c:pt idx="38">
                  <c:v>46.34700220170712</c:v>
                </c:pt>
                <c:pt idx="39">
                  <c:v>47.81222078972953</c:v>
                </c:pt>
                <c:pt idx="40">
                  <c:v>49.215126656043203</c:v>
                </c:pt>
                <c:pt idx="41">
                  <c:v>50.55533510668419</c:v>
                </c:pt>
                <c:pt idx="42">
                  <c:v>51.838987716718741</c:v>
                </c:pt>
                <c:pt idx="43">
                  <c:v>53.076352622504182</c:v>
                </c:pt>
                <c:pt idx="44">
                  <c:v>54.278410891737273</c:v>
                </c:pt>
                <c:pt idx="45">
                  <c:v>55.454080473360257</c:v>
                </c:pt>
                <c:pt idx="46">
                  <c:v>56.609991332587903</c:v>
                </c:pt>
                <c:pt idx="47">
                  <c:v>57.752466642419868</c:v>
                </c:pt>
                <c:pt idx="48">
                  <c:v>58.890544124072314</c:v>
                </c:pt>
                <c:pt idx="49">
                  <c:v>60.037844616013125</c:v>
                </c:pt>
                <c:pt idx="50">
                  <c:v>61.212477788197837</c:v>
                </c:pt>
                <c:pt idx="51">
                  <c:v>62.434730320791395</c:v>
                </c:pt>
                <c:pt idx="52">
                  <c:v>63.72375576611406</c:v>
                </c:pt>
                <c:pt idx="53">
                  <c:v>65.096290414610053</c:v>
                </c:pt>
                <c:pt idx="54">
                  <c:v>66.566929964382894</c:v>
                </c:pt>
                <c:pt idx="55">
                  <c:v>68.1522318377787</c:v>
                </c:pt>
                <c:pt idx="56">
                  <c:v>69.866503283146287</c:v>
                </c:pt>
                <c:pt idx="57">
                  <c:v>71.728848298992958</c:v>
                </c:pt>
                <c:pt idx="58">
                  <c:v>73.762983086206191</c:v>
                </c:pt>
                <c:pt idx="59">
                  <c:v>75.993249546436672</c:v>
                </c:pt>
                <c:pt idx="60">
                  <c:v>78.443379483956605</c:v>
                </c:pt>
                <c:pt idx="61">
                  <c:v>81.13542773536021</c:v>
                </c:pt>
                <c:pt idx="62">
                  <c:v>84.090081248345939</c:v>
                </c:pt>
                <c:pt idx="63">
                  <c:v>87.328388764964728</c:v>
                </c:pt>
                <c:pt idx="64">
                  <c:v>90.890620495095376</c:v>
                </c:pt>
                <c:pt idx="65">
                  <c:v>94.783838486094936</c:v>
                </c:pt>
                <c:pt idx="66">
                  <c:v>99.041526121334073</c:v>
                </c:pt>
                <c:pt idx="67">
                  <c:v>-150.70367212751617</c:v>
                </c:pt>
                <c:pt idx="68">
                  <c:v>-150.92615068177085</c:v>
                </c:pt>
                <c:pt idx="69">
                  <c:v>-150.92615068177085</c:v>
                </c:pt>
                <c:pt idx="70">
                  <c:v>-150.92615068177085</c:v>
                </c:pt>
                <c:pt idx="71">
                  <c:v>-150.92615068177085</c:v>
                </c:pt>
                <c:pt idx="72">
                  <c:v>-150.92615068177085</c:v>
                </c:pt>
              </c:numCache>
            </c:numRef>
          </c:yVal>
          <c:smooth val="1"/>
          <c:extLst>
            <c:ext xmlns:c16="http://schemas.microsoft.com/office/drawing/2014/chart" uri="{C3380CC4-5D6E-409C-BE32-E72D297353CC}">
              <c16:uniqueId val="{00000005-D3FF-4B54-85E8-56EC656869BB}"/>
            </c:ext>
          </c:extLst>
        </c:ser>
        <c:ser>
          <c:idx val="6"/>
          <c:order val="6"/>
          <c:tx>
            <c:strRef>
              <c:f>Лист1!$H$1</c:f>
              <c:strCache>
                <c:ptCount val="1"/>
                <c:pt idx="0">
                  <c:v>g60401012</c:v>
                </c:pt>
              </c:strCache>
            </c:strRef>
          </c:tx>
          <c:spPr>
            <a:ln w="19050" cap="rnd">
              <a:solidFill>
                <a:schemeClr val="accent1">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Лист1!$H$2:$H$74</c:f>
              <c:numCache>
                <c:formatCode>General</c:formatCode>
                <c:ptCount val="73"/>
                <c:pt idx="1">
                  <c:v>0</c:v>
                </c:pt>
                <c:pt idx="2">
                  <c:v>-0.50500461347998993</c:v>
                </c:pt>
                <c:pt idx="3">
                  <c:v>-0.50500461347998993</c:v>
                </c:pt>
                <c:pt idx="4">
                  <c:v>-0.50500461347998993</c:v>
                </c:pt>
                <c:pt idx="5">
                  <c:v>-0.50500461347998993</c:v>
                </c:pt>
                <c:pt idx="6">
                  <c:v>-1.4539887466983537</c:v>
                </c:pt>
                <c:pt idx="7">
                  <c:v>-2.5209384118313487</c:v>
                </c:pt>
                <c:pt idx="8">
                  <c:v>-3.7051259019301881</c:v>
                </c:pt>
                <c:pt idx="9">
                  <c:v>-5.0035259031403498</c:v>
                </c:pt>
                <c:pt idx="10">
                  <c:v>-6.4123791155695642</c:v>
                </c:pt>
                <c:pt idx="11">
                  <c:v>-7.9268156545712323</c:v>
                </c:pt>
                <c:pt idx="12">
                  <c:v>-9.5407235406984192</c:v>
                </c:pt>
                <c:pt idx="13">
                  <c:v>-11.246888080684109</c:v>
                </c:pt>
                <c:pt idx="14">
                  <c:v>-13.036670400918766</c:v>
                </c:pt>
                <c:pt idx="15">
                  <c:v>-14.902536328826841</c:v>
                </c:pt>
                <c:pt idx="16">
                  <c:v>-16.832352026605662</c:v>
                </c:pt>
                <c:pt idx="17">
                  <c:v>-18.816536118230843</c:v>
                </c:pt>
                <c:pt idx="18">
                  <c:v>-20.842129945566576</c:v>
                </c:pt>
                <c:pt idx="19">
                  <c:v>-22.893391406296558</c:v>
                </c:pt>
                <c:pt idx="20">
                  <c:v>-24.953503297397489</c:v>
                </c:pt>
                <c:pt idx="21">
                  <c:v>-27.009556595991228</c:v>
                </c:pt>
                <c:pt idx="22">
                  <c:v>-29.043155625916931</c:v>
                </c:pt>
                <c:pt idx="23">
                  <c:v>-31.042310969540154</c:v>
                </c:pt>
                <c:pt idx="24">
                  <c:v>-32.992211559371796</c:v>
                </c:pt>
                <c:pt idx="25">
                  <c:v>-47.954582040410543</c:v>
                </c:pt>
                <c:pt idx="26">
                  <c:v>-49.993229636885886</c:v>
                </c:pt>
                <c:pt idx="27">
                  <c:v>-51.783956612964957</c:v>
                </c:pt>
                <c:pt idx="28">
                  <c:v>-53.349207589801424</c:v>
                </c:pt>
                <c:pt idx="29">
                  <c:v>-54.723401587889413</c:v>
                </c:pt>
                <c:pt idx="30">
                  <c:v>-55.924131824556881</c:v>
                </c:pt>
                <c:pt idx="31">
                  <c:v>-56.964006859750185</c:v>
                </c:pt>
                <c:pt idx="32">
                  <c:v>-57.851954068207647</c:v>
                </c:pt>
                <c:pt idx="33">
                  <c:v>-58.592559566259339</c:v>
                </c:pt>
                <c:pt idx="34">
                  <c:v>-59.1874975772689</c:v>
                </c:pt>
                <c:pt idx="35">
                  <c:v>-59.631473106963625</c:v>
                </c:pt>
                <c:pt idx="36">
                  <c:v>-59.934802821085071</c:v>
                </c:pt>
                <c:pt idx="37">
                  <c:v>-60.119527254325277</c:v>
                </c:pt>
                <c:pt idx="38">
                  <c:v>-60.189894548192513</c:v>
                </c:pt>
                <c:pt idx="39">
                  <c:v>-60.189894548192513</c:v>
                </c:pt>
                <c:pt idx="40">
                  <c:v>-60.189894548192513</c:v>
                </c:pt>
                <c:pt idx="41">
                  <c:v>-60.189894548192513</c:v>
                </c:pt>
                <c:pt idx="42">
                  <c:v>-60.189894548192513</c:v>
                </c:pt>
                <c:pt idx="43">
                  <c:v>-60.189894548192513</c:v>
                </c:pt>
                <c:pt idx="44">
                  <c:v>-60.189894548192513</c:v>
                </c:pt>
                <c:pt idx="45">
                  <c:v>-60.189894548192513</c:v>
                </c:pt>
                <c:pt idx="46">
                  <c:v>-60.189894548192513</c:v>
                </c:pt>
                <c:pt idx="47">
                  <c:v>-60.189894548192513</c:v>
                </c:pt>
                <c:pt idx="48">
                  <c:v>-60.189894548192513</c:v>
                </c:pt>
                <c:pt idx="49">
                  <c:v>-60.189894548192513</c:v>
                </c:pt>
                <c:pt idx="50">
                  <c:v>-60.189894548192513</c:v>
                </c:pt>
                <c:pt idx="51">
                  <c:v>-60.189894548192513</c:v>
                </c:pt>
                <c:pt idx="52">
                  <c:v>-60.189894548192513</c:v>
                </c:pt>
                <c:pt idx="53">
                  <c:v>-60.189894548192513</c:v>
                </c:pt>
                <c:pt idx="54">
                  <c:v>-60.189894548192513</c:v>
                </c:pt>
                <c:pt idx="55">
                  <c:v>-60.189894548192513</c:v>
                </c:pt>
                <c:pt idx="56">
                  <c:v>-60.189894548192513</c:v>
                </c:pt>
                <c:pt idx="57">
                  <c:v>-60.189894548192513</c:v>
                </c:pt>
                <c:pt idx="58">
                  <c:v>-60.189894548192513</c:v>
                </c:pt>
                <c:pt idx="59">
                  <c:v>-60.189894548192513</c:v>
                </c:pt>
                <c:pt idx="60">
                  <c:v>-60.189894548192513</c:v>
                </c:pt>
                <c:pt idx="61">
                  <c:v>-60.189894548192513</c:v>
                </c:pt>
                <c:pt idx="62">
                  <c:v>-60.189894548192513</c:v>
                </c:pt>
                <c:pt idx="63">
                  <c:v>-60.189894548192513</c:v>
                </c:pt>
                <c:pt idx="64">
                  <c:v>-60.189894548192513</c:v>
                </c:pt>
                <c:pt idx="65">
                  <c:v>-60.189894548192513</c:v>
                </c:pt>
                <c:pt idx="66">
                  <c:v>-60.189894548192513</c:v>
                </c:pt>
                <c:pt idx="67">
                  <c:v>46.85142274908074</c:v>
                </c:pt>
                <c:pt idx="68">
                  <c:v>46.85142274908074</c:v>
                </c:pt>
                <c:pt idx="69">
                  <c:v>46.85142274908074</c:v>
                </c:pt>
                <c:pt idx="70">
                  <c:v>46.85142274908074</c:v>
                </c:pt>
                <c:pt idx="71">
                  <c:v>46.85142274908074</c:v>
                </c:pt>
                <c:pt idx="72">
                  <c:v>46.85142274908074</c:v>
                </c:pt>
              </c:numCache>
            </c:numRef>
          </c:yVal>
          <c:smooth val="1"/>
          <c:extLst>
            <c:ext xmlns:c16="http://schemas.microsoft.com/office/drawing/2014/chart" uri="{C3380CC4-5D6E-409C-BE32-E72D297353CC}">
              <c16:uniqueId val="{00000006-D3FF-4B54-85E8-56EC656869BB}"/>
            </c:ext>
          </c:extLst>
        </c:ser>
        <c:ser>
          <c:idx val="7"/>
          <c:order val="7"/>
          <c:tx>
            <c:strRef>
              <c:f>Лист1!$I$1</c:f>
              <c:strCache>
                <c:ptCount val="1"/>
                <c:pt idx="0">
                  <c:v>g60401013</c:v>
                </c:pt>
              </c:strCache>
            </c:strRef>
          </c:tx>
          <c:spPr>
            <a:ln w="19050" cap="rnd">
              <a:solidFill>
                <a:schemeClr val="accent2">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Лист1!$I$2:$I$74</c:f>
              <c:numCache>
                <c:formatCode>General</c:formatCode>
                <c:ptCount val="73"/>
                <c:pt idx="1">
                  <c:v>0</c:v>
                </c:pt>
                <c:pt idx="2">
                  <c:v>-0.50444022752937556</c:v>
                </c:pt>
                <c:pt idx="3">
                  <c:v>-0.50444022752937556</c:v>
                </c:pt>
                <c:pt idx="4">
                  <c:v>-0.50444022752937556</c:v>
                </c:pt>
                <c:pt idx="5">
                  <c:v>-0.50444022752937556</c:v>
                </c:pt>
                <c:pt idx="6">
                  <c:v>-1.452757087494593</c:v>
                </c:pt>
                <c:pt idx="7">
                  <c:v>-2.5190441754753046</c:v>
                </c:pt>
                <c:pt idx="8">
                  <c:v>-3.7025947035179847</c:v>
                </c:pt>
                <c:pt idx="9">
                  <c:v>-5.000402569090145</c:v>
                </c:pt>
                <c:pt idx="10">
                  <c:v>-6.4087259759485171</c:v>
                </c:pt>
                <c:pt idx="11">
                  <c:v>-7.9227087008310875</c:v>
                </c:pt>
                <c:pt idx="12">
                  <c:v>-9.5362498641658853</c:v>
                </c:pt>
                <c:pt idx="13">
                  <c:v>-11.24214010916425</c:v>
                </c:pt>
                <c:pt idx="14">
                  <c:v>-13.031743977562808</c:v>
                </c:pt>
                <c:pt idx="15">
                  <c:v>-14.897527937163385</c:v>
                </c:pt>
                <c:pt idx="16">
                  <c:v>-16.82734875796142</c:v>
                </c:pt>
                <c:pt idx="17">
                  <c:v>-18.811619407265486</c:v>
                </c:pt>
                <c:pt idx="18">
                  <c:v>-20.837371354454806</c:v>
                </c:pt>
                <c:pt idx="19">
                  <c:v>-22.888850890372662</c:v>
                </c:pt>
                <c:pt idx="20">
                  <c:v>-24.949227257340748</c:v>
                </c:pt>
                <c:pt idx="21">
                  <c:v>-27.005577023989357</c:v>
                </c:pt>
                <c:pt idx="22">
                  <c:v>-29.039485836483426</c:v>
                </c:pt>
                <c:pt idx="23">
                  <c:v>-31.038950055473695</c:v>
                </c:pt>
                <c:pt idx="24">
                  <c:v>-32.98914351123733</c:v>
                </c:pt>
                <c:pt idx="25">
                  <c:v>-47.952655464995672</c:v>
                </c:pt>
                <c:pt idx="26">
                  <c:v>-49.991801381819599</c:v>
                </c:pt>
                <c:pt idx="27">
                  <c:v>-51.783054321205086</c:v>
                </c:pt>
                <c:pt idx="28">
                  <c:v>-53.348836811285466</c:v>
                </c:pt>
                <c:pt idx="29">
                  <c:v>-54.72354716701885</c:v>
                </c:pt>
                <c:pt idx="30">
                  <c:v>-55.924755552146706</c:v>
                </c:pt>
                <c:pt idx="31">
                  <c:v>-56.96504982107939</c:v>
                </c:pt>
                <c:pt idx="32">
                  <c:v>-57.853339417987954</c:v>
                </c:pt>
                <c:pt idx="33">
                  <c:v>-58.59419637089961</c:v>
                </c:pt>
                <c:pt idx="34">
                  <c:v>-59.189285937894383</c:v>
                </c:pt>
                <c:pt idx="35">
                  <c:v>-59.633297969101037</c:v>
                </c:pt>
                <c:pt idx="36">
                  <c:v>-59.936551691770745</c:v>
                </c:pt>
                <c:pt idx="37">
                  <c:v>-60.121107919213287</c:v>
                </c:pt>
                <c:pt idx="38">
                  <c:v>-60.19121009683596</c:v>
                </c:pt>
                <c:pt idx="39">
                  <c:v>-60.19121009683596</c:v>
                </c:pt>
                <c:pt idx="40">
                  <c:v>-60.19121009683596</c:v>
                </c:pt>
                <c:pt idx="41">
                  <c:v>-60.19121009683596</c:v>
                </c:pt>
                <c:pt idx="42">
                  <c:v>-60.19121009683596</c:v>
                </c:pt>
                <c:pt idx="43">
                  <c:v>-60.19121009683596</c:v>
                </c:pt>
                <c:pt idx="44">
                  <c:v>-60.19121009683596</c:v>
                </c:pt>
                <c:pt idx="45">
                  <c:v>-60.19121009683596</c:v>
                </c:pt>
                <c:pt idx="46">
                  <c:v>-60.19121009683596</c:v>
                </c:pt>
                <c:pt idx="47">
                  <c:v>-60.19121009683596</c:v>
                </c:pt>
                <c:pt idx="48">
                  <c:v>-60.19121009683596</c:v>
                </c:pt>
                <c:pt idx="49">
                  <c:v>-60.19121009683596</c:v>
                </c:pt>
                <c:pt idx="50">
                  <c:v>-60.19121009683596</c:v>
                </c:pt>
                <c:pt idx="51">
                  <c:v>-60.19121009683596</c:v>
                </c:pt>
                <c:pt idx="52">
                  <c:v>-60.19121009683596</c:v>
                </c:pt>
                <c:pt idx="53">
                  <c:v>-60.19121009683596</c:v>
                </c:pt>
                <c:pt idx="54">
                  <c:v>-60.19121009683596</c:v>
                </c:pt>
                <c:pt idx="55">
                  <c:v>-60.19121009683596</c:v>
                </c:pt>
                <c:pt idx="56">
                  <c:v>-60.19121009683596</c:v>
                </c:pt>
                <c:pt idx="57">
                  <c:v>-60.19121009683596</c:v>
                </c:pt>
                <c:pt idx="58">
                  <c:v>-60.19121009683596</c:v>
                </c:pt>
                <c:pt idx="59">
                  <c:v>-60.19121009683596</c:v>
                </c:pt>
                <c:pt idx="60">
                  <c:v>-60.19121009683596</c:v>
                </c:pt>
                <c:pt idx="61">
                  <c:v>-60.19121009683596</c:v>
                </c:pt>
                <c:pt idx="62">
                  <c:v>-60.19121009683596</c:v>
                </c:pt>
                <c:pt idx="63">
                  <c:v>-60.19121009683596</c:v>
                </c:pt>
                <c:pt idx="64">
                  <c:v>-60.19121009683596</c:v>
                </c:pt>
                <c:pt idx="65">
                  <c:v>-60.19121009683596</c:v>
                </c:pt>
                <c:pt idx="66">
                  <c:v>-60.19121009683596</c:v>
                </c:pt>
                <c:pt idx="67">
                  <c:v>46.850128172797213</c:v>
                </c:pt>
                <c:pt idx="68">
                  <c:v>46.850128172797213</c:v>
                </c:pt>
                <c:pt idx="69">
                  <c:v>46.850128172797213</c:v>
                </c:pt>
                <c:pt idx="70">
                  <c:v>46.850128172797213</c:v>
                </c:pt>
                <c:pt idx="71">
                  <c:v>46.850128172797213</c:v>
                </c:pt>
                <c:pt idx="72">
                  <c:v>46.850128172797213</c:v>
                </c:pt>
              </c:numCache>
            </c:numRef>
          </c:yVal>
          <c:smooth val="1"/>
          <c:extLst>
            <c:ext xmlns:c16="http://schemas.microsoft.com/office/drawing/2014/chart" uri="{C3380CC4-5D6E-409C-BE32-E72D297353CC}">
              <c16:uniqueId val="{00000007-D3FF-4B54-85E8-56EC656869BB}"/>
            </c:ext>
          </c:extLst>
        </c:ser>
        <c:ser>
          <c:idx val="8"/>
          <c:order val="8"/>
          <c:tx>
            <c:strRef>
              <c:f>Лист1!$J$1</c:f>
              <c:strCache>
                <c:ptCount val="1"/>
                <c:pt idx="0">
                  <c:v>g60401014</c:v>
                </c:pt>
              </c:strCache>
            </c:strRef>
          </c:tx>
          <c:spPr>
            <a:ln w="19050" cap="rnd">
              <a:solidFill>
                <a:schemeClr val="accent3">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Лист1!$J$2:$J$74</c:f>
              <c:numCache>
                <c:formatCode>General</c:formatCode>
                <c:ptCount val="73"/>
                <c:pt idx="1">
                  <c:v>0</c:v>
                </c:pt>
                <c:pt idx="2">
                  <c:v>-0.50169941224757864</c:v>
                </c:pt>
                <c:pt idx="3">
                  <c:v>-0.50169941224757864</c:v>
                </c:pt>
                <c:pt idx="4">
                  <c:v>-0.50169941224757864</c:v>
                </c:pt>
                <c:pt idx="5">
                  <c:v>-0.50169941224757864</c:v>
                </c:pt>
                <c:pt idx="6">
                  <c:v>-1.4480716595010712</c:v>
                </c:pt>
                <c:pt idx="7">
                  <c:v>-2.5122984399194799</c:v>
                </c:pt>
                <c:pt idx="8">
                  <c:v>-3.6937041305827094</c:v>
                </c:pt>
                <c:pt idx="9">
                  <c:v>-4.9893270284582023</c:v>
                </c:pt>
                <c:pt idx="10">
                  <c:v>-6.3954667483747087</c:v>
                </c:pt>
                <c:pt idx="11">
                  <c:v>-7.9073050627960946</c:v>
                </c:pt>
                <c:pt idx="12">
                  <c:v>-9.5187748186935686</c:v>
                </c:pt>
                <c:pt idx="13">
                  <c:v>-11.222695689720712</c:v>
                </c:pt>
                <c:pt idx="14">
                  <c:v>-13.010458259628503</c:v>
                </c:pt>
                <c:pt idx="15">
                  <c:v>-14.874549915213922</c:v>
                </c:pt>
                <c:pt idx="16">
                  <c:v>-16.802832336032484</c:v>
                </c:pt>
                <c:pt idx="17">
                  <c:v>-18.785728842160768</c:v>
                </c:pt>
                <c:pt idx="18">
                  <c:v>-20.810286538859568</c:v>
                </c:pt>
                <c:pt idx="19">
                  <c:v>-22.860770448011191</c:v>
                </c:pt>
                <c:pt idx="20">
                  <c:v>-24.920367729163392</c:v>
                </c:pt>
                <c:pt idx="21">
                  <c:v>-26.976163796159344</c:v>
                </c:pt>
                <c:pt idx="22">
                  <c:v>-29.009728886082723</c:v>
                </c:pt>
                <c:pt idx="23">
                  <c:v>-31.009065883429063</c:v>
                </c:pt>
                <c:pt idx="24">
                  <c:v>-32.959345896871568</c:v>
                </c:pt>
                <c:pt idx="25">
                  <c:v>-47.90409137739622</c:v>
                </c:pt>
                <c:pt idx="26">
                  <c:v>-49.943004196845699</c:v>
                </c:pt>
                <c:pt idx="27">
                  <c:v>-51.734450103288417</c:v>
                </c:pt>
                <c:pt idx="28">
                  <c:v>-53.300806371521254</c:v>
                </c:pt>
                <c:pt idx="29">
                  <c:v>-54.676419232473627</c:v>
                </c:pt>
                <c:pt idx="30">
                  <c:v>-55.878801215920767</c:v>
                </c:pt>
                <c:pt idx="31">
                  <c:v>-56.92048254230685</c:v>
                </c:pt>
                <c:pt idx="32">
                  <c:v>-57.810323133283809</c:v>
                </c:pt>
                <c:pt idx="33">
                  <c:v>-58.552852325052022</c:v>
                </c:pt>
                <c:pt idx="34">
                  <c:v>-59.149698233802177</c:v>
                </c:pt>
                <c:pt idx="35">
                  <c:v>-59.595511433182388</c:v>
                </c:pt>
                <c:pt idx="36">
                  <c:v>-59.90057614314582</c:v>
                </c:pt>
                <c:pt idx="37">
                  <c:v>-60.086932044547972</c:v>
                </c:pt>
                <c:pt idx="38">
                  <c:v>-60.158788002416422</c:v>
                </c:pt>
                <c:pt idx="39">
                  <c:v>-60.158788002416422</c:v>
                </c:pt>
                <c:pt idx="40">
                  <c:v>-60.158788002416422</c:v>
                </c:pt>
                <c:pt idx="41">
                  <c:v>-60.158788002416422</c:v>
                </c:pt>
                <c:pt idx="42">
                  <c:v>-60.158788002416422</c:v>
                </c:pt>
                <c:pt idx="43">
                  <c:v>-60.158788002416422</c:v>
                </c:pt>
                <c:pt idx="44">
                  <c:v>-60.158788002416422</c:v>
                </c:pt>
                <c:pt idx="45">
                  <c:v>-60.158788002416422</c:v>
                </c:pt>
                <c:pt idx="46">
                  <c:v>-60.158788002416422</c:v>
                </c:pt>
                <c:pt idx="47">
                  <c:v>-60.158788002416422</c:v>
                </c:pt>
                <c:pt idx="48">
                  <c:v>-60.158788002416422</c:v>
                </c:pt>
                <c:pt idx="49">
                  <c:v>-60.158788002416422</c:v>
                </c:pt>
                <c:pt idx="50">
                  <c:v>-60.158788002416422</c:v>
                </c:pt>
                <c:pt idx="51">
                  <c:v>-60.158788002416422</c:v>
                </c:pt>
                <c:pt idx="52">
                  <c:v>-60.158788002416422</c:v>
                </c:pt>
                <c:pt idx="53">
                  <c:v>-60.158788002416422</c:v>
                </c:pt>
                <c:pt idx="54">
                  <c:v>-60.158788002416422</c:v>
                </c:pt>
                <c:pt idx="55">
                  <c:v>-60.158788002416422</c:v>
                </c:pt>
                <c:pt idx="56">
                  <c:v>-60.158788002416422</c:v>
                </c:pt>
                <c:pt idx="57">
                  <c:v>-60.158788002416422</c:v>
                </c:pt>
                <c:pt idx="58">
                  <c:v>-60.158788002416422</c:v>
                </c:pt>
                <c:pt idx="59">
                  <c:v>-60.158788002416422</c:v>
                </c:pt>
                <c:pt idx="60">
                  <c:v>-60.158788002416422</c:v>
                </c:pt>
                <c:pt idx="61">
                  <c:v>-60.158788002416422</c:v>
                </c:pt>
                <c:pt idx="62">
                  <c:v>-60.158788002416422</c:v>
                </c:pt>
                <c:pt idx="63">
                  <c:v>-60.158788002416422</c:v>
                </c:pt>
                <c:pt idx="64">
                  <c:v>-60.158788002416422</c:v>
                </c:pt>
                <c:pt idx="65">
                  <c:v>-60.158788002416422</c:v>
                </c:pt>
                <c:pt idx="66">
                  <c:v>-60.158788002416422</c:v>
                </c:pt>
                <c:pt idx="67">
                  <c:v>46.879292480594479</c:v>
                </c:pt>
                <c:pt idx="68">
                  <c:v>46.879292480594479</c:v>
                </c:pt>
                <c:pt idx="69">
                  <c:v>46.879292480594479</c:v>
                </c:pt>
                <c:pt idx="70">
                  <c:v>46.879292480594479</c:v>
                </c:pt>
                <c:pt idx="71">
                  <c:v>46.879292480594479</c:v>
                </c:pt>
                <c:pt idx="72">
                  <c:v>46.879292480594479</c:v>
                </c:pt>
              </c:numCache>
            </c:numRef>
          </c:yVal>
          <c:smooth val="1"/>
          <c:extLst>
            <c:ext xmlns:c16="http://schemas.microsoft.com/office/drawing/2014/chart" uri="{C3380CC4-5D6E-409C-BE32-E72D297353CC}">
              <c16:uniqueId val="{00000008-D3FF-4B54-85E8-56EC656869BB}"/>
            </c:ext>
          </c:extLst>
        </c:ser>
        <c:ser>
          <c:idx val="9"/>
          <c:order val="9"/>
          <c:tx>
            <c:strRef>
              <c:f>Лист1!$K$1</c:f>
              <c:strCache>
                <c:ptCount val="1"/>
                <c:pt idx="0">
                  <c:v>g60401015</c:v>
                </c:pt>
              </c:strCache>
            </c:strRef>
          </c:tx>
          <c:spPr>
            <a:ln w="19050" cap="rnd">
              <a:solidFill>
                <a:schemeClr val="accent4">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Лист1!$K$2:$K$74</c:f>
              <c:numCache>
                <c:formatCode>General</c:formatCode>
                <c:ptCount val="73"/>
                <c:pt idx="1">
                  <c:v>0</c:v>
                </c:pt>
                <c:pt idx="2">
                  <c:v>-0.50197605528538247</c:v>
                </c:pt>
                <c:pt idx="3">
                  <c:v>-0.50197605528538247</c:v>
                </c:pt>
                <c:pt idx="4">
                  <c:v>-0.50197605528538247</c:v>
                </c:pt>
                <c:pt idx="5">
                  <c:v>-0.50197605528538247</c:v>
                </c:pt>
                <c:pt idx="6">
                  <c:v>-1.454018630977135</c:v>
                </c:pt>
                <c:pt idx="7">
                  <c:v>-2.5252648015613488</c:v>
                </c:pt>
                <c:pt idx="8">
                  <c:v>-3.7148737267481131</c:v>
                </c:pt>
                <c:pt idx="9">
                  <c:v>-5.0196488984573548</c:v>
                </c:pt>
                <c:pt idx="10">
                  <c:v>-6.4356329267203805</c:v>
                </c:pt>
                <c:pt idx="11">
                  <c:v>-7.9577394793285947</c:v>
                </c:pt>
                <c:pt idx="12">
                  <c:v>-9.5796239063788988</c:v>
                </c:pt>
                <c:pt idx="13">
                  <c:v>-11.293837563393303</c:v>
                </c:pt>
                <c:pt idx="14">
                  <c:v>-13.091504850582552</c:v>
                </c:pt>
                <c:pt idx="15">
                  <c:v>-14.964846971203407</c:v>
                </c:pt>
                <c:pt idx="16">
                  <c:v>-16.901536266559447</c:v>
                </c:pt>
                <c:pt idx="17">
                  <c:v>-18.891790388851518</c:v>
                </c:pt>
                <c:pt idx="18">
                  <c:v>-20.922487810624489</c:v>
                </c:pt>
                <c:pt idx="19">
                  <c:v>-22.977759981707507</c:v>
                </c:pt>
                <c:pt idx="20">
                  <c:v>-25.040697111177842</c:v>
                </c:pt>
                <c:pt idx="21">
                  <c:v>-27.098232750045959</c:v>
                </c:pt>
                <c:pt idx="22">
                  <c:v>-29.132159119553798</c:v>
                </c:pt>
                <c:pt idx="23">
                  <c:v>-31.130405340724884</c:v>
                </c:pt>
                <c:pt idx="24">
                  <c:v>-33.078228973181723</c:v>
                </c:pt>
                <c:pt idx="25">
                  <c:v>-48.02273890155189</c:v>
                </c:pt>
                <c:pt idx="26">
                  <c:v>-50.05474514398793</c:v>
                </c:pt>
                <c:pt idx="27">
                  <c:v>-51.836501713415501</c:v>
                </c:pt>
                <c:pt idx="28">
                  <c:v>-53.390691237922795</c:v>
                </c:pt>
                <c:pt idx="29">
                  <c:v>-54.752016638652321</c:v>
                </c:pt>
                <c:pt idx="30">
                  <c:v>-55.938397511948068</c:v>
                </c:pt>
                <c:pt idx="31">
                  <c:v>-56.96281191551752</c:v>
                </c:pt>
                <c:pt idx="32">
                  <c:v>-57.834587459975424</c:v>
                </c:pt>
                <c:pt idx="33">
                  <c:v>-58.558726720422484</c:v>
                </c:pt>
                <c:pt idx="34">
                  <c:v>-59.137331692327109</c:v>
                </c:pt>
                <c:pt idx="35">
                  <c:v>-59.565617121828808</c:v>
                </c:pt>
                <c:pt idx="36">
                  <c:v>-59.854345590800293</c:v>
                </c:pt>
                <c:pt idx="37">
                  <c:v>-60.025715380233692</c:v>
                </c:pt>
                <c:pt idx="38">
                  <c:v>-60.084384473174723</c:v>
                </c:pt>
                <c:pt idx="39">
                  <c:v>-60.084384473174723</c:v>
                </c:pt>
                <c:pt idx="40">
                  <c:v>-60.084384473174723</c:v>
                </c:pt>
                <c:pt idx="41">
                  <c:v>-60.084384473174723</c:v>
                </c:pt>
                <c:pt idx="42">
                  <c:v>-60.084384473174723</c:v>
                </c:pt>
                <c:pt idx="43">
                  <c:v>-60.084384473174723</c:v>
                </c:pt>
                <c:pt idx="44">
                  <c:v>-60.084384473174723</c:v>
                </c:pt>
                <c:pt idx="45">
                  <c:v>-60.084384473174723</c:v>
                </c:pt>
                <c:pt idx="46">
                  <c:v>-60.084384473174723</c:v>
                </c:pt>
                <c:pt idx="47">
                  <c:v>-60.084384473174723</c:v>
                </c:pt>
                <c:pt idx="48">
                  <c:v>-60.084384473174723</c:v>
                </c:pt>
                <c:pt idx="49">
                  <c:v>-60.084384473174723</c:v>
                </c:pt>
                <c:pt idx="50">
                  <c:v>-60.084384473174723</c:v>
                </c:pt>
                <c:pt idx="51">
                  <c:v>-60.084384473174723</c:v>
                </c:pt>
                <c:pt idx="52">
                  <c:v>-60.084384473174723</c:v>
                </c:pt>
                <c:pt idx="53">
                  <c:v>-60.084384473174723</c:v>
                </c:pt>
                <c:pt idx="54">
                  <c:v>-60.084384473174723</c:v>
                </c:pt>
                <c:pt idx="55">
                  <c:v>-60.084384473174723</c:v>
                </c:pt>
                <c:pt idx="56">
                  <c:v>-60.084384473174723</c:v>
                </c:pt>
                <c:pt idx="57">
                  <c:v>-60.084384473174723</c:v>
                </c:pt>
                <c:pt idx="58">
                  <c:v>-60.084384473174723</c:v>
                </c:pt>
                <c:pt idx="59">
                  <c:v>-60.084384473174723</c:v>
                </c:pt>
                <c:pt idx="60">
                  <c:v>-60.084384473174723</c:v>
                </c:pt>
                <c:pt idx="61">
                  <c:v>-60.084384473174723</c:v>
                </c:pt>
                <c:pt idx="62">
                  <c:v>-60.084384473174723</c:v>
                </c:pt>
                <c:pt idx="63">
                  <c:v>-60.084384473174723</c:v>
                </c:pt>
                <c:pt idx="64">
                  <c:v>-60.084384473174723</c:v>
                </c:pt>
                <c:pt idx="65">
                  <c:v>-60.084384473174723</c:v>
                </c:pt>
                <c:pt idx="66">
                  <c:v>-60.084384473174723</c:v>
                </c:pt>
                <c:pt idx="67">
                  <c:v>46.943988342017875</c:v>
                </c:pt>
                <c:pt idx="68">
                  <c:v>46.943988342017875</c:v>
                </c:pt>
                <c:pt idx="69">
                  <c:v>46.943988342017875</c:v>
                </c:pt>
                <c:pt idx="70">
                  <c:v>46.943988342017875</c:v>
                </c:pt>
                <c:pt idx="71">
                  <c:v>46.943988342017875</c:v>
                </c:pt>
                <c:pt idx="72">
                  <c:v>46.943988342017875</c:v>
                </c:pt>
              </c:numCache>
            </c:numRef>
          </c:yVal>
          <c:smooth val="1"/>
          <c:extLst>
            <c:ext xmlns:c16="http://schemas.microsoft.com/office/drawing/2014/chart" uri="{C3380CC4-5D6E-409C-BE32-E72D297353CC}">
              <c16:uniqueId val="{00000009-D3FF-4B54-85E8-56EC656869BB}"/>
            </c:ext>
          </c:extLst>
        </c:ser>
        <c:ser>
          <c:idx val="10"/>
          <c:order val="10"/>
          <c:tx>
            <c:strRef>
              <c:f>Лист1!$L$1</c:f>
              <c:strCache>
                <c:ptCount val="1"/>
                <c:pt idx="0">
                  <c:v>g60401016</c:v>
                </c:pt>
              </c:strCache>
            </c:strRef>
          </c:tx>
          <c:spPr>
            <a:ln w="19050" cap="rnd">
              <a:solidFill>
                <a:schemeClr val="accent5">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Лист1!$L$2:$L$74</c:f>
              <c:numCache>
                <c:formatCode>General</c:formatCode>
                <c:ptCount val="73"/>
                <c:pt idx="1">
                  <c:v>0</c:v>
                </c:pt>
                <c:pt idx="2">
                  <c:v>-0.50198288597764318</c:v>
                </c:pt>
                <c:pt idx="3">
                  <c:v>-0.50198288597764318</c:v>
                </c:pt>
                <c:pt idx="4">
                  <c:v>-0.50198288597764318</c:v>
                </c:pt>
                <c:pt idx="5">
                  <c:v>-0.50198288597764318</c:v>
                </c:pt>
                <c:pt idx="6">
                  <c:v>-1.4540216194050046</c:v>
                </c:pt>
                <c:pt idx="7">
                  <c:v>-2.5252648015613239</c:v>
                </c:pt>
                <c:pt idx="8">
                  <c:v>-3.714870738320208</c:v>
                </c:pt>
                <c:pt idx="9">
                  <c:v>-5.0196424946833034</c:v>
                </c:pt>
                <c:pt idx="10">
                  <c:v>-6.4356239614367183</c:v>
                </c:pt>
                <c:pt idx="11">
                  <c:v>-7.957725817943988</c:v>
                </c:pt>
                <c:pt idx="12">
                  <c:v>-9.5796055488933405</c:v>
                </c:pt>
                <c:pt idx="13">
                  <c:v>-11.293812375215445</c:v>
                </c:pt>
                <c:pt idx="14">
                  <c:v>-13.091471337498476</c:v>
                </c:pt>
                <c:pt idx="15">
                  <c:v>-14.964802998621757</c:v>
                </c:pt>
                <c:pt idx="16">
                  <c:v>-16.901479486429743</c:v>
                </c:pt>
                <c:pt idx="17">
                  <c:v>-18.891718346393731</c:v>
                </c:pt>
                <c:pt idx="18">
                  <c:v>-20.922397837599434</c:v>
                </c:pt>
                <c:pt idx="19">
                  <c:v>-22.977649369852422</c:v>
                </c:pt>
                <c:pt idx="20">
                  <c:v>-25.040563032159206</c:v>
                </c:pt>
                <c:pt idx="21">
                  <c:v>-27.098072442236216</c:v>
                </c:pt>
                <c:pt idx="22">
                  <c:v>-29.131969888031392</c:v>
                </c:pt>
                <c:pt idx="23">
                  <c:v>-31.130184837439337</c:v>
                </c:pt>
                <c:pt idx="24">
                  <c:v>-33.077974316434712</c:v>
                </c:pt>
                <c:pt idx="25">
                  <c:v>-48.022630891230001</c:v>
                </c:pt>
                <c:pt idx="26">
                  <c:v>-50.054601699449783</c:v>
                </c:pt>
                <c:pt idx="27">
                  <c:v>-51.836319205855808</c:v>
                </c:pt>
                <c:pt idx="28">
                  <c:v>-53.390466892372821</c:v>
                </c:pt>
                <c:pt idx="29">
                  <c:v>-54.751747253225069</c:v>
                </c:pt>
                <c:pt idx="30">
                  <c:v>-55.938080525133891</c:v>
                </c:pt>
                <c:pt idx="31">
                  <c:v>-56.962446260020776</c:v>
                </c:pt>
                <c:pt idx="32">
                  <c:v>-57.834172495418692</c:v>
                </c:pt>
                <c:pt idx="33">
                  <c:v>-58.558262660264923</c:v>
                </c:pt>
                <c:pt idx="34">
                  <c:v>-59.136819390405229</c:v>
                </c:pt>
                <c:pt idx="35">
                  <c:v>-59.565059139652242</c:v>
                </c:pt>
                <c:pt idx="36">
                  <c:v>-59.853744489878629</c:v>
                </c:pt>
                <c:pt idx="37">
                  <c:v>-60.025074148994811</c:v>
                </c:pt>
                <c:pt idx="38">
                  <c:v>-60.083706740423928</c:v>
                </c:pt>
                <c:pt idx="39">
                  <c:v>-60.083706740423928</c:v>
                </c:pt>
                <c:pt idx="40">
                  <c:v>-60.083706740423928</c:v>
                </c:pt>
                <c:pt idx="41">
                  <c:v>-60.083706740423928</c:v>
                </c:pt>
                <c:pt idx="42">
                  <c:v>-60.083706740423928</c:v>
                </c:pt>
                <c:pt idx="43">
                  <c:v>-60.083706740423928</c:v>
                </c:pt>
                <c:pt idx="44">
                  <c:v>-60.083706740423928</c:v>
                </c:pt>
                <c:pt idx="45">
                  <c:v>-60.083706740423928</c:v>
                </c:pt>
                <c:pt idx="46">
                  <c:v>-60.083706740423928</c:v>
                </c:pt>
                <c:pt idx="47">
                  <c:v>-60.083706740423928</c:v>
                </c:pt>
                <c:pt idx="48">
                  <c:v>-60.083706740423928</c:v>
                </c:pt>
                <c:pt idx="49">
                  <c:v>-60.083706740423928</c:v>
                </c:pt>
                <c:pt idx="50">
                  <c:v>-60.083706740423928</c:v>
                </c:pt>
                <c:pt idx="51">
                  <c:v>-60.083706740423928</c:v>
                </c:pt>
                <c:pt idx="52">
                  <c:v>-60.083706740423928</c:v>
                </c:pt>
                <c:pt idx="53">
                  <c:v>-60.083706740423928</c:v>
                </c:pt>
                <c:pt idx="54">
                  <c:v>-60.083706740423928</c:v>
                </c:pt>
                <c:pt idx="55">
                  <c:v>-60.083706740423928</c:v>
                </c:pt>
                <c:pt idx="56">
                  <c:v>-60.083706740423928</c:v>
                </c:pt>
                <c:pt idx="57">
                  <c:v>-60.083706740423928</c:v>
                </c:pt>
                <c:pt idx="58">
                  <c:v>-60.083706740423928</c:v>
                </c:pt>
                <c:pt idx="59">
                  <c:v>-60.083706740423928</c:v>
                </c:pt>
                <c:pt idx="60">
                  <c:v>-60.083706740423928</c:v>
                </c:pt>
                <c:pt idx="61">
                  <c:v>-60.083706740423928</c:v>
                </c:pt>
                <c:pt idx="62">
                  <c:v>-60.083706740423928</c:v>
                </c:pt>
                <c:pt idx="63">
                  <c:v>-60.083706740423928</c:v>
                </c:pt>
                <c:pt idx="64">
                  <c:v>-60.083706740423928</c:v>
                </c:pt>
                <c:pt idx="65">
                  <c:v>-60.083706740423928</c:v>
                </c:pt>
                <c:pt idx="66">
                  <c:v>-60.083706740423928</c:v>
                </c:pt>
                <c:pt idx="67">
                  <c:v>46.944707432475901</c:v>
                </c:pt>
                <c:pt idx="68">
                  <c:v>46.944707432475901</c:v>
                </c:pt>
                <c:pt idx="69">
                  <c:v>46.944707432475901</c:v>
                </c:pt>
                <c:pt idx="70">
                  <c:v>46.944707432475901</c:v>
                </c:pt>
                <c:pt idx="71">
                  <c:v>46.944707432475901</c:v>
                </c:pt>
                <c:pt idx="72">
                  <c:v>46.944707432475901</c:v>
                </c:pt>
              </c:numCache>
            </c:numRef>
          </c:yVal>
          <c:smooth val="1"/>
          <c:extLst>
            <c:ext xmlns:c16="http://schemas.microsoft.com/office/drawing/2014/chart" uri="{C3380CC4-5D6E-409C-BE32-E72D297353CC}">
              <c16:uniqueId val="{0000000A-D3FF-4B54-85E8-56EC656869BB}"/>
            </c:ext>
          </c:extLst>
        </c:ser>
        <c:ser>
          <c:idx val="11"/>
          <c:order val="11"/>
          <c:tx>
            <c:strRef>
              <c:f>Лист1!$M$1</c:f>
              <c:strCache>
                <c:ptCount val="1"/>
                <c:pt idx="0">
                  <c:v>g60401017</c:v>
                </c:pt>
              </c:strCache>
            </c:strRef>
          </c:tx>
          <c:spPr>
            <a:ln w="19050" cap="rnd">
              <a:solidFill>
                <a:schemeClr val="accent6">
                  <a:lumMod val="6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Лист1!$M$2:$M$74</c:f>
              <c:numCache>
                <c:formatCode>General</c:formatCode>
                <c:ptCount val="73"/>
                <c:pt idx="1">
                  <c:v>0</c:v>
                </c:pt>
                <c:pt idx="2">
                  <c:v>-0.50349204205573983</c:v>
                </c:pt>
                <c:pt idx="3">
                  <c:v>-0.50349204205573983</c:v>
                </c:pt>
                <c:pt idx="4">
                  <c:v>-0.50349204205573983</c:v>
                </c:pt>
                <c:pt idx="5">
                  <c:v>-0.50349204205573983</c:v>
                </c:pt>
                <c:pt idx="6">
                  <c:v>-1.4567752422348974</c:v>
                </c:pt>
                <c:pt idx="7">
                  <c:v>-2.5291600038404098</c:v>
                </c:pt>
                <c:pt idx="8">
                  <c:v>-3.7197858483420347</c:v>
                </c:pt>
                <c:pt idx="9">
                  <c:v>-5.0254387640107083</c:v>
                </c:pt>
                <c:pt idx="10">
                  <c:v>-6.4421528225123517</c:v>
                </c:pt>
                <c:pt idx="11">
                  <c:v>-7.9648391301287944</c:v>
                </c:pt>
                <c:pt idx="12">
                  <c:v>-9.5871568792213253</c:v>
                </c:pt>
                <c:pt idx="13">
                  <c:v>-11.301667244432132</c:v>
                </c:pt>
                <c:pt idx="14">
                  <c:v>-13.099511702702685</c:v>
                </c:pt>
                <c:pt idx="15">
                  <c:v>-14.972927680183943</c:v>
                </c:pt>
                <c:pt idx="16">
                  <c:v>-16.909617402458245</c:v>
                </c:pt>
                <c:pt idx="17">
                  <c:v>-18.899821255124237</c:v>
                </c:pt>
                <c:pt idx="18">
                  <c:v>-20.930442471986325</c:v>
                </c:pt>
                <c:pt idx="19">
                  <c:v>-22.985636845553216</c:v>
                </c:pt>
                <c:pt idx="20">
                  <c:v>-25.048517693521077</c:v>
                </c:pt>
                <c:pt idx="21">
                  <c:v>-27.106045140894921</c:v>
                </c:pt>
                <c:pt idx="22">
                  <c:v>-29.140021566569715</c:v>
                </c:pt>
                <c:pt idx="23">
                  <c:v>-31.138395329573427</c:v>
                </c:pt>
                <c:pt idx="24">
                  <c:v>-33.086434769214833</c:v>
                </c:pt>
                <c:pt idx="25">
                  <c:v>-48.028827609892986</c:v>
                </c:pt>
                <c:pt idx="26">
                  <c:v>-50.06077856641329</c:v>
                </c:pt>
                <c:pt idx="27">
                  <c:v>-51.842553706785523</c:v>
                </c:pt>
                <c:pt idx="28">
                  <c:v>-53.396840141739702</c:v>
                </c:pt>
                <c:pt idx="29">
                  <c:v>-54.758337377072181</c:v>
                </c:pt>
                <c:pt idx="30">
                  <c:v>-55.944965436045209</c:v>
                </c:pt>
                <c:pt idx="31">
                  <c:v>-56.969702162907154</c:v>
                </c:pt>
                <c:pt idx="32">
                  <c:v>-57.841868337580479</c:v>
                </c:pt>
                <c:pt idx="33">
                  <c:v>-58.566456075668285</c:v>
                </c:pt>
                <c:pt idx="34">
                  <c:v>-59.145552857417883</c:v>
                </c:pt>
                <c:pt idx="35">
                  <c:v>-59.574356352238041</c:v>
                </c:pt>
                <c:pt idx="36">
                  <c:v>-59.863603740364525</c:v>
                </c:pt>
                <c:pt idx="37">
                  <c:v>-60.035476866436142</c:v>
                </c:pt>
                <c:pt idx="38">
                  <c:v>-60.094616636767867</c:v>
                </c:pt>
                <c:pt idx="39">
                  <c:v>-60.094616636767867</c:v>
                </c:pt>
                <c:pt idx="40">
                  <c:v>-60.094616636767867</c:v>
                </c:pt>
                <c:pt idx="41">
                  <c:v>-60.094616636767867</c:v>
                </c:pt>
                <c:pt idx="42">
                  <c:v>-60.094616636767867</c:v>
                </c:pt>
                <c:pt idx="43">
                  <c:v>-60.094616636767867</c:v>
                </c:pt>
                <c:pt idx="44">
                  <c:v>-60.094616636767867</c:v>
                </c:pt>
                <c:pt idx="45">
                  <c:v>-60.094616636767867</c:v>
                </c:pt>
                <c:pt idx="46">
                  <c:v>-60.094616636767867</c:v>
                </c:pt>
                <c:pt idx="47">
                  <c:v>-60.094616636767867</c:v>
                </c:pt>
                <c:pt idx="48">
                  <c:v>-60.094616636767867</c:v>
                </c:pt>
                <c:pt idx="49">
                  <c:v>-60.094616636767867</c:v>
                </c:pt>
                <c:pt idx="50">
                  <c:v>-60.094616636767867</c:v>
                </c:pt>
                <c:pt idx="51">
                  <c:v>-60.094616636767867</c:v>
                </c:pt>
                <c:pt idx="52">
                  <c:v>-60.094616636767867</c:v>
                </c:pt>
                <c:pt idx="53">
                  <c:v>-60.094616636767867</c:v>
                </c:pt>
                <c:pt idx="54">
                  <c:v>-60.094616636767867</c:v>
                </c:pt>
                <c:pt idx="55">
                  <c:v>-60.094616636767867</c:v>
                </c:pt>
                <c:pt idx="56">
                  <c:v>-60.094616636767867</c:v>
                </c:pt>
                <c:pt idx="57">
                  <c:v>-60.094616636767867</c:v>
                </c:pt>
                <c:pt idx="58">
                  <c:v>-60.094616636767867</c:v>
                </c:pt>
                <c:pt idx="59">
                  <c:v>-60.094616636767867</c:v>
                </c:pt>
                <c:pt idx="60">
                  <c:v>-60.094616636767867</c:v>
                </c:pt>
                <c:pt idx="61">
                  <c:v>-60.094616636767867</c:v>
                </c:pt>
                <c:pt idx="62">
                  <c:v>-60.094616636767867</c:v>
                </c:pt>
                <c:pt idx="63">
                  <c:v>-60.094616636767867</c:v>
                </c:pt>
                <c:pt idx="64">
                  <c:v>-60.094616636767867</c:v>
                </c:pt>
                <c:pt idx="65">
                  <c:v>-60.094616636767867</c:v>
                </c:pt>
                <c:pt idx="66">
                  <c:v>-60.094616636767867</c:v>
                </c:pt>
                <c:pt idx="67">
                  <c:v>46.933302577764763</c:v>
                </c:pt>
                <c:pt idx="68">
                  <c:v>46.933302577764763</c:v>
                </c:pt>
                <c:pt idx="69">
                  <c:v>46.933302577764763</c:v>
                </c:pt>
                <c:pt idx="70">
                  <c:v>46.933302577764763</c:v>
                </c:pt>
                <c:pt idx="71">
                  <c:v>46.933302577764763</c:v>
                </c:pt>
                <c:pt idx="72">
                  <c:v>46.933302577764763</c:v>
                </c:pt>
              </c:numCache>
            </c:numRef>
          </c:yVal>
          <c:smooth val="1"/>
          <c:extLst>
            <c:ext xmlns:c16="http://schemas.microsoft.com/office/drawing/2014/chart" uri="{C3380CC4-5D6E-409C-BE32-E72D297353CC}">
              <c16:uniqueId val="{0000000B-D3FF-4B54-85E8-56EC656869BB}"/>
            </c:ext>
          </c:extLst>
        </c:ser>
        <c:ser>
          <c:idx val="12"/>
          <c:order val="12"/>
          <c:tx>
            <c:strRef>
              <c:f>Лист1!$N$1</c:f>
              <c:strCache>
                <c:ptCount val="1"/>
                <c:pt idx="0">
                  <c:v>g60401018</c:v>
                </c:pt>
              </c:strCache>
            </c:strRef>
          </c:tx>
          <c:spPr>
            <a:ln w="19050" cap="rnd">
              <a:solidFill>
                <a:schemeClr val="accent1">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Лист1!$N$2:$N$74</c:f>
              <c:numCache>
                <c:formatCode>General</c:formatCode>
                <c:ptCount val="73"/>
                <c:pt idx="1">
                  <c:v>0</c:v>
                </c:pt>
                <c:pt idx="2">
                  <c:v>-0.50473907031718213</c:v>
                </c:pt>
                <c:pt idx="3">
                  <c:v>-0.50473907031718213</c:v>
                </c:pt>
                <c:pt idx="4">
                  <c:v>-0.50473907031718213</c:v>
                </c:pt>
                <c:pt idx="5">
                  <c:v>-0.50473907031718213</c:v>
                </c:pt>
                <c:pt idx="6">
                  <c:v>-1.4591715344743399</c:v>
                </c:pt>
                <c:pt idx="7">
                  <c:v>-2.5329467688793912</c:v>
                </c:pt>
                <c:pt idx="8">
                  <c:v>-3.7251620300935393</c:v>
                </c:pt>
                <c:pt idx="9">
                  <c:v>-5.0325473800945772</c:v>
                </c:pt>
                <c:pt idx="10">
                  <c:v>-6.4510784027457042</c:v>
                </c:pt>
                <c:pt idx="11">
                  <c:v>-7.9756047280981015</c:v>
                </c:pt>
                <c:pt idx="12">
                  <c:v>-9.5997281280060029</c:v>
                </c:pt>
                <c:pt idx="13">
                  <c:v>-11.31595449119585</c:v>
                </c:pt>
                <c:pt idx="14">
                  <c:v>-13.115373210580405</c:v>
                </c:pt>
                <c:pt idx="15">
                  <c:v>-14.990175178219392</c:v>
                </c:pt>
                <c:pt idx="16">
                  <c:v>-16.928035083466835</c:v>
                </c:pt>
                <c:pt idx="17">
                  <c:v>-18.919163107453915</c:v>
                </c:pt>
                <c:pt idx="18">
                  <c:v>-20.950434520838488</c:v>
                </c:pt>
                <c:pt idx="19">
                  <c:v>-23.005978975723547</c:v>
                </c:pt>
                <c:pt idx="20">
                  <c:v>-25.068890980386744</c:v>
                </c:pt>
                <c:pt idx="21">
                  <c:v>-27.126116169626695</c:v>
                </c:pt>
                <c:pt idx="22">
                  <c:v>-29.159496617399082</c:v>
                </c:pt>
                <c:pt idx="23">
                  <c:v>-31.156978014492676</c:v>
                </c:pt>
                <c:pt idx="24">
                  <c:v>-33.10385025958881</c:v>
                </c:pt>
                <c:pt idx="25">
                  <c:v>-48.063269241180329</c:v>
                </c:pt>
                <c:pt idx="26">
                  <c:v>-50.094355047830128</c:v>
                </c:pt>
                <c:pt idx="27">
                  <c:v>-51.874734805842728</c:v>
                </c:pt>
                <c:pt idx="28">
                  <c:v>-53.427172257777322</c:v>
                </c:pt>
                <c:pt idx="29">
                  <c:v>-54.786457843021374</c:v>
                </c:pt>
                <c:pt idx="30">
                  <c:v>-55.970608068365742</c:v>
                </c:pt>
                <c:pt idx="31">
                  <c:v>-56.992696407750891</c:v>
                </c:pt>
                <c:pt idx="32">
                  <c:v>-57.862135855445182</c:v>
                </c:pt>
                <c:pt idx="33">
                  <c:v>-58.584001562654926</c:v>
                </c:pt>
                <c:pt idx="34">
                  <c:v>-59.160457427997422</c:v>
                </c:pt>
                <c:pt idx="35">
                  <c:v>-59.586794402523033</c:v>
                </c:pt>
                <c:pt idx="36">
                  <c:v>-59.873810929239021</c:v>
                </c:pt>
                <c:pt idx="37">
                  <c:v>-60.04369098737552</c:v>
                </c:pt>
                <c:pt idx="38">
                  <c:v>-60.101140801742567</c:v>
                </c:pt>
                <c:pt idx="39">
                  <c:v>-60.101140801742567</c:v>
                </c:pt>
                <c:pt idx="40">
                  <c:v>-60.101140801742567</c:v>
                </c:pt>
                <c:pt idx="41">
                  <c:v>-60.101140801742567</c:v>
                </c:pt>
                <c:pt idx="42">
                  <c:v>-60.101140801742567</c:v>
                </c:pt>
                <c:pt idx="43">
                  <c:v>-60.101140801742567</c:v>
                </c:pt>
                <c:pt idx="44">
                  <c:v>-60.101140801742567</c:v>
                </c:pt>
                <c:pt idx="45">
                  <c:v>-60.101140801742567</c:v>
                </c:pt>
                <c:pt idx="46">
                  <c:v>-60.101140801742567</c:v>
                </c:pt>
                <c:pt idx="47">
                  <c:v>-60.101140801742567</c:v>
                </c:pt>
                <c:pt idx="48">
                  <c:v>-60.101140801742567</c:v>
                </c:pt>
                <c:pt idx="49">
                  <c:v>-60.101140801742567</c:v>
                </c:pt>
                <c:pt idx="50">
                  <c:v>-60.101140801742567</c:v>
                </c:pt>
                <c:pt idx="51">
                  <c:v>-60.101140801742567</c:v>
                </c:pt>
                <c:pt idx="52">
                  <c:v>-60.101140801742567</c:v>
                </c:pt>
                <c:pt idx="53">
                  <c:v>-60.101140801742567</c:v>
                </c:pt>
                <c:pt idx="54">
                  <c:v>-60.101140801742567</c:v>
                </c:pt>
                <c:pt idx="55">
                  <c:v>-60.101140801742567</c:v>
                </c:pt>
                <c:pt idx="56">
                  <c:v>-60.101140801742567</c:v>
                </c:pt>
                <c:pt idx="57">
                  <c:v>-60.101140801742567</c:v>
                </c:pt>
                <c:pt idx="58">
                  <c:v>-60.101140801742567</c:v>
                </c:pt>
                <c:pt idx="59">
                  <c:v>-60.101140801742567</c:v>
                </c:pt>
                <c:pt idx="60">
                  <c:v>-60.101140801742567</c:v>
                </c:pt>
                <c:pt idx="61">
                  <c:v>-60.101140801742567</c:v>
                </c:pt>
                <c:pt idx="62">
                  <c:v>-60.101140801742567</c:v>
                </c:pt>
                <c:pt idx="63">
                  <c:v>-60.101140801742567</c:v>
                </c:pt>
                <c:pt idx="64">
                  <c:v>-60.101140801742567</c:v>
                </c:pt>
                <c:pt idx="65">
                  <c:v>-60.101140801742567</c:v>
                </c:pt>
                <c:pt idx="66">
                  <c:v>-60.101140801742567</c:v>
                </c:pt>
                <c:pt idx="67">
                  <c:v>46.9302524068328</c:v>
                </c:pt>
                <c:pt idx="68">
                  <c:v>46.9302524068328</c:v>
                </c:pt>
                <c:pt idx="69">
                  <c:v>46.9302524068328</c:v>
                </c:pt>
                <c:pt idx="70">
                  <c:v>46.9302524068328</c:v>
                </c:pt>
                <c:pt idx="71">
                  <c:v>46.9302524068328</c:v>
                </c:pt>
                <c:pt idx="72">
                  <c:v>46.9302524068328</c:v>
                </c:pt>
              </c:numCache>
            </c:numRef>
          </c:yVal>
          <c:smooth val="1"/>
          <c:extLst>
            <c:ext xmlns:c16="http://schemas.microsoft.com/office/drawing/2014/chart" uri="{C3380CC4-5D6E-409C-BE32-E72D297353CC}">
              <c16:uniqueId val="{0000000C-D3FF-4B54-85E8-56EC656869BB}"/>
            </c:ext>
          </c:extLst>
        </c:ser>
        <c:ser>
          <c:idx val="13"/>
          <c:order val="13"/>
          <c:tx>
            <c:strRef>
              <c:f>Лист1!$O$1</c:f>
              <c:strCache>
                <c:ptCount val="1"/>
                <c:pt idx="0">
                  <c:v>g60401024</c:v>
                </c:pt>
              </c:strCache>
            </c:strRef>
          </c:tx>
          <c:spPr>
            <a:ln w="19050" cap="rnd">
              <a:solidFill>
                <a:schemeClr val="accent2">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Лист1!$O$2:$O$74</c:f>
              <c:numCache>
                <c:formatCode>General</c:formatCode>
                <c:ptCount val="73"/>
                <c:pt idx="1">
                  <c:v>0</c:v>
                </c:pt>
                <c:pt idx="2">
                  <c:v>-0.48532197364275476</c:v>
                </c:pt>
                <c:pt idx="3">
                  <c:v>-0.48532197364275476</c:v>
                </c:pt>
                <c:pt idx="4">
                  <c:v>-0.48532197364275476</c:v>
                </c:pt>
                <c:pt idx="5">
                  <c:v>-1.3213414967550783</c:v>
                </c:pt>
                <c:pt idx="6">
                  <c:v>-2.2804585350692577</c:v>
                </c:pt>
                <c:pt idx="7">
                  <c:v>-3.3549975262561382</c:v>
                </c:pt>
                <c:pt idx="8">
                  <c:v>-4.5435370211810735</c:v>
                </c:pt>
                <c:pt idx="9">
                  <c:v>-5.8425449540051737</c:v>
                </c:pt>
                <c:pt idx="10">
                  <c:v>-7.2478726753755183</c:v>
                </c:pt>
                <c:pt idx="11">
                  <c:v>-8.7543796344636178</c:v>
                </c:pt>
                <c:pt idx="12">
                  <c:v>-10.355827484014995</c:v>
                </c:pt>
                <c:pt idx="13">
                  <c:v>-12.045037605356335</c:v>
                </c:pt>
                <c:pt idx="14">
                  <c:v>-13.813574124514709</c:v>
                </c:pt>
                <c:pt idx="15">
                  <c:v>-15.654009171563288</c:v>
                </c:pt>
                <c:pt idx="16">
                  <c:v>-17.554825592137831</c:v>
                </c:pt>
                <c:pt idx="17">
                  <c:v>-19.506876506281422</c:v>
                </c:pt>
                <c:pt idx="18">
                  <c:v>-21.498095941957061</c:v>
                </c:pt>
                <c:pt idx="19">
                  <c:v>-23.513985383081334</c:v>
                </c:pt>
                <c:pt idx="20">
                  <c:v>-25.539090803343704</c:v>
                </c:pt>
                <c:pt idx="21">
                  <c:v>-27.561536722310962</c:v>
                </c:pt>
                <c:pt idx="22">
                  <c:v>-29.564280981509206</c:v>
                </c:pt>
                <c:pt idx="23">
                  <c:v>-31.536389451898216</c:v>
                </c:pt>
                <c:pt idx="24">
                  <c:v>-33.464299375005119</c:v>
                </c:pt>
                <c:pt idx="25">
                  <c:v>-47.718264948832193</c:v>
                </c:pt>
                <c:pt idx="26">
                  <c:v>-49.698361665389506</c:v>
                </c:pt>
                <c:pt idx="27">
                  <c:v>-51.436564353283636</c:v>
                </c:pt>
                <c:pt idx="28">
                  <c:v>-52.955747967282598</c:v>
                </c:pt>
                <c:pt idx="29">
                  <c:v>-54.290483404054463</c:v>
                </c:pt>
                <c:pt idx="30">
                  <c:v>-55.458833864575659</c:v>
                </c:pt>
                <c:pt idx="31">
                  <c:v>-56.47403926754648</c:v>
                </c:pt>
                <c:pt idx="32">
                  <c:v>-57.345742129169231</c:v>
                </c:pt>
                <c:pt idx="33">
                  <c:v>-58.079242106294494</c:v>
                </c:pt>
                <c:pt idx="34">
                  <c:v>-58.67683266723396</c:v>
                </c:pt>
                <c:pt idx="35">
                  <c:v>-59.134364025969397</c:v>
                </c:pt>
                <c:pt idx="36">
                  <c:v>-59.461888265645634</c:v>
                </c:pt>
                <c:pt idx="37">
                  <c:v>-59.680001869912481</c:v>
                </c:pt>
                <c:pt idx="38">
                  <c:v>-59.793225674322038</c:v>
                </c:pt>
                <c:pt idx="39">
                  <c:v>-59.81457513228802</c:v>
                </c:pt>
                <c:pt idx="40">
                  <c:v>-59.81457513228802</c:v>
                </c:pt>
                <c:pt idx="41">
                  <c:v>-59.81457513228802</c:v>
                </c:pt>
                <c:pt idx="42">
                  <c:v>-59.81457513228802</c:v>
                </c:pt>
                <c:pt idx="43">
                  <c:v>-59.81457513228802</c:v>
                </c:pt>
                <c:pt idx="44">
                  <c:v>-59.81457513228802</c:v>
                </c:pt>
                <c:pt idx="45">
                  <c:v>-59.81457513228802</c:v>
                </c:pt>
                <c:pt idx="46">
                  <c:v>-59.81457513228802</c:v>
                </c:pt>
                <c:pt idx="47">
                  <c:v>-59.81457513228802</c:v>
                </c:pt>
                <c:pt idx="48">
                  <c:v>-59.81457513228802</c:v>
                </c:pt>
                <c:pt idx="49">
                  <c:v>-59.81457513228802</c:v>
                </c:pt>
                <c:pt idx="50">
                  <c:v>-59.81457513228802</c:v>
                </c:pt>
                <c:pt idx="51">
                  <c:v>-59.81457513228802</c:v>
                </c:pt>
                <c:pt idx="52">
                  <c:v>-59.81457513228802</c:v>
                </c:pt>
                <c:pt idx="53">
                  <c:v>-59.81457513228802</c:v>
                </c:pt>
                <c:pt idx="54">
                  <c:v>-59.81457513228802</c:v>
                </c:pt>
                <c:pt idx="55">
                  <c:v>-59.81457513228802</c:v>
                </c:pt>
                <c:pt idx="56">
                  <c:v>-59.81457513228802</c:v>
                </c:pt>
                <c:pt idx="57">
                  <c:v>-59.81457513228802</c:v>
                </c:pt>
                <c:pt idx="58">
                  <c:v>-59.81457513228802</c:v>
                </c:pt>
                <c:pt idx="59">
                  <c:v>-59.81457513228802</c:v>
                </c:pt>
                <c:pt idx="60">
                  <c:v>-59.81457513228802</c:v>
                </c:pt>
                <c:pt idx="61">
                  <c:v>-59.81457513228802</c:v>
                </c:pt>
                <c:pt idx="62">
                  <c:v>-59.81457513228802</c:v>
                </c:pt>
                <c:pt idx="63">
                  <c:v>-59.81457513228802</c:v>
                </c:pt>
                <c:pt idx="64">
                  <c:v>-59.81457513228802</c:v>
                </c:pt>
                <c:pt idx="65">
                  <c:v>-59.81457513228802</c:v>
                </c:pt>
                <c:pt idx="66">
                  <c:v>-59.81457513228802</c:v>
                </c:pt>
                <c:pt idx="67">
                  <c:v>47.120957528156161</c:v>
                </c:pt>
                <c:pt idx="68">
                  <c:v>47.120957528156161</c:v>
                </c:pt>
                <c:pt idx="69">
                  <c:v>47.120957528156161</c:v>
                </c:pt>
                <c:pt idx="70">
                  <c:v>47.120957528156161</c:v>
                </c:pt>
                <c:pt idx="71">
                  <c:v>47.120957528156161</c:v>
                </c:pt>
                <c:pt idx="72">
                  <c:v>47.120957528156161</c:v>
                </c:pt>
              </c:numCache>
            </c:numRef>
          </c:yVal>
          <c:smooth val="1"/>
          <c:extLst>
            <c:ext xmlns:c16="http://schemas.microsoft.com/office/drawing/2014/chart" uri="{C3380CC4-5D6E-409C-BE32-E72D297353CC}">
              <c16:uniqueId val="{0000000D-D3FF-4B54-85E8-56EC656869BB}"/>
            </c:ext>
          </c:extLst>
        </c:ser>
        <c:ser>
          <c:idx val="14"/>
          <c:order val="14"/>
          <c:tx>
            <c:strRef>
              <c:f>Лист1!$P$1</c:f>
              <c:strCache>
                <c:ptCount val="1"/>
                <c:pt idx="0">
                  <c:v>g60401029</c:v>
                </c:pt>
              </c:strCache>
            </c:strRef>
          </c:tx>
          <c:spPr>
            <a:ln w="19050" cap="rnd">
              <a:solidFill>
                <a:schemeClr val="accent3">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Лист1!$P$2:$P$74</c:f>
              <c:numCache>
                <c:formatCode>General</c:formatCode>
                <c:ptCount val="73"/>
                <c:pt idx="1">
                  <c:v>0</c:v>
                </c:pt>
                <c:pt idx="2">
                  <c:v>-0.52894021310509132</c:v>
                </c:pt>
                <c:pt idx="3">
                  <c:v>-0.52894021310509132</c:v>
                </c:pt>
                <c:pt idx="4">
                  <c:v>-0.52894021310509132</c:v>
                </c:pt>
                <c:pt idx="5">
                  <c:v>-1.395757620085682</c:v>
                </c:pt>
                <c:pt idx="6">
                  <c:v>-2.382323795372244</c:v>
                </c:pt>
                <c:pt idx="7">
                  <c:v>-3.4813802757837884</c:v>
                </c:pt>
                <c:pt idx="8">
                  <c:v>-4.6915218350798078</c:v>
                </c:pt>
                <c:pt idx="9">
                  <c:v>-6.0092697722049557</c:v>
                </c:pt>
                <c:pt idx="10">
                  <c:v>-7.4306047940416455</c:v>
                </c:pt>
                <c:pt idx="11">
                  <c:v>-8.950613043361642</c:v>
                </c:pt>
                <c:pt idx="12">
                  <c:v>-10.563375080856968</c:v>
                </c:pt>
                <c:pt idx="13">
                  <c:v>-12.262097154673061</c:v>
                </c:pt>
                <c:pt idx="14">
                  <c:v>-14.038779274388755</c:v>
                </c:pt>
                <c:pt idx="15">
                  <c:v>-15.886427959415176</c:v>
                </c:pt>
                <c:pt idx="16">
                  <c:v>-17.794062051273801</c:v>
                </c:pt>
                <c:pt idx="17">
                  <c:v>-19.752963509408122</c:v>
                </c:pt>
                <c:pt idx="18">
                  <c:v>-21.751469746179811</c:v>
                </c:pt>
                <c:pt idx="19">
                  <c:v>-23.77543968282551</c:v>
                </c:pt>
                <c:pt idx="20">
                  <c:v>-25.809725273362222</c:v>
                </c:pt>
                <c:pt idx="21">
                  <c:v>-27.842812356964782</c:v>
                </c:pt>
                <c:pt idx="22">
                  <c:v>-29.857661883657943</c:v>
                </c:pt>
                <c:pt idx="23">
                  <c:v>-31.84356333618565</c:v>
                </c:pt>
                <c:pt idx="24">
                  <c:v>-33.78701959475876</c:v>
                </c:pt>
                <c:pt idx="25">
                  <c:v>-47.958269754121368</c:v>
                </c:pt>
                <c:pt idx="26">
                  <c:v>-49.945572851045959</c:v>
                </c:pt>
                <c:pt idx="27">
                  <c:v>-51.693799686607072</c:v>
                </c:pt>
                <c:pt idx="28">
                  <c:v>-53.225381220573816</c:v>
                </c:pt>
                <c:pt idx="29">
                  <c:v>-54.574217340826173</c:v>
                </c:pt>
                <c:pt idx="30">
                  <c:v>-55.758059971558303</c:v>
                </c:pt>
                <c:pt idx="31">
                  <c:v>-56.789930502681933</c:v>
                </c:pt>
                <c:pt idx="32">
                  <c:v>-57.679218234501555</c:v>
                </c:pt>
                <c:pt idx="33">
                  <c:v>-58.430900127021793</c:v>
                </c:pt>
                <c:pt idx="34">
                  <c:v>-59.046886062490337</c:v>
                </c:pt>
                <c:pt idx="35">
                  <c:v>-59.522559206303519</c:v>
                </c:pt>
                <c:pt idx="36">
                  <c:v>-59.867492746038813</c:v>
                </c:pt>
                <c:pt idx="37">
                  <c:v>-60.10205412369519</c:v>
                </c:pt>
                <c:pt idx="38">
                  <c:v>-60.230376106118904</c:v>
                </c:pt>
                <c:pt idx="39">
                  <c:v>-60.265146700411968</c:v>
                </c:pt>
                <c:pt idx="40">
                  <c:v>-60.265146700411968</c:v>
                </c:pt>
                <c:pt idx="41">
                  <c:v>-60.265146700411968</c:v>
                </c:pt>
                <c:pt idx="42">
                  <c:v>-60.265146700411968</c:v>
                </c:pt>
                <c:pt idx="43">
                  <c:v>-60.265146700411968</c:v>
                </c:pt>
                <c:pt idx="44">
                  <c:v>-60.265146700411968</c:v>
                </c:pt>
                <c:pt idx="45">
                  <c:v>-60.265146700411968</c:v>
                </c:pt>
                <c:pt idx="46">
                  <c:v>-60.265146700411968</c:v>
                </c:pt>
                <c:pt idx="47">
                  <c:v>-60.265146700411968</c:v>
                </c:pt>
                <c:pt idx="48">
                  <c:v>-60.265146700411968</c:v>
                </c:pt>
                <c:pt idx="49">
                  <c:v>-60.265146700411968</c:v>
                </c:pt>
                <c:pt idx="50">
                  <c:v>-60.265146700411968</c:v>
                </c:pt>
                <c:pt idx="51">
                  <c:v>-60.265146700411968</c:v>
                </c:pt>
                <c:pt idx="52">
                  <c:v>-60.265146700411968</c:v>
                </c:pt>
                <c:pt idx="53">
                  <c:v>-60.265146700411968</c:v>
                </c:pt>
                <c:pt idx="54">
                  <c:v>-60.265146700411968</c:v>
                </c:pt>
                <c:pt idx="55">
                  <c:v>-60.265146700411968</c:v>
                </c:pt>
                <c:pt idx="56">
                  <c:v>-60.265146700411968</c:v>
                </c:pt>
                <c:pt idx="57">
                  <c:v>-60.265146700411968</c:v>
                </c:pt>
                <c:pt idx="58">
                  <c:v>-60.265146700411968</c:v>
                </c:pt>
                <c:pt idx="59">
                  <c:v>-60.265146700411968</c:v>
                </c:pt>
                <c:pt idx="60">
                  <c:v>-60.265146700411968</c:v>
                </c:pt>
                <c:pt idx="61">
                  <c:v>-60.265146700411968</c:v>
                </c:pt>
                <c:pt idx="62">
                  <c:v>-60.265146700411968</c:v>
                </c:pt>
                <c:pt idx="63">
                  <c:v>-60.265146700411968</c:v>
                </c:pt>
                <c:pt idx="64">
                  <c:v>-60.265146700411968</c:v>
                </c:pt>
                <c:pt idx="65">
                  <c:v>-60.265146700411968</c:v>
                </c:pt>
                <c:pt idx="66">
                  <c:v>-60.265146700411968</c:v>
                </c:pt>
                <c:pt idx="67">
                  <c:v>46.658254863982087</c:v>
                </c:pt>
                <c:pt idx="68">
                  <c:v>46.658254863982087</c:v>
                </c:pt>
                <c:pt idx="69">
                  <c:v>46.658254863982087</c:v>
                </c:pt>
                <c:pt idx="70">
                  <c:v>46.658254863982087</c:v>
                </c:pt>
                <c:pt idx="71">
                  <c:v>46.658254863982087</c:v>
                </c:pt>
                <c:pt idx="72">
                  <c:v>46.658254863982087</c:v>
                </c:pt>
              </c:numCache>
            </c:numRef>
          </c:yVal>
          <c:smooth val="1"/>
          <c:extLst>
            <c:ext xmlns:c16="http://schemas.microsoft.com/office/drawing/2014/chart" uri="{C3380CC4-5D6E-409C-BE32-E72D297353CC}">
              <c16:uniqueId val="{0000000E-D3FF-4B54-85E8-56EC656869BB}"/>
            </c:ext>
          </c:extLst>
        </c:ser>
        <c:ser>
          <c:idx val="15"/>
          <c:order val="15"/>
          <c:tx>
            <c:strRef>
              <c:f>Лист1!$Q$1</c:f>
              <c:strCache>
                <c:ptCount val="1"/>
                <c:pt idx="0">
                  <c:v>g60401056</c:v>
                </c:pt>
              </c:strCache>
            </c:strRef>
          </c:tx>
          <c:spPr>
            <a:ln w="19050" cap="rnd">
              <a:solidFill>
                <a:schemeClr val="accent4">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Лист1!$Q$2:$Q$74</c:f>
              <c:numCache>
                <c:formatCode>General</c:formatCode>
                <c:ptCount val="73"/>
                <c:pt idx="1">
                  <c:v>0</c:v>
                </c:pt>
                <c:pt idx="2">
                  <c:v>-0.48476527222098653</c:v>
                </c:pt>
                <c:pt idx="3">
                  <c:v>-0.48476527222098653</c:v>
                </c:pt>
                <c:pt idx="4">
                  <c:v>-0.48476527222098653</c:v>
                </c:pt>
                <c:pt idx="5">
                  <c:v>-1.3212296441688309</c:v>
                </c:pt>
                <c:pt idx="6">
                  <c:v>-2.2806233255207644</c:v>
                </c:pt>
                <c:pt idx="7">
                  <c:v>-3.3552246467747935</c:v>
                </c:pt>
                <c:pt idx="8">
                  <c:v>-4.543560928604073</c:v>
                </c:pt>
                <c:pt idx="9">
                  <c:v>-5.8420642440351287</c:v>
                </c:pt>
                <c:pt idx="10">
                  <c:v>-7.2465611824555864</c:v>
                </c:pt>
                <c:pt idx="11">
                  <c:v>-8.7518962508974383</c:v>
                </c:pt>
                <c:pt idx="12">
                  <c:v>-10.351834517452431</c:v>
                </c:pt>
                <c:pt idx="13">
                  <c:v>-12.03921486709628</c:v>
                </c:pt>
                <c:pt idx="14">
                  <c:v>-13.805633444726091</c:v>
                </c:pt>
                <c:pt idx="15">
                  <c:v>-15.643693118530386</c:v>
                </c:pt>
                <c:pt idx="16">
                  <c:v>-17.541941625721684</c:v>
                </c:pt>
                <c:pt idx="17">
                  <c:v>-19.491285878044863</c:v>
                </c:pt>
                <c:pt idx="18">
                  <c:v>-21.479746567871366</c:v>
                </c:pt>
                <c:pt idx="19">
                  <c:v>-23.492933189439647</c:v>
                </c:pt>
                <c:pt idx="20">
                  <c:v>-25.515507624748963</c:v>
                </c:pt>
                <c:pt idx="21">
                  <c:v>-27.535692264379115</c:v>
                </c:pt>
                <c:pt idx="22">
                  <c:v>-29.536528519107193</c:v>
                </c:pt>
                <c:pt idx="23">
                  <c:v>-31.50717468769804</c:v>
                </c:pt>
                <c:pt idx="24">
                  <c:v>-33.434158078092175</c:v>
                </c:pt>
                <c:pt idx="25">
                  <c:v>-47.633357415790044</c:v>
                </c:pt>
                <c:pt idx="26">
                  <c:v>-49.611187089613622</c:v>
                </c:pt>
                <c:pt idx="27">
                  <c:v>-51.347708466637997</c:v>
                </c:pt>
                <c:pt idx="28">
                  <c:v>-52.865797035279016</c:v>
                </c:pt>
                <c:pt idx="29">
                  <c:v>-54.200001705913934</c:v>
                </c:pt>
                <c:pt idx="30">
                  <c:v>-55.368400461564235</c:v>
                </c:pt>
                <c:pt idx="31">
                  <c:v>-56.384261504265439</c:v>
                </c:pt>
                <c:pt idx="32">
                  <c:v>-57.257259369089994</c:v>
                </c:pt>
                <c:pt idx="33">
                  <c:v>-57.992721355846356</c:v>
                </c:pt>
                <c:pt idx="34">
                  <c:v>-58.592957155740407</c:v>
                </c:pt>
                <c:pt idx="35">
                  <c:v>-59.053858447190692</c:v>
                </c:pt>
                <c:pt idx="36">
                  <c:v>-59.385418878904076</c:v>
                </c:pt>
                <c:pt idx="37">
                  <c:v>-59.608116037792726</c:v>
                </c:pt>
                <c:pt idx="38">
                  <c:v>-59.726445677960427</c:v>
                </c:pt>
                <c:pt idx="39">
                  <c:v>-59.753334453821125</c:v>
                </c:pt>
                <c:pt idx="40">
                  <c:v>-59.753334453821125</c:v>
                </c:pt>
                <c:pt idx="41">
                  <c:v>-59.753334453821125</c:v>
                </c:pt>
                <c:pt idx="42">
                  <c:v>-59.753334453821125</c:v>
                </c:pt>
                <c:pt idx="43">
                  <c:v>-59.753334453821125</c:v>
                </c:pt>
                <c:pt idx="44">
                  <c:v>-59.753334453821125</c:v>
                </c:pt>
                <c:pt idx="45">
                  <c:v>-59.753334453821125</c:v>
                </c:pt>
                <c:pt idx="46">
                  <c:v>-59.753334453821125</c:v>
                </c:pt>
                <c:pt idx="47">
                  <c:v>-59.753334453821125</c:v>
                </c:pt>
                <c:pt idx="48">
                  <c:v>-59.753334453821125</c:v>
                </c:pt>
                <c:pt idx="49">
                  <c:v>-59.753334453821125</c:v>
                </c:pt>
                <c:pt idx="50">
                  <c:v>-59.753334453821125</c:v>
                </c:pt>
                <c:pt idx="51">
                  <c:v>-59.753334453821125</c:v>
                </c:pt>
                <c:pt idx="52">
                  <c:v>-59.753334453821125</c:v>
                </c:pt>
                <c:pt idx="53">
                  <c:v>-59.753334453821125</c:v>
                </c:pt>
                <c:pt idx="54">
                  <c:v>-59.753334453821125</c:v>
                </c:pt>
                <c:pt idx="55">
                  <c:v>-59.753334453821125</c:v>
                </c:pt>
                <c:pt idx="56">
                  <c:v>-59.753334453821125</c:v>
                </c:pt>
                <c:pt idx="57">
                  <c:v>-59.753334453821125</c:v>
                </c:pt>
                <c:pt idx="58">
                  <c:v>-59.753334453821125</c:v>
                </c:pt>
                <c:pt idx="59">
                  <c:v>-59.753334453821125</c:v>
                </c:pt>
                <c:pt idx="60">
                  <c:v>-59.753334453821125</c:v>
                </c:pt>
                <c:pt idx="61">
                  <c:v>-59.753334453821125</c:v>
                </c:pt>
                <c:pt idx="62">
                  <c:v>-59.753334453821125</c:v>
                </c:pt>
                <c:pt idx="63">
                  <c:v>-59.753334453821125</c:v>
                </c:pt>
                <c:pt idx="64">
                  <c:v>-59.753334453821125</c:v>
                </c:pt>
                <c:pt idx="65">
                  <c:v>-59.753334453821125</c:v>
                </c:pt>
                <c:pt idx="66">
                  <c:v>-59.753334453821125</c:v>
                </c:pt>
                <c:pt idx="67">
                  <c:v>47.174380079059844</c:v>
                </c:pt>
                <c:pt idx="68">
                  <c:v>47.174380079059844</c:v>
                </c:pt>
                <c:pt idx="69">
                  <c:v>47.174380079059844</c:v>
                </c:pt>
                <c:pt idx="70">
                  <c:v>47.174380079059844</c:v>
                </c:pt>
                <c:pt idx="71">
                  <c:v>47.174380079059844</c:v>
                </c:pt>
                <c:pt idx="72">
                  <c:v>47.174380079059844</c:v>
                </c:pt>
              </c:numCache>
            </c:numRef>
          </c:yVal>
          <c:smooth val="1"/>
          <c:extLst>
            <c:ext xmlns:c16="http://schemas.microsoft.com/office/drawing/2014/chart" uri="{C3380CC4-5D6E-409C-BE32-E72D297353CC}">
              <c16:uniqueId val="{0000000F-D3FF-4B54-85E8-56EC656869BB}"/>
            </c:ext>
          </c:extLst>
        </c:ser>
        <c:ser>
          <c:idx val="16"/>
          <c:order val="16"/>
          <c:tx>
            <c:strRef>
              <c:f>Лист1!$R$1</c:f>
              <c:strCache>
                <c:ptCount val="1"/>
                <c:pt idx="0">
                  <c:v>g60401058</c:v>
                </c:pt>
              </c:strCache>
            </c:strRef>
          </c:tx>
          <c:spPr>
            <a:ln w="19050" cap="rnd">
              <a:solidFill>
                <a:schemeClr val="accent5">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Лист1!$R$2:$R$74</c:f>
              <c:numCache>
                <c:formatCode>General</c:formatCode>
                <c:ptCount val="73"/>
                <c:pt idx="1">
                  <c:v>0</c:v>
                </c:pt>
                <c:pt idx="2">
                  <c:v>-0.48267934956251679</c:v>
                </c:pt>
                <c:pt idx="3">
                  <c:v>-0.48267934956251679</c:v>
                </c:pt>
                <c:pt idx="4">
                  <c:v>-0.48267934956251679</c:v>
                </c:pt>
                <c:pt idx="5">
                  <c:v>-1.3174650788797919</c:v>
                </c:pt>
                <c:pt idx="6">
                  <c:v>-2.27530477773551</c:v>
                </c:pt>
                <c:pt idx="7">
                  <c:v>-3.3484707997718282</c:v>
                </c:pt>
                <c:pt idx="8">
                  <c:v>-4.53550583471959</c:v>
                </c:pt>
                <c:pt idx="9">
                  <c:v>-5.8328504939707422</c:v>
                </c:pt>
                <c:pt idx="10">
                  <c:v>-7.2363390514416999</c:v>
                </c:pt>
                <c:pt idx="11">
                  <c:v>-8.7408138795731105</c:v>
                </c:pt>
                <c:pt idx="12">
                  <c:v>-10.340033642682751</c:v>
                </c:pt>
                <c:pt idx="13">
                  <c:v>-12.026825272034717</c:v>
                </c:pt>
                <c:pt idx="14">
                  <c:v>-13.792767835795484</c:v>
                </c:pt>
                <c:pt idx="15">
                  <c:v>-15.63044797925934</c:v>
                </c:pt>
                <c:pt idx="16">
                  <c:v>-17.528384409196587</c:v>
                </c:pt>
                <c:pt idx="17">
                  <c:v>-19.47746354527521</c:v>
                </c:pt>
                <c:pt idx="18">
                  <c:v>-21.465683026280178</c:v>
                </c:pt>
                <c:pt idx="19">
                  <c:v>-23.478632281291336</c:v>
                </c:pt>
                <c:pt idx="20">
                  <c:v>-25.500953127149348</c:v>
                </c:pt>
                <c:pt idx="21">
                  <c:v>-27.52084607487274</c:v>
                </c:pt>
                <c:pt idx="22">
                  <c:v>-29.52134175555236</c:v>
                </c:pt>
                <c:pt idx="23">
                  <c:v>-31.491581764775798</c:v>
                </c:pt>
                <c:pt idx="24">
                  <c:v>-33.418082777550453</c:v>
                </c:pt>
                <c:pt idx="25">
                  <c:v>-47.620301294582241</c:v>
                </c:pt>
                <c:pt idx="26">
                  <c:v>-49.598105673498445</c:v>
                </c:pt>
                <c:pt idx="27">
                  <c:v>-51.334520641144458</c:v>
                </c:pt>
                <c:pt idx="28">
                  <c:v>-52.852422112854448</c:v>
                </c:pt>
                <c:pt idx="29">
                  <c:v>-54.18636961859756</c:v>
                </c:pt>
                <c:pt idx="30">
                  <c:v>-55.354437992873052</c:v>
                </c:pt>
                <c:pt idx="31">
                  <c:v>-56.3698907416155</c:v>
                </c:pt>
                <c:pt idx="32">
                  <c:v>-57.242401652790385</c:v>
                </c:pt>
                <c:pt idx="33">
                  <c:v>-57.977302829036681</c:v>
                </c:pt>
                <c:pt idx="34">
                  <c:v>-58.576913513856518</c:v>
                </c:pt>
                <c:pt idx="35">
                  <c:v>-59.037135044694246</c:v>
                </c:pt>
                <c:pt idx="36">
                  <c:v>-59.367982416170172</c:v>
                </c:pt>
                <c:pt idx="37">
                  <c:v>-59.589952319788928</c:v>
                </c:pt>
                <c:pt idx="38">
                  <c:v>-59.707552890284113</c:v>
                </c:pt>
                <c:pt idx="39">
                  <c:v>-59.733726097762521</c:v>
                </c:pt>
                <c:pt idx="40">
                  <c:v>-59.733726097762521</c:v>
                </c:pt>
                <c:pt idx="41">
                  <c:v>-59.733726097762521</c:v>
                </c:pt>
                <c:pt idx="42">
                  <c:v>-59.733726097762521</c:v>
                </c:pt>
                <c:pt idx="43">
                  <c:v>-59.733726097762521</c:v>
                </c:pt>
                <c:pt idx="44">
                  <c:v>-59.733726097762521</c:v>
                </c:pt>
                <c:pt idx="45">
                  <c:v>-59.733726097762521</c:v>
                </c:pt>
                <c:pt idx="46">
                  <c:v>-59.733726097762521</c:v>
                </c:pt>
                <c:pt idx="47">
                  <c:v>-59.733726097762521</c:v>
                </c:pt>
                <c:pt idx="48">
                  <c:v>-59.733726097762521</c:v>
                </c:pt>
                <c:pt idx="49">
                  <c:v>-59.733726097762521</c:v>
                </c:pt>
                <c:pt idx="50">
                  <c:v>-59.733726097762521</c:v>
                </c:pt>
                <c:pt idx="51">
                  <c:v>-59.733726097762521</c:v>
                </c:pt>
                <c:pt idx="52">
                  <c:v>-59.733726097762521</c:v>
                </c:pt>
                <c:pt idx="53">
                  <c:v>-59.733726097762521</c:v>
                </c:pt>
                <c:pt idx="54">
                  <c:v>-59.733726097762521</c:v>
                </c:pt>
                <c:pt idx="55">
                  <c:v>-59.733726097762521</c:v>
                </c:pt>
                <c:pt idx="56">
                  <c:v>-59.733726097762521</c:v>
                </c:pt>
                <c:pt idx="57">
                  <c:v>-59.733726097762521</c:v>
                </c:pt>
                <c:pt idx="58">
                  <c:v>-59.733726097762521</c:v>
                </c:pt>
                <c:pt idx="59">
                  <c:v>-59.733726097762521</c:v>
                </c:pt>
                <c:pt idx="60">
                  <c:v>-59.733726097762521</c:v>
                </c:pt>
                <c:pt idx="61">
                  <c:v>-59.733726097762521</c:v>
                </c:pt>
                <c:pt idx="62">
                  <c:v>-59.733726097762521</c:v>
                </c:pt>
                <c:pt idx="63">
                  <c:v>-59.733726097762521</c:v>
                </c:pt>
                <c:pt idx="64">
                  <c:v>-59.733726097762521</c:v>
                </c:pt>
                <c:pt idx="65">
                  <c:v>-59.733726097762521</c:v>
                </c:pt>
                <c:pt idx="66">
                  <c:v>-59.733726097762521</c:v>
                </c:pt>
                <c:pt idx="67">
                  <c:v>47.194380959783665</c:v>
                </c:pt>
                <c:pt idx="68">
                  <c:v>47.194380959783665</c:v>
                </c:pt>
                <c:pt idx="69">
                  <c:v>47.194380959783665</c:v>
                </c:pt>
                <c:pt idx="70">
                  <c:v>47.194380959783665</c:v>
                </c:pt>
                <c:pt idx="71">
                  <c:v>47.194380959783665</c:v>
                </c:pt>
                <c:pt idx="72">
                  <c:v>47.194380959783665</c:v>
                </c:pt>
              </c:numCache>
            </c:numRef>
          </c:yVal>
          <c:smooth val="1"/>
          <c:extLst>
            <c:ext xmlns:c16="http://schemas.microsoft.com/office/drawing/2014/chart" uri="{C3380CC4-5D6E-409C-BE32-E72D297353CC}">
              <c16:uniqueId val="{00000010-D3FF-4B54-85E8-56EC656869BB}"/>
            </c:ext>
          </c:extLst>
        </c:ser>
        <c:ser>
          <c:idx val="17"/>
          <c:order val="17"/>
          <c:tx>
            <c:strRef>
              <c:f>Лист1!$S$1</c:f>
              <c:strCache>
                <c:ptCount val="1"/>
                <c:pt idx="0">
                  <c:v>g60401060</c:v>
                </c:pt>
              </c:strCache>
            </c:strRef>
          </c:tx>
          <c:spPr>
            <a:ln w="19050" cap="rnd">
              <a:solidFill>
                <a:schemeClr val="accent6">
                  <a:lumMod val="80000"/>
                  <a:lumOff val="2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Лист1!$S$2:$S$74</c:f>
              <c:numCache>
                <c:formatCode>General</c:formatCode>
                <c:ptCount val="73"/>
                <c:pt idx="1">
                  <c:v>0</c:v>
                </c:pt>
                <c:pt idx="2">
                  <c:v>-0.48306186833083586</c:v>
                </c:pt>
                <c:pt idx="3">
                  <c:v>-0.48306186833083586</c:v>
                </c:pt>
                <c:pt idx="4">
                  <c:v>-0.48306186833083586</c:v>
                </c:pt>
                <c:pt idx="5">
                  <c:v>-1.3175060630334627</c:v>
                </c:pt>
                <c:pt idx="6">
                  <c:v>-2.2752168325721946</c:v>
                </c:pt>
                <c:pt idx="7">
                  <c:v>-3.3484938533582955</c:v>
                </c:pt>
                <c:pt idx="8">
                  <c:v>-4.5359088455647445</c:v>
                </c:pt>
                <c:pt idx="9">
                  <c:v>-5.8339212049873339</c:v>
                </c:pt>
                <c:pt idx="10">
                  <c:v>-7.2383733169896658</c:v>
                </c:pt>
                <c:pt idx="11">
                  <c:v>-8.7441075540122846</c:v>
                </c:pt>
                <c:pt idx="12">
                  <c:v>-10.344865076723991</c:v>
                </c:pt>
                <c:pt idx="13">
                  <c:v>-12.033447201292841</c:v>
                </c:pt>
                <c:pt idx="14">
                  <c:v>-13.801394573241048</c:v>
                </c:pt>
                <c:pt idx="15">
                  <c:v>-15.641256695973702</c:v>
                </c:pt>
                <c:pt idx="16">
                  <c:v>-17.541489946193877</c:v>
                </c:pt>
                <c:pt idx="17">
                  <c:v>-19.492929086459135</c:v>
                </c:pt>
                <c:pt idx="18">
                  <c:v>-21.483491708379134</c:v>
                </c:pt>
                <c:pt idx="19">
                  <c:v>-23.498668622913776</c:v>
                </c:pt>
                <c:pt idx="20">
                  <c:v>-25.523000040355896</c:v>
                </c:pt>
                <c:pt idx="21">
                  <c:v>-27.544598526560769</c:v>
                </c:pt>
                <c:pt idx="22">
                  <c:v>-29.546433236388609</c:v>
                </c:pt>
                <c:pt idx="23">
                  <c:v>-31.517566625453043</c:v>
                </c:pt>
                <c:pt idx="24">
                  <c:v>-33.444442765973484</c:v>
                </c:pt>
                <c:pt idx="25">
                  <c:v>-47.697722175413993</c:v>
                </c:pt>
                <c:pt idx="26">
                  <c:v>-49.677055455378188</c:v>
                </c:pt>
                <c:pt idx="27">
                  <c:v>-51.414380932960718</c:v>
                </c:pt>
                <c:pt idx="28">
                  <c:v>-52.932599818403126</c:v>
                </c:pt>
                <c:pt idx="29">
                  <c:v>-54.266318869507963</c:v>
                </c:pt>
                <c:pt idx="30">
                  <c:v>-55.433625621592974</c:v>
                </c:pt>
                <c:pt idx="31">
                  <c:v>-56.447782193108374</c:v>
                </c:pt>
                <c:pt idx="32">
                  <c:v>-57.31845618170474</c:v>
                </c:pt>
                <c:pt idx="33">
                  <c:v>-58.050974620366624</c:v>
                </c:pt>
                <c:pt idx="34">
                  <c:v>-58.647660274671857</c:v>
                </c:pt>
                <c:pt idx="35">
                  <c:v>-59.104401727881545</c:v>
                </c:pt>
                <c:pt idx="36">
                  <c:v>-59.431275344117033</c:v>
                </c:pt>
                <c:pt idx="37">
                  <c:v>-59.648876219543787</c:v>
                </c:pt>
                <c:pt idx="38">
                  <c:v>-59.761749524055141</c:v>
                </c:pt>
                <c:pt idx="39">
                  <c:v>-59.782922664776343</c:v>
                </c:pt>
                <c:pt idx="40">
                  <c:v>-59.782922664776343</c:v>
                </c:pt>
                <c:pt idx="41">
                  <c:v>-59.782922664776343</c:v>
                </c:pt>
                <c:pt idx="42">
                  <c:v>-59.782922664776343</c:v>
                </c:pt>
                <c:pt idx="43">
                  <c:v>-59.782922664776343</c:v>
                </c:pt>
                <c:pt idx="44">
                  <c:v>-59.782922664776343</c:v>
                </c:pt>
                <c:pt idx="45">
                  <c:v>-59.782922664776343</c:v>
                </c:pt>
                <c:pt idx="46">
                  <c:v>-59.782922664776343</c:v>
                </c:pt>
                <c:pt idx="47">
                  <c:v>-59.782922664776343</c:v>
                </c:pt>
                <c:pt idx="48">
                  <c:v>-59.782922664776343</c:v>
                </c:pt>
                <c:pt idx="49">
                  <c:v>-59.782922664776343</c:v>
                </c:pt>
                <c:pt idx="50">
                  <c:v>-59.782922664776343</c:v>
                </c:pt>
                <c:pt idx="51">
                  <c:v>-59.782922664776343</c:v>
                </c:pt>
                <c:pt idx="52">
                  <c:v>-59.782922664776343</c:v>
                </c:pt>
                <c:pt idx="53">
                  <c:v>-59.782922664776343</c:v>
                </c:pt>
                <c:pt idx="54">
                  <c:v>-59.782922664776343</c:v>
                </c:pt>
                <c:pt idx="55">
                  <c:v>-59.782922664776343</c:v>
                </c:pt>
                <c:pt idx="56">
                  <c:v>-59.782922664776343</c:v>
                </c:pt>
                <c:pt idx="57">
                  <c:v>-59.782922664776343</c:v>
                </c:pt>
                <c:pt idx="58">
                  <c:v>-59.782922664776343</c:v>
                </c:pt>
                <c:pt idx="59">
                  <c:v>-59.782922664776343</c:v>
                </c:pt>
                <c:pt idx="60">
                  <c:v>-59.782922664776343</c:v>
                </c:pt>
                <c:pt idx="61">
                  <c:v>-59.782922664776343</c:v>
                </c:pt>
                <c:pt idx="62">
                  <c:v>-59.782922664776343</c:v>
                </c:pt>
                <c:pt idx="63">
                  <c:v>-59.782922664776343</c:v>
                </c:pt>
                <c:pt idx="64">
                  <c:v>-59.782922664776343</c:v>
                </c:pt>
                <c:pt idx="65">
                  <c:v>-59.782922664776343</c:v>
                </c:pt>
                <c:pt idx="66">
                  <c:v>-59.782922664776343</c:v>
                </c:pt>
                <c:pt idx="67">
                  <c:v>47.152737217311774</c:v>
                </c:pt>
                <c:pt idx="68">
                  <c:v>47.152737217311774</c:v>
                </c:pt>
                <c:pt idx="69">
                  <c:v>47.152737217311774</c:v>
                </c:pt>
                <c:pt idx="70">
                  <c:v>47.152737217311774</c:v>
                </c:pt>
                <c:pt idx="71">
                  <c:v>47.152737217311774</c:v>
                </c:pt>
                <c:pt idx="72">
                  <c:v>47.152737217311774</c:v>
                </c:pt>
              </c:numCache>
            </c:numRef>
          </c:yVal>
          <c:smooth val="1"/>
          <c:extLst>
            <c:ext xmlns:c16="http://schemas.microsoft.com/office/drawing/2014/chart" uri="{C3380CC4-5D6E-409C-BE32-E72D297353CC}">
              <c16:uniqueId val="{00000011-D3FF-4B54-85E8-56EC656869BB}"/>
            </c:ext>
          </c:extLst>
        </c:ser>
        <c:ser>
          <c:idx val="18"/>
          <c:order val="18"/>
          <c:tx>
            <c:strRef>
              <c:f>Лист1!$T$1</c:f>
              <c:strCache>
                <c:ptCount val="1"/>
                <c:pt idx="0">
                  <c:v>g60401061</c:v>
                </c:pt>
              </c:strCache>
            </c:strRef>
          </c:tx>
          <c:spPr>
            <a:ln w="19050" cap="rnd">
              <a:solidFill>
                <a:schemeClr val="accent1">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Лист1!$T$2:$T$74</c:f>
              <c:numCache>
                <c:formatCode>General</c:formatCode>
                <c:ptCount val="73"/>
                <c:pt idx="1">
                  <c:v>0</c:v>
                </c:pt>
                <c:pt idx="2">
                  <c:v>-0.5280616153090989</c:v>
                </c:pt>
                <c:pt idx="3">
                  <c:v>-0.5280616153090989</c:v>
                </c:pt>
                <c:pt idx="4">
                  <c:v>-0.5280616153090989</c:v>
                </c:pt>
                <c:pt idx="5">
                  <c:v>-1.3944871113194779</c:v>
                </c:pt>
                <c:pt idx="6">
                  <c:v>-2.3807207172751106</c:v>
                </c:pt>
                <c:pt idx="7">
                  <c:v>-3.4794796356537105</c:v>
                </c:pt>
                <c:pt idx="8">
                  <c:v>-4.6893432711571279</c:v>
                </c:pt>
                <c:pt idx="9">
                  <c:v>-6.0068188344271647</c:v>
                </c:pt>
                <c:pt idx="10">
                  <c:v>-7.4278737978799079</c:v>
                </c:pt>
                <c:pt idx="11">
                  <c:v>-8.9475844851669741</c:v>
                </c:pt>
                <c:pt idx="12">
                  <c:v>-10.560021210941926</c:v>
                </c:pt>
                <c:pt idx="13">
                  <c:v>-12.258381044607447</c:v>
                </c:pt>
                <c:pt idx="14">
                  <c:v>-14.034659086182295</c:v>
                </c:pt>
                <c:pt idx="15">
                  <c:v>-15.881856732058353</c:v>
                </c:pt>
                <c:pt idx="16">
                  <c:v>-17.788991116084041</c:v>
                </c:pt>
                <c:pt idx="17">
                  <c:v>-19.747345158268963</c:v>
                </c:pt>
                <c:pt idx="18">
                  <c:v>-21.745259152673086</c:v>
                </c:pt>
                <c:pt idx="19">
                  <c:v>-23.768600265392109</c:v>
                </c:pt>
                <c:pt idx="20">
                  <c:v>-25.802230296245604</c:v>
                </c:pt>
                <c:pt idx="21">
                  <c:v>-27.834643169173106</c:v>
                </c:pt>
                <c:pt idx="22">
                  <c:v>-29.84881421600852</c:v>
                </c:pt>
                <c:pt idx="23">
                  <c:v>-31.834042952075109</c:v>
                </c:pt>
                <c:pt idx="24">
                  <c:v>-33.776845918968299</c:v>
                </c:pt>
                <c:pt idx="25">
                  <c:v>-47.945295494491475</c:v>
                </c:pt>
                <c:pt idx="26">
                  <c:v>-49.931886705203851</c:v>
                </c:pt>
                <c:pt idx="27">
                  <c:v>-51.679367287632147</c:v>
                </c:pt>
                <c:pt idx="28">
                  <c:v>-53.210194883937234</c:v>
                </c:pt>
                <c:pt idx="29">
                  <c:v>-54.558297878793525</c:v>
                </c:pt>
                <c:pt idx="30">
                  <c:v>-55.741450075956408</c:v>
                </c:pt>
                <c:pt idx="31">
                  <c:v>-56.772693677603172</c:v>
                </c:pt>
                <c:pt idx="32">
                  <c:v>-57.661435594416901</c:v>
                </c:pt>
                <c:pt idx="33">
                  <c:v>-58.412671357346852</c:v>
                </c:pt>
                <c:pt idx="34">
                  <c:v>-59.028326217698392</c:v>
                </c:pt>
                <c:pt idx="35">
                  <c:v>-59.503807248290883</c:v>
                </c:pt>
                <c:pt idx="36">
                  <c:v>-59.848691265507085</c:v>
                </c:pt>
                <c:pt idx="37">
                  <c:v>-60.083330128829147</c:v>
                </c:pt>
                <c:pt idx="38">
                  <c:v>-60.211867171330468</c:v>
                </c:pt>
                <c:pt idx="39">
                  <c:v>-60.246988052062591</c:v>
                </c:pt>
                <c:pt idx="40">
                  <c:v>-60.246988052062591</c:v>
                </c:pt>
                <c:pt idx="41">
                  <c:v>-60.246988052062591</c:v>
                </c:pt>
                <c:pt idx="42">
                  <c:v>-60.246988052062591</c:v>
                </c:pt>
                <c:pt idx="43">
                  <c:v>-60.246988052062591</c:v>
                </c:pt>
                <c:pt idx="44">
                  <c:v>-60.246988052062591</c:v>
                </c:pt>
                <c:pt idx="45">
                  <c:v>-60.246988052062591</c:v>
                </c:pt>
                <c:pt idx="46">
                  <c:v>-60.246988052062591</c:v>
                </c:pt>
                <c:pt idx="47">
                  <c:v>-60.246988052062591</c:v>
                </c:pt>
                <c:pt idx="48">
                  <c:v>-60.246988052062591</c:v>
                </c:pt>
                <c:pt idx="49">
                  <c:v>-60.246988052062591</c:v>
                </c:pt>
                <c:pt idx="50">
                  <c:v>-60.246988052062591</c:v>
                </c:pt>
                <c:pt idx="51">
                  <c:v>-60.246988052062591</c:v>
                </c:pt>
                <c:pt idx="52">
                  <c:v>-60.246988052062591</c:v>
                </c:pt>
                <c:pt idx="53">
                  <c:v>-60.246988052062591</c:v>
                </c:pt>
                <c:pt idx="54">
                  <c:v>-60.246988052062591</c:v>
                </c:pt>
                <c:pt idx="55">
                  <c:v>-60.246988052062591</c:v>
                </c:pt>
                <c:pt idx="56">
                  <c:v>-60.246988052062591</c:v>
                </c:pt>
                <c:pt idx="57">
                  <c:v>-60.246988052062591</c:v>
                </c:pt>
                <c:pt idx="58">
                  <c:v>-60.246988052062591</c:v>
                </c:pt>
                <c:pt idx="59">
                  <c:v>-60.246988052062591</c:v>
                </c:pt>
                <c:pt idx="60">
                  <c:v>-60.246988052062591</c:v>
                </c:pt>
                <c:pt idx="61">
                  <c:v>-60.246988052062591</c:v>
                </c:pt>
                <c:pt idx="62">
                  <c:v>-60.246988052062591</c:v>
                </c:pt>
                <c:pt idx="63">
                  <c:v>-60.246988052062591</c:v>
                </c:pt>
                <c:pt idx="64">
                  <c:v>-60.246988052062591</c:v>
                </c:pt>
                <c:pt idx="65">
                  <c:v>-60.246988052062591</c:v>
                </c:pt>
                <c:pt idx="66">
                  <c:v>-60.246988052062591</c:v>
                </c:pt>
                <c:pt idx="67">
                  <c:v>46.676053086583522</c:v>
                </c:pt>
                <c:pt idx="68">
                  <c:v>46.676053086583522</c:v>
                </c:pt>
                <c:pt idx="69">
                  <c:v>46.676053086583522</c:v>
                </c:pt>
                <c:pt idx="70">
                  <c:v>46.676053086583522</c:v>
                </c:pt>
                <c:pt idx="71">
                  <c:v>46.676053086583522</c:v>
                </c:pt>
                <c:pt idx="72">
                  <c:v>46.676053086583522</c:v>
                </c:pt>
              </c:numCache>
            </c:numRef>
          </c:yVal>
          <c:smooth val="1"/>
          <c:extLst>
            <c:ext xmlns:c16="http://schemas.microsoft.com/office/drawing/2014/chart" uri="{C3380CC4-5D6E-409C-BE32-E72D297353CC}">
              <c16:uniqueId val="{00000012-D3FF-4B54-85E8-56EC656869BB}"/>
            </c:ext>
          </c:extLst>
        </c:ser>
        <c:ser>
          <c:idx val="19"/>
          <c:order val="19"/>
          <c:tx>
            <c:strRef>
              <c:f>Лист1!$U$1</c:f>
              <c:strCache>
                <c:ptCount val="1"/>
                <c:pt idx="0">
                  <c:v>g60401062</c:v>
                </c:pt>
              </c:strCache>
            </c:strRef>
          </c:tx>
          <c:spPr>
            <a:ln w="19050" cap="rnd">
              <a:solidFill>
                <a:schemeClr val="accent2">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Лист1!$U$2:$U$74</c:f>
              <c:numCache>
                <c:formatCode>General</c:formatCode>
                <c:ptCount val="73"/>
                <c:pt idx="1">
                  <c:v>0</c:v>
                </c:pt>
                <c:pt idx="2">
                  <c:v>-0.50230051316918178</c:v>
                </c:pt>
                <c:pt idx="3">
                  <c:v>-0.50230051316918178</c:v>
                </c:pt>
                <c:pt idx="4">
                  <c:v>-0.50230051316918178</c:v>
                </c:pt>
                <c:pt idx="5">
                  <c:v>-0.50230051316918178</c:v>
                </c:pt>
                <c:pt idx="6">
                  <c:v>-1.4489429996864551</c:v>
                </c:pt>
                <c:pt idx="7">
                  <c:v>-2.5133674432630215</c:v>
                </c:pt>
                <c:pt idx="8">
                  <c:v>-3.6949046247528514</c:v>
                </c:pt>
                <c:pt idx="9">
                  <c:v>-4.9906018064070174</c:v>
                </c:pt>
                <c:pt idx="10">
                  <c:v>-6.3967675683378822</c:v>
                </c:pt>
                <c:pt idx="11">
                  <c:v>-7.9085964905573647</c:v>
                </c:pt>
                <c:pt idx="12">
                  <c:v>-9.5200350814212626</c:v>
                </c:pt>
                <c:pt idx="13">
                  <c:v>-11.223916035590332</c:v>
                </c:pt>
                <c:pt idx="14">
                  <c:v>-13.011644452036659</c:v>
                </c:pt>
                <c:pt idx="15">
                  <c:v>-14.875721165482698</c:v>
                </c:pt>
                <c:pt idx="16">
                  <c:v>-16.804019382277179</c:v>
                </c:pt>
                <c:pt idx="17">
                  <c:v>-18.786973202182974</c:v>
                </c:pt>
                <c:pt idx="18">
                  <c:v>-20.811637575084038</c:v>
                </c:pt>
                <c:pt idx="19">
                  <c:v>-22.862283899954324</c:v>
                </c:pt>
                <c:pt idx="20">
                  <c:v>-24.922102631616962</c:v>
                </c:pt>
                <c:pt idx="21">
                  <c:v>-26.978184026769224</c:v>
                </c:pt>
                <c:pt idx="22">
                  <c:v>-29.012088036432775</c:v>
                </c:pt>
                <c:pt idx="23">
                  <c:v>-31.011817905315429</c:v>
                </c:pt>
                <c:pt idx="24">
                  <c:v>-32.962537964762888</c:v>
                </c:pt>
                <c:pt idx="25">
                  <c:v>-47.906714896883855</c:v>
                </c:pt>
                <c:pt idx="26">
                  <c:v>-49.946048551016219</c:v>
                </c:pt>
                <c:pt idx="27">
                  <c:v>-51.738001209443297</c:v>
                </c:pt>
                <c:pt idx="28">
                  <c:v>-53.30492997507379</c:v>
                </c:pt>
                <c:pt idx="29">
                  <c:v>-54.681157598332376</c:v>
                </c:pt>
                <c:pt idx="30">
                  <c:v>-55.884175689999154</c:v>
                </c:pt>
                <c:pt idx="31">
                  <c:v>-56.926493338063992</c:v>
                </c:pt>
                <c:pt idx="32">
                  <c:v>-57.816949331724544</c:v>
                </c:pt>
                <c:pt idx="33">
                  <c:v>-58.560051447808689</c:v>
                </c:pt>
                <c:pt idx="34">
                  <c:v>-59.157408591185032</c:v>
                </c:pt>
                <c:pt idx="35">
                  <c:v>-59.603643585814226</c:v>
                </c:pt>
                <c:pt idx="36">
                  <c:v>-59.9090265633466</c:v>
                </c:pt>
                <c:pt idx="37">
                  <c:v>-60.095602114197732</c:v>
                </c:pt>
                <c:pt idx="38">
                  <c:v>-60.167562453582761</c:v>
                </c:pt>
                <c:pt idx="39">
                  <c:v>-60.167562453582761</c:v>
                </c:pt>
                <c:pt idx="40">
                  <c:v>-60.167562453582761</c:v>
                </c:pt>
                <c:pt idx="41">
                  <c:v>-60.167562453582761</c:v>
                </c:pt>
                <c:pt idx="42">
                  <c:v>-60.167562453582761</c:v>
                </c:pt>
                <c:pt idx="43">
                  <c:v>-60.167562453582761</c:v>
                </c:pt>
                <c:pt idx="44">
                  <c:v>-60.167562453582761</c:v>
                </c:pt>
                <c:pt idx="45">
                  <c:v>-60.167562453582761</c:v>
                </c:pt>
                <c:pt idx="46">
                  <c:v>-60.167562453582761</c:v>
                </c:pt>
                <c:pt idx="47">
                  <c:v>-60.167562453582761</c:v>
                </c:pt>
                <c:pt idx="48">
                  <c:v>-60.167562453582761</c:v>
                </c:pt>
                <c:pt idx="49">
                  <c:v>-60.167562453582761</c:v>
                </c:pt>
                <c:pt idx="50">
                  <c:v>-60.167562453582761</c:v>
                </c:pt>
                <c:pt idx="51">
                  <c:v>-60.167562453582761</c:v>
                </c:pt>
                <c:pt idx="52">
                  <c:v>-60.167562453582761</c:v>
                </c:pt>
                <c:pt idx="53">
                  <c:v>-60.167562453582761</c:v>
                </c:pt>
                <c:pt idx="54">
                  <c:v>-60.167562453582761</c:v>
                </c:pt>
                <c:pt idx="55">
                  <c:v>-60.167562453582761</c:v>
                </c:pt>
                <c:pt idx="56">
                  <c:v>-60.167562453582761</c:v>
                </c:pt>
                <c:pt idx="57">
                  <c:v>-60.167562453582761</c:v>
                </c:pt>
                <c:pt idx="58">
                  <c:v>-60.167562453582761</c:v>
                </c:pt>
                <c:pt idx="59">
                  <c:v>-60.167562453582761</c:v>
                </c:pt>
                <c:pt idx="60">
                  <c:v>-60.167562453582761</c:v>
                </c:pt>
                <c:pt idx="61">
                  <c:v>-60.167562453582761</c:v>
                </c:pt>
                <c:pt idx="62">
                  <c:v>-60.167562453582761</c:v>
                </c:pt>
                <c:pt idx="63">
                  <c:v>-60.167562453582761</c:v>
                </c:pt>
                <c:pt idx="64">
                  <c:v>-60.167562453582761</c:v>
                </c:pt>
                <c:pt idx="65">
                  <c:v>-60.167562453582761</c:v>
                </c:pt>
                <c:pt idx="66">
                  <c:v>-60.167562453582761</c:v>
                </c:pt>
                <c:pt idx="67">
                  <c:v>46.87021697200187</c:v>
                </c:pt>
                <c:pt idx="68">
                  <c:v>46.87021697200187</c:v>
                </c:pt>
                <c:pt idx="69">
                  <c:v>46.87021697200187</c:v>
                </c:pt>
                <c:pt idx="70">
                  <c:v>46.87021697200187</c:v>
                </c:pt>
                <c:pt idx="71">
                  <c:v>46.87021697200187</c:v>
                </c:pt>
                <c:pt idx="72">
                  <c:v>46.87021697200187</c:v>
                </c:pt>
              </c:numCache>
            </c:numRef>
          </c:yVal>
          <c:smooth val="1"/>
          <c:extLst>
            <c:ext xmlns:c16="http://schemas.microsoft.com/office/drawing/2014/chart" uri="{C3380CC4-5D6E-409C-BE32-E72D297353CC}">
              <c16:uniqueId val="{00000013-D3FF-4B54-85E8-56EC656869BB}"/>
            </c:ext>
          </c:extLst>
        </c:ser>
        <c:ser>
          <c:idx val="20"/>
          <c:order val="20"/>
          <c:tx>
            <c:strRef>
              <c:f>Лист1!$V$1</c:f>
              <c:strCache>
                <c:ptCount val="1"/>
                <c:pt idx="0">
                  <c:v>g60402071</c:v>
                </c:pt>
              </c:strCache>
            </c:strRef>
          </c:tx>
          <c:spPr>
            <a:ln w="19050" cap="rnd">
              <a:solidFill>
                <a:schemeClr val="accent3">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Лист1!$V$2:$V$74</c:f>
              <c:numCache>
                <c:formatCode>General</c:formatCode>
                <c:ptCount val="73"/>
                <c:pt idx="1">
                  <c:v>0</c:v>
                </c:pt>
                <c:pt idx="2">
                  <c:v>-0.41618426778019924</c:v>
                </c:pt>
                <c:pt idx="3">
                  <c:v>-0.41618426778019924</c:v>
                </c:pt>
                <c:pt idx="4">
                  <c:v>-0.41618426778019924</c:v>
                </c:pt>
                <c:pt idx="5">
                  <c:v>-0.41618426778019924</c:v>
                </c:pt>
                <c:pt idx="6">
                  <c:v>-1.2491606192247531</c:v>
                </c:pt>
                <c:pt idx="7">
                  <c:v>-2.1921925609107049</c:v>
                </c:pt>
                <c:pt idx="8">
                  <c:v>-3.2455987625645442</c:v>
                </c:pt>
                <c:pt idx="9">
                  <c:v>-4.4082925461877061</c:v>
                </c:pt>
                <c:pt idx="10">
                  <c:v>-5.6785505851089795</c:v>
                </c:pt>
                <c:pt idx="11">
                  <c:v>-7.0534339460088695</c:v>
                </c:pt>
                <c:pt idx="12">
                  <c:v>-8.5285912603785086</c:v>
                </c:pt>
                <c:pt idx="13">
                  <c:v>-10.098372703862964</c:v>
                </c:pt>
                <c:pt idx="14">
                  <c:v>-11.755555704207495</c:v>
                </c:pt>
                <c:pt idx="15">
                  <c:v>-13.494022176732113</c:v>
                </c:pt>
                <c:pt idx="16">
                  <c:v>-15.302429149726127</c:v>
                </c:pt>
                <c:pt idx="17">
                  <c:v>-17.172208217485888</c:v>
                </c:pt>
                <c:pt idx="18">
                  <c:v>-19.091156794128636</c:v>
                </c:pt>
                <c:pt idx="19">
                  <c:v>-21.044093721260147</c:v>
                </c:pt>
                <c:pt idx="20">
                  <c:v>-23.014605687221149</c:v>
                </c:pt>
                <c:pt idx="21">
                  <c:v>-24.990706639747003</c:v>
                </c:pt>
                <c:pt idx="22">
                  <c:v>-26.952603465773066</c:v>
                </c:pt>
                <c:pt idx="23">
                  <c:v>-28.888917507612369</c:v>
                </c:pt>
                <c:pt idx="24">
                  <c:v>-30.784511532218907</c:v>
                </c:pt>
                <c:pt idx="25">
                  <c:v>-45.873700219418893</c:v>
                </c:pt>
                <c:pt idx="26">
                  <c:v>-47.918523402102977</c:v>
                </c:pt>
                <c:pt idx="27">
                  <c:v>-49.735500515198225</c:v>
                </c:pt>
                <c:pt idx="28">
                  <c:v>-51.34644177931176</c:v>
                </c:pt>
                <c:pt idx="29">
                  <c:v>-52.785722669274449</c:v>
                </c:pt>
                <c:pt idx="30">
                  <c:v>-54.069093182791178</c:v>
                </c:pt>
                <c:pt idx="31">
                  <c:v>-55.206477631197018</c:v>
                </c:pt>
                <c:pt idx="32">
                  <c:v>-56.20392745431657</c:v>
                </c:pt>
                <c:pt idx="33">
                  <c:v>-57.063181650549126</c:v>
                </c:pt>
                <c:pt idx="34">
                  <c:v>-57.783118342060874</c:v>
                </c:pt>
                <c:pt idx="35">
                  <c:v>-58.355700438542343</c:v>
                </c:pt>
                <c:pt idx="36">
                  <c:v>-58.787991275072329</c:v>
                </c:pt>
                <c:pt idx="37">
                  <c:v>-59.099905333367133</c:v>
                </c:pt>
                <c:pt idx="38">
                  <c:v>-59.293319437414311</c:v>
                </c:pt>
                <c:pt idx="39">
                  <c:v>-59.37943730622689</c:v>
                </c:pt>
                <c:pt idx="40">
                  <c:v>-59.37943730622689</c:v>
                </c:pt>
                <c:pt idx="41">
                  <c:v>-59.37943730622689</c:v>
                </c:pt>
                <c:pt idx="42">
                  <c:v>-59.37943730622689</c:v>
                </c:pt>
                <c:pt idx="43">
                  <c:v>-59.37943730622689</c:v>
                </c:pt>
                <c:pt idx="44">
                  <c:v>-59.37943730622689</c:v>
                </c:pt>
                <c:pt idx="45">
                  <c:v>-59.37943730622689</c:v>
                </c:pt>
                <c:pt idx="46">
                  <c:v>-59.37943730622689</c:v>
                </c:pt>
                <c:pt idx="47">
                  <c:v>-59.37943730622689</c:v>
                </c:pt>
                <c:pt idx="48">
                  <c:v>-59.37943730622689</c:v>
                </c:pt>
                <c:pt idx="49">
                  <c:v>-59.37943730622689</c:v>
                </c:pt>
                <c:pt idx="50">
                  <c:v>-59.37943730622689</c:v>
                </c:pt>
                <c:pt idx="51">
                  <c:v>-59.37943730622689</c:v>
                </c:pt>
                <c:pt idx="52">
                  <c:v>-59.37943730622689</c:v>
                </c:pt>
                <c:pt idx="53">
                  <c:v>-59.37943730622689</c:v>
                </c:pt>
                <c:pt idx="54">
                  <c:v>-59.37943730622689</c:v>
                </c:pt>
                <c:pt idx="55">
                  <c:v>-59.37943730622689</c:v>
                </c:pt>
                <c:pt idx="56">
                  <c:v>-59.37943730622689</c:v>
                </c:pt>
                <c:pt idx="57">
                  <c:v>-59.37943730622689</c:v>
                </c:pt>
                <c:pt idx="58">
                  <c:v>-59.37943730622689</c:v>
                </c:pt>
                <c:pt idx="59">
                  <c:v>-59.37943730622689</c:v>
                </c:pt>
                <c:pt idx="60">
                  <c:v>-59.37943730622689</c:v>
                </c:pt>
                <c:pt idx="61">
                  <c:v>-59.37943730622689</c:v>
                </c:pt>
                <c:pt idx="62">
                  <c:v>-59.37943730622689</c:v>
                </c:pt>
                <c:pt idx="63">
                  <c:v>-59.37943730622689</c:v>
                </c:pt>
                <c:pt idx="64">
                  <c:v>-59.37943730622689</c:v>
                </c:pt>
                <c:pt idx="65">
                  <c:v>-59.37943730622689</c:v>
                </c:pt>
                <c:pt idx="66">
                  <c:v>-59.37943730622689</c:v>
                </c:pt>
                <c:pt idx="67">
                  <c:v>47.882899047206351</c:v>
                </c:pt>
                <c:pt idx="68">
                  <c:v>47.882899047206351</c:v>
                </c:pt>
                <c:pt idx="69">
                  <c:v>47.882899047206351</c:v>
                </c:pt>
                <c:pt idx="70">
                  <c:v>47.882899047206351</c:v>
                </c:pt>
                <c:pt idx="71">
                  <c:v>47.882899047206351</c:v>
                </c:pt>
                <c:pt idx="72">
                  <c:v>47.882899047206351</c:v>
                </c:pt>
              </c:numCache>
            </c:numRef>
          </c:yVal>
          <c:smooth val="1"/>
          <c:extLst>
            <c:ext xmlns:c16="http://schemas.microsoft.com/office/drawing/2014/chart" uri="{C3380CC4-5D6E-409C-BE32-E72D297353CC}">
              <c16:uniqueId val="{00000014-D3FF-4B54-85E8-56EC656869BB}"/>
            </c:ext>
          </c:extLst>
        </c:ser>
        <c:ser>
          <c:idx val="21"/>
          <c:order val="21"/>
          <c:tx>
            <c:strRef>
              <c:f>Лист1!$W$1</c:f>
              <c:strCache>
                <c:ptCount val="1"/>
                <c:pt idx="0">
                  <c:v>g60402072</c:v>
                </c:pt>
              </c:strCache>
            </c:strRef>
          </c:tx>
          <c:spPr>
            <a:ln w="19050" cap="rnd">
              <a:solidFill>
                <a:schemeClr val="accent4">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Лист1!$W$2:$W$74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5-D3FF-4B54-85E8-56EC656869BB}"/>
            </c:ext>
          </c:extLst>
        </c:ser>
        <c:ser>
          <c:idx val="22"/>
          <c:order val="22"/>
          <c:tx>
            <c:strRef>
              <c:f>Лист1!$X$1</c:f>
              <c:strCache>
                <c:ptCount val="1"/>
                <c:pt idx="0">
                  <c:v>g60402073</c:v>
                </c:pt>
              </c:strCache>
            </c:strRef>
          </c:tx>
          <c:spPr>
            <a:ln w="19050" cap="rnd">
              <a:solidFill>
                <a:schemeClr val="accent5">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Лист1!$X$2:$X$74</c:f>
              <c:numCache>
                <c:formatCode>General</c:formatCode>
                <c:ptCount val="73"/>
                <c:pt idx="1">
                  <c:v>0</c:v>
                </c:pt>
                <c:pt idx="2">
                  <c:v>-0.41990187205972163</c:v>
                </c:pt>
                <c:pt idx="3">
                  <c:v>-0.41990187205972163</c:v>
                </c:pt>
                <c:pt idx="4">
                  <c:v>-0.41990187205972163</c:v>
                </c:pt>
                <c:pt idx="5">
                  <c:v>-0.41990187205972163</c:v>
                </c:pt>
                <c:pt idx="6">
                  <c:v>-1.2418791012422794</c:v>
                </c:pt>
                <c:pt idx="7">
                  <c:v>-2.1732237284178524</c:v>
                </c:pt>
                <c:pt idx="8">
                  <c:v>-3.2146471881197236</c:v>
                </c:pt>
                <c:pt idx="9">
                  <c:v>-4.3654350750792723</c:v>
                </c:pt>
                <c:pt idx="10">
                  <c:v>-5.6242021818935655</c:v>
                </c:pt>
                <c:pt idx="11">
                  <c:v>-6.988337448473164</c:v>
                </c:pt>
                <c:pt idx="12">
                  <c:v>-8.4537934721161143</c:v>
                </c:pt>
                <c:pt idx="13">
                  <c:v>-10.01516121037082</c:v>
                </c:pt>
                <c:pt idx="14">
                  <c:v>-11.665419596405094</c:v>
                </c:pt>
                <c:pt idx="15">
                  <c:v>-13.398681081403808</c:v>
                </c:pt>
                <c:pt idx="16">
                  <c:v>-15.203612939694583</c:v>
                </c:pt>
                <c:pt idx="17">
                  <c:v>-17.071716780169933</c:v>
                </c:pt>
                <c:pt idx="18">
                  <c:v>-18.990690971908784</c:v>
                </c:pt>
                <c:pt idx="19">
                  <c:v>-20.945116989959782</c:v>
                </c:pt>
                <c:pt idx="20">
                  <c:v>-22.918282679875919</c:v>
                </c:pt>
                <c:pt idx="21">
                  <c:v>-24.898057691017978</c:v>
                </c:pt>
                <c:pt idx="22">
                  <c:v>-26.864049517072676</c:v>
                </c:pt>
                <c:pt idx="23">
                  <c:v>-28.804666895055465</c:v>
                </c:pt>
                <c:pt idx="24">
                  <c:v>-30.704353358180999</c:v>
                </c:pt>
                <c:pt idx="25">
                  <c:v>-46.016343005027693</c:v>
                </c:pt>
                <c:pt idx="26">
                  <c:v>-48.079593687840486</c:v>
                </c:pt>
                <c:pt idx="27">
                  <c:v>-49.915796638225984</c:v>
                </c:pt>
                <c:pt idx="28">
                  <c:v>-51.546441888090214</c:v>
                </c:pt>
                <c:pt idx="29">
                  <c:v>-53.005509585947607</c:v>
                </c:pt>
                <c:pt idx="30">
                  <c:v>-54.30837489526359</c:v>
                </c:pt>
                <c:pt idx="31">
                  <c:v>-55.464562531874208</c:v>
                </c:pt>
                <c:pt idx="32">
                  <c:v>-56.479693601989666</c:v>
                </c:pt>
                <c:pt idx="33">
                  <c:v>-57.35507335504883</c:v>
                </c:pt>
                <c:pt idx="34">
                  <c:v>-58.089150433440039</c:v>
                </c:pt>
                <c:pt idx="35">
                  <c:v>-58.673347268326268</c:v>
                </c:pt>
                <c:pt idx="36">
                  <c:v>-59.114480436027264</c:v>
                </c:pt>
                <c:pt idx="37">
                  <c:v>-59.432625793364778</c:v>
                </c:pt>
                <c:pt idx="38">
                  <c:v>-59.629398890346167</c:v>
                </c:pt>
                <c:pt idx="39">
                  <c:v>-59.715969292523056</c:v>
                </c:pt>
                <c:pt idx="40">
                  <c:v>-59.715969292523056</c:v>
                </c:pt>
                <c:pt idx="41">
                  <c:v>-59.715969292523056</c:v>
                </c:pt>
                <c:pt idx="42">
                  <c:v>-59.715969292523056</c:v>
                </c:pt>
                <c:pt idx="43">
                  <c:v>-59.715969292523056</c:v>
                </c:pt>
                <c:pt idx="44">
                  <c:v>-59.715969292523056</c:v>
                </c:pt>
                <c:pt idx="45">
                  <c:v>-59.715969292523056</c:v>
                </c:pt>
                <c:pt idx="46">
                  <c:v>-59.715969292523056</c:v>
                </c:pt>
                <c:pt idx="47">
                  <c:v>-59.715969292523056</c:v>
                </c:pt>
                <c:pt idx="48">
                  <c:v>-59.715969292523056</c:v>
                </c:pt>
                <c:pt idx="49">
                  <c:v>-59.715969292523056</c:v>
                </c:pt>
                <c:pt idx="50">
                  <c:v>-59.715969292523056</c:v>
                </c:pt>
                <c:pt idx="51">
                  <c:v>-59.715969292523056</c:v>
                </c:pt>
                <c:pt idx="52">
                  <c:v>-59.715969292523056</c:v>
                </c:pt>
                <c:pt idx="53">
                  <c:v>-59.715969292523056</c:v>
                </c:pt>
                <c:pt idx="54">
                  <c:v>-59.715969292523056</c:v>
                </c:pt>
                <c:pt idx="55">
                  <c:v>-59.715969292523056</c:v>
                </c:pt>
                <c:pt idx="56">
                  <c:v>-59.715969292523056</c:v>
                </c:pt>
                <c:pt idx="57">
                  <c:v>-59.715969292523056</c:v>
                </c:pt>
                <c:pt idx="58">
                  <c:v>-59.715969292523056</c:v>
                </c:pt>
                <c:pt idx="59">
                  <c:v>-59.715969292523056</c:v>
                </c:pt>
                <c:pt idx="60">
                  <c:v>-59.715969292523056</c:v>
                </c:pt>
                <c:pt idx="61">
                  <c:v>-59.715969292523056</c:v>
                </c:pt>
                <c:pt idx="62">
                  <c:v>-59.715969292523056</c:v>
                </c:pt>
                <c:pt idx="63">
                  <c:v>-59.715969292523056</c:v>
                </c:pt>
                <c:pt idx="64">
                  <c:v>-59.715969292523056</c:v>
                </c:pt>
                <c:pt idx="65">
                  <c:v>-59.715969292523056</c:v>
                </c:pt>
                <c:pt idx="66">
                  <c:v>-59.715969292523056</c:v>
                </c:pt>
                <c:pt idx="67">
                  <c:v>47.601287534605007</c:v>
                </c:pt>
                <c:pt idx="68">
                  <c:v>47.601287534605007</c:v>
                </c:pt>
                <c:pt idx="69">
                  <c:v>47.601287534605007</c:v>
                </c:pt>
                <c:pt idx="70">
                  <c:v>47.601287534605007</c:v>
                </c:pt>
                <c:pt idx="71">
                  <c:v>47.601287534605007</c:v>
                </c:pt>
                <c:pt idx="72">
                  <c:v>47.601287534605007</c:v>
                </c:pt>
              </c:numCache>
            </c:numRef>
          </c:yVal>
          <c:smooth val="1"/>
          <c:extLst>
            <c:ext xmlns:c16="http://schemas.microsoft.com/office/drawing/2014/chart" uri="{C3380CC4-5D6E-409C-BE32-E72D297353CC}">
              <c16:uniqueId val="{00000016-D3FF-4B54-85E8-56EC656869BB}"/>
            </c:ext>
          </c:extLst>
        </c:ser>
        <c:ser>
          <c:idx val="23"/>
          <c:order val="23"/>
          <c:tx>
            <c:strRef>
              <c:f>Лист1!$Y$1</c:f>
              <c:strCache>
                <c:ptCount val="1"/>
                <c:pt idx="0">
                  <c:v>g60402074</c:v>
                </c:pt>
              </c:strCache>
            </c:strRef>
          </c:tx>
          <c:spPr>
            <a:ln w="19050" cap="rnd">
              <a:solidFill>
                <a:schemeClr val="accent6">
                  <a:lumMod val="8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Лист1!$Y$2:$Y$74</c:f>
              <c:numCache>
                <c:formatCode>General</c:formatCode>
                <c:ptCount val="73"/>
                <c:pt idx="1">
                  <c:v>0</c:v>
                </c:pt>
                <c:pt idx="2">
                  <c:v>-0.42636370696725123</c:v>
                </c:pt>
                <c:pt idx="3">
                  <c:v>-0.42636370696725123</c:v>
                </c:pt>
                <c:pt idx="4">
                  <c:v>-0.42636370696725123</c:v>
                </c:pt>
                <c:pt idx="5">
                  <c:v>-0.42636370696725123</c:v>
                </c:pt>
                <c:pt idx="6">
                  <c:v>-1.2660836593763491</c:v>
                </c:pt>
                <c:pt idx="7">
                  <c:v>-2.2150190268750087</c:v>
                </c:pt>
                <c:pt idx="8">
                  <c:v>-3.2734936022089833</c:v>
                </c:pt>
                <c:pt idx="9">
                  <c:v>-4.4403626464951778</c:v>
                </c:pt>
                <c:pt idx="10">
                  <c:v>-5.7138703872740315</c:v>
                </c:pt>
                <c:pt idx="11">
                  <c:v>-7.0910881372644603</c:v>
                </c:pt>
                <c:pt idx="12">
                  <c:v>-8.567729419534384</c:v>
                </c:pt>
                <c:pt idx="13">
                  <c:v>-10.138238331747846</c:v>
                </c:pt>
                <c:pt idx="14">
                  <c:v>-11.795522084803682</c:v>
                </c:pt>
                <c:pt idx="15">
                  <c:v>-13.533611161579241</c:v>
                </c:pt>
                <c:pt idx="16">
                  <c:v>-15.341350434401708</c:v>
                </c:pt>
                <c:pt idx="17">
                  <c:v>-17.210325188144207</c:v>
                </c:pt>
                <c:pt idx="18">
                  <c:v>-19.128493358192689</c:v>
                </c:pt>
                <c:pt idx="19">
                  <c:v>-21.080812961508382</c:v>
                </c:pt>
                <c:pt idx="20">
                  <c:v>-23.051002177258585</c:v>
                </c:pt>
                <c:pt idx="21">
                  <c:v>-25.027229497591843</c:v>
                </c:pt>
                <c:pt idx="22">
                  <c:v>-26.989717178501156</c:v>
                </c:pt>
                <c:pt idx="23">
                  <c:v>-28.92719073035688</c:v>
                </c:pt>
                <c:pt idx="24">
                  <c:v>-30.82455646577645</c:v>
                </c:pt>
                <c:pt idx="25">
                  <c:v>-45.908448804941131</c:v>
                </c:pt>
                <c:pt idx="26">
                  <c:v>-47.9524215664349</c:v>
                </c:pt>
                <c:pt idx="27">
                  <c:v>-49.769336349463003</c:v>
                </c:pt>
                <c:pt idx="28">
                  <c:v>-51.380877006825138</c:v>
                </c:pt>
                <c:pt idx="29">
                  <c:v>-52.821148347170016</c:v>
                </c:pt>
                <c:pt idx="30">
                  <c:v>-54.105872191596937</c:v>
                </c:pt>
                <c:pt idx="31">
                  <c:v>-55.24500785873898</c:v>
                </c:pt>
                <c:pt idx="32">
                  <c:v>-56.244618742132126</c:v>
                </c:pt>
                <c:pt idx="33">
                  <c:v>-57.106413955897118</c:v>
                </c:pt>
                <c:pt idx="34">
                  <c:v>-57.829194776911585</c:v>
                </c:pt>
                <c:pt idx="35">
                  <c:v>-58.404831046683817</c:v>
                </c:pt>
                <c:pt idx="36">
                  <c:v>-58.840233263552456</c:v>
                </c:pt>
                <c:pt idx="37">
                  <c:v>-59.155199787464902</c:v>
                </c:pt>
                <c:pt idx="38">
                  <c:v>-59.351496443658981</c:v>
                </c:pt>
                <c:pt idx="39">
                  <c:v>-59.440214244724906</c:v>
                </c:pt>
                <c:pt idx="40">
                  <c:v>-59.440214244724906</c:v>
                </c:pt>
                <c:pt idx="41">
                  <c:v>-59.440214244724906</c:v>
                </c:pt>
                <c:pt idx="42">
                  <c:v>-59.440214244724906</c:v>
                </c:pt>
                <c:pt idx="43">
                  <c:v>-59.440214244724906</c:v>
                </c:pt>
                <c:pt idx="44">
                  <c:v>-59.440214244724906</c:v>
                </c:pt>
                <c:pt idx="45">
                  <c:v>-59.440214244724906</c:v>
                </c:pt>
                <c:pt idx="46">
                  <c:v>-59.440214244724906</c:v>
                </c:pt>
                <c:pt idx="47">
                  <c:v>-59.440214244724906</c:v>
                </c:pt>
                <c:pt idx="48">
                  <c:v>-59.440214244724906</c:v>
                </c:pt>
                <c:pt idx="49">
                  <c:v>-59.440214244724906</c:v>
                </c:pt>
                <c:pt idx="50">
                  <c:v>-59.440214244724906</c:v>
                </c:pt>
                <c:pt idx="51">
                  <c:v>-59.440214244724906</c:v>
                </c:pt>
                <c:pt idx="52">
                  <c:v>-59.440214244724906</c:v>
                </c:pt>
                <c:pt idx="53">
                  <c:v>-59.440214244724906</c:v>
                </c:pt>
                <c:pt idx="54">
                  <c:v>-59.440214244724906</c:v>
                </c:pt>
                <c:pt idx="55">
                  <c:v>-59.440214244724906</c:v>
                </c:pt>
                <c:pt idx="56">
                  <c:v>-59.440214244724906</c:v>
                </c:pt>
                <c:pt idx="57">
                  <c:v>-59.440214244724906</c:v>
                </c:pt>
                <c:pt idx="58">
                  <c:v>-59.440214244724906</c:v>
                </c:pt>
                <c:pt idx="59">
                  <c:v>-59.440214244724906</c:v>
                </c:pt>
                <c:pt idx="60">
                  <c:v>-59.440214244724906</c:v>
                </c:pt>
                <c:pt idx="61">
                  <c:v>-59.440214244724906</c:v>
                </c:pt>
                <c:pt idx="62">
                  <c:v>-59.440214244724906</c:v>
                </c:pt>
                <c:pt idx="63">
                  <c:v>-59.440214244724906</c:v>
                </c:pt>
                <c:pt idx="64">
                  <c:v>-59.440214244724906</c:v>
                </c:pt>
                <c:pt idx="65">
                  <c:v>-59.440214244724906</c:v>
                </c:pt>
                <c:pt idx="66">
                  <c:v>-59.440214244724906</c:v>
                </c:pt>
                <c:pt idx="67">
                  <c:v>47.819902133713676</c:v>
                </c:pt>
                <c:pt idx="68">
                  <c:v>47.819902133713676</c:v>
                </c:pt>
                <c:pt idx="69">
                  <c:v>47.819902133713676</c:v>
                </c:pt>
                <c:pt idx="70">
                  <c:v>47.819902133713676</c:v>
                </c:pt>
                <c:pt idx="71">
                  <c:v>47.819902133713676</c:v>
                </c:pt>
                <c:pt idx="72">
                  <c:v>47.819902133713676</c:v>
                </c:pt>
              </c:numCache>
            </c:numRef>
          </c:yVal>
          <c:smooth val="1"/>
          <c:extLst>
            <c:ext xmlns:c16="http://schemas.microsoft.com/office/drawing/2014/chart" uri="{C3380CC4-5D6E-409C-BE32-E72D297353CC}">
              <c16:uniqueId val="{00000017-D3FF-4B54-85E8-56EC656869BB}"/>
            </c:ext>
          </c:extLst>
        </c:ser>
        <c:ser>
          <c:idx val="24"/>
          <c:order val="24"/>
          <c:tx>
            <c:strRef>
              <c:f>Лист1!$Z$1</c:f>
              <c:strCache>
                <c:ptCount val="1"/>
                <c:pt idx="0">
                  <c:v>g60402076</c:v>
                </c:pt>
              </c:strCache>
            </c:strRef>
          </c:tx>
          <c:spPr>
            <a:ln w="19050" cap="rnd">
              <a:solidFill>
                <a:schemeClr val="accent1">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Лист1!$Z$2:$Z$74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8-D3FF-4B54-85E8-56EC656869BB}"/>
            </c:ext>
          </c:extLst>
        </c:ser>
        <c:ser>
          <c:idx val="25"/>
          <c:order val="25"/>
          <c:tx>
            <c:strRef>
              <c:f>Лист1!$AA$1</c:f>
              <c:strCache>
                <c:ptCount val="1"/>
                <c:pt idx="0">
                  <c:v>g60402077</c:v>
                </c:pt>
              </c:strCache>
            </c:strRef>
          </c:tx>
          <c:spPr>
            <a:ln w="19050" cap="rnd">
              <a:solidFill>
                <a:schemeClr val="accent2">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Лист1!$AA$2:$AA$74</c:f>
              <c:numCache>
                <c:formatCode>General</c:formatCode>
                <c:ptCount val="73"/>
                <c:pt idx="1">
                  <c:v>0</c:v>
                </c:pt>
                <c:pt idx="2">
                  <c:v>-0.42622026242916533</c:v>
                </c:pt>
                <c:pt idx="3">
                  <c:v>-0.42622026242916533</c:v>
                </c:pt>
                <c:pt idx="4">
                  <c:v>-0.42622026242916533</c:v>
                </c:pt>
                <c:pt idx="5">
                  <c:v>-0.42622026242916533</c:v>
                </c:pt>
                <c:pt idx="6">
                  <c:v>-1.2546354190962639</c:v>
                </c:pt>
                <c:pt idx="7">
                  <c:v>-2.1919927631612097</c:v>
                </c:pt>
                <c:pt idx="8">
                  <c:v>-3.2389405452536799</c:v>
                </c:pt>
                <c:pt idx="9">
                  <c:v>-4.3946772687781603</c:v>
                </c:pt>
                <c:pt idx="10">
                  <c:v>-5.6577528347552146</c:v>
                </c:pt>
                <c:pt idx="11">
                  <c:v>-7.025515198941445</c:v>
                </c:pt>
                <c:pt idx="12">
                  <c:v>-8.4939118356158048</c:v>
                </c:pt>
                <c:pt idx="13">
                  <c:v>-10.057549071384269</c:v>
                </c:pt>
                <c:pt idx="14">
                  <c:v>-11.709457069606909</c:v>
                </c:pt>
                <c:pt idx="15">
                  <c:v>-13.443796096314532</c:v>
                </c:pt>
                <c:pt idx="16">
                  <c:v>-15.249347839930756</c:v>
                </c:pt>
                <c:pt idx="17">
                  <c:v>-17.117695877655549</c:v>
                </c:pt>
                <c:pt idx="18">
                  <c:v>-19.036646161971348</c:v>
                </c:pt>
                <c:pt idx="19">
                  <c:v>-20.990891166676636</c:v>
                </c:pt>
                <c:pt idx="20">
                  <c:v>-22.963836566766378</c:v>
                </c:pt>
                <c:pt idx="21">
                  <c:v>-24.943468133370295</c:v>
                </c:pt>
                <c:pt idx="22">
                  <c:v>-26.909490697540299</c:v>
                </c:pt>
                <c:pt idx="23">
                  <c:v>-28.850414602839692</c:v>
                </c:pt>
                <c:pt idx="24">
                  <c:v>-30.750769619973184</c:v>
                </c:pt>
                <c:pt idx="25">
                  <c:v>-46.041088041689328</c:v>
                </c:pt>
                <c:pt idx="26">
                  <c:v>-48.102029950507692</c:v>
                </c:pt>
                <c:pt idx="27">
                  <c:v>-49.936347629820851</c:v>
                </c:pt>
                <c:pt idx="28">
                  <c:v>-51.565549042102006</c:v>
                </c:pt>
                <c:pt idx="29">
                  <c:v>-53.023575913221528</c:v>
                </c:pt>
                <c:pt idx="30">
                  <c:v>-54.325845244635119</c:v>
                </c:pt>
                <c:pt idx="31">
                  <c:v>-55.481932128534432</c:v>
                </c:pt>
                <c:pt idx="32">
                  <c:v>-56.497490970754576</c:v>
                </c:pt>
                <c:pt idx="33">
                  <c:v>-57.373826166898034</c:v>
                </c:pt>
                <c:pt idx="34">
                  <c:v>-58.109360744256854</c:v>
                </c:pt>
                <c:pt idx="35">
                  <c:v>-58.695494080407663</c:v>
                </c:pt>
                <c:pt idx="36">
                  <c:v>-59.138936875939628</c:v>
                </c:pt>
                <c:pt idx="37">
                  <c:v>-59.459646304395967</c:v>
                </c:pt>
                <c:pt idx="38">
                  <c:v>-59.659174731880363</c:v>
                </c:pt>
                <c:pt idx="39">
                  <c:v>-59.748598655761931</c:v>
                </c:pt>
                <c:pt idx="40">
                  <c:v>-59.748598655761931</c:v>
                </c:pt>
                <c:pt idx="41">
                  <c:v>-59.748598655761931</c:v>
                </c:pt>
                <c:pt idx="42">
                  <c:v>-59.748598655761931</c:v>
                </c:pt>
                <c:pt idx="43">
                  <c:v>-59.748598655761931</c:v>
                </c:pt>
                <c:pt idx="44">
                  <c:v>-59.748598655761931</c:v>
                </c:pt>
                <c:pt idx="45">
                  <c:v>-59.748598655761931</c:v>
                </c:pt>
                <c:pt idx="46">
                  <c:v>-59.748598655761931</c:v>
                </c:pt>
                <c:pt idx="47">
                  <c:v>-59.748598655761931</c:v>
                </c:pt>
                <c:pt idx="48">
                  <c:v>-59.748598655761931</c:v>
                </c:pt>
                <c:pt idx="49">
                  <c:v>-59.748598655761931</c:v>
                </c:pt>
                <c:pt idx="50">
                  <c:v>-59.748598655761931</c:v>
                </c:pt>
                <c:pt idx="51">
                  <c:v>-59.748598655761931</c:v>
                </c:pt>
                <c:pt idx="52">
                  <c:v>-59.748598655761931</c:v>
                </c:pt>
                <c:pt idx="53">
                  <c:v>-59.748598655761931</c:v>
                </c:pt>
                <c:pt idx="54">
                  <c:v>-59.748598655761931</c:v>
                </c:pt>
                <c:pt idx="55">
                  <c:v>-59.748598655761931</c:v>
                </c:pt>
                <c:pt idx="56">
                  <c:v>-59.748598655761931</c:v>
                </c:pt>
                <c:pt idx="57">
                  <c:v>-59.748598655761931</c:v>
                </c:pt>
                <c:pt idx="58">
                  <c:v>-59.748598655761931</c:v>
                </c:pt>
                <c:pt idx="59">
                  <c:v>-59.748598655761931</c:v>
                </c:pt>
                <c:pt idx="60">
                  <c:v>-59.748598655761931</c:v>
                </c:pt>
                <c:pt idx="61">
                  <c:v>-59.748598655761931</c:v>
                </c:pt>
                <c:pt idx="62">
                  <c:v>-59.748598655761931</c:v>
                </c:pt>
                <c:pt idx="63">
                  <c:v>-59.748598655761931</c:v>
                </c:pt>
                <c:pt idx="64">
                  <c:v>-59.748598655761931</c:v>
                </c:pt>
                <c:pt idx="65">
                  <c:v>-59.748598655761931</c:v>
                </c:pt>
                <c:pt idx="66">
                  <c:v>-59.748598655761931</c:v>
                </c:pt>
                <c:pt idx="67">
                  <c:v>47.564961059163501</c:v>
                </c:pt>
                <c:pt idx="68">
                  <c:v>47.564961059163501</c:v>
                </c:pt>
                <c:pt idx="69">
                  <c:v>47.564961059163501</c:v>
                </c:pt>
                <c:pt idx="70">
                  <c:v>47.564961059163501</c:v>
                </c:pt>
                <c:pt idx="71">
                  <c:v>47.564961059163501</c:v>
                </c:pt>
                <c:pt idx="72">
                  <c:v>47.564961059163501</c:v>
                </c:pt>
              </c:numCache>
            </c:numRef>
          </c:yVal>
          <c:smooth val="1"/>
          <c:extLst>
            <c:ext xmlns:c16="http://schemas.microsoft.com/office/drawing/2014/chart" uri="{C3380CC4-5D6E-409C-BE32-E72D297353CC}">
              <c16:uniqueId val="{00000019-D3FF-4B54-85E8-56EC656869BB}"/>
            </c:ext>
          </c:extLst>
        </c:ser>
        <c:ser>
          <c:idx val="26"/>
          <c:order val="26"/>
          <c:tx>
            <c:strRef>
              <c:f>Лист1!$AB$1</c:f>
              <c:strCache>
                <c:ptCount val="1"/>
                <c:pt idx="0">
                  <c:v>g60402078</c:v>
                </c:pt>
              </c:strCache>
            </c:strRef>
          </c:tx>
          <c:spPr>
            <a:ln w="19050" cap="rnd">
              <a:solidFill>
                <a:schemeClr val="accent3">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Лист1!$AB$2:$AB$74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A-D3FF-4B54-85E8-56EC656869BB}"/>
            </c:ext>
          </c:extLst>
        </c:ser>
        <c:ser>
          <c:idx val="27"/>
          <c:order val="27"/>
          <c:tx>
            <c:strRef>
              <c:f>Лист1!$AC$1</c:f>
              <c:strCache>
                <c:ptCount val="1"/>
                <c:pt idx="0">
                  <c:v>g60402082</c:v>
                </c:pt>
              </c:strCache>
            </c:strRef>
          </c:tx>
          <c:spPr>
            <a:ln w="19050" cap="rnd">
              <a:solidFill>
                <a:schemeClr val="accent4">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Лист1!$AC$2:$AC$74</c:f>
              <c:numCache>
                <c:formatCode>General</c:formatCode>
                <c:ptCount val="73"/>
                <c:pt idx="1">
                  <c:v>0</c:v>
                </c:pt>
                <c:pt idx="2">
                  <c:v>-0.43374085464181888</c:v>
                </c:pt>
                <c:pt idx="3">
                  <c:v>-0.43374085464181888</c:v>
                </c:pt>
                <c:pt idx="4">
                  <c:v>-0.43374085464181888</c:v>
                </c:pt>
                <c:pt idx="5">
                  <c:v>-0.43374085464181888</c:v>
                </c:pt>
                <c:pt idx="6">
                  <c:v>-1.2559264199393034</c:v>
                </c:pt>
                <c:pt idx="7">
                  <c:v>-2.1850698565240023</c:v>
                </c:pt>
                <c:pt idx="8">
                  <c:v>-3.222270240716842</c:v>
                </c:pt>
                <c:pt idx="9">
                  <c:v>-4.3671085946906345</c:v>
                </c:pt>
                <c:pt idx="10">
                  <c:v>-5.6185019691765739</c:v>
                </c:pt>
                <c:pt idx="11">
                  <c:v>-6.974179131026478</c:v>
                </c:pt>
                <c:pt idx="12">
                  <c:v>-8.4304820269991971</c:v>
                </c:pt>
                <c:pt idx="13">
                  <c:v>-9.9823995024689189</c:v>
                </c:pt>
                <c:pt idx="14">
                  <c:v>-11.623330578179456</c:v>
                </c:pt>
                <c:pt idx="15">
                  <c:v>-13.347824869622357</c:v>
                </c:pt>
                <c:pt idx="16">
                  <c:v>-15.144920216181998</c:v>
                </c:pt>
                <c:pt idx="17">
                  <c:v>-17.006492207153823</c:v>
                </c:pt>
                <c:pt idx="18">
                  <c:v>-18.920519270000739</c:v>
                </c:pt>
                <c:pt idx="19">
                  <c:v>-20.871791215886198</c:v>
                </c:pt>
                <c:pt idx="20">
                  <c:v>-22.843739334901443</c:v>
                </c:pt>
                <c:pt idx="21">
                  <c:v>-24.824552611271784</c:v>
                </c:pt>
                <c:pt idx="22">
                  <c:v>-26.793478219665573</c:v>
                </c:pt>
                <c:pt idx="23">
                  <c:v>-28.739095664405561</c:v>
                </c:pt>
                <c:pt idx="24">
                  <c:v>-30.64574004146624</c:v>
                </c:pt>
                <c:pt idx="25">
                  <c:v>-46.052075210239856</c:v>
                </c:pt>
                <c:pt idx="26">
                  <c:v>-48.131933013685753</c:v>
                </c:pt>
                <c:pt idx="27">
                  <c:v>-49.989829388951797</c:v>
                </c:pt>
                <c:pt idx="28">
                  <c:v>-51.646382600840255</c:v>
                </c:pt>
                <c:pt idx="29">
                  <c:v>-53.13472579202142</c:v>
                </c:pt>
                <c:pt idx="30">
                  <c:v>-54.469613386798827</c:v>
                </c:pt>
                <c:pt idx="31">
                  <c:v>-55.659978392288799</c:v>
                </c:pt>
                <c:pt idx="32">
                  <c:v>-56.710796414279876</c:v>
                </c:pt>
                <c:pt idx="33">
                  <c:v>-57.622660602539788</c:v>
                </c:pt>
                <c:pt idx="34">
                  <c:v>-58.393263100285417</c:v>
                </c:pt>
                <c:pt idx="35">
                  <c:v>-59.013157133085748</c:v>
                </c:pt>
                <c:pt idx="36">
                  <c:v>-59.48831056374339</c:v>
                </c:pt>
                <c:pt idx="37">
                  <c:v>-59.838426976350114</c:v>
                </c:pt>
                <c:pt idx="38">
                  <c:v>-60.064416651934344</c:v>
                </c:pt>
                <c:pt idx="39">
                  <c:v>-60.176847201289341</c:v>
                </c:pt>
                <c:pt idx="40">
                  <c:v>-60.187121917200976</c:v>
                </c:pt>
                <c:pt idx="41">
                  <c:v>-60.187121917200976</c:v>
                </c:pt>
                <c:pt idx="42">
                  <c:v>-60.187121917200976</c:v>
                </c:pt>
                <c:pt idx="43">
                  <c:v>-60.187121917200976</c:v>
                </c:pt>
                <c:pt idx="44">
                  <c:v>-60.187121917200976</c:v>
                </c:pt>
                <c:pt idx="45">
                  <c:v>-60.187121917200976</c:v>
                </c:pt>
                <c:pt idx="46">
                  <c:v>-60.187121917200976</c:v>
                </c:pt>
                <c:pt idx="47">
                  <c:v>-60.187121917200976</c:v>
                </c:pt>
                <c:pt idx="48">
                  <c:v>-60.187121917200976</c:v>
                </c:pt>
                <c:pt idx="49">
                  <c:v>-60.187121917200976</c:v>
                </c:pt>
                <c:pt idx="50">
                  <c:v>-60.187121917200976</c:v>
                </c:pt>
                <c:pt idx="51">
                  <c:v>-60.187121917200976</c:v>
                </c:pt>
                <c:pt idx="52">
                  <c:v>-60.187121917200976</c:v>
                </c:pt>
                <c:pt idx="53">
                  <c:v>-60.187121917200976</c:v>
                </c:pt>
                <c:pt idx="54">
                  <c:v>-60.187121917200976</c:v>
                </c:pt>
                <c:pt idx="55">
                  <c:v>-60.187121917200976</c:v>
                </c:pt>
                <c:pt idx="56">
                  <c:v>-60.187121917200976</c:v>
                </c:pt>
                <c:pt idx="57">
                  <c:v>-60.187121917200976</c:v>
                </c:pt>
                <c:pt idx="58">
                  <c:v>-60.187121917200976</c:v>
                </c:pt>
                <c:pt idx="59">
                  <c:v>-60.187121917200976</c:v>
                </c:pt>
                <c:pt idx="60">
                  <c:v>-60.187121917200976</c:v>
                </c:pt>
                <c:pt idx="61">
                  <c:v>-60.187121917200976</c:v>
                </c:pt>
                <c:pt idx="62">
                  <c:v>-60.187121917200976</c:v>
                </c:pt>
                <c:pt idx="63">
                  <c:v>-60.187121917200976</c:v>
                </c:pt>
                <c:pt idx="64">
                  <c:v>-60.187121917200976</c:v>
                </c:pt>
                <c:pt idx="65">
                  <c:v>-60.187121917200976</c:v>
                </c:pt>
                <c:pt idx="66">
                  <c:v>-60.187121917200976</c:v>
                </c:pt>
                <c:pt idx="67">
                  <c:v>47.178496211349177</c:v>
                </c:pt>
                <c:pt idx="68">
                  <c:v>47.178496211349177</c:v>
                </c:pt>
                <c:pt idx="69">
                  <c:v>47.178496211349177</c:v>
                </c:pt>
                <c:pt idx="70">
                  <c:v>47.178496211349177</c:v>
                </c:pt>
                <c:pt idx="71">
                  <c:v>47.178496211349177</c:v>
                </c:pt>
                <c:pt idx="72">
                  <c:v>47.178496211349177</c:v>
                </c:pt>
              </c:numCache>
            </c:numRef>
          </c:yVal>
          <c:smooth val="1"/>
          <c:extLst>
            <c:ext xmlns:c16="http://schemas.microsoft.com/office/drawing/2014/chart" uri="{C3380CC4-5D6E-409C-BE32-E72D297353CC}">
              <c16:uniqueId val="{0000001B-D3FF-4B54-85E8-56EC656869BB}"/>
            </c:ext>
          </c:extLst>
        </c:ser>
        <c:ser>
          <c:idx val="28"/>
          <c:order val="28"/>
          <c:tx>
            <c:strRef>
              <c:f>Лист1!$AD$1</c:f>
              <c:strCache>
                <c:ptCount val="1"/>
                <c:pt idx="0">
                  <c:v>g60402086</c:v>
                </c:pt>
              </c:strCache>
            </c:strRef>
          </c:tx>
          <c:spPr>
            <a:ln w="19050" cap="rnd">
              <a:solidFill>
                <a:schemeClr val="accent5">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Лист1!$AD$2:$AD$74</c:f>
              <c:numCache>
                <c:formatCode>General</c:formatCode>
                <c:ptCount val="73"/>
                <c:pt idx="1">
                  <c:v>0</c:v>
                </c:pt>
                <c:pt idx="2">
                  <c:v>-0.41756919064222942</c:v>
                </c:pt>
                <c:pt idx="3">
                  <c:v>-0.41756919064222942</c:v>
                </c:pt>
                <c:pt idx="4">
                  <c:v>-0.41756919064222942</c:v>
                </c:pt>
                <c:pt idx="5">
                  <c:v>-0.41756919064222942</c:v>
                </c:pt>
                <c:pt idx="6">
                  <c:v>-1.2401184903041873</c:v>
                </c:pt>
                <c:pt idx="7">
                  <c:v>-2.1715860699410072</c:v>
                </c:pt>
                <c:pt idx="8">
                  <c:v>-3.2127516710089097</c:v>
                </c:pt>
                <c:pt idx="9">
                  <c:v>-4.3629452877391159</c:v>
                </c:pt>
                <c:pt idx="10">
                  <c:v>-5.6208107431709422</c:v>
                </c:pt>
                <c:pt idx="11">
                  <c:v>-6.9837796690418017</c:v>
                </c:pt>
                <c:pt idx="12">
                  <c:v>-8.4478439391304612</c:v>
                </c:pt>
                <c:pt idx="13">
                  <c:v>-10.007650864196577</c:v>
                </c:pt>
                <c:pt idx="14">
                  <c:v>-11.656242561311807</c:v>
                </c:pt>
                <c:pt idx="15">
                  <c:v>-13.387784419526163</c:v>
                </c:pt>
                <c:pt idx="16">
                  <c:v>-15.191010312417212</c:v>
                </c:pt>
                <c:pt idx="17">
                  <c:v>-17.057490155800298</c:v>
                </c:pt>
                <c:pt idx="18">
                  <c:v>-18.975012825427289</c:v>
                </c:pt>
                <c:pt idx="19">
                  <c:v>-20.928277625788756</c:v>
                </c:pt>
                <c:pt idx="20">
                  <c:v>-22.900695354899042</c:v>
                </c:pt>
                <c:pt idx="21">
                  <c:v>-24.880238122503126</c:v>
                </c:pt>
                <c:pt idx="22">
                  <c:v>-26.846545868076301</c:v>
                </c:pt>
                <c:pt idx="23">
                  <c:v>-28.788116127633774</c:v>
                </c:pt>
                <c:pt idx="24">
                  <c:v>-30.689453910620667</c:v>
                </c:pt>
                <c:pt idx="25">
                  <c:v>-45.957771526303191</c:v>
                </c:pt>
                <c:pt idx="26">
                  <c:v>-48.022499346324011</c:v>
                </c:pt>
                <c:pt idx="27">
                  <c:v>-49.862240595316408</c:v>
                </c:pt>
                <c:pt idx="28">
                  <c:v>-51.49790725785126</c:v>
                </c:pt>
                <c:pt idx="29">
                  <c:v>-52.96316783210721</c:v>
                </c:pt>
                <c:pt idx="30">
                  <c:v>-54.273154991973378</c:v>
                </c:pt>
                <c:pt idx="31">
                  <c:v>-55.437191947863184</c:v>
                </c:pt>
                <c:pt idx="32">
                  <c:v>-56.460731600189121</c:v>
                </c:pt>
                <c:pt idx="33">
                  <c:v>-57.344922946304038</c:v>
                </c:pt>
                <c:pt idx="34">
                  <c:v>-58.088072891731073</c:v>
                </c:pt>
                <c:pt idx="35">
                  <c:v>-58.681441638691425</c:v>
                </c:pt>
                <c:pt idx="36">
                  <c:v>-59.131675850033986</c:v>
                </c:pt>
                <c:pt idx="37">
                  <c:v>-59.458760022071189</c:v>
                </c:pt>
                <c:pt idx="38">
                  <c:v>-59.664148329704929</c:v>
                </c:pt>
                <c:pt idx="39">
                  <c:v>-59.758842986525707</c:v>
                </c:pt>
                <c:pt idx="40">
                  <c:v>-59.758842986525707</c:v>
                </c:pt>
                <c:pt idx="41">
                  <c:v>-59.758842986525707</c:v>
                </c:pt>
                <c:pt idx="42">
                  <c:v>-59.758842986525707</c:v>
                </c:pt>
                <c:pt idx="43">
                  <c:v>-59.758842986525707</c:v>
                </c:pt>
                <c:pt idx="44">
                  <c:v>-59.758842986525707</c:v>
                </c:pt>
                <c:pt idx="45">
                  <c:v>-59.758842986525707</c:v>
                </c:pt>
                <c:pt idx="46">
                  <c:v>-59.758842986525707</c:v>
                </c:pt>
                <c:pt idx="47">
                  <c:v>-59.758842986525707</c:v>
                </c:pt>
                <c:pt idx="48">
                  <c:v>-59.758842986525707</c:v>
                </c:pt>
                <c:pt idx="49">
                  <c:v>-59.758842986525707</c:v>
                </c:pt>
                <c:pt idx="50">
                  <c:v>-59.758842986525707</c:v>
                </c:pt>
                <c:pt idx="51">
                  <c:v>-59.758842986525707</c:v>
                </c:pt>
                <c:pt idx="52">
                  <c:v>-59.758842986525707</c:v>
                </c:pt>
                <c:pt idx="53">
                  <c:v>-59.758842986525707</c:v>
                </c:pt>
                <c:pt idx="54">
                  <c:v>-59.758842986525707</c:v>
                </c:pt>
                <c:pt idx="55">
                  <c:v>-59.758842986525707</c:v>
                </c:pt>
                <c:pt idx="56">
                  <c:v>-59.758842986525707</c:v>
                </c:pt>
                <c:pt idx="57">
                  <c:v>-59.758842986525707</c:v>
                </c:pt>
                <c:pt idx="58">
                  <c:v>-59.758842986525707</c:v>
                </c:pt>
                <c:pt idx="59">
                  <c:v>-59.758842986525707</c:v>
                </c:pt>
                <c:pt idx="60">
                  <c:v>-59.758842986525707</c:v>
                </c:pt>
                <c:pt idx="61">
                  <c:v>-59.758842986525707</c:v>
                </c:pt>
                <c:pt idx="62">
                  <c:v>-59.758842986525707</c:v>
                </c:pt>
                <c:pt idx="63">
                  <c:v>-59.758842986525707</c:v>
                </c:pt>
                <c:pt idx="64">
                  <c:v>-59.758842986525707</c:v>
                </c:pt>
                <c:pt idx="65">
                  <c:v>-59.758842986525707</c:v>
                </c:pt>
                <c:pt idx="66">
                  <c:v>-59.758842986525707</c:v>
                </c:pt>
                <c:pt idx="67">
                  <c:v>47.55482260413018</c:v>
                </c:pt>
                <c:pt idx="68">
                  <c:v>47.55482260413018</c:v>
                </c:pt>
                <c:pt idx="69">
                  <c:v>47.55482260413018</c:v>
                </c:pt>
                <c:pt idx="70">
                  <c:v>47.55482260413018</c:v>
                </c:pt>
                <c:pt idx="71">
                  <c:v>47.55482260413018</c:v>
                </c:pt>
                <c:pt idx="72">
                  <c:v>47.55482260413018</c:v>
                </c:pt>
              </c:numCache>
            </c:numRef>
          </c:yVal>
          <c:smooth val="1"/>
          <c:extLst>
            <c:ext xmlns:c16="http://schemas.microsoft.com/office/drawing/2014/chart" uri="{C3380CC4-5D6E-409C-BE32-E72D297353CC}">
              <c16:uniqueId val="{0000001C-D3FF-4B54-85E8-56EC656869BB}"/>
            </c:ext>
          </c:extLst>
        </c:ser>
        <c:ser>
          <c:idx val="29"/>
          <c:order val="29"/>
          <c:tx>
            <c:strRef>
              <c:f>Лист1!$AE$1</c:f>
              <c:strCache>
                <c:ptCount val="1"/>
                <c:pt idx="0">
                  <c:v>g60402098</c:v>
                </c:pt>
              </c:strCache>
            </c:strRef>
          </c:tx>
          <c:spPr>
            <a:ln w="19050" cap="rnd">
              <a:solidFill>
                <a:schemeClr val="accent6">
                  <a:lumMod val="60000"/>
                  <a:lumOff val="4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Лист1!$AE$2:$AE$74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D-D3FF-4B54-85E8-56EC656869BB}"/>
            </c:ext>
          </c:extLst>
        </c:ser>
        <c:ser>
          <c:idx val="30"/>
          <c:order val="30"/>
          <c:tx>
            <c:strRef>
              <c:f>Лист1!$AF$1</c:f>
              <c:strCache>
                <c:ptCount val="1"/>
                <c:pt idx="0">
                  <c:v>g60402101</c:v>
                </c:pt>
              </c:strCache>
            </c:strRef>
          </c:tx>
          <c:spPr>
            <a:ln w="19050" cap="rnd">
              <a:solidFill>
                <a:schemeClr val="accent1">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Лист1!$AF$2:$AF$74</c:f>
              <c:numCache>
                <c:formatCode>General</c:formatCode>
                <c:ptCount val="73"/>
                <c:pt idx="1">
                  <c:v>0</c:v>
                </c:pt>
                <c:pt idx="2">
                  <c:v>-0.4264046911209789</c:v>
                </c:pt>
                <c:pt idx="3">
                  <c:v>-0.4264046911209789</c:v>
                </c:pt>
                <c:pt idx="4">
                  <c:v>-0.4264046911209789</c:v>
                </c:pt>
                <c:pt idx="5">
                  <c:v>-0.4264046911209789</c:v>
                </c:pt>
                <c:pt idx="6">
                  <c:v>-1.2543656067506568</c:v>
                </c:pt>
                <c:pt idx="7">
                  <c:v>-2.1912379716629289</c:v>
                </c:pt>
                <c:pt idx="8">
                  <c:v>-3.2376819901989435</c:v>
                </c:pt>
                <c:pt idx="9">
                  <c:v>-4.3929149501669613</c:v>
                </c:pt>
                <c:pt idx="10">
                  <c:v>-5.6554969986259742</c:v>
                </c:pt>
                <c:pt idx="11">
                  <c:v>-7.0227931680633198</c:v>
                </c:pt>
                <c:pt idx="12">
                  <c:v>-8.4907577634502616</c:v>
                </c:pt>
                <c:pt idx="13">
                  <c:v>-10.054014188123514</c:v>
                </c:pt>
                <c:pt idx="14">
                  <c:v>-11.705599436135351</c:v>
                </c:pt>
                <c:pt idx="15">
                  <c:v>-13.439684019555109</c:v>
                </c:pt>
                <c:pt idx="16">
                  <c:v>-15.245046211460252</c:v>
                </c:pt>
                <c:pt idx="17">
                  <c:v>-17.113286665781427</c:v>
                </c:pt>
                <c:pt idx="18">
                  <c:v>-19.032197673616604</c:v>
                </c:pt>
                <c:pt idx="19">
                  <c:v>-20.986475124110253</c:v>
                </c:pt>
                <c:pt idx="20">
                  <c:v>-22.959505907853671</c:v>
                </c:pt>
                <c:pt idx="21">
                  <c:v>-24.939284334341831</c:v>
                </c:pt>
                <c:pt idx="22">
                  <c:v>-26.905484496511395</c:v>
                </c:pt>
                <c:pt idx="23">
                  <c:v>-28.846614176416072</c:v>
                </c:pt>
                <c:pt idx="24">
                  <c:v>-30.747188629539433</c:v>
                </c:pt>
                <c:pt idx="25">
                  <c:v>-46.044751854267005</c:v>
                </c:pt>
                <c:pt idx="26">
                  <c:v>-48.106545038112145</c:v>
                </c:pt>
                <c:pt idx="27">
                  <c:v>-49.941777176355764</c:v>
                </c:pt>
                <c:pt idx="28">
                  <c:v>-51.571940008576959</c:v>
                </c:pt>
                <c:pt idx="29">
                  <c:v>-53.030958183915246</c:v>
                </c:pt>
                <c:pt idx="30">
                  <c:v>-54.33422479640334</c:v>
                </c:pt>
                <c:pt idx="31">
                  <c:v>-55.491301276848368</c:v>
                </c:pt>
                <c:pt idx="32">
                  <c:v>-56.507819831335432</c:v>
                </c:pt>
                <c:pt idx="33">
                  <c:v>-57.38506180188056</c:v>
                </c:pt>
                <c:pt idx="34">
                  <c:v>-58.121431431371953</c:v>
                </c:pt>
                <c:pt idx="35">
                  <c:v>-58.708302482290257</c:v>
                </c:pt>
                <c:pt idx="36">
                  <c:v>-59.152373701513035</c:v>
                </c:pt>
                <c:pt idx="37">
                  <c:v>-59.473600554910412</c:v>
                </c:pt>
                <c:pt idx="38">
                  <c:v>-59.673522601038066</c:v>
                </c:pt>
                <c:pt idx="39">
                  <c:v>-59.763210360409396</c:v>
                </c:pt>
                <c:pt idx="40">
                  <c:v>-59.763210360409396</c:v>
                </c:pt>
                <c:pt idx="41">
                  <c:v>-59.763210360409396</c:v>
                </c:pt>
                <c:pt idx="42">
                  <c:v>-59.763210360409396</c:v>
                </c:pt>
                <c:pt idx="43">
                  <c:v>-59.763210360409396</c:v>
                </c:pt>
                <c:pt idx="44">
                  <c:v>-59.763210360409396</c:v>
                </c:pt>
                <c:pt idx="45">
                  <c:v>-59.763210360409396</c:v>
                </c:pt>
                <c:pt idx="46">
                  <c:v>-59.763210360409396</c:v>
                </c:pt>
                <c:pt idx="47">
                  <c:v>-59.763210360409396</c:v>
                </c:pt>
                <c:pt idx="48">
                  <c:v>-59.763210360409396</c:v>
                </c:pt>
                <c:pt idx="49">
                  <c:v>-59.763210360409396</c:v>
                </c:pt>
                <c:pt idx="50">
                  <c:v>-59.763210360409396</c:v>
                </c:pt>
                <c:pt idx="51">
                  <c:v>-59.763210360409396</c:v>
                </c:pt>
                <c:pt idx="52">
                  <c:v>-59.763210360409396</c:v>
                </c:pt>
                <c:pt idx="53">
                  <c:v>-59.763210360409396</c:v>
                </c:pt>
                <c:pt idx="54">
                  <c:v>-59.763210360409396</c:v>
                </c:pt>
                <c:pt idx="55">
                  <c:v>-59.763210360409396</c:v>
                </c:pt>
                <c:pt idx="56">
                  <c:v>-59.763210360409396</c:v>
                </c:pt>
                <c:pt idx="57">
                  <c:v>-59.763210360409396</c:v>
                </c:pt>
                <c:pt idx="58">
                  <c:v>-59.763210360409396</c:v>
                </c:pt>
                <c:pt idx="59">
                  <c:v>-59.763210360409396</c:v>
                </c:pt>
                <c:pt idx="60">
                  <c:v>-59.763210360409396</c:v>
                </c:pt>
                <c:pt idx="61">
                  <c:v>-59.763210360409396</c:v>
                </c:pt>
                <c:pt idx="62">
                  <c:v>-59.763210360409396</c:v>
                </c:pt>
                <c:pt idx="63">
                  <c:v>-59.763210360409396</c:v>
                </c:pt>
                <c:pt idx="64">
                  <c:v>-59.763210360409396</c:v>
                </c:pt>
                <c:pt idx="65">
                  <c:v>-59.763210360409396</c:v>
                </c:pt>
                <c:pt idx="66">
                  <c:v>-59.763210360409396</c:v>
                </c:pt>
                <c:pt idx="67">
                  <c:v>47.552340501318945</c:v>
                </c:pt>
                <c:pt idx="68">
                  <c:v>47.552340501318945</c:v>
                </c:pt>
                <c:pt idx="69">
                  <c:v>47.552340501318945</c:v>
                </c:pt>
                <c:pt idx="70">
                  <c:v>47.552340501318945</c:v>
                </c:pt>
                <c:pt idx="71">
                  <c:v>47.552340501318945</c:v>
                </c:pt>
                <c:pt idx="72">
                  <c:v>47.552340501318945</c:v>
                </c:pt>
              </c:numCache>
            </c:numRef>
          </c:yVal>
          <c:smooth val="1"/>
          <c:extLst>
            <c:ext xmlns:c16="http://schemas.microsoft.com/office/drawing/2014/chart" uri="{C3380CC4-5D6E-409C-BE32-E72D297353CC}">
              <c16:uniqueId val="{0000001E-D3FF-4B54-85E8-56EC656869BB}"/>
            </c:ext>
          </c:extLst>
        </c:ser>
        <c:ser>
          <c:idx val="31"/>
          <c:order val="31"/>
          <c:tx>
            <c:strRef>
              <c:f>Лист1!$AG$1</c:f>
              <c:strCache>
                <c:ptCount val="1"/>
                <c:pt idx="0">
                  <c:v>g60402107</c:v>
                </c:pt>
              </c:strCache>
            </c:strRef>
          </c:tx>
          <c:spPr>
            <a:ln w="19050" cap="rnd">
              <a:solidFill>
                <a:schemeClr val="accent2">
                  <a:lumMod val="50000"/>
                </a:schemeClr>
              </a:solidFill>
              <a:round/>
            </a:ln>
            <a:effectLst/>
          </c:spPr>
          <c:marker>
            <c:symbol val="none"/>
          </c:marker>
          <c:xVal>
            <c:numRef>
              <c:f>Лист1!$A$2:$A$74</c:f>
              <c:numCache>
                <c:formatCode>General</c:formatCode>
                <c:ptCount val="73"/>
                <c:pt idx="0">
                  <c:v>0.5</c:v>
                </c:pt>
                <c:pt idx="1">
                  <c:v>0.51999998092651301</c:v>
                </c:pt>
                <c:pt idx="2">
                  <c:v>0.53999996185302701</c:v>
                </c:pt>
                <c:pt idx="3">
                  <c:v>0.55999994277954102</c:v>
                </c:pt>
                <c:pt idx="4">
                  <c:v>0.57999992370605402</c:v>
                </c:pt>
                <c:pt idx="5">
                  <c:v>0.59999990463256803</c:v>
                </c:pt>
                <c:pt idx="6">
                  <c:v>0.61999988555908203</c:v>
                </c:pt>
                <c:pt idx="7">
                  <c:v>0.63999986648559504</c:v>
                </c:pt>
                <c:pt idx="8">
                  <c:v>0.65999984741210904</c:v>
                </c:pt>
                <c:pt idx="9">
                  <c:v>0.67999982833862305</c:v>
                </c:pt>
                <c:pt idx="10">
                  <c:v>0.69999980926513605</c:v>
                </c:pt>
                <c:pt idx="11">
                  <c:v>0.71999979019164995</c:v>
                </c:pt>
                <c:pt idx="12">
                  <c:v>0.73999977111816395</c:v>
                </c:pt>
                <c:pt idx="13">
                  <c:v>0.75999975204467696</c:v>
                </c:pt>
                <c:pt idx="14">
                  <c:v>0.77999973297119096</c:v>
                </c:pt>
                <c:pt idx="15">
                  <c:v>0.79999971389770497</c:v>
                </c:pt>
                <c:pt idx="16">
                  <c:v>0.81999969482421797</c:v>
                </c:pt>
                <c:pt idx="17">
                  <c:v>0.83999967575073198</c:v>
                </c:pt>
                <c:pt idx="18">
                  <c:v>0.85999965667724598</c:v>
                </c:pt>
                <c:pt idx="19">
                  <c:v>0.87999963760375899</c:v>
                </c:pt>
                <c:pt idx="20">
                  <c:v>0.89999961853027299</c:v>
                </c:pt>
                <c:pt idx="21">
                  <c:v>0.919999599456787</c:v>
                </c:pt>
                <c:pt idx="22">
                  <c:v>0.9399995803833</c:v>
                </c:pt>
                <c:pt idx="23">
                  <c:v>0.95999956130981401</c:v>
                </c:pt>
                <c:pt idx="24">
                  <c:v>0.97999954223632801</c:v>
                </c:pt>
                <c:pt idx="25">
                  <c:v>0.99999952316284102</c:v>
                </c:pt>
                <c:pt idx="26">
                  <c:v>1.0199995040893499</c:v>
                </c:pt>
                <c:pt idx="27">
                  <c:v>1.03999948501586</c:v>
                </c:pt>
                <c:pt idx="28">
                  <c:v>1.0599994659423799</c:v>
                </c:pt>
                <c:pt idx="29">
                  <c:v>1.07999944686889</c:v>
                </c:pt>
                <c:pt idx="30">
                  <c:v>1.0999994277954099</c:v>
                </c:pt>
                <c:pt idx="31">
                  <c:v>1.1199994087219201</c:v>
                </c:pt>
                <c:pt idx="32">
                  <c:v>1.13999938964843</c:v>
                </c:pt>
                <c:pt idx="33">
                  <c:v>1.1599993705749501</c:v>
                </c:pt>
                <c:pt idx="34">
                  <c:v>1.17999935150146</c:v>
                </c:pt>
                <c:pt idx="35">
                  <c:v>1.1999993324279701</c:v>
                </c:pt>
                <c:pt idx="36">
                  <c:v>1.21999931335449</c:v>
                </c:pt>
                <c:pt idx="37">
                  <c:v>1.2399992942810001</c:v>
                </c:pt>
                <c:pt idx="38">
                  <c:v>1.25999927520751</c:v>
                </c:pt>
                <c:pt idx="39">
                  <c:v>1.2799992561340301</c:v>
                </c:pt>
                <c:pt idx="40">
                  <c:v>1.29999923706054</c:v>
                </c:pt>
                <c:pt idx="41">
                  <c:v>1.3199992179870601</c:v>
                </c:pt>
                <c:pt idx="42">
                  <c:v>1.33999919891357</c:v>
                </c:pt>
                <c:pt idx="43">
                  <c:v>1.3599991798400799</c:v>
                </c:pt>
                <c:pt idx="44">
                  <c:v>1.3799991607666</c:v>
                </c:pt>
                <c:pt idx="45">
                  <c:v>1.3999991416931099</c:v>
                </c:pt>
                <c:pt idx="46">
                  <c:v>1.41999912261962</c:v>
                </c:pt>
                <c:pt idx="47">
                  <c:v>1.4399991035461399</c:v>
                </c:pt>
                <c:pt idx="48">
                  <c:v>1.45999908447265</c:v>
                </c:pt>
                <c:pt idx="49">
                  <c:v>1.4799990653991699</c:v>
                </c:pt>
                <c:pt idx="50">
                  <c:v>1.49999904632568</c:v>
                </c:pt>
                <c:pt idx="51">
                  <c:v>1.5199990272521899</c:v>
                </c:pt>
                <c:pt idx="52">
                  <c:v>1.53999900817871</c:v>
                </c:pt>
                <c:pt idx="53">
                  <c:v>1.5599989891052199</c:v>
                </c:pt>
                <c:pt idx="54">
                  <c:v>1.5799989700317301</c:v>
                </c:pt>
                <c:pt idx="55">
                  <c:v>1.59999895095825</c:v>
                </c:pt>
                <c:pt idx="56">
                  <c:v>1.6199989318847601</c:v>
                </c:pt>
                <c:pt idx="57">
                  <c:v>1.63999891281127</c:v>
                </c:pt>
                <c:pt idx="58">
                  <c:v>1.6599988937377901</c:v>
                </c:pt>
                <c:pt idx="59">
                  <c:v>1.6799988746643</c:v>
                </c:pt>
                <c:pt idx="60">
                  <c:v>1.6999988555908201</c:v>
                </c:pt>
                <c:pt idx="61">
                  <c:v>1.71999883651733</c:v>
                </c:pt>
                <c:pt idx="62">
                  <c:v>1.7399988174438401</c:v>
                </c:pt>
                <c:pt idx="63">
                  <c:v>1.75999879837036</c:v>
                </c:pt>
                <c:pt idx="64">
                  <c:v>1.7799987792968699</c:v>
                </c:pt>
                <c:pt idx="65">
                  <c:v>1.79999876022338</c:v>
                </c:pt>
                <c:pt idx="66">
                  <c:v>1.8199987411498999</c:v>
                </c:pt>
                <c:pt idx="67">
                  <c:v>1.83999872207641</c:v>
                </c:pt>
                <c:pt idx="68">
                  <c:v>1.8599987030029199</c:v>
                </c:pt>
                <c:pt idx="69">
                  <c:v>1.87999868392944</c:v>
                </c:pt>
                <c:pt idx="70">
                  <c:v>1.8999986648559499</c:v>
                </c:pt>
                <c:pt idx="71">
                  <c:v>1.91999864578247</c:v>
                </c:pt>
                <c:pt idx="72">
                  <c:v>1.9349999427795399</c:v>
                </c:pt>
              </c:numCache>
            </c:numRef>
          </c:xVal>
          <c:yVal>
            <c:numRef>
              <c:f>Лист1!$AG$2:$AG$74</c:f>
              <c:numCache>
                <c:formatCode>General</c:formatCode>
                <c:ptCount val="73"/>
                <c:pt idx="1">
                  <c:v>0</c:v>
                </c:pt>
                <c:pt idx="2">
                  <c:v>-0.42650715150533358</c:v>
                </c:pt>
                <c:pt idx="3">
                  <c:v>-0.42650715150533358</c:v>
                </c:pt>
                <c:pt idx="4">
                  <c:v>-0.42650715150533358</c:v>
                </c:pt>
                <c:pt idx="5">
                  <c:v>-0.42650715150533358</c:v>
                </c:pt>
                <c:pt idx="6">
                  <c:v>-1.2664081172601449</c:v>
                </c:pt>
                <c:pt idx="7">
                  <c:v>-2.2155074213738359</c:v>
                </c:pt>
                <c:pt idx="8">
                  <c:v>-3.2741203182266894</c:v>
                </c:pt>
                <c:pt idx="9">
                  <c:v>-4.4411037766087631</c:v>
                </c:pt>
                <c:pt idx="10">
                  <c:v>-5.7146986087142864</c:v>
                </c:pt>
                <c:pt idx="11">
                  <c:v>-7.0919761272622885</c:v>
                </c:pt>
                <c:pt idx="12">
                  <c:v>-8.5686498553205723</c:v>
                </c:pt>
                <c:pt idx="13">
                  <c:v>-10.139165598226356</c:v>
                </c:pt>
                <c:pt idx="14">
                  <c:v>-11.796435689897613</c:v>
                </c:pt>
                <c:pt idx="15">
                  <c:v>-13.534490613211702</c:v>
                </c:pt>
                <c:pt idx="16">
                  <c:v>-15.34218036351507</c:v>
                </c:pt>
                <c:pt idx="17">
                  <c:v>-17.211097056373102</c:v>
                </c:pt>
                <c:pt idx="18">
                  <c:v>-19.129200334844807</c:v>
                </c:pt>
                <c:pt idx="19">
                  <c:v>-21.081458461929873</c:v>
                </c:pt>
                <c:pt idx="20">
                  <c:v>-23.05159559365141</c:v>
                </c:pt>
                <c:pt idx="21">
                  <c:v>-25.027785345177033</c:v>
                </c:pt>
                <c:pt idx="22">
                  <c:v>-26.990255949355603</c:v>
                </c:pt>
                <c:pt idx="23">
                  <c:v>-28.927736331903592</c:v>
                </c:pt>
                <c:pt idx="24">
                  <c:v>-30.825137928457689</c:v>
                </c:pt>
                <c:pt idx="25">
                  <c:v>-45.905446715679091</c:v>
                </c:pt>
                <c:pt idx="26">
                  <c:v>-47.949253832884835</c:v>
                </c:pt>
                <c:pt idx="27">
                  <c:v>-49.766035417413221</c:v>
                </c:pt>
                <c:pt idx="28">
                  <c:v>-51.377468491371737</c:v>
                </c:pt>
                <c:pt idx="29">
                  <c:v>-52.817649325043782</c:v>
                </c:pt>
                <c:pt idx="30">
                  <c:v>-54.102298031855497</c:v>
                </c:pt>
                <c:pt idx="31">
                  <c:v>-55.24137393044002</c:v>
                </c:pt>
                <c:pt idx="32">
                  <c:v>-56.240942122006345</c:v>
                </c:pt>
                <c:pt idx="33">
                  <c:v>-57.102714282184792</c:v>
                </c:pt>
                <c:pt idx="34">
                  <c:v>-57.825490834016648</c:v>
                </c:pt>
                <c:pt idx="35">
                  <c:v>-58.401142472846502</c:v>
                </c:pt>
                <c:pt idx="36">
                  <c:v>-58.836577989340029</c:v>
                </c:pt>
                <c:pt idx="37">
                  <c:v>-59.151591474262005</c:v>
                </c:pt>
                <c:pt idx="38">
                  <c:v>-59.347949606686697</c:v>
                </c:pt>
                <c:pt idx="39">
                  <c:v>-59.436736568512089</c:v>
                </c:pt>
                <c:pt idx="40">
                  <c:v>-59.436736568512089</c:v>
                </c:pt>
                <c:pt idx="41">
                  <c:v>-59.436736568512089</c:v>
                </c:pt>
                <c:pt idx="42">
                  <c:v>-59.436736568512089</c:v>
                </c:pt>
                <c:pt idx="43">
                  <c:v>-59.436736568512089</c:v>
                </c:pt>
                <c:pt idx="44">
                  <c:v>-59.436736568512089</c:v>
                </c:pt>
                <c:pt idx="45">
                  <c:v>-59.436736568512089</c:v>
                </c:pt>
                <c:pt idx="46">
                  <c:v>-59.436736568512089</c:v>
                </c:pt>
                <c:pt idx="47">
                  <c:v>-59.436736568512089</c:v>
                </c:pt>
                <c:pt idx="48">
                  <c:v>-59.436736568512089</c:v>
                </c:pt>
                <c:pt idx="49">
                  <c:v>-59.436736568512089</c:v>
                </c:pt>
                <c:pt idx="50">
                  <c:v>-59.436736568512089</c:v>
                </c:pt>
                <c:pt idx="51">
                  <c:v>-59.436736568512089</c:v>
                </c:pt>
                <c:pt idx="52">
                  <c:v>-59.436736568512089</c:v>
                </c:pt>
                <c:pt idx="53">
                  <c:v>-59.436736568512089</c:v>
                </c:pt>
                <c:pt idx="54">
                  <c:v>-59.436736568512089</c:v>
                </c:pt>
                <c:pt idx="55">
                  <c:v>-59.436736568512089</c:v>
                </c:pt>
                <c:pt idx="56">
                  <c:v>-59.436736568512089</c:v>
                </c:pt>
                <c:pt idx="57">
                  <c:v>-59.436736568512089</c:v>
                </c:pt>
                <c:pt idx="58">
                  <c:v>-59.436736568512089</c:v>
                </c:pt>
                <c:pt idx="59">
                  <c:v>-59.436736568512089</c:v>
                </c:pt>
                <c:pt idx="60">
                  <c:v>-59.436736568512089</c:v>
                </c:pt>
                <c:pt idx="61">
                  <c:v>-59.436736568512089</c:v>
                </c:pt>
                <c:pt idx="62">
                  <c:v>-59.436736568512089</c:v>
                </c:pt>
                <c:pt idx="63">
                  <c:v>-59.436736568512089</c:v>
                </c:pt>
                <c:pt idx="64">
                  <c:v>-59.436736568512089</c:v>
                </c:pt>
                <c:pt idx="65">
                  <c:v>-59.436736568512089</c:v>
                </c:pt>
                <c:pt idx="66">
                  <c:v>-59.436736568512089</c:v>
                </c:pt>
                <c:pt idx="67">
                  <c:v>47.822519142697757</c:v>
                </c:pt>
                <c:pt idx="68">
                  <c:v>47.822519142697757</c:v>
                </c:pt>
                <c:pt idx="69">
                  <c:v>47.822519142697757</c:v>
                </c:pt>
                <c:pt idx="70">
                  <c:v>47.822519142697757</c:v>
                </c:pt>
                <c:pt idx="71">
                  <c:v>47.822519142697757</c:v>
                </c:pt>
                <c:pt idx="72">
                  <c:v>47.822519142697757</c:v>
                </c:pt>
              </c:numCache>
            </c:numRef>
          </c:yVal>
          <c:smooth val="1"/>
          <c:extLst>
            <c:ext xmlns:c16="http://schemas.microsoft.com/office/drawing/2014/chart" uri="{C3380CC4-5D6E-409C-BE32-E72D297353CC}">
              <c16:uniqueId val="{0000001F-D3FF-4B54-85E8-56EC656869BB}"/>
            </c:ext>
          </c:extLst>
        </c:ser>
        <c:dLbls>
          <c:showLegendKey val="0"/>
          <c:showVal val="0"/>
          <c:showCatName val="0"/>
          <c:showSerName val="0"/>
          <c:showPercent val="0"/>
          <c:showBubbleSize val="0"/>
        </c:dLbls>
        <c:axId val="377589168"/>
        <c:axId val="377590152"/>
      </c:scatterChart>
      <c:valAx>
        <c:axId val="377589168"/>
        <c:scaling>
          <c:orientation val="minMax"/>
          <c:max val="1.5"/>
          <c:min val="0.5"/>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90152"/>
        <c:crosses val="autoZero"/>
        <c:crossBetween val="midCat"/>
      </c:valAx>
      <c:valAx>
        <c:axId val="377590152"/>
        <c:scaling>
          <c:orientation val="minMax"/>
          <c:max val="60"/>
          <c:min val="-6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377589168"/>
        <c:crosses val="autoZero"/>
        <c:crossBetween val="midCat"/>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ru-RU"/>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0.08097</cdr:x>
      <cdr:y>0.8085</cdr:y>
    </cdr:from>
    <cdr:to>
      <cdr:x>0.97532</cdr:x>
      <cdr:y>0.8085</cdr:y>
    </cdr:to>
    <cdr:cxnSp macro="">
      <cdr:nvCxnSpPr>
        <cdr:cNvPr id="3" name="Прямая со стрелкой 2"/>
        <cdr:cNvCxnSpPr/>
      </cdr:nvCxnSpPr>
      <cdr:spPr>
        <a:xfrm xmlns:a="http://schemas.openxmlformats.org/drawingml/2006/main">
          <a:off x="480951" y="2957160"/>
          <a:ext cx="5312229"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0.0843</cdr:x>
      <cdr:y>0</cdr:y>
    </cdr:from>
    <cdr:to>
      <cdr:x>0.0843</cdr:x>
      <cdr:y>0.96481</cdr:y>
    </cdr:to>
    <cdr:cxnSp macro="">
      <cdr:nvCxnSpPr>
        <cdr:cNvPr id="5" name="Прямая со стрелкой 4"/>
        <cdr:cNvCxnSpPr/>
      </cdr:nvCxnSpPr>
      <cdr:spPr>
        <a:xfrm xmlns:a="http://schemas.openxmlformats.org/drawingml/2006/main" flipV="1">
          <a:off x="500743" y="0"/>
          <a:ext cx="0" cy="3614057"/>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0.6703</cdr:x>
      <cdr:y>0.43199</cdr:y>
    </cdr:from>
    <cdr:to>
      <cdr:x>0.83158</cdr:x>
      <cdr:y>0.55179</cdr:y>
    </cdr:to>
    <cdr:sp macro="" textlink="">
      <cdr:nvSpPr>
        <cdr:cNvPr id="6" name="Надпись 5"/>
        <cdr:cNvSpPr txBox="1"/>
      </cdr:nvSpPr>
      <cdr:spPr>
        <a:xfrm xmlns:a="http://schemas.openxmlformats.org/drawingml/2006/main">
          <a:off x="1940920" y="939800"/>
          <a:ext cx="467000" cy="260625"/>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0.65427</cdr:x>
      <cdr:y>0.53653</cdr:y>
    </cdr:from>
    <cdr:to>
      <cdr:x>0.69115</cdr:x>
      <cdr:y>0.60519</cdr:y>
    </cdr:to>
    <cdr:cxnSp macro="">
      <cdr:nvCxnSpPr>
        <cdr:cNvPr id="8" name="Прямая со стрелкой 7"/>
        <cdr:cNvCxnSpPr/>
      </cdr:nvCxnSpPr>
      <cdr:spPr>
        <a:xfrm xmlns:a="http://schemas.openxmlformats.org/drawingml/2006/main" flipH="1">
          <a:off x="3886200" y="2009775"/>
          <a:ext cx="219075" cy="25717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2.xml><?xml version="1.0" encoding="utf-8"?>
<c:userShapes xmlns:c="http://schemas.openxmlformats.org/drawingml/2006/chart">
  <cdr:relSizeAnchor xmlns:cdr="http://schemas.openxmlformats.org/drawingml/2006/chartDrawing">
    <cdr:from>
      <cdr:x>0.28156</cdr:x>
      <cdr:y>0.51906</cdr:y>
    </cdr:from>
    <cdr:to>
      <cdr:x>0.28156</cdr:x>
      <cdr:y>0.85307</cdr:y>
    </cdr:to>
    <cdr:cxnSp macro="">
      <cdr:nvCxnSpPr>
        <cdr:cNvPr id="2" name="Прямая соединительная линия 1"/>
        <cdr:cNvCxnSpPr/>
      </cdr:nvCxnSpPr>
      <cdr:spPr>
        <a:xfrm xmlns:a="http://schemas.openxmlformats.org/drawingml/2006/main">
          <a:off x="826906" y="1132840"/>
          <a:ext cx="0" cy="728975"/>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0.68956</cdr:x>
      <cdr:y>0.18388</cdr:y>
    </cdr:from>
    <cdr:to>
      <cdr:x>0.68956</cdr:x>
      <cdr:y>0.85423</cdr:y>
    </cdr:to>
    <cdr:cxnSp macro="">
      <cdr:nvCxnSpPr>
        <cdr:cNvPr id="3" name="Прямая соединительная линия 2"/>
        <cdr:cNvCxnSpPr/>
      </cdr:nvCxnSpPr>
      <cdr:spPr>
        <a:xfrm xmlns:a="http://schemas.openxmlformats.org/drawingml/2006/main" flipV="1">
          <a:off x="2025152" y="401320"/>
          <a:ext cx="0" cy="1463041"/>
        </a:xfrm>
        <a:prstGeom xmlns:a="http://schemas.openxmlformats.org/drawingml/2006/main" prst="line">
          <a:avLst/>
        </a:prstGeom>
        <a:ln xmlns:a="http://schemas.openxmlformats.org/drawingml/2006/main" w="12700">
          <a:solidFill>
            <a:schemeClr val="tx1"/>
          </a:solidFill>
          <a:prstDash val="lgDash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0.86766</cdr:y>
    </cdr:from>
    <cdr:to>
      <cdr:x>1</cdr:x>
      <cdr:y>0.86766</cdr:y>
    </cdr:to>
    <cdr:cxnSp macro="">
      <cdr:nvCxnSpPr>
        <cdr:cNvPr id="16" name="Прямая со стрелкой 15"/>
        <cdr:cNvCxnSpPr/>
      </cdr:nvCxnSpPr>
      <cdr:spPr>
        <a:xfrm xmlns:a="http://schemas.openxmlformats.org/drawingml/2006/main">
          <a:off x="505690" y="3082637"/>
          <a:ext cx="5434100" cy="0"/>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0.08514</cdr:x>
      <cdr:y>0</cdr:y>
    </cdr:from>
    <cdr:to>
      <cdr:x>0.08514</cdr:x>
      <cdr:y>0.96125</cdr:y>
    </cdr:to>
    <cdr:cxnSp macro="">
      <cdr:nvCxnSpPr>
        <cdr:cNvPr id="18" name="Прямая со стрелкой 17"/>
        <cdr:cNvCxnSpPr/>
      </cdr:nvCxnSpPr>
      <cdr:spPr>
        <a:xfrm xmlns:a="http://schemas.openxmlformats.org/drawingml/2006/main" flipV="1">
          <a:off x="505690" y="0"/>
          <a:ext cx="0" cy="3415146"/>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0.49692</cdr:x>
      <cdr:y>0.35147</cdr:y>
    </cdr:from>
    <cdr:to>
      <cdr:x>0.66076</cdr:x>
      <cdr:y>0.47483</cdr:y>
    </cdr:to>
    <cdr:sp macro="" textlink="">
      <cdr:nvSpPr>
        <cdr:cNvPr id="19" name="Надпись 1"/>
        <cdr:cNvSpPr txBox="1"/>
      </cdr:nvSpPr>
      <cdr:spPr>
        <a:xfrm xmlns:a="http://schemas.openxmlformats.org/drawingml/2006/main">
          <a:off x="1459392" y="767080"/>
          <a:ext cx="481168" cy="26924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a:latin typeface="Times New Roman" panose="02020603050405020304" pitchFamily="18" charset="0"/>
              <a:cs typeface="Times New Roman" panose="02020603050405020304" pitchFamily="18" charset="0"/>
            </a:rPr>
            <a:t>δ</a:t>
          </a:r>
          <a:r>
            <a:rPr lang="en-US" sz="1400" baseline="-25000">
              <a:latin typeface="Times New Roman" panose="02020603050405020304" pitchFamily="18" charset="0"/>
              <a:cs typeface="Times New Roman" panose="02020603050405020304" pitchFamily="18" charset="0"/>
            </a:rPr>
            <a:t>COI</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0.48088</cdr:x>
      <cdr:y>0.44382</cdr:y>
    </cdr:from>
    <cdr:to>
      <cdr:x>0.51777</cdr:x>
      <cdr:y>0.5145</cdr:y>
    </cdr:to>
    <cdr:cxnSp macro="">
      <cdr:nvCxnSpPr>
        <cdr:cNvPr id="20" name="Прямая со стрелкой 19"/>
        <cdr:cNvCxnSpPr/>
      </cdr:nvCxnSpPr>
      <cdr:spPr>
        <a:xfrm xmlns:a="http://schemas.openxmlformats.org/drawingml/2006/main" flipH="1">
          <a:off x="2856345" y="1576800"/>
          <a:ext cx="219075" cy="251115"/>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0.69003</cdr:x>
      <cdr:y>0.64733</cdr:y>
    </cdr:from>
    <cdr:to>
      <cdr:x>0.72541</cdr:x>
      <cdr:y>0.68283</cdr:y>
    </cdr:to>
    <cdr:cxnSp macro="">
      <cdr:nvCxnSpPr>
        <cdr:cNvPr id="21" name="Прямая со стрелкой 20"/>
        <cdr:cNvCxnSpPr/>
      </cdr:nvCxnSpPr>
      <cdr:spPr>
        <a:xfrm xmlns:a="http://schemas.openxmlformats.org/drawingml/2006/main" flipH="1">
          <a:off x="4098638" y="2299855"/>
          <a:ext cx="210125" cy="126114"/>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0.7014</cdr:x>
      <cdr:y>0.5759</cdr:y>
    </cdr:from>
    <cdr:to>
      <cdr:x>0.80403</cdr:x>
      <cdr:y>0.6649</cdr:y>
    </cdr:to>
    <cdr:sp macro="" textlink="">
      <cdr:nvSpPr>
        <cdr:cNvPr id="23" name="Надпись 1"/>
        <cdr:cNvSpPr txBox="1"/>
      </cdr:nvSpPr>
      <cdr:spPr>
        <a:xfrm xmlns:a="http://schemas.openxmlformats.org/drawingml/2006/main">
          <a:off x="4166178" y="2046057"/>
          <a:ext cx="609600" cy="316219"/>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baseline="0">
              <a:latin typeface="Times New Roman" panose="02020603050405020304" pitchFamily="18" charset="0"/>
              <a:cs typeface="Times New Roman" panose="02020603050405020304" pitchFamily="18" charset="0"/>
            </a:rPr>
            <a:t>АР</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0.31495</cdr:x>
      <cdr:y>0.64772</cdr:y>
    </cdr:from>
    <cdr:to>
      <cdr:x>0.56043</cdr:x>
      <cdr:y>0.73672</cdr:y>
    </cdr:to>
    <cdr:sp macro="" textlink="">
      <cdr:nvSpPr>
        <cdr:cNvPr id="25" name="Надпись 1"/>
        <cdr:cNvSpPr txBox="1"/>
      </cdr:nvSpPr>
      <cdr:spPr>
        <a:xfrm xmlns:a="http://schemas.openxmlformats.org/drawingml/2006/main">
          <a:off x="924970" y="1413655"/>
          <a:ext cx="720950" cy="194242"/>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l-GR" sz="1400" baseline="0">
              <a:latin typeface="Times New Roman" panose="02020603050405020304" pitchFamily="18" charset="0"/>
              <a:cs typeface="Times New Roman" panose="02020603050405020304" pitchFamily="18" charset="0"/>
            </a:rPr>
            <a:t>Σω</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&gt;</a:t>
          </a:r>
          <a:r>
            <a:rPr lang="ru-RU" sz="1400" baseline="0">
              <a:latin typeface="Times New Roman" panose="02020603050405020304" pitchFamily="18" charset="0"/>
              <a:cs typeface="Times New Roman" panose="02020603050405020304" pitchFamily="18" charset="0"/>
            </a:rPr>
            <a:t> </a:t>
          </a:r>
          <a:r>
            <a:rPr lang="en-US" sz="1400" baseline="0">
              <a:latin typeface="Times New Roman" panose="02020603050405020304" pitchFamily="18" charset="0"/>
              <a:cs typeface="Times New Roman" panose="02020603050405020304" pitchFamily="18" charset="0"/>
            </a:rPr>
            <a:t>25</a:t>
          </a:r>
          <a:endParaRPr lang="ru-RU" sz="1100" baseline="-250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0.28648</cdr:x>
      <cdr:y>0.72156</cdr:y>
    </cdr:from>
    <cdr:to>
      <cdr:x>0.3373</cdr:x>
      <cdr:y>0.73694</cdr:y>
    </cdr:to>
    <cdr:cxnSp macro="">
      <cdr:nvCxnSpPr>
        <cdr:cNvPr id="26" name="Прямая со стрелкой 25"/>
        <cdr:cNvCxnSpPr/>
      </cdr:nvCxnSpPr>
      <cdr:spPr>
        <a:xfrm xmlns:a="http://schemas.openxmlformats.org/drawingml/2006/main" flipH="1">
          <a:off x="841358" y="1574800"/>
          <a:ext cx="149242" cy="3356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drawings/drawing3.xml><?xml version="1.0" encoding="utf-8"?>
<c:userShapes xmlns:c="http://schemas.openxmlformats.org/drawingml/2006/chart">
  <cdr:relSizeAnchor xmlns:cdr="http://schemas.openxmlformats.org/drawingml/2006/chartDrawing">
    <cdr:from>
      <cdr:x>0.05715</cdr:x>
      <cdr:y>0</cdr:y>
    </cdr:from>
    <cdr:to>
      <cdr:x>0.05715</cdr:x>
      <cdr:y>0.97009</cdr:y>
    </cdr:to>
    <cdr:cxnSp macro="">
      <cdr:nvCxnSpPr>
        <cdr:cNvPr id="3" name="Прямая со стрелкой 2"/>
        <cdr:cNvCxnSpPr/>
      </cdr:nvCxnSpPr>
      <cdr:spPr>
        <a:xfrm xmlns:a="http://schemas.openxmlformats.org/drawingml/2006/main" flipV="1">
          <a:off x="339436" y="-41564"/>
          <a:ext cx="0" cy="3075709"/>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0.54347</cdr:x>
      <cdr:y>0.1158</cdr:y>
    </cdr:from>
    <cdr:to>
      <cdr:x>0.57146</cdr:x>
      <cdr:y>0.26</cdr:y>
    </cdr:to>
    <cdr:sp macro="" textlink="">
      <cdr:nvSpPr>
        <cdr:cNvPr id="4" name="Овал 3"/>
        <cdr:cNvSpPr/>
      </cdr:nvSpPr>
      <cdr:spPr>
        <a:xfrm xmlns:a="http://schemas.openxmlformats.org/drawingml/2006/main">
          <a:off x="3228109" y="367145"/>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vertOverflow="clip"/>
        <a:lstStyle xmlns:a="http://schemas.openxmlformats.org/drawingml/2006/main"/>
        <a:p xmlns:a="http://schemas.openxmlformats.org/drawingml/2006/main">
          <a:endParaRPr lang="ru-RU"/>
        </a:p>
      </cdr:txBody>
    </cdr:sp>
  </cdr:relSizeAnchor>
  <cdr:relSizeAnchor xmlns:cdr="http://schemas.openxmlformats.org/drawingml/2006/chartDrawing">
    <cdr:from>
      <cdr:x>0.4389</cdr:x>
      <cdr:y>0.6409</cdr:y>
    </cdr:from>
    <cdr:to>
      <cdr:x>0.46689</cdr:x>
      <cdr:y>0.7851</cdr:y>
    </cdr:to>
    <cdr:sp macro="" textlink="">
      <cdr:nvSpPr>
        <cdr:cNvPr id="5" name="Овал 4"/>
        <cdr:cNvSpPr/>
      </cdr:nvSpPr>
      <cdr:spPr>
        <a:xfrm xmlns:a="http://schemas.openxmlformats.org/drawingml/2006/main">
          <a:off x="2606963" y="2032000"/>
          <a:ext cx="166254" cy="457200"/>
        </a:xfrm>
        <a:prstGeom xmlns:a="http://schemas.openxmlformats.org/drawingml/2006/main" prst="ellipse">
          <a:avLst/>
        </a:prstGeom>
        <a:noFill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ru-RU"/>
        </a:p>
      </cdr:txBody>
    </cdr:sp>
  </cdr:relSizeAnchor>
  <cdr:relSizeAnchor xmlns:cdr="http://schemas.openxmlformats.org/drawingml/2006/chartDrawing">
    <cdr:from>
      <cdr:x>0.55863</cdr:x>
      <cdr:y>0.29496</cdr:y>
    </cdr:from>
    <cdr:to>
      <cdr:x>0.86769</cdr:x>
      <cdr:y>0.41513</cdr:y>
    </cdr:to>
    <cdr:sp macro="" textlink="">
      <cdr:nvSpPr>
        <cdr:cNvPr id="6" name="Надпись 5"/>
        <cdr:cNvSpPr txBox="1"/>
      </cdr:nvSpPr>
      <cdr:spPr>
        <a:xfrm xmlns:a="http://schemas.openxmlformats.org/drawingml/2006/main">
          <a:off x="3318162" y="935182"/>
          <a:ext cx="1835727" cy="38100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ru-RU" sz="1400">
              <a:latin typeface="Times New Roman" panose="02020603050405020304" pitchFamily="18" charset="0"/>
              <a:cs typeface="Times New Roman" panose="02020603050405020304" pitchFamily="18" charset="0"/>
            </a:rPr>
            <a:t>1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0.50188</cdr:x>
      <cdr:y>0.57317</cdr:y>
    </cdr:from>
    <cdr:to>
      <cdr:x>0.81093</cdr:x>
      <cdr:y>0.69333</cdr:y>
    </cdr:to>
    <cdr:sp macro="" textlink="">
      <cdr:nvSpPr>
        <cdr:cNvPr id="7" name="Надпись 1"/>
        <cdr:cNvSpPr txBox="1"/>
      </cdr:nvSpPr>
      <cdr:spPr>
        <a:xfrm xmlns:a="http://schemas.openxmlformats.org/drawingml/2006/main">
          <a:off x="2981035" y="1817255"/>
          <a:ext cx="1835727" cy="381000"/>
        </a:xfrm>
        <a:prstGeom xmlns:a="http://schemas.openxmlformats.org/drawingml/2006/main" prst="rect">
          <a:avLst/>
        </a:prstGeom>
      </cdr:spPr>
      <cdr:txBody>
        <a:bodyPr xmlns:a="http://schemas.openxmlformats.org/drawingml/2006/main" wrap="none" rtlCol="0"/>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ru-RU" sz="1400">
              <a:latin typeface="Times New Roman" panose="02020603050405020304" pitchFamily="18" charset="0"/>
              <a:cs typeface="Times New Roman" panose="02020603050405020304" pitchFamily="18" charset="0"/>
            </a:rPr>
            <a:t>2 когерентная</a:t>
          </a:r>
          <a:r>
            <a:rPr lang="ru-RU" sz="1400" baseline="0">
              <a:latin typeface="Times New Roman" panose="02020603050405020304" pitchFamily="18" charset="0"/>
              <a:cs typeface="Times New Roman" panose="02020603050405020304" pitchFamily="18" charset="0"/>
            </a:rPr>
            <a:t> группа</a:t>
          </a:r>
          <a:endParaRPr lang="ru-RU" sz="1400">
            <a:latin typeface="Times New Roman" panose="02020603050405020304" pitchFamily="18" charset="0"/>
            <a:cs typeface="Times New Roman" panose="02020603050405020304" pitchFamily="18" charset="0"/>
          </a:endParaRPr>
        </a:p>
      </cdr:txBody>
    </cdr:sp>
  </cdr:relSizeAnchor>
  <cdr:relSizeAnchor xmlns:cdr="http://schemas.openxmlformats.org/drawingml/2006/chartDrawing">
    <cdr:from>
      <cdr:x>0.57263</cdr:x>
      <cdr:y>0.24908</cdr:y>
    </cdr:from>
    <cdr:to>
      <cdr:x>0.58779</cdr:x>
      <cdr:y>0.3037</cdr:y>
    </cdr:to>
    <cdr:cxnSp macro="">
      <cdr:nvCxnSpPr>
        <cdr:cNvPr id="9" name="Прямая со стрелкой 8"/>
        <cdr:cNvCxnSpPr/>
      </cdr:nvCxnSpPr>
      <cdr:spPr>
        <a:xfrm xmlns:a="http://schemas.openxmlformats.org/drawingml/2006/main" flipH="1" flipV="1">
          <a:off x="3401290" y="789709"/>
          <a:ext cx="90055" cy="17318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0.4735</cdr:x>
      <cdr:y>0.62269</cdr:y>
    </cdr:from>
    <cdr:to>
      <cdr:x>0.50732</cdr:x>
      <cdr:y>0.66857</cdr:y>
    </cdr:to>
    <cdr:cxnSp macro="">
      <cdr:nvCxnSpPr>
        <cdr:cNvPr id="11" name="Прямая со стрелкой 10"/>
        <cdr:cNvCxnSpPr/>
      </cdr:nvCxnSpPr>
      <cdr:spPr>
        <a:xfrm xmlns:a="http://schemas.openxmlformats.org/drawingml/2006/main" flipH="1">
          <a:off x="2812472" y="1974273"/>
          <a:ext cx="200891" cy="145472"/>
        </a:xfrm>
        <a:prstGeom xmlns:a="http://schemas.openxmlformats.org/drawingml/2006/main" prst="straightConnector1">
          <a:avLst/>
        </a:prstGeom>
        <a:ln xmlns:a="http://schemas.openxmlformats.org/drawingml/2006/main">
          <a:solidFill>
            <a:schemeClr val="tx1"/>
          </a:solidFill>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userShape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R-7.0.5-2008.xsl" StyleName="ГОСТ Р 7.0.5-2008 (сортировка по порядку включения)" Version="10">
  <b:Source>
    <b:Tag>МагДис</b:Tag>
    <b:SourceType>BookSection</b:SourceType>
    <b:Guid>{C7E759A5-CD93-4678-8B21-17EA7B0A331F}</b:Guid>
    <b:Author>
      <b:Author>
        <b:Corporate>Жиленков А.А. Разработка и исследование алгоритма централизованной автоматики ликвидации асинхронного режима с использованием синхронизированных векторных измерений: магистерская диссертация: 13.04.02 / Жиленков Артем Алексеевич. - Томск., 2020. - 110 с.</b:Corporate>
      </b:Author>
    </b:Author>
    <b:RefOrder>1</b:RefOrder>
  </b:Source>
  <b:Source>
    <b:Tag>AJo</b:Tag>
    <b:SourceType>BookSection</b:SourceType>
    <b:Guid>{8B7B3E20-5FA0-4FC9-A7EA-4F97D007B09B}</b:Guid>
    <b:Author>
      <b:Author>
        <b:Corporate>A. Johnson, J. Wen et al., "Integrated system architecture and technology roadmap toward WAMPAC", ISGT 2011, 17-19 Jan. 2011.</b:Corporate>
      </b:Author>
    </b:Author>
    <b:RefOrder>2</b:RefOrder>
  </b:Source>
  <b:Source>
    <b:Tag>АВЖ</b:Tag>
    <b:SourceType>BookSection</b:SourceType>
    <b:Guid>{9E9F02FC-7666-46AA-ACD2-DFC7C12620AD}</b:Guid>
    <b:Author>
      <b:Author>
        <b:Corporate>А.В. Жуков, Е.И. Сацук, Д.М. Дубинин, О.Л. Опалев, Д.Н. Уткин. Опыт разработки, внедрения и эксплуатации системы мониторинга переходных режимов в ЕЭС России. - Современные направления развития систем релейной защиты и автоматики энергосистем, Сочи, 2015.</b:Corporate>
      </b:Author>
    </b:Author>
    <b:RefOrder>3</b:RefOrder>
  </b:Source>
  <b:Source>
    <b:Tag>ФНГ</b:Tag>
    <b:SourceType>BookSection</b:SourceType>
    <b:Guid>{75D73C40-A09D-4A64-A29E-F71CD6D69386}</b:Guid>
    <b:Author>
      <b:Author>
        <b:Corporate>Ф.Н. Гайдамакин, А.А. Кисловский. Развитие Автоматической системы сбора информации от регистраторов СМПР. Программно-технические решения. - Современные направления развития систем релейной защиты и автоматики энергосистем, Сочи, 2015.</b:Corporate>
      </b:Author>
    </b:Author>
    <b:RefOrder>4</b:RefOrder>
  </b:Source>
  <b:Source>
    <b:Tag>ААК</b:Tag>
    <b:SourceType>BookSection</b:SourceType>
    <b:Guid>{A51E61BE-3C4B-4318-9EE2-9D45040E45C3}</b:Guid>
    <b:Author>
      <b:Author>
        <b:Corporate>А.А. Кисловский, Ф.Н. Гайдамакин. Программно-технический комплекс «Шлюз-концентратор синхронизированных векторных измерений энергообъекта». - Современные направления развития систем релейной защиты и автоматики энергосистем, Сочи, 2015.</b:Corporate>
      </b:Author>
    </b:Author>
    <b:RefOrder>5</b:RefOrder>
  </b:Source>
  <b:Source>
    <b:Tag>ГОС3</b:Tag>
    <b:SourceType>BookSection</b:SourceType>
    <b:Guid>{381B9D2D-FA7C-4DE8-847E-E47F926606FF}</b:Guid>
    <b:Author>
      <b:Author>
        <b:Corporate>ГОСТ 12.0.003-15 Система стандартов безопасности труда. Опасные и вредные производственные факторы. Классификация.</b:Corporate>
      </b:Author>
    </b:Author>
    <b:RefOrder>7</b:RefOrder>
  </b:Source>
  <b:Source>
    <b:Tag>ГОС4</b:Tag>
    <b:SourceType>BookSection</b:SourceType>
    <b:Guid>{0E951B5B-EA4C-4C43-8F78-796CDA9410BE}</b:Guid>
    <b:Author>
      <b:Author>
        <b:Corporate>ГОСТ 12.1.003-2014 Система стандартов безопасности труда. Шум. Общие требования безопасности.</b:Corporate>
      </b:Author>
    </b:Author>
    <b:RefOrder>8</b:RefOrder>
  </b:Source>
  <b:Source>
    <b:Tag>ГОС5</b:Tag>
    <b:SourceType>BookSection</b:SourceType>
    <b:Guid>{610853A9-A822-4070-AECF-ADED7EB90790}</b:Guid>
    <b:Author>
      <b:Author>
        <b:Corporate>ГОСТ 12.1.029-80 Система стандартов безопасности труда. Средства и методы защиты от шума. Классификация.</b:Corporate>
      </b:Author>
    </b:Author>
    <b:RefOrder>9</b:RefOrder>
  </b:Source>
  <b:Source>
    <b:Tag>СП5</b:Tag>
    <b:SourceType>BookSection</b:SourceType>
    <b:Guid>{92BAD905-E913-4510-B8DF-C5AC144F79DE}</b:Guid>
    <b:Author>
      <b:Author>
        <b:Corporate>СП 51.13330.2011. Защита от шума. Актуализированная редакция СНиП 23-03-2003</b:Corporate>
      </b:Author>
    </b:Author>
    <b:RefOrder>10</b:RefOrder>
  </b:Source>
  <b:Source>
    <b:Tag>ГОС6</b:Tag>
    <b:SourceType>BookSection</b:SourceType>
    <b:Guid>{9E1A5DD9-3DCC-4AF8-919E-22E802C78182}</b:Guid>
    <b:Author>
      <b:Author>
        <b:Corporate>ГОСТ 12.1.006–84 Система стандартов безопасности труда. Электромагнитные поля радиочастот. Допустимые уровни на рабочих местах и требования к проведению контроля.</b:Corporate>
      </b:Author>
    </b:Author>
    <b:RefOrder>11</b:RefOrder>
  </b:Source>
  <b:Source>
    <b:Tag>Сан</b:Tag>
    <b:SourceType>BookSection</b:SourceType>
    <b:Guid>{B281BBAB-22DE-451A-84B4-E27CE8A63E2B}</b:Guid>
    <b:Author>
      <b:Author>
        <b:Corporate>СанПиН 2.2.2/2.4.1340-03 Гигиенические требования к персональным электронно-вычислительным машинам и организации работы.</b:Corporate>
      </b:Author>
    </b:Author>
    <b:RefOrder>6</b:RefOrder>
  </b:Source>
  <b:Source>
    <b:Tag>Сан1</b:Tag>
    <b:SourceType>BookSection</b:SourceType>
    <b:Guid>{4BEADF9C-6C6F-4973-9EB9-66BABD9F1AAC}</b:Guid>
    <b:Author>
      <b:Author>
        <b:Corporate>СанПиН 2.2.4.1191-03 Электромагнитные поля в производственных условиях.</b:Corporate>
      </b:Author>
    </b:Author>
    <b:RefOrder>12</b:RefOrder>
  </b:Source>
  <b:Source>
    <b:Tag>Сан2</b:Tag>
    <b:SourceType>BookSection</b:SourceType>
    <b:Guid>{54E9161C-A9E6-4544-A4F8-DC774785A863}</b:Guid>
    <b:Author>
      <b:Author>
        <b:Corporate>СанПиН2.2.1/2.1.1.1278-03 Гигиенические требования к естественному, искусственному и совмещенному освещению жилых и общественных зданий.</b:Corporate>
      </b:Author>
    </b:Author>
    <b:RefOrder>13</b:RefOrder>
  </b:Source>
  <b:Source>
    <b:Tag>СП51</b:Tag>
    <b:SourceType>BookSection</b:SourceType>
    <b:Guid>{47F4EBF8-D6AF-42CC-BD38-9E5C51E75A78}</b:Guid>
    <b:Author>
      <b:Author>
        <b:Corporate>СП 52.13330.2016 Естественное и искусственное освещение.</b:Corporate>
      </b:Author>
    </b:Author>
    <b:RefOrder>14</b:RefOrder>
  </b:Source>
  <b:Source>
    <b:Tag>Сан3</b:Tag>
    <b:SourceType>BookSection</b:SourceType>
    <b:Guid>{D47D91E8-64B9-4F21-BC3A-F8C3601FF428}</b:Guid>
    <b:Author>
      <b:Author>
        <b:Corporate>СанПиН 2.2.4.548-96 Гигиенические требования к микроклимату производственных помещений.</b:Corporate>
      </b:Author>
    </b:Author>
    <b:RefOrder>15</b:RefOrder>
  </b:Source>
  <b:Source>
    <b:Tag>ГОС7</b:Tag>
    <b:SourceType>BookSection</b:SourceType>
    <b:Guid>{BA40BDAB-AA90-4FFD-90A6-314F03A55EEE}</b:Guid>
    <b:Author>
      <b:Author>
        <b:Corporate>ГОСТ 12.1.030-81 ССБТ Электробезопасность. Защитное заземление. Зануление.</b:Corporate>
      </b:Author>
    </b:Author>
    <b:RefOrder>16</b:RefOrder>
  </b:Source>
  <b:Source>
    <b:Tag>ГОС8</b:Tag>
    <b:SourceType>BookSection</b:SourceType>
    <b:Guid>{951D59B7-B73A-4248-B9B8-70C39EE94A71}</b:Guid>
    <b:Author>
      <b:Author>
        <b:Corporate>ГОСТ 12.1.038-82 ССБТ Электробезопасность. Предельно допустимые значения напряжений прикосновения и токов.</b:Corporate>
      </b:Author>
    </b:Author>
    <b:RefOrder>17</b:RefOrder>
  </b:Source>
  <b:Source>
    <b:Tag>Пра</b:Tag>
    <b:SourceType>BookSection</b:SourceType>
    <b:Guid>{3E804EED-C153-4338-8E0F-54FF57457851}</b:Guid>
    <b:Author>
      <b:Author>
        <b:Corporate>Правила устройства электроустановок. – СПб.: Изд-во ДЕАН, 2001. – 928 с.</b:Corporate>
      </b:Author>
    </b:Author>
    <b:RefOrder>18</b:RefOrder>
  </b:Source>
  <b:Source>
    <b:Tag>Сан4</b:Tag>
    <b:SourceType>BookSection</b:SourceType>
    <b:Guid>{6477E4C7-E1C5-4D81-95E3-9ADF2364C819}</b:Guid>
    <b:Author>
      <b:Author>
        <b:Corporate>СанПиН 2.2.4.1191–03. Электромагнитные поля в производственных условиях.</b:Corporate>
      </b:Author>
    </b:Author>
    <b:RefOrder>19</b:RefOrder>
  </b:Source>
</b:Sources>
</file>

<file path=customXml/itemProps1.xml><?xml version="1.0" encoding="utf-8"?>
<ds:datastoreItem xmlns:ds="http://schemas.openxmlformats.org/officeDocument/2006/customXml" ds:itemID="{769956A3-E2BB-494A-A3EA-730C9C873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1414</TotalTime>
  <Pages>94</Pages>
  <Words>17492</Words>
  <Characters>99709</Characters>
  <Application>Microsoft Office Word</Application>
  <DocSecurity>0</DocSecurity>
  <Lines>830</Lines>
  <Paragraphs>233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116968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Пользователь Windows</cp:lastModifiedBy>
  <cp:revision>71</cp:revision>
  <dcterms:created xsi:type="dcterms:W3CDTF">2021-01-16T14:10:00Z</dcterms:created>
  <dcterms:modified xsi:type="dcterms:W3CDTF">2021-01-27T13:56:00Z</dcterms:modified>
</cp:coreProperties>
</file>