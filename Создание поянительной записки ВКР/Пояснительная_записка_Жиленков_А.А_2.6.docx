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FF4C4F">
            <w:pPr>
              <w:jc w:val="both"/>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Жиронкин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Планируемые результаты обучения выпускника образовательной программы магистра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 xml:space="preserve">(Подпись)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Жиленкову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commentRangeStart w:id="2"/>
            <w:commentRangeStart w:id="3"/>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398FDBC0" w14:textId="162D6EC1" w:rsidR="00FF4C4F" w:rsidRPr="00FF4C4F"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классов</w:t>
            </w:r>
            <w:commentRangeEnd w:id="2"/>
            <w:r w:rsidRPr="006878A7">
              <w:rPr>
                <w:rFonts w:ascii="Times New Roman" w:hAnsi="Times New Roman" w:cs="Times New Roman"/>
                <w:sz w:val="24"/>
                <w:szCs w:val="24"/>
              </w:rPr>
              <w:commentReference w:id="2"/>
            </w:r>
            <w:commentRangeEnd w:id="3"/>
            <w:r>
              <w:rPr>
                <w:rStyle w:val="ab"/>
                <w:rFonts w:eastAsiaTheme="minorHAnsi"/>
                <w:lang w:eastAsia="en-US"/>
              </w:rPr>
              <w:commentReference w:id="3"/>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r>
              <w:rPr>
                <w:rFonts w:ascii="Times New Roman" w:hAnsi="Times New Roman" w:cs="Times New Roman"/>
                <w:sz w:val="24"/>
                <w:szCs w:val="24"/>
              </w:rPr>
              <w:t>Калентьев А.А.</w:t>
            </w:r>
            <w:r w:rsidR="00FF4C4F" w:rsidRPr="00FF4C4F">
              <w:rPr>
                <w:rFonts w:ascii="Times New Roman" w:hAnsi="Times New Roman" w:cs="Times New Roman"/>
                <w:sz w:val="24"/>
                <w:szCs w:val="24"/>
              </w:rPr>
              <w:t xml:space="preserve">, </w:t>
            </w:r>
            <w:r w:rsidRPr="00FF4C4F">
              <w:rPr>
                <w:rFonts w:ascii="Times New Roman" w:hAnsi="Times New Roman" w:cs="Times New Roman"/>
                <w:color w:val="000000" w:themeColor="text1"/>
                <w:sz w:val="24"/>
                <w:szCs w:val="24"/>
              </w:rPr>
              <w:t>д</w:t>
            </w:r>
            <w:r>
              <w:rPr>
                <w:rFonts w:ascii="Times New Roman" w:hAnsi="Times New Roman" w:cs="Times New Roman"/>
                <w:color w:val="000000" w:themeColor="text1"/>
                <w:sz w:val="24"/>
                <w:szCs w:val="24"/>
              </w:rPr>
              <w:t>оцент кафедры</w:t>
            </w:r>
            <w:r w:rsidRPr="00FF4C4F">
              <w:rPr>
                <w:rFonts w:ascii="Times New Roman" w:hAnsi="Times New Roman" w:cs="Times New Roman"/>
                <w:color w:val="000000" w:themeColor="text1"/>
                <w:sz w:val="24"/>
                <w:szCs w:val="24"/>
              </w:rPr>
              <w:t xml:space="preserve">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Жиронкин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C2AE829"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15195619"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«Финансовый менеджмент, ресурсоэффективность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ресурсоэффективности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Жиронкин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r w:rsidRPr="00515415">
              <w:rPr>
                <w:rFonts w:ascii="Times New Roman" w:eastAsia="Times New Roman" w:hAnsi="Times New Roman" w:cs="Times New Roman"/>
                <w:sz w:val="24"/>
                <w:szCs w:val="24"/>
              </w:rPr>
              <w:t>Жиленкову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4" w:name="_Toc43125337"/>
      <w:bookmarkStart w:id="5" w:name="_Toc42944671"/>
      <w:bookmarkStart w:id="6" w:name="_Toc42875128"/>
      <w:r w:rsidRPr="00DB3EE1">
        <w:rPr>
          <w:rFonts w:ascii="Times New Roman" w:hAnsi="Times New Roman" w:cs="Times New Roman"/>
          <w:b/>
          <w:sz w:val="28"/>
          <w:szCs w:val="28"/>
        </w:rPr>
        <w:lastRenderedPageBreak/>
        <w:t>Реферат</w:t>
      </w:r>
      <w:bookmarkEnd w:id="4"/>
      <w:bookmarkEnd w:id="5"/>
      <w:bookmarkEnd w:id="6"/>
    </w:p>
    <w:p w14:paraId="2623A32B" w14:textId="2B770BEC"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C172FF">
        <w:rPr>
          <w:rFonts w:ascii="Times New Roman" w:hAnsi="Times New Roman" w:cs="Times New Roman"/>
          <w:sz w:val="28"/>
          <w:szCs w:val="28"/>
        </w:rPr>
        <w:t>92</w:t>
      </w:r>
      <w:r w:rsidRPr="00B44D28">
        <w:rPr>
          <w:rFonts w:ascii="Times New Roman" w:hAnsi="Times New Roman" w:cs="Times New Roman"/>
          <w:sz w:val="28"/>
          <w:szCs w:val="28"/>
        </w:rPr>
        <w:t xml:space="preserve"> страниц</w:t>
      </w:r>
      <w:ins w:id="7" w:author="Пользователь Windows" w:date="2021-01-27T20:46:00Z">
        <w:r w:rsidR="00CC5A17">
          <w:rPr>
            <w:rFonts w:ascii="Times New Roman" w:hAnsi="Times New Roman" w:cs="Times New Roman"/>
            <w:sz w:val="28"/>
            <w:szCs w:val="28"/>
          </w:rPr>
          <w:t>ы</w:t>
        </w:r>
      </w:ins>
      <w:r w:rsidRPr="00B44D28">
        <w:rPr>
          <w:rFonts w:ascii="Times New Roman" w:hAnsi="Times New Roman" w:cs="Times New Roman"/>
          <w:sz w:val="28"/>
          <w:szCs w:val="28"/>
        </w:rPr>
        <w:t xml:space="preserve">, </w:t>
      </w:r>
      <w:del w:id="8" w:author="Пользователь Windows" w:date="2021-01-27T20:45:00Z">
        <w:r w:rsidR="00C172FF" w:rsidDel="00CC5A17">
          <w:rPr>
            <w:rFonts w:ascii="Times New Roman" w:hAnsi="Times New Roman" w:cs="Times New Roman"/>
            <w:sz w:val="28"/>
            <w:szCs w:val="28"/>
          </w:rPr>
          <w:delText>31</w:delText>
        </w:r>
        <w:r w:rsidRPr="00B44D28" w:rsidDel="00CC5A17">
          <w:rPr>
            <w:rFonts w:ascii="Times New Roman" w:hAnsi="Times New Roman" w:cs="Times New Roman"/>
            <w:sz w:val="28"/>
            <w:szCs w:val="28"/>
          </w:rPr>
          <w:delText xml:space="preserve"> </w:delText>
        </w:r>
      </w:del>
      <w:ins w:id="9" w:author="Пользователь Windows" w:date="2021-01-27T20:45:00Z">
        <w:r w:rsidR="00CC5A17">
          <w:rPr>
            <w:rFonts w:ascii="Times New Roman" w:hAnsi="Times New Roman" w:cs="Times New Roman"/>
            <w:sz w:val="28"/>
            <w:szCs w:val="28"/>
          </w:rPr>
          <w:t>3</w:t>
        </w:r>
        <w:r w:rsidR="00CC5A17">
          <w:rPr>
            <w:rFonts w:ascii="Times New Roman" w:hAnsi="Times New Roman" w:cs="Times New Roman"/>
            <w:sz w:val="28"/>
            <w:szCs w:val="28"/>
          </w:rPr>
          <w:t>2</w:t>
        </w:r>
        <w:r w:rsidR="00CC5A17" w:rsidRPr="00B44D28">
          <w:rPr>
            <w:rFonts w:ascii="Times New Roman" w:hAnsi="Times New Roman" w:cs="Times New Roman"/>
            <w:sz w:val="28"/>
            <w:szCs w:val="28"/>
          </w:rPr>
          <w:t xml:space="preserve"> </w:t>
        </w:r>
      </w:ins>
      <w:del w:id="10" w:author="Пользователь Windows" w:date="2021-01-27T20:45:00Z">
        <w:r w:rsidRPr="00B44D28" w:rsidDel="00CC5A17">
          <w:rPr>
            <w:rFonts w:ascii="Times New Roman" w:hAnsi="Times New Roman" w:cs="Times New Roman"/>
            <w:sz w:val="28"/>
            <w:szCs w:val="28"/>
          </w:rPr>
          <w:delText>рисунков</w:delText>
        </w:r>
      </w:del>
      <w:ins w:id="11" w:author="Пользователь Windows" w:date="2021-01-27T20:45:00Z">
        <w:r w:rsidR="00CC5A17" w:rsidRPr="00B44D28">
          <w:rPr>
            <w:rFonts w:ascii="Times New Roman" w:hAnsi="Times New Roman" w:cs="Times New Roman"/>
            <w:sz w:val="28"/>
            <w:szCs w:val="28"/>
          </w:rPr>
          <w:t>рисунк</w:t>
        </w:r>
        <w:r w:rsidR="00CC5A17">
          <w:rPr>
            <w:rFonts w:ascii="Times New Roman" w:hAnsi="Times New Roman" w:cs="Times New Roman"/>
            <w:sz w:val="28"/>
            <w:szCs w:val="28"/>
          </w:rPr>
          <w:t>а</w:t>
        </w:r>
      </w:ins>
      <w:r w:rsidRPr="00B44D28">
        <w:rPr>
          <w:rFonts w:ascii="Times New Roman" w:hAnsi="Times New Roman" w:cs="Times New Roman"/>
          <w:sz w:val="28"/>
          <w:szCs w:val="28"/>
        </w:rPr>
        <w:t xml:space="preserve">,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C172FF">
        <w:rPr>
          <w:rFonts w:ascii="Times New Roman" w:hAnsi="Times New Roman" w:cs="Times New Roman"/>
          <w:sz w:val="28"/>
          <w:szCs w:val="28"/>
        </w:rPr>
        <w:t>19</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2A432631"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 и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 xml:space="preserve">ых и </w:t>
      </w:r>
      <w:commentRangeStart w:id="12"/>
      <w:commentRangeStart w:id="13"/>
      <w:r w:rsidR="00652966">
        <w:rPr>
          <w:rFonts w:ascii="Times New Roman" w:hAnsi="Times New Roman" w:cs="Times New Roman"/>
          <w:sz w:val="28"/>
          <w:szCs w:val="28"/>
        </w:rPr>
        <w:t>точных алгоритмов</w:t>
      </w:r>
      <w:r w:rsidR="00652966" w:rsidRPr="00B44D28">
        <w:rPr>
          <w:rFonts w:ascii="Times New Roman" w:hAnsi="Times New Roman" w:cs="Times New Roman"/>
          <w:sz w:val="28"/>
          <w:szCs w:val="28"/>
        </w:rPr>
        <w:t xml:space="preserve"> </w:t>
      </w:r>
      <w:commentRangeEnd w:id="12"/>
      <w:r w:rsidR="00652966">
        <w:rPr>
          <w:rStyle w:val="ab"/>
        </w:rPr>
        <w:commentReference w:id="12"/>
      </w:r>
      <w:commentRangeEnd w:id="13"/>
      <w:r w:rsidR="00652966">
        <w:rPr>
          <w:rStyle w:val="ab"/>
        </w:rPr>
        <w:commentReference w:id="13"/>
      </w:r>
      <w:r w:rsidR="0067517E">
        <w:rPr>
          <w:rFonts w:ascii="Times New Roman" w:hAnsi="Times New Roman" w:cs="Times New Roman"/>
          <w:sz w:val="28"/>
          <w:szCs w:val="28"/>
        </w:rPr>
        <w:t>идентификации и ликвидации асинхронного режима</w:t>
      </w:r>
      <w:r w:rsidRPr="00B44D28">
        <w:rPr>
          <w:rFonts w:ascii="Times New Roman" w:hAnsi="Times New Roman" w:cs="Times New Roman"/>
          <w:sz w:val="28"/>
          <w:szCs w:val="28"/>
        </w:rPr>
        <w:t>.</w:t>
      </w:r>
    </w:p>
    <w:p w14:paraId="6FB65147" w14:textId="081BCC74" w:rsidR="00DB3EE1" w:rsidRDefault="00DB3EE1" w:rsidP="00B44D28">
      <w:pPr>
        <w:spacing w:after="0" w:line="360" w:lineRule="auto"/>
        <w:ind w:firstLine="709"/>
        <w:contextualSpacing/>
        <w:jc w:val="both"/>
        <w:rPr>
          <w:rFonts w:ascii="Times New Roman" w:hAnsi="Times New Roman" w:cs="Times New Roman"/>
          <w:sz w:val="28"/>
          <w:szCs w:val="28"/>
        </w:rPr>
      </w:pPr>
    </w:p>
    <w:p w14:paraId="2D7F2EB2" w14:textId="3D1747D1" w:rsidR="000B5799" w:rsidRDefault="000B5799" w:rsidP="00B44D28">
      <w:pPr>
        <w:spacing w:after="0" w:line="360" w:lineRule="auto"/>
        <w:ind w:firstLine="709"/>
        <w:contextualSpacing/>
        <w:jc w:val="both"/>
        <w:rPr>
          <w:rFonts w:ascii="Times New Roman" w:hAnsi="Times New Roman" w:cs="Times New Roman"/>
          <w:sz w:val="28"/>
          <w:szCs w:val="28"/>
        </w:rPr>
      </w:pPr>
    </w:p>
    <w:p w14:paraId="412B02AE" w14:textId="77777777" w:rsidR="00652966" w:rsidRPr="00B44D28" w:rsidRDefault="00652966"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14" w:name="_Toc42875129"/>
      <w:bookmarkStart w:id="15" w:name="_Toc42944672"/>
      <w:bookmarkStart w:id="16"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14"/>
      <w:bookmarkEnd w:id="15"/>
      <w:bookmarkEnd w:id="16"/>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683C462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АО "СО ЕЭС": АО "Системный оператор Единой энергетической системы России», включая филиалы ОАО "СО ЕЭС".</w:t>
      </w:r>
    </w:p>
    <w:p w14:paraId="7D80CE42"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2C5A69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 – программно-аппаратный комплекс</w:t>
      </w:r>
    </w:p>
    <w:p w14:paraId="61B1DF1A"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65427D61" w:rsidR="00AF035E" w:rsidRPr="00DB3EE1"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63EF8390" w14:textId="4B07E951" w:rsidR="00907192" w:rsidRPr="00907192" w:rsidRDefault="000B5799"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r w:rsidRPr="00907192">
            <w:rPr>
              <w:rFonts w:ascii="Times New Roman" w:hAnsi="Times New Roman" w:cs="Times New Roman"/>
              <w:b/>
              <w:bCs/>
              <w:sz w:val="28"/>
              <w:szCs w:val="28"/>
            </w:rPr>
            <w:fldChar w:fldCharType="begin"/>
          </w:r>
          <w:r w:rsidRPr="00907192">
            <w:rPr>
              <w:rFonts w:ascii="Times New Roman" w:hAnsi="Times New Roman" w:cs="Times New Roman"/>
              <w:b/>
              <w:bCs/>
              <w:sz w:val="28"/>
              <w:szCs w:val="28"/>
            </w:rPr>
            <w:instrText xml:space="preserve"> TOC \o "1-3" \h \z \u </w:instrText>
          </w:r>
          <w:r w:rsidRPr="00907192">
            <w:rPr>
              <w:rFonts w:ascii="Times New Roman" w:hAnsi="Times New Roman" w:cs="Times New Roman"/>
              <w:b/>
              <w:bCs/>
              <w:sz w:val="28"/>
              <w:szCs w:val="28"/>
            </w:rPr>
            <w:fldChar w:fldCharType="separate"/>
          </w:r>
          <w:hyperlink w:anchor="_Toc62602996" w:history="1">
            <w:r w:rsidR="00907192" w:rsidRPr="00907192">
              <w:rPr>
                <w:rStyle w:val="aa"/>
                <w:rFonts w:ascii="Times New Roman" w:hAnsi="Times New Roman" w:cs="Times New Roman"/>
                <w:noProof/>
                <w:sz w:val="28"/>
                <w:szCs w:val="28"/>
              </w:rPr>
              <w:t>Введение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14</w:t>
            </w:r>
            <w:r w:rsidR="00907192" w:rsidRPr="00907192">
              <w:rPr>
                <w:rFonts w:ascii="Times New Roman" w:hAnsi="Times New Roman" w:cs="Times New Roman"/>
                <w:noProof/>
                <w:webHidden/>
                <w:sz w:val="28"/>
                <w:szCs w:val="28"/>
              </w:rPr>
              <w:fldChar w:fldCharType="end"/>
            </w:r>
          </w:hyperlink>
        </w:p>
        <w:p w14:paraId="76971D93" w14:textId="406395A3"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7" w:history="1">
            <w:r w:rsidR="00907192" w:rsidRPr="00907192">
              <w:rPr>
                <w:rStyle w:val="aa"/>
                <w:rFonts w:ascii="Times New Roman" w:hAnsi="Times New Roman" w:cs="Times New Roman"/>
                <w:noProof/>
                <w:sz w:val="28"/>
                <w:szCs w:val="28"/>
              </w:rPr>
              <w:t>1. Анализ существующих архитектур централизованной противоаварийной автоматики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16</w:t>
            </w:r>
            <w:r w:rsidR="00907192" w:rsidRPr="00907192">
              <w:rPr>
                <w:rFonts w:ascii="Times New Roman" w:hAnsi="Times New Roman" w:cs="Times New Roman"/>
                <w:noProof/>
                <w:webHidden/>
                <w:sz w:val="28"/>
                <w:szCs w:val="28"/>
              </w:rPr>
              <w:fldChar w:fldCharType="end"/>
            </w:r>
          </w:hyperlink>
        </w:p>
        <w:p w14:paraId="1E5690AF" w14:textId="19E6409F"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8" w:history="1">
            <w:r w:rsidR="00907192" w:rsidRPr="00907192">
              <w:rPr>
                <w:rStyle w:val="aa"/>
                <w:rFonts w:ascii="Times New Roman" w:hAnsi="Times New Roman" w:cs="Times New Roman"/>
                <w:noProof/>
                <w:sz w:val="28"/>
                <w:szCs w:val="28"/>
              </w:rPr>
              <w:t>Выводы по разделу 1</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79F93BD9" w14:textId="31F55DB0"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9" w:history="1">
            <w:r w:rsidR="00907192" w:rsidRPr="00907192">
              <w:rPr>
                <w:rStyle w:val="aa"/>
                <w:rFonts w:ascii="Times New Roman" w:hAnsi="Times New Roman" w:cs="Times New Roman"/>
                <w:noProof/>
                <w:sz w:val="28"/>
                <w:szCs w:val="28"/>
              </w:rPr>
              <w:t>2. Проектирование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6979EF76" w14:textId="164B3D3B"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0" w:history="1">
            <w:r w:rsidR="00907192" w:rsidRPr="00907192">
              <w:rPr>
                <w:rStyle w:val="aa"/>
                <w:rFonts w:ascii="Times New Roman" w:hAnsi="Times New Roman" w:cs="Times New Roman"/>
                <w:noProof/>
                <w:sz w:val="28"/>
                <w:szCs w:val="28"/>
              </w:rPr>
              <w:t>2.1. Архитектура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05E476FC" w14:textId="47F0144D"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1" w:history="1">
            <w:r w:rsidR="00907192" w:rsidRPr="00907192">
              <w:rPr>
                <w:rStyle w:val="aa"/>
                <w:rFonts w:ascii="Times New Roman" w:hAnsi="Times New Roman" w:cs="Times New Roman"/>
                <w:noProof/>
                <w:sz w:val="28"/>
                <w:szCs w:val="28"/>
              </w:rPr>
              <w:t>2.1.1. Укрупненная структура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28B5515A" w14:textId="005DDBDC"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2" w:history="1">
            <w:r w:rsidR="00907192" w:rsidRPr="00907192">
              <w:rPr>
                <w:rStyle w:val="aa"/>
                <w:rFonts w:ascii="Times New Roman" w:hAnsi="Times New Roman" w:cs="Times New Roman"/>
                <w:noProof/>
                <w:sz w:val="28"/>
                <w:szCs w:val="28"/>
              </w:rPr>
              <w:t>2.1.2. Диаграмма компонентов разрабатываемого ПО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22</w:t>
            </w:r>
            <w:r w:rsidR="00907192" w:rsidRPr="00907192">
              <w:rPr>
                <w:rFonts w:ascii="Times New Roman" w:hAnsi="Times New Roman" w:cs="Times New Roman"/>
                <w:noProof/>
                <w:webHidden/>
                <w:sz w:val="28"/>
                <w:szCs w:val="28"/>
              </w:rPr>
              <w:fldChar w:fldCharType="end"/>
            </w:r>
          </w:hyperlink>
        </w:p>
        <w:p w14:paraId="4EFEBF30" w14:textId="1A67177F"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3" w:history="1">
            <w:r w:rsidR="00907192" w:rsidRPr="00907192">
              <w:rPr>
                <w:rStyle w:val="aa"/>
                <w:rFonts w:ascii="Times New Roman" w:hAnsi="Times New Roman" w:cs="Times New Roman"/>
                <w:noProof/>
                <w:sz w:val="28"/>
                <w:szCs w:val="28"/>
              </w:rPr>
              <w:t>2.1.3. Диаграмма пакетов разрабатываемого ПО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24</w:t>
            </w:r>
            <w:r w:rsidR="00907192" w:rsidRPr="00907192">
              <w:rPr>
                <w:rFonts w:ascii="Times New Roman" w:hAnsi="Times New Roman" w:cs="Times New Roman"/>
                <w:noProof/>
                <w:webHidden/>
                <w:sz w:val="28"/>
                <w:szCs w:val="28"/>
              </w:rPr>
              <w:fldChar w:fldCharType="end"/>
            </w:r>
          </w:hyperlink>
        </w:p>
        <w:p w14:paraId="1DF977F2" w14:textId="66008E90" w:rsidR="00907192" w:rsidRPr="00907192" w:rsidRDefault="0080299B" w:rsidP="00907192">
          <w:pPr>
            <w:pStyle w:val="22"/>
            <w:tabs>
              <w:tab w:val="left" w:pos="880"/>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4" w:history="1">
            <w:r w:rsidR="00907192" w:rsidRPr="00907192">
              <w:rPr>
                <w:rStyle w:val="aa"/>
                <w:rFonts w:ascii="Times New Roman" w:hAnsi="Times New Roman" w:cs="Times New Roman"/>
                <w:noProof/>
                <w:sz w:val="28"/>
                <w:szCs w:val="28"/>
              </w:rPr>
              <w:t>2.2.</w:t>
            </w:r>
            <w:r w:rsidR="00907192" w:rsidRPr="00907192">
              <w:rPr>
                <w:rFonts w:ascii="Times New Roman" w:eastAsiaTheme="minorEastAsia" w:hAnsi="Times New Roman" w:cs="Times New Roman"/>
                <w:noProof/>
                <w:sz w:val="28"/>
                <w:szCs w:val="28"/>
                <w:lang w:eastAsia="ru-RU"/>
              </w:rPr>
              <w:tab/>
            </w:r>
            <w:r w:rsidR="00907192" w:rsidRPr="00907192">
              <w:rPr>
                <w:rStyle w:val="aa"/>
                <w:rFonts w:ascii="Times New Roman" w:hAnsi="Times New Roman" w:cs="Times New Roman"/>
                <w:noProof/>
                <w:sz w:val="28"/>
                <w:szCs w:val="28"/>
              </w:rPr>
              <w:t>Решения по взаимосвязям системы со смежными системами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26</w:t>
            </w:r>
            <w:r w:rsidR="00907192" w:rsidRPr="00907192">
              <w:rPr>
                <w:rFonts w:ascii="Times New Roman" w:hAnsi="Times New Roman" w:cs="Times New Roman"/>
                <w:noProof/>
                <w:webHidden/>
                <w:sz w:val="28"/>
                <w:szCs w:val="28"/>
              </w:rPr>
              <w:fldChar w:fldCharType="end"/>
            </w:r>
          </w:hyperlink>
        </w:p>
        <w:p w14:paraId="067B3AC9" w14:textId="655BA0DA"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5" w:history="1">
            <w:r w:rsidR="00907192" w:rsidRPr="00907192">
              <w:rPr>
                <w:rStyle w:val="aa"/>
                <w:rFonts w:ascii="Times New Roman" w:hAnsi="Times New Roman" w:cs="Times New Roman"/>
                <w:noProof/>
                <w:sz w:val="28"/>
                <w:szCs w:val="28"/>
              </w:rPr>
              <w:t>2.3. Состав функций, реализуемых системой</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27</w:t>
            </w:r>
            <w:r w:rsidR="00907192" w:rsidRPr="00907192">
              <w:rPr>
                <w:rFonts w:ascii="Times New Roman" w:hAnsi="Times New Roman" w:cs="Times New Roman"/>
                <w:noProof/>
                <w:webHidden/>
                <w:sz w:val="28"/>
                <w:szCs w:val="28"/>
              </w:rPr>
              <w:fldChar w:fldCharType="end"/>
            </w:r>
          </w:hyperlink>
        </w:p>
        <w:p w14:paraId="408AE984" w14:textId="1B1FCBEF"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6" w:history="1">
            <w:r w:rsidR="00907192" w:rsidRPr="00907192">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28</w:t>
            </w:r>
            <w:r w:rsidR="00907192" w:rsidRPr="00907192">
              <w:rPr>
                <w:rFonts w:ascii="Times New Roman" w:hAnsi="Times New Roman" w:cs="Times New Roman"/>
                <w:noProof/>
                <w:webHidden/>
                <w:sz w:val="28"/>
                <w:szCs w:val="28"/>
              </w:rPr>
              <w:fldChar w:fldCharType="end"/>
            </w:r>
          </w:hyperlink>
        </w:p>
        <w:p w14:paraId="2C2D4525" w14:textId="5326697D"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7" w:history="1">
            <w:r w:rsidR="00907192" w:rsidRPr="00907192">
              <w:rPr>
                <w:rStyle w:val="aa"/>
                <w:rFonts w:ascii="Times New Roman" w:hAnsi="Times New Roman" w:cs="Times New Roman"/>
                <w:noProof/>
                <w:sz w:val="28"/>
                <w:szCs w:val="28"/>
              </w:rPr>
              <w:t>2.5. Методы и средства разработки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5FC26E43" w14:textId="41D5CC6D"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8" w:history="1">
            <w:r w:rsidR="00907192" w:rsidRPr="00907192">
              <w:rPr>
                <w:rStyle w:val="aa"/>
                <w:rFonts w:ascii="Times New Roman" w:hAnsi="Times New Roman" w:cs="Times New Roman"/>
                <w:noProof/>
                <w:sz w:val="28"/>
                <w:szCs w:val="28"/>
              </w:rPr>
              <w:t>2.5. Требования к видам обеспечения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410CE7AB" w14:textId="6D13638D"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9" w:history="1">
            <w:r w:rsidR="00907192" w:rsidRPr="00907192">
              <w:rPr>
                <w:rStyle w:val="aa"/>
                <w:rFonts w:ascii="Times New Roman" w:hAnsi="Times New Roman" w:cs="Times New Roman"/>
                <w:noProof/>
                <w:sz w:val="28"/>
                <w:szCs w:val="28"/>
              </w:rPr>
              <w:t>2.5.1. Требования к информационному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2720511B" w14:textId="1BD21058"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0" w:history="1">
            <w:r w:rsidR="00907192" w:rsidRPr="00907192">
              <w:rPr>
                <w:rStyle w:val="aa"/>
                <w:rFonts w:ascii="Times New Roman" w:hAnsi="Times New Roman" w:cs="Times New Roman"/>
                <w:noProof/>
                <w:sz w:val="28"/>
                <w:szCs w:val="28"/>
              </w:rPr>
              <w:t>2.5.2. Требования к программному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1DD44550" w14:textId="18332DD6"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1" w:history="1">
            <w:r w:rsidR="00907192" w:rsidRPr="00907192">
              <w:rPr>
                <w:rStyle w:val="aa"/>
                <w:rFonts w:ascii="Times New Roman" w:hAnsi="Times New Roman" w:cs="Times New Roman"/>
                <w:noProof/>
                <w:sz w:val="28"/>
                <w:szCs w:val="28"/>
              </w:rPr>
              <w:t>2.5.3. Требования к техническому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7373D2FE" w14:textId="6D7816B1"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2" w:history="1">
            <w:r w:rsidR="00907192" w:rsidRPr="00907192">
              <w:rPr>
                <w:rStyle w:val="aa"/>
                <w:rFonts w:ascii="Times New Roman" w:hAnsi="Times New Roman" w:cs="Times New Roman"/>
                <w:noProof/>
                <w:sz w:val="28"/>
                <w:szCs w:val="28"/>
              </w:rPr>
              <w:t>Выводы по разделу 2</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30</w:t>
            </w:r>
            <w:r w:rsidR="00907192" w:rsidRPr="00907192">
              <w:rPr>
                <w:rFonts w:ascii="Times New Roman" w:hAnsi="Times New Roman" w:cs="Times New Roman"/>
                <w:noProof/>
                <w:webHidden/>
                <w:sz w:val="28"/>
                <w:szCs w:val="28"/>
              </w:rPr>
              <w:fldChar w:fldCharType="end"/>
            </w:r>
          </w:hyperlink>
        </w:p>
        <w:p w14:paraId="3D725EAC" w14:textId="0FFE6E2C"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3" w:history="1">
            <w:r w:rsidR="00907192" w:rsidRPr="00907192">
              <w:rPr>
                <w:rStyle w:val="aa"/>
                <w:rFonts w:ascii="Times New Roman" w:hAnsi="Times New Roman" w:cs="Times New Roman"/>
                <w:noProof/>
                <w:sz w:val="28"/>
                <w:szCs w:val="28"/>
              </w:rPr>
              <w:t>3. Разработка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67A6C4D3" w14:textId="73F0E943"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4" w:history="1">
            <w:r w:rsidR="00907192" w:rsidRPr="00907192">
              <w:rPr>
                <w:rStyle w:val="aa"/>
                <w:rFonts w:ascii="Times New Roman" w:hAnsi="Times New Roman" w:cs="Times New Roman"/>
                <w:noProof/>
                <w:sz w:val="28"/>
                <w:szCs w:val="28"/>
              </w:rPr>
              <w:t>3.1. Описание используемых алгоритмов</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03D9B26A" w14:textId="3FC9299C"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5" w:history="1">
            <w:r w:rsidR="00907192" w:rsidRPr="00907192">
              <w:rPr>
                <w:rStyle w:val="aa"/>
                <w:rFonts w:ascii="Times New Roman" w:hAnsi="Times New Roman" w:cs="Times New Roman"/>
                <w:noProof/>
                <w:sz w:val="28"/>
                <w:szCs w:val="28"/>
              </w:rPr>
              <w:t>3.1.1. Теоретическая основа программной реализации подсистемы Обработки данных СВИ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519E453A" w14:textId="0ACD4304"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6" w:history="1">
            <w:r w:rsidR="00907192" w:rsidRPr="00907192">
              <w:rPr>
                <w:rStyle w:val="aa"/>
                <w:rFonts w:ascii="Times New Roman" w:hAnsi="Times New Roman" w:cs="Times New Roman"/>
                <w:noProof/>
                <w:sz w:val="28"/>
                <w:szCs w:val="28"/>
              </w:rPr>
              <w:t>3.1.2. Теоретическая основа программной реализации подсистемы Идентификации возникновения асинхронного режима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32</w:t>
            </w:r>
            <w:r w:rsidR="00907192" w:rsidRPr="00907192">
              <w:rPr>
                <w:rFonts w:ascii="Times New Roman" w:hAnsi="Times New Roman" w:cs="Times New Roman"/>
                <w:noProof/>
                <w:webHidden/>
                <w:sz w:val="28"/>
                <w:szCs w:val="28"/>
              </w:rPr>
              <w:fldChar w:fldCharType="end"/>
            </w:r>
          </w:hyperlink>
        </w:p>
        <w:p w14:paraId="3FD2AF2B" w14:textId="567138F9"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7" w:history="1">
            <w:r w:rsidR="00907192" w:rsidRPr="00907192">
              <w:rPr>
                <w:rStyle w:val="aa"/>
                <w:rFonts w:ascii="Times New Roman" w:hAnsi="Times New Roman" w:cs="Times New Roman"/>
                <w:noProof/>
                <w:sz w:val="28"/>
                <w:szCs w:val="28"/>
              </w:rPr>
              <w:t>3.1.3. Теоретическая основа программной реализации подсистемы Обработки телеметрии из ОИК</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33</w:t>
            </w:r>
            <w:r w:rsidR="00907192" w:rsidRPr="00907192">
              <w:rPr>
                <w:rFonts w:ascii="Times New Roman" w:hAnsi="Times New Roman" w:cs="Times New Roman"/>
                <w:noProof/>
                <w:webHidden/>
                <w:sz w:val="28"/>
                <w:szCs w:val="28"/>
              </w:rPr>
              <w:fldChar w:fldCharType="end"/>
            </w:r>
          </w:hyperlink>
        </w:p>
        <w:p w14:paraId="1096CA15" w14:textId="67C65CA7"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8" w:history="1">
            <w:r w:rsidR="00907192" w:rsidRPr="00907192">
              <w:rPr>
                <w:rStyle w:val="aa"/>
                <w:rFonts w:ascii="Times New Roman" w:hAnsi="Times New Roman" w:cs="Times New Roman"/>
                <w:noProof/>
                <w:sz w:val="28"/>
                <w:szCs w:val="28"/>
              </w:rPr>
              <w:t>3.2. Рабочая документация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03D349B8" w14:textId="026F9533"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9" w:history="1">
            <w:r w:rsidR="00907192" w:rsidRPr="00907192">
              <w:rPr>
                <w:rStyle w:val="aa"/>
                <w:rFonts w:ascii="Times New Roman" w:hAnsi="Times New Roman" w:cs="Times New Roman"/>
                <w:noProof/>
                <w:sz w:val="28"/>
                <w:szCs w:val="28"/>
              </w:rPr>
              <w:t>3.2.1. Общие сведения о системе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5BBFD343" w14:textId="061BC100"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0" w:history="1">
            <w:r w:rsidR="00907192" w:rsidRPr="00907192">
              <w:rPr>
                <w:rStyle w:val="aa"/>
                <w:rFonts w:ascii="Times New Roman" w:hAnsi="Times New Roman" w:cs="Times New Roman"/>
                <w:noProof/>
                <w:sz w:val="28"/>
                <w:szCs w:val="28"/>
              </w:rPr>
              <w:t>3.2.2. Архитектура и принципы функционирования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69188CC0" w14:textId="4439FDE7"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1" w:history="1">
            <w:r w:rsidR="00907192" w:rsidRPr="00907192">
              <w:rPr>
                <w:rStyle w:val="aa"/>
                <w:rFonts w:ascii="Times New Roman" w:hAnsi="Times New Roman" w:cs="Times New Roman"/>
                <w:noProof/>
                <w:sz w:val="28"/>
                <w:szCs w:val="28"/>
              </w:rPr>
              <w:t>3.2.3. Входные и выходные данные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42</w:t>
            </w:r>
            <w:r w:rsidR="00907192" w:rsidRPr="00907192">
              <w:rPr>
                <w:rFonts w:ascii="Times New Roman" w:hAnsi="Times New Roman" w:cs="Times New Roman"/>
                <w:noProof/>
                <w:webHidden/>
                <w:sz w:val="28"/>
                <w:szCs w:val="28"/>
              </w:rPr>
              <w:fldChar w:fldCharType="end"/>
            </w:r>
          </w:hyperlink>
        </w:p>
        <w:p w14:paraId="6DDC92AA" w14:textId="171757CA"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2" w:history="1">
            <w:r w:rsidR="00907192" w:rsidRPr="00907192">
              <w:rPr>
                <w:rStyle w:val="aa"/>
                <w:rFonts w:ascii="Times New Roman" w:hAnsi="Times New Roman" w:cs="Times New Roman"/>
                <w:noProof/>
                <w:sz w:val="28"/>
                <w:szCs w:val="28"/>
              </w:rPr>
              <w:t>3.2.4. Системные требования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44</w:t>
            </w:r>
            <w:r w:rsidR="00907192" w:rsidRPr="00907192">
              <w:rPr>
                <w:rFonts w:ascii="Times New Roman" w:hAnsi="Times New Roman" w:cs="Times New Roman"/>
                <w:noProof/>
                <w:webHidden/>
                <w:sz w:val="28"/>
                <w:szCs w:val="28"/>
              </w:rPr>
              <w:fldChar w:fldCharType="end"/>
            </w:r>
          </w:hyperlink>
        </w:p>
        <w:p w14:paraId="41F379B2" w14:textId="2D6BAE66"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3" w:history="1">
            <w:r w:rsidR="00907192" w:rsidRPr="00907192">
              <w:rPr>
                <w:rStyle w:val="aa"/>
                <w:rFonts w:ascii="Times New Roman" w:hAnsi="Times New Roman" w:cs="Times New Roman"/>
                <w:noProof/>
                <w:sz w:val="28"/>
                <w:szCs w:val="28"/>
              </w:rPr>
              <w:t>3.2.5. Требования к пользователю системы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44</w:t>
            </w:r>
            <w:r w:rsidR="00907192" w:rsidRPr="00907192">
              <w:rPr>
                <w:rFonts w:ascii="Times New Roman" w:hAnsi="Times New Roman" w:cs="Times New Roman"/>
                <w:noProof/>
                <w:webHidden/>
                <w:sz w:val="28"/>
                <w:szCs w:val="28"/>
              </w:rPr>
              <w:fldChar w:fldCharType="end"/>
            </w:r>
          </w:hyperlink>
        </w:p>
        <w:p w14:paraId="349077E8" w14:textId="4D7D89C6"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4" w:history="1">
            <w:r w:rsidR="00907192" w:rsidRPr="00907192">
              <w:rPr>
                <w:rStyle w:val="aa"/>
                <w:rFonts w:ascii="Times New Roman" w:hAnsi="Times New Roman" w:cs="Times New Roman"/>
                <w:noProof/>
                <w:sz w:val="28"/>
                <w:szCs w:val="28"/>
              </w:rPr>
              <w:t>3.2.6. Интерфейс пользователя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45</w:t>
            </w:r>
            <w:r w:rsidR="00907192" w:rsidRPr="00907192">
              <w:rPr>
                <w:rFonts w:ascii="Times New Roman" w:hAnsi="Times New Roman" w:cs="Times New Roman"/>
                <w:noProof/>
                <w:webHidden/>
                <w:sz w:val="28"/>
                <w:szCs w:val="28"/>
              </w:rPr>
              <w:fldChar w:fldCharType="end"/>
            </w:r>
          </w:hyperlink>
        </w:p>
        <w:p w14:paraId="2554DBBF" w14:textId="0EB4D21E"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5" w:history="1">
            <w:r w:rsidR="00907192" w:rsidRPr="00907192">
              <w:rPr>
                <w:rStyle w:val="aa"/>
                <w:rFonts w:ascii="Times New Roman" w:hAnsi="Times New Roman" w:cs="Times New Roman"/>
                <w:noProof/>
                <w:sz w:val="28"/>
                <w:szCs w:val="28"/>
              </w:rPr>
              <w:t>Выводы по разделу 3</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46</w:t>
            </w:r>
            <w:r w:rsidR="00907192" w:rsidRPr="00907192">
              <w:rPr>
                <w:rFonts w:ascii="Times New Roman" w:hAnsi="Times New Roman" w:cs="Times New Roman"/>
                <w:noProof/>
                <w:webHidden/>
                <w:sz w:val="28"/>
                <w:szCs w:val="28"/>
              </w:rPr>
              <w:fldChar w:fldCharType="end"/>
            </w:r>
          </w:hyperlink>
        </w:p>
        <w:p w14:paraId="437EE768" w14:textId="1E3F9A78"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6" w:history="1">
            <w:r w:rsidR="00907192" w:rsidRPr="00907192">
              <w:rPr>
                <w:rStyle w:val="aa"/>
                <w:rFonts w:ascii="Times New Roman" w:hAnsi="Times New Roman" w:cs="Times New Roman"/>
                <w:noProof/>
                <w:sz w:val="28"/>
                <w:szCs w:val="28"/>
              </w:rPr>
              <w:t>4. Тестирование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76806362" w14:textId="711792FE"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7" w:history="1">
            <w:r w:rsidR="00907192" w:rsidRPr="00907192">
              <w:rPr>
                <w:rStyle w:val="aa"/>
                <w:rFonts w:ascii="Times New Roman" w:hAnsi="Times New Roman" w:cs="Times New Roman"/>
                <w:noProof/>
                <w:sz w:val="28"/>
                <w:szCs w:val="28"/>
              </w:rPr>
              <w:t>4.1. Тестирование подсистемы Обработки данных СВИ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3671A84E" w14:textId="45A503FF"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8" w:history="1">
            <w:r w:rsidR="00907192" w:rsidRPr="00907192">
              <w:rPr>
                <w:rStyle w:val="aa"/>
                <w:rFonts w:ascii="Times New Roman" w:hAnsi="Times New Roman" w:cs="Times New Roman"/>
                <w:noProof/>
                <w:sz w:val="28"/>
                <w:szCs w:val="28"/>
              </w:rPr>
              <w:t>4.2. Тестирование подсистемы Идентификации возникновения асинхронного режима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41527BFF" w14:textId="7F06B07C"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9" w:history="1">
            <w:r w:rsidR="00907192" w:rsidRPr="00907192">
              <w:rPr>
                <w:rStyle w:val="aa"/>
                <w:rFonts w:ascii="Times New Roman" w:hAnsi="Times New Roman" w:cs="Times New Roman"/>
                <w:noProof/>
                <w:sz w:val="28"/>
                <w:szCs w:val="28"/>
              </w:rPr>
              <w:t>4.3. Тестирование подсистемы Выбора управляющих воздействий</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48</w:t>
            </w:r>
            <w:r w:rsidR="00907192" w:rsidRPr="00907192">
              <w:rPr>
                <w:rFonts w:ascii="Times New Roman" w:hAnsi="Times New Roman" w:cs="Times New Roman"/>
                <w:noProof/>
                <w:webHidden/>
                <w:sz w:val="28"/>
                <w:szCs w:val="28"/>
              </w:rPr>
              <w:fldChar w:fldCharType="end"/>
            </w:r>
          </w:hyperlink>
        </w:p>
        <w:p w14:paraId="146BC04E" w14:textId="7A9B4112"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0" w:history="1">
            <w:r w:rsidR="00907192" w:rsidRPr="00907192">
              <w:rPr>
                <w:rStyle w:val="aa"/>
                <w:rFonts w:ascii="Times New Roman" w:hAnsi="Times New Roman" w:cs="Times New Roman"/>
                <w:noProof/>
                <w:sz w:val="28"/>
                <w:szCs w:val="28"/>
              </w:rPr>
              <w:t>4.4. Тестирование подсистемы Обработки телеметрии из ОИК</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51</w:t>
            </w:r>
            <w:r w:rsidR="00907192" w:rsidRPr="00907192">
              <w:rPr>
                <w:rFonts w:ascii="Times New Roman" w:hAnsi="Times New Roman" w:cs="Times New Roman"/>
                <w:noProof/>
                <w:webHidden/>
                <w:sz w:val="28"/>
                <w:szCs w:val="28"/>
              </w:rPr>
              <w:fldChar w:fldCharType="end"/>
            </w:r>
          </w:hyperlink>
        </w:p>
        <w:p w14:paraId="04BD1B93" w14:textId="29DBD489"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1" w:history="1">
            <w:r w:rsidR="00907192" w:rsidRPr="00907192">
              <w:rPr>
                <w:rStyle w:val="aa"/>
                <w:rFonts w:ascii="Times New Roman" w:hAnsi="Times New Roman" w:cs="Times New Roman"/>
                <w:noProof/>
                <w:sz w:val="28"/>
                <w:szCs w:val="28"/>
              </w:rPr>
              <w:t>Выводы по разделу 4</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52</w:t>
            </w:r>
            <w:r w:rsidR="00907192" w:rsidRPr="00907192">
              <w:rPr>
                <w:rFonts w:ascii="Times New Roman" w:hAnsi="Times New Roman" w:cs="Times New Roman"/>
                <w:noProof/>
                <w:webHidden/>
                <w:sz w:val="28"/>
                <w:szCs w:val="28"/>
              </w:rPr>
              <w:fldChar w:fldCharType="end"/>
            </w:r>
          </w:hyperlink>
        </w:p>
        <w:p w14:paraId="65D78275" w14:textId="6BE42679"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2" w:history="1">
            <w:r w:rsidR="00907192" w:rsidRPr="00907192">
              <w:rPr>
                <w:rStyle w:val="aa"/>
                <w:rFonts w:ascii="Times New Roman" w:hAnsi="Times New Roman" w:cs="Times New Roman"/>
                <w:noProof/>
                <w:sz w:val="28"/>
                <w:szCs w:val="28"/>
              </w:rPr>
              <w:t>5. Финансовый менеджмент, ресурсоэффективность и ресурсосбережение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17B4BB37" w14:textId="26C985AF"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3" w:history="1">
            <w:r w:rsidR="00907192" w:rsidRPr="00907192">
              <w:rPr>
                <w:rStyle w:val="aa"/>
                <w:rFonts w:ascii="Times New Roman" w:eastAsia="Times New Roman" w:hAnsi="Times New Roman" w:cs="Times New Roman"/>
                <w:noProof/>
                <w:sz w:val="28"/>
                <w:szCs w:val="28"/>
                <w:lang w:eastAsia="ru-RU"/>
              </w:rPr>
              <w:t>5.1. Предпроектный анализ</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0B7EF85D" w14:textId="480391C3"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4" w:history="1">
            <w:r w:rsidR="00907192" w:rsidRPr="00907192">
              <w:rPr>
                <w:rStyle w:val="aa"/>
                <w:rFonts w:ascii="Times New Roman" w:eastAsia="Times New Roman" w:hAnsi="Times New Roman" w:cs="Times New Roman"/>
                <w:noProof/>
                <w:sz w:val="28"/>
                <w:szCs w:val="28"/>
                <w:lang w:eastAsia="ru-RU"/>
              </w:rPr>
              <w:t>5.1.1. Потенциальные потребители результатов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210AB0EC" w14:textId="3D3F1A88"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5" w:history="1">
            <w:r w:rsidR="00907192" w:rsidRPr="00907192">
              <w:rPr>
                <w:rStyle w:val="aa"/>
                <w:rFonts w:ascii="Times New Roman" w:eastAsia="Times New Roman" w:hAnsi="Times New Roman" w:cs="Times New Roman"/>
                <w:noProof/>
                <w:sz w:val="28"/>
                <w:szCs w:val="28"/>
                <w:lang w:eastAsia="ru-RU"/>
              </w:rPr>
              <w:t>5.1.2. Анализ конкурентных технических решений с позиции ресурсоэффективности и ресурсосбережения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32321CDC" w14:textId="3A410CB0"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6" w:history="1">
            <w:r w:rsidR="00907192" w:rsidRPr="00907192">
              <w:rPr>
                <w:rStyle w:val="aa"/>
                <w:rFonts w:ascii="Times New Roman" w:eastAsia="Times New Roman" w:hAnsi="Times New Roman" w:cs="Times New Roman"/>
                <w:noProof/>
                <w:sz w:val="28"/>
                <w:szCs w:val="28"/>
                <w:lang w:eastAsia="ru-RU"/>
              </w:rPr>
              <w:t>5.1.3. SWOT-анализ</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55</w:t>
            </w:r>
            <w:r w:rsidR="00907192" w:rsidRPr="00907192">
              <w:rPr>
                <w:rFonts w:ascii="Times New Roman" w:hAnsi="Times New Roman" w:cs="Times New Roman"/>
                <w:noProof/>
                <w:webHidden/>
                <w:sz w:val="28"/>
                <w:szCs w:val="28"/>
              </w:rPr>
              <w:fldChar w:fldCharType="end"/>
            </w:r>
          </w:hyperlink>
        </w:p>
        <w:p w14:paraId="4789F691" w14:textId="2EA2C2CE"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7" w:history="1">
            <w:r w:rsidR="00907192" w:rsidRPr="00907192">
              <w:rPr>
                <w:rStyle w:val="aa"/>
                <w:rFonts w:ascii="Times New Roman" w:eastAsia="Times New Roman" w:hAnsi="Times New Roman" w:cs="Times New Roman"/>
                <w:noProof/>
                <w:sz w:val="28"/>
                <w:szCs w:val="28"/>
              </w:rPr>
              <w:t>5.1.4. Оценка готовности проекта к коммерциализации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57</w:t>
            </w:r>
            <w:r w:rsidR="00907192" w:rsidRPr="00907192">
              <w:rPr>
                <w:rFonts w:ascii="Times New Roman" w:hAnsi="Times New Roman" w:cs="Times New Roman"/>
                <w:noProof/>
                <w:webHidden/>
                <w:sz w:val="28"/>
                <w:szCs w:val="28"/>
              </w:rPr>
              <w:fldChar w:fldCharType="end"/>
            </w:r>
          </w:hyperlink>
        </w:p>
        <w:p w14:paraId="12C4FFEE" w14:textId="5C0E672D"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8" w:history="1">
            <w:r w:rsidR="00907192" w:rsidRPr="00907192">
              <w:rPr>
                <w:rStyle w:val="aa"/>
                <w:rFonts w:ascii="Times New Roman" w:eastAsia="Calibri" w:hAnsi="Times New Roman" w:cs="Times New Roman"/>
                <w:noProof/>
                <w:sz w:val="28"/>
                <w:szCs w:val="28"/>
              </w:rPr>
              <w:t>5.1.5. Методы коммерциализации результатов научно-технического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2A9B0C7A" w14:textId="4FE63263"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9" w:history="1">
            <w:r w:rsidR="00907192" w:rsidRPr="00907192">
              <w:rPr>
                <w:rStyle w:val="aa"/>
                <w:rFonts w:ascii="Times New Roman" w:eastAsia="Calibri" w:hAnsi="Times New Roman" w:cs="Times New Roman"/>
                <w:noProof/>
                <w:sz w:val="28"/>
                <w:szCs w:val="28"/>
              </w:rPr>
              <w:t>5.2. Инициация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193A74F2" w14:textId="41F5A8E2"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0" w:history="1">
            <w:r w:rsidR="00907192" w:rsidRPr="00907192">
              <w:rPr>
                <w:rStyle w:val="aa"/>
                <w:rFonts w:ascii="Times New Roman" w:eastAsia="Calibri" w:hAnsi="Times New Roman" w:cs="Times New Roman"/>
                <w:noProof/>
                <w:sz w:val="28"/>
                <w:szCs w:val="28"/>
              </w:rPr>
              <w:t>5.2.1. Цели и результат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72A52C78" w14:textId="12F3D1EA"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1" w:history="1">
            <w:r w:rsidR="00907192" w:rsidRPr="00907192">
              <w:rPr>
                <w:rStyle w:val="aa"/>
                <w:rFonts w:ascii="Times New Roman" w:eastAsia="Calibri" w:hAnsi="Times New Roman" w:cs="Times New Roman"/>
                <w:noProof/>
                <w:sz w:val="28"/>
                <w:szCs w:val="28"/>
              </w:rPr>
              <w:t>5.2.2. Организационная структура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60</w:t>
            </w:r>
            <w:r w:rsidR="00907192" w:rsidRPr="00907192">
              <w:rPr>
                <w:rFonts w:ascii="Times New Roman" w:hAnsi="Times New Roman" w:cs="Times New Roman"/>
                <w:noProof/>
                <w:webHidden/>
                <w:sz w:val="28"/>
                <w:szCs w:val="28"/>
              </w:rPr>
              <w:fldChar w:fldCharType="end"/>
            </w:r>
          </w:hyperlink>
        </w:p>
        <w:p w14:paraId="45A7FF83" w14:textId="6EC42661"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2" w:history="1">
            <w:r w:rsidR="00907192" w:rsidRPr="00907192">
              <w:rPr>
                <w:rStyle w:val="aa"/>
                <w:rFonts w:ascii="Times New Roman" w:eastAsia="Calibri" w:hAnsi="Times New Roman" w:cs="Times New Roman"/>
                <w:noProof/>
                <w:sz w:val="28"/>
                <w:szCs w:val="28"/>
              </w:rPr>
              <w:t>5.3. Планирование управления научно-техническим проектом</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61</w:t>
            </w:r>
            <w:r w:rsidR="00907192" w:rsidRPr="00907192">
              <w:rPr>
                <w:rFonts w:ascii="Times New Roman" w:hAnsi="Times New Roman" w:cs="Times New Roman"/>
                <w:noProof/>
                <w:webHidden/>
                <w:sz w:val="28"/>
                <w:szCs w:val="28"/>
              </w:rPr>
              <w:fldChar w:fldCharType="end"/>
            </w:r>
          </w:hyperlink>
        </w:p>
        <w:p w14:paraId="5902319C" w14:textId="7100BCEC"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3" w:history="1">
            <w:r w:rsidR="00907192" w:rsidRPr="00907192">
              <w:rPr>
                <w:rStyle w:val="aa"/>
                <w:rFonts w:ascii="Times New Roman" w:eastAsia="Calibri" w:hAnsi="Times New Roman" w:cs="Times New Roman"/>
                <w:noProof/>
                <w:sz w:val="28"/>
                <w:szCs w:val="28"/>
              </w:rPr>
              <w:t>5.3.1. Иерархическая структура работ</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61</w:t>
            </w:r>
            <w:r w:rsidR="00907192" w:rsidRPr="00907192">
              <w:rPr>
                <w:rFonts w:ascii="Times New Roman" w:hAnsi="Times New Roman" w:cs="Times New Roman"/>
                <w:noProof/>
                <w:webHidden/>
                <w:sz w:val="28"/>
                <w:szCs w:val="28"/>
              </w:rPr>
              <w:fldChar w:fldCharType="end"/>
            </w:r>
          </w:hyperlink>
        </w:p>
        <w:p w14:paraId="44361287" w14:textId="03B86550"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4" w:history="1">
            <w:r w:rsidR="00907192" w:rsidRPr="00907192">
              <w:rPr>
                <w:rStyle w:val="aa"/>
                <w:rFonts w:ascii="Times New Roman" w:eastAsia="Calibri" w:hAnsi="Times New Roman" w:cs="Times New Roman"/>
                <w:noProof/>
                <w:sz w:val="28"/>
                <w:szCs w:val="28"/>
              </w:rPr>
              <w:t>5.3.2. Бюджет научного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64</w:t>
            </w:r>
            <w:r w:rsidR="00907192" w:rsidRPr="00907192">
              <w:rPr>
                <w:rFonts w:ascii="Times New Roman" w:hAnsi="Times New Roman" w:cs="Times New Roman"/>
                <w:noProof/>
                <w:webHidden/>
                <w:sz w:val="28"/>
                <w:szCs w:val="28"/>
              </w:rPr>
              <w:fldChar w:fldCharType="end"/>
            </w:r>
          </w:hyperlink>
        </w:p>
        <w:p w14:paraId="69718B40" w14:textId="1FBCE4C9"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5" w:history="1">
            <w:r w:rsidR="00907192" w:rsidRPr="00907192">
              <w:rPr>
                <w:rStyle w:val="aa"/>
                <w:rFonts w:ascii="Times New Roman" w:eastAsia="Times New Roman" w:hAnsi="Times New Roman" w:cs="Times New Roman"/>
                <w:noProof/>
                <w:sz w:val="28"/>
                <w:szCs w:val="28"/>
                <w:lang w:eastAsia="ru-RU"/>
              </w:rPr>
              <w:t>5.3.3. Организационная структура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67</w:t>
            </w:r>
            <w:r w:rsidR="00907192" w:rsidRPr="00907192">
              <w:rPr>
                <w:rFonts w:ascii="Times New Roman" w:hAnsi="Times New Roman" w:cs="Times New Roman"/>
                <w:noProof/>
                <w:webHidden/>
                <w:sz w:val="28"/>
                <w:szCs w:val="28"/>
              </w:rPr>
              <w:fldChar w:fldCharType="end"/>
            </w:r>
          </w:hyperlink>
        </w:p>
        <w:p w14:paraId="43F7F7A8" w14:textId="0678AAA3"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6" w:history="1">
            <w:r w:rsidR="00907192" w:rsidRPr="00907192">
              <w:rPr>
                <w:rStyle w:val="aa"/>
                <w:rFonts w:ascii="Times New Roman" w:eastAsia="Times New Roman" w:hAnsi="Times New Roman" w:cs="Times New Roman"/>
                <w:noProof/>
                <w:sz w:val="28"/>
                <w:szCs w:val="28"/>
                <w:lang w:eastAsia="ru-RU"/>
              </w:rPr>
              <w:t>5.3.4. План управления коммуникациями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67</w:t>
            </w:r>
            <w:r w:rsidR="00907192" w:rsidRPr="00907192">
              <w:rPr>
                <w:rFonts w:ascii="Times New Roman" w:hAnsi="Times New Roman" w:cs="Times New Roman"/>
                <w:noProof/>
                <w:webHidden/>
                <w:sz w:val="28"/>
                <w:szCs w:val="28"/>
              </w:rPr>
              <w:fldChar w:fldCharType="end"/>
            </w:r>
          </w:hyperlink>
        </w:p>
        <w:p w14:paraId="1AE4C6F8" w14:textId="50982293"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7" w:history="1">
            <w:r w:rsidR="00907192" w:rsidRPr="00907192">
              <w:rPr>
                <w:rStyle w:val="aa"/>
                <w:rFonts w:ascii="Times New Roman" w:eastAsia="Times New Roman" w:hAnsi="Times New Roman" w:cs="Times New Roman"/>
                <w:noProof/>
                <w:sz w:val="28"/>
                <w:szCs w:val="28"/>
                <w:lang w:eastAsia="ru-RU"/>
              </w:rPr>
              <w:t>5.3.5. Реестр рисков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68</w:t>
            </w:r>
            <w:r w:rsidR="00907192" w:rsidRPr="00907192">
              <w:rPr>
                <w:rFonts w:ascii="Times New Roman" w:hAnsi="Times New Roman" w:cs="Times New Roman"/>
                <w:noProof/>
                <w:webHidden/>
                <w:sz w:val="28"/>
                <w:szCs w:val="28"/>
              </w:rPr>
              <w:fldChar w:fldCharType="end"/>
            </w:r>
          </w:hyperlink>
        </w:p>
        <w:p w14:paraId="55B1D0E3" w14:textId="09E45171"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8" w:history="1">
            <w:r w:rsidR="00907192" w:rsidRPr="00907192">
              <w:rPr>
                <w:rStyle w:val="aa"/>
                <w:rFonts w:ascii="Times New Roman" w:eastAsia="Times New Roman" w:hAnsi="Times New Roman" w:cs="Times New Roman"/>
                <w:noProof/>
                <w:sz w:val="28"/>
                <w:szCs w:val="28"/>
                <w:lang w:eastAsia="ru-RU"/>
              </w:rPr>
              <w:t>5.4. Определение ресурсной эффективности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68</w:t>
            </w:r>
            <w:r w:rsidR="00907192" w:rsidRPr="00907192">
              <w:rPr>
                <w:rFonts w:ascii="Times New Roman" w:hAnsi="Times New Roman" w:cs="Times New Roman"/>
                <w:noProof/>
                <w:webHidden/>
                <w:sz w:val="28"/>
                <w:szCs w:val="28"/>
              </w:rPr>
              <w:fldChar w:fldCharType="end"/>
            </w:r>
          </w:hyperlink>
        </w:p>
        <w:p w14:paraId="21A78888" w14:textId="370455A2"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9" w:history="1">
            <w:r w:rsidR="00907192" w:rsidRPr="00907192">
              <w:rPr>
                <w:rStyle w:val="aa"/>
                <w:rFonts w:ascii="Times New Roman" w:eastAsia="Calibri" w:hAnsi="Times New Roman" w:cs="Times New Roman"/>
                <w:noProof/>
                <w:sz w:val="28"/>
                <w:szCs w:val="28"/>
              </w:rPr>
              <w:t>Выводы по разделу 5</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70</w:t>
            </w:r>
            <w:r w:rsidR="00907192" w:rsidRPr="00907192">
              <w:rPr>
                <w:rFonts w:ascii="Times New Roman" w:hAnsi="Times New Roman" w:cs="Times New Roman"/>
                <w:noProof/>
                <w:webHidden/>
                <w:sz w:val="28"/>
                <w:szCs w:val="28"/>
              </w:rPr>
              <w:fldChar w:fldCharType="end"/>
            </w:r>
          </w:hyperlink>
        </w:p>
        <w:p w14:paraId="332D8ABF" w14:textId="7A51AD61"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0" w:history="1">
            <w:r w:rsidR="00907192" w:rsidRPr="00907192">
              <w:rPr>
                <w:rStyle w:val="aa"/>
                <w:rFonts w:ascii="Times New Roman" w:eastAsia="Calibri" w:hAnsi="Times New Roman" w:cs="Times New Roman"/>
                <w:noProof/>
                <w:sz w:val="28"/>
                <w:szCs w:val="28"/>
              </w:rPr>
              <w:t>6. Социальная ответственность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71</w:t>
            </w:r>
            <w:r w:rsidR="00907192" w:rsidRPr="00907192">
              <w:rPr>
                <w:rFonts w:ascii="Times New Roman" w:hAnsi="Times New Roman" w:cs="Times New Roman"/>
                <w:noProof/>
                <w:webHidden/>
                <w:sz w:val="28"/>
                <w:szCs w:val="28"/>
              </w:rPr>
              <w:fldChar w:fldCharType="end"/>
            </w:r>
          </w:hyperlink>
        </w:p>
        <w:p w14:paraId="753083D8" w14:textId="1F26E6B3"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1" w:history="1">
            <w:r w:rsidR="00907192" w:rsidRPr="00907192">
              <w:rPr>
                <w:rStyle w:val="aa"/>
                <w:rFonts w:ascii="Times New Roman" w:eastAsia="Calibri" w:hAnsi="Times New Roman" w:cs="Times New Roman"/>
                <w:noProof/>
                <w:snapToGrid w:val="0"/>
                <w:sz w:val="28"/>
                <w:szCs w:val="28"/>
              </w:rPr>
              <w:t>6.1. Правовые и организационные вопросы обеспечения безопасности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71</w:t>
            </w:r>
            <w:r w:rsidR="00907192" w:rsidRPr="00907192">
              <w:rPr>
                <w:rFonts w:ascii="Times New Roman" w:hAnsi="Times New Roman" w:cs="Times New Roman"/>
                <w:noProof/>
                <w:webHidden/>
                <w:sz w:val="28"/>
                <w:szCs w:val="28"/>
              </w:rPr>
              <w:fldChar w:fldCharType="end"/>
            </w:r>
          </w:hyperlink>
        </w:p>
        <w:p w14:paraId="613EFA17" w14:textId="54F98979"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2" w:history="1">
            <w:r w:rsidR="00907192" w:rsidRPr="00907192">
              <w:rPr>
                <w:rStyle w:val="aa"/>
                <w:rFonts w:ascii="Times New Roman" w:eastAsia="Calibri" w:hAnsi="Times New Roman" w:cs="Times New Roman"/>
                <w:noProof/>
                <w:sz w:val="28"/>
                <w:szCs w:val="28"/>
              </w:rPr>
              <w:t>6.2. Производственная безопасность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73</w:t>
            </w:r>
            <w:r w:rsidR="00907192" w:rsidRPr="00907192">
              <w:rPr>
                <w:rFonts w:ascii="Times New Roman" w:hAnsi="Times New Roman" w:cs="Times New Roman"/>
                <w:noProof/>
                <w:webHidden/>
                <w:sz w:val="28"/>
                <w:szCs w:val="28"/>
              </w:rPr>
              <w:fldChar w:fldCharType="end"/>
            </w:r>
          </w:hyperlink>
        </w:p>
        <w:p w14:paraId="480D31AD" w14:textId="370F78B9"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3" w:history="1">
            <w:r w:rsidR="00907192" w:rsidRPr="00907192">
              <w:rPr>
                <w:rStyle w:val="aa"/>
                <w:rFonts w:ascii="Times New Roman" w:eastAsia="Calibri" w:hAnsi="Times New Roman" w:cs="Times New Roman"/>
                <w:noProof/>
                <w:sz w:val="28"/>
                <w:szCs w:val="28"/>
              </w:rPr>
              <w:t>6.2.1. Анализ вредных и опасных производственных факторов</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73</w:t>
            </w:r>
            <w:r w:rsidR="00907192" w:rsidRPr="00907192">
              <w:rPr>
                <w:rFonts w:ascii="Times New Roman" w:hAnsi="Times New Roman" w:cs="Times New Roman"/>
                <w:noProof/>
                <w:webHidden/>
                <w:sz w:val="28"/>
                <w:szCs w:val="28"/>
              </w:rPr>
              <w:fldChar w:fldCharType="end"/>
            </w:r>
          </w:hyperlink>
        </w:p>
        <w:p w14:paraId="3D379436" w14:textId="38E62717"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4" w:history="1">
            <w:r w:rsidR="00907192" w:rsidRPr="00907192">
              <w:rPr>
                <w:rStyle w:val="aa"/>
                <w:rFonts w:ascii="Times New Roman" w:eastAsia="Calibri" w:hAnsi="Times New Roman" w:cs="Times New Roman"/>
                <w:noProof/>
                <w:sz w:val="28"/>
                <w:szCs w:val="28"/>
              </w:rPr>
              <w:t>6.2.2.1. Повышенный уровень шума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75</w:t>
            </w:r>
            <w:r w:rsidR="00907192" w:rsidRPr="00907192">
              <w:rPr>
                <w:rFonts w:ascii="Times New Roman" w:hAnsi="Times New Roman" w:cs="Times New Roman"/>
                <w:noProof/>
                <w:webHidden/>
                <w:sz w:val="28"/>
                <w:szCs w:val="28"/>
              </w:rPr>
              <w:fldChar w:fldCharType="end"/>
            </w:r>
          </w:hyperlink>
        </w:p>
        <w:p w14:paraId="183DB7B5" w14:textId="659AA7C9"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5" w:history="1">
            <w:r w:rsidR="00907192" w:rsidRPr="00907192">
              <w:rPr>
                <w:rStyle w:val="aa"/>
                <w:rFonts w:ascii="Times New Roman" w:eastAsia="Calibri" w:hAnsi="Times New Roman" w:cs="Times New Roman"/>
                <w:noProof/>
                <w:sz w:val="28"/>
                <w:szCs w:val="28"/>
              </w:rPr>
              <w:t>6.2.2.2. Поражение электрическим током</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75</w:t>
            </w:r>
            <w:r w:rsidR="00907192" w:rsidRPr="00907192">
              <w:rPr>
                <w:rFonts w:ascii="Times New Roman" w:hAnsi="Times New Roman" w:cs="Times New Roman"/>
                <w:noProof/>
                <w:webHidden/>
                <w:sz w:val="28"/>
                <w:szCs w:val="28"/>
              </w:rPr>
              <w:fldChar w:fldCharType="end"/>
            </w:r>
          </w:hyperlink>
        </w:p>
        <w:p w14:paraId="12BD574D" w14:textId="6A55EB82"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6" w:history="1">
            <w:r w:rsidR="00907192" w:rsidRPr="00907192">
              <w:rPr>
                <w:rStyle w:val="aa"/>
                <w:rFonts w:ascii="Times New Roman" w:eastAsia="Calibri" w:hAnsi="Times New Roman" w:cs="Times New Roman"/>
                <w:noProof/>
                <w:sz w:val="28"/>
                <w:szCs w:val="28"/>
              </w:rPr>
              <w:t>6.2.2.3. Повышенный уровень электромагнитных и ионизирующих излучений в рабочей зоне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77</w:t>
            </w:r>
            <w:r w:rsidR="00907192" w:rsidRPr="00907192">
              <w:rPr>
                <w:rFonts w:ascii="Times New Roman" w:hAnsi="Times New Roman" w:cs="Times New Roman"/>
                <w:noProof/>
                <w:webHidden/>
                <w:sz w:val="28"/>
                <w:szCs w:val="28"/>
              </w:rPr>
              <w:fldChar w:fldCharType="end"/>
            </w:r>
          </w:hyperlink>
        </w:p>
        <w:p w14:paraId="04CACF76" w14:textId="6D926E0F"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7" w:history="1">
            <w:r w:rsidR="00907192" w:rsidRPr="00907192">
              <w:rPr>
                <w:rStyle w:val="aa"/>
                <w:rFonts w:ascii="Times New Roman" w:eastAsia="Calibri" w:hAnsi="Times New Roman" w:cs="Times New Roman"/>
                <w:noProof/>
                <w:sz w:val="28"/>
                <w:szCs w:val="28"/>
              </w:rPr>
              <w:t>6.3. Отклонение показателей микроклимата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78</w:t>
            </w:r>
            <w:r w:rsidR="00907192" w:rsidRPr="00907192">
              <w:rPr>
                <w:rFonts w:ascii="Times New Roman" w:hAnsi="Times New Roman" w:cs="Times New Roman"/>
                <w:noProof/>
                <w:webHidden/>
                <w:sz w:val="28"/>
                <w:szCs w:val="28"/>
              </w:rPr>
              <w:fldChar w:fldCharType="end"/>
            </w:r>
          </w:hyperlink>
        </w:p>
        <w:p w14:paraId="738594F7" w14:textId="75433F18"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8" w:history="1">
            <w:r w:rsidR="00907192" w:rsidRPr="00907192">
              <w:rPr>
                <w:rStyle w:val="aa"/>
                <w:rFonts w:ascii="Times New Roman" w:eastAsia="Calibri" w:hAnsi="Times New Roman" w:cs="Times New Roman"/>
                <w:noProof/>
                <w:sz w:val="28"/>
                <w:szCs w:val="28"/>
                <w:lang w:bidi="en-US"/>
              </w:rPr>
              <w:t>6.3.2. Недостаточная освещенность рабочей зоны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79</w:t>
            </w:r>
            <w:r w:rsidR="00907192" w:rsidRPr="00907192">
              <w:rPr>
                <w:rFonts w:ascii="Times New Roman" w:hAnsi="Times New Roman" w:cs="Times New Roman"/>
                <w:noProof/>
                <w:webHidden/>
                <w:sz w:val="28"/>
                <w:szCs w:val="28"/>
              </w:rPr>
              <w:fldChar w:fldCharType="end"/>
            </w:r>
          </w:hyperlink>
        </w:p>
        <w:p w14:paraId="66B0C349" w14:textId="40C3F6FD" w:rsidR="00907192" w:rsidRPr="00907192" w:rsidRDefault="0080299B"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9" w:history="1">
            <w:r w:rsidR="00907192" w:rsidRPr="00907192">
              <w:rPr>
                <w:rStyle w:val="aa"/>
                <w:rFonts w:ascii="Times New Roman" w:eastAsia="Calibri" w:hAnsi="Times New Roman" w:cs="Times New Roman"/>
                <w:noProof/>
                <w:sz w:val="28"/>
                <w:szCs w:val="28"/>
                <w:lang w:bidi="en-US"/>
              </w:rPr>
              <w:t>6.3.3. Психофизические нагрузки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82</w:t>
            </w:r>
            <w:r w:rsidR="00907192" w:rsidRPr="00907192">
              <w:rPr>
                <w:rFonts w:ascii="Times New Roman" w:hAnsi="Times New Roman" w:cs="Times New Roman"/>
                <w:noProof/>
                <w:webHidden/>
                <w:sz w:val="28"/>
                <w:szCs w:val="28"/>
              </w:rPr>
              <w:fldChar w:fldCharType="end"/>
            </w:r>
          </w:hyperlink>
        </w:p>
        <w:p w14:paraId="2640B597" w14:textId="291A4D0F"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0" w:history="1">
            <w:r w:rsidR="00907192" w:rsidRPr="00907192">
              <w:rPr>
                <w:rStyle w:val="aa"/>
                <w:rFonts w:ascii="Times New Roman" w:eastAsia="Calibri" w:hAnsi="Times New Roman" w:cs="Times New Roman"/>
                <w:noProof/>
                <w:sz w:val="28"/>
                <w:szCs w:val="28"/>
                <w:lang w:bidi="en-US"/>
              </w:rPr>
              <w:t>6.4. Экологическая безопасность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84</w:t>
            </w:r>
            <w:r w:rsidR="00907192" w:rsidRPr="00907192">
              <w:rPr>
                <w:rFonts w:ascii="Times New Roman" w:hAnsi="Times New Roman" w:cs="Times New Roman"/>
                <w:noProof/>
                <w:webHidden/>
                <w:sz w:val="28"/>
                <w:szCs w:val="28"/>
              </w:rPr>
              <w:fldChar w:fldCharType="end"/>
            </w:r>
          </w:hyperlink>
        </w:p>
        <w:p w14:paraId="1B83352E" w14:textId="1C547CAB"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1" w:history="1">
            <w:r w:rsidR="00907192" w:rsidRPr="00907192">
              <w:rPr>
                <w:rStyle w:val="aa"/>
                <w:rFonts w:ascii="Times New Roman" w:eastAsia="Calibri" w:hAnsi="Times New Roman" w:cs="Times New Roman"/>
                <w:noProof/>
                <w:sz w:val="28"/>
                <w:szCs w:val="28"/>
                <w:lang w:bidi="en-US"/>
              </w:rPr>
              <w:t>6.5. Безопасность в чрезвычайных ситуациях</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87</w:t>
            </w:r>
            <w:r w:rsidR="00907192" w:rsidRPr="00907192">
              <w:rPr>
                <w:rFonts w:ascii="Times New Roman" w:hAnsi="Times New Roman" w:cs="Times New Roman"/>
                <w:noProof/>
                <w:webHidden/>
                <w:sz w:val="28"/>
                <w:szCs w:val="28"/>
              </w:rPr>
              <w:fldChar w:fldCharType="end"/>
            </w:r>
          </w:hyperlink>
        </w:p>
        <w:p w14:paraId="139BD897" w14:textId="31D5EDFB" w:rsidR="00907192" w:rsidRPr="00907192" w:rsidRDefault="0080299B"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2" w:history="1">
            <w:r w:rsidR="00907192" w:rsidRPr="00907192">
              <w:rPr>
                <w:rStyle w:val="aa"/>
                <w:rFonts w:ascii="Times New Roman" w:eastAsia="Times New Roman" w:hAnsi="Times New Roman" w:cs="Times New Roman"/>
                <w:noProof/>
                <w:sz w:val="28"/>
                <w:szCs w:val="28"/>
                <w:lang w:bidi="en-US"/>
              </w:rPr>
              <w:t>Выводы по разделу 6</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88</w:t>
            </w:r>
            <w:r w:rsidR="00907192" w:rsidRPr="00907192">
              <w:rPr>
                <w:rFonts w:ascii="Times New Roman" w:hAnsi="Times New Roman" w:cs="Times New Roman"/>
                <w:noProof/>
                <w:webHidden/>
                <w:sz w:val="28"/>
                <w:szCs w:val="28"/>
              </w:rPr>
              <w:fldChar w:fldCharType="end"/>
            </w:r>
          </w:hyperlink>
        </w:p>
        <w:p w14:paraId="5CD0D924" w14:textId="7679F352"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3" w:history="1">
            <w:r w:rsidR="00907192" w:rsidRPr="00907192">
              <w:rPr>
                <w:rStyle w:val="aa"/>
                <w:rFonts w:ascii="Times New Roman" w:hAnsi="Times New Roman" w:cs="Times New Roman"/>
                <w:noProof/>
                <w:sz w:val="28"/>
                <w:szCs w:val="28"/>
              </w:rPr>
              <w:t>Заключение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89</w:t>
            </w:r>
            <w:r w:rsidR="00907192" w:rsidRPr="00907192">
              <w:rPr>
                <w:rFonts w:ascii="Times New Roman" w:hAnsi="Times New Roman" w:cs="Times New Roman"/>
                <w:noProof/>
                <w:webHidden/>
                <w:sz w:val="28"/>
                <w:szCs w:val="28"/>
              </w:rPr>
              <w:fldChar w:fldCharType="end"/>
            </w:r>
          </w:hyperlink>
        </w:p>
        <w:p w14:paraId="5327346F" w14:textId="42DAE171" w:rsidR="00907192" w:rsidRPr="00907192" w:rsidRDefault="0080299B"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4" w:history="1">
            <w:r w:rsidR="00907192" w:rsidRPr="00907192">
              <w:rPr>
                <w:rStyle w:val="aa"/>
                <w:rFonts w:ascii="Times New Roman" w:hAnsi="Times New Roman" w:cs="Times New Roman"/>
                <w:noProof/>
                <w:sz w:val="28"/>
                <w:szCs w:val="28"/>
              </w:rPr>
              <w:t>Список литературы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90</w:t>
            </w:r>
            <w:r w:rsidR="00907192" w:rsidRPr="00907192">
              <w:rPr>
                <w:rFonts w:ascii="Times New Roman" w:hAnsi="Times New Roman" w:cs="Times New Roman"/>
                <w:noProof/>
                <w:webHidden/>
                <w:sz w:val="28"/>
                <w:szCs w:val="28"/>
              </w:rPr>
              <w:fldChar w:fldCharType="end"/>
            </w:r>
          </w:hyperlink>
        </w:p>
        <w:p w14:paraId="043102D7" w14:textId="544E8920" w:rsidR="000B5799" w:rsidRPr="00907192" w:rsidRDefault="000B5799" w:rsidP="00907192">
          <w:pPr>
            <w:spacing w:after="0" w:line="360" w:lineRule="auto"/>
            <w:contextualSpacing/>
            <w:jc w:val="both"/>
            <w:rPr>
              <w:rFonts w:ascii="Times New Roman" w:hAnsi="Times New Roman" w:cs="Times New Roman"/>
              <w:sz w:val="28"/>
              <w:szCs w:val="28"/>
            </w:rPr>
          </w:pPr>
          <w:r w:rsidRPr="00907192">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16947BCE" w:rsidR="00AF035E" w:rsidRDefault="00AF035E" w:rsidP="00907192">
      <w:pPr>
        <w:spacing w:after="0" w:line="360" w:lineRule="auto"/>
        <w:contextualSpacing/>
        <w:jc w:val="both"/>
        <w:rPr>
          <w:rFonts w:ascii="Times New Roman" w:hAnsi="Times New Roman" w:cs="Times New Roman"/>
          <w:sz w:val="28"/>
          <w:lang w:val="en-US"/>
        </w:rPr>
      </w:pPr>
    </w:p>
    <w:p w14:paraId="3F5C1748" w14:textId="77777777" w:rsidR="00115DC3" w:rsidRPr="00147562" w:rsidRDefault="00115DC3" w:rsidP="00536818">
      <w:pPr>
        <w:pStyle w:val="1"/>
      </w:pPr>
      <w:bookmarkStart w:id="17" w:name="_Toc62602996"/>
      <w:r w:rsidRPr="00115DC3">
        <w:lastRenderedPageBreak/>
        <w:t>Введение</w:t>
      </w:r>
      <w:bookmarkEnd w:id="17"/>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commentRangeStart w:id="18"/>
      <w:commentRangeStart w:id="19"/>
      <w:r w:rsidRPr="00115DC3">
        <w:rPr>
          <w:rFonts w:ascii="Times New Roman" w:hAnsi="Times New Roman" w:cs="Times New Roman"/>
          <w:sz w:val="28"/>
        </w:rPr>
        <w:t>Задачи</w:t>
      </w:r>
      <w:commentRangeEnd w:id="18"/>
      <w:r>
        <w:rPr>
          <w:rStyle w:val="ab"/>
        </w:rPr>
        <w:commentReference w:id="18"/>
      </w:r>
      <w:commentRangeEnd w:id="19"/>
      <w:r w:rsidR="00D47834">
        <w:rPr>
          <w:rStyle w:val="ab"/>
        </w:rPr>
        <w:commentReference w:id="19"/>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25914F00"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77777777"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1"/>
      </w:pPr>
      <w:bookmarkStart w:id="20" w:name="_Toc62602997"/>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20"/>
    </w:p>
    <w:p w14:paraId="1045718E" w14:textId="5062F867"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31A5D">
        <w:rPr>
          <w:rFonts w:ascii="Times New Roman" w:hAnsi="Times New Roman" w:cs="Times New Roman"/>
          <w:sz w:val="28"/>
        </w:rPr>
        <w:t xml:space="preserve"> программно-аппаратные комплексы, обеспечивающие выполнение функций</w:t>
      </w:r>
      <w:r w:rsidR="00FC4C9F">
        <w:rPr>
          <w:rFonts w:ascii="Times New Roman" w:hAnsi="Times New Roman" w:cs="Times New Roman"/>
          <w:sz w:val="28"/>
        </w:rPr>
        <w:t xml:space="preserve"> </w:t>
      </w:r>
      <w:commentRangeStart w:id="21"/>
      <w:commentRangeStart w:id="22"/>
      <w:commentRangeStart w:id="23"/>
      <w:r w:rsidR="00F31A5D" w:rsidRPr="00FC4C9F">
        <w:rPr>
          <w:rFonts w:ascii="Times New Roman" w:hAnsi="Times New Roman" w:cs="Times New Roman"/>
          <w:sz w:val="28"/>
        </w:rPr>
        <w:t xml:space="preserve">АЛАР </w:t>
      </w:r>
      <w:commentRangeEnd w:id="21"/>
      <w:r w:rsidR="00F31A5D">
        <w:rPr>
          <w:rStyle w:val="ab"/>
        </w:rPr>
        <w:commentReference w:id="21"/>
      </w:r>
      <w:commentRangeEnd w:id="22"/>
      <w:r w:rsidR="00F31A5D">
        <w:rPr>
          <w:rStyle w:val="ab"/>
        </w:rPr>
        <w:commentReference w:id="22"/>
      </w:r>
      <w:commentRangeEnd w:id="23"/>
      <w:r w:rsidR="006223BF">
        <w:rPr>
          <w:rStyle w:val="ab"/>
        </w:rPr>
        <w:commentReference w:id="23"/>
      </w:r>
      <w:r w:rsidR="00F31A5D">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00FC4C9F" w:rsidRPr="00FC4C9F">
        <w:rPr>
          <w:rFonts w:ascii="Times New Roman" w:hAnsi="Times New Roman" w:cs="Times New Roman"/>
          <w:sz w:val="28"/>
        </w:rPr>
        <w:t xml:space="preserve"> с</w:t>
      </w:r>
      <w:r w:rsidR="00F31A5D">
        <w:rPr>
          <w:rFonts w:ascii="Times New Roman" w:hAnsi="Times New Roman" w:cs="Times New Roman"/>
          <w:sz w:val="28"/>
        </w:rPr>
        <w:t xml:space="preserve"> высокими </w:t>
      </w:r>
      <w:r w:rsidR="00FC4C9F" w:rsidRPr="00FC4C9F">
        <w:rPr>
          <w:rFonts w:ascii="Times New Roman" w:hAnsi="Times New Roman" w:cs="Times New Roman"/>
          <w:sz w:val="28"/>
        </w:rPr>
        <w:t>быстродействием, селективностью и чувствительностью.</w:t>
      </w:r>
      <w:r w:rsidR="00F31A5D">
        <w:rPr>
          <w:rFonts w:ascii="Times New Roman" w:hAnsi="Times New Roman" w:cs="Times New Roman"/>
          <w:sz w:val="28"/>
        </w:rPr>
        <w:t xml:space="preserve"> При настройке таких устройств используются программные комплексы </w:t>
      </w:r>
      <w:r w:rsidR="00F31A5D">
        <w:rPr>
          <w:rFonts w:ascii="Times New Roman" w:hAnsi="Times New Roman" w:cs="Times New Roman"/>
          <w:sz w:val="28"/>
          <w:lang w:val="en-US"/>
        </w:rPr>
        <w:t>RastrWin</w:t>
      </w:r>
      <w:r w:rsidR="00F31A5D" w:rsidRPr="00F31A5D">
        <w:rPr>
          <w:rFonts w:ascii="Times New Roman" w:hAnsi="Times New Roman" w:cs="Times New Roman"/>
          <w:sz w:val="28"/>
        </w:rPr>
        <w:t xml:space="preserve">3 </w:t>
      </w:r>
      <w:r w:rsidR="00F31A5D">
        <w:rPr>
          <w:rFonts w:ascii="Times New Roman" w:hAnsi="Times New Roman" w:cs="Times New Roman"/>
          <w:sz w:val="28"/>
        </w:rPr>
        <w:t xml:space="preserve">и </w:t>
      </w:r>
      <w:r w:rsidR="00F31A5D">
        <w:rPr>
          <w:rFonts w:ascii="Times New Roman" w:hAnsi="Times New Roman" w:cs="Times New Roman"/>
          <w:sz w:val="28"/>
          <w:lang w:val="en-US"/>
        </w:rPr>
        <w:t>EUROSTAG</w:t>
      </w:r>
      <w:r w:rsidR="00F31A5D" w:rsidRPr="00F31A5D">
        <w:rPr>
          <w:rFonts w:ascii="Times New Roman" w:hAnsi="Times New Roman" w:cs="Times New Roman"/>
          <w:sz w:val="28"/>
        </w:rPr>
        <w:t>.</w:t>
      </w:r>
      <w:r w:rsidR="00F31A5D">
        <w:rPr>
          <w:rFonts w:ascii="Times New Roman" w:hAnsi="Times New Roman" w:cs="Times New Roman"/>
          <w:sz w:val="28"/>
        </w:rPr>
        <w:t xml:space="preserve"> При этом </w:t>
      </w:r>
      <w:r w:rsidR="00F31A5D" w:rsidRPr="00F31A5D">
        <w:rPr>
          <w:rFonts w:ascii="Times New Roman" w:hAnsi="Times New Roman" w:cs="Times New Roman"/>
          <w:sz w:val="28"/>
        </w:rPr>
        <w:t>процесс настройки представляет собой многократный расчет переходных процессов</w:t>
      </w:r>
      <w:r w:rsidR="00FC4C9F" w:rsidRPr="00FC4C9F">
        <w:rPr>
          <w:rFonts w:ascii="Times New Roman" w:hAnsi="Times New Roman" w:cs="Times New Roman"/>
          <w:sz w:val="28"/>
        </w:rPr>
        <w:t xml:space="preserve">, </w:t>
      </w:r>
      <w:r w:rsidR="00F31A5D">
        <w:rPr>
          <w:rFonts w:ascii="Times New Roman" w:hAnsi="Times New Roman" w:cs="Times New Roman"/>
          <w:sz w:val="28"/>
        </w:rPr>
        <w:t>что требует больших трудозатрат. Слабая автоматизация данного процесса</w:t>
      </w:r>
      <w:r w:rsidR="00FC4C9F"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060F82FC" w14:textId="77777777" w:rsidR="006223BF" w:rsidRPr="009D0F98" w:rsidRDefault="006223BF" w:rsidP="006223BF">
      <w:pPr>
        <w:pStyle w:val="a4"/>
        <w:numPr>
          <w:ilvl w:val="0"/>
          <w:numId w:val="2"/>
        </w:numPr>
        <w:spacing w:after="0" w:line="360" w:lineRule="auto"/>
        <w:jc w:val="both"/>
        <w:rPr>
          <w:rFonts w:ascii="Times New Roman" w:hAnsi="Times New Roman" w:cs="Times New Roman"/>
          <w:sz w:val="28"/>
        </w:rPr>
      </w:pPr>
      <w:commentRangeStart w:id="24"/>
      <w:commentRangeStart w:id="25"/>
      <w:r w:rsidRPr="009D0F98">
        <w:rPr>
          <w:rFonts w:ascii="Times New Roman" w:hAnsi="Times New Roman" w:cs="Times New Roman"/>
          <w:sz w:val="28"/>
        </w:rPr>
        <w:t>прогнозирующий выявительный орган</w:t>
      </w:r>
      <w:r>
        <w:rPr>
          <w:rFonts w:ascii="Times New Roman" w:hAnsi="Times New Roman" w:cs="Times New Roman"/>
          <w:sz w:val="28"/>
        </w:rPr>
        <w:t>,</w:t>
      </w:r>
    </w:p>
    <w:p w14:paraId="5A267BCC" w14:textId="1C20AA95" w:rsidR="009D0F98" w:rsidRPr="009D0F98" w:rsidRDefault="006223BF" w:rsidP="006223BF">
      <w:pPr>
        <w:pStyle w:val="a4"/>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commentRangeEnd w:id="24"/>
      <w:r>
        <w:rPr>
          <w:rStyle w:val="ab"/>
        </w:rPr>
        <w:commentReference w:id="24"/>
      </w:r>
      <w:commentRangeEnd w:id="25"/>
      <w:r>
        <w:rPr>
          <w:rStyle w:val="ab"/>
        </w:rPr>
        <w:commentReference w:id="25"/>
      </w:r>
    </w:p>
    <w:p w14:paraId="536F2575" w14:textId="77777777" w:rsidR="005F7973" w:rsidRDefault="006223BF" w:rsidP="00115DC3">
      <w:pPr>
        <w:spacing w:after="0" w:line="360" w:lineRule="auto"/>
        <w:ind w:firstLine="709"/>
        <w:contextualSpacing/>
        <w:jc w:val="both"/>
        <w:rPr>
          <w:ins w:id="26" w:author="Пользователь Windows" w:date="2021-01-27T15:46:00Z"/>
          <w:rFonts w:ascii="Times New Roman" w:hAnsi="Times New Roman" w:cs="Times New Roman"/>
          <w:sz w:val="28"/>
        </w:rPr>
      </w:pPr>
      <w:commentRangeStart w:id="27"/>
      <w:commentRangeStart w:id="28"/>
      <w:commentRangeStart w:id="29"/>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ins w:id="30" w:author="Пользователь Windows" w:date="2021-01-27T15:46:00Z">
        <w:r w:rsidR="005F7973">
          <w:rPr>
            <w:rFonts w:ascii="Times New Roman" w:hAnsi="Times New Roman" w:cs="Times New Roman"/>
            <w:sz w:val="28"/>
          </w:rPr>
          <w:t>:</w:t>
        </w:r>
      </w:ins>
    </w:p>
    <w:p w14:paraId="690269C0" w14:textId="77777777" w:rsidR="005F7973" w:rsidRDefault="006223BF">
      <w:pPr>
        <w:pStyle w:val="a4"/>
        <w:numPr>
          <w:ilvl w:val="0"/>
          <w:numId w:val="42"/>
        </w:numPr>
        <w:spacing w:after="0" w:line="360" w:lineRule="auto"/>
        <w:jc w:val="both"/>
        <w:rPr>
          <w:ins w:id="31" w:author="Пользователь Windows" w:date="2021-01-27T15:47:00Z"/>
          <w:rFonts w:ascii="Times New Roman" w:hAnsi="Times New Roman" w:cs="Times New Roman"/>
          <w:sz w:val="28"/>
        </w:rPr>
        <w:pPrChange w:id="32" w:author="Пользователь Windows" w:date="2021-01-27T15:46:00Z">
          <w:pPr>
            <w:spacing w:after="0" w:line="360" w:lineRule="auto"/>
            <w:ind w:firstLine="709"/>
            <w:contextualSpacing/>
            <w:jc w:val="both"/>
          </w:pPr>
        </w:pPrChange>
      </w:pPr>
      <w:del w:id="33" w:author="Пользователь Windows" w:date="2021-01-27T15:46:00Z">
        <w:r w:rsidRPr="005F7973" w:rsidDel="005F7973">
          <w:rPr>
            <w:rFonts w:ascii="Times New Roman" w:hAnsi="Times New Roman" w:cs="Times New Roman"/>
            <w:sz w:val="28"/>
            <w:rPrChange w:id="34" w:author="Пользователь Windows" w:date="2021-01-27T15:46:00Z">
              <w:rPr/>
            </w:rPrChange>
          </w:rPr>
          <w:delText xml:space="preserve"> </w:delText>
        </w:r>
      </w:del>
      <w:r w:rsidRPr="005F7973">
        <w:rPr>
          <w:rFonts w:ascii="Times New Roman" w:hAnsi="Times New Roman" w:cs="Times New Roman"/>
          <w:sz w:val="28"/>
          <w:rPrChange w:id="35" w:author="Пользователь Windows" w:date="2021-01-27T15:46:00Z">
            <w:rPr/>
          </w:rPrChange>
        </w:rPr>
        <w:t>повысить эффективность выбора управляющих воздействий</w:t>
      </w:r>
      <w:ins w:id="36" w:author="Пользователь Windows" w:date="2021-01-27T15:44:00Z">
        <w:r w:rsidR="005F7973" w:rsidRPr="005F7973">
          <w:rPr>
            <w:rFonts w:ascii="Times New Roman" w:hAnsi="Times New Roman" w:cs="Times New Roman"/>
            <w:sz w:val="28"/>
            <w:rPrChange w:id="37" w:author="Пользователь Windows" w:date="2021-01-27T15:46:00Z">
              <w:rPr/>
            </w:rPrChange>
          </w:rPr>
          <w:t xml:space="preserve"> </w:t>
        </w:r>
      </w:ins>
      <w:ins w:id="38" w:author="Пользователь Windows" w:date="2021-01-27T15:45:00Z">
        <w:r w:rsidR="005F7973" w:rsidRPr="005F7973">
          <w:rPr>
            <w:rFonts w:ascii="Times New Roman" w:hAnsi="Times New Roman" w:cs="Times New Roman"/>
            <w:sz w:val="28"/>
            <w:rPrChange w:id="39" w:author="Пользователь Windows" w:date="2021-01-27T15:46:00Z">
              <w:rPr/>
            </w:rPrChange>
          </w:rPr>
          <w:t>за счет</w:t>
        </w:r>
      </w:ins>
      <w:ins w:id="40" w:author="Пользователь Windows" w:date="2021-01-27T15:47:00Z">
        <w:r w:rsidR="005F7973">
          <w:rPr>
            <w:rFonts w:ascii="Times New Roman" w:hAnsi="Times New Roman" w:cs="Times New Roman"/>
            <w:sz w:val="28"/>
          </w:rPr>
          <w:t>:</w:t>
        </w:r>
      </w:ins>
    </w:p>
    <w:p w14:paraId="21018904" w14:textId="16B65B63" w:rsidR="005F7973" w:rsidRDefault="005F7973">
      <w:pPr>
        <w:pStyle w:val="a4"/>
        <w:numPr>
          <w:ilvl w:val="1"/>
          <w:numId w:val="42"/>
        </w:numPr>
        <w:spacing w:after="0" w:line="360" w:lineRule="auto"/>
        <w:jc w:val="both"/>
        <w:rPr>
          <w:ins w:id="41" w:author="Пользователь Windows" w:date="2021-01-27T15:47:00Z"/>
          <w:rFonts w:ascii="Times New Roman" w:hAnsi="Times New Roman" w:cs="Times New Roman"/>
          <w:sz w:val="28"/>
        </w:rPr>
        <w:pPrChange w:id="42" w:author="Пользователь Windows" w:date="2021-01-27T15:47:00Z">
          <w:pPr>
            <w:spacing w:after="0" w:line="360" w:lineRule="auto"/>
            <w:ind w:firstLine="709"/>
            <w:contextualSpacing/>
            <w:jc w:val="both"/>
          </w:pPr>
        </w:pPrChange>
      </w:pPr>
      <w:ins w:id="43" w:author="Пользователь Windows" w:date="2021-01-27T15:45:00Z">
        <w:r w:rsidRPr="005F7973">
          <w:rPr>
            <w:rFonts w:ascii="Times New Roman" w:hAnsi="Times New Roman" w:cs="Times New Roman"/>
            <w:sz w:val="28"/>
            <w:rPrChange w:id="44" w:author="Пользователь Windows" w:date="2021-01-27T15:46:00Z">
              <w:rPr/>
            </w:rPrChange>
          </w:rPr>
          <w:t xml:space="preserve">применения алгоритмов </w:t>
        </w:r>
      </w:ins>
      <w:ins w:id="45" w:author="Пользователь Windows" w:date="2021-01-27T15:48:00Z">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
          <w:t xml:space="preserve"> </w:t>
        </w:r>
      </w:ins>
      <w:ins w:id="46" w:author="Пользователь Windows" w:date="2021-01-27T15:45:00Z">
        <w:r w:rsidRPr="005F7973">
          <w:rPr>
            <w:rFonts w:ascii="Times New Roman" w:hAnsi="Times New Roman" w:cs="Times New Roman"/>
            <w:sz w:val="28"/>
            <w:rPrChange w:id="47" w:author="Пользователь Windows" w:date="2021-01-27T15:46:00Z">
              <w:rPr/>
            </w:rPrChange>
          </w:rPr>
          <w:t>определения сечений деления системы и обучения классификатора</w:t>
        </w:r>
      </w:ins>
      <w:ins w:id="48" w:author="Пользователь Windows" w:date="2021-01-27T15:49:00Z">
        <w:r w:rsidR="00B030F8">
          <w:rPr>
            <w:rFonts w:ascii="Times New Roman" w:hAnsi="Times New Roman" w:cs="Times New Roman"/>
            <w:sz w:val="28"/>
          </w:rPr>
          <w:t>;</w:t>
        </w:r>
      </w:ins>
    </w:p>
    <w:p w14:paraId="5CD2B9F8" w14:textId="68FEB8DA" w:rsidR="005F7973" w:rsidRDefault="005F7973">
      <w:pPr>
        <w:pStyle w:val="a4"/>
        <w:numPr>
          <w:ilvl w:val="1"/>
          <w:numId w:val="42"/>
        </w:numPr>
        <w:spacing w:after="0" w:line="360" w:lineRule="auto"/>
        <w:jc w:val="both"/>
        <w:rPr>
          <w:ins w:id="49" w:author="Пользователь Windows" w:date="2021-01-27T15:45:00Z"/>
          <w:rFonts w:ascii="Times New Roman" w:hAnsi="Times New Roman" w:cs="Times New Roman"/>
          <w:sz w:val="28"/>
        </w:rPr>
        <w:pPrChange w:id="50" w:author="Пользователь Windows" w:date="2021-01-27T15:47:00Z">
          <w:pPr>
            <w:spacing w:after="0" w:line="360" w:lineRule="auto"/>
            <w:ind w:firstLine="709"/>
            <w:contextualSpacing/>
            <w:jc w:val="both"/>
          </w:pPr>
        </w:pPrChange>
      </w:pPr>
      <w:ins w:id="51" w:author="Пользователь Windows" w:date="2021-01-27T15:47:00Z">
        <w:r>
          <w:rPr>
            <w:rFonts w:ascii="Times New Roman" w:hAnsi="Times New Roman" w:cs="Times New Roman"/>
            <w:sz w:val="28"/>
          </w:rPr>
          <w:t xml:space="preserve">применения алгоритма </w:t>
        </w:r>
      </w:ins>
      <w:ins w:id="52" w:author="Пользователь Windows" w:date="2021-01-27T15:48:00Z">
        <w:r>
          <w:rPr>
            <w:rFonts w:ascii="Times New Roman" w:hAnsi="Times New Roman" w:cs="Times New Roman"/>
            <w:sz w:val="28"/>
            <w:lang w:val="en-US"/>
          </w:rPr>
          <w:t>I</w:t>
        </w:r>
        <w:r w:rsidRPr="005F7973">
          <w:rPr>
            <w:rFonts w:ascii="Times New Roman" w:hAnsi="Times New Roman" w:cs="Times New Roman"/>
            <w:sz w:val="28"/>
            <w:rPrChange w:id="53" w:author="Пользователь Windows" w:date="2021-01-27T15:48:00Z">
              <w:rPr>
                <w:rFonts w:ascii="Times New Roman" w:hAnsi="Times New Roman" w:cs="Times New Roman"/>
                <w:sz w:val="28"/>
                <w:lang w:val="en-US"/>
              </w:rPr>
            </w:rPrChange>
          </w:rPr>
          <w:t>-</w:t>
        </w:r>
        <w:r>
          <w:rPr>
            <w:rFonts w:ascii="Times New Roman" w:hAnsi="Times New Roman" w:cs="Times New Roman"/>
            <w:sz w:val="28"/>
          </w:rPr>
          <w:t xml:space="preserve">ДО </w:t>
        </w:r>
      </w:ins>
      <w:ins w:id="54" w:author="Пользователь Windows" w:date="2021-01-27T15:47:00Z">
        <w:r>
          <w:rPr>
            <w:rFonts w:ascii="Times New Roman" w:hAnsi="Times New Roman" w:cs="Times New Roman"/>
            <w:sz w:val="28"/>
          </w:rPr>
          <w:t>выбора</w:t>
        </w:r>
      </w:ins>
      <w:ins w:id="55" w:author="Пользователь Windows" w:date="2021-01-27T15:48:00Z">
        <w:r w:rsidR="00B030F8">
          <w:rPr>
            <w:rFonts w:ascii="Times New Roman" w:hAnsi="Times New Roman" w:cs="Times New Roman"/>
            <w:sz w:val="28"/>
          </w:rPr>
          <w:t xml:space="preserve"> сечений ДС и обученного классификатора, соответствующих текущему режиму работы ЭЭС</w:t>
        </w:r>
      </w:ins>
      <w:ins w:id="56" w:author="Пользователь Windows" w:date="2021-01-27T15:49:00Z">
        <w:r w:rsidR="00B030F8">
          <w:rPr>
            <w:rFonts w:ascii="Times New Roman" w:hAnsi="Times New Roman" w:cs="Times New Roman"/>
            <w:sz w:val="28"/>
          </w:rPr>
          <w:t>;</w:t>
        </w:r>
      </w:ins>
    </w:p>
    <w:p w14:paraId="116827C4" w14:textId="7AEB089C" w:rsidR="00FC4C9F" w:rsidRPr="005F7973" w:rsidRDefault="006223BF">
      <w:pPr>
        <w:pStyle w:val="a4"/>
        <w:numPr>
          <w:ilvl w:val="0"/>
          <w:numId w:val="42"/>
        </w:numPr>
        <w:spacing w:after="0" w:line="360" w:lineRule="auto"/>
        <w:jc w:val="both"/>
        <w:rPr>
          <w:rFonts w:ascii="Times New Roman" w:hAnsi="Times New Roman" w:cs="Times New Roman"/>
          <w:sz w:val="28"/>
          <w:rPrChange w:id="57" w:author="Пользователь Windows" w:date="2021-01-27T15:46:00Z">
            <w:rPr/>
          </w:rPrChange>
        </w:rPr>
        <w:pPrChange w:id="58" w:author="Пользователь Windows" w:date="2021-01-27T15:48:00Z">
          <w:pPr>
            <w:spacing w:after="0" w:line="360" w:lineRule="auto"/>
            <w:ind w:firstLine="709"/>
            <w:contextualSpacing/>
            <w:jc w:val="both"/>
          </w:pPr>
        </w:pPrChange>
      </w:pPr>
      <w:del w:id="59" w:author="Пользователь Windows" w:date="2021-01-27T15:48:00Z">
        <w:r w:rsidRPr="005F7973" w:rsidDel="00B030F8">
          <w:rPr>
            <w:rFonts w:ascii="Times New Roman" w:hAnsi="Times New Roman" w:cs="Times New Roman"/>
            <w:sz w:val="28"/>
            <w:rPrChange w:id="60" w:author="Пользователь Windows" w:date="2021-01-27T15:46:00Z">
              <w:rPr/>
            </w:rPrChange>
          </w:rPr>
          <w:delText xml:space="preserve"> и в некоторых </w:delText>
        </w:r>
      </w:del>
      <w:del w:id="61" w:author="Пользователь Windows" w:date="2021-01-27T15:49:00Z">
        <w:r w:rsidRPr="005F7973" w:rsidDel="00B030F8">
          <w:rPr>
            <w:rFonts w:ascii="Times New Roman" w:hAnsi="Times New Roman" w:cs="Times New Roman"/>
            <w:sz w:val="28"/>
            <w:rPrChange w:id="62" w:author="Пользователь Windows" w:date="2021-01-27T15:46:00Z">
              <w:rPr/>
            </w:rPrChange>
          </w:rPr>
          <w:delText xml:space="preserve">случаях </w:delText>
        </w:r>
      </w:del>
      <w:r w:rsidRPr="005F7973">
        <w:rPr>
          <w:rFonts w:ascii="Times New Roman" w:hAnsi="Times New Roman" w:cs="Times New Roman"/>
          <w:sz w:val="28"/>
          <w:rPrChange w:id="63" w:author="Пользователь Windows" w:date="2021-01-27T15:46:00Z">
            <w:rPr/>
          </w:rPrChange>
        </w:rPr>
        <w:t xml:space="preserve">улучшить быстродействие </w:t>
      </w:r>
      <w:del w:id="64" w:author="Пользователь Windows" w:date="2021-01-27T15:49:00Z">
        <w:r w:rsidRPr="005F7973" w:rsidDel="00B030F8">
          <w:rPr>
            <w:rFonts w:ascii="Times New Roman" w:hAnsi="Times New Roman" w:cs="Times New Roman"/>
            <w:sz w:val="28"/>
            <w:rPrChange w:id="65" w:author="Пользователь Windows" w:date="2021-01-27T15:46:00Z">
              <w:rPr/>
            </w:rPrChange>
          </w:rPr>
          <w:delText xml:space="preserve">данной </w:delText>
        </w:r>
      </w:del>
      <w:r w:rsidRPr="005F7973">
        <w:rPr>
          <w:rFonts w:ascii="Times New Roman" w:hAnsi="Times New Roman" w:cs="Times New Roman"/>
          <w:sz w:val="28"/>
          <w:rPrChange w:id="66" w:author="Пользователь Windows" w:date="2021-01-27T15:46:00Z">
            <w:rPr/>
          </w:rPrChange>
        </w:rPr>
        <w:t>автоматики</w:t>
      </w:r>
      <w:commentRangeEnd w:id="27"/>
      <w:r>
        <w:rPr>
          <w:rStyle w:val="ab"/>
        </w:rPr>
        <w:commentReference w:id="27"/>
      </w:r>
      <w:commentRangeEnd w:id="28"/>
      <w:r>
        <w:rPr>
          <w:rStyle w:val="ab"/>
        </w:rPr>
        <w:commentReference w:id="28"/>
      </w:r>
      <w:commentRangeEnd w:id="29"/>
      <w:r w:rsidR="00B030F8">
        <w:rPr>
          <w:rStyle w:val="ab"/>
        </w:rPr>
        <w:commentReference w:id="29"/>
      </w:r>
      <w:r w:rsidRPr="005F7973">
        <w:rPr>
          <w:rFonts w:ascii="Times New Roman" w:hAnsi="Times New Roman" w:cs="Times New Roman"/>
          <w:sz w:val="28"/>
          <w:rPrChange w:id="67" w:author="Пользователь Windows" w:date="2021-01-27T15:46:00Z">
            <w:rPr/>
          </w:rPrChange>
        </w:rPr>
        <w:t xml:space="preserve"> за счет применения </w:t>
      </w:r>
      <w:del w:id="68" w:author="Пользователь Windows" w:date="2021-01-27T15:49:00Z">
        <w:r w:rsidRPr="005F7973" w:rsidDel="00B030F8">
          <w:rPr>
            <w:rFonts w:ascii="Times New Roman" w:hAnsi="Times New Roman" w:cs="Times New Roman"/>
            <w:sz w:val="28"/>
            <w:rPrChange w:id="69" w:author="Пользователь Windows" w:date="2021-01-27T15:46:00Z">
              <w:rPr/>
            </w:rPrChange>
          </w:rPr>
          <w:delText xml:space="preserve">оригинального </w:delText>
        </w:r>
      </w:del>
      <w:r w:rsidRPr="005F7973">
        <w:rPr>
          <w:rFonts w:ascii="Times New Roman" w:hAnsi="Times New Roman" w:cs="Times New Roman"/>
          <w:sz w:val="28"/>
          <w:rPrChange w:id="70" w:author="Пользователь Windows" w:date="2021-01-27T15:46:00Z">
            <w:rPr/>
          </w:rPrChange>
        </w:rPr>
        <w:t>алгоритма</w:t>
      </w:r>
      <w:ins w:id="71" w:author="Пользователь Windows" w:date="2021-01-27T15:49:00Z">
        <w:r w:rsidR="00B030F8">
          <w:rPr>
            <w:rFonts w:ascii="Times New Roman" w:hAnsi="Times New Roman" w:cs="Times New Roman"/>
            <w:sz w:val="28"/>
          </w:rPr>
          <w:t xml:space="preserve"> идентификации возникновения АР</w:t>
        </w:r>
      </w:ins>
      <w:r w:rsidRPr="005F7973">
        <w:rPr>
          <w:rFonts w:ascii="Times New Roman" w:hAnsi="Times New Roman" w:cs="Times New Roman"/>
          <w:sz w:val="28"/>
          <w:rPrChange w:id="72" w:author="Пользователь Windows" w:date="2021-01-27T15:46:00Z">
            <w:rPr/>
          </w:rPrChange>
        </w:rPr>
        <w:t xml:space="preserve"> с использованием предиктивных технологий</w:t>
      </w:r>
      <w:r w:rsidR="00585030" w:rsidRPr="005F7973">
        <w:rPr>
          <w:rFonts w:ascii="Times New Roman" w:hAnsi="Times New Roman" w:cs="Times New Roman"/>
          <w:sz w:val="28"/>
          <w:rPrChange w:id="73" w:author="Пользователь Windows" w:date="2021-01-27T15:46:00Z">
            <w:rPr/>
          </w:rPrChange>
        </w:rPr>
        <w:t>.</w:t>
      </w:r>
    </w:p>
    <w:p w14:paraId="63CA37D5" w14:textId="0819AE72" w:rsidR="00585030" w:rsidDel="00B030F8" w:rsidRDefault="00C34E4B" w:rsidP="00C34E4B">
      <w:pPr>
        <w:spacing w:after="0" w:line="360" w:lineRule="auto"/>
        <w:ind w:firstLine="709"/>
        <w:contextualSpacing/>
        <w:jc w:val="both"/>
        <w:rPr>
          <w:del w:id="74" w:author="Пользователь Windows" w:date="2021-01-27T15:50:00Z"/>
          <w:rFonts w:ascii="Times New Roman" w:hAnsi="Times New Roman" w:cs="Times New Roman"/>
          <w:sz w:val="28"/>
        </w:rPr>
      </w:pPr>
      <w:del w:id="75" w:author="Пользователь Windows" w:date="2021-01-27T15:50:00Z">
        <w:r w:rsidRPr="00C34E4B" w:rsidDel="00B030F8">
          <w:rPr>
            <w:rFonts w:ascii="Times New Roman" w:hAnsi="Times New Roman" w:cs="Times New Roman"/>
            <w:sz w:val="28"/>
          </w:rPr>
          <w:delText>В настоящее время в энергосистемах примеры реализации централизованной автоматики ликвидации асинхронного режима</w:delText>
        </w:r>
        <w:r w:rsidR="00352500" w:rsidRPr="00352500" w:rsidDel="00B030F8">
          <w:rPr>
            <w:rFonts w:ascii="Times New Roman" w:hAnsi="Times New Roman" w:cs="Times New Roman"/>
            <w:sz w:val="28"/>
          </w:rPr>
          <w:delText xml:space="preserve"> </w:delText>
        </w:r>
        <w:r w:rsidR="00352500" w:rsidRPr="00C34E4B" w:rsidDel="00B030F8">
          <w:rPr>
            <w:rFonts w:ascii="Times New Roman" w:hAnsi="Times New Roman" w:cs="Times New Roman"/>
            <w:sz w:val="28"/>
          </w:rPr>
          <w:delText>отсутствуют</w:delText>
        </w:r>
        <w:r w:rsidR="00877B1B" w:rsidDel="00B030F8">
          <w:rPr>
            <w:rFonts w:ascii="Times New Roman" w:hAnsi="Times New Roman" w:cs="Times New Roman"/>
            <w:sz w:val="28"/>
          </w:rPr>
          <w:delText>.</w:delText>
        </w:r>
      </w:del>
    </w:p>
    <w:p w14:paraId="4E0C3EA2" w14:textId="77777777" w:rsidR="00B030F8" w:rsidRDefault="00146B3B" w:rsidP="00C34E4B">
      <w:pPr>
        <w:spacing w:after="0" w:line="360" w:lineRule="auto"/>
        <w:ind w:firstLine="709"/>
        <w:contextualSpacing/>
        <w:jc w:val="both"/>
        <w:rPr>
          <w:ins w:id="76" w:author="Пользователь Windows" w:date="2021-01-27T15:51:00Z"/>
          <w:rFonts w:ascii="Times New Roman" w:hAnsi="Times New Roman" w:cs="Times New Roman"/>
          <w:sz w:val="28"/>
        </w:rPr>
      </w:pPr>
      <w:r w:rsidRPr="00146B3B">
        <w:rPr>
          <w:rFonts w:ascii="Times New Roman" w:hAnsi="Times New Roman" w:cs="Times New Roman"/>
          <w:sz w:val="28"/>
        </w:rPr>
        <w:t>В зарубежных энергосистемах активно веду</w:t>
      </w:r>
      <w:ins w:id="77" w:author="Пользователь Windows" w:date="2021-01-27T15:51:00Z">
        <w:r w:rsidR="00B030F8">
          <w:rPr>
            <w:rFonts w:ascii="Times New Roman" w:hAnsi="Times New Roman" w:cs="Times New Roman"/>
            <w:sz w:val="28"/>
          </w:rPr>
          <w:t>т</w:t>
        </w:r>
      </w:ins>
      <w:r w:rsidRPr="00146B3B">
        <w:rPr>
          <w:rFonts w:ascii="Times New Roman" w:hAnsi="Times New Roman" w:cs="Times New Roman"/>
          <w:sz w:val="28"/>
        </w:rPr>
        <w:t xml:space="preserve">ся работы по разработке и внедрению технологии </w:t>
      </w:r>
      <w:r w:rsidR="00877B1B">
        <w:rPr>
          <w:rFonts w:ascii="Times New Roman" w:hAnsi="Times New Roman" w:cs="Times New Roman"/>
          <w:sz w:val="28"/>
        </w:rPr>
        <w:t>WAMPAC</w:t>
      </w:r>
      <w:r w:rsidR="00877B1B" w:rsidRPr="00877B1B">
        <w:rPr>
          <w:rFonts w:ascii="Times New Roman" w:hAnsi="Times New Roman" w:cs="Times New Roman"/>
          <w:sz w:val="28"/>
        </w:rPr>
        <w:t xml:space="preserve"> </w:t>
      </w:r>
      <w:r w:rsidR="00877B1B">
        <w:rPr>
          <w:rFonts w:ascii="Times New Roman" w:hAnsi="Times New Roman" w:cs="Times New Roman"/>
          <w:sz w:val="28"/>
        </w:rPr>
        <w:t>(</w:t>
      </w:r>
      <w:r w:rsidR="00877B1B" w:rsidRPr="00877B1B">
        <w:rPr>
          <w:rFonts w:ascii="Times New Roman" w:hAnsi="Times New Roman" w:cs="Times New Roman"/>
          <w:sz w:val="28"/>
        </w:rPr>
        <w:t xml:space="preserve">wide-area monitoring, </w:t>
      </w:r>
      <w:r w:rsidR="00877B1B">
        <w:rPr>
          <w:rFonts w:ascii="Times New Roman" w:hAnsi="Times New Roman" w:cs="Times New Roman"/>
          <w:sz w:val="28"/>
        </w:rPr>
        <w:t>protectio</w:t>
      </w:r>
      <w:r w:rsidR="009408D3">
        <w:rPr>
          <w:rFonts w:ascii="Times New Roman" w:hAnsi="Times New Roman" w:cs="Times New Roman"/>
          <w:sz w:val="28"/>
        </w:rPr>
        <w:t>n</w:t>
      </w:r>
      <w:r w:rsidR="00877B1B">
        <w:rPr>
          <w:rFonts w:ascii="Times New Roman" w:hAnsi="Times New Roman" w:cs="Times New Roman"/>
          <w:sz w:val="28"/>
        </w:rPr>
        <w:t xml:space="preserve"> and control)</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 xml:space="preserve">информации об энергосистеме для </w:t>
      </w:r>
      <w:r w:rsidR="006222FB">
        <w:rPr>
          <w:rFonts w:ascii="Times New Roman" w:hAnsi="Times New Roman" w:cs="Times New Roman"/>
          <w:sz w:val="28"/>
        </w:rPr>
        <w:lastRenderedPageBreak/>
        <w:t>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387B53" w:rsidRPr="00CF7458">
            <w:rPr>
              <w:rFonts w:ascii="Times New Roman" w:hAnsi="Times New Roman" w:cs="Times New Roman"/>
              <w:noProof/>
              <w:sz w:val="28"/>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r w:rsidR="00CA6200">
        <w:rPr>
          <w:rFonts w:ascii="Times New Roman" w:hAnsi="Times New Roman" w:cs="Times New Roman"/>
          <w:sz w:val="28"/>
        </w:rPr>
        <w:t xml:space="preserve">Системы </w:t>
      </w:r>
      <w:r w:rsidR="00CA6200">
        <w:rPr>
          <w:rFonts w:ascii="Times New Roman" w:hAnsi="Times New Roman" w:cs="Times New Roman"/>
          <w:sz w:val="28"/>
          <w:lang w:val="en-US"/>
        </w:rPr>
        <w:t>WAM</w:t>
      </w:r>
      <w:r>
        <w:rPr>
          <w:rFonts w:ascii="Times New Roman" w:hAnsi="Times New Roman" w:cs="Times New Roman"/>
          <w:sz w:val="28"/>
          <w:lang w:val="en-US"/>
        </w:rPr>
        <w:t>S</w:t>
      </w:r>
      <w:r w:rsidR="00CA6200">
        <w:rPr>
          <w:rFonts w:ascii="Times New Roman" w:hAnsi="Times New Roman" w:cs="Times New Roman"/>
          <w:sz w:val="28"/>
        </w:rPr>
        <w:t>,</w:t>
      </w:r>
      <w:r w:rsidR="009408D3">
        <w:rPr>
          <w:rFonts w:ascii="Times New Roman" w:hAnsi="Times New Roman" w:cs="Times New Roman"/>
          <w:sz w:val="28"/>
        </w:rPr>
        <w:t xml:space="preserve"> </w:t>
      </w:r>
      <w:r w:rsidR="009408D3">
        <w:rPr>
          <w:rFonts w:ascii="Times New Roman" w:hAnsi="Times New Roman" w:cs="Times New Roman"/>
          <w:sz w:val="28"/>
          <w:lang w:val="en-US"/>
        </w:rPr>
        <w:t>WAP</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9408D3">
        <w:rPr>
          <w:rFonts w:ascii="Times New Roman" w:hAnsi="Times New Roman" w:cs="Times New Roman"/>
          <w:sz w:val="28"/>
        </w:rPr>
        <w:t xml:space="preserve">и </w:t>
      </w:r>
      <w:r w:rsidR="009408D3">
        <w:rPr>
          <w:rFonts w:ascii="Times New Roman" w:hAnsi="Times New Roman" w:cs="Times New Roman"/>
          <w:sz w:val="28"/>
          <w:lang w:val="en-US"/>
        </w:rPr>
        <w:t>WAC</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CA6200">
        <w:rPr>
          <w:rFonts w:ascii="Times New Roman" w:hAnsi="Times New Roman" w:cs="Times New Roman"/>
          <w:sz w:val="28"/>
        </w:rPr>
        <w:t xml:space="preserve">имеют </w:t>
      </w:r>
      <w:r w:rsidR="004033D6" w:rsidRPr="004033D6">
        <w:rPr>
          <w:rFonts w:ascii="Times New Roman" w:hAnsi="Times New Roman" w:cs="Times New Roman"/>
          <w:sz w:val="28"/>
        </w:rPr>
        <w:t>сходство</w:t>
      </w:r>
      <w:r w:rsidR="004033D6">
        <w:rPr>
          <w:rFonts w:ascii="Times New Roman" w:hAnsi="Times New Roman" w:cs="Times New Roman"/>
          <w:sz w:val="28"/>
        </w:rPr>
        <w:t>, которое</w:t>
      </w:r>
      <w:r w:rsidR="004033D6" w:rsidRPr="004033D6">
        <w:rPr>
          <w:rFonts w:ascii="Times New Roman" w:hAnsi="Times New Roman" w:cs="Times New Roman"/>
          <w:sz w:val="28"/>
        </w:rPr>
        <w:t xml:space="preserve"> благоприятствует</w:t>
      </w:r>
      <w:r w:rsidR="004033D6">
        <w:rPr>
          <w:rFonts w:ascii="Times New Roman" w:hAnsi="Times New Roman" w:cs="Times New Roman"/>
          <w:sz w:val="28"/>
        </w:rPr>
        <w:t xml:space="preserve"> </w:t>
      </w:r>
      <w:commentRangeStart w:id="78"/>
      <w:commentRangeStart w:id="79"/>
      <w:r>
        <w:rPr>
          <w:rFonts w:ascii="Times New Roman" w:hAnsi="Times New Roman" w:cs="Times New Roman"/>
          <w:sz w:val="28"/>
        </w:rPr>
        <w:t>их</w:t>
      </w:r>
      <w:r w:rsidRPr="004033D6">
        <w:rPr>
          <w:rFonts w:ascii="Times New Roman" w:hAnsi="Times New Roman" w:cs="Times New Roman"/>
          <w:sz w:val="28"/>
        </w:rPr>
        <w:t xml:space="preserve"> интегр</w:t>
      </w:r>
      <w:r>
        <w:rPr>
          <w:rFonts w:ascii="Times New Roman" w:hAnsi="Times New Roman" w:cs="Times New Roman"/>
          <w:sz w:val="28"/>
        </w:rPr>
        <w:t>ации</w:t>
      </w:r>
      <w:r w:rsidRPr="004033D6">
        <w:rPr>
          <w:rFonts w:ascii="Times New Roman" w:hAnsi="Times New Roman" w:cs="Times New Roman"/>
          <w:sz w:val="28"/>
        </w:rPr>
        <w:t xml:space="preserve"> </w:t>
      </w:r>
      <w:r>
        <w:rPr>
          <w:rFonts w:ascii="Times New Roman" w:hAnsi="Times New Roman" w:cs="Times New Roman"/>
          <w:sz w:val="28"/>
        </w:rPr>
        <w:t>в систему</w:t>
      </w:r>
      <w:r w:rsidRPr="004033D6">
        <w:rPr>
          <w:rFonts w:ascii="Times New Roman" w:hAnsi="Times New Roman" w:cs="Times New Roman"/>
          <w:sz w:val="28"/>
        </w:rPr>
        <w:t xml:space="preserve"> WAMPAC</w:t>
      </w:r>
      <w:commentRangeEnd w:id="78"/>
      <w:r>
        <w:rPr>
          <w:rStyle w:val="ab"/>
        </w:rPr>
        <w:commentReference w:id="78"/>
      </w:r>
      <w:commentRangeEnd w:id="79"/>
      <w:r>
        <w:rPr>
          <w:rStyle w:val="ab"/>
        </w:rPr>
        <w:commentReference w:id="79"/>
      </w:r>
      <w:r w:rsidR="004033D6">
        <w:rPr>
          <w:rFonts w:ascii="Times New Roman" w:hAnsi="Times New Roman" w:cs="Times New Roman"/>
          <w:sz w:val="28"/>
        </w:rPr>
        <w:t>.</w:t>
      </w:r>
    </w:p>
    <w:p w14:paraId="5FCCD7F8" w14:textId="16E2349D" w:rsidR="00877B1B" w:rsidRPr="0000341F" w:rsidRDefault="00750235" w:rsidP="00C34E4B">
      <w:pPr>
        <w:spacing w:after="0" w:line="360" w:lineRule="auto"/>
        <w:ind w:firstLine="709"/>
        <w:contextualSpacing/>
        <w:jc w:val="both"/>
        <w:rPr>
          <w:rFonts w:ascii="Times New Roman" w:hAnsi="Times New Roman" w:cs="Times New Roman"/>
          <w:sz w:val="28"/>
        </w:rPr>
      </w:pPr>
      <w:del w:id="80" w:author="Пользователь Windows" w:date="2021-01-27T15:51:00Z">
        <w:r w:rsidDel="00B030F8">
          <w:rPr>
            <w:rFonts w:ascii="Times New Roman" w:hAnsi="Times New Roman" w:cs="Times New Roman"/>
            <w:sz w:val="28"/>
          </w:rPr>
          <w:delText xml:space="preserve"> Схожесть </w:delText>
        </w:r>
        <w:r w:rsidR="0048739D" w:rsidDel="00B030F8">
          <w:rPr>
            <w:rFonts w:ascii="Times New Roman" w:hAnsi="Times New Roman" w:cs="Times New Roman"/>
            <w:sz w:val="28"/>
          </w:rPr>
          <w:delText>данных</w:delText>
        </w:r>
      </w:del>
      <w:ins w:id="81" w:author="Пользователь Windows" w:date="2021-01-27T15:51:00Z">
        <w:r w:rsidR="00B030F8">
          <w:rPr>
            <w:rFonts w:ascii="Times New Roman" w:hAnsi="Times New Roman" w:cs="Times New Roman"/>
            <w:sz w:val="28"/>
          </w:rPr>
          <w:t>Общим для</w:t>
        </w:r>
      </w:ins>
      <w:r>
        <w:rPr>
          <w:rFonts w:ascii="Times New Roman" w:hAnsi="Times New Roman" w:cs="Times New Roman"/>
          <w:sz w:val="28"/>
        </w:rPr>
        <w:t xml:space="preserve"> систем </w:t>
      </w:r>
      <w:ins w:id="82" w:author="Пользователь Windows" w:date="2021-01-27T15:51:00Z">
        <w:r w:rsidR="00B030F8">
          <w:rPr>
            <w:rFonts w:ascii="Times New Roman" w:hAnsi="Times New Roman" w:cs="Times New Roman"/>
            <w:sz w:val="28"/>
            <w:lang w:val="en-US"/>
          </w:rPr>
          <w:t>WAMPAC</w:t>
        </w:r>
        <w:r w:rsidR="00B030F8" w:rsidRPr="00B030F8">
          <w:rPr>
            <w:rFonts w:ascii="Times New Roman" w:hAnsi="Times New Roman" w:cs="Times New Roman"/>
            <w:sz w:val="28"/>
            <w:rPrChange w:id="83" w:author="Пользователь Windows" w:date="2021-01-27T15:51:00Z">
              <w:rPr>
                <w:rFonts w:ascii="Times New Roman" w:hAnsi="Times New Roman" w:cs="Times New Roman"/>
                <w:sz w:val="28"/>
                <w:lang w:val="en-US"/>
              </w:rPr>
            </w:rPrChange>
          </w:rPr>
          <w:t xml:space="preserve">, </w:t>
        </w:r>
      </w:ins>
      <w:ins w:id="84" w:author="Пользователь Windows" w:date="2021-01-27T15:52:00Z">
        <w:r w:rsidR="00B030F8">
          <w:rPr>
            <w:rFonts w:ascii="Times New Roman" w:hAnsi="Times New Roman" w:cs="Times New Roman"/>
            <w:sz w:val="28"/>
          </w:rPr>
          <w:t xml:space="preserve">использующих данные СВИ, </w:t>
        </w:r>
      </w:ins>
      <w:del w:id="85" w:author="Пользователь Windows" w:date="2021-01-27T15:52:00Z">
        <w:r w:rsidDel="00B030F8">
          <w:rPr>
            <w:rFonts w:ascii="Times New Roman" w:hAnsi="Times New Roman" w:cs="Times New Roman"/>
            <w:sz w:val="28"/>
          </w:rPr>
          <w:delText>в первую очередь состоит в</w:delText>
        </w:r>
      </w:del>
      <w:ins w:id="86" w:author="Пользователь Windows" w:date="2021-01-27T15:52:00Z">
        <w:r w:rsidR="00B030F8">
          <w:rPr>
            <w:rFonts w:ascii="Times New Roman" w:hAnsi="Times New Roman" w:cs="Times New Roman"/>
            <w:sz w:val="28"/>
          </w:rPr>
          <w:t>является</w:t>
        </w:r>
      </w:ins>
      <w:r>
        <w:rPr>
          <w:rFonts w:ascii="Times New Roman" w:hAnsi="Times New Roman" w:cs="Times New Roman"/>
          <w:sz w:val="28"/>
        </w:rPr>
        <w:t xml:space="preserve"> сбор</w:t>
      </w:r>
      <w:del w:id="87" w:author="Пользователь Windows" w:date="2021-01-27T15:52:00Z">
        <w:r w:rsidDel="00B030F8">
          <w:rPr>
            <w:rFonts w:ascii="Times New Roman" w:hAnsi="Times New Roman" w:cs="Times New Roman"/>
            <w:sz w:val="28"/>
          </w:rPr>
          <w:delText>е</w:delText>
        </w:r>
      </w:del>
      <w:r>
        <w:rPr>
          <w:rFonts w:ascii="Times New Roman" w:hAnsi="Times New Roman" w:cs="Times New Roman"/>
          <w:sz w:val="28"/>
        </w:rPr>
        <w:t xml:space="preserve"> данных </w:t>
      </w:r>
      <w:del w:id="88" w:author="Пользователь Windows" w:date="2021-01-27T15:52:00Z">
        <w:r w:rsidDel="00B030F8">
          <w:rPr>
            <w:rFonts w:ascii="Times New Roman" w:hAnsi="Times New Roman" w:cs="Times New Roman"/>
            <w:sz w:val="28"/>
          </w:rPr>
          <w:delText>с энергосистемы</w:delText>
        </w:r>
        <w:r w:rsidR="00F82DD1" w:rsidDel="00B030F8">
          <w:rPr>
            <w:rFonts w:ascii="Times New Roman" w:hAnsi="Times New Roman" w:cs="Times New Roman"/>
            <w:sz w:val="28"/>
          </w:rPr>
          <w:delText xml:space="preserve"> </w:delText>
        </w:r>
      </w:del>
      <w:r>
        <w:rPr>
          <w:rFonts w:ascii="Times New Roman" w:hAnsi="Times New Roman" w:cs="Times New Roman"/>
          <w:sz w:val="28"/>
        </w:rPr>
        <w:t>(</w:t>
      </w:r>
      <w:commentRangeStart w:id="89"/>
      <w:commentRangeStart w:id="90"/>
      <w:r w:rsidR="003131BF">
        <w:rPr>
          <w:rFonts w:ascii="Times New Roman" w:hAnsi="Times New Roman" w:cs="Times New Roman"/>
          <w:sz w:val="28"/>
        </w:rPr>
        <w:t>рисунке 1</w:t>
      </w:r>
      <w:r>
        <w:rPr>
          <w:rFonts w:ascii="Times New Roman" w:hAnsi="Times New Roman" w:cs="Times New Roman"/>
          <w:sz w:val="28"/>
        </w:rPr>
        <w:t>)</w:t>
      </w:r>
      <w:r w:rsidR="003131BF">
        <w:rPr>
          <w:rFonts w:ascii="Times New Roman" w:hAnsi="Times New Roman" w:cs="Times New Roman"/>
          <w:sz w:val="28"/>
        </w:rPr>
        <w:t>.</w:t>
      </w:r>
      <w:r w:rsidR="003131BF" w:rsidRPr="0000341F">
        <w:rPr>
          <w:rFonts w:ascii="Times New Roman" w:hAnsi="Times New Roman" w:cs="Times New Roman"/>
          <w:sz w:val="28"/>
        </w:rPr>
        <w:t xml:space="preserve"> </w:t>
      </w:r>
      <w:commentRangeEnd w:id="89"/>
      <w:r w:rsidR="003131BF">
        <w:rPr>
          <w:rStyle w:val="ab"/>
        </w:rPr>
        <w:commentReference w:id="89"/>
      </w:r>
      <w:commentRangeEnd w:id="90"/>
      <w:r w:rsidR="0048739D">
        <w:rPr>
          <w:rStyle w:val="ab"/>
        </w:rPr>
        <w:commentReference w:id="90"/>
      </w:r>
      <w:r w:rsidR="0000341F">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0B75AB">
        <w:rPr>
          <w:rFonts w:ascii="Times New Roman" w:hAnsi="Times New Roman" w:cs="Times New Roman"/>
          <w:sz w:val="28"/>
        </w:rPr>
        <w:t>электро</w:t>
      </w:r>
      <w:r w:rsidR="0000341F">
        <w:rPr>
          <w:rFonts w:ascii="Times New Roman" w:hAnsi="Times New Roman" w:cs="Times New Roman"/>
          <w:sz w:val="28"/>
        </w:rPr>
        <w:t>энергетики, а затем поступают в КСВД более в</w:t>
      </w:r>
      <w:r w:rsidR="00352500">
        <w:rPr>
          <w:rFonts w:ascii="Times New Roman" w:hAnsi="Times New Roman" w:cs="Times New Roman"/>
          <w:sz w:val="28"/>
        </w:rPr>
        <w:t>ысоко</w:t>
      </w:r>
      <w:r w:rsidR="0000341F">
        <w:rPr>
          <w:rFonts w:ascii="Times New Roman" w:hAnsi="Times New Roman" w:cs="Times New Roman"/>
          <w:sz w:val="28"/>
        </w:rPr>
        <w:t>го уровня. После этого данные со всех региональных КСВД собираются в КСВД</w:t>
      </w:r>
      <w:r w:rsidR="00352500">
        <w:rPr>
          <w:rFonts w:ascii="Times New Roman" w:hAnsi="Times New Roman" w:cs="Times New Roman"/>
          <w:sz w:val="28"/>
        </w:rPr>
        <w:t xml:space="preserve"> главного уровня</w:t>
      </w:r>
      <w:r w:rsidR="0000341F">
        <w:rPr>
          <w:rFonts w:ascii="Times New Roman" w:hAnsi="Times New Roman" w:cs="Times New Roman"/>
          <w:sz w:val="28"/>
        </w:rPr>
        <w:t>.</w:t>
      </w:r>
    </w:p>
    <w:p w14:paraId="50862D05" w14:textId="77777777" w:rsidR="008666DD" w:rsidRPr="008911B9" w:rsidRDefault="00F82DD1" w:rsidP="00F82DD1">
      <w:pPr>
        <w:spacing w:after="0" w:line="360" w:lineRule="auto"/>
        <w:ind w:firstLine="709"/>
        <w:contextualSpacing/>
        <w:jc w:val="center"/>
        <w:rPr>
          <w:rFonts w:ascii="Times New Roman" w:hAnsi="Times New Roman" w:cs="Times New Roman"/>
          <w:sz w:val="28"/>
          <w:lang w:val="en-US"/>
        </w:rPr>
      </w:pPr>
      <w:r w:rsidRPr="00F82DD1">
        <w:rPr>
          <w:noProof/>
          <w:lang w:eastAsia="ru-RU"/>
        </w:rPr>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006" cy="3409317"/>
                    </a:xfrm>
                    <a:prstGeom prst="rect">
                      <a:avLst/>
                    </a:prstGeom>
                  </pic:spPr>
                </pic:pic>
              </a:graphicData>
            </a:graphic>
          </wp:inline>
        </w:drawing>
      </w:r>
    </w:p>
    <w:p w14:paraId="4679F02F" w14:textId="644AE27E" w:rsidR="009D0F98" w:rsidRPr="0080299B" w:rsidRDefault="00F82DD1" w:rsidP="00F82DD1">
      <w:pPr>
        <w:spacing w:after="0" w:line="360" w:lineRule="auto"/>
        <w:ind w:firstLine="709"/>
        <w:contextualSpacing/>
        <w:jc w:val="center"/>
        <w:rPr>
          <w:ins w:id="91" w:author="Пользователь Windows" w:date="2021-01-27T15:52:00Z"/>
          <w:rFonts w:ascii="Times New Roman" w:hAnsi="Times New Roman" w:cs="Times New Roman"/>
          <w:sz w:val="28"/>
          <w:rPrChange w:id="92" w:author="Пользователь Windows" w:date="2021-01-27T18:40:00Z">
            <w:rPr>
              <w:ins w:id="93" w:author="Пользователь Windows" w:date="2021-01-27T15:52:00Z"/>
              <w:rFonts w:ascii="Times New Roman" w:hAnsi="Times New Roman" w:cs="Times New Roman"/>
              <w:sz w:val="28"/>
              <w:lang w:val="en-US"/>
            </w:rPr>
          </w:rPrChange>
        </w:rPr>
      </w:pPr>
      <w:r>
        <w:rPr>
          <w:rFonts w:ascii="Times New Roman" w:hAnsi="Times New Roman" w:cs="Times New Roman"/>
          <w:sz w:val="28"/>
        </w:rPr>
        <w:t xml:space="preserve">Рисунок 1 – </w:t>
      </w:r>
      <w:r w:rsidR="00750235">
        <w:rPr>
          <w:rFonts w:ascii="Times New Roman" w:hAnsi="Times New Roman" w:cs="Times New Roman"/>
          <w:sz w:val="28"/>
        </w:rPr>
        <w:t>Система сбора данных</w:t>
      </w:r>
      <w:r>
        <w:rPr>
          <w:rFonts w:ascii="Times New Roman" w:hAnsi="Times New Roman" w:cs="Times New Roman"/>
          <w:sz w:val="28"/>
        </w:rPr>
        <w:t xml:space="preserve"> </w:t>
      </w:r>
      <w:r>
        <w:rPr>
          <w:rFonts w:ascii="Times New Roman" w:hAnsi="Times New Roman" w:cs="Times New Roman"/>
          <w:sz w:val="28"/>
          <w:lang w:val="en-US"/>
        </w:rPr>
        <w:t>WAMPAC</w:t>
      </w:r>
    </w:p>
    <w:p w14:paraId="0EE39702" w14:textId="17672462" w:rsidR="00937FBA" w:rsidRDefault="00937FBA">
      <w:pPr>
        <w:spacing w:after="0" w:line="360" w:lineRule="auto"/>
        <w:ind w:firstLine="709"/>
        <w:contextualSpacing/>
        <w:jc w:val="both"/>
        <w:rPr>
          <w:ins w:id="94" w:author="Пользователь Windows" w:date="2021-01-27T16:25:00Z"/>
          <w:rFonts w:ascii="Times New Roman" w:hAnsi="Times New Roman" w:cs="Times New Roman"/>
          <w:sz w:val="28"/>
        </w:rPr>
        <w:pPrChange w:id="95" w:author="Пользователь Windows" w:date="2021-01-27T15:53:00Z">
          <w:pPr>
            <w:spacing w:after="0" w:line="360" w:lineRule="auto"/>
            <w:ind w:firstLine="709"/>
            <w:contextualSpacing/>
            <w:jc w:val="center"/>
          </w:pPr>
        </w:pPrChange>
      </w:pPr>
      <w:moveToRangeStart w:id="96" w:author="Пользователь Windows" w:date="2021-01-27T16:25:00Z" w:name="move62657172"/>
      <w:moveTo w:id="97" w:author="Пользователь Windows" w:date="2021-01-27T16:25:00Z">
        <w:r>
          <w:rPr>
            <w:rFonts w:ascii="Times New Roman" w:hAnsi="Times New Roman" w:cs="Times New Roman"/>
            <w:sz w:val="28"/>
          </w:rPr>
          <w:t xml:space="preserve">В случае централизованной АЛАР главный уровень в большинстве случаев будет отсутствовать, так как предметом контроля ЦАЛАР являются одно или несколько сечений. Следовательно, для работы ЦАЛАР необходим ограниченный объем данных СВИ. 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на расположение сервера ЦАЛАР в первую очередь влияет скорость передачи данных СВИ от КСВД объектового уровня </w:t>
        </w:r>
        <w:r>
          <w:rPr>
            <w:rFonts w:ascii="Times New Roman" w:hAnsi="Times New Roman" w:cs="Times New Roman"/>
            <w:sz w:val="28"/>
          </w:rPr>
          <w:lastRenderedPageBreak/>
          <w:t>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moveTo>
      <w:moveToRangeEnd w:id="96"/>
    </w:p>
    <w:p w14:paraId="27DFEEA4" w14:textId="20704A6A" w:rsidR="00B030F8" w:rsidRDefault="00B030F8">
      <w:pPr>
        <w:spacing w:after="0" w:line="360" w:lineRule="auto"/>
        <w:ind w:firstLine="709"/>
        <w:contextualSpacing/>
        <w:jc w:val="both"/>
        <w:rPr>
          <w:ins w:id="98" w:author="Пользователь Windows" w:date="2021-01-27T15:57:00Z"/>
          <w:rFonts w:ascii="Times New Roman" w:hAnsi="Times New Roman" w:cs="Times New Roman"/>
          <w:sz w:val="28"/>
        </w:rPr>
        <w:pPrChange w:id="99" w:author="Пользователь Windows" w:date="2021-01-27T15:53:00Z">
          <w:pPr>
            <w:spacing w:after="0" w:line="360" w:lineRule="auto"/>
            <w:ind w:firstLine="709"/>
            <w:contextualSpacing/>
            <w:jc w:val="center"/>
          </w:pPr>
        </w:pPrChange>
      </w:pPr>
      <w:ins w:id="100" w:author="Пользователь Windows" w:date="2021-01-27T15:53:00Z">
        <w:r>
          <w:rPr>
            <w:rFonts w:ascii="Times New Roman" w:hAnsi="Times New Roman" w:cs="Times New Roman"/>
            <w:sz w:val="28"/>
          </w:rPr>
          <w:t xml:space="preserve">Аналогом </w:t>
        </w:r>
        <w:r>
          <w:rPr>
            <w:rFonts w:ascii="Times New Roman" w:hAnsi="Times New Roman" w:cs="Times New Roman"/>
            <w:sz w:val="28"/>
            <w:lang w:val="en-US"/>
          </w:rPr>
          <w:t>WAPS</w:t>
        </w:r>
        <w:r w:rsidRPr="00B030F8">
          <w:rPr>
            <w:rFonts w:ascii="Times New Roman" w:hAnsi="Times New Roman" w:cs="Times New Roman"/>
            <w:sz w:val="28"/>
            <w:rPrChange w:id="101" w:author="Пользователь Windows" w:date="2021-01-27T15:53:00Z">
              <w:rPr>
                <w:rFonts w:ascii="Times New Roman" w:hAnsi="Times New Roman" w:cs="Times New Roman"/>
                <w:sz w:val="28"/>
                <w:lang w:val="en-US"/>
              </w:rPr>
            </w:rPrChange>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w:t>
        </w:r>
      </w:ins>
      <w:ins w:id="102" w:author="Пользователь Windows" w:date="2021-01-27T15:54:00Z">
        <w:r>
          <w:rPr>
            <w:rFonts w:ascii="Times New Roman" w:hAnsi="Times New Roman" w:cs="Times New Roman"/>
            <w:sz w:val="28"/>
          </w:rPr>
          <w:t xml:space="preserve"> Она служит для снижения объемов противоаварийного управления и координации действия </w:t>
        </w:r>
      </w:ins>
      <w:ins w:id="103" w:author="Пользователь Windows" w:date="2021-01-27T15:55:00Z">
        <w:r>
          <w:rPr>
            <w:rFonts w:ascii="Times New Roman" w:hAnsi="Times New Roman" w:cs="Times New Roman"/>
            <w:sz w:val="28"/>
          </w:rPr>
          <w:t>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 xml:space="preserve">управления. Наиболее общей </w:t>
        </w:r>
      </w:ins>
      <w:ins w:id="104" w:author="Пользователь Windows" w:date="2021-01-27T15:56:00Z">
        <w:r>
          <w:rPr>
            <w:rFonts w:ascii="Times New Roman" w:hAnsi="Times New Roman" w:cs="Times New Roman"/>
            <w:sz w:val="28"/>
          </w:rPr>
          <w:t>схемой, описывающей принцип построения</w:t>
        </w:r>
      </w:ins>
      <w:ins w:id="105" w:author="Пользователь Windows" w:date="2021-01-27T15:55:00Z">
        <w:r>
          <w:rPr>
            <w:rFonts w:ascii="Times New Roman" w:hAnsi="Times New Roman" w:cs="Times New Roman"/>
            <w:sz w:val="28"/>
          </w:rPr>
          <w:t xml:space="preserve"> </w:t>
        </w:r>
      </w:ins>
      <w:ins w:id="106" w:author="Пользователь Windows" w:date="2021-01-27T15:56:00Z">
        <w:r>
          <w:rPr>
            <w:rFonts w:ascii="Times New Roman" w:hAnsi="Times New Roman" w:cs="Times New Roman"/>
            <w:sz w:val="28"/>
          </w:rPr>
          <w:t>систем централизованного противоаварийного управления</w:t>
        </w:r>
      </w:ins>
      <w:ins w:id="107" w:author="Пользователь Windows" w:date="2021-01-27T15:57:00Z">
        <w:r>
          <w:rPr>
            <w:rFonts w:ascii="Times New Roman" w:hAnsi="Times New Roman" w:cs="Times New Roman"/>
            <w:sz w:val="28"/>
          </w:rPr>
          <w:t>, является схема КСПА (координирующая система противоаварийной автоматики)</w:t>
        </w:r>
      </w:ins>
      <w:ins w:id="108" w:author="Пользователь Windows" w:date="2021-01-27T15:58:00Z">
        <w:r w:rsidR="00572533">
          <w:rPr>
            <w:rFonts w:ascii="Times New Roman" w:hAnsi="Times New Roman" w:cs="Times New Roman"/>
            <w:sz w:val="28"/>
          </w:rPr>
          <w:t xml:space="preserve"> (рисунок 2)</w:t>
        </w:r>
      </w:ins>
      <w:ins w:id="109" w:author="Пользователь Windows" w:date="2021-01-27T15:57:00Z">
        <w:r>
          <w:rPr>
            <w:rFonts w:ascii="Times New Roman" w:hAnsi="Times New Roman" w:cs="Times New Roman"/>
            <w:sz w:val="28"/>
          </w:rPr>
          <w:t>.</w:t>
        </w:r>
      </w:ins>
    </w:p>
    <w:p w14:paraId="076E8575" w14:textId="77C8BD2B" w:rsidR="00B030F8" w:rsidRDefault="00CD3A99">
      <w:pPr>
        <w:spacing w:after="0" w:line="360" w:lineRule="auto"/>
        <w:ind w:firstLine="709"/>
        <w:contextualSpacing/>
        <w:jc w:val="center"/>
        <w:rPr>
          <w:ins w:id="110" w:author="Пользователь Windows" w:date="2021-01-27T15:58:00Z"/>
          <w:rFonts w:ascii="Times New Roman" w:hAnsi="Times New Roman" w:cs="Times New Roman"/>
          <w:sz w:val="28"/>
        </w:rPr>
      </w:pPr>
      <w:ins w:id="111" w:author="Пользователь Windows" w:date="2021-01-27T16:40:00Z">
        <w:r>
          <w:object w:dxaOrig="9109" w:dyaOrig="6685" w14:anchorId="5ACCA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334.2pt" o:ole="">
              <v:imagedata r:id="rId12" o:title=""/>
            </v:shape>
            <o:OLEObject Type="Embed" ProgID="Visio.Drawing.15" ShapeID="_x0000_i1025" DrawAspect="Content" ObjectID="_1673285931" r:id="rId13"/>
          </w:object>
        </w:r>
      </w:ins>
    </w:p>
    <w:p w14:paraId="48B6E63D" w14:textId="08C23232" w:rsidR="00B030F8" w:rsidRPr="00B030F8" w:rsidRDefault="00B030F8">
      <w:pPr>
        <w:spacing w:after="0" w:line="360" w:lineRule="auto"/>
        <w:ind w:firstLine="709"/>
        <w:contextualSpacing/>
        <w:jc w:val="center"/>
        <w:rPr>
          <w:rFonts w:ascii="Times New Roman" w:hAnsi="Times New Roman" w:cs="Times New Roman"/>
          <w:sz w:val="28"/>
        </w:rPr>
      </w:pPr>
      <w:ins w:id="112" w:author="Пользователь Windows" w:date="2021-01-27T15:58:00Z">
        <w:r>
          <w:rPr>
            <w:rFonts w:ascii="Times New Roman" w:hAnsi="Times New Roman" w:cs="Times New Roman"/>
            <w:sz w:val="28"/>
          </w:rPr>
          <w:t xml:space="preserve">Рисунок 2 – </w:t>
        </w:r>
        <w:r w:rsidR="00572533">
          <w:rPr>
            <w:rFonts w:ascii="Times New Roman" w:hAnsi="Times New Roman" w:cs="Times New Roman"/>
            <w:sz w:val="28"/>
          </w:rPr>
          <w:t>КСПА</w:t>
        </w:r>
      </w:ins>
    </w:p>
    <w:p w14:paraId="3E45B491" w14:textId="519E9286" w:rsidR="00572533" w:rsidRDefault="00572533" w:rsidP="00FD650C">
      <w:pPr>
        <w:spacing w:after="0" w:line="360" w:lineRule="auto"/>
        <w:ind w:firstLine="709"/>
        <w:contextualSpacing/>
        <w:jc w:val="both"/>
        <w:rPr>
          <w:ins w:id="113" w:author="Пользователь Windows" w:date="2021-01-27T16:02:00Z"/>
          <w:rFonts w:ascii="Times New Roman" w:hAnsi="Times New Roman" w:cs="Times New Roman"/>
          <w:sz w:val="28"/>
        </w:rPr>
      </w:pPr>
      <w:ins w:id="114" w:author="Пользователь Windows" w:date="2021-01-27T16:00:00Z">
        <w:r>
          <w:rPr>
            <w:rFonts w:ascii="Times New Roman" w:hAnsi="Times New Roman" w:cs="Times New Roman"/>
            <w:sz w:val="28"/>
          </w:rPr>
          <w:t xml:space="preserve">В настоящее время в России применяется только ЦСПА, которое координирует работу районных </w:t>
        </w:r>
      </w:ins>
      <w:ins w:id="115" w:author="Пользователь Windows" w:date="2021-01-27T16:01:00Z">
        <w:r>
          <w:rPr>
            <w:rFonts w:ascii="Times New Roman" w:hAnsi="Times New Roman" w:cs="Times New Roman"/>
            <w:sz w:val="28"/>
          </w:rPr>
          <w:t>комплексов</w:t>
        </w:r>
      </w:ins>
      <w:ins w:id="116" w:author="Пользователь Windows" w:date="2021-01-27T16:00:00Z">
        <w:r>
          <w:rPr>
            <w:rFonts w:ascii="Times New Roman" w:hAnsi="Times New Roman" w:cs="Times New Roman"/>
            <w:sz w:val="28"/>
          </w:rPr>
          <w:t xml:space="preserve"> </w:t>
        </w:r>
      </w:ins>
      <w:ins w:id="117" w:author="Пользователь Windows" w:date="2021-01-27T16:01:00Z">
        <w:r>
          <w:rPr>
            <w:rFonts w:ascii="Times New Roman" w:hAnsi="Times New Roman" w:cs="Times New Roman"/>
            <w:sz w:val="28"/>
          </w:rPr>
          <w:t>ПА. То есть верхний уровень на рисунке 2 отсутствует.</w:t>
        </w:r>
      </w:ins>
    </w:p>
    <w:p w14:paraId="4B67F66C" w14:textId="110F7E2B" w:rsidR="00572533" w:rsidRDefault="00572533" w:rsidP="00FD650C">
      <w:pPr>
        <w:spacing w:after="0" w:line="360" w:lineRule="auto"/>
        <w:ind w:firstLine="709"/>
        <w:contextualSpacing/>
        <w:jc w:val="both"/>
        <w:rPr>
          <w:ins w:id="118" w:author="Пользователь Windows" w:date="2021-01-27T16:07:00Z"/>
          <w:rFonts w:ascii="Times New Roman" w:hAnsi="Times New Roman" w:cs="Times New Roman"/>
          <w:sz w:val="28"/>
        </w:rPr>
      </w:pPr>
      <w:ins w:id="119" w:author="Пользователь Windows" w:date="2021-01-27T16:02:00Z">
        <w:r>
          <w:rPr>
            <w:rFonts w:ascii="Times New Roman" w:hAnsi="Times New Roman" w:cs="Times New Roman"/>
            <w:sz w:val="28"/>
          </w:rPr>
          <w:t xml:space="preserve">ПТК верхнего уровня собирает доаварийную информацию о схеме и режиме работы ЭЭС с </w:t>
        </w:r>
      </w:ins>
      <w:ins w:id="120" w:author="Пользователь Windows" w:date="2021-01-27T16:03:00Z">
        <w:r>
          <w:rPr>
            <w:rFonts w:ascii="Times New Roman" w:hAnsi="Times New Roman" w:cs="Times New Roman"/>
            <w:sz w:val="28"/>
          </w:rPr>
          <w:t xml:space="preserve">ЛАПНУ и ОИК. Также от ЛАПНУ в ПТК поступает </w:t>
        </w:r>
        <w:r>
          <w:rPr>
            <w:rFonts w:ascii="Times New Roman" w:hAnsi="Times New Roman" w:cs="Times New Roman"/>
            <w:sz w:val="28"/>
          </w:rPr>
          <w:lastRenderedPageBreak/>
          <w:t>информация о настройке устройства нижнего уровня</w:t>
        </w:r>
      </w:ins>
      <w:ins w:id="121" w:author="Пользователь Windows" w:date="2021-01-27T16:04:00Z">
        <w:r>
          <w:rPr>
            <w:rFonts w:ascii="Times New Roman" w:hAnsi="Times New Roman" w:cs="Times New Roman"/>
            <w:sz w:val="28"/>
          </w:rPr>
          <w:t xml:space="preserve">. А ПТК в свою очередь передает на ЛАПНУ </w:t>
        </w:r>
      </w:ins>
      <w:ins w:id="122" w:author="Пользователь Windows" w:date="2021-01-27T16:05:00Z">
        <w:r>
          <w:rPr>
            <w:rFonts w:ascii="Times New Roman" w:hAnsi="Times New Roman" w:cs="Times New Roman"/>
            <w:sz w:val="28"/>
          </w:rPr>
          <w:t>рассчитанные УВ для каждого учитываемого аварийного возмущения.</w:t>
        </w:r>
      </w:ins>
    </w:p>
    <w:p w14:paraId="1A67EB79" w14:textId="53CC7202" w:rsidR="00572533" w:rsidRDefault="00572533" w:rsidP="00FD650C">
      <w:pPr>
        <w:spacing w:after="0" w:line="360" w:lineRule="auto"/>
        <w:ind w:firstLine="709"/>
        <w:contextualSpacing/>
        <w:jc w:val="both"/>
        <w:rPr>
          <w:ins w:id="123" w:author="Пользователь Windows" w:date="2021-01-27T16:06:00Z"/>
          <w:rFonts w:ascii="Times New Roman" w:hAnsi="Times New Roman" w:cs="Times New Roman"/>
          <w:sz w:val="28"/>
        </w:rPr>
      </w:pPr>
      <w:ins w:id="124" w:author="Пользователь Windows" w:date="2021-01-27T16:08:00Z">
        <w:r>
          <w:rPr>
            <w:rFonts w:ascii="Times New Roman" w:hAnsi="Times New Roman" w:cs="Times New Roman"/>
            <w:sz w:val="28"/>
          </w:rPr>
          <w:t xml:space="preserve">Архитектуру ЦСПА можно изобразить в виде, представленном на рисунке 3. </w:t>
        </w:r>
        <w:r w:rsidR="00460A60">
          <w:rPr>
            <w:rFonts w:ascii="Times New Roman" w:hAnsi="Times New Roman" w:cs="Times New Roman"/>
            <w:sz w:val="28"/>
          </w:rPr>
          <w:t xml:space="preserve">Подсистема телемеханики принимает и </w:t>
        </w:r>
      </w:ins>
      <w:ins w:id="125" w:author="Пользователь Windows" w:date="2021-01-27T16:09:00Z">
        <w:r w:rsidR="00460A60">
          <w:rPr>
            <w:rFonts w:ascii="Times New Roman" w:hAnsi="Times New Roman" w:cs="Times New Roman"/>
            <w:sz w:val="28"/>
          </w:rPr>
          <w:t xml:space="preserve">передает ПТК верхнего уровня ЦСПА доаварийную информацию от объектов управления и </w:t>
        </w:r>
      </w:ins>
      <w:ins w:id="126" w:author="Пользователь Windows" w:date="2021-01-27T16:10:00Z">
        <w:r w:rsidR="00460A60">
          <w:rPr>
            <w:rFonts w:ascii="Times New Roman" w:hAnsi="Times New Roman" w:cs="Times New Roman"/>
            <w:sz w:val="28"/>
          </w:rPr>
          <w:t>телеинформацию из ОИК. После оценки телеинформации ПТК выполняет расчет УВ для заданного набора пусковых органов</w:t>
        </w:r>
      </w:ins>
      <w:ins w:id="127" w:author="Пользователь Windows" w:date="2021-01-27T16:11:00Z">
        <w:r w:rsidR="00460A60">
          <w:rPr>
            <w:rFonts w:ascii="Times New Roman" w:hAnsi="Times New Roman" w:cs="Times New Roman"/>
            <w:sz w:val="28"/>
          </w:rPr>
          <w:t xml:space="preserve"> и передает их в ЛАПНУ (низовой уровень ЦСПА).</w:t>
        </w:r>
      </w:ins>
      <w:ins w:id="128" w:author="Пользователь Windows" w:date="2021-01-27T16:12:00Z">
        <w:r w:rsidR="00460A60">
          <w:rPr>
            <w:rFonts w:ascii="Times New Roman" w:hAnsi="Times New Roman" w:cs="Times New Roman"/>
            <w:sz w:val="28"/>
          </w:rPr>
          <w:t xml:space="preserve"> ЛАПНУ в свою очередь при появлении сигналов об аварийном отключении передает</w:t>
        </w:r>
      </w:ins>
      <w:ins w:id="129" w:author="Пользователь Windows" w:date="2021-01-27T16:13:00Z">
        <w:r w:rsidR="00460A60">
          <w:rPr>
            <w:rFonts w:ascii="Times New Roman" w:hAnsi="Times New Roman" w:cs="Times New Roman"/>
            <w:sz w:val="28"/>
          </w:rPr>
          <w:t xml:space="preserve"> на объекты управления</w:t>
        </w:r>
      </w:ins>
      <w:ins w:id="130" w:author="Пользователь Windows" w:date="2021-01-27T16:12:00Z">
        <w:r w:rsidR="00460A60">
          <w:rPr>
            <w:rFonts w:ascii="Times New Roman" w:hAnsi="Times New Roman" w:cs="Times New Roman"/>
            <w:sz w:val="28"/>
          </w:rPr>
          <w:t xml:space="preserve"> УВ через подсистему передачи аварийной и управляющей информации.</w:t>
        </w:r>
      </w:ins>
    </w:p>
    <w:p w14:paraId="2DB400EA" w14:textId="68363F6A" w:rsidR="00572533" w:rsidRDefault="00CD3A99">
      <w:pPr>
        <w:spacing w:after="0" w:line="360" w:lineRule="auto"/>
        <w:ind w:firstLine="709"/>
        <w:contextualSpacing/>
        <w:jc w:val="center"/>
        <w:rPr>
          <w:ins w:id="131" w:author="Пользователь Windows" w:date="2021-01-27T16:07:00Z"/>
          <w:rFonts w:ascii="Times New Roman" w:hAnsi="Times New Roman" w:cs="Times New Roman"/>
          <w:sz w:val="28"/>
        </w:rPr>
        <w:pPrChange w:id="132" w:author="Пользователь Windows" w:date="2021-01-27T16:07:00Z">
          <w:pPr>
            <w:spacing w:after="0" w:line="360" w:lineRule="auto"/>
            <w:ind w:firstLine="709"/>
            <w:contextualSpacing/>
            <w:jc w:val="both"/>
          </w:pPr>
        </w:pPrChange>
      </w:pPr>
      <w:ins w:id="133" w:author="Пользователь Windows" w:date="2021-01-27T16:50:00Z">
        <w:r>
          <w:object w:dxaOrig="9600" w:dyaOrig="5737" w14:anchorId="6961CE5A">
            <v:shape id="_x0000_i1026" type="#_x0000_t75" style="width:480pt;height:286.8pt" o:ole="">
              <v:imagedata r:id="rId14" o:title=""/>
            </v:shape>
            <o:OLEObject Type="Embed" ProgID="Visio.Drawing.15" ShapeID="_x0000_i1026" DrawAspect="Content" ObjectID="_1673285932" r:id="rId15"/>
          </w:object>
        </w:r>
      </w:ins>
    </w:p>
    <w:p w14:paraId="2922D181" w14:textId="2A650493" w:rsidR="00572533" w:rsidRDefault="00572533">
      <w:pPr>
        <w:spacing w:after="0" w:line="360" w:lineRule="auto"/>
        <w:ind w:firstLine="709"/>
        <w:contextualSpacing/>
        <w:jc w:val="center"/>
        <w:rPr>
          <w:ins w:id="134" w:author="Пользователь Windows" w:date="2021-01-27T16:06:00Z"/>
          <w:rFonts w:ascii="Times New Roman" w:hAnsi="Times New Roman" w:cs="Times New Roman"/>
          <w:sz w:val="28"/>
        </w:rPr>
        <w:pPrChange w:id="135" w:author="Пользователь Windows" w:date="2021-01-27T16:07:00Z">
          <w:pPr>
            <w:spacing w:after="0" w:line="360" w:lineRule="auto"/>
            <w:ind w:firstLine="709"/>
            <w:contextualSpacing/>
            <w:jc w:val="both"/>
          </w:pPr>
        </w:pPrChange>
      </w:pPr>
      <w:ins w:id="136" w:author="Пользователь Windows" w:date="2021-01-27T16:07:00Z">
        <w:r>
          <w:rPr>
            <w:rFonts w:ascii="Times New Roman" w:hAnsi="Times New Roman" w:cs="Times New Roman"/>
            <w:sz w:val="28"/>
          </w:rPr>
          <w:t>Рисунок 3 – Архитектура ЦСПА</w:t>
        </w:r>
      </w:ins>
    </w:p>
    <w:p w14:paraId="19BB4C7D" w14:textId="319490B0" w:rsidR="00572533" w:rsidRDefault="00937FBA" w:rsidP="00FD650C">
      <w:pPr>
        <w:spacing w:after="0" w:line="360" w:lineRule="auto"/>
        <w:ind w:firstLine="709"/>
        <w:contextualSpacing/>
        <w:jc w:val="both"/>
        <w:rPr>
          <w:ins w:id="137" w:author="Пользователь Windows" w:date="2021-01-27T15:59:00Z"/>
          <w:rFonts w:ascii="Times New Roman" w:hAnsi="Times New Roman" w:cs="Times New Roman"/>
          <w:sz w:val="28"/>
        </w:rPr>
      </w:pPr>
      <w:ins w:id="138" w:author="Пользователь Windows" w:date="2021-01-27T16:19:00Z">
        <w:r>
          <w:rPr>
            <w:rFonts w:ascii="Times New Roman" w:hAnsi="Times New Roman" w:cs="Times New Roman"/>
            <w:sz w:val="28"/>
          </w:rPr>
          <w:t>Так как</w:t>
        </w:r>
      </w:ins>
      <w:ins w:id="139" w:author="Пользователь Windows" w:date="2021-01-27T16:22:00Z">
        <w:r w:rsidRPr="00937FBA">
          <w:rPr>
            <w:rFonts w:ascii="Times New Roman" w:hAnsi="Times New Roman" w:cs="Times New Roman"/>
            <w:sz w:val="28"/>
          </w:rPr>
          <w:t xml:space="preserve"> </w:t>
        </w:r>
        <w:r>
          <w:rPr>
            <w:rFonts w:ascii="Times New Roman" w:hAnsi="Times New Roman" w:cs="Times New Roman"/>
            <w:sz w:val="28"/>
          </w:rPr>
          <w:t>для АЛАР</w:t>
        </w:r>
      </w:ins>
      <w:ins w:id="140" w:author="Пользователь Windows" w:date="2021-01-27T16:19:00Z">
        <w:r>
          <w:rPr>
            <w:rFonts w:ascii="Times New Roman" w:hAnsi="Times New Roman" w:cs="Times New Roman"/>
            <w:sz w:val="28"/>
          </w:rPr>
          <w:t xml:space="preserve"> быстродействие </w:t>
        </w:r>
      </w:ins>
      <w:ins w:id="141" w:author="Пользователь Windows" w:date="2021-01-27T16:20:00Z">
        <w:r>
          <w:rPr>
            <w:rFonts w:ascii="Times New Roman" w:hAnsi="Times New Roman" w:cs="Times New Roman"/>
            <w:sz w:val="28"/>
          </w:rPr>
          <w:t>критично, то в архитектуре системы централизованной АЛАР</w:t>
        </w:r>
      </w:ins>
      <w:ins w:id="142" w:author="Пользователь Windows" w:date="2021-01-27T16:21:00Z">
        <w:r>
          <w:rPr>
            <w:rFonts w:ascii="Times New Roman" w:hAnsi="Times New Roman" w:cs="Times New Roman"/>
            <w:sz w:val="28"/>
          </w:rPr>
          <w:t xml:space="preserve">, предназначенной для защиты от АР одного или нескольких смежных сечений, применение </w:t>
        </w:r>
      </w:ins>
      <w:ins w:id="143" w:author="Пользователь Windows" w:date="2021-01-27T16:22:00Z">
        <w:r>
          <w:rPr>
            <w:rFonts w:ascii="Times New Roman" w:hAnsi="Times New Roman" w:cs="Times New Roman"/>
            <w:sz w:val="28"/>
          </w:rPr>
          <w:t xml:space="preserve">иерархической структуры бессмысленно. </w:t>
        </w:r>
      </w:ins>
      <w:ins w:id="144" w:author="Пользователь Windows" w:date="2021-01-27T16:23:00Z">
        <w:r>
          <w:rPr>
            <w:rFonts w:ascii="Times New Roman" w:hAnsi="Times New Roman" w:cs="Times New Roman"/>
            <w:sz w:val="28"/>
          </w:rPr>
          <w:t xml:space="preserve">Однако </w:t>
        </w:r>
      </w:ins>
      <w:ins w:id="145" w:author="Пользователь Windows" w:date="2021-01-27T16:15:00Z">
        <w:r w:rsidR="00406004">
          <w:rPr>
            <w:rFonts w:ascii="Times New Roman" w:hAnsi="Times New Roman" w:cs="Times New Roman"/>
            <w:sz w:val="28"/>
          </w:rPr>
          <w:t xml:space="preserve">принцип построения ЦСПА </w:t>
        </w:r>
      </w:ins>
      <w:ins w:id="146" w:author="Пользователь Windows" w:date="2021-01-27T16:16:00Z">
        <w:r w:rsidR="00406004">
          <w:rPr>
            <w:rFonts w:ascii="Times New Roman" w:hAnsi="Times New Roman" w:cs="Times New Roman"/>
            <w:sz w:val="28"/>
          </w:rPr>
          <w:t>мо</w:t>
        </w:r>
      </w:ins>
      <w:ins w:id="147" w:author="Пользователь Windows" w:date="2021-01-27T16:18:00Z">
        <w:r w:rsidR="00406004">
          <w:rPr>
            <w:rFonts w:ascii="Times New Roman" w:hAnsi="Times New Roman" w:cs="Times New Roman"/>
            <w:sz w:val="28"/>
          </w:rPr>
          <w:t>же</w:t>
        </w:r>
      </w:ins>
      <w:ins w:id="148" w:author="Пользователь Windows" w:date="2021-01-27T16:16:00Z">
        <w:r w:rsidR="00406004">
          <w:rPr>
            <w:rFonts w:ascii="Times New Roman" w:hAnsi="Times New Roman" w:cs="Times New Roman"/>
            <w:sz w:val="28"/>
          </w:rPr>
          <w:t>т быть прим</w:t>
        </w:r>
        <w:r>
          <w:rPr>
            <w:rFonts w:ascii="Times New Roman" w:hAnsi="Times New Roman" w:cs="Times New Roman"/>
            <w:sz w:val="28"/>
          </w:rPr>
          <w:t xml:space="preserve">енен </w:t>
        </w:r>
      </w:ins>
      <w:ins w:id="149" w:author="Пользователь Windows" w:date="2021-01-27T16:19:00Z">
        <w:r>
          <w:rPr>
            <w:rFonts w:ascii="Times New Roman" w:hAnsi="Times New Roman" w:cs="Times New Roman"/>
            <w:sz w:val="28"/>
          </w:rPr>
          <w:t>для большей централизации</w:t>
        </w:r>
      </w:ins>
      <w:ins w:id="150" w:author="Пользователь Windows" w:date="2021-01-27T16:23:00Z">
        <w:r>
          <w:rPr>
            <w:rFonts w:ascii="Times New Roman" w:hAnsi="Times New Roman" w:cs="Times New Roman"/>
            <w:sz w:val="28"/>
          </w:rPr>
          <w:t xml:space="preserve"> АЛАР</w:t>
        </w:r>
      </w:ins>
      <w:ins w:id="151" w:author="Пользователь Windows" w:date="2021-01-27T16:19:00Z">
        <w:r>
          <w:rPr>
            <w:rFonts w:ascii="Times New Roman" w:hAnsi="Times New Roman" w:cs="Times New Roman"/>
            <w:sz w:val="28"/>
          </w:rPr>
          <w:t xml:space="preserve"> </w:t>
        </w:r>
      </w:ins>
      <w:ins w:id="152" w:author="Пользователь Windows" w:date="2021-01-27T16:16:00Z">
        <w:r>
          <w:rPr>
            <w:rFonts w:ascii="Times New Roman" w:hAnsi="Times New Roman" w:cs="Times New Roman"/>
            <w:sz w:val="28"/>
          </w:rPr>
          <w:t>при дальнейших разработках</w:t>
        </w:r>
      </w:ins>
      <w:ins w:id="153" w:author="Пользователь Windows" w:date="2021-01-27T16:18:00Z">
        <w:r>
          <w:rPr>
            <w:rFonts w:ascii="Times New Roman" w:hAnsi="Times New Roman" w:cs="Times New Roman"/>
            <w:sz w:val="28"/>
          </w:rPr>
          <w:t>.</w:t>
        </w:r>
      </w:ins>
    </w:p>
    <w:p w14:paraId="4F000CF8" w14:textId="13837D03" w:rsidR="009F0979" w:rsidDel="00937FBA" w:rsidRDefault="00A36F57" w:rsidP="00FD650C">
      <w:pPr>
        <w:spacing w:after="0" w:line="360" w:lineRule="auto"/>
        <w:ind w:firstLine="709"/>
        <w:contextualSpacing/>
        <w:jc w:val="both"/>
        <w:rPr>
          <w:del w:id="154" w:author="Пользователь Windows" w:date="2021-01-27T16:25:00Z"/>
          <w:rFonts w:ascii="Times New Roman" w:hAnsi="Times New Roman" w:cs="Times New Roman"/>
          <w:sz w:val="28"/>
        </w:rPr>
      </w:pPr>
      <w:r>
        <w:rPr>
          <w:rFonts w:ascii="Times New Roman" w:hAnsi="Times New Roman" w:cs="Times New Roman"/>
          <w:sz w:val="28"/>
        </w:rPr>
        <w:lastRenderedPageBreak/>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w:t>
      </w:r>
      <w:r w:rsidR="001D3544">
        <w:rPr>
          <w:rFonts w:ascii="Times New Roman" w:hAnsi="Times New Roman" w:cs="Times New Roman"/>
          <w:sz w:val="28"/>
        </w:rPr>
        <w:t>ринга переходных режимов (СМПР).</w:t>
      </w:r>
      <w:r>
        <w:rPr>
          <w:rFonts w:ascii="Times New Roman" w:hAnsi="Times New Roman" w:cs="Times New Roman"/>
          <w:sz w:val="28"/>
        </w:rPr>
        <w:t xml:space="preserve"> </w:t>
      </w:r>
      <w:r w:rsidR="001D3544">
        <w:rPr>
          <w:rFonts w:ascii="Times New Roman" w:hAnsi="Times New Roman" w:cs="Times New Roman"/>
          <w:sz w:val="28"/>
        </w:rPr>
        <w:t>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sidR="001D3544">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009F0979">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w:t>
      </w:r>
      <w:del w:id="155" w:author="Пользователь Windows" w:date="2021-01-27T16:25:00Z">
        <w:r w:rsidR="009F0979" w:rsidDel="00937FBA">
          <w:rPr>
            <w:rFonts w:ascii="Times New Roman" w:hAnsi="Times New Roman" w:cs="Times New Roman"/>
            <w:sz w:val="28"/>
          </w:rPr>
          <w:delText xml:space="preserve"> </w:delText>
        </w:r>
      </w:del>
    </w:p>
    <w:p w14:paraId="4FFE7463" w14:textId="36D30864" w:rsidR="00792F11" w:rsidRDefault="00792F11" w:rsidP="00FD650C">
      <w:pPr>
        <w:spacing w:after="0" w:line="360" w:lineRule="auto"/>
        <w:ind w:firstLine="709"/>
        <w:contextualSpacing/>
        <w:jc w:val="both"/>
        <w:rPr>
          <w:rFonts w:ascii="Times New Roman" w:hAnsi="Times New Roman" w:cs="Times New Roman"/>
          <w:sz w:val="28"/>
        </w:rPr>
      </w:pPr>
      <w:moveFromRangeStart w:id="156" w:author="Пользователь Windows" w:date="2021-01-27T16:25:00Z" w:name="move62657172"/>
      <w:moveFrom w:id="157" w:author="Пользователь Windows" w:date="2021-01-27T16:25:00Z">
        <w:r w:rsidDel="00937FBA">
          <w:rPr>
            <w:rFonts w:ascii="Times New Roman" w:hAnsi="Times New Roman" w:cs="Times New Roman"/>
            <w:sz w:val="28"/>
          </w:rPr>
          <w:t>В случае централизованной АЛАР главный уровень в большинстве случаев будет отсутствовать, так как предметом контроля ЦАЛАР являются одно или нескольк</w:t>
        </w:r>
        <w:r w:rsidR="000D1C39" w:rsidDel="00937FBA">
          <w:rPr>
            <w:rFonts w:ascii="Times New Roman" w:hAnsi="Times New Roman" w:cs="Times New Roman"/>
            <w:sz w:val="28"/>
          </w:rPr>
          <w:t>о</w:t>
        </w:r>
        <w:r w:rsidDel="00937FBA">
          <w:rPr>
            <w:rFonts w:ascii="Times New Roman" w:hAnsi="Times New Roman" w:cs="Times New Roman"/>
            <w:sz w:val="28"/>
          </w:rPr>
          <w:t xml:space="preserve"> сечений. Следовательно, </w:t>
        </w:r>
        <w:r w:rsidR="000D1C39" w:rsidDel="00937FBA">
          <w:rPr>
            <w:rFonts w:ascii="Times New Roman" w:hAnsi="Times New Roman" w:cs="Times New Roman"/>
            <w:sz w:val="28"/>
          </w:rPr>
          <w:t xml:space="preserve">для работы ЦАЛАР необходим ограниченный объем данных СВИ. </w:t>
        </w:r>
        <w:r w:rsidR="009F0979" w:rsidDel="00937FBA">
          <w:rPr>
            <w:rFonts w:ascii="Times New Roman" w:hAnsi="Times New Roman" w:cs="Times New Roman"/>
            <w:sz w:val="28"/>
          </w:rPr>
          <w:t xml:space="preserve">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w:t>
        </w:r>
        <w:r w:rsidR="00A36F57" w:rsidDel="00937FBA">
          <w:rPr>
            <w:rFonts w:ascii="Times New Roman" w:hAnsi="Times New Roman" w:cs="Times New Roman"/>
            <w:sz w:val="28"/>
          </w:rPr>
          <w:t>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moveFrom>
      <w:moveFromRangeEnd w:id="156"/>
    </w:p>
    <w:p w14:paraId="6FC3E230" w14:textId="07330AE6" w:rsidR="00F82DD1" w:rsidRDefault="00F00609" w:rsidP="00FD650C">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29607138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[3]</w:t>
          </w:r>
          <w:r>
            <w:rPr>
              <w:rFonts w:ascii="Times New Roman" w:hAnsi="Times New Roman" w:cs="Times New Roman"/>
              <w:sz w:val="28"/>
            </w:rPr>
            <w:fldChar w:fldCharType="end"/>
          </w:r>
        </w:sdtContent>
      </w:sdt>
      <w:r w:rsidRPr="00F00609">
        <w:rPr>
          <w:rFonts w:ascii="Times New Roman" w:hAnsi="Times New Roman" w:cs="Times New Roman"/>
          <w:sz w:val="28"/>
        </w:rPr>
        <w:t>. 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(АССИ)</w:t>
      </w:r>
      <w:r>
        <w:rPr>
          <w:rFonts w:ascii="Times New Roman" w:hAnsi="Times New Roman" w:cs="Times New Roman"/>
          <w:sz w:val="28"/>
        </w:rPr>
        <w:t xml:space="preserve"> </w:t>
      </w:r>
      <w:sdt>
        <w:sdtPr>
          <w:rPr>
            <w:rFonts w:ascii="Times New Roman" w:hAnsi="Times New Roman" w:cs="Times New Roman"/>
            <w:sz w:val="28"/>
          </w:rPr>
          <w:id w:val="160167674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8C93EAD" w14:textId="77777777"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АССИ СМПР:</w:t>
      </w:r>
    </w:p>
    <w:p w14:paraId="6B765AC5" w14:textId="77777777" w:rsid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0855EF77" w:rsidR="00FD650C"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[5]</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63D05D6D" w14:textId="29E66FD8" w:rsidR="0048739D" w:rsidRPr="00047952" w:rsidRDefault="0048739D" w:rsidP="0027524D">
      <w:pPr>
        <w:spacing w:after="0" w:line="360" w:lineRule="auto"/>
        <w:ind w:firstLine="709"/>
        <w:contextualSpacing/>
        <w:jc w:val="both"/>
        <w:rPr>
          <w:rFonts w:ascii="Times New Roman" w:hAnsi="Times New Roman" w:cs="Times New Roman"/>
          <w:sz w:val="28"/>
          <w:rPrChange w:id="158" w:author="Пользователь Windows" w:date="2021-01-27T16:50:00Z">
            <w:rPr>
              <w:rFonts w:ascii="Times New Roman" w:hAnsi="Times New Roman" w:cs="Times New Roman"/>
              <w:sz w:val="28"/>
              <w:lang w:val="en-US"/>
            </w:rPr>
          </w:rPrChange>
        </w:rPr>
      </w:pPr>
      <w:r>
        <w:rPr>
          <w:rFonts w:ascii="Times New Roman" w:hAnsi="Times New Roman" w:cs="Times New Roman"/>
          <w:sz w:val="28"/>
        </w:rPr>
        <w:t xml:space="preserve">Взаимодействие АС СИ СМПР с внешними системами представлено на рисунке </w:t>
      </w:r>
      <w:del w:id="159" w:author="Пользователь Windows" w:date="2021-01-27T16:50:00Z">
        <w:r w:rsidDel="00047952">
          <w:rPr>
            <w:rFonts w:ascii="Times New Roman" w:hAnsi="Times New Roman" w:cs="Times New Roman"/>
            <w:sz w:val="28"/>
          </w:rPr>
          <w:delText>2</w:delText>
        </w:r>
      </w:del>
      <w:ins w:id="160" w:author="Пользователь Windows" w:date="2021-01-27T16:50:00Z">
        <w:r w:rsidR="00047952">
          <w:rPr>
            <w:rFonts w:ascii="Times New Roman" w:hAnsi="Times New Roman" w:cs="Times New Roman"/>
            <w:sz w:val="28"/>
          </w:rPr>
          <w:t>4</w:t>
        </w:r>
      </w:ins>
      <w:r>
        <w:rPr>
          <w:rFonts w:ascii="Times New Roman" w:hAnsi="Times New Roman" w:cs="Times New Roman"/>
          <w:sz w:val="28"/>
        </w:rPr>
        <w:t xml:space="preserve">. Взаимодействие обеспечивается рядом протоколов: </w:t>
      </w:r>
    </w:p>
    <w:p w14:paraId="6CD43E0C" w14:textId="1226EFEC"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7ACED991" w14:textId="5D56C924"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656F5BE4" w14:textId="0D4E1A6E" w:rsidR="0048739D" w:rsidRP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3C1AFC7B" w14:textId="7858BD35" w:rsidR="0048739D" w:rsidRPr="0048739D" w:rsidRDefault="0048739D" w:rsidP="0027524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p>
    <w:p w14:paraId="56C33508" w14:textId="5FEE5E85" w:rsidR="0048739D" w:rsidRDefault="0048739D" w:rsidP="0048739D">
      <w:pPr>
        <w:spacing w:after="0" w:line="360" w:lineRule="auto"/>
        <w:ind w:firstLine="709"/>
        <w:contextualSpacing/>
        <w:jc w:val="center"/>
        <w:rPr>
          <w:rFonts w:ascii="Times New Roman" w:hAnsi="Times New Roman" w:cs="Times New Roman"/>
          <w:sz w:val="28"/>
        </w:rPr>
      </w:pPr>
      <w:del w:id="161" w:author="Пользователь Windows" w:date="2021-01-27T16:55:00Z">
        <w:r w:rsidRPr="0048739D" w:rsidDel="00350B99">
          <w:rPr>
            <w:rFonts w:ascii="Times New Roman" w:hAnsi="Times New Roman" w:cs="Times New Roman"/>
            <w:noProof/>
            <w:sz w:val="28"/>
            <w:lang w:eastAsia="ru-RU"/>
          </w:rPr>
          <w:lastRenderedPageBreak/>
          <w:drawing>
            <wp:inline distT="0" distB="0" distL="0" distR="0" wp14:anchorId="58968114" wp14:editId="6BCC24D6">
              <wp:extent cx="2095792" cy="40010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792" cy="4001058"/>
                      </a:xfrm>
                      <a:prstGeom prst="rect">
                        <a:avLst/>
                      </a:prstGeom>
                    </pic:spPr>
                  </pic:pic>
                </a:graphicData>
              </a:graphic>
            </wp:inline>
          </w:drawing>
        </w:r>
      </w:del>
      <w:ins w:id="162" w:author="Пользователь Windows" w:date="2021-01-27T16:55:00Z">
        <w:r w:rsidR="00350B99" w:rsidRPr="00350B99">
          <w:t xml:space="preserve"> </w:t>
        </w:r>
      </w:ins>
      <w:ins w:id="163" w:author="Пользователь Windows" w:date="2021-01-27T16:55:00Z">
        <w:r w:rsidR="00350B99">
          <w:object w:dxaOrig="5305" w:dyaOrig="5041" w14:anchorId="0AD5E5EB">
            <v:shape id="_x0000_i1027" type="#_x0000_t75" style="width:265.2pt;height:252pt" o:ole="">
              <v:imagedata r:id="rId17" o:title=""/>
            </v:shape>
            <o:OLEObject Type="Embed" ProgID="Visio.Drawing.15" ShapeID="_x0000_i1027" DrawAspect="Content" ObjectID="_1673285933" r:id="rId18"/>
          </w:object>
        </w:r>
      </w:ins>
    </w:p>
    <w:p w14:paraId="243F2F0B" w14:textId="201E470E" w:rsidR="0048739D" w:rsidRPr="0027524D" w:rsidRDefault="0048739D" w:rsidP="0048739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164" w:author="Пользователь Windows" w:date="2021-01-27T16:50:00Z">
        <w:r w:rsidDel="00047952">
          <w:rPr>
            <w:rFonts w:ascii="Times New Roman" w:hAnsi="Times New Roman" w:cs="Times New Roman"/>
            <w:sz w:val="28"/>
          </w:rPr>
          <w:delText xml:space="preserve">2 </w:delText>
        </w:r>
      </w:del>
      <w:ins w:id="165" w:author="Пользователь Windows" w:date="2021-01-27T16:50:00Z">
        <w:r w:rsidR="00047952">
          <w:rPr>
            <w:rFonts w:ascii="Times New Roman" w:hAnsi="Times New Roman" w:cs="Times New Roman"/>
            <w:sz w:val="28"/>
          </w:rPr>
          <w:t xml:space="preserve">4 </w:t>
        </w:r>
      </w:ins>
      <w:r>
        <w:rPr>
          <w:rFonts w:ascii="Times New Roman" w:hAnsi="Times New Roman" w:cs="Times New Roman"/>
          <w:sz w:val="28"/>
        </w:rPr>
        <w:t>– Взаимодействие АС СИ СМПР с внешними системами</w:t>
      </w:r>
    </w:p>
    <w:p w14:paraId="27B7C16A" w14:textId="43EC8FA0" w:rsidR="0027524D" w:rsidRDefault="00A36F57"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сервере централизованной АЛАР нет необходимости в компонентах АССИ, связанных с работой СМПР в режиме офлайн. Поэтому в ней нет необходимости.</w:t>
      </w:r>
      <w:r w:rsidR="0048739D">
        <w:rPr>
          <w:rFonts w:ascii="Times New Roman" w:hAnsi="Times New Roman" w:cs="Times New Roman"/>
          <w:sz w:val="28"/>
        </w:rPr>
        <w:t xml:space="preserve"> Однако в качестве протокола передачи данных также воспользуемся протоколом </w:t>
      </w:r>
      <w:r w:rsidR="0048739D">
        <w:rPr>
          <w:rFonts w:ascii="Times New Roman" w:hAnsi="Times New Roman" w:cs="Times New Roman"/>
          <w:sz w:val="28"/>
          <w:lang w:val="en-US"/>
        </w:rPr>
        <w:t>C</w:t>
      </w:r>
      <w:r w:rsidR="0048739D" w:rsidRPr="0048739D">
        <w:rPr>
          <w:rFonts w:ascii="Times New Roman" w:hAnsi="Times New Roman" w:cs="Times New Roman"/>
          <w:sz w:val="28"/>
        </w:rPr>
        <w:t>37.118.</w:t>
      </w:r>
      <w:r>
        <w:rPr>
          <w:rFonts w:ascii="Times New Roman" w:hAnsi="Times New Roman" w:cs="Times New Roman"/>
          <w:sz w:val="28"/>
        </w:rPr>
        <w:t xml:space="preserve"> </w:t>
      </w:r>
      <w:commentRangeStart w:id="166"/>
      <w:commentRangeStart w:id="167"/>
      <w:r w:rsidR="00750235">
        <w:rPr>
          <w:rFonts w:ascii="Times New Roman" w:hAnsi="Times New Roman" w:cs="Times New Roman"/>
          <w:sz w:val="28"/>
        </w:rPr>
        <w:t xml:space="preserve">В литературе нет примеров реализации </w:t>
      </w:r>
      <w:r w:rsidR="00750235" w:rsidRPr="00A36F57">
        <w:rPr>
          <w:rFonts w:ascii="Times New Roman" w:hAnsi="Times New Roman" w:cs="Times New Roman"/>
          <w:sz w:val="28"/>
        </w:rPr>
        <w:t>централизованной</w:t>
      </w:r>
      <w:r w:rsidR="00750235">
        <w:rPr>
          <w:rFonts w:ascii="Times New Roman" w:hAnsi="Times New Roman" w:cs="Times New Roman"/>
          <w:sz w:val="28"/>
        </w:rPr>
        <w:t xml:space="preserve"> автоматики ликвидации асинхронного режима. </w:t>
      </w:r>
      <w:commentRangeEnd w:id="166"/>
      <w:r w:rsidR="00750235">
        <w:rPr>
          <w:rStyle w:val="ab"/>
        </w:rPr>
        <w:commentReference w:id="166"/>
      </w:r>
      <w:commentRangeEnd w:id="167"/>
      <w:r w:rsidR="00750235">
        <w:rPr>
          <w:rStyle w:val="ab"/>
        </w:rPr>
        <w:commentReference w:id="167"/>
      </w:r>
      <w:r>
        <w:rPr>
          <w:rFonts w:ascii="Times New Roman" w:hAnsi="Times New Roman" w:cs="Times New Roman"/>
          <w:sz w:val="28"/>
        </w:rPr>
        <w:t xml:space="preserve">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4F83C9D6" w14:textId="36AF365C" w:rsidR="00B12904" w:rsidRDefault="00963A24" w:rsidP="00963A24">
      <w:pPr>
        <w:pStyle w:val="2"/>
      </w:pPr>
      <w:bookmarkStart w:id="168" w:name="_Toc62602998"/>
      <w:r>
        <w:t xml:space="preserve">Выводы по разделу </w:t>
      </w:r>
      <w:commentRangeStart w:id="169"/>
      <w:commentRangeStart w:id="170"/>
      <w:r w:rsidR="00750235">
        <w:t>1</w:t>
      </w:r>
      <w:commentRangeEnd w:id="169"/>
      <w:r w:rsidR="00750235">
        <w:rPr>
          <w:rStyle w:val="ab"/>
          <w:rFonts w:asciiTheme="minorHAnsi" w:eastAsiaTheme="minorHAnsi" w:hAnsiTheme="minorHAnsi" w:cstheme="minorBidi"/>
          <w:b w:val="0"/>
          <w:color w:val="auto"/>
        </w:rPr>
        <w:commentReference w:id="169"/>
      </w:r>
      <w:commentRangeEnd w:id="170"/>
      <w:r w:rsidR="00C501D6">
        <w:rPr>
          <w:rStyle w:val="ab"/>
          <w:rFonts w:asciiTheme="minorHAnsi" w:eastAsiaTheme="minorHAnsi" w:hAnsiTheme="minorHAnsi" w:cstheme="minorBidi"/>
          <w:b w:val="0"/>
          <w:color w:val="auto"/>
        </w:rPr>
        <w:commentReference w:id="170"/>
      </w:r>
      <w:bookmarkEnd w:id="168"/>
    </w:p>
    <w:p w14:paraId="0DE2F7C7" w14:textId="77777777" w:rsidR="005C1A27" w:rsidRPr="00963A24" w:rsidDel="00EB5D74" w:rsidRDefault="00963A24" w:rsidP="00115DC3">
      <w:pPr>
        <w:spacing w:after="0" w:line="360" w:lineRule="auto"/>
        <w:ind w:firstLine="709"/>
        <w:contextualSpacing/>
        <w:jc w:val="both"/>
        <w:rPr>
          <w:del w:id="171" w:author="Пользователь Windows" w:date="2021-01-27T16:56:00Z"/>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r>
        <w:rPr>
          <w:rFonts w:ascii="Times New Roman" w:hAnsi="Times New Roman" w:cs="Times New Roman"/>
          <w:sz w:val="28"/>
          <w:lang w:val="en-US"/>
        </w:rPr>
        <w:t>WAMPAC</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и что может потребоваться нахождение сервера ЦАЛАР вне ДЦ. Определено, что в использовании АССИ СМПР при реализации системы ЦАЛАР нет необходимости. Сказано также,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p>
    <w:p w14:paraId="57484962" w14:textId="77777777" w:rsidR="005C1A27" w:rsidRPr="0027524D" w:rsidRDefault="005C1A27">
      <w:pPr>
        <w:spacing w:after="0" w:line="360" w:lineRule="auto"/>
        <w:ind w:firstLine="709"/>
        <w:contextualSpacing/>
        <w:jc w:val="both"/>
        <w:rPr>
          <w:rFonts w:ascii="Times New Roman" w:hAnsi="Times New Roman" w:cs="Times New Roman"/>
          <w:sz w:val="28"/>
        </w:rPr>
      </w:pPr>
    </w:p>
    <w:p w14:paraId="0B34285F" w14:textId="77777777" w:rsidR="00656E91" w:rsidRDefault="005D6C6A" w:rsidP="005C1A27">
      <w:pPr>
        <w:pStyle w:val="1"/>
      </w:pPr>
      <w:bookmarkStart w:id="172" w:name="_Toc62602999"/>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72"/>
    </w:p>
    <w:p w14:paraId="1CDCF170" w14:textId="2E1F8336" w:rsidR="0048739D" w:rsidRDefault="0048739D" w:rsidP="0048739D">
      <w:pPr>
        <w:pStyle w:val="2"/>
      </w:pPr>
      <w:bookmarkStart w:id="173" w:name="_Toc62603000"/>
      <w:r>
        <w:t xml:space="preserve">2.1. </w:t>
      </w:r>
      <w:r w:rsidR="00E124B2">
        <w:t>А</w:t>
      </w:r>
      <w:r>
        <w:t>рхитектур</w:t>
      </w:r>
      <w:r w:rsidR="00E124B2">
        <w:t>а программного обеспечения</w:t>
      </w:r>
      <w:r>
        <w:t xml:space="preserve"> </w:t>
      </w:r>
      <w:r w:rsidRPr="00AF035E">
        <w:t>централизованной АЛАР</w:t>
      </w:r>
      <w:bookmarkEnd w:id="173"/>
    </w:p>
    <w:p w14:paraId="632717FF" w14:textId="77777777" w:rsidR="0048739D" w:rsidRPr="00A417E1" w:rsidRDefault="0048739D" w:rsidP="0048739D">
      <w:pPr>
        <w:pStyle w:val="3"/>
      </w:pPr>
      <w:bookmarkStart w:id="174" w:name="_Toc62603001"/>
      <w:r>
        <w:t>2.1.1. Укрупненная структура централизованной АЛАР</w:t>
      </w:r>
      <w:bookmarkEnd w:id="174"/>
    </w:p>
    <w:p w14:paraId="61C1320A" w14:textId="71125AD2" w:rsidR="002F59C0"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175" w:author="Пользователь Windows" w:date="2021-01-27T20:01:00Z">
        <w:r w:rsidR="00C501D6"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176" w:author="Пользователь Windows" w:date="2021-01-27T20:01:00Z">
        <w:r w:rsidR="009C67B8">
          <w:rPr>
            <w:rFonts w:ascii="Times New Roman" w:hAnsi="Times New Roman" w:cs="Times New Roman"/>
            <w:sz w:val="28"/>
          </w:rPr>
          <w:t>5</w:t>
        </w:r>
        <w:r w:rsidR="009C67B8">
          <w:rPr>
            <w:rFonts w:ascii="Times New Roman" w:hAnsi="Times New Roman" w:cs="Times New Roman"/>
            <w:sz w:val="28"/>
          </w:rPr>
          <w:t xml:space="preserve"> </w:t>
        </w:r>
      </w:ins>
      <w:r>
        <w:rPr>
          <w:rFonts w:ascii="Times New Roman" w:hAnsi="Times New Roman" w:cs="Times New Roman"/>
          <w:sz w:val="28"/>
        </w:rPr>
        <w:t xml:space="preserve">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Желтым цветом показан функциональный блок, предназначенный для прогнозирования возникновения асинхронного режима. Синим цветом отмечен функциональный блок, решающий задачу для выбора сечения деления системы в случае, когда возникает АР. Фиолетовым цветом указан </w:t>
      </w:r>
      <w:commentRangeStart w:id="177"/>
      <w:commentRangeStart w:id="178"/>
      <w:r>
        <w:rPr>
          <w:rFonts w:ascii="Times New Roman" w:hAnsi="Times New Roman" w:cs="Times New Roman"/>
          <w:sz w:val="28"/>
        </w:rPr>
        <w:t>блок выявления возмущения в энергосистеме</w:t>
      </w:r>
      <w:commentRangeEnd w:id="177"/>
      <w:r>
        <w:rPr>
          <w:rStyle w:val="ab"/>
        </w:rPr>
        <w:commentReference w:id="177"/>
      </w:r>
      <w:commentRangeEnd w:id="178"/>
      <w:r w:rsidR="00E124B2">
        <w:rPr>
          <w:rStyle w:val="ab"/>
        </w:rPr>
        <w:commentReference w:id="178"/>
      </w:r>
      <w:r>
        <w:rPr>
          <w:rFonts w:ascii="Times New Roman" w:hAnsi="Times New Roman" w:cs="Times New Roman"/>
          <w:sz w:val="28"/>
        </w:rPr>
        <w:t xml:space="preserve"> и определения групп когерентных генераторов. По </w:t>
      </w:r>
      <w:sdt>
        <w:sdtPr>
          <w:rPr>
            <w:rFonts w:ascii="Times New Roman" w:hAnsi="Times New Roman" w:cs="Times New Roman"/>
            <w:sz w:val="28"/>
          </w:rPr>
          <w:id w:val="-118589892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данный блок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 Но так как от факта выявления им возмущения зависит, будет ли происходить идентификация АР, то данный блок вынесен отдельно.</w:t>
      </w:r>
    </w:p>
    <w:p w14:paraId="4BA9857F" w14:textId="4581D542" w:rsidR="002F59C0" w:rsidRDefault="00E124B2" w:rsidP="00DD6B66">
      <w:pPr>
        <w:spacing w:after="0" w:line="360" w:lineRule="auto"/>
        <w:ind w:firstLine="709"/>
        <w:contextualSpacing/>
        <w:jc w:val="center"/>
        <w:rPr>
          <w:rFonts w:ascii="Times New Roman" w:hAnsi="Times New Roman" w:cs="Times New Roman"/>
          <w:sz w:val="28"/>
        </w:rPr>
      </w:pPr>
      <w:r w:rsidRPr="00E124B2">
        <w:rPr>
          <w:rFonts w:ascii="Times New Roman" w:hAnsi="Times New Roman" w:cs="Times New Roman"/>
          <w:noProof/>
          <w:sz w:val="28"/>
          <w:lang w:eastAsia="ru-RU"/>
        </w:rPr>
        <w:drawing>
          <wp:inline distT="0" distB="0" distL="0" distR="0" wp14:anchorId="20DF0DE2" wp14:editId="380BF28F">
            <wp:extent cx="5630333" cy="3694359"/>
            <wp:effectExtent l="0" t="0" r="889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5510" cy="3704318"/>
                    </a:xfrm>
                    <a:prstGeom prst="rect">
                      <a:avLst/>
                    </a:prstGeom>
                  </pic:spPr>
                </pic:pic>
              </a:graphicData>
            </a:graphic>
          </wp:inline>
        </w:drawing>
      </w:r>
    </w:p>
    <w:p w14:paraId="41732723" w14:textId="0842DE6B"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del w:id="179" w:author="Пользователь Windows" w:date="2021-01-27T20:01:00Z">
        <w:r w:rsidR="00C501D6" w:rsidDel="009C67B8">
          <w:rPr>
            <w:rFonts w:ascii="Times New Roman" w:hAnsi="Times New Roman" w:cs="Times New Roman"/>
            <w:sz w:val="28"/>
          </w:rPr>
          <w:delText>3</w:delText>
        </w:r>
        <w:r w:rsidR="00CF4958" w:rsidRPr="00CF4958" w:rsidDel="009C67B8">
          <w:rPr>
            <w:rFonts w:ascii="Times New Roman" w:hAnsi="Times New Roman" w:cs="Times New Roman"/>
            <w:sz w:val="28"/>
          </w:rPr>
          <w:delText xml:space="preserve"> </w:delText>
        </w:r>
      </w:del>
      <w:ins w:id="180" w:author="Пользователь Windows" w:date="2021-01-27T20:01:00Z">
        <w:r w:rsidR="009C67B8">
          <w:rPr>
            <w:rFonts w:ascii="Times New Roman" w:hAnsi="Times New Roman" w:cs="Times New Roman"/>
            <w:sz w:val="28"/>
          </w:rPr>
          <w:t>5</w:t>
        </w:r>
        <w:r w:rsidR="009C67B8" w:rsidRPr="00CF4958">
          <w:rPr>
            <w:rFonts w:ascii="Times New Roman" w:hAnsi="Times New Roman" w:cs="Times New Roman"/>
            <w:sz w:val="28"/>
          </w:rPr>
          <w:t xml:space="preserve"> </w:t>
        </w:r>
      </w:ins>
      <w:r w:rsidR="00CF4958" w:rsidRPr="00CF4958">
        <w:rPr>
          <w:rFonts w:ascii="Times New Roman" w:hAnsi="Times New Roman" w:cs="Times New Roman"/>
          <w:sz w:val="28"/>
        </w:rPr>
        <w:t xml:space="preserve">–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77777777" w:rsidR="00FD4150" w:rsidRDefault="00FD4150"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Работа разрабатываемой</w:t>
      </w:r>
      <w:commentRangeStart w:id="181"/>
      <w:commentRangeStart w:id="182"/>
      <w:r w:rsidR="00E124B2" w:rsidRPr="00B83429">
        <w:rPr>
          <w:rFonts w:ascii="Times New Roman" w:hAnsi="Times New Roman" w:cs="Times New Roman"/>
          <w:sz w:val="28"/>
        </w:rPr>
        <w:t xml:space="preserve"> системы </w:t>
      </w:r>
      <w:r>
        <w:rPr>
          <w:rFonts w:ascii="Times New Roman" w:hAnsi="Times New Roman" w:cs="Times New Roman"/>
          <w:sz w:val="28"/>
        </w:rPr>
        <w:t>основана на</w:t>
      </w:r>
      <w:r w:rsidR="00E124B2" w:rsidRPr="00B83429">
        <w:rPr>
          <w:rFonts w:ascii="Times New Roman" w:hAnsi="Times New Roman" w:cs="Times New Roman"/>
          <w:sz w:val="28"/>
        </w:rPr>
        <w:t xml:space="preserve"> тр</w:t>
      </w:r>
      <w:r>
        <w:rPr>
          <w:rFonts w:ascii="Times New Roman" w:hAnsi="Times New Roman" w:cs="Times New Roman"/>
          <w:sz w:val="28"/>
        </w:rPr>
        <w:t>ех</w:t>
      </w:r>
      <w:r w:rsidR="00E124B2" w:rsidRPr="00B83429">
        <w:rPr>
          <w:rFonts w:ascii="Times New Roman" w:hAnsi="Times New Roman" w:cs="Times New Roman"/>
          <w:sz w:val="28"/>
        </w:rPr>
        <w:t xml:space="preserve"> </w:t>
      </w:r>
      <w:r>
        <w:rPr>
          <w:rFonts w:ascii="Times New Roman" w:hAnsi="Times New Roman" w:cs="Times New Roman"/>
          <w:sz w:val="28"/>
        </w:rPr>
        <w:t>принципах</w:t>
      </w:r>
      <w:r w:rsidR="00E124B2" w:rsidRPr="00B83429">
        <w:rPr>
          <w:rFonts w:ascii="Times New Roman" w:hAnsi="Times New Roman" w:cs="Times New Roman"/>
          <w:sz w:val="28"/>
        </w:rPr>
        <w:t xml:space="preserve"> работы</w:t>
      </w:r>
      <w:commentRangeEnd w:id="181"/>
      <w:r w:rsidR="00E124B2">
        <w:rPr>
          <w:rStyle w:val="ab"/>
        </w:rPr>
        <w:commentReference w:id="181"/>
      </w:r>
      <w:commentRangeEnd w:id="182"/>
      <w:r>
        <w:rPr>
          <w:rStyle w:val="ab"/>
        </w:rPr>
        <w:commentReference w:id="182"/>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4CCADD2B"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lastRenderedPageBreak/>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 выполнение в темпе процесса.</w:t>
      </w:r>
    </w:p>
    <w:p w14:paraId="3F735869" w14:textId="3AAA5BAF"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большой объем предварительных расчетов</w:t>
      </w:r>
      <w:r w:rsidR="00FD4150">
        <w:rPr>
          <w:rFonts w:ascii="Times New Roman" w:hAnsi="Times New Roman" w:cs="Times New Roman"/>
          <w:sz w:val="28"/>
        </w:rPr>
        <w:t xml:space="preserve"> для</w:t>
      </w:r>
      <w:r>
        <w:rPr>
          <w:rFonts w:ascii="Times New Roman" w:hAnsi="Times New Roman" w:cs="Times New Roman"/>
          <w:sz w:val="28"/>
        </w:rPr>
        <w:t xml:space="preserve"> </w:t>
      </w:r>
      <w:commentRangeStart w:id="183"/>
      <w:commentRangeStart w:id="184"/>
      <w:r>
        <w:rPr>
          <w:rFonts w:ascii="Times New Roman" w:hAnsi="Times New Roman" w:cs="Times New Roman"/>
          <w:sz w:val="28"/>
        </w:rPr>
        <w:t>формир</w:t>
      </w:r>
      <w:r w:rsidR="00FD4150">
        <w:rPr>
          <w:rFonts w:ascii="Times New Roman" w:hAnsi="Times New Roman" w:cs="Times New Roman"/>
          <w:sz w:val="28"/>
        </w:rPr>
        <w:t>ования наборов</w:t>
      </w:r>
      <w:r w:rsidRPr="00B83429">
        <w:rPr>
          <w:rFonts w:ascii="Times New Roman" w:hAnsi="Times New Roman" w:cs="Times New Roman"/>
          <w:sz w:val="28"/>
        </w:rPr>
        <w:t xml:space="preserve"> данных</w:t>
      </w:r>
      <w:r w:rsidR="00FD4150">
        <w:rPr>
          <w:rFonts w:ascii="Times New Roman" w:hAnsi="Times New Roman" w:cs="Times New Roman"/>
          <w:sz w:val="28"/>
        </w:rPr>
        <w:t>.</w:t>
      </w:r>
      <w:r w:rsidRPr="00B83429">
        <w:rPr>
          <w:rFonts w:ascii="Times New Roman" w:hAnsi="Times New Roman" w:cs="Times New Roman"/>
          <w:sz w:val="28"/>
        </w:rPr>
        <w:t xml:space="preserve"> </w:t>
      </w:r>
      <w:r w:rsidR="00FD4150">
        <w:rPr>
          <w:rFonts w:ascii="Times New Roman" w:hAnsi="Times New Roman" w:cs="Times New Roman"/>
          <w:sz w:val="28"/>
        </w:rPr>
        <w:t>Наборы данных включают в себя</w:t>
      </w:r>
      <w:r>
        <w:rPr>
          <w:rFonts w:ascii="Times New Roman" w:hAnsi="Times New Roman" w:cs="Times New Roman"/>
          <w:sz w:val="28"/>
        </w:rPr>
        <w:t xml:space="preserve"> обученные классификаторы и наборы сечений-кандидатов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7760967F"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нарушению </w:t>
      </w:r>
      <w:r w:rsidR="00FD4150">
        <w:rPr>
          <w:rFonts w:ascii="Times New Roman" w:hAnsi="Times New Roman" w:cs="Times New Roman"/>
          <w:sz w:val="28"/>
        </w:rPr>
        <w:t>асинхронному режиму</w:t>
      </w:r>
      <w:r>
        <w:rPr>
          <w:rFonts w:ascii="Times New Roman" w:hAnsi="Times New Roman" w:cs="Times New Roman"/>
          <w:sz w:val="28"/>
        </w:rPr>
        <w:t xml:space="preserve">, и определяются группы когерентных генераторов. Если </w:t>
      </w:r>
      <w:r w:rsidR="00FD4150">
        <w:rPr>
          <w:rFonts w:ascii="Times New Roman" w:hAnsi="Times New Roman" w:cs="Times New Roman"/>
          <w:sz w:val="28"/>
        </w:rPr>
        <w:t>выявлено возникновение возмущения</w:t>
      </w:r>
      <w:r>
        <w:rPr>
          <w:rFonts w:ascii="Times New Roman" w:hAnsi="Times New Roman" w:cs="Times New Roman"/>
          <w:sz w:val="28"/>
        </w:rPr>
        <w:t xml:space="preserve">, запускается процесс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commentRangeEnd w:id="183"/>
      <w:r>
        <w:rPr>
          <w:rStyle w:val="ab"/>
        </w:rPr>
        <w:commentReference w:id="183"/>
      </w:r>
      <w:commentRangeEnd w:id="184"/>
      <w:r w:rsidR="00FD4150">
        <w:rPr>
          <w:rStyle w:val="ab"/>
        </w:rPr>
        <w:commentReference w:id="184"/>
      </w:r>
    </w:p>
    <w:p w14:paraId="6E4AFC27" w14:textId="61C9C638" w:rsidR="00775658" w:rsidDel="009C67B8" w:rsidRDefault="00775658" w:rsidP="00B83429">
      <w:pPr>
        <w:spacing w:after="0" w:line="360" w:lineRule="auto"/>
        <w:ind w:firstLine="709"/>
        <w:contextualSpacing/>
        <w:jc w:val="both"/>
        <w:rPr>
          <w:del w:id="185" w:author="Пользователь Windows" w:date="2021-01-27T20:01:00Z"/>
          <w:rFonts w:ascii="Times New Roman" w:hAnsi="Times New Roman" w:cs="Times New Roman"/>
          <w:sz w:val="28"/>
        </w:rPr>
      </w:pPr>
    </w:p>
    <w:p w14:paraId="685D0865" w14:textId="14C63C98" w:rsidR="00775658" w:rsidDel="009C67B8" w:rsidRDefault="00775658" w:rsidP="00B83429">
      <w:pPr>
        <w:spacing w:after="0" w:line="360" w:lineRule="auto"/>
        <w:ind w:firstLine="709"/>
        <w:contextualSpacing/>
        <w:jc w:val="both"/>
        <w:rPr>
          <w:del w:id="186" w:author="Пользователь Windows" w:date="2021-01-27T20:01:00Z"/>
          <w:rFonts w:ascii="Times New Roman" w:hAnsi="Times New Roman" w:cs="Times New Roman"/>
          <w:sz w:val="28"/>
        </w:rPr>
      </w:pPr>
    </w:p>
    <w:p w14:paraId="2EE6C99D" w14:textId="140F5C6D" w:rsidR="00775658" w:rsidDel="009C67B8" w:rsidRDefault="00775658" w:rsidP="00B83429">
      <w:pPr>
        <w:spacing w:after="0" w:line="360" w:lineRule="auto"/>
        <w:ind w:firstLine="709"/>
        <w:contextualSpacing/>
        <w:jc w:val="both"/>
        <w:rPr>
          <w:del w:id="187" w:author="Пользователь Windows" w:date="2021-01-27T20:01:00Z"/>
          <w:rFonts w:ascii="Times New Roman" w:hAnsi="Times New Roman" w:cs="Times New Roman"/>
          <w:sz w:val="28"/>
        </w:rPr>
      </w:pPr>
    </w:p>
    <w:p w14:paraId="7CB9E2AA" w14:textId="2C5986D5" w:rsidR="00775658" w:rsidDel="009C67B8" w:rsidRDefault="00775658" w:rsidP="00B83429">
      <w:pPr>
        <w:spacing w:after="0" w:line="360" w:lineRule="auto"/>
        <w:ind w:firstLine="709"/>
        <w:contextualSpacing/>
        <w:jc w:val="both"/>
        <w:rPr>
          <w:del w:id="188" w:author="Пользователь Windows" w:date="2021-01-27T20:01:00Z"/>
          <w:rFonts w:ascii="Times New Roman" w:hAnsi="Times New Roman" w:cs="Times New Roman"/>
          <w:sz w:val="28"/>
        </w:rPr>
      </w:pPr>
    </w:p>
    <w:p w14:paraId="7C09C581" w14:textId="01966CEE" w:rsidR="00775658" w:rsidDel="009C67B8" w:rsidRDefault="00775658" w:rsidP="00B83429">
      <w:pPr>
        <w:spacing w:after="0" w:line="360" w:lineRule="auto"/>
        <w:ind w:firstLine="709"/>
        <w:contextualSpacing/>
        <w:jc w:val="both"/>
        <w:rPr>
          <w:del w:id="189" w:author="Пользователь Windows" w:date="2021-01-27T20:01:00Z"/>
          <w:rFonts w:ascii="Times New Roman" w:hAnsi="Times New Roman" w:cs="Times New Roman"/>
          <w:sz w:val="28"/>
        </w:rPr>
      </w:pPr>
    </w:p>
    <w:p w14:paraId="43DE3CB4" w14:textId="02DD87E2" w:rsidR="00775658" w:rsidDel="009C67B8" w:rsidRDefault="00775658" w:rsidP="00B83429">
      <w:pPr>
        <w:spacing w:after="0" w:line="360" w:lineRule="auto"/>
        <w:ind w:firstLine="709"/>
        <w:contextualSpacing/>
        <w:jc w:val="both"/>
        <w:rPr>
          <w:del w:id="190" w:author="Пользователь Windows" w:date="2021-01-27T20:01:00Z"/>
          <w:rFonts w:ascii="Times New Roman" w:hAnsi="Times New Roman" w:cs="Times New Roman"/>
          <w:sz w:val="28"/>
        </w:rPr>
      </w:pPr>
    </w:p>
    <w:p w14:paraId="721922E9" w14:textId="07B29D08" w:rsidR="00775658" w:rsidDel="009C67B8" w:rsidRDefault="00775658" w:rsidP="00B83429">
      <w:pPr>
        <w:spacing w:after="0" w:line="360" w:lineRule="auto"/>
        <w:ind w:firstLine="709"/>
        <w:contextualSpacing/>
        <w:jc w:val="both"/>
        <w:rPr>
          <w:del w:id="191" w:author="Пользователь Windows" w:date="2021-01-27T20:01:00Z"/>
          <w:rFonts w:ascii="Times New Roman" w:hAnsi="Times New Roman" w:cs="Times New Roman"/>
          <w:sz w:val="28"/>
        </w:rPr>
      </w:pPr>
    </w:p>
    <w:p w14:paraId="72939903" w14:textId="6A3EF629" w:rsidR="00775658" w:rsidDel="009C67B8" w:rsidRDefault="00775658" w:rsidP="00B83429">
      <w:pPr>
        <w:spacing w:after="0" w:line="360" w:lineRule="auto"/>
        <w:ind w:firstLine="709"/>
        <w:contextualSpacing/>
        <w:jc w:val="both"/>
        <w:rPr>
          <w:del w:id="192" w:author="Пользователь Windows" w:date="2021-01-27T20:01:00Z"/>
          <w:rFonts w:ascii="Times New Roman" w:hAnsi="Times New Roman" w:cs="Times New Roman"/>
          <w:sz w:val="28"/>
        </w:rPr>
      </w:pPr>
    </w:p>
    <w:p w14:paraId="7D3F403B" w14:textId="0C766194" w:rsidR="00775658" w:rsidDel="009C67B8" w:rsidRDefault="00775658" w:rsidP="00B83429">
      <w:pPr>
        <w:spacing w:after="0" w:line="360" w:lineRule="auto"/>
        <w:ind w:firstLine="709"/>
        <w:contextualSpacing/>
        <w:jc w:val="both"/>
        <w:rPr>
          <w:del w:id="193" w:author="Пользователь Windows" w:date="2021-01-27T20:01:00Z"/>
          <w:rFonts w:ascii="Times New Roman" w:hAnsi="Times New Roman" w:cs="Times New Roman"/>
          <w:sz w:val="28"/>
        </w:rPr>
      </w:pPr>
    </w:p>
    <w:p w14:paraId="64E3E1E5" w14:textId="348A2D9A" w:rsidR="00775658" w:rsidDel="009C67B8" w:rsidRDefault="00775658" w:rsidP="00B83429">
      <w:pPr>
        <w:spacing w:after="0" w:line="360" w:lineRule="auto"/>
        <w:ind w:firstLine="709"/>
        <w:contextualSpacing/>
        <w:jc w:val="both"/>
        <w:rPr>
          <w:del w:id="194" w:author="Пользователь Windows" w:date="2021-01-27T20:01:00Z"/>
          <w:rFonts w:ascii="Times New Roman" w:hAnsi="Times New Roman" w:cs="Times New Roman"/>
          <w:sz w:val="28"/>
        </w:rPr>
      </w:pPr>
    </w:p>
    <w:p w14:paraId="4CBC74F6" w14:textId="340447AF" w:rsidR="00775658" w:rsidDel="009C67B8" w:rsidRDefault="00775658" w:rsidP="00B83429">
      <w:pPr>
        <w:spacing w:after="0" w:line="360" w:lineRule="auto"/>
        <w:ind w:firstLine="709"/>
        <w:contextualSpacing/>
        <w:jc w:val="both"/>
        <w:rPr>
          <w:del w:id="195" w:author="Пользователь Windows" w:date="2021-01-27T20:01:00Z"/>
          <w:rFonts w:ascii="Times New Roman" w:hAnsi="Times New Roman" w:cs="Times New Roman"/>
          <w:sz w:val="28"/>
        </w:rPr>
      </w:pPr>
    </w:p>
    <w:p w14:paraId="777AD14E" w14:textId="233EDD24" w:rsidR="00775658" w:rsidRPr="00B83429" w:rsidDel="009C67B8" w:rsidRDefault="00775658" w:rsidP="00B83429">
      <w:pPr>
        <w:spacing w:after="0" w:line="360" w:lineRule="auto"/>
        <w:ind w:firstLine="709"/>
        <w:contextualSpacing/>
        <w:jc w:val="both"/>
        <w:rPr>
          <w:del w:id="196" w:author="Пользователь Windows" w:date="2021-01-27T20:01:00Z"/>
          <w:rFonts w:ascii="Times New Roman" w:hAnsi="Times New Roman" w:cs="Times New Roman"/>
          <w:sz w:val="28"/>
        </w:rPr>
      </w:pPr>
    </w:p>
    <w:p w14:paraId="1DE1765F" w14:textId="77777777" w:rsidR="005D6C6A" w:rsidRDefault="005D6C6A" w:rsidP="005C1A27">
      <w:pPr>
        <w:pStyle w:val="3"/>
      </w:pPr>
      <w:bookmarkStart w:id="197" w:name="_Toc62603002"/>
      <w:r>
        <w:t>2.</w:t>
      </w:r>
      <w:r w:rsidR="005C1A27">
        <w:t>1.</w:t>
      </w:r>
      <w:r>
        <w:t>2. Диаграмма компонентов разрабатываемого ПО</w:t>
      </w:r>
      <w:bookmarkEnd w:id="197"/>
    </w:p>
    <w:p w14:paraId="6D86DD1F" w14:textId="46B19B95"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На </w:t>
      </w:r>
      <w:del w:id="198" w:author="Пользователь Windows" w:date="2021-01-27T20:02:00Z">
        <w:r w:rsidR="007877D6" w:rsidDel="009C67B8">
          <w:rPr>
            <w:rFonts w:ascii="Times New Roman" w:hAnsi="Times New Roman" w:cs="Times New Roman"/>
            <w:sz w:val="28"/>
          </w:rPr>
          <w:delText xml:space="preserve">рисунке </w:delText>
        </w:r>
      </w:del>
      <w:ins w:id="199" w:author="Пользователь Windows" w:date="2021-01-27T20:02:00Z">
        <w:r w:rsidR="009C67B8">
          <w:rPr>
            <w:rFonts w:ascii="Times New Roman" w:hAnsi="Times New Roman" w:cs="Times New Roman"/>
            <w:sz w:val="28"/>
          </w:rPr>
          <w:t>рисунк</w:t>
        </w:r>
        <w:r w:rsidR="009C67B8">
          <w:rPr>
            <w:rFonts w:ascii="Times New Roman" w:hAnsi="Times New Roman" w:cs="Times New Roman"/>
            <w:sz w:val="28"/>
          </w:rPr>
          <w:t>ах</w:t>
        </w:r>
        <w:r w:rsidR="009C67B8">
          <w:rPr>
            <w:rFonts w:ascii="Times New Roman" w:hAnsi="Times New Roman" w:cs="Times New Roman"/>
            <w:sz w:val="28"/>
          </w:rPr>
          <w:t xml:space="preserve"> </w:t>
        </w:r>
      </w:ins>
      <w:del w:id="200" w:author="Пользователь Windows" w:date="2021-01-27T20:02:00Z">
        <w:r w:rsidR="00C501D6" w:rsidDel="009C67B8">
          <w:rPr>
            <w:rFonts w:ascii="Times New Roman" w:hAnsi="Times New Roman" w:cs="Times New Roman"/>
            <w:sz w:val="28"/>
          </w:rPr>
          <w:delText>4</w:delText>
        </w:r>
        <w:r w:rsidRPr="006614C9" w:rsidDel="009C67B8">
          <w:rPr>
            <w:rFonts w:ascii="Times New Roman" w:hAnsi="Times New Roman" w:cs="Times New Roman"/>
            <w:sz w:val="28"/>
          </w:rPr>
          <w:delText xml:space="preserve"> </w:delText>
        </w:r>
      </w:del>
      <w:ins w:id="201" w:author="Пользователь Windows" w:date="2021-01-27T20:02:00Z">
        <w:r w:rsidR="009C67B8">
          <w:rPr>
            <w:rFonts w:ascii="Times New Roman" w:hAnsi="Times New Roman" w:cs="Times New Roman"/>
            <w:sz w:val="28"/>
          </w:rPr>
          <w:t>6 и 7</w:t>
        </w:r>
        <w:r w:rsidR="009C67B8" w:rsidRPr="006614C9">
          <w:rPr>
            <w:rFonts w:ascii="Times New Roman" w:hAnsi="Times New Roman" w:cs="Times New Roman"/>
            <w:sz w:val="28"/>
          </w:rPr>
          <w:t xml:space="preserve"> </w:t>
        </w:r>
      </w:ins>
      <w:r w:rsidRPr="006614C9">
        <w:rPr>
          <w:rFonts w:ascii="Times New Roman" w:hAnsi="Times New Roman" w:cs="Times New Roman"/>
          <w:sz w:val="28"/>
        </w:rPr>
        <w:t xml:space="preserve">представлена диаграмма компонентов </w:t>
      </w:r>
      <w:r w:rsidR="007877D6">
        <w:rPr>
          <w:rFonts w:ascii="Times New Roman" w:hAnsi="Times New Roman" w:cs="Times New Roman"/>
          <w:sz w:val="28"/>
        </w:rPr>
        <w:t>программного обеспечения</w:t>
      </w:r>
      <w:r w:rsidRPr="006614C9">
        <w:rPr>
          <w:rFonts w:ascii="Times New Roman" w:hAnsi="Times New Roman" w:cs="Times New Roman"/>
          <w:sz w:val="28"/>
        </w:rPr>
        <w:t>.</w:t>
      </w:r>
    </w:p>
    <w:p w14:paraId="69DDDA75" w14:textId="77777777"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Формирования набора данных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Обработки ТМ из ОИК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77777777"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Подсистемы Обработки данных СВИ, Идентификации возникновения АР и Выбора УВ работают по принципу ПОСЛЕ.</w:t>
      </w:r>
      <w:r w:rsidR="00275C6B">
        <w:rPr>
          <w:rFonts w:ascii="Times New Roman" w:hAnsi="Times New Roman" w:cs="Times New Roman"/>
          <w:sz w:val="28"/>
        </w:rPr>
        <w:t xml:space="preserve"> Подсистема Обработки данных СВИ выявляет появление возмущения и определяет группы когерентных генераторов. Если возмущение возникло, то на подсистемы Идентификации возникновения АР и Выбора УВ подается сигнал на выполнение расчетов. </w:t>
      </w:r>
      <w:r w:rsidR="00EC48FD">
        <w:rPr>
          <w:rFonts w:ascii="Times New Roman" w:hAnsi="Times New Roman" w:cs="Times New Roman"/>
          <w:sz w:val="28"/>
        </w:rPr>
        <w:t xml:space="preserve">В </w:t>
      </w:r>
      <w:r w:rsidR="00EC48FD">
        <w:rPr>
          <w:rFonts w:ascii="Times New Roman" w:hAnsi="Times New Roman" w:cs="Times New Roman"/>
          <w:sz w:val="28"/>
        </w:rPr>
        <w:lastRenderedPageBreak/>
        <w:t xml:space="preserve">подсистему Идентификации возникновения АР также передается набор некоторых данных СВИ, а конкретно действующее значение напряжения и фаза напряжения узлов электрической сети. А в подсистему Выбора УВ передается информация о группах когерентных генераторов для выбора правильного сечения ДС. Если в результате работы подсистемы Идентификации возникновения АР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управляющих воздействий передается в подсистему Выбора УВ, которая должна разослать команды на деление системы на нижестоящие устройства.</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278" cy="4390975"/>
                    </a:xfrm>
                    <a:prstGeom prst="rect">
                      <a:avLst/>
                    </a:prstGeom>
                  </pic:spPr>
                </pic:pic>
              </a:graphicData>
            </a:graphic>
          </wp:inline>
        </w:drawing>
      </w:r>
    </w:p>
    <w:p w14:paraId="0C396807" w14:textId="6C672AC4"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del w:id="202" w:author="Пользователь Windows" w:date="2021-01-27T20:01:00Z">
        <w:r w:rsidR="00C501D6" w:rsidDel="009C67B8">
          <w:rPr>
            <w:rFonts w:ascii="Times New Roman" w:hAnsi="Times New Roman" w:cs="Times New Roman"/>
            <w:sz w:val="28"/>
          </w:rPr>
          <w:delText>4</w:delText>
        </w:r>
        <w:r w:rsidRPr="00775658" w:rsidDel="009C67B8">
          <w:rPr>
            <w:rFonts w:ascii="Times New Roman" w:hAnsi="Times New Roman" w:cs="Times New Roman"/>
            <w:sz w:val="28"/>
          </w:rPr>
          <w:delText xml:space="preserve"> </w:delText>
        </w:r>
      </w:del>
      <w:ins w:id="203" w:author="Пользователь Windows" w:date="2021-01-27T20:01:00Z">
        <w:r w:rsidR="009C67B8">
          <w:rPr>
            <w:rFonts w:ascii="Times New Roman" w:hAnsi="Times New Roman" w:cs="Times New Roman"/>
            <w:sz w:val="28"/>
          </w:rPr>
          <w:t>6</w:t>
        </w:r>
        <w:r w:rsidR="009C67B8" w:rsidRPr="00775658">
          <w:rPr>
            <w:rFonts w:ascii="Times New Roman" w:hAnsi="Times New Roman" w:cs="Times New Roman"/>
            <w:sz w:val="28"/>
          </w:rPr>
          <w:t xml:space="preserve"> </w:t>
        </w:r>
      </w:ins>
      <w:r w:rsidRPr="00775658">
        <w:rPr>
          <w:rFonts w:ascii="Times New Roman" w:hAnsi="Times New Roman" w:cs="Times New Roman"/>
          <w:sz w:val="28"/>
        </w:rPr>
        <w:t>–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lastRenderedPageBreak/>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1"/>
                    <a:stretch>
                      <a:fillRect/>
                    </a:stretch>
                  </pic:blipFill>
                  <pic:spPr>
                    <a:xfrm>
                      <a:off x="0" y="0"/>
                      <a:ext cx="4907705" cy="3269263"/>
                    </a:xfrm>
                    <a:prstGeom prst="rect">
                      <a:avLst/>
                    </a:prstGeom>
                  </pic:spPr>
                </pic:pic>
              </a:graphicData>
            </a:graphic>
          </wp:inline>
        </w:drawing>
      </w:r>
    </w:p>
    <w:p w14:paraId="221AFF12" w14:textId="6E23AB91"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del w:id="204" w:author="Пользователь Windows" w:date="2021-01-27T20:02:00Z">
        <w:r w:rsidR="009221F8" w:rsidDel="009C67B8">
          <w:rPr>
            <w:rFonts w:ascii="Times New Roman" w:hAnsi="Times New Roman" w:cs="Times New Roman"/>
            <w:sz w:val="28"/>
          </w:rPr>
          <w:delText>5</w:delText>
        </w:r>
        <w:r w:rsidRPr="00775658" w:rsidDel="009C67B8">
          <w:rPr>
            <w:rFonts w:ascii="Times New Roman" w:hAnsi="Times New Roman" w:cs="Times New Roman"/>
            <w:sz w:val="28"/>
          </w:rPr>
          <w:delText xml:space="preserve"> </w:delText>
        </w:r>
      </w:del>
      <w:ins w:id="205" w:author="Пользователь Windows" w:date="2021-01-27T20:02:00Z">
        <w:r w:rsidR="009C67B8">
          <w:rPr>
            <w:rFonts w:ascii="Times New Roman" w:hAnsi="Times New Roman" w:cs="Times New Roman"/>
            <w:sz w:val="28"/>
          </w:rPr>
          <w:t>7</w:t>
        </w:r>
        <w:r w:rsidR="009C67B8" w:rsidRPr="00775658">
          <w:rPr>
            <w:rFonts w:ascii="Times New Roman" w:hAnsi="Times New Roman" w:cs="Times New Roman"/>
            <w:sz w:val="28"/>
          </w:rPr>
          <w:t xml:space="preserve"> </w:t>
        </w:r>
      </w:ins>
      <w:r w:rsidRPr="00775658">
        <w:rPr>
          <w:rFonts w:ascii="Times New Roman" w:hAnsi="Times New Roman" w:cs="Times New Roman"/>
          <w:sz w:val="28"/>
        </w:rPr>
        <w:t>– Диаграмма компонентов подсистемы Формирования набора данных</w:t>
      </w:r>
    </w:p>
    <w:p w14:paraId="340CF8C6" w14:textId="45A33DD2"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работе разрабатывается ПО, включающее только подсистемы, выделенные цветами: Обработки ТМ из ОИК, Обработки данных СВИ, Идентификации возникновения АР и Выбора УВ.</w:t>
      </w:r>
    </w:p>
    <w:p w14:paraId="70B09E38" w14:textId="77777777" w:rsidR="005D6C6A" w:rsidRDefault="005D6C6A" w:rsidP="005C1A27">
      <w:pPr>
        <w:pStyle w:val="3"/>
      </w:pPr>
      <w:bookmarkStart w:id="206" w:name="_Toc62603003"/>
      <w:r>
        <w:t>2.</w:t>
      </w:r>
      <w:r w:rsidR="005C1A27">
        <w:t>1.</w:t>
      </w:r>
      <w:r>
        <w:t>3. Диаграмма пакетов</w:t>
      </w:r>
      <w:r w:rsidRPr="005D6C6A">
        <w:t xml:space="preserve"> </w:t>
      </w:r>
      <w:r>
        <w:t>разрабатываемого ПО</w:t>
      </w:r>
      <w:bookmarkEnd w:id="206"/>
    </w:p>
    <w:p w14:paraId="42B2AAF7" w14:textId="0648E517"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del w:id="207" w:author="Пользователь Windows" w:date="2021-01-27T20:02:00Z">
        <w:r w:rsidR="009221F8" w:rsidDel="009C67B8">
          <w:rPr>
            <w:rFonts w:ascii="Times New Roman" w:hAnsi="Times New Roman" w:cs="Times New Roman"/>
            <w:sz w:val="28"/>
          </w:rPr>
          <w:delText>6</w:delText>
        </w:r>
      </w:del>
      <w:ins w:id="208" w:author="Пользователь Windows" w:date="2021-01-27T20:02:00Z">
        <w:r w:rsidR="009C67B8">
          <w:rPr>
            <w:rFonts w:ascii="Times New Roman" w:hAnsi="Times New Roman" w:cs="Times New Roman"/>
            <w:sz w:val="28"/>
          </w:rPr>
          <w:t>8</w:t>
        </w:r>
      </w:ins>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расчетного режима по текущему, и соответствующих ему обученного классификатора и сечений-кандидатов ДС.</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lastRenderedPageBreak/>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7758" cy="4161626"/>
                    </a:xfrm>
                    <a:prstGeom prst="rect">
                      <a:avLst/>
                    </a:prstGeom>
                  </pic:spPr>
                </pic:pic>
              </a:graphicData>
            </a:graphic>
          </wp:inline>
        </w:drawing>
      </w:r>
    </w:p>
    <w:p w14:paraId="131D8D24" w14:textId="6807C264" w:rsidR="00CF4958"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09" w:author="Пользователь Windows" w:date="2021-01-27T20:02:00Z">
        <w:r w:rsidR="009221F8" w:rsidDel="009C67B8">
          <w:rPr>
            <w:rFonts w:ascii="Times New Roman" w:hAnsi="Times New Roman" w:cs="Times New Roman"/>
            <w:sz w:val="28"/>
          </w:rPr>
          <w:delText>6</w:delText>
        </w:r>
        <w:r w:rsidDel="009C67B8">
          <w:rPr>
            <w:rFonts w:ascii="Times New Roman" w:hAnsi="Times New Roman" w:cs="Times New Roman"/>
            <w:sz w:val="28"/>
          </w:rPr>
          <w:delText xml:space="preserve"> </w:delText>
        </w:r>
      </w:del>
      <w:ins w:id="210" w:author="Пользователь Windows" w:date="2021-01-27T20:02:00Z">
        <w:r w:rsidR="009C67B8">
          <w:rPr>
            <w:rFonts w:ascii="Times New Roman" w:hAnsi="Times New Roman" w:cs="Times New Roman"/>
            <w:sz w:val="28"/>
          </w:rPr>
          <w:t>8</w:t>
        </w:r>
        <w:r w:rsidR="009C67B8">
          <w:rPr>
            <w:rFonts w:ascii="Times New Roman" w:hAnsi="Times New Roman" w:cs="Times New Roman"/>
            <w:sz w:val="28"/>
          </w:rPr>
          <w:t xml:space="preserve"> </w:t>
        </w:r>
      </w:ins>
      <w:r>
        <w:rPr>
          <w:rFonts w:ascii="Times New Roman" w:hAnsi="Times New Roman" w:cs="Times New Roman"/>
          <w:sz w:val="28"/>
        </w:rPr>
        <w:t>– Диаграмма пакетов</w:t>
      </w:r>
    </w:p>
    <w:p w14:paraId="486E4F08" w14:textId="2D4C3153" w:rsidR="00775658" w:rsidRDefault="00775658" w:rsidP="00981E0D">
      <w:pPr>
        <w:spacing w:after="0" w:line="360" w:lineRule="auto"/>
        <w:ind w:firstLine="709"/>
        <w:contextualSpacing/>
        <w:jc w:val="center"/>
        <w:rPr>
          <w:rFonts w:ascii="Times New Roman" w:hAnsi="Times New Roman" w:cs="Times New Roman"/>
          <w:sz w:val="28"/>
        </w:rPr>
      </w:pPr>
    </w:p>
    <w:p w14:paraId="5F0D1B1C" w14:textId="4DFEC597" w:rsidR="00775658" w:rsidRDefault="00775658" w:rsidP="00981E0D">
      <w:pPr>
        <w:spacing w:after="0" w:line="360" w:lineRule="auto"/>
        <w:ind w:firstLine="709"/>
        <w:contextualSpacing/>
        <w:jc w:val="center"/>
        <w:rPr>
          <w:rFonts w:ascii="Times New Roman" w:hAnsi="Times New Roman" w:cs="Times New Roman"/>
          <w:sz w:val="28"/>
        </w:rPr>
      </w:pPr>
    </w:p>
    <w:p w14:paraId="41EF02C7" w14:textId="71B366ED" w:rsidR="00775658" w:rsidRDefault="00775658" w:rsidP="00981E0D">
      <w:pPr>
        <w:spacing w:after="0" w:line="360" w:lineRule="auto"/>
        <w:ind w:firstLine="709"/>
        <w:contextualSpacing/>
        <w:jc w:val="center"/>
        <w:rPr>
          <w:rFonts w:ascii="Times New Roman" w:hAnsi="Times New Roman" w:cs="Times New Roman"/>
          <w:sz w:val="28"/>
        </w:rPr>
      </w:pPr>
    </w:p>
    <w:p w14:paraId="0A807A40" w14:textId="51E4BFE8" w:rsidR="00775658" w:rsidRDefault="00775658" w:rsidP="00981E0D">
      <w:pPr>
        <w:spacing w:after="0" w:line="360" w:lineRule="auto"/>
        <w:ind w:firstLine="709"/>
        <w:contextualSpacing/>
        <w:jc w:val="center"/>
        <w:rPr>
          <w:rFonts w:ascii="Times New Roman" w:hAnsi="Times New Roman" w:cs="Times New Roman"/>
          <w:sz w:val="28"/>
        </w:rPr>
      </w:pPr>
    </w:p>
    <w:p w14:paraId="4FA2FC19" w14:textId="142FC118" w:rsidR="00775658" w:rsidRDefault="00775658" w:rsidP="00981E0D">
      <w:pPr>
        <w:spacing w:after="0" w:line="360" w:lineRule="auto"/>
        <w:ind w:firstLine="709"/>
        <w:contextualSpacing/>
        <w:jc w:val="center"/>
        <w:rPr>
          <w:rFonts w:ascii="Times New Roman" w:hAnsi="Times New Roman" w:cs="Times New Roman"/>
          <w:sz w:val="28"/>
        </w:rPr>
      </w:pPr>
    </w:p>
    <w:p w14:paraId="070F67ED" w14:textId="5B00C5D7" w:rsidR="00775658" w:rsidRDefault="00775658" w:rsidP="00981E0D">
      <w:pPr>
        <w:spacing w:after="0" w:line="360" w:lineRule="auto"/>
        <w:ind w:firstLine="709"/>
        <w:contextualSpacing/>
        <w:jc w:val="center"/>
        <w:rPr>
          <w:rFonts w:ascii="Times New Roman" w:hAnsi="Times New Roman" w:cs="Times New Roman"/>
          <w:sz w:val="28"/>
        </w:rPr>
      </w:pPr>
    </w:p>
    <w:p w14:paraId="47B2AEC8" w14:textId="668E77A5" w:rsidR="00775658" w:rsidDel="009C67B8" w:rsidRDefault="00775658" w:rsidP="00981E0D">
      <w:pPr>
        <w:spacing w:after="0" w:line="360" w:lineRule="auto"/>
        <w:ind w:firstLine="709"/>
        <w:contextualSpacing/>
        <w:jc w:val="center"/>
        <w:rPr>
          <w:del w:id="211" w:author="Пользователь Windows" w:date="2021-01-27T20:02:00Z"/>
          <w:rFonts w:ascii="Times New Roman" w:hAnsi="Times New Roman" w:cs="Times New Roman"/>
          <w:sz w:val="28"/>
        </w:rPr>
      </w:pPr>
    </w:p>
    <w:p w14:paraId="55FD9B21" w14:textId="0290D035" w:rsidR="00775658" w:rsidDel="009C67B8" w:rsidRDefault="00775658" w:rsidP="00981E0D">
      <w:pPr>
        <w:spacing w:after="0" w:line="360" w:lineRule="auto"/>
        <w:ind w:firstLine="709"/>
        <w:contextualSpacing/>
        <w:jc w:val="center"/>
        <w:rPr>
          <w:del w:id="212" w:author="Пользователь Windows" w:date="2021-01-27T20:02:00Z"/>
          <w:rFonts w:ascii="Times New Roman" w:hAnsi="Times New Roman" w:cs="Times New Roman"/>
          <w:sz w:val="28"/>
        </w:rPr>
      </w:pPr>
    </w:p>
    <w:p w14:paraId="48E9E814" w14:textId="08903DE0" w:rsidR="00775658" w:rsidDel="009C67B8" w:rsidRDefault="00775658" w:rsidP="00981E0D">
      <w:pPr>
        <w:spacing w:after="0" w:line="360" w:lineRule="auto"/>
        <w:ind w:firstLine="709"/>
        <w:contextualSpacing/>
        <w:jc w:val="center"/>
        <w:rPr>
          <w:del w:id="213" w:author="Пользователь Windows" w:date="2021-01-27T20:02:00Z"/>
          <w:rFonts w:ascii="Times New Roman" w:hAnsi="Times New Roman" w:cs="Times New Roman"/>
          <w:sz w:val="28"/>
        </w:rPr>
      </w:pPr>
    </w:p>
    <w:p w14:paraId="42C25978" w14:textId="20A26BD5" w:rsidR="00775658" w:rsidDel="009C67B8" w:rsidRDefault="00775658" w:rsidP="00981E0D">
      <w:pPr>
        <w:spacing w:after="0" w:line="360" w:lineRule="auto"/>
        <w:ind w:firstLine="709"/>
        <w:contextualSpacing/>
        <w:jc w:val="center"/>
        <w:rPr>
          <w:del w:id="214" w:author="Пользователь Windows" w:date="2021-01-27T20:02:00Z"/>
          <w:rFonts w:ascii="Times New Roman" w:hAnsi="Times New Roman" w:cs="Times New Roman"/>
          <w:sz w:val="28"/>
        </w:rPr>
      </w:pPr>
    </w:p>
    <w:p w14:paraId="72CB449C" w14:textId="120F905B" w:rsidR="00775658" w:rsidDel="009C67B8" w:rsidRDefault="00775658" w:rsidP="00981E0D">
      <w:pPr>
        <w:spacing w:after="0" w:line="360" w:lineRule="auto"/>
        <w:ind w:firstLine="709"/>
        <w:contextualSpacing/>
        <w:jc w:val="center"/>
        <w:rPr>
          <w:del w:id="215" w:author="Пользователь Windows" w:date="2021-01-27T20:02:00Z"/>
          <w:rFonts w:ascii="Times New Roman" w:hAnsi="Times New Roman" w:cs="Times New Roman"/>
          <w:sz w:val="28"/>
        </w:rPr>
      </w:pPr>
    </w:p>
    <w:p w14:paraId="32164B38" w14:textId="7A21B04F" w:rsidR="00775658" w:rsidDel="009C67B8" w:rsidRDefault="00775658" w:rsidP="00981E0D">
      <w:pPr>
        <w:spacing w:after="0" w:line="360" w:lineRule="auto"/>
        <w:ind w:firstLine="709"/>
        <w:contextualSpacing/>
        <w:jc w:val="center"/>
        <w:rPr>
          <w:del w:id="216" w:author="Пользователь Windows" w:date="2021-01-27T20:02:00Z"/>
          <w:rFonts w:ascii="Times New Roman" w:hAnsi="Times New Roman" w:cs="Times New Roman"/>
          <w:sz w:val="28"/>
        </w:rPr>
      </w:pPr>
    </w:p>
    <w:p w14:paraId="6AC06E15" w14:textId="4203E73B" w:rsidR="00775658" w:rsidRPr="00981E0D" w:rsidRDefault="00775658" w:rsidP="00981E0D">
      <w:pPr>
        <w:spacing w:after="0" w:line="360" w:lineRule="auto"/>
        <w:ind w:firstLine="709"/>
        <w:contextualSpacing/>
        <w:jc w:val="center"/>
        <w:rPr>
          <w:rFonts w:ascii="Times New Roman" w:hAnsi="Times New Roman" w:cs="Times New Roman"/>
          <w:sz w:val="28"/>
        </w:rPr>
      </w:pPr>
    </w:p>
    <w:p w14:paraId="6FBC6B1A" w14:textId="77777777" w:rsidR="00981E0D" w:rsidRDefault="005C1A27" w:rsidP="005C1A27">
      <w:pPr>
        <w:pStyle w:val="2"/>
      </w:pPr>
      <w:bookmarkStart w:id="217" w:name="_Toc62603004"/>
      <w:r w:rsidRPr="005C1A27">
        <w:lastRenderedPageBreak/>
        <w:t>2.2.</w:t>
      </w:r>
      <w:r w:rsidRPr="005C1A27">
        <w:tab/>
        <w:t>Решения по взаимосвязям системы со смежными системами</w:t>
      </w:r>
      <w:bookmarkEnd w:id="217"/>
    </w:p>
    <w:p w14:paraId="2A65BA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взаимосвязана система,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80299B" w:rsidP="00C935FF">
            <w:pPr>
              <w:spacing w:line="360" w:lineRule="auto"/>
              <w:contextualSpacing/>
              <w:jc w:val="both"/>
              <w:rPr>
                <w:rFonts w:ascii="Times New Roman" w:hAnsi="Times New Roman" w:cs="Times New Roman"/>
                <w:color w:val="000000" w:themeColor="text1"/>
                <w:sz w:val="28"/>
              </w:rPr>
            </w:pPr>
            <w:hyperlink r:id="rId23" w:tgtFrame="_blank" w:history="1">
              <w:r w:rsidR="007C1419" w:rsidRPr="007C1419">
                <w:rPr>
                  <w:rFonts w:ascii="Times New Roman" w:hAnsi="Times New Roman" w:cs="Times New Roman"/>
                  <w:color w:val="000000" w:themeColor="text1"/>
                  <w:sz w:val="28"/>
                </w:rPr>
                <w:t xml:space="preserve">МЭК 60870-5-104 </w:t>
              </w:r>
            </w:hyperlink>
          </w:p>
        </w:tc>
      </w:tr>
      <w:tr w:rsidR="00AF275D" w:rsidRPr="00AF275D" w14:paraId="68A80E6D" w14:textId="77777777" w:rsidTr="001F6D71">
        <w:tc>
          <w:tcPr>
            <w:tcW w:w="5098" w:type="dxa"/>
          </w:tcPr>
          <w:p w14:paraId="65EF821F" w14:textId="77777777" w:rsidR="00AF275D" w:rsidRPr="00AF275D" w:rsidRDefault="001D4205"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Энергообъекты</w:t>
            </w:r>
            <w:r w:rsidR="00DE0755">
              <w:rPr>
                <w:rFonts w:ascii="Times New Roman" w:hAnsi="Times New Roman" w:cs="Times New Roman"/>
                <w:color w:val="000000" w:themeColor="text1"/>
                <w:sz w:val="28"/>
              </w:rPr>
              <w:t xml:space="preserve"> (УСВИ, КСВД)</w:t>
            </w:r>
          </w:p>
        </w:tc>
        <w:tc>
          <w:tcPr>
            <w:tcW w:w="3686" w:type="dxa"/>
          </w:tcPr>
          <w:p w14:paraId="305FDCD8" w14:textId="0EC808EB" w:rsidR="00AF275D" w:rsidRPr="00AF275D" w:rsidRDefault="0080299B" w:rsidP="00C935FF">
            <w:pPr>
              <w:spacing w:line="360" w:lineRule="auto"/>
              <w:contextualSpacing/>
              <w:jc w:val="both"/>
              <w:rPr>
                <w:rFonts w:ascii="Times New Roman" w:hAnsi="Times New Roman" w:cs="Times New Roman"/>
                <w:color w:val="000000" w:themeColor="text1"/>
                <w:sz w:val="28"/>
              </w:rPr>
            </w:pPr>
            <w:hyperlink r:id="rId24" w:tgtFrame="_blank" w:history="1">
              <w:r w:rsidR="007C1419" w:rsidRPr="007C1419">
                <w:rPr>
                  <w:rFonts w:ascii="Times New Roman" w:hAnsi="Times New Roman" w:cs="Times New Roman"/>
                  <w:color w:val="000000" w:themeColor="text1"/>
                  <w:sz w:val="28"/>
                </w:rPr>
                <w:t>C37.118.1</w:t>
              </w:r>
            </w:hyperlink>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F47E4F0" w:rsidR="001D4205"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18" w:author="Пользователь Windows" w:date="2021-01-27T20:02:00Z">
        <w:r w:rsidR="009221F8" w:rsidDel="009C67B8">
          <w:rPr>
            <w:rFonts w:ascii="Times New Roman" w:hAnsi="Times New Roman" w:cs="Times New Roman"/>
            <w:sz w:val="28"/>
          </w:rPr>
          <w:delText>7</w:delText>
        </w:r>
        <w:r w:rsidDel="009C67B8">
          <w:rPr>
            <w:rFonts w:ascii="Times New Roman" w:hAnsi="Times New Roman" w:cs="Times New Roman"/>
            <w:sz w:val="28"/>
          </w:rPr>
          <w:delText xml:space="preserve"> </w:delText>
        </w:r>
      </w:del>
      <w:ins w:id="219" w:author="Пользователь Windows" w:date="2021-01-27T20:02:00Z">
        <w:r w:rsidR="009C67B8">
          <w:rPr>
            <w:rFonts w:ascii="Times New Roman" w:hAnsi="Times New Roman" w:cs="Times New Roman"/>
            <w:sz w:val="28"/>
          </w:rPr>
          <w:t>9</w:t>
        </w:r>
        <w:r w:rsidR="009C67B8">
          <w:rPr>
            <w:rFonts w:ascii="Times New Roman" w:hAnsi="Times New Roman" w:cs="Times New Roman"/>
            <w:sz w:val="28"/>
          </w:rPr>
          <w:t xml:space="preserve"> </w:t>
        </w:r>
      </w:ins>
      <w:r>
        <w:rPr>
          <w:rFonts w:ascii="Times New Roman" w:hAnsi="Times New Roman" w:cs="Times New Roman"/>
          <w:sz w:val="28"/>
        </w:rPr>
        <w:t>представлена схема взаимодействия с внешними системами.</w:t>
      </w:r>
    </w:p>
    <w:p w14:paraId="34A7950E" w14:textId="6F388D36" w:rsidR="005C1A27" w:rsidRDefault="00C935FF" w:rsidP="002C3E07">
      <w:pPr>
        <w:spacing w:after="0" w:line="360" w:lineRule="auto"/>
        <w:ind w:firstLine="709"/>
        <w:contextualSpacing/>
        <w:jc w:val="center"/>
      </w:pPr>
      <w:r>
        <w:object w:dxaOrig="11449" w:dyaOrig="4584" w14:anchorId="49789202">
          <v:shape id="_x0000_i1028" type="#_x0000_t75" style="width:481.2pt;height:192.6pt" o:ole="">
            <v:imagedata r:id="rId25" o:title=""/>
          </v:shape>
          <o:OLEObject Type="Embed" ProgID="Visio.Drawing.15" ShapeID="_x0000_i1028" DrawAspect="Content" ObjectID="_1673285934" r:id="rId26"/>
        </w:object>
      </w:r>
    </w:p>
    <w:p w14:paraId="1C0DF92E" w14:textId="1F43457F"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del w:id="220" w:author="Пользователь Windows" w:date="2021-01-27T20:02:00Z">
        <w:r w:rsidR="009221F8" w:rsidDel="009C67B8">
          <w:rPr>
            <w:rFonts w:ascii="Times New Roman" w:hAnsi="Times New Roman" w:cs="Times New Roman"/>
            <w:sz w:val="28"/>
          </w:rPr>
          <w:delText>7</w:delText>
        </w:r>
        <w:r w:rsidDel="009C67B8">
          <w:rPr>
            <w:rFonts w:ascii="Times New Roman" w:hAnsi="Times New Roman" w:cs="Times New Roman"/>
            <w:sz w:val="28"/>
          </w:rPr>
          <w:delText xml:space="preserve"> </w:delText>
        </w:r>
      </w:del>
      <w:ins w:id="221" w:author="Пользователь Windows" w:date="2021-01-27T20:02:00Z">
        <w:r w:rsidR="009C67B8">
          <w:rPr>
            <w:rFonts w:ascii="Times New Roman" w:hAnsi="Times New Roman" w:cs="Times New Roman"/>
            <w:sz w:val="28"/>
          </w:rPr>
          <w:t>9</w:t>
        </w:r>
        <w:r w:rsidR="009C67B8">
          <w:rPr>
            <w:rFonts w:ascii="Times New Roman" w:hAnsi="Times New Roman" w:cs="Times New Roman"/>
            <w:sz w:val="28"/>
          </w:rPr>
          <w:t xml:space="preserve"> </w:t>
        </w:r>
      </w:ins>
      <w:r>
        <w:rPr>
          <w:rFonts w:ascii="Times New Roman" w:hAnsi="Times New Roman" w:cs="Times New Roman"/>
          <w:sz w:val="28"/>
        </w:rPr>
        <w:t>– Схема взаимодействия с внешними системами</w:t>
      </w:r>
    </w:p>
    <w:p w14:paraId="201F3FB7" w14:textId="5C1761C4" w:rsidR="00775658" w:rsidRDefault="00775658" w:rsidP="002C3E07">
      <w:pPr>
        <w:spacing w:after="0" w:line="360" w:lineRule="auto"/>
        <w:ind w:firstLine="709"/>
        <w:contextualSpacing/>
        <w:jc w:val="center"/>
        <w:rPr>
          <w:rFonts w:ascii="Times New Roman" w:hAnsi="Times New Roman" w:cs="Times New Roman"/>
          <w:sz w:val="28"/>
        </w:rPr>
      </w:pPr>
    </w:p>
    <w:p w14:paraId="080E80D6" w14:textId="74F39C99" w:rsidR="00775658" w:rsidRDefault="00775658" w:rsidP="002C3E07">
      <w:pPr>
        <w:spacing w:after="0" w:line="360" w:lineRule="auto"/>
        <w:ind w:firstLine="709"/>
        <w:contextualSpacing/>
        <w:jc w:val="center"/>
        <w:rPr>
          <w:rFonts w:ascii="Times New Roman" w:hAnsi="Times New Roman" w:cs="Times New Roman"/>
          <w:sz w:val="28"/>
        </w:rPr>
      </w:pPr>
    </w:p>
    <w:p w14:paraId="40CBA04E" w14:textId="16695BB0" w:rsidR="00775658" w:rsidRDefault="00775658" w:rsidP="002C3E07">
      <w:pPr>
        <w:spacing w:after="0" w:line="360" w:lineRule="auto"/>
        <w:ind w:firstLine="709"/>
        <w:contextualSpacing/>
        <w:jc w:val="center"/>
        <w:rPr>
          <w:rFonts w:ascii="Times New Roman" w:hAnsi="Times New Roman" w:cs="Times New Roman"/>
          <w:sz w:val="28"/>
        </w:rPr>
      </w:pPr>
    </w:p>
    <w:p w14:paraId="62EF3020" w14:textId="6A0BF587" w:rsidR="00775658" w:rsidRDefault="00775658" w:rsidP="002C3E07">
      <w:pPr>
        <w:spacing w:after="0" w:line="360" w:lineRule="auto"/>
        <w:ind w:firstLine="709"/>
        <w:contextualSpacing/>
        <w:jc w:val="center"/>
        <w:rPr>
          <w:rFonts w:ascii="Times New Roman" w:hAnsi="Times New Roman" w:cs="Times New Roman"/>
          <w:sz w:val="28"/>
        </w:rPr>
      </w:pPr>
    </w:p>
    <w:p w14:paraId="67D73546" w14:textId="3207B1E6" w:rsidR="00775658" w:rsidRDefault="00775658" w:rsidP="002C3E07">
      <w:pPr>
        <w:spacing w:after="0" w:line="360" w:lineRule="auto"/>
        <w:ind w:firstLine="709"/>
        <w:contextualSpacing/>
        <w:jc w:val="center"/>
        <w:rPr>
          <w:rFonts w:ascii="Times New Roman" w:hAnsi="Times New Roman" w:cs="Times New Roman"/>
          <w:sz w:val="28"/>
        </w:rPr>
      </w:pPr>
    </w:p>
    <w:p w14:paraId="6C4086F0" w14:textId="224F0619" w:rsidR="00775658" w:rsidRDefault="00775658" w:rsidP="002C3E07">
      <w:pPr>
        <w:spacing w:after="0" w:line="360" w:lineRule="auto"/>
        <w:ind w:firstLine="709"/>
        <w:contextualSpacing/>
        <w:jc w:val="center"/>
        <w:rPr>
          <w:rFonts w:ascii="Times New Roman" w:hAnsi="Times New Roman" w:cs="Times New Roman"/>
          <w:sz w:val="28"/>
        </w:rPr>
      </w:pPr>
    </w:p>
    <w:p w14:paraId="4CA9BB15" w14:textId="77777777" w:rsidR="002B5FFB" w:rsidRDefault="002B5FFB" w:rsidP="002C3E07">
      <w:pPr>
        <w:spacing w:after="0" w:line="360" w:lineRule="auto"/>
        <w:ind w:firstLine="709"/>
        <w:contextualSpacing/>
        <w:jc w:val="center"/>
        <w:rPr>
          <w:rFonts w:ascii="Times New Roman" w:hAnsi="Times New Roman" w:cs="Times New Roman"/>
          <w:sz w:val="28"/>
        </w:rPr>
      </w:pPr>
    </w:p>
    <w:p w14:paraId="0CE28365" w14:textId="77777777" w:rsidR="00775658" w:rsidRPr="001D4205" w:rsidRDefault="00775658"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222" w:name="_Toc62603005"/>
      <w:r w:rsidRPr="00A67742">
        <w:lastRenderedPageBreak/>
        <w:t>2.3. Состав функций, реализуемых системой</w:t>
      </w:r>
      <w:bookmarkEnd w:id="222"/>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КПР</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53C4B28"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51C3C89" w14:textId="220B3B29"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E94C51" w14:textId="0B99BAAC"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9B0704" w14:textId="59F3F8F7"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7FA2FDA8" w14:textId="408F1F36"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DAD36B4" w14:textId="77777777" w:rsidR="00775658" w:rsidRPr="00AA0BDE"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223" w:name="_Toc62603006"/>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223"/>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commentRangeStart w:id="224"/>
            <w:commentRangeStart w:id="225"/>
            <w:commentRangeStart w:id="226"/>
            <w:commentRangeStart w:id="227"/>
            <w:r w:rsidRPr="007566E0">
              <w:rPr>
                <w:rFonts w:ascii="Times New Roman" w:hAnsi="Times New Roman" w:cs="Times New Roman"/>
                <w:color w:val="000000" w:themeColor="text1"/>
                <w:sz w:val="28"/>
              </w:rPr>
              <w:t>Требование</w:t>
            </w:r>
            <w:commentRangeEnd w:id="224"/>
            <w:r w:rsidR="00FD5458">
              <w:rPr>
                <w:rStyle w:val="ab"/>
              </w:rPr>
              <w:commentReference w:id="224"/>
            </w:r>
            <w:commentRangeEnd w:id="225"/>
            <w:r w:rsidR="00E16A9D">
              <w:rPr>
                <w:rStyle w:val="ab"/>
              </w:rPr>
              <w:commentReference w:id="225"/>
            </w:r>
            <w:commentRangeEnd w:id="226"/>
            <w:r w:rsidR="00122C92">
              <w:rPr>
                <w:rStyle w:val="ab"/>
              </w:rPr>
              <w:commentReference w:id="226"/>
            </w:r>
            <w:commentRangeEnd w:id="227"/>
            <w:r w:rsidR="00EB007C">
              <w:rPr>
                <w:rStyle w:val="ab"/>
              </w:rPr>
              <w:commentReference w:id="227"/>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77777777" w:rsidR="00243D5D" w:rsidRPr="007566E0" w:rsidRDefault="00243D5D" w:rsidP="001F6D71">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Время выполнения задач определения сечения ДС и идентификации нарушения устойчивости должно составлять менее 1 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228" w:name="_Toc62603007"/>
      <w:r>
        <w:lastRenderedPageBreak/>
        <w:t xml:space="preserve">2.5. </w:t>
      </w:r>
      <w:r w:rsidRPr="003208AC">
        <w:t>Методы и средства разработки</w:t>
      </w:r>
      <w:bookmarkEnd w:id="228"/>
    </w:p>
    <w:p w14:paraId="4495210B" w14:textId="77777777" w:rsidR="003208AC" w:rsidRPr="003208AC" w:rsidRDefault="00781D8A" w:rsidP="003208A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w:t>
      </w:r>
      <w:r w:rsidR="003208AC" w:rsidRPr="003208AC">
        <w:rPr>
          <w:rFonts w:ascii="Times New Roman" w:hAnsi="Times New Roman" w:cs="Times New Roman"/>
          <w:color w:val="000000" w:themeColor="text1"/>
          <w:sz w:val="28"/>
        </w:rPr>
        <w:t>оздани</w:t>
      </w:r>
      <w:r>
        <w:rPr>
          <w:rFonts w:ascii="Times New Roman" w:hAnsi="Times New Roman" w:cs="Times New Roman"/>
          <w:color w:val="000000" w:themeColor="text1"/>
          <w:sz w:val="28"/>
        </w:rPr>
        <w:t>е</w:t>
      </w:r>
      <w:r w:rsidR="003208AC" w:rsidRPr="003208AC">
        <w:rPr>
          <w:rFonts w:ascii="Times New Roman" w:hAnsi="Times New Roman" w:cs="Times New Roman"/>
          <w:color w:val="000000" w:themeColor="text1"/>
          <w:sz w:val="28"/>
        </w:rPr>
        <w:t xml:space="preserve"> программно</w:t>
      </w:r>
      <w:r>
        <w:rPr>
          <w:rFonts w:ascii="Times New Roman" w:hAnsi="Times New Roman" w:cs="Times New Roman"/>
          <w:color w:val="000000" w:themeColor="text1"/>
          <w:sz w:val="28"/>
        </w:rPr>
        <w:t xml:space="preserve">го обеспечения </w:t>
      </w:r>
      <w:r w:rsidR="007E0A18">
        <w:rPr>
          <w:rFonts w:ascii="Times New Roman" w:hAnsi="Times New Roman" w:cs="Times New Roman"/>
          <w:color w:val="000000" w:themeColor="text1"/>
          <w:sz w:val="28"/>
        </w:rPr>
        <w:t>выполняет</w:t>
      </w:r>
      <w:r>
        <w:rPr>
          <w:rFonts w:ascii="Times New Roman" w:hAnsi="Times New Roman" w:cs="Times New Roman"/>
          <w:color w:val="000000" w:themeColor="text1"/>
          <w:sz w:val="28"/>
        </w:rPr>
        <w:t>ся на</w:t>
      </w:r>
      <w:r w:rsidR="003208AC" w:rsidRPr="003208A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операционной системе</w:t>
      </w:r>
      <w:r w:rsidR="003208AC" w:rsidRPr="003208AC">
        <w:rPr>
          <w:rFonts w:ascii="Times New Roman" w:hAnsi="Times New Roman" w:cs="Times New Roman"/>
          <w:color w:val="000000" w:themeColor="text1"/>
          <w:sz w:val="28"/>
        </w:rPr>
        <w:t xml:space="preserve"> </w:t>
      </w:r>
      <w:r w:rsidR="003208AC" w:rsidRPr="003208AC">
        <w:rPr>
          <w:rFonts w:ascii="Times New Roman" w:hAnsi="Times New Roman" w:cs="Times New Roman"/>
          <w:color w:val="000000" w:themeColor="text1"/>
          <w:sz w:val="28"/>
          <w:lang w:val="en-US"/>
        </w:rPr>
        <w:t>Windows</w:t>
      </w:r>
      <w:r w:rsidR="003208AC" w:rsidRPr="003208AC">
        <w:rPr>
          <w:rFonts w:ascii="Times New Roman" w:hAnsi="Times New Roman" w:cs="Times New Roman"/>
          <w:color w:val="000000" w:themeColor="text1"/>
          <w:sz w:val="28"/>
        </w:rPr>
        <w:t xml:space="preserve"> </w:t>
      </w:r>
      <w:r w:rsidR="003208AC">
        <w:rPr>
          <w:rFonts w:ascii="Times New Roman" w:hAnsi="Times New Roman" w:cs="Times New Roman"/>
          <w:color w:val="000000" w:themeColor="text1"/>
          <w:sz w:val="28"/>
        </w:rPr>
        <w:t>10</w:t>
      </w:r>
      <w:r w:rsidR="003208AC" w:rsidRPr="003208AC">
        <w:rPr>
          <w:rFonts w:ascii="Times New Roman" w:hAnsi="Times New Roman" w:cs="Times New Roman"/>
          <w:color w:val="000000" w:themeColor="text1"/>
          <w:sz w:val="28"/>
        </w:rPr>
        <w:t>.</w:t>
      </w:r>
    </w:p>
    <w:p w14:paraId="282185C1" w14:textId="77777777" w:rsidR="003208AC" w:rsidRDefault="003208AC" w:rsidP="003208AC">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77777777" w:rsidR="00A67742" w:rsidRDefault="003208AC" w:rsidP="003208AC">
      <w:pPr>
        <w:spacing w:after="0" w:line="360" w:lineRule="auto"/>
        <w:ind w:firstLine="709"/>
        <w:contextualSpacing/>
        <w:jc w:val="both"/>
        <w:rPr>
          <w:rFonts w:ascii="Times New Roman" w:hAnsi="Times New Roman" w:cs="Times New Roman"/>
          <w:sz w:val="28"/>
        </w:rPr>
      </w:pP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p>
    <w:p w14:paraId="25AEC7E3" w14:textId="77777777" w:rsidR="005C1A27" w:rsidRDefault="003D3B00" w:rsidP="003D3B00">
      <w:pPr>
        <w:pStyle w:val="2"/>
      </w:pPr>
      <w:bookmarkStart w:id="229" w:name="_Toc62603008"/>
      <w:r>
        <w:t>2</w:t>
      </w:r>
      <w:r w:rsidRPr="003D3B00">
        <w:t>.</w:t>
      </w:r>
      <w:r>
        <w:t>5</w:t>
      </w:r>
      <w:r w:rsidR="007E0A18">
        <w:t>.</w:t>
      </w:r>
      <w:r w:rsidRPr="003D3B00">
        <w:t xml:space="preserve"> Требования к видам обеспечения</w:t>
      </w:r>
      <w:bookmarkEnd w:id="229"/>
    </w:p>
    <w:p w14:paraId="3D3723E9" w14:textId="77777777" w:rsidR="003D3B00" w:rsidRPr="003D3B00" w:rsidRDefault="003D3B00" w:rsidP="003D3B00">
      <w:pPr>
        <w:pStyle w:val="3"/>
      </w:pPr>
      <w:bookmarkStart w:id="230" w:name="_Toc62603009"/>
      <w:r>
        <w:t>2</w:t>
      </w:r>
      <w:r w:rsidRPr="003D3B00">
        <w:t>.</w:t>
      </w:r>
      <w:r>
        <w:t>5</w:t>
      </w:r>
      <w:r w:rsidRPr="003D3B00">
        <w:t>.1</w:t>
      </w:r>
      <w:r w:rsidR="007E0A18">
        <w:t>.</w:t>
      </w:r>
      <w:r w:rsidRPr="003D3B00">
        <w:t xml:space="preserve"> Требования к информационному обеспечению</w:t>
      </w:r>
      <w:bookmarkEnd w:id="230"/>
    </w:p>
    <w:p w14:paraId="07697053" w14:textId="7777777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 xml:space="preserve">включенное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потребляемая</w:t>
      </w:r>
      <w:r w:rsidR="0058694C" w:rsidRPr="003D3B00">
        <w:rPr>
          <w:rFonts w:ascii="Times New Roman" w:hAnsi="Times New Roman" w:cs="Times New Roman"/>
          <w:sz w:val="28"/>
        </w:rPr>
        <w:t xml:space="preserve">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мощность,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7777777"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r>
        <w:rPr>
          <w:rFonts w:ascii="Times New Roman" w:hAnsi="Times New Roman" w:cs="Times New Roman"/>
          <w:sz w:val="28"/>
        </w:rPr>
        <w:t xml:space="preserve"> (при реализации ЦАЛАР их необходимо поместить в БД).</w:t>
      </w:r>
    </w:p>
    <w:p w14:paraId="0F7ED6D0" w14:textId="77777777" w:rsidR="007E0A18" w:rsidRPr="007E0A18" w:rsidRDefault="007E0A18" w:rsidP="007E0A18">
      <w:pPr>
        <w:pStyle w:val="3"/>
      </w:pPr>
      <w:bookmarkStart w:id="231" w:name="_Toc62603010"/>
      <w:r>
        <w:t>2.5.</w:t>
      </w:r>
      <w:r w:rsidRPr="007E0A18">
        <w:t>2</w:t>
      </w:r>
      <w:r>
        <w:t>.</w:t>
      </w:r>
      <w:r w:rsidRPr="007E0A18">
        <w:t xml:space="preserve"> Требования к программному обеспечению</w:t>
      </w:r>
      <w:bookmarkEnd w:id="231"/>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77777777" w:rsidR="005C1A27" w:rsidRDefault="005B01D4" w:rsidP="005B01D4">
      <w:pPr>
        <w:pStyle w:val="3"/>
      </w:pPr>
      <w:bookmarkStart w:id="232" w:name="_Toc62603011"/>
      <w:r>
        <w:t xml:space="preserve">2.5.3. </w:t>
      </w:r>
      <w:r w:rsidRPr="005B01D4">
        <w:t>Требования к техническому обеспечению</w:t>
      </w:r>
      <w:bookmarkEnd w:id="232"/>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 IBM x3750 M4;</w:t>
      </w:r>
    </w:p>
    <w:p w14:paraId="1A24208B"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Pr="004A4750">
        <w:rPr>
          <w:rFonts w:ascii="Times New Roman" w:hAnsi="Times New Roman" w:cs="Times New Roman"/>
          <w:sz w:val="28"/>
          <w:lang w:val="en-US"/>
        </w:rPr>
        <w:t xml:space="preserve"> Intel Xeon 8C Processor Model E5-4650 130W 2.7GHz/1600MHz/20MB;</w:t>
      </w:r>
    </w:p>
    <w:p w14:paraId="77014617"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x</w:t>
      </w:r>
      <w:r w:rsidRPr="00F73C2C">
        <w:rPr>
          <w:rFonts w:ascii="Times New Roman" w:hAnsi="Times New Roman" w:cs="Times New Roman"/>
          <w:sz w:val="28"/>
          <w:lang w:val="en-US"/>
        </w:rPr>
        <w:t>8</w:t>
      </w:r>
      <w:r w:rsidRPr="004A4750">
        <w:rPr>
          <w:rFonts w:ascii="Times New Roman" w:hAnsi="Times New Roman" w:cs="Times New Roman"/>
          <w:sz w:val="28"/>
          <w:lang w:val="en-US"/>
        </w:rPr>
        <w:t>GB</w:t>
      </w:r>
      <w:r w:rsidRPr="00F73C2C">
        <w:rPr>
          <w:rFonts w:ascii="Times New Roman" w:hAnsi="Times New Roman" w:cs="Times New Roman"/>
          <w:sz w:val="28"/>
          <w:lang w:val="en-US"/>
        </w:rPr>
        <w:t>, 2</w:t>
      </w:r>
      <w:r w:rsidRPr="004A4750">
        <w:rPr>
          <w:rFonts w:ascii="Times New Roman" w:hAnsi="Times New Roman" w:cs="Times New Roman"/>
          <w:sz w:val="28"/>
          <w:lang w:val="en-US"/>
        </w:rPr>
        <w:t>Rx</w:t>
      </w:r>
      <w:r w:rsidRPr="00F73C2C">
        <w:rPr>
          <w:rFonts w:ascii="Times New Roman" w:hAnsi="Times New Roman" w:cs="Times New Roman"/>
          <w:sz w:val="28"/>
          <w:lang w:val="en-US"/>
        </w:rPr>
        <w:t>4, 1.35</w:t>
      </w:r>
      <w:r w:rsidRPr="004A4750">
        <w:rPr>
          <w:rFonts w:ascii="Times New Roman" w:hAnsi="Times New Roman" w:cs="Times New Roman"/>
          <w:sz w:val="28"/>
          <w:lang w:val="en-US"/>
        </w:rPr>
        <w:t>V</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PC</w:t>
      </w:r>
      <w:r w:rsidRPr="00F73C2C">
        <w:rPr>
          <w:rFonts w:ascii="Times New Roman" w:hAnsi="Times New Roman" w:cs="Times New Roman"/>
          <w:sz w:val="28"/>
          <w:lang w:val="en-US"/>
        </w:rPr>
        <w:t>3</w:t>
      </w:r>
      <w:r w:rsidRPr="004A4750">
        <w:rPr>
          <w:rFonts w:ascii="Times New Roman" w:hAnsi="Times New Roman" w:cs="Times New Roman"/>
          <w:sz w:val="28"/>
          <w:lang w:val="en-US"/>
        </w:rPr>
        <w:t>L</w:t>
      </w:r>
      <w:r w:rsidRPr="00F73C2C">
        <w:rPr>
          <w:rFonts w:ascii="Times New Roman" w:hAnsi="Times New Roman" w:cs="Times New Roman"/>
          <w:sz w:val="28"/>
          <w:lang w:val="en-US"/>
        </w:rPr>
        <w:t xml:space="preserve">-10600 </w:t>
      </w:r>
      <w:r w:rsidRPr="004A4750">
        <w:rPr>
          <w:rFonts w:ascii="Times New Roman" w:hAnsi="Times New Roman" w:cs="Times New Roman"/>
          <w:sz w:val="28"/>
          <w:lang w:val="en-US"/>
        </w:rPr>
        <w:t>CL</w:t>
      </w:r>
      <w:r w:rsidRPr="00F73C2C">
        <w:rPr>
          <w:rFonts w:ascii="Times New Roman" w:hAnsi="Times New Roman" w:cs="Times New Roman"/>
          <w:sz w:val="28"/>
          <w:lang w:val="en-US"/>
        </w:rPr>
        <w:t xml:space="preserve">9 </w:t>
      </w:r>
      <w:r w:rsidRPr="004A4750">
        <w:rPr>
          <w:rFonts w:ascii="Times New Roman" w:hAnsi="Times New Roman" w:cs="Times New Roman"/>
          <w:sz w:val="28"/>
          <w:lang w:val="en-US"/>
        </w:rPr>
        <w:t>ECC</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DDR</w:t>
      </w:r>
      <w:r w:rsidRPr="00F73C2C">
        <w:rPr>
          <w:rFonts w:ascii="Times New Roman" w:hAnsi="Times New Roman" w:cs="Times New Roman"/>
          <w:sz w:val="28"/>
          <w:lang w:val="en-US"/>
        </w:rPr>
        <w:t>3 1333</w:t>
      </w:r>
      <w:r w:rsidRPr="004A4750">
        <w:rPr>
          <w:rFonts w:ascii="Times New Roman" w:hAnsi="Times New Roman" w:cs="Times New Roman"/>
          <w:sz w:val="28"/>
          <w:lang w:val="en-US"/>
        </w:rPr>
        <w:t>MHz</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LP</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RDIMM</w:t>
      </w:r>
      <w:r w:rsidRPr="00F73C2C">
        <w:rPr>
          <w:rFonts w:ascii="Times New Roman" w:hAnsi="Times New Roman" w:cs="Times New Roman"/>
          <w:sz w:val="28"/>
          <w:lang w:val="en-US"/>
        </w:rPr>
        <w:t>;</w:t>
      </w:r>
    </w:p>
    <w:p w14:paraId="06EAD925"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lastRenderedPageBreak/>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IBM 256GB SATA 2.5in MLC HS Enterprise Value SSD;</w:t>
      </w:r>
    </w:p>
    <w:p w14:paraId="7A990C6C"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F73C2C">
        <w:rPr>
          <w:rFonts w:ascii="Times New Roman" w:hAnsi="Times New Roman" w:cs="Times New Roman"/>
          <w:sz w:val="28"/>
          <w:lang w:val="en-US"/>
        </w:rPr>
        <w:t xml:space="preserve"> </w:t>
      </w:r>
      <w:r w:rsidRPr="004A4750">
        <w:rPr>
          <w:rFonts w:ascii="Times New Roman" w:hAnsi="Times New Roman" w:cs="Times New Roman"/>
          <w:sz w:val="28"/>
        </w:rPr>
        <w:t>диск</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IBM</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TB</w:t>
      </w:r>
      <w:r w:rsidRPr="00F73C2C">
        <w:rPr>
          <w:rFonts w:ascii="Times New Roman" w:hAnsi="Times New Roman" w:cs="Times New Roman"/>
          <w:sz w:val="28"/>
          <w:lang w:val="en-US"/>
        </w:rPr>
        <w:t xml:space="preserve"> 2.5</w:t>
      </w:r>
      <w:r w:rsidRPr="004A4750">
        <w:rPr>
          <w:rFonts w:ascii="Times New Roman" w:hAnsi="Times New Roman" w:cs="Times New Roman"/>
          <w:sz w:val="28"/>
          <w:lang w:val="en-US"/>
        </w:rPr>
        <w:t>in</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SFF</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HS</w:t>
      </w:r>
      <w:r w:rsidRPr="00F73C2C">
        <w:rPr>
          <w:rFonts w:ascii="Times New Roman" w:hAnsi="Times New Roman" w:cs="Times New Roman"/>
          <w:sz w:val="28"/>
          <w:lang w:val="en-US"/>
        </w:rPr>
        <w:t xml:space="preserve"> 7.2</w:t>
      </w:r>
      <w:r w:rsidRPr="004A4750">
        <w:rPr>
          <w:rFonts w:ascii="Times New Roman" w:hAnsi="Times New Roman" w:cs="Times New Roman"/>
          <w:sz w:val="28"/>
          <w:lang w:val="en-US"/>
        </w:rPr>
        <w:t>K</w:t>
      </w:r>
      <w:r w:rsidRPr="00F73C2C">
        <w:rPr>
          <w:rFonts w:ascii="Times New Roman" w:hAnsi="Times New Roman" w:cs="Times New Roman"/>
          <w:sz w:val="28"/>
          <w:lang w:val="en-US"/>
        </w:rPr>
        <w:t xml:space="preserve"> 6</w:t>
      </w:r>
      <w:r w:rsidRPr="004A4750">
        <w:rPr>
          <w:rFonts w:ascii="Times New Roman" w:hAnsi="Times New Roman" w:cs="Times New Roman"/>
          <w:sz w:val="28"/>
          <w:lang w:val="en-US"/>
        </w:rPr>
        <w:t>Gbps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NL</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SAS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HDD</w:t>
      </w:r>
      <w:r w:rsidRPr="00F73C2C">
        <w:rPr>
          <w:rFonts w:ascii="Times New Roman" w:hAnsi="Times New Roman" w:cs="Times New Roman"/>
          <w:sz w:val="28"/>
          <w:lang w:val="en-US"/>
        </w:rPr>
        <w:t>.</w:t>
      </w:r>
    </w:p>
    <w:p w14:paraId="5C7E7CF9" w14:textId="77777777" w:rsidR="005B01D4" w:rsidRPr="005B01D4" w:rsidRDefault="005B01D4" w:rsidP="005B01D4">
      <w:pPr>
        <w:spacing w:after="0" w:line="360" w:lineRule="auto"/>
        <w:ind w:firstLine="709"/>
        <w:contextualSpacing/>
        <w:jc w:val="both"/>
        <w:rPr>
          <w:rFonts w:ascii="Times New Roman" w:hAnsi="Times New Roman" w:cs="Times New Roman"/>
          <w:sz w:val="28"/>
        </w:rPr>
      </w:pPr>
      <w:r w:rsidRPr="005B01D4">
        <w:rPr>
          <w:rFonts w:ascii="Times New Roman" w:hAnsi="Times New Roman" w:cs="Times New Roman"/>
          <w:sz w:val="28"/>
        </w:rPr>
        <w:t>Сервера должны быть размещены в шкафу 19 производства APC.</w:t>
      </w:r>
      <w:r w:rsidR="004A4750">
        <w:rPr>
          <w:rFonts w:ascii="Times New Roman" w:hAnsi="Times New Roman" w:cs="Times New Roman"/>
          <w:sz w:val="28"/>
        </w:rPr>
        <w:t xml:space="preserve"> </w:t>
      </w:r>
      <w:r w:rsidRPr="005B01D4">
        <w:rPr>
          <w:rFonts w:ascii="Times New Roman" w:hAnsi="Times New Roman" w:cs="Times New Roman"/>
          <w:sz w:val="28"/>
        </w:rPr>
        <w:t xml:space="preserve">В шкафу также </w:t>
      </w:r>
      <w:r w:rsidR="004A4750">
        <w:rPr>
          <w:rFonts w:ascii="Times New Roman" w:hAnsi="Times New Roman" w:cs="Times New Roman"/>
          <w:sz w:val="28"/>
        </w:rPr>
        <w:t xml:space="preserve">должны быть </w:t>
      </w:r>
      <w:r w:rsidRPr="005B01D4">
        <w:rPr>
          <w:rFonts w:ascii="Times New Roman" w:hAnsi="Times New Roman" w:cs="Times New Roman"/>
          <w:sz w:val="28"/>
        </w:rPr>
        <w:t>размещены:</w:t>
      </w:r>
    </w:p>
    <w:p w14:paraId="7B8D5277" w14:textId="77777777" w:rsidR="005B01D4" w:rsidRPr="004A4750" w:rsidRDefault="005B01D4" w:rsidP="008947BB">
      <w:pPr>
        <w:pStyle w:val="a4"/>
        <w:numPr>
          <w:ilvl w:val="0"/>
          <w:numId w:val="10"/>
        </w:numPr>
        <w:spacing w:after="0" w:line="360" w:lineRule="auto"/>
        <w:jc w:val="both"/>
        <w:rPr>
          <w:rFonts w:ascii="Times New Roman" w:hAnsi="Times New Roman" w:cs="Times New Roman"/>
          <w:sz w:val="28"/>
        </w:rPr>
      </w:pPr>
      <w:r w:rsidRPr="004A4750">
        <w:rPr>
          <w:rFonts w:ascii="Times New Roman" w:hAnsi="Times New Roman" w:cs="Times New Roman"/>
          <w:sz w:val="28"/>
        </w:rPr>
        <w:t>источник бесперебойного питания;</w:t>
      </w:r>
    </w:p>
    <w:p w14:paraId="77A1A2A7" w14:textId="77777777" w:rsidR="005C1A27" w:rsidRDefault="004A4750" w:rsidP="008947BB">
      <w:pPr>
        <w:pStyle w:val="a4"/>
        <w:numPr>
          <w:ilvl w:val="0"/>
          <w:numId w:val="10"/>
        </w:numPr>
        <w:spacing w:after="0" w:line="360" w:lineRule="auto"/>
        <w:jc w:val="both"/>
        <w:rPr>
          <w:rFonts w:ascii="Times New Roman" w:hAnsi="Times New Roman" w:cs="Times New Roman"/>
          <w:sz w:val="28"/>
        </w:rPr>
      </w:pPr>
      <w:r>
        <w:rPr>
          <w:rFonts w:ascii="Times New Roman" w:hAnsi="Times New Roman" w:cs="Times New Roman"/>
          <w:sz w:val="28"/>
        </w:rPr>
        <w:t>сетевые коммутаторы Cisco.</w:t>
      </w:r>
    </w:p>
    <w:p w14:paraId="0EE9D197" w14:textId="77777777" w:rsidR="005D6C6A" w:rsidRPr="00656E91" w:rsidRDefault="005D6C6A" w:rsidP="003B65A0">
      <w:pPr>
        <w:pStyle w:val="2"/>
      </w:pPr>
      <w:bookmarkStart w:id="233" w:name="_Toc62603012"/>
      <w:r>
        <w:t>Выводы по разделу 2</w:t>
      </w:r>
      <w:bookmarkEnd w:id="233"/>
    </w:p>
    <w:p w14:paraId="3B1A3724" w14:textId="77777777"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предложены решения по архитектуре системы и взаимодействию подсистемы 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77C23D23" w14:textId="24463A61" w:rsidR="00CC3330" w:rsidRDefault="00CC3330" w:rsidP="00CC3330">
      <w:pPr>
        <w:spacing w:after="0" w:line="360" w:lineRule="auto"/>
        <w:ind w:firstLine="709"/>
        <w:contextualSpacing/>
        <w:jc w:val="both"/>
        <w:rPr>
          <w:rFonts w:ascii="Times New Roman" w:hAnsi="Times New Roman" w:cs="Times New Roman"/>
          <w:sz w:val="28"/>
        </w:rPr>
      </w:pPr>
    </w:p>
    <w:p w14:paraId="353A542F" w14:textId="7689BD62" w:rsidR="00775658" w:rsidRDefault="00775658" w:rsidP="00CC3330">
      <w:pPr>
        <w:spacing w:after="0" w:line="360" w:lineRule="auto"/>
        <w:ind w:firstLine="709"/>
        <w:contextualSpacing/>
        <w:jc w:val="both"/>
        <w:rPr>
          <w:rFonts w:ascii="Times New Roman" w:hAnsi="Times New Roman" w:cs="Times New Roman"/>
          <w:sz w:val="28"/>
        </w:rPr>
      </w:pPr>
    </w:p>
    <w:p w14:paraId="1D333E48" w14:textId="77F54C29" w:rsidR="00775658" w:rsidRDefault="00775658" w:rsidP="00CC3330">
      <w:pPr>
        <w:spacing w:after="0" w:line="360" w:lineRule="auto"/>
        <w:ind w:firstLine="709"/>
        <w:contextualSpacing/>
        <w:jc w:val="both"/>
        <w:rPr>
          <w:rFonts w:ascii="Times New Roman" w:hAnsi="Times New Roman" w:cs="Times New Roman"/>
          <w:sz w:val="28"/>
        </w:rPr>
      </w:pPr>
    </w:p>
    <w:p w14:paraId="1877ABF8" w14:textId="52675882" w:rsidR="002B5FFB" w:rsidRDefault="002B5FFB" w:rsidP="00CC3330">
      <w:pPr>
        <w:spacing w:after="0" w:line="360" w:lineRule="auto"/>
        <w:ind w:firstLine="709"/>
        <w:contextualSpacing/>
        <w:jc w:val="both"/>
        <w:rPr>
          <w:rFonts w:ascii="Times New Roman" w:hAnsi="Times New Roman" w:cs="Times New Roman"/>
          <w:sz w:val="28"/>
        </w:rPr>
      </w:pPr>
    </w:p>
    <w:p w14:paraId="61BB65DD" w14:textId="5F016F7C" w:rsidR="002B5FFB" w:rsidRDefault="002B5FFB" w:rsidP="00CC3330">
      <w:pPr>
        <w:spacing w:after="0" w:line="360" w:lineRule="auto"/>
        <w:ind w:firstLine="709"/>
        <w:contextualSpacing/>
        <w:jc w:val="both"/>
        <w:rPr>
          <w:rFonts w:ascii="Times New Roman" w:hAnsi="Times New Roman" w:cs="Times New Roman"/>
          <w:sz w:val="28"/>
        </w:rPr>
      </w:pPr>
    </w:p>
    <w:p w14:paraId="551EDE95" w14:textId="27C65F66" w:rsidR="002B5FFB" w:rsidRDefault="002B5FFB" w:rsidP="00CC3330">
      <w:pPr>
        <w:spacing w:after="0" w:line="360" w:lineRule="auto"/>
        <w:ind w:firstLine="709"/>
        <w:contextualSpacing/>
        <w:jc w:val="both"/>
        <w:rPr>
          <w:rFonts w:ascii="Times New Roman" w:hAnsi="Times New Roman" w:cs="Times New Roman"/>
          <w:sz w:val="28"/>
        </w:rPr>
      </w:pPr>
    </w:p>
    <w:p w14:paraId="004683A8" w14:textId="774974EA" w:rsidR="002B5FFB" w:rsidRDefault="002B5FFB" w:rsidP="00CC3330">
      <w:pPr>
        <w:spacing w:after="0" w:line="360" w:lineRule="auto"/>
        <w:ind w:firstLine="709"/>
        <w:contextualSpacing/>
        <w:jc w:val="both"/>
        <w:rPr>
          <w:rFonts w:ascii="Times New Roman" w:hAnsi="Times New Roman" w:cs="Times New Roman"/>
          <w:sz w:val="28"/>
        </w:rPr>
      </w:pPr>
    </w:p>
    <w:p w14:paraId="58172D0B" w14:textId="65675EBA" w:rsidR="002B5FFB" w:rsidRDefault="002B5FFB" w:rsidP="00CC3330">
      <w:pPr>
        <w:spacing w:after="0" w:line="360" w:lineRule="auto"/>
        <w:ind w:firstLine="709"/>
        <w:contextualSpacing/>
        <w:jc w:val="both"/>
        <w:rPr>
          <w:rFonts w:ascii="Times New Roman" w:hAnsi="Times New Roman" w:cs="Times New Roman"/>
          <w:sz w:val="28"/>
        </w:rPr>
      </w:pPr>
    </w:p>
    <w:p w14:paraId="49A9EA6C" w14:textId="06FAC933" w:rsidR="002B5FFB" w:rsidRDefault="002B5FFB" w:rsidP="00CC3330">
      <w:pPr>
        <w:spacing w:after="0" w:line="360" w:lineRule="auto"/>
        <w:ind w:firstLine="709"/>
        <w:contextualSpacing/>
        <w:jc w:val="both"/>
        <w:rPr>
          <w:rFonts w:ascii="Times New Roman" w:hAnsi="Times New Roman" w:cs="Times New Roman"/>
          <w:sz w:val="28"/>
        </w:rPr>
      </w:pPr>
    </w:p>
    <w:p w14:paraId="5E056EAF" w14:textId="71A1A415" w:rsidR="002B5FFB" w:rsidRDefault="002B5FFB" w:rsidP="00CC3330">
      <w:pPr>
        <w:spacing w:after="0" w:line="360" w:lineRule="auto"/>
        <w:ind w:firstLine="709"/>
        <w:contextualSpacing/>
        <w:jc w:val="both"/>
        <w:rPr>
          <w:rFonts w:ascii="Times New Roman" w:hAnsi="Times New Roman" w:cs="Times New Roman"/>
          <w:sz w:val="28"/>
        </w:rPr>
      </w:pPr>
    </w:p>
    <w:p w14:paraId="6120A825" w14:textId="77777777" w:rsidR="002B5FFB" w:rsidRDefault="002B5FFB" w:rsidP="00CC3330">
      <w:pPr>
        <w:spacing w:after="0" w:line="360" w:lineRule="auto"/>
        <w:ind w:firstLine="709"/>
        <w:contextualSpacing/>
        <w:jc w:val="both"/>
        <w:rPr>
          <w:rFonts w:ascii="Times New Roman" w:hAnsi="Times New Roman" w:cs="Times New Roman"/>
          <w:sz w:val="28"/>
        </w:rPr>
      </w:pPr>
    </w:p>
    <w:p w14:paraId="1274056F" w14:textId="6E3FE0CB" w:rsidR="00775658" w:rsidRPr="00CC3330" w:rsidRDefault="00775658"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234" w:name="_Toc62603013"/>
      <w:r>
        <w:lastRenderedPageBreak/>
        <w:t>3. Разработка</w:t>
      </w:r>
      <w:r w:rsidRPr="005D6C6A">
        <w:t xml:space="preserve"> </w:t>
      </w:r>
      <w:r w:rsidRPr="00656E91">
        <w:t>программного обеспечения централизованной АЛАР</w:t>
      </w:r>
      <w:bookmarkEnd w:id="234"/>
    </w:p>
    <w:p w14:paraId="153F4EC3" w14:textId="77777777" w:rsidR="001F6D71" w:rsidRDefault="001F6D71" w:rsidP="001F6D71">
      <w:pPr>
        <w:pStyle w:val="2"/>
      </w:pPr>
      <w:bookmarkStart w:id="235" w:name="_Toc62603014"/>
      <w:r>
        <w:t>3.1. Описание используемых алгоритмов</w:t>
      </w:r>
      <w:bookmarkEnd w:id="235"/>
    </w:p>
    <w:p w14:paraId="38BD4DDB" w14:textId="77777777" w:rsidR="001F6D71" w:rsidRDefault="001F6D71" w:rsidP="001F6D71">
      <w:pPr>
        <w:pStyle w:val="3"/>
      </w:pPr>
      <w:bookmarkStart w:id="236" w:name="_Toc62603015"/>
      <w:r>
        <w:t>3.1.1. Теоретическая основа программной реализации подсистемы Обработки данных СВИ</w:t>
      </w:r>
      <w:bookmarkEnd w:id="236"/>
    </w:p>
    <w:p w14:paraId="51609B2E" w14:textId="7164B9E1" w:rsidR="001F6D71" w:rsidRPr="00C81D6B"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Затем для каждого отдельного генератора определяется отклонение от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и накопленная ошибка за промежуток времени </w:t>
      </w:r>
      <w:r w:rsidRPr="00C81D6B">
        <w:rPr>
          <w:rFonts w:ascii="Times New Roman" w:hAnsi="Times New Roman" w:cs="Times New Roman"/>
          <w:i/>
          <w:sz w:val="28"/>
        </w:rPr>
        <w:t>Σω</w:t>
      </w:r>
      <w:r>
        <w:rPr>
          <w:rFonts w:ascii="Times New Roman" w:hAnsi="Times New Roman" w:cs="Times New Roman"/>
          <w:sz w:val="28"/>
        </w:rPr>
        <w:t xml:space="preserve">. При достижении максимальной накопленной ошибки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возьмём равной (-23; +23). На рисунке </w:t>
      </w:r>
      <w:del w:id="237" w:author="Пользователь Windows" w:date="2021-01-27T20:02:00Z">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38" w:author="Пользователь Windows" w:date="2021-01-27T20:02:00Z">
        <w:r w:rsidR="009C67B8">
          <w:rPr>
            <w:rFonts w:ascii="Times New Roman" w:hAnsi="Times New Roman" w:cs="Times New Roman"/>
            <w:sz w:val="28"/>
          </w:rPr>
          <w:t>10</w:t>
        </w:r>
        <w:r w:rsidR="009C67B8">
          <w:rPr>
            <w:rFonts w:ascii="Times New Roman" w:hAnsi="Times New Roman" w:cs="Times New Roman"/>
            <w:sz w:val="28"/>
          </w:rPr>
          <w:t xml:space="preserve"> </w:t>
        </w:r>
      </w:ins>
      <w:r>
        <w:rPr>
          <w:rFonts w:ascii="Times New Roman" w:hAnsi="Times New Roman" w:cs="Times New Roman"/>
          <w:sz w:val="28"/>
        </w:rPr>
        <w:t>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АР (б)</w:t>
      </w:r>
      <w:r>
        <w:rPr>
          <w:rFonts w:ascii="Times New Roman" w:hAnsi="Times New Roman" w:cs="Times New Roman"/>
          <w:sz w:val="28"/>
        </w:rPr>
        <w:t xml:space="preserve">, а также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момент превышения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и момент достижения АР.</w:t>
      </w:r>
    </w:p>
    <w:p w14:paraId="022E1EA3"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14845C95">
                <wp:simplePos x="0" y="0"/>
                <wp:positionH relativeFrom="column">
                  <wp:posOffset>3179445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0.3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" filled="f" stroked="f" strokeweight=".5pt">
                <v:textbox>
                  <w:txbxContent>
                    <w:p w14:paraId="4155FDE2"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2177F637">
                <wp:simplePos x="0" y="0"/>
                <wp:positionH relativeFrom="column">
                  <wp:posOffset>268605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7" type="#_x0000_t202" style="position:absolute;left:0;text-align:left;margin-left:21.1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NX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" filled="f" stroked="f" strokeweight=".5pt">
                <v:textbox>
                  <w:txbxContent>
                    <w:p w14:paraId="7788B93C" w14:textId="77777777" w:rsidR="0080299B" w:rsidRPr="000E157D" w:rsidRDefault="0080299B"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26A46F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8"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2WHd&#10;TUUCAABdBAAADgAAAAAAAAAAAAAAAAAuAgAAZHJzL2Uyb0RvYy54bWxQSwECLQAUAAYACAAAACEA&#10;7V8KJ+MAAAAMAQAADwAAAAAAAAAAAAAAAACfBAAAZHJzL2Rvd25yZXYueG1sUEsFBgAAAAAEAAQA&#10;8wAAAK8FAAAAAA==&#10;" filled="f" stroked="f" strokeweight=".5pt">
                <v:textbox>
                  <w:txbxContent>
                    <w:p w14:paraId="0619EAD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1C8B6ED4">
                <wp:simplePos x="0" y="0"/>
                <wp:positionH relativeFrom="leftMargin">
                  <wp:posOffset>3710940</wp:posOffset>
                </wp:positionH>
                <wp:positionV relativeFrom="paragraph">
                  <wp:posOffset>1739900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9" type="#_x0000_t202" style="position:absolute;left:0;text-align:left;margin-left:292.2pt;margin-top:137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" filled="f" stroked="f" strokeweight=".5pt">
                <v:textbox>
                  <w:txbxContent>
                    <w:p w14:paraId="3FA3C81B" w14:textId="77777777" w:rsidR="0080299B" w:rsidRPr="000E157D" w:rsidRDefault="0080299B"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3820089D"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39" w:author="Пользователь Windows" w:date="2021-01-27T20:02:00Z">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40" w:author="Пользователь Windows" w:date="2021-01-27T20:02:00Z">
        <w:r w:rsidR="009C67B8">
          <w:rPr>
            <w:rFonts w:ascii="Times New Roman" w:hAnsi="Times New Roman" w:cs="Times New Roman"/>
            <w:sz w:val="28"/>
          </w:rPr>
          <w:t>10</w:t>
        </w:r>
        <w:r w:rsidR="009C67B8">
          <w:rPr>
            <w:rFonts w:ascii="Times New Roman" w:hAnsi="Times New Roman" w:cs="Times New Roman"/>
            <w:sz w:val="28"/>
          </w:rPr>
          <w:t xml:space="preserve"> </w:t>
        </w:r>
      </w:ins>
      <w:r>
        <w:rPr>
          <w:rFonts w:ascii="Times New Roman" w:hAnsi="Times New Roman" w:cs="Times New Roman"/>
          <w:sz w:val="28"/>
        </w:rPr>
        <w:t>– Углы и центр углов для случая, не приводящего к возникновению АР (а), и для случая, приводящего к возникновению АР (б)</w:t>
      </w:r>
    </w:p>
    <w:p w14:paraId="12D82C97" w14:textId="6B9CC162"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r w:rsidRPr="00C81D6B">
        <w:rPr>
          <w:rFonts w:ascii="Times New Roman" w:hAnsi="Times New Roman" w:cs="Times New Roman"/>
          <w:i/>
          <w:sz w:val="28"/>
        </w:rPr>
        <w:t>Σω</w:t>
      </w:r>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del w:id="241" w:author="Пользователь Windows" w:date="2021-01-27T20:03:00Z">
        <w:r w:rsidR="002B5FFB" w:rsidDel="009C67B8">
          <w:rPr>
            <w:rFonts w:ascii="Times New Roman" w:hAnsi="Times New Roman" w:cs="Times New Roman"/>
            <w:sz w:val="28"/>
          </w:rPr>
          <w:delText>9</w:delText>
        </w:r>
      </w:del>
      <w:ins w:id="242" w:author="Пользователь Windows" w:date="2021-01-27T20:03:00Z">
        <w:r w:rsidR="009C67B8">
          <w:rPr>
            <w:rFonts w:ascii="Times New Roman" w:hAnsi="Times New Roman" w:cs="Times New Roman"/>
            <w:sz w:val="28"/>
          </w:rPr>
          <w:t>11</w:t>
        </w:r>
      </w:ins>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r w:rsidRPr="00C81D6B">
        <w:rPr>
          <w:rFonts w:ascii="Times New Roman" w:hAnsi="Times New Roman" w:cs="Times New Roman"/>
          <w:i/>
          <w:sz w:val="28"/>
        </w:rPr>
        <w:t>Σω</w:t>
      </w:r>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80299B" w:rsidRPr="000E157D" w:rsidRDefault="0080299B"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80299B" w:rsidRPr="000E157D" w:rsidRDefault="0080299B"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80299B" w:rsidRPr="000E157D" w:rsidRDefault="0080299B"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80299B" w:rsidRPr="000E157D" w:rsidRDefault="0080299B"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04C9FA4" w14:textId="6B11DAE5"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43" w:author="Пользователь Windows" w:date="2021-01-27T20:02:00Z">
        <w:r w:rsidR="002B5FFB" w:rsidDel="009C67B8">
          <w:rPr>
            <w:rFonts w:ascii="Times New Roman" w:hAnsi="Times New Roman" w:cs="Times New Roman"/>
            <w:sz w:val="28"/>
          </w:rPr>
          <w:delText>9</w:delText>
        </w:r>
        <w:r w:rsidDel="009C67B8">
          <w:rPr>
            <w:rFonts w:ascii="Times New Roman" w:hAnsi="Times New Roman" w:cs="Times New Roman"/>
            <w:sz w:val="28"/>
          </w:rPr>
          <w:delText xml:space="preserve"> </w:delText>
        </w:r>
      </w:del>
      <w:ins w:id="244" w:author="Пользователь Windows" w:date="2021-01-27T20:02:00Z">
        <w:r w:rsidR="009C67B8">
          <w:rPr>
            <w:rFonts w:ascii="Times New Roman" w:hAnsi="Times New Roman" w:cs="Times New Roman"/>
            <w:sz w:val="28"/>
          </w:rPr>
          <w:t>11</w:t>
        </w:r>
        <w:r w:rsidR="009C67B8">
          <w:rPr>
            <w:rFonts w:ascii="Times New Roman" w:hAnsi="Times New Roman" w:cs="Times New Roman"/>
            <w:sz w:val="28"/>
          </w:rPr>
          <w:t xml:space="preserve"> </w:t>
        </w:r>
      </w:ins>
      <w:r>
        <w:rPr>
          <w:rFonts w:ascii="Times New Roman" w:hAnsi="Times New Roman" w:cs="Times New Roman"/>
          <w:sz w:val="28"/>
        </w:rPr>
        <w:t>–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3"/>
      </w:pPr>
      <w:bookmarkStart w:id="245" w:name="_Toc62603016"/>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245"/>
    </w:p>
    <w:p w14:paraId="663E15B8" w14:textId="30AE8B08"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описано, что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(c-means)</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 xml:space="preserve">классификатор на основе метода опорных </w:t>
      </w:r>
      <w:r w:rsidRPr="00A61ADF">
        <w:rPr>
          <w:rFonts w:ascii="Times New Roman" w:hAnsi="Times New Roman" w:cs="Times New Roman"/>
          <w:sz w:val="28"/>
        </w:rPr>
        <w:lastRenderedPageBreak/>
        <w:t>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3"/>
      </w:pPr>
      <w:bookmarkStart w:id="246" w:name="_Toc62603017"/>
      <w:r>
        <w:t>3.1.3</w:t>
      </w:r>
      <w:r w:rsidRPr="001F6D71">
        <w:t xml:space="preserve">. Теоретическая основа программной реализации подсистемы </w:t>
      </w:r>
      <w:r w:rsidR="00E44EC3" w:rsidRPr="00E44EC3">
        <w:t>Обработки телеметрии из ОИК</w:t>
      </w:r>
      <w:bookmarkEnd w:id="246"/>
    </w:p>
    <w:p w14:paraId="47315C5F" w14:textId="1F3A526A"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w:t>
      </w:r>
      <w:commentRangeStart w:id="247"/>
      <w:commentRangeStart w:id="248"/>
      <w:commentRangeStart w:id="249"/>
      <w:commentRangeStart w:id="250"/>
      <w:r>
        <w:rPr>
          <w:rFonts w:ascii="Times New Roman" w:hAnsi="Times New Roman" w:cs="Times New Roman"/>
          <w:sz w:val="28"/>
        </w:rPr>
        <w:t>специальный</w:t>
      </w:r>
      <w:commentRangeEnd w:id="247"/>
      <w:r w:rsidR="00FD5458">
        <w:rPr>
          <w:rStyle w:val="ab"/>
        </w:rPr>
        <w:commentReference w:id="247"/>
      </w:r>
      <w:commentRangeEnd w:id="248"/>
      <w:r w:rsidR="008D280D">
        <w:rPr>
          <w:rStyle w:val="ab"/>
        </w:rPr>
        <w:commentReference w:id="248"/>
      </w:r>
      <w:commentRangeEnd w:id="249"/>
      <w:r w:rsidR="00122C92">
        <w:rPr>
          <w:rStyle w:val="ab"/>
        </w:rPr>
        <w:commentReference w:id="249"/>
      </w:r>
      <w:commentRangeEnd w:id="250"/>
      <w:r w:rsidR="00C00A0C">
        <w:rPr>
          <w:rStyle w:val="ab"/>
        </w:rPr>
        <w:commentReference w:id="250"/>
      </w:r>
      <w:r>
        <w:rPr>
          <w:rFonts w:ascii="Times New Roman" w:hAnsi="Times New Roman" w:cs="Times New Roman"/>
          <w:sz w:val="28"/>
        </w:rPr>
        <w:t xml:space="preserve"> алгоритм сравнения. Он представлен в виде блок-схемы на рисунке </w:t>
      </w:r>
      <w:del w:id="251" w:author="Пользователь Windows" w:date="2021-01-27T20:03:00Z">
        <w:r w:rsidR="002B5FFB" w:rsidDel="009C67B8">
          <w:rPr>
            <w:rFonts w:ascii="Times New Roman" w:hAnsi="Times New Roman" w:cs="Times New Roman"/>
            <w:sz w:val="28"/>
          </w:rPr>
          <w:delText>10</w:delText>
        </w:r>
      </w:del>
      <w:ins w:id="252"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2</w:t>
        </w:r>
      </w:ins>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9" type="#_x0000_t75" style="width:354.6pt;height:727.8pt" o:ole="">
            <v:imagedata r:id="rId30" o:title=""/>
          </v:shape>
          <o:OLEObject Type="Embed" ProgID="Visio.Drawing.15" ShapeID="_x0000_i1029" DrawAspect="Content" ObjectID="_1673285935" r:id="rId31"/>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30" type="#_x0000_t75" style="width:198.6pt;height:342.6pt" o:ole="">
            <v:imagedata r:id="rId32" o:title=""/>
          </v:shape>
          <o:OLEObject Type="Embed" ProgID="Visio.Drawing.15" ShapeID="_x0000_i1030" DrawAspect="Content" ObjectID="_1673285936" r:id="rId33"/>
        </w:object>
      </w:r>
    </w:p>
    <w:p w14:paraId="51142AD3" w14:textId="047E0E21"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del w:id="253" w:author="Пользователь Windows" w:date="2021-01-27T20:03:00Z">
        <w:r w:rsidR="002B5FFB" w:rsidDel="009C67B8">
          <w:rPr>
            <w:rFonts w:ascii="Times New Roman" w:hAnsi="Times New Roman" w:cs="Times New Roman"/>
            <w:sz w:val="28"/>
          </w:rPr>
          <w:delText>10</w:delText>
        </w:r>
        <w:r w:rsidDel="009C67B8">
          <w:rPr>
            <w:rFonts w:ascii="Times New Roman" w:hAnsi="Times New Roman" w:cs="Times New Roman"/>
            <w:sz w:val="28"/>
          </w:rPr>
          <w:delText xml:space="preserve"> </w:delText>
        </w:r>
      </w:del>
      <w:ins w:id="254"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2</w:t>
        </w:r>
        <w:r w:rsidR="009C67B8">
          <w:rPr>
            <w:rFonts w:ascii="Times New Roman" w:hAnsi="Times New Roman" w:cs="Times New Roman"/>
            <w:sz w:val="28"/>
          </w:rPr>
          <w:t xml:space="preserve"> </w:t>
        </w:r>
      </w:ins>
      <w:r>
        <w:rPr>
          <w:rFonts w:ascii="Times New Roman" w:hAnsi="Times New Roman" w:cs="Times New Roman"/>
          <w:sz w:val="28"/>
        </w:rPr>
        <w:t>– Блок-схема алгоритма сравнения режимов</w:t>
      </w:r>
    </w:p>
    <w:p w14:paraId="1E75A0F2" w14:textId="065476A3" w:rsidR="00E44EC3" w:rsidRDefault="00E44EC3" w:rsidP="001F6D71">
      <w:pPr>
        <w:spacing w:after="0" w:line="360" w:lineRule="auto"/>
        <w:ind w:firstLine="709"/>
        <w:contextualSpacing/>
        <w:jc w:val="both"/>
        <w:rPr>
          <w:rFonts w:ascii="Times New Roman" w:hAnsi="Times New Roman" w:cs="Times New Roman"/>
          <w:sz w:val="28"/>
        </w:rPr>
      </w:pPr>
    </w:p>
    <w:p w14:paraId="7157F339" w14:textId="7F82023C" w:rsidR="002B5FFB" w:rsidRDefault="002B5FFB" w:rsidP="001F6D71">
      <w:pPr>
        <w:spacing w:after="0" w:line="360" w:lineRule="auto"/>
        <w:ind w:firstLine="709"/>
        <w:contextualSpacing/>
        <w:jc w:val="both"/>
        <w:rPr>
          <w:rFonts w:ascii="Times New Roman" w:hAnsi="Times New Roman" w:cs="Times New Roman"/>
          <w:sz w:val="28"/>
        </w:rPr>
      </w:pP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C69F1AF" w:rsidR="002B5FFB" w:rsidRDefault="002B5FFB" w:rsidP="001F6D71">
      <w:pPr>
        <w:spacing w:after="0" w:line="360" w:lineRule="auto"/>
        <w:ind w:firstLine="709"/>
        <w:contextualSpacing/>
        <w:jc w:val="both"/>
        <w:rPr>
          <w:rFonts w:ascii="Times New Roman" w:hAnsi="Times New Roman" w:cs="Times New Roman"/>
          <w:sz w:val="28"/>
        </w:rPr>
      </w:pPr>
    </w:p>
    <w:p w14:paraId="27699148" w14:textId="1CAFF7DC" w:rsidR="002B5FFB" w:rsidRDefault="002B5FFB" w:rsidP="001F6D71">
      <w:pPr>
        <w:spacing w:after="0" w:line="360" w:lineRule="auto"/>
        <w:ind w:firstLine="709"/>
        <w:contextualSpacing/>
        <w:jc w:val="both"/>
        <w:rPr>
          <w:rFonts w:ascii="Times New Roman" w:hAnsi="Times New Roman" w:cs="Times New Roman"/>
          <w:sz w:val="28"/>
        </w:rPr>
      </w:pPr>
    </w:p>
    <w:p w14:paraId="25C475C3" w14:textId="13C32B60" w:rsidR="002B5FFB" w:rsidRDefault="002B5FFB"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255" w:name="_Toc62603018"/>
      <w:r>
        <w:lastRenderedPageBreak/>
        <w:t>3.</w:t>
      </w:r>
      <w:r w:rsidR="00CA056E">
        <w:t>2</w:t>
      </w:r>
      <w:r w:rsidR="005D6C6A">
        <w:t>.</w:t>
      </w:r>
      <w:r>
        <w:t xml:space="preserve"> </w:t>
      </w:r>
      <w:r w:rsidR="00BB735F">
        <w:t>Рабочая документация</w:t>
      </w:r>
      <w:bookmarkEnd w:id="255"/>
    </w:p>
    <w:p w14:paraId="62DBFF8F" w14:textId="77777777" w:rsidR="00F73C2C" w:rsidRDefault="00F73C2C" w:rsidP="00F73C2C">
      <w:pPr>
        <w:pStyle w:val="3"/>
      </w:pPr>
      <w:bookmarkStart w:id="256" w:name="_Toc62603019"/>
      <w:r>
        <w:t>3.2.1. Общие сведения о системе</w:t>
      </w:r>
      <w:bookmarkEnd w:id="256"/>
    </w:p>
    <w:p w14:paraId="2CE7F069"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программно-аппаратный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3"/>
      </w:pPr>
      <w:bookmarkStart w:id="257" w:name="_Toc62603020"/>
      <w:r>
        <w:t>3.2.2. Архитектура и принципы функционирования</w:t>
      </w:r>
      <w:bookmarkEnd w:id="257"/>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0F116758"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58" w:author="Пользователь Windows" w:date="2021-01-27T20:03:00Z">
        <w:r w:rsidR="00A7393C" w:rsidDel="009C67B8">
          <w:rPr>
            <w:rFonts w:ascii="Times New Roman" w:hAnsi="Times New Roman" w:cs="Times New Roman"/>
            <w:sz w:val="28"/>
          </w:rPr>
          <w:delText>1</w:delText>
        </w:r>
        <w:r w:rsidR="002B5FFB" w:rsidDel="009C67B8">
          <w:rPr>
            <w:rFonts w:ascii="Times New Roman" w:hAnsi="Times New Roman" w:cs="Times New Roman"/>
            <w:sz w:val="28"/>
          </w:rPr>
          <w:delText>1</w:delText>
        </w:r>
        <w:r w:rsidDel="009C67B8">
          <w:rPr>
            <w:rFonts w:ascii="Times New Roman" w:hAnsi="Times New Roman" w:cs="Times New Roman"/>
            <w:sz w:val="28"/>
          </w:rPr>
          <w:delText xml:space="preserve"> </w:delText>
        </w:r>
      </w:del>
      <w:ins w:id="259"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3</w:t>
        </w:r>
        <w:r w:rsidR="009C67B8">
          <w:rPr>
            <w:rFonts w:ascii="Times New Roman" w:hAnsi="Times New Roman" w:cs="Times New Roman"/>
            <w:sz w:val="28"/>
          </w:rPr>
          <w:t xml:space="preserve"> </w:t>
        </w:r>
      </w:ins>
      <w:r>
        <w:rPr>
          <w:rFonts w:ascii="Times New Roman" w:hAnsi="Times New Roman" w:cs="Times New Roman"/>
          <w:sz w:val="28"/>
        </w:rPr>
        <w:t>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lastRenderedPageBreak/>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9858" cy="3958263"/>
                    </a:xfrm>
                    <a:prstGeom prst="rect">
                      <a:avLst/>
                    </a:prstGeom>
                  </pic:spPr>
                </pic:pic>
              </a:graphicData>
            </a:graphic>
          </wp:inline>
        </w:drawing>
      </w:r>
    </w:p>
    <w:p w14:paraId="296A039F" w14:textId="3BCB0F48"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del w:id="260" w:author="Пользователь Windows" w:date="2021-01-27T20:03:00Z">
        <w:r w:rsidR="00775658" w:rsidDel="009C67B8">
          <w:rPr>
            <w:rFonts w:ascii="Times New Roman" w:hAnsi="Times New Roman" w:cs="Times New Roman"/>
            <w:sz w:val="28"/>
          </w:rPr>
          <w:delText>1</w:delText>
        </w:r>
        <w:r w:rsidR="002B5FFB" w:rsidDel="009C67B8">
          <w:rPr>
            <w:rFonts w:ascii="Times New Roman" w:hAnsi="Times New Roman" w:cs="Times New Roman"/>
            <w:sz w:val="28"/>
          </w:rPr>
          <w:delText>1</w:delText>
        </w:r>
        <w:r w:rsidR="00395118" w:rsidDel="009C67B8">
          <w:rPr>
            <w:rFonts w:ascii="Times New Roman" w:hAnsi="Times New Roman" w:cs="Times New Roman"/>
            <w:sz w:val="28"/>
          </w:rPr>
          <w:delText xml:space="preserve"> </w:delText>
        </w:r>
      </w:del>
      <w:ins w:id="261"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3</w:t>
        </w:r>
        <w:r w:rsidR="009C67B8">
          <w:rPr>
            <w:rFonts w:ascii="Times New Roman" w:hAnsi="Times New Roman" w:cs="Times New Roman"/>
            <w:sz w:val="28"/>
          </w:rPr>
          <w:t xml:space="preserve"> </w:t>
        </w:r>
      </w:ins>
      <w:commentRangeStart w:id="262"/>
      <w:commentRangeStart w:id="263"/>
      <w:r w:rsidR="00395118">
        <w:rPr>
          <w:rFonts w:ascii="Times New Roman" w:hAnsi="Times New Roman" w:cs="Times New Roman"/>
          <w:sz w:val="28"/>
        </w:rPr>
        <w:t>– Диаграмма компонентов</w:t>
      </w:r>
      <w:commentRangeEnd w:id="262"/>
      <w:r w:rsidR="00122C92">
        <w:rPr>
          <w:rStyle w:val="ab"/>
        </w:rPr>
        <w:commentReference w:id="262"/>
      </w:r>
      <w:commentRangeEnd w:id="263"/>
      <w:r w:rsidR="00A7393C">
        <w:rPr>
          <w:rStyle w:val="ab"/>
        </w:rPr>
        <w:commentReference w:id="263"/>
      </w:r>
    </w:p>
    <w:p w14:paraId="6319AE32" w14:textId="6D99B91F"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del w:id="264" w:author="Пользователь Windows" w:date="2021-01-27T20:03:00Z">
        <w:r w:rsidR="00694AD8" w:rsidDel="009C67B8">
          <w:rPr>
            <w:rFonts w:ascii="Times New Roman" w:hAnsi="Times New Roman" w:cs="Times New Roman"/>
            <w:sz w:val="28"/>
          </w:rPr>
          <w:delText>1</w:delText>
        </w:r>
        <w:r w:rsidR="002B5FFB" w:rsidDel="009C67B8">
          <w:rPr>
            <w:rFonts w:ascii="Times New Roman" w:hAnsi="Times New Roman" w:cs="Times New Roman"/>
            <w:sz w:val="28"/>
          </w:rPr>
          <w:delText>2</w:delText>
        </w:r>
        <w:r w:rsidDel="009C67B8">
          <w:rPr>
            <w:rFonts w:ascii="Times New Roman" w:hAnsi="Times New Roman" w:cs="Times New Roman"/>
            <w:sz w:val="28"/>
          </w:rPr>
          <w:delText xml:space="preserve"> </w:delText>
        </w:r>
      </w:del>
      <w:ins w:id="265"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4</w:t>
        </w:r>
        <w:r w:rsidR="009C67B8">
          <w:rPr>
            <w:rFonts w:ascii="Times New Roman" w:hAnsi="Times New Roman" w:cs="Times New Roman"/>
            <w:sz w:val="28"/>
          </w:rPr>
          <w:t xml:space="preserve"> </w:t>
        </w:r>
      </w:ins>
      <w:r>
        <w:rPr>
          <w:rFonts w:ascii="Times New Roman" w:hAnsi="Times New Roman" w:cs="Times New Roman"/>
          <w:sz w:val="28"/>
        </w:rPr>
        <w:t>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Pr>
          <w:rFonts w:ascii="Times New Roman" w:hAnsi="Times New Roman" w:cs="Times New Roman"/>
          <w:sz w:val="28"/>
          <w:lang w:val="en-US"/>
        </w:rPr>
        <w:t>Sunchronized</w:t>
      </w:r>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82" cy="5272067"/>
                    </a:xfrm>
                    <a:prstGeom prst="rect">
                      <a:avLst/>
                    </a:prstGeom>
                  </pic:spPr>
                </pic:pic>
              </a:graphicData>
            </a:graphic>
          </wp:inline>
        </w:drawing>
      </w:r>
    </w:p>
    <w:p w14:paraId="7E78050D" w14:textId="1088903E"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w:t>
      </w:r>
      <w:del w:id="266" w:author="Пользователь Windows" w:date="2021-01-27T20:03:00Z">
        <w:r w:rsidRPr="002B5FFB" w:rsidDel="009C67B8">
          <w:rPr>
            <w:rFonts w:ascii="Times New Roman" w:hAnsi="Times New Roman" w:cs="Times New Roman"/>
            <w:sz w:val="28"/>
            <w:lang w:val="en-US"/>
          </w:rPr>
          <w:delText>1</w:delText>
        </w:r>
        <w:r w:rsidR="002B5FFB" w:rsidRPr="002B5FFB" w:rsidDel="009C67B8">
          <w:rPr>
            <w:rFonts w:ascii="Times New Roman" w:hAnsi="Times New Roman" w:cs="Times New Roman"/>
            <w:sz w:val="28"/>
            <w:lang w:val="en-US"/>
          </w:rPr>
          <w:delText>2</w:delText>
        </w:r>
        <w:r w:rsidRPr="002B5FFB" w:rsidDel="009C67B8">
          <w:rPr>
            <w:rFonts w:ascii="Times New Roman" w:hAnsi="Times New Roman" w:cs="Times New Roman"/>
            <w:sz w:val="28"/>
            <w:lang w:val="en-US"/>
          </w:rPr>
          <w:delText xml:space="preserve"> </w:delText>
        </w:r>
      </w:del>
      <w:ins w:id="267" w:author="Пользователь Windows" w:date="2021-01-27T20:03:00Z">
        <w:r w:rsidR="009C67B8" w:rsidRPr="002B5FFB">
          <w:rPr>
            <w:rFonts w:ascii="Times New Roman" w:hAnsi="Times New Roman" w:cs="Times New Roman"/>
            <w:sz w:val="28"/>
            <w:lang w:val="en-US"/>
          </w:rPr>
          <w:t>1</w:t>
        </w:r>
        <w:r w:rsidR="009C67B8">
          <w:rPr>
            <w:rFonts w:ascii="Times New Roman" w:hAnsi="Times New Roman" w:cs="Times New Roman"/>
            <w:sz w:val="28"/>
          </w:rPr>
          <w:t>4</w:t>
        </w:r>
        <w:r w:rsidR="009C67B8" w:rsidRPr="002B5FFB">
          <w:rPr>
            <w:rFonts w:ascii="Times New Roman" w:hAnsi="Times New Roman" w:cs="Times New Roman"/>
            <w:sz w:val="28"/>
            <w:lang w:val="en-US"/>
          </w:rPr>
          <w:t xml:space="preserve"> </w:t>
        </w:r>
      </w:ins>
      <w:r w:rsidRPr="002B5FFB">
        <w:rPr>
          <w:rFonts w:ascii="Times New Roman" w:hAnsi="Times New Roman" w:cs="Times New Roman"/>
          <w:sz w:val="28"/>
          <w:lang w:val="en-US"/>
        </w:rPr>
        <w:t xml:space="preserve">–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5B438F75"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268"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69"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5</w:t>
        </w:r>
        <w:r w:rsidR="009C67B8">
          <w:rPr>
            <w:rFonts w:ascii="Times New Roman" w:hAnsi="Times New Roman" w:cs="Times New Roman"/>
            <w:sz w:val="28"/>
          </w:rPr>
          <w:t xml:space="preserve"> </w:t>
        </w:r>
      </w:ins>
      <w:r>
        <w:rPr>
          <w:rFonts w:ascii="Times New Roman" w:hAnsi="Times New Roman" w:cs="Times New Roman"/>
          <w:sz w:val="28"/>
        </w:rPr>
        <w:t>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4558A565"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6"/>
          <w:footnotePr>
            <w:numFmt w:val="chicago"/>
          </w:footnotePr>
          <w:pgSz w:w="11906" w:h="16838"/>
          <w:pgMar w:top="1134" w:right="1134" w:bottom="1134" w:left="1134" w:header="709" w:footer="57" w:gutter="0"/>
          <w:cols w:space="708"/>
          <w:titlePg/>
          <w:docGrid w:linePitch="360"/>
        </w:sectPr>
      </w:pPr>
      <w:commentRangeStart w:id="270"/>
      <w:commentRangeStart w:id="271"/>
      <w:r>
        <w:rPr>
          <w:rFonts w:ascii="Times New Roman" w:hAnsi="Times New Roman" w:cs="Times New Roman"/>
          <w:sz w:val="28"/>
        </w:rPr>
        <w:t>Н</w:t>
      </w:r>
      <w:r w:rsidR="002B5FFB">
        <w:rPr>
          <w:rFonts w:ascii="Times New Roman" w:hAnsi="Times New Roman" w:cs="Times New Roman"/>
          <w:sz w:val="28"/>
        </w:rPr>
        <w:t xml:space="preserve">а рисунках </w:t>
      </w:r>
      <w:del w:id="272" w:author="Пользователь Windows" w:date="2021-01-27T20:03:00Z">
        <w:r w:rsidR="002B5FFB" w:rsidDel="009C67B8">
          <w:rPr>
            <w:rFonts w:ascii="Times New Roman" w:hAnsi="Times New Roman" w:cs="Times New Roman"/>
            <w:sz w:val="28"/>
          </w:rPr>
          <w:delText>14</w:delText>
        </w:r>
      </w:del>
      <w:ins w:id="273"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6</w:t>
        </w:r>
      </w:ins>
      <w:r w:rsidR="002B5FFB">
        <w:rPr>
          <w:rFonts w:ascii="Times New Roman" w:hAnsi="Times New Roman" w:cs="Times New Roman"/>
          <w:sz w:val="28"/>
        </w:rPr>
        <w:t>-</w:t>
      </w:r>
      <w:del w:id="274" w:author="Пользователь Windows" w:date="2021-01-27T20:03:00Z">
        <w:r w:rsidR="002B5FFB" w:rsidDel="009C67B8">
          <w:rPr>
            <w:rFonts w:ascii="Times New Roman" w:hAnsi="Times New Roman" w:cs="Times New Roman"/>
            <w:sz w:val="28"/>
          </w:rPr>
          <w:delText>17</w:delText>
        </w:r>
        <w:r w:rsidDel="009C67B8">
          <w:rPr>
            <w:rFonts w:ascii="Times New Roman" w:hAnsi="Times New Roman" w:cs="Times New Roman"/>
            <w:sz w:val="28"/>
          </w:rPr>
          <w:delText xml:space="preserve"> </w:delText>
        </w:r>
      </w:del>
      <w:ins w:id="275"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9</w:t>
        </w:r>
        <w:r w:rsidR="009C67B8">
          <w:rPr>
            <w:rFonts w:ascii="Times New Roman" w:hAnsi="Times New Roman" w:cs="Times New Roman"/>
            <w:sz w:val="28"/>
          </w:rPr>
          <w:t xml:space="preserve"> </w:t>
        </w:r>
      </w:ins>
      <w:r>
        <w:rPr>
          <w:rFonts w:ascii="Times New Roman" w:hAnsi="Times New Roman" w:cs="Times New Roman"/>
          <w:sz w:val="28"/>
        </w:rPr>
        <w:t>представлены диаграммы классов реализованных модулей, описывающих реализованные подсистемы централизованной АЛАР.</w:t>
      </w:r>
      <w:commentRangeEnd w:id="270"/>
      <w:r>
        <w:rPr>
          <w:rStyle w:val="ab"/>
        </w:rPr>
        <w:commentReference w:id="270"/>
      </w:r>
      <w:commentRangeEnd w:id="271"/>
      <w:r>
        <w:rPr>
          <w:rStyle w:val="ab"/>
        </w:rPr>
        <w:commentReference w:id="271"/>
      </w:r>
    </w:p>
    <w:p w14:paraId="4F7A66ED" w14:textId="0576B674" w:rsidR="00B93569" w:rsidRDefault="00322377" w:rsidP="00B93569">
      <w:pPr>
        <w:spacing w:after="0" w:line="360" w:lineRule="auto"/>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36422A1A" wp14:editId="1B90459E">
            <wp:extent cx="9735233" cy="4148666"/>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40818" cy="4151046"/>
                    </a:xfrm>
                    <a:prstGeom prst="rect">
                      <a:avLst/>
                    </a:prstGeom>
                  </pic:spPr>
                </pic:pic>
              </a:graphicData>
            </a:graphic>
          </wp:inline>
        </w:drawing>
      </w:r>
    </w:p>
    <w:p w14:paraId="4F447EBC" w14:textId="4753078C" w:rsidR="00B93569" w:rsidRPr="00B93569" w:rsidRDefault="00B93569" w:rsidP="00B93569">
      <w:pPr>
        <w:spacing w:after="0" w:line="360" w:lineRule="auto"/>
        <w:contextualSpacing/>
        <w:jc w:val="center"/>
        <w:rPr>
          <w:rFonts w:ascii="Times New Roman" w:hAnsi="Times New Roman" w:cs="Times New Roman"/>
          <w:sz w:val="28"/>
          <w:lang w:val="en-US"/>
        </w:rPr>
        <w:sectPr w:rsidR="00B93569" w:rsidRPr="00B93569"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del w:id="276"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3</w:delText>
        </w:r>
        <w:r w:rsidDel="009C67B8">
          <w:rPr>
            <w:rFonts w:ascii="Times New Roman" w:hAnsi="Times New Roman" w:cs="Times New Roman"/>
            <w:sz w:val="28"/>
          </w:rPr>
          <w:delText xml:space="preserve"> </w:delText>
        </w:r>
      </w:del>
      <w:ins w:id="277"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5</w:t>
        </w:r>
        <w:r w:rsidR="009C67B8">
          <w:rPr>
            <w:rFonts w:ascii="Times New Roman" w:hAnsi="Times New Roman" w:cs="Times New Roman"/>
            <w:sz w:val="28"/>
          </w:rPr>
          <w:t xml:space="preserve"> </w:t>
        </w:r>
      </w:ins>
      <w:r>
        <w:rPr>
          <w:rFonts w:ascii="Times New Roman" w:hAnsi="Times New Roman" w:cs="Times New Roman"/>
          <w:sz w:val="28"/>
        </w:rPr>
        <w:t xml:space="preserve">– Общая диаграмма </w:t>
      </w:r>
      <w:r w:rsidR="00096377">
        <w:rPr>
          <w:rFonts w:ascii="Times New Roman" w:hAnsi="Times New Roman" w:cs="Times New Roman"/>
          <w:sz w:val="28"/>
        </w:rPr>
        <w:t>классов</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519420"/>
                    </a:xfrm>
                    <a:prstGeom prst="rect">
                      <a:avLst/>
                    </a:prstGeom>
                  </pic:spPr>
                </pic:pic>
              </a:graphicData>
            </a:graphic>
          </wp:inline>
        </w:drawing>
      </w:r>
    </w:p>
    <w:p w14:paraId="264AC23D" w14:textId="31D73977"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del w:id="278" w:author="Пользователь Windows" w:date="2021-01-27T20:03:00Z">
        <w:r w:rsidRPr="005145C9" w:rsidDel="009C67B8">
          <w:rPr>
            <w:rFonts w:ascii="Times New Roman" w:hAnsi="Times New Roman" w:cs="Times New Roman"/>
            <w:sz w:val="28"/>
            <w:lang w:val="en-US"/>
          </w:rPr>
          <w:delText>1</w:delText>
        </w:r>
        <w:r w:rsidR="002B5FFB" w:rsidDel="009C67B8">
          <w:rPr>
            <w:rFonts w:ascii="Times New Roman" w:hAnsi="Times New Roman" w:cs="Times New Roman"/>
            <w:sz w:val="28"/>
            <w:lang w:val="en-US"/>
          </w:rPr>
          <w:delText>4</w:delText>
        </w:r>
        <w:r w:rsidRPr="00900EB2" w:rsidDel="009C67B8">
          <w:rPr>
            <w:rFonts w:ascii="Times New Roman" w:hAnsi="Times New Roman" w:cs="Times New Roman"/>
            <w:sz w:val="28"/>
            <w:lang w:val="en-US"/>
          </w:rPr>
          <w:delText xml:space="preserve"> </w:delText>
        </w:r>
      </w:del>
      <w:ins w:id="279" w:author="Пользователь Windows" w:date="2021-01-27T20:03:00Z">
        <w:r w:rsidR="009C67B8" w:rsidRPr="005145C9">
          <w:rPr>
            <w:rFonts w:ascii="Times New Roman" w:hAnsi="Times New Roman" w:cs="Times New Roman"/>
            <w:sz w:val="28"/>
            <w:lang w:val="en-US"/>
          </w:rPr>
          <w:t>1</w:t>
        </w:r>
        <w:r w:rsidR="009C67B8" w:rsidRPr="009C67B8">
          <w:rPr>
            <w:rFonts w:ascii="Times New Roman" w:hAnsi="Times New Roman" w:cs="Times New Roman"/>
            <w:sz w:val="28"/>
            <w:lang w:val="en-US"/>
            <w:rPrChange w:id="280" w:author="Пользователь Windows" w:date="2021-01-27T20:03:00Z">
              <w:rPr>
                <w:rFonts w:ascii="Times New Roman" w:hAnsi="Times New Roman" w:cs="Times New Roman"/>
                <w:sz w:val="28"/>
              </w:rPr>
            </w:rPrChange>
          </w:rPr>
          <w:t xml:space="preserve">6 </w:t>
        </w:r>
      </w:ins>
      <w:r w:rsidRPr="00900EB2">
        <w:rPr>
          <w:rFonts w:ascii="Times New Roman" w:hAnsi="Times New Roman" w:cs="Times New Roman"/>
          <w:sz w:val="28"/>
          <w:lang w:val="en-US"/>
        </w:rPr>
        <w:t xml:space="preserve">–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5880" cy="4026942"/>
                    </a:xfrm>
                    <a:prstGeom prst="rect">
                      <a:avLst/>
                    </a:prstGeom>
                  </pic:spPr>
                </pic:pic>
              </a:graphicData>
            </a:graphic>
          </wp:inline>
        </w:drawing>
      </w:r>
    </w:p>
    <w:p w14:paraId="30ED6040" w14:textId="04B3DE02"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del w:id="281"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5</w:delText>
        </w:r>
        <w:r w:rsidRPr="000D7D38" w:rsidDel="009C67B8">
          <w:rPr>
            <w:rFonts w:ascii="Times New Roman" w:hAnsi="Times New Roman" w:cs="Times New Roman"/>
            <w:sz w:val="28"/>
          </w:rPr>
          <w:delText xml:space="preserve"> </w:delText>
        </w:r>
      </w:del>
      <w:ins w:id="282"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7</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85" cy="4412249"/>
                    </a:xfrm>
                    <a:prstGeom prst="rect">
                      <a:avLst/>
                    </a:prstGeom>
                  </pic:spPr>
                </pic:pic>
              </a:graphicData>
            </a:graphic>
          </wp:inline>
        </w:drawing>
      </w:r>
    </w:p>
    <w:p w14:paraId="0D555E09" w14:textId="1235B1AC"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 xml:space="preserve">Рисунок </w:t>
      </w:r>
      <w:del w:id="283"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6</w:delText>
        </w:r>
        <w:r w:rsidRPr="000D7D38" w:rsidDel="009C67B8">
          <w:rPr>
            <w:rFonts w:ascii="Times New Roman" w:hAnsi="Times New Roman" w:cs="Times New Roman"/>
            <w:sz w:val="28"/>
          </w:rPr>
          <w:delText xml:space="preserve"> </w:delText>
        </w:r>
      </w:del>
      <w:ins w:id="284"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8</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45230"/>
                    </a:xfrm>
                    <a:prstGeom prst="rect">
                      <a:avLst/>
                    </a:prstGeom>
                  </pic:spPr>
                </pic:pic>
              </a:graphicData>
            </a:graphic>
          </wp:inline>
        </w:drawing>
      </w:r>
    </w:p>
    <w:p w14:paraId="279AC27D" w14:textId="50D01760"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85" w:author="Пользователь Windows" w:date="2021-01-27T20:03:00Z">
        <w:r w:rsidDel="009C67B8">
          <w:rPr>
            <w:rFonts w:ascii="Times New Roman" w:hAnsi="Times New Roman" w:cs="Times New Roman"/>
            <w:sz w:val="28"/>
          </w:rPr>
          <w:delText>1</w:delText>
        </w:r>
        <w:r w:rsidR="002B5FFB" w:rsidDel="009C67B8">
          <w:rPr>
            <w:rFonts w:ascii="Times New Roman" w:hAnsi="Times New Roman" w:cs="Times New Roman"/>
            <w:sz w:val="28"/>
          </w:rPr>
          <w:delText>7</w:delText>
        </w:r>
        <w:r w:rsidRPr="000D7D38" w:rsidDel="009C67B8">
          <w:rPr>
            <w:rFonts w:ascii="Times New Roman" w:hAnsi="Times New Roman" w:cs="Times New Roman"/>
            <w:sz w:val="28"/>
          </w:rPr>
          <w:delText xml:space="preserve"> </w:delText>
        </w:r>
      </w:del>
      <w:ins w:id="286" w:author="Пользователь Windows" w:date="2021-01-27T20:03:00Z">
        <w:r w:rsidR="009C67B8">
          <w:rPr>
            <w:rFonts w:ascii="Times New Roman" w:hAnsi="Times New Roman" w:cs="Times New Roman"/>
            <w:sz w:val="28"/>
          </w:rPr>
          <w:t>1</w:t>
        </w:r>
        <w:r w:rsidR="009C67B8">
          <w:rPr>
            <w:rFonts w:ascii="Times New Roman" w:hAnsi="Times New Roman" w:cs="Times New Roman"/>
            <w:sz w:val="28"/>
          </w:rPr>
          <w:t>9</w:t>
        </w:r>
        <w:r w:rsidR="009C67B8" w:rsidRPr="000D7D38">
          <w:rPr>
            <w:rFonts w:ascii="Times New Roman" w:hAnsi="Times New Roman" w:cs="Times New Roman"/>
            <w:sz w:val="28"/>
          </w:rPr>
          <w:t xml:space="preserve"> </w:t>
        </w:r>
      </w:ins>
      <w:r w:rsidRPr="000D7D38">
        <w:rPr>
          <w:rFonts w:ascii="Times New Roman" w:hAnsi="Times New Roman" w:cs="Times New Roman"/>
          <w:sz w:val="28"/>
        </w:rPr>
        <w:t xml:space="preserve">–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287" w:name="_Toc62603021"/>
      <w:r>
        <w:t>3.2.3. Входные и выходные данные</w:t>
      </w:r>
      <w:bookmarkEnd w:id="287"/>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D34093" w:rsidRDefault="00D34093" w:rsidP="002917C6">
            <w:pPr>
              <w:spacing w:line="360" w:lineRule="auto"/>
              <w:contextualSpacing/>
              <w:rPr>
                <w:rFonts w:ascii="ArialMT" w:hAnsi="ArialMT" w:cs="ArialMT"/>
                <w:sz w:val="25"/>
                <w:szCs w:val="25"/>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D34093">
              <w:rPr>
                <w:rFonts w:ascii="ArialMT" w:hAnsi="ArialMT" w:cs="ArialMT"/>
                <w:sz w:val="25"/>
                <w:szCs w:val="25"/>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D34093">
              <w:rPr>
                <w:rFonts w:ascii="ArialMT" w:hAnsi="ArialMT" w:cs="ArialMT"/>
                <w:sz w:val="25"/>
                <w:szCs w:val="25"/>
              </w:rPr>
              <w:t>формат с плавающей запятой</w:t>
            </w:r>
            <w:r>
              <w:rPr>
                <w:rFonts w:ascii="ArialMT" w:hAnsi="ArialMT" w:cs="ArialMT"/>
                <w:sz w:val="25"/>
                <w:szCs w:val="25"/>
              </w:rPr>
              <w:t>)</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5C5C0A34"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Потребляемая активная и реактивная мощность</w:t>
            </w:r>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77777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4B17489D" w14:textId="7E133327"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6DEC3662" w14:textId="77777777" w:rsid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Потребляемая активная и реактивная мощность</w:t>
            </w:r>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77777777"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78B59690" w14:textId="786DB94A"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4F81BF78"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w:t>
      </w:r>
      <w:del w:id="288" w:author="Пользователь Windows" w:date="2021-01-27T20:04:00Z">
        <w:r w:rsidDel="009C67B8">
          <w:rPr>
            <w:rFonts w:ascii="Times New Roman" w:hAnsi="Times New Roman" w:cs="Times New Roman"/>
            <w:sz w:val="28"/>
          </w:rPr>
          <w:delText>1</w:delText>
        </w:r>
        <w:r w:rsidR="002B5FFB" w:rsidDel="009C67B8">
          <w:rPr>
            <w:rFonts w:ascii="Times New Roman" w:hAnsi="Times New Roman" w:cs="Times New Roman"/>
            <w:sz w:val="28"/>
          </w:rPr>
          <w:delText>8</w:delText>
        </w:r>
      </w:del>
      <w:ins w:id="289" w:author="Пользователь Windows" w:date="2021-01-27T20:04:00Z">
        <w:r w:rsidR="009C67B8">
          <w:rPr>
            <w:rFonts w:ascii="Times New Roman" w:hAnsi="Times New Roman" w:cs="Times New Roman"/>
            <w:sz w:val="28"/>
          </w:rPr>
          <w:t>20</w:t>
        </w:r>
      </w:ins>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 xml:space="preserve">классификации (рисунок </w:t>
      </w:r>
      <w:del w:id="290" w:author="Пользователь Windows" w:date="2021-01-27T20:04:00Z">
        <w:r w:rsidDel="009C67B8">
          <w:rPr>
            <w:rFonts w:ascii="Times New Roman" w:hAnsi="Times New Roman" w:cs="Times New Roman"/>
            <w:sz w:val="28"/>
          </w:rPr>
          <w:delText>1</w:delText>
        </w:r>
        <w:r w:rsidR="002B5FFB" w:rsidDel="009C67B8">
          <w:rPr>
            <w:rFonts w:ascii="Times New Roman" w:hAnsi="Times New Roman" w:cs="Times New Roman"/>
            <w:sz w:val="28"/>
          </w:rPr>
          <w:delText>9</w:delText>
        </w:r>
      </w:del>
      <w:ins w:id="291" w:author="Пользователь Windows" w:date="2021-01-27T20:04:00Z">
        <w:r w:rsidR="009C67B8">
          <w:rPr>
            <w:rFonts w:ascii="Times New Roman" w:hAnsi="Times New Roman" w:cs="Times New Roman"/>
            <w:sz w:val="28"/>
          </w:rPr>
          <w:t>21</w:t>
        </w:r>
      </w:ins>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6CE81F45">
            <wp:extent cx="4678680" cy="2587295"/>
            <wp:effectExtent l="0" t="0" r="762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411" r="5602" b="3370"/>
                    <a:stretch/>
                  </pic:blipFill>
                  <pic:spPr bwMode="auto">
                    <a:xfrm>
                      <a:off x="0" y="0"/>
                      <a:ext cx="4707018" cy="2602966"/>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306205AF"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92" w:author="Пользователь Windows" w:date="2021-01-27T20:04:00Z">
        <w:r w:rsidRPr="00B616A0" w:rsidDel="009C67B8">
          <w:rPr>
            <w:rFonts w:ascii="Times New Roman" w:hAnsi="Times New Roman" w:cs="Times New Roman"/>
            <w:sz w:val="28"/>
          </w:rPr>
          <w:delText>1</w:delText>
        </w:r>
        <w:r w:rsidR="002B5FFB" w:rsidDel="009C67B8">
          <w:rPr>
            <w:rFonts w:ascii="Times New Roman" w:hAnsi="Times New Roman" w:cs="Times New Roman"/>
            <w:sz w:val="28"/>
          </w:rPr>
          <w:delText>8</w:delText>
        </w:r>
        <w:r w:rsidDel="009C67B8">
          <w:rPr>
            <w:rFonts w:ascii="Times New Roman" w:hAnsi="Times New Roman" w:cs="Times New Roman"/>
            <w:sz w:val="28"/>
          </w:rPr>
          <w:delText xml:space="preserve"> </w:delText>
        </w:r>
      </w:del>
      <w:ins w:id="293" w:author="Пользователь Windows" w:date="2021-01-27T20:04:00Z">
        <w:r w:rsidR="009C67B8">
          <w:rPr>
            <w:rFonts w:ascii="Times New Roman" w:hAnsi="Times New Roman" w:cs="Times New Roman"/>
            <w:sz w:val="28"/>
          </w:rPr>
          <w:t>20</w:t>
        </w:r>
        <w:r w:rsidR="009C67B8">
          <w:rPr>
            <w:rFonts w:ascii="Times New Roman" w:hAnsi="Times New Roman" w:cs="Times New Roman"/>
            <w:sz w:val="28"/>
          </w:rPr>
          <w:t xml:space="preserve"> </w:t>
        </w:r>
      </w:ins>
      <w:r>
        <w:rPr>
          <w:rFonts w:ascii="Times New Roman" w:hAnsi="Times New Roman" w:cs="Times New Roman"/>
          <w:sz w:val="28"/>
        </w:rPr>
        <w:t>–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384803A7" w14:textId="62AC6C27" w:rsidR="00453D10" w:rsidRPr="005C1A27" w:rsidRDefault="00B616A0" w:rsidP="00B616A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294" w:author="Пользователь Windows" w:date="2021-01-27T20:04:00Z">
        <w:r w:rsidRPr="00B616A0" w:rsidDel="009C67B8">
          <w:rPr>
            <w:rFonts w:ascii="Times New Roman" w:hAnsi="Times New Roman" w:cs="Times New Roman"/>
            <w:sz w:val="28"/>
          </w:rPr>
          <w:delText>1</w:delText>
        </w:r>
        <w:r w:rsidR="002B5FFB" w:rsidDel="009C67B8">
          <w:rPr>
            <w:rFonts w:ascii="Times New Roman" w:hAnsi="Times New Roman" w:cs="Times New Roman"/>
            <w:sz w:val="28"/>
          </w:rPr>
          <w:delText>9</w:delText>
        </w:r>
        <w:r w:rsidDel="009C67B8">
          <w:rPr>
            <w:rFonts w:ascii="Times New Roman" w:hAnsi="Times New Roman" w:cs="Times New Roman"/>
            <w:sz w:val="28"/>
          </w:rPr>
          <w:delText xml:space="preserve"> </w:delText>
        </w:r>
      </w:del>
      <w:ins w:id="295" w:author="Пользователь Windows" w:date="2021-01-27T20:04:00Z">
        <w:r w:rsidR="009C67B8">
          <w:rPr>
            <w:rFonts w:ascii="Times New Roman" w:hAnsi="Times New Roman" w:cs="Times New Roman"/>
            <w:sz w:val="28"/>
          </w:rPr>
          <w:t>21</w:t>
        </w:r>
        <w:r w:rsidR="009C67B8">
          <w:rPr>
            <w:rFonts w:ascii="Times New Roman" w:hAnsi="Times New Roman" w:cs="Times New Roman"/>
            <w:sz w:val="28"/>
          </w:rPr>
          <w:t xml:space="preserve"> </w:t>
        </w:r>
      </w:ins>
      <w:r>
        <w:rPr>
          <w:rFonts w:ascii="Times New Roman" w:hAnsi="Times New Roman" w:cs="Times New Roman"/>
          <w:sz w:val="28"/>
        </w:rPr>
        <w:t>– Выходные данные в случае, когда АР не возникает</w:t>
      </w:r>
    </w:p>
    <w:p w14:paraId="7723FF10" w14:textId="5626C2D3" w:rsidR="005145C9" w:rsidRDefault="00034FDB" w:rsidP="00034FDB">
      <w:pPr>
        <w:pStyle w:val="3"/>
      </w:pPr>
      <w:bookmarkStart w:id="296" w:name="_Toc62603022"/>
      <w:r>
        <w:t>3.2.</w:t>
      </w:r>
      <w:r w:rsidR="002E4E13">
        <w:t>4</w:t>
      </w:r>
      <w:r>
        <w:t>. Системные требования</w:t>
      </w:r>
      <w:bookmarkEnd w:id="296"/>
    </w:p>
    <w:p w14:paraId="3AFCF7DB" w14:textId="7AB44A11"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w:t>
      </w:r>
      <w:r w:rsidR="00D91A16">
        <w:rPr>
          <w:rFonts w:ascii="Times New Roman" w:hAnsi="Times New Roman" w:cs="Times New Roman"/>
          <w:sz w:val="28"/>
        </w:rPr>
        <w:t>4</w:t>
      </w:r>
      <w:r>
        <w:rPr>
          <w:rFonts w:ascii="Times New Roman" w:hAnsi="Times New Roman" w:cs="Times New Roman"/>
          <w:sz w:val="28"/>
        </w:rPr>
        <w:t>.</w:t>
      </w:r>
    </w:p>
    <w:p w14:paraId="15BD6DE5" w14:textId="59B36848"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D91A16">
        <w:rPr>
          <w:rFonts w:ascii="Times New Roman" w:hAnsi="Times New Roman" w:cs="Times New Roman"/>
          <w:sz w:val="28"/>
        </w:rPr>
        <w:t>4</w:t>
      </w:r>
      <w:r>
        <w:rPr>
          <w:rFonts w:ascii="Times New Roman" w:hAnsi="Times New Roman" w:cs="Times New Roman"/>
          <w:sz w:val="28"/>
        </w:rPr>
        <w:t xml:space="preserve"> – Системные требования для работы системы ЦАЛАР</w:t>
      </w:r>
    </w:p>
    <w:tbl>
      <w:tblPr>
        <w:tblStyle w:val="a3"/>
        <w:tblW w:w="0" w:type="auto"/>
        <w:tblLook w:val="04A0" w:firstRow="1" w:lastRow="0" w:firstColumn="1" w:lastColumn="0" w:noHBand="0" w:noVBand="1"/>
      </w:tblPr>
      <w:tblGrid>
        <w:gridCol w:w="4672"/>
        <w:gridCol w:w="4673"/>
      </w:tblGrid>
      <w:tr w:rsidR="00034FDB" w14:paraId="32C13FDF" w14:textId="77777777" w:rsidTr="00034FDB">
        <w:tc>
          <w:tcPr>
            <w:tcW w:w="4672" w:type="dxa"/>
          </w:tcPr>
          <w:p w14:paraId="1F2D9BCC"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Параметр</w:t>
            </w:r>
          </w:p>
        </w:tc>
        <w:tc>
          <w:tcPr>
            <w:tcW w:w="4673" w:type="dxa"/>
          </w:tcPr>
          <w:p w14:paraId="33BE9E07"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Рекомендуемые</w:t>
            </w:r>
            <w:r>
              <w:rPr>
                <w:rFonts w:ascii="Times New Roman" w:hAnsi="Times New Roman" w:cs="Times New Roman"/>
                <w:sz w:val="28"/>
              </w:rPr>
              <w:t xml:space="preserve"> требования</w:t>
            </w:r>
          </w:p>
        </w:tc>
      </w:tr>
      <w:tr w:rsidR="00034FDB" w14:paraId="3D9DF7A7" w14:textId="77777777" w:rsidTr="00034FDB">
        <w:tc>
          <w:tcPr>
            <w:tcW w:w="4672" w:type="dxa"/>
          </w:tcPr>
          <w:p w14:paraId="3ABC12DF"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Процессор</w:t>
            </w:r>
            <w:r w:rsidR="00320427">
              <w:rPr>
                <w:rFonts w:ascii="Times New Roman" w:hAnsi="Times New Roman" w:cs="Times New Roman"/>
                <w:sz w:val="28"/>
              </w:rPr>
              <w:t>, ГГц</w:t>
            </w:r>
          </w:p>
        </w:tc>
        <w:tc>
          <w:tcPr>
            <w:tcW w:w="4673" w:type="dxa"/>
          </w:tcPr>
          <w:p w14:paraId="5C2CCC14" w14:textId="77777777" w:rsidR="00034FDB" w:rsidRDefault="00034FDB" w:rsidP="00320427">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2.</w:t>
            </w:r>
            <w:r w:rsidR="00320427">
              <w:rPr>
                <w:rFonts w:ascii="Times New Roman" w:hAnsi="Times New Roman" w:cs="Times New Roman"/>
                <w:sz w:val="28"/>
              </w:rPr>
              <w:t>3</w:t>
            </w:r>
          </w:p>
        </w:tc>
      </w:tr>
      <w:tr w:rsidR="00034FDB" w14:paraId="2B23C419" w14:textId="77777777" w:rsidTr="00034FDB">
        <w:tc>
          <w:tcPr>
            <w:tcW w:w="4672" w:type="dxa"/>
          </w:tcPr>
          <w:p w14:paraId="70329A1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Оперативная память</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04DFE5B" w14:textId="77777777" w:rsidR="00034FDB" w:rsidRDefault="00034FDB" w:rsidP="00320427">
            <w:pPr>
              <w:spacing w:line="360" w:lineRule="auto"/>
              <w:contextualSpacing/>
              <w:jc w:val="center"/>
              <w:rPr>
                <w:rFonts w:ascii="Times New Roman" w:hAnsi="Times New Roman" w:cs="Times New Roman"/>
                <w:sz w:val="28"/>
              </w:rPr>
            </w:pPr>
            <w:r>
              <w:rPr>
                <w:rFonts w:ascii="Times New Roman" w:hAnsi="Times New Roman" w:cs="Times New Roman"/>
                <w:sz w:val="28"/>
              </w:rPr>
              <w:t>16</w:t>
            </w:r>
          </w:p>
        </w:tc>
      </w:tr>
      <w:tr w:rsidR="00034FDB" w14:paraId="3E7ABD56" w14:textId="77777777" w:rsidTr="00034FDB">
        <w:tc>
          <w:tcPr>
            <w:tcW w:w="4672" w:type="dxa"/>
          </w:tcPr>
          <w:p w14:paraId="1626C129"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 xml:space="preserve">Свободное место на </w:t>
            </w:r>
            <w:r>
              <w:rPr>
                <w:rFonts w:ascii="Times New Roman" w:hAnsi="Times New Roman" w:cs="Times New Roman"/>
                <w:sz w:val="28"/>
                <w:lang w:val="en-US"/>
              </w:rPr>
              <w:t>SS</w:t>
            </w:r>
            <w:r w:rsidRPr="00034FDB">
              <w:rPr>
                <w:rFonts w:ascii="Times New Roman" w:hAnsi="Times New Roman" w:cs="Times New Roman"/>
                <w:sz w:val="28"/>
              </w:rPr>
              <w:t>D</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7CCFFB5" w14:textId="77777777" w:rsidR="00034FDB"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1</w:t>
            </w:r>
          </w:p>
        </w:tc>
      </w:tr>
      <w:tr w:rsidR="00320427" w14:paraId="2B75F32E" w14:textId="77777777" w:rsidTr="00034FDB">
        <w:tc>
          <w:tcPr>
            <w:tcW w:w="4672" w:type="dxa"/>
          </w:tcPr>
          <w:p w14:paraId="05BE6C61" w14:textId="77777777" w:rsidR="00320427"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Количество ядер</w:t>
            </w:r>
          </w:p>
        </w:tc>
        <w:tc>
          <w:tcPr>
            <w:tcW w:w="4673" w:type="dxa"/>
          </w:tcPr>
          <w:p w14:paraId="75507A6F" w14:textId="77777777" w:rsidR="00320427"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4</w:t>
            </w:r>
          </w:p>
        </w:tc>
      </w:tr>
      <w:tr w:rsidR="00034FDB" w14:paraId="68B2407A" w14:textId="77777777" w:rsidTr="00034FDB">
        <w:tc>
          <w:tcPr>
            <w:tcW w:w="4672" w:type="dxa"/>
          </w:tcPr>
          <w:p w14:paraId="66FEF31E"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Операционная система</w:t>
            </w:r>
          </w:p>
        </w:tc>
        <w:tc>
          <w:tcPr>
            <w:tcW w:w="4673" w:type="dxa"/>
          </w:tcPr>
          <w:p w14:paraId="5DC1A3B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Windows 10</w:t>
            </w:r>
          </w:p>
        </w:tc>
      </w:tr>
    </w:tbl>
    <w:p w14:paraId="19606D7A" w14:textId="77777777" w:rsidR="00034FDB" w:rsidRDefault="00034FDB" w:rsidP="005145C9">
      <w:pPr>
        <w:spacing w:after="0" w:line="360" w:lineRule="auto"/>
        <w:ind w:firstLine="709"/>
        <w:contextualSpacing/>
        <w:jc w:val="both"/>
        <w:rPr>
          <w:rFonts w:ascii="Times New Roman" w:hAnsi="Times New Roman" w:cs="Times New Roman"/>
          <w:sz w:val="28"/>
        </w:rPr>
      </w:pPr>
    </w:p>
    <w:p w14:paraId="3A01F9E4" w14:textId="72E1E7A1" w:rsidR="00E5286F" w:rsidRDefault="00E5286F" w:rsidP="00E5286F">
      <w:pPr>
        <w:pStyle w:val="3"/>
      </w:pPr>
      <w:bookmarkStart w:id="297" w:name="_Toc62603023"/>
      <w:r>
        <w:t>3.2.</w:t>
      </w:r>
      <w:r w:rsidR="002E4E13">
        <w:t>5</w:t>
      </w:r>
      <w:r>
        <w:t xml:space="preserve">. </w:t>
      </w:r>
      <w:r w:rsidRPr="00E5286F">
        <w:t xml:space="preserve">Требования к </w:t>
      </w:r>
      <w:r>
        <w:t>пользователю</w:t>
      </w:r>
      <w:r w:rsidRPr="00E5286F">
        <w:t xml:space="preserve"> системы</w:t>
      </w:r>
      <w:bookmarkEnd w:id="297"/>
    </w:p>
    <w:p w14:paraId="78DC7578" w14:textId="77777777" w:rsidR="00E5286F" w:rsidRP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Система </w:t>
      </w:r>
      <w:r>
        <w:rPr>
          <w:rFonts w:ascii="Times New Roman" w:hAnsi="Times New Roman" w:cs="Times New Roman"/>
          <w:sz w:val="28"/>
        </w:rPr>
        <w:t>предназначена</w:t>
      </w:r>
      <w:r w:rsidRPr="00E5286F">
        <w:rPr>
          <w:rFonts w:ascii="Times New Roman" w:hAnsi="Times New Roman" w:cs="Times New Roman"/>
          <w:sz w:val="28"/>
        </w:rPr>
        <w:t xml:space="preserve"> для использования сотрудниками АО «СО ЕЭС».</w:t>
      </w:r>
    </w:p>
    <w:p w14:paraId="3C936E09"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 базовыми навыками работы с операционной системой Windows.</w:t>
      </w:r>
    </w:p>
    <w:p w14:paraId="7EF12968"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w:t>
      </w:r>
      <w:r>
        <w:rPr>
          <w:rFonts w:ascii="Times New Roman" w:hAnsi="Times New Roman" w:cs="Times New Roman"/>
          <w:sz w:val="28"/>
        </w:rPr>
        <w:t xml:space="preserve"> правами на обновление расчетных данных в базе данных.</w:t>
      </w:r>
    </w:p>
    <w:p w14:paraId="04CE6855" w14:textId="5D50EA1B" w:rsidR="00034FDB" w:rsidRPr="00CD489A" w:rsidRDefault="00CD489A" w:rsidP="00CD489A">
      <w:pPr>
        <w:pStyle w:val="3"/>
      </w:pPr>
      <w:bookmarkStart w:id="298" w:name="_Toc62603024"/>
      <w:r w:rsidRPr="00CD489A">
        <w:lastRenderedPageBreak/>
        <w:t>3</w:t>
      </w:r>
      <w:r>
        <w:t>.2.</w:t>
      </w:r>
      <w:r w:rsidR="002E4E13">
        <w:t>6</w:t>
      </w:r>
      <w:r>
        <w:t>. Интерфейс пользователя</w:t>
      </w:r>
      <w:bookmarkEnd w:id="298"/>
    </w:p>
    <w:p w14:paraId="7D852791" w14:textId="5959ABEC" w:rsidR="00034FDB" w:rsidRPr="00E5286F" w:rsidRDefault="00E5286F"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t>
      </w:r>
      <w:r w:rsidR="00775658">
        <w:rPr>
          <w:rFonts w:ascii="Times New Roman" w:hAnsi="Times New Roman" w:cs="Times New Roman"/>
          <w:sz w:val="28"/>
        </w:rPr>
        <w:t xml:space="preserve">го обновления данных (рисунок </w:t>
      </w:r>
      <w:del w:id="299" w:author="Пользователь Windows" w:date="2021-01-27T20:04:00Z">
        <w:r w:rsidR="00AF2964" w:rsidDel="009C67B8">
          <w:rPr>
            <w:rFonts w:ascii="Times New Roman" w:hAnsi="Times New Roman" w:cs="Times New Roman"/>
            <w:sz w:val="28"/>
          </w:rPr>
          <w:delText>20</w:delText>
        </w:r>
      </w:del>
      <w:ins w:id="300"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2</w:t>
        </w:r>
      </w:ins>
      <w:r>
        <w:rPr>
          <w:rFonts w:ascii="Times New Roman" w:hAnsi="Times New Roman" w:cs="Times New Roman"/>
          <w:sz w:val="28"/>
        </w:rPr>
        <w:t>). Для запуска обновления необходимо нажать кнопку «Обновить» и затем в открывшемся окне ввести логин и пароль и нажать «</w:t>
      </w:r>
      <w:r w:rsidR="003B12ED">
        <w:rPr>
          <w:rFonts w:ascii="Times New Roman" w:hAnsi="Times New Roman" w:cs="Times New Roman"/>
          <w:sz w:val="28"/>
        </w:rPr>
        <w:t>Вход</w:t>
      </w:r>
      <w:r w:rsidR="00775658">
        <w:rPr>
          <w:rFonts w:ascii="Times New Roman" w:hAnsi="Times New Roman" w:cs="Times New Roman"/>
          <w:sz w:val="28"/>
        </w:rPr>
        <w:t xml:space="preserve">» (рисунок </w:t>
      </w:r>
      <w:del w:id="301" w:author="Пользователь Windows" w:date="2021-01-27T20:04:00Z">
        <w:r w:rsidR="00AF2964" w:rsidDel="009C67B8">
          <w:rPr>
            <w:rFonts w:ascii="Times New Roman" w:hAnsi="Times New Roman" w:cs="Times New Roman"/>
            <w:sz w:val="28"/>
          </w:rPr>
          <w:delText>21</w:delText>
        </w:r>
      </w:del>
      <w:ins w:id="302"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3</w:t>
        </w:r>
      </w:ins>
      <w:r>
        <w:rPr>
          <w:rFonts w:ascii="Times New Roman" w:hAnsi="Times New Roman" w:cs="Times New Roman"/>
          <w:sz w:val="28"/>
        </w:rPr>
        <w:t>).</w:t>
      </w:r>
    </w:p>
    <w:p w14:paraId="784BE9B2"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937" cy="1578939"/>
                    </a:xfrm>
                    <a:prstGeom prst="rect">
                      <a:avLst/>
                    </a:prstGeom>
                  </pic:spPr>
                </pic:pic>
              </a:graphicData>
            </a:graphic>
          </wp:inline>
        </w:drawing>
      </w:r>
    </w:p>
    <w:p w14:paraId="135153F8" w14:textId="419A4215"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03" w:author="Пользователь Windows" w:date="2021-01-27T20:04:00Z">
        <w:r w:rsidR="00AF2964" w:rsidDel="009C67B8">
          <w:rPr>
            <w:rFonts w:ascii="Times New Roman" w:hAnsi="Times New Roman" w:cs="Times New Roman"/>
            <w:sz w:val="28"/>
          </w:rPr>
          <w:delText>20</w:delText>
        </w:r>
        <w:r w:rsidR="0079741F" w:rsidDel="009C67B8">
          <w:rPr>
            <w:rFonts w:ascii="Times New Roman" w:hAnsi="Times New Roman" w:cs="Times New Roman"/>
            <w:sz w:val="28"/>
          </w:rPr>
          <w:delText xml:space="preserve"> </w:delText>
        </w:r>
      </w:del>
      <w:ins w:id="304"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2</w:t>
        </w:r>
        <w:r w:rsidR="009C67B8">
          <w:rPr>
            <w:rFonts w:ascii="Times New Roman" w:hAnsi="Times New Roman" w:cs="Times New Roman"/>
            <w:sz w:val="28"/>
          </w:rPr>
          <w:t xml:space="preserve"> </w:t>
        </w:r>
      </w:ins>
      <w:r w:rsidR="0079741F">
        <w:rPr>
          <w:rFonts w:ascii="Times New Roman" w:hAnsi="Times New Roman" w:cs="Times New Roman"/>
          <w:sz w:val="28"/>
        </w:rPr>
        <w:t>– Стартовое окно</w:t>
      </w:r>
    </w:p>
    <w:p w14:paraId="320EFFC6"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2496" cy="1614014"/>
                    </a:xfrm>
                    <a:prstGeom prst="rect">
                      <a:avLst/>
                    </a:prstGeom>
                  </pic:spPr>
                </pic:pic>
              </a:graphicData>
            </a:graphic>
          </wp:inline>
        </w:drawing>
      </w:r>
    </w:p>
    <w:p w14:paraId="04772EFE" w14:textId="24A6E41E"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05" w:author="Пользователь Windows" w:date="2021-01-27T20:04:00Z">
        <w:r w:rsidR="00AF2964" w:rsidDel="009C67B8">
          <w:rPr>
            <w:rFonts w:ascii="Times New Roman" w:hAnsi="Times New Roman" w:cs="Times New Roman"/>
            <w:sz w:val="28"/>
          </w:rPr>
          <w:delText>21</w:delText>
        </w:r>
        <w:r w:rsidR="0079741F" w:rsidDel="009C67B8">
          <w:rPr>
            <w:rFonts w:ascii="Times New Roman" w:hAnsi="Times New Roman" w:cs="Times New Roman"/>
            <w:sz w:val="28"/>
          </w:rPr>
          <w:delText xml:space="preserve"> </w:delText>
        </w:r>
      </w:del>
      <w:ins w:id="306"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3</w:t>
        </w:r>
        <w:r w:rsidR="009C67B8">
          <w:rPr>
            <w:rFonts w:ascii="Times New Roman" w:hAnsi="Times New Roman" w:cs="Times New Roman"/>
            <w:sz w:val="28"/>
          </w:rPr>
          <w:t xml:space="preserve"> </w:t>
        </w:r>
      </w:ins>
      <w:r w:rsidR="0079741F">
        <w:rPr>
          <w:rFonts w:ascii="Times New Roman" w:hAnsi="Times New Roman" w:cs="Times New Roman"/>
          <w:sz w:val="28"/>
        </w:rPr>
        <w:t>– Ввод логина и пароля</w:t>
      </w:r>
    </w:p>
    <w:p w14:paraId="6B527480" w14:textId="1E5A246A" w:rsidR="00E5286F" w:rsidRPr="00E5286F" w:rsidRDefault="00E5286F" w:rsidP="00E5286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успешном обновлении появи</w:t>
      </w:r>
      <w:r w:rsidR="00775658">
        <w:rPr>
          <w:rFonts w:ascii="Times New Roman" w:hAnsi="Times New Roman" w:cs="Times New Roman"/>
          <w:sz w:val="28"/>
        </w:rPr>
        <w:t xml:space="preserve">тся сообщение, как на рисунке </w:t>
      </w:r>
      <w:del w:id="307"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2</w:delText>
        </w:r>
      </w:del>
      <w:ins w:id="308"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4</w:t>
        </w:r>
      </w:ins>
      <w:r>
        <w:rPr>
          <w:rFonts w:ascii="Times New Roman" w:hAnsi="Times New Roman" w:cs="Times New Roman"/>
          <w:sz w:val="28"/>
        </w:rPr>
        <w:t>. В обратном случае пользователь получит</w:t>
      </w:r>
      <w:r w:rsidR="00775658">
        <w:rPr>
          <w:rFonts w:ascii="Times New Roman" w:hAnsi="Times New Roman" w:cs="Times New Roman"/>
          <w:sz w:val="28"/>
        </w:rPr>
        <w:t xml:space="preserve"> сообщение об ошибке (рисунок </w:t>
      </w:r>
      <w:del w:id="309"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3</w:delText>
        </w:r>
      </w:del>
      <w:ins w:id="310"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5</w:t>
        </w:r>
      </w:ins>
      <w:r>
        <w:rPr>
          <w:rFonts w:ascii="Times New Roman" w:hAnsi="Times New Roman" w:cs="Times New Roman"/>
          <w:sz w:val="28"/>
        </w:rPr>
        <w:t>).</w:t>
      </w:r>
    </w:p>
    <w:p w14:paraId="554C5579"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9031" cy="1563914"/>
                    </a:xfrm>
                    <a:prstGeom prst="rect">
                      <a:avLst/>
                    </a:prstGeom>
                  </pic:spPr>
                </pic:pic>
              </a:graphicData>
            </a:graphic>
          </wp:inline>
        </w:drawing>
      </w:r>
    </w:p>
    <w:p w14:paraId="6C77F046" w14:textId="78DCE7C7"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11"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2</w:delText>
        </w:r>
        <w:r w:rsidR="0079741F" w:rsidDel="009C67B8">
          <w:rPr>
            <w:rFonts w:ascii="Times New Roman" w:hAnsi="Times New Roman" w:cs="Times New Roman"/>
            <w:sz w:val="28"/>
          </w:rPr>
          <w:delText xml:space="preserve"> </w:delText>
        </w:r>
      </w:del>
      <w:ins w:id="312"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4</w:t>
        </w:r>
        <w:r w:rsidR="009C67B8">
          <w:rPr>
            <w:rFonts w:ascii="Times New Roman" w:hAnsi="Times New Roman" w:cs="Times New Roman"/>
            <w:sz w:val="28"/>
          </w:rPr>
          <w:t xml:space="preserve"> </w:t>
        </w:r>
      </w:ins>
      <w:r w:rsidR="0079741F">
        <w:rPr>
          <w:rFonts w:ascii="Times New Roman" w:hAnsi="Times New Roman" w:cs="Times New Roman"/>
          <w:sz w:val="28"/>
        </w:rPr>
        <w:t>– Сообщение об успешном выполнении</w:t>
      </w:r>
    </w:p>
    <w:p w14:paraId="5049AE28"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7087" cy="1600528"/>
                    </a:xfrm>
                    <a:prstGeom prst="rect">
                      <a:avLst/>
                    </a:prstGeom>
                  </pic:spPr>
                </pic:pic>
              </a:graphicData>
            </a:graphic>
          </wp:inline>
        </w:drawing>
      </w:r>
    </w:p>
    <w:p w14:paraId="35AB10C5" w14:textId="45A2B441" w:rsidR="00CD489A" w:rsidRDefault="00775658" w:rsidP="0079741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13" w:author="Пользователь Windows" w:date="2021-01-27T20:04:00Z">
        <w:r w:rsidR="00D91A16" w:rsidDel="009C67B8">
          <w:rPr>
            <w:rFonts w:ascii="Times New Roman" w:hAnsi="Times New Roman" w:cs="Times New Roman"/>
            <w:sz w:val="28"/>
          </w:rPr>
          <w:delText>2</w:delText>
        </w:r>
        <w:r w:rsidR="00AF2964" w:rsidDel="009C67B8">
          <w:rPr>
            <w:rFonts w:ascii="Times New Roman" w:hAnsi="Times New Roman" w:cs="Times New Roman"/>
            <w:sz w:val="28"/>
          </w:rPr>
          <w:delText>3</w:delText>
        </w:r>
        <w:r w:rsidR="0079741F" w:rsidDel="009C67B8">
          <w:rPr>
            <w:rFonts w:ascii="Times New Roman" w:hAnsi="Times New Roman" w:cs="Times New Roman"/>
            <w:sz w:val="28"/>
          </w:rPr>
          <w:delText xml:space="preserve"> </w:delText>
        </w:r>
      </w:del>
      <w:ins w:id="314" w:author="Пользователь Windows" w:date="2021-01-27T20:04:00Z">
        <w:r w:rsidR="009C67B8">
          <w:rPr>
            <w:rFonts w:ascii="Times New Roman" w:hAnsi="Times New Roman" w:cs="Times New Roman"/>
            <w:sz w:val="28"/>
          </w:rPr>
          <w:t>2</w:t>
        </w:r>
        <w:r w:rsidR="009C67B8">
          <w:rPr>
            <w:rFonts w:ascii="Times New Roman" w:hAnsi="Times New Roman" w:cs="Times New Roman"/>
            <w:sz w:val="28"/>
          </w:rPr>
          <w:t>5</w:t>
        </w:r>
        <w:r w:rsidR="009C67B8">
          <w:rPr>
            <w:rFonts w:ascii="Times New Roman" w:hAnsi="Times New Roman" w:cs="Times New Roman"/>
            <w:sz w:val="28"/>
          </w:rPr>
          <w:t xml:space="preserve"> </w:t>
        </w:r>
      </w:ins>
      <w:r w:rsidR="0079741F">
        <w:rPr>
          <w:rFonts w:ascii="Times New Roman" w:hAnsi="Times New Roman" w:cs="Times New Roman"/>
          <w:sz w:val="28"/>
        </w:rPr>
        <w:t>– Сообщение об ошибке</w:t>
      </w:r>
    </w:p>
    <w:p w14:paraId="7EAF200B" w14:textId="77777777" w:rsidR="003B65A0" w:rsidRDefault="003B65A0" w:rsidP="003B65A0">
      <w:pPr>
        <w:pStyle w:val="2"/>
      </w:pPr>
      <w:bookmarkStart w:id="315" w:name="_Toc62603025"/>
      <w:r>
        <w:t>Выводы по разделу 3</w:t>
      </w:r>
      <w:bookmarkEnd w:id="315"/>
    </w:p>
    <w:p w14:paraId="1F6D34F8" w14:textId="36BECEEC"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используемы</w:t>
      </w:r>
      <w:r w:rsidR="00E95C41">
        <w:rPr>
          <w:rFonts w:ascii="Times New Roman" w:hAnsi="Times New Roman" w:cs="Times New Roman"/>
          <w:sz w:val="28"/>
        </w:rPr>
        <w:t>е</w:t>
      </w:r>
      <w:r w:rsidRPr="003B65A0">
        <w:rPr>
          <w:rFonts w:ascii="Times New Roman" w:hAnsi="Times New Roman" w:cs="Times New Roman"/>
          <w:sz w:val="28"/>
        </w:rPr>
        <w:t xml:space="preserve"> </w:t>
      </w:r>
      <w:r>
        <w:rPr>
          <w:rFonts w:ascii="Times New Roman" w:hAnsi="Times New Roman" w:cs="Times New Roman"/>
          <w:sz w:val="28"/>
        </w:rPr>
        <w:t xml:space="preserve">алгоритмы и </w:t>
      </w:r>
      <w:r w:rsidRPr="003B65A0">
        <w:rPr>
          <w:rFonts w:ascii="Times New Roman" w:hAnsi="Times New Roman" w:cs="Times New Roman"/>
          <w:sz w:val="28"/>
        </w:rPr>
        <w:t>технологи</w:t>
      </w:r>
      <w:r w:rsidR="00E95C41">
        <w:rPr>
          <w:rFonts w:ascii="Times New Roman" w:hAnsi="Times New Roman" w:cs="Times New Roman"/>
          <w:sz w:val="28"/>
        </w:rPr>
        <w:t>и</w:t>
      </w:r>
      <w:r>
        <w:rPr>
          <w:rFonts w:ascii="Times New Roman" w:hAnsi="Times New Roman" w:cs="Times New Roman"/>
          <w:sz w:val="28"/>
        </w:rPr>
        <w:t xml:space="preserve"> 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архитектуру и принципы функционирования системы, входные и выходные данные, системные требования, требования к пользователям системы, а также интерфейс пользователя.</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2DFE81C7" w14:textId="1042918D" w:rsidR="00AF2964" w:rsidRDefault="00AF2964" w:rsidP="003B65A0">
      <w:pPr>
        <w:spacing w:after="0" w:line="360" w:lineRule="auto"/>
        <w:ind w:firstLine="709"/>
        <w:contextualSpacing/>
        <w:jc w:val="both"/>
        <w:rPr>
          <w:rFonts w:ascii="Times New Roman" w:hAnsi="Times New Roman" w:cs="Times New Roman"/>
          <w:sz w:val="28"/>
        </w:rPr>
      </w:pPr>
    </w:p>
    <w:p w14:paraId="64D67E66" w14:textId="10B9B076" w:rsidR="00AF2964" w:rsidRDefault="00AF2964" w:rsidP="003B65A0">
      <w:pPr>
        <w:spacing w:after="0" w:line="360" w:lineRule="auto"/>
        <w:ind w:firstLine="709"/>
        <w:contextualSpacing/>
        <w:jc w:val="both"/>
        <w:rPr>
          <w:rFonts w:ascii="Times New Roman" w:hAnsi="Times New Roman" w:cs="Times New Roman"/>
          <w:sz w:val="28"/>
        </w:rPr>
      </w:pPr>
    </w:p>
    <w:p w14:paraId="3EB36AFF" w14:textId="7513CCB1" w:rsidR="00AF2964" w:rsidRDefault="00AF2964" w:rsidP="003B65A0">
      <w:pPr>
        <w:spacing w:after="0" w:line="360" w:lineRule="auto"/>
        <w:ind w:firstLine="709"/>
        <w:contextualSpacing/>
        <w:jc w:val="both"/>
        <w:rPr>
          <w:rFonts w:ascii="Times New Roman" w:hAnsi="Times New Roman" w:cs="Times New Roman"/>
          <w:sz w:val="28"/>
        </w:rPr>
      </w:pPr>
    </w:p>
    <w:p w14:paraId="13A085A9" w14:textId="77777777" w:rsidR="00AF2964" w:rsidRDefault="00AF2964" w:rsidP="003B65A0">
      <w:pPr>
        <w:spacing w:after="0" w:line="360" w:lineRule="auto"/>
        <w:ind w:firstLine="709"/>
        <w:contextualSpacing/>
        <w:jc w:val="both"/>
        <w:rPr>
          <w:rFonts w:ascii="Times New Roman" w:hAnsi="Times New Roman" w:cs="Times New Roman"/>
          <w:sz w:val="28"/>
        </w:rPr>
      </w:pPr>
    </w:p>
    <w:p w14:paraId="59CB5ED4" w14:textId="76B6A029"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3B65A0">
      <w:pPr>
        <w:spacing w:after="0" w:line="360" w:lineRule="auto"/>
        <w:ind w:firstLine="709"/>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316" w:name="_Toc62603026"/>
      <w:r>
        <w:lastRenderedPageBreak/>
        <w:t>4</w:t>
      </w:r>
      <w:r w:rsidR="00B66A4C">
        <w:t>. Тестирование</w:t>
      </w:r>
      <w:r w:rsidR="00B66A4C" w:rsidRPr="00B66A4C">
        <w:t xml:space="preserve"> программного обеспечения централизованной АЛАР</w:t>
      </w:r>
      <w:bookmarkEnd w:id="316"/>
    </w:p>
    <w:p w14:paraId="09E6CDDB" w14:textId="77777777" w:rsidR="004F6B3F" w:rsidRPr="00952BAB" w:rsidRDefault="009D4381" w:rsidP="009D4381">
      <w:pPr>
        <w:pStyle w:val="2"/>
      </w:pPr>
      <w:bookmarkStart w:id="317" w:name="_Toc62603027"/>
      <w:r>
        <w:t>4</w:t>
      </w:r>
      <w:r w:rsidR="00847D25">
        <w:t>.</w:t>
      </w:r>
      <w:r w:rsidR="00BB735F">
        <w:t>1</w:t>
      </w:r>
      <w:r w:rsidR="00847D25">
        <w:t xml:space="preserve">. </w:t>
      </w:r>
      <w:r w:rsidR="00B66A4C">
        <w:t>Т</w:t>
      </w:r>
      <w:r w:rsidR="00847D25">
        <w:t>естирование подсистемы Обработки данных СВИ</w:t>
      </w:r>
      <w:bookmarkEnd w:id="317"/>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454679EB" w:rsidR="00952BAB" w:rsidRDefault="007552B4" w:rsidP="004F6B3F">
      <w:pPr>
        <w:spacing w:after="0" w:line="360" w:lineRule="auto"/>
        <w:ind w:firstLine="709"/>
        <w:contextualSpacing/>
        <w:jc w:val="both"/>
        <w:rPr>
          <w:rFonts w:ascii="Times New Roman" w:hAnsi="Times New Roman" w:cs="Times New Roman"/>
          <w:sz w:val="28"/>
        </w:rPr>
      </w:pPr>
      <w:del w:id="318" w:author="Пользователь Windows" w:date="2021-01-27T19:40:00Z">
        <w:r w:rsidDel="002817B5">
          <w:rPr>
            <w:rFonts w:ascii="Times New Roman" w:hAnsi="Times New Roman" w:cs="Times New Roman"/>
            <w:sz w:val="28"/>
          </w:rPr>
          <w:delText>Прот</w:delText>
        </w:r>
      </w:del>
      <w:ins w:id="319" w:author="Пользователь Windows" w:date="2021-01-27T19:40:00Z">
        <w:r w:rsidR="002817B5">
          <w:rPr>
            <w:rFonts w:ascii="Times New Roman" w:hAnsi="Times New Roman" w:cs="Times New Roman"/>
            <w:sz w:val="28"/>
          </w:rPr>
          <w:t>Т</w:t>
        </w:r>
      </w:ins>
      <w:r>
        <w:rPr>
          <w:rFonts w:ascii="Times New Roman" w:hAnsi="Times New Roman" w:cs="Times New Roman"/>
          <w:sz w:val="28"/>
        </w:rPr>
        <w:t xml:space="preserve">естируем </w:t>
      </w:r>
      <w:ins w:id="320" w:author="Пользователь Windows" w:date="2021-01-27T19:38:00Z">
        <w:r w:rsidR="002817B5">
          <w:rPr>
            <w:rFonts w:ascii="Times New Roman" w:hAnsi="Times New Roman" w:cs="Times New Roman"/>
            <w:sz w:val="28"/>
          </w:rPr>
          <w:t>подсистему на выполнение выявления возмущения</w:t>
        </w:r>
      </w:ins>
      <w:del w:id="321" w:author="Пользователь Windows" w:date="2021-01-27T19:38:00Z">
        <w:r w:rsidDel="002817B5">
          <w:rPr>
            <w:rFonts w:ascii="Times New Roman" w:hAnsi="Times New Roman" w:cs="Times New Roman"/>
            <w:sz w:val="28"/>
          </w:rPr>
          <w:delText>работу подсистемы</w:delText>
        </w:r>
      </w:del>
      <w:r>
        <w:rPr>
          <w:rFonts w:ascii="Times New Roman" w:hAnsi="Times New Roman" w:cs="Times New Roman"/>
          <w:sz w:val="28"/>
        </w:rPr>
        <w:t>.</w:t>
      </w:r>
      <w:del w:id="322" w:author="Пользователь Windows" w:date="2021-01-27T19:37:00Z">
        <w:r w:rsidDel="002817B5">
          <w:rPr>
            <w:rFonts w:ascii="Times New Roman" w:hAnsi="Times New Roman" w:cs="Times New Roman"/>
            <w:sz w:val="28"/>
          </w:rPr>
          <w:delText xml:space="preserve"> </w:delText>
        </w:r>
      </w:del>
      <w:ins w:id="323" w:author="Пользователь Windows" w:date="2021-01-27T19:37:00Z">
        <w:r w:rsidR="002817B5" w:rsidRPr="002817B5">
          <w:rPr>
            <w:rFonts w:ascii="Times New Roman" w:hAnsi="Times New Roman" w:cs="Times New Roman"/>
            <w:sz w:val="28"/>
            <w:rPrChange w:id="324" w:author="Пользователь Windows" w:date="2021-01-27T19:37:00Z">
              <w:rPr>
                <w:rFonts w:ascii="Times New Roman" w:hAnsi="Times New Roman" w:cs="Times New Roman"/>
                <w:sz w:val="28"/>
                <w:lang w:val="en-US"/>
              </w:rPr>
            </w:rPrChange>
          </w:rPr>
          <w:t xml:space="preserve"> </w:t>
        </w:r>
      </w:ins>
      <w:r>
        <w:rPr>
          <w:rFonts w:ascii="Times New Roman" w:hAnsi="Times New Roman" w:cs="Times New Roman"/>
          <w:sz w:val="28"/>
        </w:rPr>
        <w:t xml:space="preserve">На рисунке </w:t>
      </w:r>
      <w:del w:id="325" w:author="Пользователь Windows" w:date="2021-01-27T20:05:00Z">
        <w:r w:rsidR="00775658" w:rsidDel="009C67B8">
          <w:rPr>
            <w:rFonts w:ascii="Times New Roman" w:hAnsi="Times New Roman" w:cs="Times New Roman"/>
            <w:sz w:val="28"/>
          </w:rPr>
          <w:delText>2</w:delText>
        </w:r>
        <w:r w:rsidR="00AF2964" w:rsidDel="009C67B8">
          <w:rPr>
            <w:rFonts w:ascii="Times New Roman" w:hAnsi="Times New Roman" w:cs="Times New Roman"/>
            <w:sz w:val="28"/>
          </w:rPr>
          <w:delText>4</w:delText>
        </w:r>
        <w:r w:rsidDel="009C67B8">
          <w:rPr>
            <w:rFonts w:ascii="Times New Roman" w:hAnsi="Times New Roman" w:cs="Times New Roman"/>
            <w:sz w:val="28"/>
          </w:rPr>
          <w:delText xml:space="preserve"> </w:delText>
        </w:r>
      </w:del>
      <w:ins w:id="326" w:author="Пользователь Windows" w:date="2021-01-27T20:05:00Z">
        <w:r w:rsidR="009C67B8">
          <w:rPr>
            <w:rFonts w:ascii="Times New Roman" w:hAnsi="Times New Roman" w:cs="Times New Roman"/>
            <w:sz w:val="28"/>
          </w:rPr>
          <w:t>2</w:t>
        </w:r>
        <w:r w:rsidR="009C67B8">
          <w:rPr>
            <w:rFonts w:ascii="Times New Roman" w:hAnsi="Times New Roman" w:cs="Times New Roman"/>
            <w:sz w:val="28"/>
          </w:rPr>
          <w:t>6</w:t>
        </w:r>
        <w:r w:rsidR="009C67B8">
          <w:rPr>
            <w:rFonts w:ascii="Times New Roman" w:hAnsi="Times New Roman" w:cs="Times New Roman"/>
            <w:sz w:val="28"/>
          </w:rPr>
          <w:t xml:space="preserve"> </w:t>
        </w:r>
      </w:ins>
      <w:r>
        <w:rPr>
          <w:rFonts w:ascii="Times New Roman" w:hAnsi="Times New Roman" w:cs="Times New Roman"/>
          <w:sz w:val="28"/>
        </w:rPr>
        <w:t>можно увидеть время получения кадра</w:t>
      </w:r>
      <w:del w:id="327" w:author="Пользователь Windows" w:date="2021-01-27T19:39:00Z">
        <w:r w:rsidDel="002817B5">
          <w:rPr>
            <w:rFonts w:ascii="Times New Roman" w:hAnsi="Times New Roman" w:cs="Times New Roman"/>
            <w:sz w:val="28"/>
          </w:rPr>
          <w:delText>,</w:delText>
        </w:r>
      </w:del>
      <w:ins w:id="328" w:author="Пользователь Windows" w:date="2021-01-27T19:39:00Z">
        <w:r w:rsidR="002817B5">
          <w:rPr>
            <w:rFonts w:ascii="Times New Roman" w:hAnsi="Times New Roman" w:cs="Times New Roman"/>
            <w:sz w:val="28"/>
          </w:rPr>
          <w:t xml:space="preserve"> и</w:t>
        </w:r>
      </w:ins>
      <w:r>
        <w:rPr>
          <w:rFonts w:ascii="Times New Roman" w:hAnsi="Times New Roman" w:cs="Times New Roman"/>
          <w:sz w:val="28"/>
        </w:rPr>
        <w:t xml:space="preserve"> факт того, было ли выявлено возмущение</w:t>
      </w:r>
      <w:ins w:id="329" w:author="Пользователь Windows" w:date="2021-01-27T19:39:00Z">
        <w:r w:rsidR="002817B5">
          <w:rPr>
            <w:rFonts w:ascii="Times New Roman" w:hAnsi="Times New Roman" w:cs="Times New Roman"/>
            <w:sz w:val="28"/>
          </w:rPr>
          <w:t>:</w:t>
        </w:r>
      </w:ins>
      <w:r>
        <w:rPr>
          <w:rFonts w:ascii="Times New Roman" w:hAnsi="Times New Roman" w:cs="Times New Roman"/>
          <w:sz w:val="28"/>
        </w:rPr>
        <w:t xml:space="preserve"> </w:t>
      </w:r>
      <w:del w:id="330" w:author="Пользователь Windows" w:date="2021-01-27T19:39:00Z">
        <w:r w:rsidDel="002817B5">
          <w:rPr>
            <w:rFonts w:ascii="Times New Roman" w:hAnsi="Times New Roman" w:cs="Times New Roman"/>
            <w:sz w:val="28"/>
          </w:rPr>
          <w:delText xml:space="preserve">(на рисунке </w:delText>
        </w:r>
        <w:r w:rsidDel="002817B5">
          <w:rPr>
            <w:rFonts w:ascii="Times New Roman" w:hAnsi="Times New Roman" w:cs="Times New Roman"/>
            <w:sz w:val="28"/>
            <w:lang w:val="en-US"/>
          </w:rPr>
          <w:delText>status</w:delText>
        </w:r>
        <w:r w:rsidDel="002817B5">
          <w:rPr>
            <w:rFonts w:ascii="Times New Roman" w:hAnsi="Times New Roman" w:cs="Times New Roman"/>
            <w:sz w:val="28"/>
          </w:rPr>
          <w:delText>:</w:delText>
        </w:r>
        <w:r w:rsidRPr="007552B4" w:rsidDel="002817B5">
          <w:rPr>
            <w:rFonts w:ascii="Times New Roman" w:hAnsi="Times New Roman" w:cs="Times New Roman"/>
            <w:sz w:val="28"/>
          </w:rPr>
          <w:delText xml:space="preserve"> </w:delText>
        </w:r>
      </w:del>
      <w:r>
        <w:rPr>
          <w:rFonts w:ascii="Times New Roman" w:hAnsi="Times New Roman" w:cs="Times New Roman"/>
          <w:sz w:val="28"/>
          <w:lang w:val="en-US"/>
        </w:rPr>
        <w:t>false</w:t>
      </w:r>
      <w:ins w:id="331" w:author="Пользователь Windows" w:date="2021-01-27T19:39:00Z">
        <w:r w:rsidR="002817B5">
          <w:rPr>
            <w:rFonts w:ascii="Times New Roman" w:hAnsi="Times New Roman" w:cs="Times New Roman"/>
            <w:sz w:val="28"/>
          </w:rPr>
          <w:t xml:space="preserve"> означает отсутствие опасного возмущения,</w:t>
        </w:r>
      </w:ins>
      <w:r w:rsidRPr="007552B4">
        <w:rPr>
          <w:rFonts w:ascii="Times New Roman" w:hAnsi="Times New Roman" w:cs="Times New Roman"/>
          <w:sz w:val="28"/>
        </w:rPr>
        <w:t xml:space="preserve"> </w:t>
      </w:r>
      <w:del w:id="332" w:author="Пользователь Windows" w:date="2021-01-27T19:40:00Z">
        <w:r w:rsidDel="002817B5">
          <w:rPr>
            <w:rFonts w:ascii="Times New Roman" w:hAnsi="Times New Roman" w:cs="Times New Roman"/>
            <w:sz w:val="28"/>
          </w:rPr>
          <w:delText xml:space="preserve">или </w:delText>
        </w:r>
      </w:del>
      <w:r>
        <w:rPr>
          <w:rFonts w:ascii="Times New Roman" w:hAnsi="Times New Roman" w:cs="Times New Roman"/>
          <w:sz w:val="28"/>
          <w:lang w:val="en-US"/>
        </w:rPr>
        <w:t>true</w:t>
      </w:r>
      <w:del w:id="333" w:author="Пользователь Windows" w:date="2021-01-27T19:40:00Z">
        <w:r w:rsidRPr="007552B4" w:rsidDel="002817B5">
          <w:rPr>
            <w:rFonts w:ascii="Times New Roman" w:hAnsi="Times New Roman" w:cs="Times New Roman"/>
            <w:sz w:val="28"/>
          </w:rPr>
          <w:delText>)</w:delText>
        </w:r>
      </w:del>
      <w:ins w:id="334" w:author="Пользователь Windows" w:date="2021-01-27T19:40:00Z">
        <w:r w:rsidR="002817B5">
          <w:rPr>
            <w:rFonts w:ascii="Times New Roman" w:hAnsi="Times New Roman" w:cs="Times New Roman"/>
            <w:sz w:val="28"/>
          </w:rPr>
          <w:t xml:space="preserve"> – опасное возмущение выявлено</w:t>
        </w:r>
      </w:ins>
      <w:ins w:id="335" w:author="Пользователь Windows" w:date="2021-01-27T19:39:00Z">
        <w:r w:rsidR="002817B5">
          <w:rPr>
            <w:rFonts w:ascii="Times New Roman" w:hAnsi="Times New Roman" w:cs="Times New Roman"/>
            <w:sz w:val="28"/>
          </w:rPr>
          <w:t>.</w:t>
        </w:r>
      </w:ins>
      <w:ins w:id="336" w:author="Пользователь Windows" w:date="2021-01-27T19:40:00Z">
        <w:r w:rsidR="002817B5">
          <w:rPr>
            <w:rFonts w:ascii="Times New Roman" w:hAnsi="Times New Roman" w:cs="Times New Roman"/>
            <w:sz w:val="28"/>
          </w:rPr>
          <w:t xml:space="preserve"> Далее тестируем подсистему на выполнение опредеения групп когерентных генераторов.</w:t>
        </w:r>
      </w:ins>
      <w:del w:id="337" w:author="Пользователь Windows" w:date="2021-01-27T19:39:00Z">
        <w:r w:rsidDel="002817B5">
          <w:rPr>
            <w:rFonts w:ascii="Times New Roman" w:hAnsi="Times New Roman" w:cs="Times New Roman"/>
            <w:sz w:val="28"/>
          </w:rPr>
          <w:delText xml:space="preserve">, </w:delText>
        </w:r>
      </w:del>
      <w:ins w:id="338" w:author="Пользователь Windows" w:date="2021-01-27T19:40:00Z">
        <w:r w:rsidR="002817B5">
          <w:rPr>
            <w:rFonts w:ascii="Times New Roman" w:hAnsi="Times New Roman" w:cs="Times New Roman"/>
            <w:sz w:val="28"/>
          </w:rPr>
          <w:t xml:space="preserve"> </w:t>
        </w:r>
      </w:ins>
      <w:del w:id="339" w:author="Пользователь Windows" w:date="2021-01-27T19:40:00Z">
        <w:r w:rsidDel="002817B5">
          <w:rPr>
            <w:rFonts w:ascii="Times New Roman" w:hAnsi="Times New Roman" w:cs="Times New Roman"/>
            <w:sz w:val="28"/>
          </w:rPr>
          <w:delText>и индексы</w:delText>
        </w:r>
      </w:del>
      <w:ins w:id="340" w:author="Пользователь Windows" w:date="2021-01-27T19:40:00Z">
        <w:r w:rsidR="002817B5">
          <w:rPr>
            <w:rFonts w:ascii="Times New Roman" w:hAnsi="Times New Roman" w:cs="Times New Roman"/>
            <w:sz w:val="28"/>
          </w:rPr>
          <w:t>На</w:t>
        </w:r>
      </w:ins>
      <w:ins w:id="341" w:author="Пользователь Windows" w:date="2021-01-27T19:41:00Z">
        <w:r w:rsidR="002817B5">
          <w:rPr>
            <w:rFonts w:ascii="Times New Roman" w:hAnsi="Times New Roman" w:cs="Times New Roman"/>
            <w:sz w:val="28"/>
          </w:rPr>
          <w:t xml:space="preserve"> </w:t>
        </w:r>
      </w:ins>
      <w:ins w:id="342" w:author="Пользователь Windows" w:date="2021-01-27T19:40:00Z">
        <w:r w:rsidR="002817B5">
          <w:rPr>
            <w:rFonts w:ascii="Times New Roman" w:hAnsi="Times New Roman" w:cs="Times New Roman"/>
            <w:sz w:val="28"/>
          </w:rPr>
          <w:t>рисунке 2</w:t>
        </w:r>
      </w:ins>
      <w:ins w:id="343" w:author="Пользователь Windows" w:date="2021-01-27T20:05:00Z">
        <w:r w:rsidR="009C67B8">
          <w:rPr>
            <w:rFonts w:ascii="Times New Roman" w:hAnsi="Times New Roman" w:cs="Times New Roman"/>
            <w:sz w:val="28"/>
          </w:rPr>
          <w:t>7</w:t>
        </w:r>
      </w:ins>
      <w:ins w:id="344" w:author="Пользователь Windows" w:date="2021-01-27T19:41:00Z">
        <w:r w:rsidR="002817B5">
          <w:rPr>
            <w:rFonts w:ascii="Times New Roman" w:hAnsi="Times New Roman" w:cs="Times New Roman"/>
            <w:sz w:val="28"/>
          </w:rPr>
          <w:t xml:space="preserve"> представлено индексы</w:t>
        </w:r>
      </w:ins>
      <w:r>
        <w:rPr>
          <w:rFonts w:ascii="Times New Roman" w:hAnsi="Times New Roman" w:cs="Times New Roman"/>
          <w:sz w:val="28"/>
        </w:rPr>
        <w:t xml:space="preserve"> генераторов двух групп</w:t>
      </w:r>
      <w:ins w:id="345" w:author="Пользователь Windows" w:date="2021-01-27T19:41:00Z">
        <w:r w:rsidR="002817B5">
          <w:rPr>
            <w:rFonts w:ascii="Times New Roman" w:hAnsi="Times New Roman" w:cs="Times New Roman"/>
            <w:sz w:val="28"/>
          </w:rPr>
          <w:t>.</w:t>
        </w:r>
      </w:ins>
      <w:r>
        <w:rPr>
          <w:rFonts w:ascii="Times New Roman" w:hAnsi="Times New Roman" w:cs="Times New Roman"/>
          <w:sz w:val="28"/>
        </w:rPr>
        <w:t xml:space="preserve"> </w:t>
      </w:r>
      <w:del w:id="346" w:author="Пользователь Windows" w:date="2021-01-27T19:41:00Z">
        <w:r w:rsidDel="002817B5">
          <w:rPr>
            <w:rFonts w:ascii="Times New Roman" w:hAnsi="Times New Roman" w:cs="Times New Roman"/>
            <w:sz w:val="28"/>
          </w:rPr>
          <w:delText>когерентных генераторов</w:delText>
        </w:r>
        <w:r w:rsidR="00E75A4A" w:rsidDel="002817B5">
          <w:rPr>
            <w:rFonts w:ascii="Times New Roman" w:hAnsi="Times New Roman" w:cs="Times New Roman"/>
            <w:sz w:val="28"/>
          </w:rPr>
          <w:delText xml:space="preserve"> (н</w:delText>
        </w:r>
      </w:del>
      <w:ins w:id="347" w:author="Пользователь Windows" w:date="2021-01-27T19:41:00Z">
        <w:r w:rsidR="002817B5">
          <w:rPr>
            <w:rFonts w:ascii="Times New Roman" w:hAnsi="Times New Roman" w:cs="Times New Roman"/>
            <w:sz w:val="28"/>
          </w:rPr>
          <w:t>Индексы</w:t>
        </w:r>
      </w:ins>
      <w:del w:id="348" w:author="Пользователь Windows" w:date="2021-01-27T19:41:00Z">
        <w:r w:rsidR="00E75A4A" w:rsidDel="002817B5">
          <w:rPr>
            <w:rFonts w:ascii="Times New Roman" w:hAnsi="Times New Roman" w:cs="Times New Roman"/>
            <w:sz w:val="28"/>
          </w:rPr>
          <w:delText>омер</w:delText>
        </w:r>
      </w:del>
      <w:r w:rsidR="00E75A4A">
        <w:rPr>
          <w:rFonts w:ascii="Times New Roman" w:hAnsi="Times New Roman" w:cs="Times New Roman"/>
          <w:sz w:val="28"/>
        </w:rPr>
        <w:t xml:space="preserve"> генератор</w:t>
      </w:r>
      <w:ins w:id="349" w:author="Пользователь Windows" w:date="2021-01-27T19:41:00Z">
        <w:r w:rsidR="002817B5">
          <w:rPr>
            <w:rFonts w:ascii="Times New Roman" w:hAnsi="Times New Roman" w:cs="Times New Roman"/>
            <w:sz w:val="28"/>
          </w:rPr>
          <w:t>ов выбирались</w:t>
        </w:r>
      </w:ins>
      <w:del w:id="350" w:author="Пользователь Windows" w:date="2021-01-27T19:41:00Z">
        <w:r w:rsidR="00E75A4A" w:rsidDel="002817B5">
          <w:rPr>
            <w:rFonts w:ascii="Times New Roman" w:hAnsi="Times New Roman" w:cs="Times New Roman"/>
            <w:sz w:val="28"/>
          </w:rPr>
          <w:delText>а</w:delText>
        </w:r>
      </w:del>
      <w:r w:rsidR="00E75A4A">
        <w:rPr>
          <w:rFonts w:ascii="Times New Roman" w:hAnsi="Times New Roman" w:cs="Times New Roman"/>
          <w:sz w:val="28"/>
        </w:rPr>
        <w:t xml:space="preserve"> согласно</w:t>
      </w:r>
      <w:ins w:id="351" w:author="Пользователь Windows" w:date="2021-01-27T19:42:00Z">
        <w:r w:rsidR="002817B5">
          <w:rPr>
            <w:rFonts w:ascii="Times New Roman" w:hAnsi="Times New Roman" w:cs="Times New Roman"/>
            <w:sz w:val="28"/>
          </w:rPr>
          <w:t xml:space="preserve"> их номерам в</w:t>
        </w:r>
      </w:ins>
      <w:r w:rsidR="00E75A4A">
        <w:rPr>
          <w:rFonts w:ascii="Times New Roman" w:hAnsi="Times New Roman" w:cs="Times New Roman"/>
          <w:sz w:val="28"/>
        </w:rPr>
        <w:t xml:space="preserve">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3</w:t>
      </w:r>
      <w:del w:id="352" w:author="Пользователь Windows" w:date="2021-01-27T19:42:00Z">
        <w:r w:rsidR="00E75A4A" w:rsidRPr="00E75A4A" w:rsidDel="002817B5">
          <w:rPr>
            <w:rFonts w:ascii="Times New Roman" w:hAnsi="Times New Roman" w:cs="Times New Roman"/>
            <w:sz w:val="28"/>
          </w:rPr>
          <w:delText xml:space="preserve"> </w:delText>
        </w:r>
        <w:r w:rsidR="00E75A4A" w:rsidDel="002817B5">
          <w:rPr>
            <w:rFonts w:ascii="Times New Roman" w:hAnsi="Times New Roman" w:cs="Times New Roman"/>
            <w:sz w:val="28"/>
          </w:rPr>
          <w:delText xml:space="preserve">в формате </w:delText>
        </w:r>
        <w:r w:rsidR="00E75A4A" w:rsidDel="002817B5">
          <w:rPr>
            <w:rFonts w:ascii="Times New Roman" w:hAnsi="Times New Roman" w:cs="Times New Roman"/>
            <w:sz w:val="28"/>
            <w:lang w:val="en-US"/>
          </w:rPr>
          <w:delText>float</w:delText>
        </w:r>
        <w:r w:rsidR="00E75A4A" w:rsidDel="002817B5">
          <w:rPr>
            <w:rFonts w:ascii="Times New Roman" w:hAnsi="Times New Roman" w:cs="Times New Roman"/>
            <w:sz w:val="28"/>
          </w:rPr>
          <w:delText>)</w:delText>
        </w:r>
      </w:del>
      <w:r>
        <w:rPr>
          <w:rFonts w:ascii="Times New Roman" w:hAnsi="Times New Roman" w:cs="Times New Roman"/>
          <w:sz w:val="28"/>
        </w:rPr>
        <w:t>.</w:t>
      </w:r>
    </w:p>
    <w:p w14:paraId="450F5CA6" w14:textId="2FD10FF2" w:rsidR="005F4C72" w:rsidRDefault="005F4C72" w:rsidP="004F6B3F">
      <w:pPr>
        <w:spacing w:after="0" w:line="360" w:lineRule="auto"/>
        <w:ind w:firstLine="709"/>
        <w:contextualSpacing/>
        <w:jc w:val="both"/>
        <w:rPr>
          <w:ins w:id="353" w:author="Пользователь Windows" w:date="2021-01-27T19:14:00Z"/>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 составляет менее 1 мс.</w:t>
      </w:r>
    </w:p>
    <w:p w14:paraId="025D7E2D" w14:textId="219DE943" w:rsidR="0080299B" w:rsidRPr="002817B5" w:rsidRDefault="0080299B" w:rsidP="004F6B3F">
      <w:pPr>
        <w:spacing w:after="0" w:line="360" w:lineRule="auto"/>
        <w:ind w:firstLine="709"/>
        <w:contextualSpacing/>
        <w:jc w:val="both"/>
        <w:rPr>
          <w:ins w:id="354" w:author="Пользователь Windows" w:date="2021-01-27T19:36:00Z"/>
          <w:rFonts w:ascii="Times New Roman" w:hAnsi="Times New Roman" w:cs="Times New Roman"/>
          <w:sz w:val="28"/>
          <w:rPrChange w:id="355" w:author="Пользователь Windows" w:date="2021-01-27T19:41:00Z">
            <w:rPr>
              <w:ins w:id="356" w:author="Пользователь Windows" w:date="2021-01-27T19:36:00Z"/>
              <w:rFonts w:ascii="Times New Roman" w:hAnsi="Times New Roman" w:cs="Times New Roman"/>
              <w:sz w:val="28"/>
              <w:lang w:val="en-US"/>
            </w:rPr>
          </w:rPrChange>
        </w:rPr>
      </w:pPr>
      <w:ins w:id="357" w:author="Пользователь Windows" w:date="2021-01-27T19:15:00Z">
        <w:r>
          <w:rPr>
            <w:noProof/>
            <w:lang w:eastAsia="ru-RU"/>
          </w:rPr>
          <w:drawing>
            <wp:inline distT="0" distB="0" distL="0" distR="0" wp14:anchorId="264DA73E" wp14:editId="3F5D68A0">
              <wp:extent cx="5029200" cy="8915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4296" r="6713" b="6370"/>
                      <a:stretch/>
                    </pic:blipFill>
                    <pic:spPr bwMode="auto">
                      <a:xfrm>
                        <a:off x="0" y="0"/>
                        <a:ext cx="5029200" cy="891540"/>
                      </a:xfrm>
                      <a:prstGeom prst="rect">
                        <a:avLst/>
                      </a:prstGeom>
                      <a:ln>
                        <a:noFill/>
                      </a:ln>
                      <a:extLst>
                        <a:ext uri="{53640926-AAD7-44D8-BBD7-CCE9431645EC}">
                          <a14:shadowObscured xmlns:a14="http://schemas.microsoft.com/office/drawing/2010/main"/>
                        </a:ext>
                      </a:extLst>
                    </pic:spPr>
                  </pic:pic>
                </a:graphicData>
              </a:graphic>
            </wp:inline>
          </w:drawing>
        </w:r>
      </w:ins>
    </w:p>
    <w:p w14:paraId="420A6DAE" w14:textId="49D7848C" w:rsidR="002817B5" w:rsidRPr="002817B5" w:rsidRDefault="002817B5" w:rsidP="004F6B3F">
      <w:pPr>
        <w:spacing w:after="0" w:line="360" w:lineRule="auto"/>
        <w:ind w:firstLine="709"/>
        <w:contextualSpacing/>
        <w:jc w:val="both"/>
        <w:rPr>
          <w:rFonts w:ascii="Times New Roman" w:hAnsi="Times New Roman" w:cs="Times New Roman"/>
          <w:sz w:val="28"/>
          <w:rPrChange w:id="358" w:author="Пользователь Windows" w:date="2021-01-27T19:37:00Z">
            <w:rPr>
              <w:rFonts w:ascii="Times New Roman" w:hAnsi="Times New Roman" w:cs="Times New Roman"/>
              <w:sz w:val="28"/>
            </w:rPr>
          </w:rPrChange>
        </w:rPr>
      </w:pPr>
      <w:ins w:id="359" w:author="Пользователь Windows" w:date="2021-01-27T19:37:00Z">
        <w:r>
          <w:rPr>
            <w:rFonts w:ascii="Times New Roman" w:hAnsi="Times New Roman" w:cs="Times New Roman"/>
            <w:sz w:val="28"/>
          </w:rPr>
          <w:t>Рисунок 2</w:t>
        </w:r>
      </w:ins>
      <w:ins w:id="360" w:author="Пользователь Windows" w:date="2021-01-27T20:04:00Z">
        <w:r w:rsidR="009C67B8">
          <w:rPr>
            <w:rFonts w:ascii="Times New Roman" w:hAnsi="Times New Roman" w:cs="Times New Roman"/>
            <w:sz w:val="28"/>
          </w:rPr>
          <w:t>6</w:t>
        </w:r>
      </w:ins>
      <w:ins w:id="361" w:author="Пользователь Windows" w:date="2021-01-27T19:37:00Z">
        <w:r>
          <w:rPr>
            <w:rFonts w:ascii="Times New Roman" w:hAnsi="Times New Roman" w:cs="Times New Roman"/>
            <w:sz w:val="28"/>
          </w:rPr>
          <w:t xml:space="preserve"> – </w:t>
        </w:r>
      </w:ins>
      <w:ins w:id="362" w:author="Пользователь Windows" w:date="2021-01-27T19:42:00Z">
        <w:r>
          <w:rPr>
            <w:rFonts w:ascii="Times New Roman" w:hAnsi="Times New Roman" w:cs="Times New Roman"/>
            <w:sz w:val="28"/>
          </w:rPr>
          <w:t>Выявление опасного возмущения</w:t>
        </w:r>
      </w:ins>
      <w:ins w:id="363" w:author="Пользователь Windows" w:date="2021-01-27T19:37:00Z">
        <w:r>
          <w:rPr>
            <w:rFonts w:ascii="Times New Roman" w:hAnsi="Times New Roman" w:cs="Times New Roman"/>
            <w:sz w:val="28"/>
          </w:rPr>
          <w:t xml:space="preserve"> подсистем</w:t>
        </w:r>
      </w:ins>
      <w:ins w:id="364" w:author="Пользователь Windows" w:date="2021-01-27T19:42:00Z">
        <w:r>
          <w:rPr>
            <w:rFonts w:ascii="Times New Roman" w:hAnsi="Times New Roman" w:cs="Times New Roman"/>
            <w:sz w:val="28"/>
          </w:rPr>
          <w:t>ой</w:t>
        </w:r>
      </w:ins>
      <w:ins w:id="365" w:author="Пользователь Windows" w:date="2021-01-27T19:37:00Z">
        <w:r>
          <w:rPr>
            <w:rFonts w:ascii="Times New Roman" w:hAnsi="Times New Roman" w:cs="Times New Roman"/>
            <w:sz w:val="28"/>
          </w:rPr>
          <w:t xml:space="preserve"> Обработки данных СВИ</w:t>
        </w:r>
      </w:ins>
    </w:p>
    <w:p w14:paraId="7962205F" w14:textId="35485B7E"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del w:id="366" w:author="Пользователь Windows" w:date="2021-01-27T19:36:00Z">
        <w:r w:rsidDel="002817B5">
          <w:rPr>
            <w:noProof/>
            <w:lang w:eastAsia="ru-RU"/>
          </w:rPr>
          <w:drawing>
            <wp:inline distT="0" distB="0" distL="0" distR="0" wp14:anchorId="336D2A8D" wp14:editId="1E2E1108">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648460"/>
                      </a:xfrm>
                      <a:prstGeom prst="rect">
                        <a:avLst/>
                      </a:prstGeom>
                    </pic:spPr>
                  </pic:pic>
                </a:graphicData>
              </a:graphic>
            </wp:inline>
          </w:drawing>
        </w:r>
      </w:del>
      <w:ins w:id="367" w:author="Пользователь Windows" w:date="2021-01-27T19:36:00Z">
        <w:r w:rsidR="002817B5">
          <w:rPr>
            <w:noProof/>
            <w:lang w:eastAsia="ru-RU"/>
          </w:rPr>
          <w:drawing>
            <wp:inline distT="0" distB="0" distL="0" distR="0" wp14:anchorId="33EAB52F" wp14:editId="3BB6D40B">
              <wp:extent cx="5920740" cy="7772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1709" r="3258" b="16784"/>
                      <a:stretch/>
                    </pic:blipFill>
                    <pic:spPr bwMode="auto">
                      <a:xfrm>
                        <a:off x="0" y="0"/>
                        <a:ext cx="5920740" cy="777240"/>
                      </a:xfrm>
                      <a:prstGeom prst="rect">
                        <a:avLst/>
                      </a:prstGeom>
                      <a:ln>
                        <a:noFill/>
                      </a:ln>
                      <a:extLst>
                        <a:ext uri="{53640926-AAD7-44D8-BBD7-CCE9431645EC}">
                          <a14:shadowObscured xmlns:a14="http://schemas.microsoft.com/office/drawing/2010/main"/>
                        </a:ext>
                      </a:extLst>
                    </pic:spPr>
                  </pic:pic>
                </a:graphicData>
              </a:graphic>
            </wp:inline>
          </w:drawing>
        </w:r>
      </w:ins>
    </w:p>
    <w:p w14:paraId="4480D512" w14:textId="349FA012"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368" w:author="Пользователь Windows" w:date="2021-01-27T19:37:00Z">
        <w:r w:rsidR="00775658" w:rsidDel="002817B5">
          <w:rPr>
            <w:rFonts w:ascii="Times New Roman" w:hAnsi="Times New Roman" w:cs="Times New Roman"/>
            <w:sz w:val="28"/>
          </w:rPr>
          <w:delText>2</w:delText>
        </w:r>
        <w:r w:rsidR="00AF2964" w:rsidDel="002817B5">
          <w:rPr>
            <w:rFonts w:ascii="Times New Roman" w:hAnsi="Times New Roman" w:cs="Times New Roman"/>
            <w:sz w:val="28"/>
          </w:rPr>
          <w:delText>4</w:delText>
        </w:r>
        <w:r w:rsidDel="002817B5">
          <w:rPr>
            <w:rFonts w:ascii="Times New Roman" w:hAnsi="Times New Roman" w:cs="Times New Roman"/>
            <w:sz w:val="28"/>
          </w:rPr>
          <w:delText xml:space="preserve"> </w:delText>
        </w:r>
      </w:del>
      <w:ins w:id="369" w:author="Пользователь Windows" w:date="2021-01-27T19:37:00Z">
        <w:r w:rsidR="002817B5">
          <w:rPr>
            <w:rFonts w:ascii="Times New Roman" w:hAnsi="Times New Roman" w:cs="Times New Roman"/>
            <w:sz w:val="28"/>
          </w:rPr>
          <w:t>2</w:t>
        </w:r>
      </w:ins>
      <w:ins w:id="370" w:author="Пользователь Windows" w:date="2021-01-27T20:05:00Z">
        <w:r w:rsidR="009C67B8">
          <w:rPr>
            <w:rFonts w:ascii="Times New Roman" w:hAnsi="Times New Roman" w:cs="Times New Roman"/>
            <w:sz w:val="28"/>
          </w:rPr>
          <w:t>7</w:t>
        </w:r>
      </w:ins>
      <w:ins w:id="371" w:author="Пользователь Windows" w:date="2021-01-27T19:37:00Z">
        <w:r w:rsidR="002817B5">
          <w:rPr>
            <w:rFonts w:ascii="Times New Roman" w:hAnsi="Times New Roman" w:cs="Times New Roman"/>
            <w:sz w:val="28"/>
          </w:rPr>
          <w:t xml:space="preserve"> </w:t>
        </w:r>
      </w:ins>
      <w:r>
        <w:rPr>
          <w:rFonts w:ascii="Times New Roman" w:hAnsi="Times New Roman" w:cs="Times New Roman"/>
          <w:sz w:val="28"/>
        </w:rPr>
        <w:t xml:space="preserve">– </w:t>
      </w:r>
      <w:del w:id="372" w:author="Пользователь Windows" w:date="2021-01-27T19:42:00Z">
        <w:r w:rsidDel="002817B5">
          <w:rPr>
            <w:rFonts w:ascii="Times New Roman" w:hAnsi="Times New Roman" w:cs="Times New Roman"/>
            <w:sz w:val="28"/>
          </w:rPr>
          <w:delText>Результат работы</w:delText>
        </w:r>
      </w:del>
      <w:ins w:id="373" w:author="Пользователь Windows" w:date="2021-01-27T19:42:00Z">
        <w:r w:rsidR="002817B5">
          <w:rPr>
            <w:rFonts w:ascii="Times New Roman" w:hAnsi="Times New Roman" w:cs="Times New Roman"/>
            <w:sz w:val="28"/>
          </w:rPr>
          <w:t>Определение групп когерентных генераторов</w:t>
        </w:r>
      </w:ins>
      <w:r>
        <w:rPr>
          <w:rFonts w:ascii="Times New Roman" w:hAnsi="Times New Roman" w:cs="Times New Roman"/>
          <w:sz w:val="28"/>
        </w:rPr>
        <w:t xml:space="preserve"> подсистем</w:t>
      </w:r>
      <w:ins w:id="374" w:author="Пользователь Windows" w:date="2021-01-27T19:42:00Z">
        <w:r w:rsidR="002817B5">
          <w:rPr>
            <w:rFonts w:ascii="Times New Roman" w:hAnsi="Times New Roman" w:cs="Times New Roman"/>
            <w:sz w:val="28"/>
          </w:rPr>
          <w:t>ой</w:t>
        </w:r>
      </w:ins>
      <w:del w:id="375" w:author="Пользователь Windows" w:date="2021-01-27T19:42:00Z">
        <w:r w:rsidDel="002817B5">
          <w:rPr>
            <w:rFonts w:ascii="Times New Roman" w:hAnsi="Times New Roman" w:cs="Times New Roman"/>
            <w:sz w:val="28"/>
          </w:rPr>
          <w:delText>ы</w:delText>
        </w:r>
      </w:del>
      <w:r>
        <w:rPr>
          <w:rFonts w:ascii="Times New Roman" w:hAnsi="Times New Roman" w:cs="Times New Roman"/>
          <w:sz w:val="28"/>
        </w:rPr>
        <w:t xml:space="preserve"> Обработки данных СВИ</w:t>
      </w:r>
    </w:p>
    <w:p w14:paraId="17998051" w14:textId="73EA7896" w:rsidR="00775658" w:rsidRDefault="00775658" w:rsidP="007552B4">
      <w:pPr>
        <w:spacing w:after="0" w:line="360" w:lineRule="auto"/>
        <w:ind w:firstLine="709"/>
        <w:contextualSpacing/>
        <w:jc w:val="center"/>
        <w:rPr>
          <w:ins w:id="376" w:author="Пользователь Windows" w:date="2021-01-27T20:05:00Z"/>
          <w:rFonts w:ascii="Times New Roman" w:hAnsi="Times New Roman" w:cs="Times New Roman"/>
          <w:sz w:val="28"/>
        </w:rPr>
      </w:pPr>
    </w:p>
    <w:p w14:paraId="05211339" w14:textId="77777777" w:rsidR="009C67B8" w:rsidRDefault="009C67B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377" w:name="_Toc62603028"/>
      <w:r>
        <w:lastRenderedPageBreak/>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377"/>
    </w:p>
    <w:p w14:paraId="1172A295" w14:textId="2F2287B3" w:rsidR="00991C64" w:rsidRPr="00E21B5E" w:rsidDel="00AB2E3C" w:rsidRDefault="00991C64" w:rsidP="00AD0B46">
      <w:pPr>
        <w:spacing w:after="0" w:line="360" w:lineRule="auto"/>
        <w:ind w:firstLine="709"/>
        <w:contextualSpacing/>
        <w:jc w:val="both"/>
        <w:rPr>
          <w:del w:id="378" w:author="Пользователь Windows" w:date="2021-01-27T20:18:00Z"/>
          <w:rFonts w:ascii="Times New Roman" w:hAnsi="Times New Roman" w:cs="Times New Roman"/>
          <w:sz w:val="28"/>
        </w:rPr>
      </w:pPr>
      <w:r>
        <w:rPr>
          <w:rFonts w:ascii="Times New Roman" w:hAnsi="Times New Roman" w:cs="Times New Roman"/>
          <w:sz w:val="28"/>
        </w:rPr>
        <w:t>П</w:t>
      </w:r>
      <w:ins w:id="379" w:author="Пользователь Windows" w:date="2021-01-27T20:05:00Z">
        <w:r w:rsidR="009C67B8">
          <w:rPr>
            <w:rFonts w:ascii="Times New Roman" w:hAnsi="Times New Roman" w:cs="Times New Roman"/>
            <w:sz w:val="28"/>
          </w:rPr>
          <w:t>одсистема</w:t>
        </w:r>
      </w:ins>
      <w:ins w:id="380" w:author="Пользователь Windows" w:date="2021-01-27T20:06:00Z">
        <w:r w:rsidR="009C67B8" w:rsidRPr="009C67B8">
          <w:t xml:space="preserve"> </w:t>
        </w:r>
        <w:r w:rsidR="009C67B8" w:rsidRPr="009C67B8">
          <w:rPr>
            <w:rFonts w:ascii="Times New Roman" w:hAnsi="Times New Roman" w:cs="Times New Roman"/>
            <w:sz w:val="28"/>
          </w:rPr>
          <w:t>Идентификации возникновения асинхронного режима</w:t>
        </w:r>
        <w:r w:rsidR="009C67B8">
          <w:rPr>
            <w:rFonts w:ascii="Times New Roman" w:hAnsi="Times New Roman" w:cs="Times New Roman"/>
            <w:sz w:val="28"/>
          </w:rPr>
          <w:t xml:space="preserve"> начинает</w:t>
        </w:r>
      </w:ins>
      <w:ins w:id="381" w:author="Пользователь Windows" w:date="2021-01-27T20:05:00Z">
        <w:r w:rsidR="009C67B8">
          <w:rPr>
            <w:rFonts w:ascii="Times New Roman" w:hAnsi="Times New Roman" w:cs="Times New Roman"/>
            <w:sz w:val="28"/>
          </w:rPr>
          <w:t xml:space="preserve"> </w:t>
        </w:r>
      </w:ins>
      <w:ins w:id="382" w:author="Пользователь Windows" w:date="2021-01-27T20:06:00Z">
        <w:r w:rsidR="009C67B8">
          <w:rPr>
            <w:rFonts w:ascii="Times New Roman" w:hAnsi="Times New Roman" w:cs="Times New Roman"/>
            <w:sz w:val="28"/>
          </w:rPr>
          <w:t>п</w:t>
        </w:r>
      </w:ins>
      <w:r>
        <w:rPr>
          <w:rFonts w:ascii="Times New Roman" w:hAnsi="Times New Roman" w:cs="Times New Roman"/>
          <w:sz w:val="28"/>
        </w:rPr>
        <w:t>роцесс идентификации АР</w:t>
      </w:r>
      <w:del w:id="383" w:author="Пользователь Windows" w:date="2021-01-27T20:06:00Z">
        <w:r w:rsidDel="009C67B8">
          <w:rPr>
            <w:rFonts w:ascii="Times New Roman" w:hAnsi="Times New Roman" w:cs="Times New Roman"/>
            <w:sz w:val="28"/>
          </w:rPr>
          <w:delText xml:space="preserve"> выполняется</w:delText>
        </w:r>
      </w:del>
      <w:r>
        <w:rPr>
          <w:rFonts w:ascii="Times New Roman" w:hAnsi="Times New Roman" w:cs="Times New Roman"/>
          <w:sz w:val="28"/>
        </w:rPr>
        <w:t xml:space="preserve">, когда </w:t>
      </w:r>
      <w:ins w:id="384" w:author="Пользователь Windows" w:date="2021-01-27T20:06:00Z">
        <w:r w:rsidR="009C67B8">
          <w:rPr>
            <w:rFonts w:ascii="Times New Roman" w:hAnsi="Times New Roman" w:cs="Times New Roman"/>
            <w:sz w:val="28"/>
          </w:rPr>
          <w:t xml:space="preserve">получает от </w:t>
        </w:r>
      </w:ins>
      <w:del w:id="385" w:author="Пользователь Windows" w:date="2021-01-27T20:06:00Z">
        <w:r w:rsidR="005A0545" w:rsidDel="009C67B8">
          <w:rPr>
            <w:rFonts w:ascii="Times New Roman" w:hAnsi="Times New Roman" w:cs="Times New Roman"/>
            <w:sz w:val="28"/>
          </w:rPr>
          <w:delText xml:space="preserve">подсистема </w:delText>
        </w:r>
      </w:del>
      <w:ins w:id="386" w:author="Пользователь Windows" w:date="2021-01-27T20:06:00Z">
        <w:r w:rsidR="009C67B8">
          <w:rPr>
            <w:rFonts w:ascii="Times New Roman" w:hAnsi="Times New Roman" w:cs="Times New Roman"/>
            <w:sz w:val="28"/>
          </w:rPr>
          <w:t>подсистем</w:t>
        </w:r>
        <w:r w:rsidR="009C67B8">
          <w:rPr>
            <w:rFonts w:ascii="Times New Roman" w:hAnsi="Times New Roman" w:cs="Times New Roman"/>
            <w:sz w:val="28"/>
          </w:rPr>
          <w:t>ы</w:t>
        </w:r>
        <w:r w:rsidR="009C67B8">
          <w:rPr>
            <w:rFonts w:ascii="Times New Roman" w:hAnsi="Times New Roman" w:cs="Times New Roman"/>
            <w:sz w:val="28"/>
          </w:rPr>
          <w:t xml:space="preserve"> </w:t>
        </w:r>
      </w:ins>
      <w:r w:rsidR="005A0545">
        <w:rPr>
          <w:rFonts w:ascii="Times New Roman" w:hAnsi="Times New Roman" w:cs="Times New Roman"/>
          <w:sz w:val="28"/>
        </w:rPr>
        <w:t xml:space="preserve">Обработки данных СВИ </w:t>
      </w:r>
      <w:del w:id="387" w:author="Пользователь Windows" w:date="2021-01-27T20:06:00Z">
        <w:r w:rsidR="005A0545" w:rsidDel="009C67B8">
          <w:rPr>
            <w:rFonts w:ascii="Times New Roman" w:hAnsi="Times New Roman" w:cs="Times New Roman"/>
            <w:sz w:val="28"/>
          </w:rPr>
          <w:delText xml:space="preserve">подаст </w:delText>
        </w:r>
      </w:del>
      <w:r w:rsidR="005A0545">
        <w:rPr>
          <w:rFonts w:ascii="Times New Roman" w:hAnsi="Times New Roman" w:cs="Times New Roman"/>
          <w:sz w:val="28"/>
        </w:rPr>
        <w:t xml:space="preserve">сигнал о выявлении </w:t>
      </w:r>
      <w:ins w:id="388" w:author="Пользователь Windows" w:date="2021-01-27T20:06:00Z">
        <w:r w:rsidR="009C67B8">
          <w:rPr>
            <w:rFonts w:ascii="Times New Roman" w:hAnsi="Times New Roman" w:cs="Times New Roman"/>
            <w:sz w:val="28"/>
          </w:rPr>
          <w:t xml:space="preserve">опасного </w:t>
        </w:r>
      </w:ins>
      <w:r w:rsidR="005A0545">
        <w:rPr>
          <w:rFonts w:ascii="Times New Roman" w:hAnsi="Times New Roman" w:cs="Times New Roman"/>
          <w:sz w:val="28"/>
        </w:rPr>
        <w:t>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w:t>
      </w:r>
      <w:del w:id="389" w:author="Пользователь Windows" w:date="2021-01-27T20:07:00Z">
        <w:r w:rsidR="00E21B5E" w:rsidDel="009C67B8">
          <w:rPr>
            <w:rFonts w:ascii="Times New Roman" w:hAnsi="Times New Roman" w:cs="Times New Roman"/>
            <w:sz w:val="28"/>
          </w:rPr>
          <w:delText xml:space="preserve">рисунке </w:delText>
        </w:r>
      </w:del>
      <w:ins w:id="390" w:author="Пользователь Windows" w:date="2021-01-27T20:07:00Z">
        <w:r w:rsidR="009C67B8">
          <w:rPr>
            <w:rFonts w:ascii="Times New Roman" w:hAnsi="Times New Roman" w:cs="Times New Roman"/>
            <w:sz w:val="28"/>
          </w:rPr>
          <w:t>рисунк</w:t>
        </w:r>
        <w:r w:rsidR="009C67B8">
          <w:rPr>
            <w:rFonts w:ascii="Times New Roman" w:hAnsi="Times New Roman" w:cs="Times New Roman"/>
            <w:sz w:val="28"/>
          </w:rPr>
          <w:t>ах</w:t>
        </w:r>
        <w:r w:rsidR="009C67B8">
          <w:rPr>
            <w:rFonts w:ascii="Times New Roman" w:hAnsi="Times New Roman" w:cs="Times New Roman"/>
            <w:sz w:val="28"/>
          </w:rPr>
          <w:t xml:space="preserve"> </w:t>
        </w:r>
      </w:ins>
      <w:del w:id="391" w:author="Пользователь Windows" w:date="2021-01-27T20:07:00Z">
        <w:r w:rsidR="0052091B" w:rsidDel="009C67B8">
          <w:rPr>
            <w:rFonts w:ascii="Times New Roman" w:hAnsi="Times New Roman" w:cs="Times New Roman"/>
            <w:sz w:val="28"/>
          </w:rPr>
          <w:delText>2</w:delText>
        </w:r>
        <w:r w:rsidR="00AF2964" w:rsidDel="009C67B8">
          <w:rPr>
            <w:rFonts w:ascii="Times New Roman" w:hAnsi="Times New Roman" w:cs="Times New Roman"/>
            <w:sz w:val="28"/>
          </w:rPr>
          <w:delText>5</w:delText>
        </w:r>
        <w:r w:rsidR="00E21B5E" w:rsidDel="009C67B8">
          <w:rPr>
            <w:rFonts w:ascii="Times New Roman" w:hAnsi="Times New Roman" w:cs="Times New Roman"/>
            <w:sz w:val="28"/>
          </w:rPr>
          <w:delText xml:space="preserve"> </w:delText>
        </w:r>
      </w:del>
      <w:ins w:id="392" w:author="Пользователь Windows" w:date="2021-01-27T20:07:00Z">
        <w:r w:rsidR="009C67B8">
          <w:rPr>
            <w:rFonts w:ascii="Times New Roman" w:hAnsi="Times New Roman" w:cs="Times New Roman"/>
            <w:sz w:val="28"/>
          </w:rPr>
          <w:t>2</w:t>
        </w:r>
        <w:r w:rsidR="009C67B8">
          <w:rPr>
            <w:rFonts w:ascii="Times New Roman" w:hAnsi="Times New Roman" w:cs="Times New Roman"/>
            <w:sz w:val="28"/>
          </w:rPr>
          <w:t>0 и 21</w:t>
        </w:r>
        <w:r w:rsidR="009C67B8">
          <w:rPr>
            <w:rFonts w:ascii="Times New Roman" w:hAnsi="Times New Roman" w:cs="Times New Roman"/>
            <w:sz w:val="28"/>
          </w:rPr>
          <w:t xml:space="preserve"> </w:t>
        </w:r>
      </w:ins>
      <w:del w:id="393" w:author="Пользователь Windows" w:date="2021-01-27T20:07:00Z">
        <w:r w:rsidR="00E21B5E" w:rsidDel="009C67B8">
          <w:rPr>
            <w:rFonts w:ascii="Times New Roman" w:hAnsi="Times New Roman" w:cs="Times New Roman"/>
            <w:sz w:val="28"/>
          </w:rPr>
          <w:delText>видно</w:delText>
        </w:r>
      </w:del>
      <w:ins w:id="394" w:author="Пользователь Windows" w:date="2021-01-27T20:07:00Z">
        <w:r w:rsidR="009C67B8">
          <w:rPr>
            <w:rFonts w:ascii="Times New Roman" w:hAnsi="Times New Roman" w:cs="Times New Roman"/>
            <w:sz w:val="28"/>
          </w:rPr>
          <w:t>вид</w:t>
        </w:r>
        <w:r w:rsidR="009C67B8">
          <w:rPr>
            <w:rFonts w:ascii="Times New Roman" w:hAnsi="Times New Roman" w:cs="Times New Roman"/>
            <w:sz w:val="28"/>
          </w:rPr>
          <w:t>ен результат идентификации АР.</w:t>
        </w:r>
      </w:ins>
      <w:del w:id="395" w:author="Пользователь Windows" w:date="2021-01-27T20:07:00Z">
        <w:r w:rsidR="00E21B5E" w:rsidDel="009C67B8">
          <w:rPr>
            <w:rFonts w:ascii="Times New Roman" w:hAnsi="Times New Roman" w:cs="Times New Roman"/>
            <w:sz w:val="28"/>
          </w:rPr>
          <w:delText>,</w:delText>
        </w:r>
      </w:del>
      <w:r w:rsidR="00E21B5E">
        <w:rPr>
          <w:rFonts w:ascii="Times New Roman" w:hAnsi="Times New Roman" w:cs="Times New Roman"/>
          <w:sz w:val="28"/>
        </w:rPr>
        <w:t xml:space="preserve"> </w:t>
      </w:r>
      <w:ins w:id="396" w:author="Пользователь Windows" w:date="2021-01-27T20:07:00Z">
        <w:r w:rsidR="009C67B8">
          <w:rPr>
            <w:rFonts w:ascii="Times New Roman" w:hAnsi="Times New Roman" w:cs="Times New Roman"/>
            <w:sz w:val="28"/>
          </w:rPr>
          <w:t xml:space="preserve">В </w:t>
        </w:r>
      </w:ins>
      <w:del w:id="397" w:author="Пользователь Windows" w:date="2021-01-27T20:07:00Z">
        <w:r w:rsidR="00E21B5E" w:rsidDel="009C67B8">
          <w:rPr>
            <w:rFonts w:ascii="Times New Roman" w:hAnsi="Times New Roman" w:cs="Times New Roman"/>
            <w:sz w:val="28"/>
          </w:rPr>
          <w:delText>что был запущен процесс идентификации АР, и через небольшой промежуток времени был запущен ещё один. П</w:delText>
        </w:r>
      </w:del>
      <w:ins w:id="398" w:author="Пользователь Windows" w:date="2021-01-27T20:07:00Z">
        <w:r w:rsidR="009C67B8">
          <w:rPr>
            <w:rFonts w:ascii="Times New Roman" w:hAnsi="Times New Roman" w:cs="Times New Roman"/>
            <w:sz w:val="28"/>
          </w:rPr>
          <w:t>п</w:t>
        </w:r>
      </w:ins>
      <w:r w:rsidR="00E21B5E">
        <w:rPr>
          <w:rFonts w:ascii="Times New Roman" w:hAnsi="Times New Roman" w:cs="Times New Roman"/>
          <w:sz w:val="28"/>
        </w:rPr>
        <w:t>ерв</w:t>
      </w:r>
      <w:del w:id="399" w:author="Пользователь Windows" w:date="2021-01-27T20:07:00Z">
        <w:r w:rsidR="00E21B5E" w:rsidDel="009C67B8">
          <w:rPr>
            <w:rFonts w:ascii="Times New Roman" w:hAnsi="Times New Roman" w:cs="Times New Roman"/>
            <w:sz w:val="28"/>
          </w:rPr>
          <w:delText>ый</w:delText>
        </w:r>
      </w:del>
      <w:ins w:id="400" w:author="Пользователь Windows" w:date="2021-01-27T20:07:00Z">
        <w:r w:rsidR="009C67B8">
          <w:rPr>
            <w:rFonts w:ascii="Times New Roman" w:hAnsi="Times New Roman" w:cs="Times New Roman"/>
            <w:sz w:val="28"/>
          </w:rPr>
          <w:t xml:space="preserve">ом случае </w:t>
        </w:r>
      </w:ins>
      <w:del w:id="401" w:author="Пользователь Windows" w:date="2021-01-27T20:07:00Z">
        <w:r w:rsidR="00E21B5E" w:rsidDel="009C67B8">
          <w:rPr>
            <w:rFonts w:ascii="Times New Roman" w:hAnsi="Times New Roman" w:cs="Times New Roman"/>
            <w:sz w:val="28"/>
          </w:rPr>
          <w:delText xml:space="preserve"> запуск</w:delText>
        </w:r>
      </w:del>
      <w:ins w:id="402" w:author="Пользователь Windows" w:date="2021-01-27T20:07:00Z">
        <w:r w:rsidR="009C67B8">
          <w:rPr>
            <w:rFonts w:ascii="Times New Roman" w:hAnsi="Times New Roman" w:cs="Times New Roman"/>
            <w:sz w:val="28"/>
          </w:rPr>
          <w:t>подсистема</w:t>
        </w:r>
      </w:ins>
      <w:r w:rsidR="00E21B5E">
        <w:rPr>
          <w:rFonts w:ascii="Times New Roman" w:hAnsi="Times New Roman" w:cs="Times New Roman"/>
          <w:sz w:val="28"/>
        </w:rPr>
        <w:t xml:space="preserve"> вернул</w:t>
      </w:r>
      <w:ins w:id="403" w:author="Пользователь Windows" w:date="2021-01-27T20:08:00Z">
        <w:r w:rsidR="009C67B8">
          <w:rPr>
            <w:rFonts w:ascii="Times New Roman" w:hAnsi="Times New Roman" w:cs="Times New Roman"/>
            <w:sz w:val="28"/>
          </w:rPr>
          <w:t>а</w:t>
        </w:r>
      </w:ins>
      <w:r w:rsidR="00E21B5E">
        <w:rPr>
          <w:rFonts w:ascii="Times New Roman" w:hAnsi="Times New Roman" w:cs="Times New Roman"/>
          <w:sz w:val="28"/>
        </w:rPr>
        <w:t xml:space="preserve"> значение 1. Это означает, что АР наступит после действия АПНУ. 2 – означало бы наступление АР до действия АПНУ. </w:t>
      </w:r>
      <w:ins w:id="404" w:author="Пользователь Windows" w:date="2021-01-27T20:08:00Z">
        <w:r w:rsidR="009C67B8">
          <w:rPr>
            <w:rFonts w:ascii="Times New Roman" w:hAnsi="Times New Roman" w:cs="Times New Roman"/>
            <w:sz w:val="28"/>
          </w:rPr>
          <w:t xml:space="preserve">Во втором случае было получено значение </w:t>
        </w:r>
      </w:ins>
      <w:r w:rsidR="00E21B5E">
        <w:rPr>
          <w:rFonts w:ascii="Times New Roman" w:hAnsi="Times New Roman" w:cs="Times New Roman"/>
          <w:sz w:val="28"/>
        </w:rPr>
        <w:t>0</w:t>
      </w:r>
      <w:ins w:id="405" w:author="Пользователь Windows" w:date="2021-01-27T20:08:00Z">
        <w:r w:rsidR="009C67B8">
          <w:rPr>
            <w:rFonts w:ascii="Times New Roman" w:hAnsi="Times New Roman" w:cs="Times New Roman"/>
            <w:sz w:val="28"/>
          </w:rPr>
          <w:t>.</w:t>
        </w:r>
      </w:ins>
      <w:r w:rsidR="00E21B5E">
        <w:rPr>
          <w:rFonts w:ascii="Times New Roman" w:hAnsi="Times New Roman" w:cs="Times New Roman"/>
          <w:sz w:val="28"/>
        </w:rPr>
        <w:t xml:space="preserve"> </w:t>
      </w:r>
      <w:del w:id="406" w:author="Пользователь Windows" w:date="2021-01-27T20:08:00Z">
        <w:r w:rsidR="00E21B5E" w:rsidDel="009C67B8">
          <w:rPr>
            <w:rFonts w:ascii="Times New Roman" w:hAnsi="Times New Roman" w:cs="Times New Roman"/>
            <w:sz w:val="28"/>
          </w:rPr>
          <w:delText xml:space="preserve">– </w:delText>
        </w:r>
      </w:del>
      <w:ins w:id="407" w:author="Пользователь Windows" w:date="2021-01-27T20:08:00Z">
        <w:r w:rsidR="009C67B8">
          <w:rPr>
            <w:rFonts w:ascii="Times New Roman" w:hAnsi="Times New Roman" w:cs="Times New Roman"/>
            <w:sz w:val="28"/>
          </w:rPr>
          <w:t>Это</w:t>
        </w:r>
        <w:r w:rsidR="009C67B8">
          <w:rPr>
            <w:rFonts w:ascii="Times New Roman" w:hAnsi="Times New Roman" w:cs="Times New Roman"/>
            <w:sz w:val="28"/>
          </w:rPr>
          <w:t xml:space="preserve"> </w:t>
        </w:r>
      </w:ins>
      <w:r w:rsidR="00E21B5E">
        <w:rPr>
          <w:rFonts w:ascii="Times New Roman" w:hAnsi="Times New Roman" w:cs="Times New Roman"/>
          <w:sz w:val="28"/>
        </w:rPr>
        <w:t xml:space="preserve">означает, что АР не наступит. </w:t>
      </w:r>
      <w:del w:id="408" w:author="Пользователь Windows" w:date="2021-01-27T20:09:00Z">
        <w:r w:rsidR="00E21B5E" w:rsidDel="009C67B8">
          <w:rPr>
            <w:rFonts w:ascii="Times New Roman" w:hAnsi="Times New Roman" w:cs="Times New Roman"/>
            <w:sz w:val="28"/>
          </w:rPr>
          <w:delText>Также на рисунке видно время, которое было потрачено на классификацию. В данном случае первый процесс идентификации занял 12 мс, а второй – 39 мс. При этом в</w:delText>
        </w:r>
      </w:del>
      <w:ins w:id="409" w:author="Пользователь Windows" w:date="2021-01-27T20:09:00Z">
        <w:r w:rsidR="009C67B8">
          <w:rPr>
            <w:rFonts w:ascii="Times New Roman" w:hAnsi="Times New Roman" w:cs="Times New Roman"/>
            <w:sz w:val="28"/>
          </w:rPr>
          <w:t>В</w:t>
        </w:r>
      </w:ins>
      <w:r w:rsidR="00E21B5E">
        <w:rPr>
          <w:rFonts w:ascii="Times New Roman" w:hAnsi="Times New Roman" w:cs="Times New Roman"/>
          <w:sz w:val="28"/>
        </w:rPr>
        <w:t xml:space="preserve">ремя </w:t>
      </w:r>
      <w:del w:id="410" w:author="Пользователь Windows" w:date="2021-01-27T20:09:00Z">
        <w:r w:rsidR="00E21B5E" w:rsidDel="009C67B8">
          <w:rPr>
            <w:rFonts w:ascii="Times New Roman" w:hAnsi="Times New Roman" w:cs="Times New Roman"/>
            <w:sz w:val="28"/>
          </w:rPr>
          <w:delText xml:space="preserve">на </w:delText>
        </w:r>
      </w:del>
      <w:r w:rsidR="00E21B5E">
        <w:rPr>
          <w:rFonts w:ascii="Times New Roman" w:hAnsi="Times New Roman" w:cs="Times New Roman"/>
          <w:sz w:val="28"/>
        </w:rPr>
        <w:t>классификаци</w:t>
      </w:r>
      <w:ins w:id="411" w:author="Пользователь Windows" w:date="2021-01-27T20:09:00Z">
        <w:r w:rsidR="009C67B8">
          <w:rPr>
            <w:rFonts w:ascii="Times New Roman" w:hAnsi="Times New Roman" w:cs="Times New Roman"/>
            <w:sz w:val="28"/>
          </w:rPr>
          <w:t>и данных</w:t>
        </w:r>
      </w:ins>
      <w:del w:id="412" w:author="Пользователь Windows" w:date="2021-01-27T20:09:00Z">
        <w:r w:rsidR="00E21B5E" w:rsidDel="009C67B8">
          <w:rPr>
            <w:rFonts w:ascii="Times New Roman" w:hAnsi="Times New Roman" w:cs="Times New Roman"/>
            <w:sz w:val="28"/>
          </w:rPr>
          <w:delText>ю</w:delText>
        </w:r>
      </w:del>
      <w:r w:rsidR="00E21B5E">
        <w:rPr>
          <w:rFonts w:ascii="Times New Roman" w:hAnsi="Times New Roman" w:cs="Times New Roman"/>
          <w:sz w:val="28"/>
        </w:rPr>
        <w:t xml:space="preserve"> варьирует</w:t>
      </w:r>
      <w:r w:rsidR="0052091B">
        <w:rPr>
          <w:rFonts w:ascii="Times New Roman" w:hAnsi="Times New Roman" w:cs="Times New Roman"/>
          <w:sz w:val="28"/>
        </w:rPr>
        <w:t>ся</w:t>
      </w:r>
      <w:r w:rsidR="00E21B5E">
        <w:rPr>
          <w:rFonts w:ascii="Times New Roman" w:hAnsi="Times New Roman" w:cs="Times New Roman"/>
          <w:sz w:val="28"/>
        </w:rPr>
        <w:t xml:space="preserve"> от 10 мс до </w:t>
      </w:r>
      <w:r w:rsidR="0052091B">
        <w:rPr>
          <w:rFonts w:ascii="Times New Roman" w:hAnsi="Times New Roman" w:cs="Times New Roman"/>
          <w:sz w:val="28"/>
        </w:rPr>
        <w:t>нескольких сотен миллисекунд</w:t>
      </w:r>
      <w:r w:rsidR="00E21B5E">
        <w:rPr>
          <w:rFonts w:ascii="Times New Roman" w:hAnsi="Times New Roman" w:cs="Times New Roman"/>
          <w:sz w:val="28"/>
        </w:rPr>
        <w:t xml:space="preserve"> в зависимости от загруженности процессора.</w:t>
      </w:r>
    </w:p>
    <w:p w14:paraId="75D3F861" w14:textId="2E2CA571" w:rsidR="005A0545" w:rsidDel="009C67B8" w:rsidRDefault="00E21B5E" w:rsidP="00AB2E3C">
      <w:pPr>
        <w:spacing w:after="0" w:line="360" w:lineRule="auto"/>
        <w:contextualSpacing/>
        <w:rPr>
          <w:del w:id="413" w:author="Пользователь Windows" w:date="2021-01-27T20:05:00Z"/>
          <w:rFonts w:ascii="Times New Roman" w:hAnsi="Times New Roman" w:cs="Times New Roman"/>
          <w:sz w:val="28"/>
        </w:rPr>
        <w:pPrChange w:id="414" w:author="Пользователь Windows" w:date="2021-01-27T20:18:00Z">
          <w:pPr>
            <w:spacing w:after="0" w:line="360" w:lineRule="auto"/>
            <w:ind w:firstLine="709"/>
            <w:contextualSpacing/>
            <w:jc w:val="center"/>
          </w:pPr>
        </w:pPrChange>
      </w:pPr>
      <w:del w:id="415" w:author="Пользователь Windows" w:date="2021-01-27T20:05:00Z">
        <w:r w:rsidDel="009C67B8">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5568" cy="1857797"/>
                      </a:xfrm>
                      <a:prstGeom prst="rect">
                        <a:avLst/>
                      </a:prstGeom>
                    </pic:spPr>
                  </pic:pic>
                </a:graphicData>
              </a:graphic>
            </wp:inline>
          </w:drawing>
        </w:r>
      </w:del>
    </w:p>
    <w:p w14:paraId="5FECA1AA" w14:textId="232583EF" w:rsidR="00E21B5E" w:rsidDel="009C67B8" w:rsidRDefault="00E21B5E" w:rsidP="00AB2E3C">
      <w:pPr>
        <w:spacing w:after="0" w:line="360" w:lineRule="auto"/>
        <w:contextualSpacing/>
        <w:rPr>
          <w:del w:id="416" w:author="Пользователь Windows" w:date="2021-01-27T20:05:00Z"/>
          <w:rFonts w:ascii="Times New Roman" w:hAnsi="Times New Roman" w:cs="Times New Roman"/>
          <w:sz w:val="28"/>
        </w:rPr>
        <w:pPrChange w:id="417" w:author="Пользователь Windows" w:date="2021-01-27T20:18:00Z">
          <w:pPr>
            <w:spacing w:after="0" w:line="360" w:lineRule="auto"/>
            <w:ind w:firstLine="709"/>
            <w:contextualSpacing/>
            <w:jc w:val="center"/>
          </w:pPr>
        </w:pPrChange>
      </w:pPr>
      <w:del w:id="418" w:author="Пользователь Windows" w:date="2021-01-27T20:05:00Z">
        <w:r w:rsidDel="009C67B8">
          <w:rPr>
            <w:rFonts w:ascii="Times New Roman" w:hAnsi="Times New Roman" w:cs="Times New Roman"/>
            <w:sz w:val="28"/>
          </w:rPr>
          <w:delText xml:space="preserve">Рисунок </w:delText>
        </w:r>
        <w:r w:rsidR="0052091B" w:rsidDel="009C67B8">
          <w:rPr>
            <w:rFonts w:ascii="Times New Roman" w:hAnsi="Times New Roman" w:cs="Times New Roman"/>
            <w:sz w:val="28"/>
          </w:rPr>
          <w:delText>2</w:delText>
        </w:r>
        <w:r w:rsidR="00AF2964" w:rsidDel="009C67B8">
          <w:rPr>
            <w:rFonts w:ascii="Times New Roman" w:hAnsi="Times New Roman" w:cs="Times New Roman"/>
            <w:sz w:val="28"/>
          </w:rPr>
          <w:delText>5</w:delText>
        </w:r>
        <w:r w:rsidDel="009C67B8">
          <w:rPr>
            <w:rFonts w:ascii="Times New Roman" w:hAnsi="Times New Roman" w:cs="Times New Roman"/>
            <w:sz w:val="28"/>
          </w:rPr>
          <w:delText xml:space="preserve"> – Результат работы подсистемы Идентификации АР</w:delText>
        </w:r>
      </w:del>
    </w:p>
    <w:p w14:paraId="3A1CE418" w14:textId="77777777" w:rsidR="00AF2964" w:rsidRDefault="00AF2964" w:rsidP="00AB2E3C">
      <w:pPr>
        <w:spacing w:after="0" w:line="360" w:lineRule="auto"/>
        <w:ind w:firstLine="709"/>
        <w:contextualSpacing/>
        <w:jc w:val="both"/>
        <w:rPr>
          <w:rFonts w:ascii="Times New Roman" w:hAnsi="Times New Roman" w:cs="Times New Roman"/>
          <w:sz w:val="28"/>
        </w:rPr>
        <w:pPrChange w:id="419" w:author="Пользователь Windows" w:date="2021-01-27T20:18:00Z">
          <w:pPr>
            <w:spacing w:after="0" w:line="360" w:lineRule="auto"/>
            <w:ind w:firstLine="709"/>
            <w:contextualSpacing/>
            <w:jc w:val="center"/>
          </w:pPr>
        </w:pPrChange>
      </w:pPr>
    </w:p>
    <w:p w14:paraId="1402DD7D" w14:textId="77777777" w:rsidR="00F00214" w:rsidRDefault="009D4381" w:rsidP="009D4381">
      <w:pPr>
        <w:pStyle w:val="2"/>
      </w:pPr>
      <w:bookmarkStart w:id="420" w:name="_Toc62603029"/>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420"/>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40F91D7E" w:rsidR="0068190D" w:rsidDel="00AB2E3C" w:rsidRDefault="0068190D" w:rsidP="00F00214">
      <w:pPr>
        <w:spacing w:after="0" w:line="360" w:lineRule="auto"/>
        <w:ind w:firstLine="709"/>
        <w:contextualSpacing/>
        <w:jc w:val="both"/>
        <w:rPr>
          <w:del w:id="421" w:author="Пользователь Windows" w:date="2021-01-27T20:17:00Z"/>
          <w:rFonts w:ascii="Times New Roman" w:hAnsi="Times New Roman" w:cs="Times New Roman"/>
          <w:sz w:val="28"/>
        </w:rPr>
      </w:pPr>
      <w:del w:id="422" w:author="Пользователь Windows" w:date="2021-01-27T20:17:00Z">
        <w:r w:rsidRPr="00AD0B46" w:rsidDel="00AB2E3C">
          <w:rPr>
            <w:rFonts w:ascii="Times New Roman" w:hAnsi="Times New Roman" w:cs="Times New Roman"/>
            <w:sz w:val="28"/>
          </w:rPr>
          <w:delText>В результате реализации подсистемы</w:delText>
        </w:r>
        <w:r w:rsidDel="00AB2E3C">
          <w:rPr>
            <w:rFonts w:ascii="Times New Roman" w:hAnsi="Times New Roman" w:cs="Times New Roman"/>
            <w:sz w:val="28"/>
          </w:rPr>
          <w:delText xml:space="preserve"> </w:delText>
        </w:r>
        <w:r w:rsidR="00395118" w:rsidDel="00AB2E3C">
          <w:rPr>
            <w:rFonts w:ascii="Times New Roman" w:hAnsi="Times New Roman" w:cs="Times New Roman"/>
            <w:sz w:val="28"/>
          </w:rPr>
          <w:delText xml:space="preserve">Выбора </w:delText>
        </w:r>
        <w:r w:rsidDel="00AB2E3C">
          <w:rPr>
            <w:rFonts w:ascii="Times New Roman" w:hAnsi="Times New Roman" w:cs="Times New Roman"/>
            <w:sz w:val="28"/>
          </w:rPr>
          <w:delText>УВ</w:delText>
        </w:r>
        <w:r w:rsidRPr="00AD0B46" w:rsidDel="00AB2E3C">
          <w:rPr>
            <w:rFonts w:ascii="Times New Roman" w:hAnsi="Times New Roman" w:cs="Times New Roman"/>
            <w:sz w:val="28"/>
          </w:rPr>
          <w:delText xml:space="preserve"> была сделана диаграмма классов, которая представлена в приложении </w:delText>
        </w:r>
        <w:r w:rsidRPr="00AD0B46" w:rsidDel="00AB2E3C">
          <w:rPr>
            <w:rFonts w:ascii="Times New Roman" w:hAnsi="Times New Roman" w:cs="Times New Roman"/>
            <w:sz w:val="28"/>
            <w:lang w:val="en-US"/>
          </w:rPr>
          <w:delText>A</w:delText>
        </w:r>
        <w:r w:rsidRPr="00AD0B46" w:rsidDel="00AB2E3C">
          <w:rPr>
            <w:rFonts w:ascii="Times New Roman" w:hAnsi="Times New Roman" w:cs="Times New Roman"/>
            <w:sz w:val="28"/>
          </w:rPr>
          <w:delText xml:space="preserve"> на рисунке </w:delText>
        </w:r>
        <w:r w:rsidRPr="00AD0B46" w:rsidDel="00AB2E3C">
          <w:rPr>
            <w:rFonts w:ascii="Times New Roman" w:hAnsi="Times New Roman" w:cs="Times New Roman"/>
            <w:sz w:val="28"/>
            <w:lang w:val="en-US"/>
          </w:rPr>
          <w:delText>A</w:delText>
        </w:r>
        <w:r w:rsidDel="00AB2E3C">
          <w:rPr>
            <w:rFonts w:ascii="Times New Roman" w:hAnsi="Times New Roman" w:cs="Times New Roman"/>
            <w:sz w:val="28"/>
          </w:rPr>
          <w:delText>.3</w:delText>
        </w:r>
        <w:r w:rsidRPr="00AD0B46" w:rsidDel="00AB2E3C">
          <w:rPr>
            <w:rFonts w:ascii="Times New Roman" w:hAnsi="Times New Roman" w:cs="Times New Roman"/>
            <w:sz w:val="28"/>
          </w:rPr>
          <w:delText>.</w:delText>
        </w:r>
      </w:del>
    </w:p>
    <w:p w14:paraId="3E93B977" w14:textId="2C939005"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del w:id="423" w:author="Пользователь Windows" w:date="2021-01-27T20:17:00Z">
        <w:r w:rsidR="009D4381"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R="0068190D" w:rsidDel="00AB2E3C">
          <w:rPr>
            <w:rFonts w:ascii="Times New Roman" w:hAnsi="Times New Roman" w:cs="Times New Roman"/>
            <w:sz w:val="28"/>
          </w:rPr>
          <w:delText xml:space="preserve"> </w:delText>
        </w:r>
      </w:del>
      <w:ins w:id="424" w:author="Пользователь Windows" w:date="2021-01-27T20:17:00Z">
        <w:r w:rsidR="00AB2E3C">
          <w:rPr>
            <w:rFonts w:ascii="Times New Roman" w:hAnsi="Times New Roman" w:cs="Times New Roman"/>
            <w:sz w:val="28"/>
          </w:rPr>
          <w:t>2</w:t>
        </w:r>
        <w:r w:rsidR="00AB2E3C">
          <w:rPr>
            <w:rFonts w:ascii="Times New Roman" w:hAnsi="Times New Roman" w:cs="Times New Roman"/>
            <w:sz w:val="28"/>
          </w:rPr>
          <w:t>0</w:t>
        </w:r>
        <w:r w:rsidR="00AB2E3C">
          <w:rPr>
            <w:rFonts w:ascii="Times New Roman" w:hAnsi="Times New Roman" w:cs="Times New Roman"/>
            <w:sz w:val="28"/>
          </w:rPr>
          <w:t xml:space="preserve"> </w:t>
        </w:r>
      </w:ins>
      <w:r w:rsidR="0068190D">
        <w:rPr>
          <w:rFonts w:ascii="Times New Roman" w:hAnsi="Times New Roman" w:cs="Times New Roman"/>
          <w:sz w:val="28"/>
        </w:rPr>
        <w:t xml:space="preserve">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несколько 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123EDD8A" w:rsidR="0068190D" w:rsidDel="00AB2E3C" w:rsidRDefault="0068190D" w:rsidP="0068190D">
      <w:pPr>
        <w:spacing w:after="0" w:line="360" w:lineRule="auto"/>
        <w:ind w:firstLine="709"/>
        <w:contextualSpacing/>
        <w:jc w:val="center"/>
        <w:rPr>
          <w:del w:id="425" w:author="Пользователь Windows" w:date="2021-01-27T20:17:00Z"/>
          <w:rFonts w:ascii="Times New Roman" w:hAnsi="Times New Roman" w:cs="Times New Roman"/>
          <w:sz w:val="28"/>
        </w:rPr>
      </w:pPr>
      <w:del w:id="426" w:author="Пользователь Windows" w:date="2021-01-27T20:17:00Z">
        <w:r w:rsidDel="00AB2E3C">
          <w:rPr>
            <w:noProof/>
            <w:lang w:eastAsia="ru-RU"/>
          </w:rPr>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17481" cy="2409257"/>
                      </a:xfrm>
                      <a:prstGeom prst="rect">
                        <a:avLst/>
                      </a:prstGeom>
                    </pic:spPr>
                  </pic:pic>
                </a:graphicData>
              </a:graphic>
            </wp:inline>
          </w:drawing>
        </w:r>
      </w:del>
    </w:p>
    <w:p w14:paraId="4AF90C3D" w14:textId="738959A4" w:rsidR="008D022B" w:rsidDel="00AB2E3C" w:rsidRDefault="004E02CB" w:rsidP="008D022B">
      <w:pPr>
        <w:spacing w:after="0" w:line="360" w:lineRule="auto"/>
        <w:ind w:firstLine="709"/>
        <w:contextualSpacing/>
        <w:jc w:val="center"/>
        <w:rPr>
          <w:del w:id="427" w:author="Пользователь Windows" w:date="2021-01-27T20:17:00Z"/>
          <w:rFonts w:ascii="Times New Roman" w:hAnsi="Times New Roman" w:cs="Times New Roman"/>
          <w:sz w:val="28"/>
        </w:rPr>
      </w:pPr>
      <w:del w:id="428" w:author="Пользователь Windows" w:date="2021-01-27T20:17:00Z">
        <w:r w:rsidDel="00AB2E3C">
          <w:rPr>
            <w:rFonts w:ascii="Times New Roman" w:hAnsi="Times New Roman" w:cs="Times New Roman"/>
            <w:sz w:val="28"/>
          </w:rPr>
          <w:delText xml:space="preserve">Рисунок </w:delText>
        </w:r>
        <w:r w:rsidR="009D4381"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R="0068190D" w:rsidDel="00AB2E3C">
          <w:rPr>
            <w:rFonts w:ascii="Times New Roman" w:hAnsi="Times New Roman" w:cs="Times New Roman"/>
            <w:sz w:val="28"/>
          </w:rPr>
          <w:delText xml:space="preserve"> – Результат работы подсистемы </w:delText>
        </w:r>
        <w:r w:rsidR="00395118" w:rsidDel="00AB2E3C">
          <w:rPr>
            <w:rFonts w:ascii="Times New Roman" w:hAnsi="Times New Roman" w:cs="Times New Roman"/>
            <w:sz w:val="28"/>
          </w:rPr>
          <w:delText xml:space="preserve">Выбора </w:delText>
        </w:r>
        <w:r w:rsidR="008D022B" w:rsidDel="00AB2E3C">
          <w:rPr>
            <w:rFonts w:ascii="Times New Roman" w:hAnsi="Times New Roman" w:cs="Times New Roman"/>
            <w:sz w:val="28"/>
          </w:rPr>
          <w:delText>УВ</w:delText>
        </w:r>
      </w:del>
    </w:p>
    <w:p w14:paraId="025DD502" w14:textId="429052A6"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 xml:space="preserve">Сечение ДС в соответствии с рисунком </w:t>
      </w:r>
      <w:del w:id="429" w:author="Пользователь Windows" w:date="2021-01-27T20:18:00Z">
        <w:r w:rsidDel="00AB2E3C">
          <w:rPr>
            <w:rFonts w:ascii="Times New Roman" w:hAnsi="Times New Roman" w:cs="Times New Roman"/>
            <w:sz w:val="28"/>
          </w:rPr>
          <w:delText>2</w:delText>
        </w:r>
        <w:r w:rsidR="00AF2964" w:rsidDel="00AB2E3C">
          <w:rPr>
            <w:rFonts w:ascii="Times New Roman" w:hAnsi="Times New Roman" w:cs="Times New Roman"/>
            <w:sz w:val="28"/>
          </w:rPr>
          <w:delText>6</w:delText>
        </w:r>
        <w:r w:rsidDel="00AB2E3C">
          <w:rPr>
            <w:rFonts w:ascii="Times New Roman" w:hAnsi="Times New Roman" w:cs="Times New Roman"/>
            <w:sz w:val="28"/>
          </w:rPr>
          <w:delText xml:space="preserve"> </w:delText>
        </w:r>
      </w:del>
      <w:ins w:id="430" w:author="Пользователь Windows" w:date="2021-01-27T20:18:00Z">
        <w:r w:rsidR="00AB2E3C">
          <w:rPr>
            <w:rFonts w:ascii="Times New Roman" w:hAnsi="Times New Roman" w:cs="Times New Roman"/>
            <w:sz w:val="28"/>
          </w:rPr>
          <w:t>2</w:t>
        </w:r>
        <w:r w:rsidR="00AB2E3C">
          <w:rPr>
            <w:rFonts w:ascii="Times New Roman" w:hAnsi="Times New Roman" w:cs="Times New Roman"/>
            <w:sz w:val="28"/>
          </w:rPr>
          <w:t>0</w:t>
        </w:r>
        <w:r w:rsidR="00AB2E3C">
          <w:rPr>
            <w:rFonts w:ascii="Times New Roman" w:hAnsi="Times New Roman" w:cs="Times New Roman"/>
            <w:sz w:val="28"/>
          </w:rPr>
          <w:t xml:space="preserve"> </w:t>
        </w:r>
      </w:ins>
      <w:r>
        <w:rPr>
          <w:rFonts w:ascii="Times New Roman" w:hAnsi="Times New Roman" w:cs="Times New Roman"/>
          <w:sz w:val="28"/>
        </w:rPr>
        <w:t>представлено</w:t>
      </w:r>
      <w:r w:rsidRPr="008D022B">
        <w:rPr>
          <w:rFonts w:ascii="Times New Roman" w:hAnsi="Times New Roman" w:cs="Times New Roman"/>
          <w:sz w:val="28"/>
        </w:rPr>
        <w:t xml:space="preserve"> </w:t>
      </w:r>
      <w:r>
        <w:rPr>
          <w:rFonts w:ascii="Times New Roman" w:hAnsi="Times New Roman" w:cs="Times New Roman"/>
          <w:sz w:val="28"/>
        </w:rPr>
        <w:t xml:space="preserve">под номером 2 на схеме ЭЭС на рисунке </w:t>
      </w:r>
      <w:del w:id="431" w:author="Пользователь Windows" w:date="2021-01-27T20:19:00Z">
        <w:r w:rsidDel="00AB2E3C">
          <w:rPr>
            <w:rFonts w:ascii="Times New Roman" w:hAnsi="Times New Roman" w:cs="Times New Roman"/>
            <w:sz w:val="28"/>
          </w:rPr>
          <w:delText>2</w:delText>
        </w:r>
        <w:r w:rsidR="00AF2964" w:rsidDel="00AB2E3C">
          <w:rPr>
            <w:rFonts w:ascii="Times New Roman" w:hAnsi="Times New Roman" w:cs="Times New Roman"/>
            <w:sz w:val="28"/>
          </w:rPr>
          <w:delText>7</w:delText>
        </w:r>
      </w:del>
      <w:ins w:id="432" w:author="Пользователь Windows" w:date="2021-01-27T20:19:00Z">
        <w:r w:rsidR="00AB2E3C">
          <w:rPr>
            <w:rFonts w:ascii="Times New Roman" w:hAnsi="Times New Roman" w:cs="Times New Roman"/>
            <w:sz w:val="28"/>
          </w:rPr>
          <w:t>2</w:t>
        </w:r>
        <w:r w:rsidR="00AB2E3C">
          <w:rPr>
            <w:rFonts w:ascii="Times New Roman" w:hAnsi="Times New Roman" w:cs="Times New Roman"/>
            <w:sz w:val="28"/>
          </w:rPr>
          <w:t>8</w:t>
        </w:r>
      </w:ins>
      <w:r>
        <w:rPr>
          <w:rFonts w:ascii="Times New Roman" w:hAnsi="Times New Roman" w:cs="Times New Roman"/>
          <w:sz w:val="28"/>
        </w:rPr>
        <w:t xml:space="preserve">. По </w:t>
      </w:r>
      <w:sdt>
        <w:sdtPr>
          <w:rPr>
            <w:rFonts w:ascii="Times New Roman" w:hAnsi="Times New Roman" w:cs="Times New Roman"/>
            <w:sz w:val="28"/>
          </w:rPr>
          <w:id w:val="794020162"/>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80299B" w:rsidRPr="008D022B" w:rsidRDefault="0080299B"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04071" id="Надпись 47" o:spid="_x0000_s1032"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W5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" fillcolor="white [3201]" stroked="f" strokeweight=".5pt">
                <v:textbox>
                  <w:txbxContent>
                    <w:p w14:paraId="5416AB33" w14:textId="15CC9A17" w:rsidR="0080299B" w:rsidRPr="008D022B" w:rsidRDefault="0080299B"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80299B" w:rsidRPr="008D022B" w:rsidRDefault="0080299B">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33"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ll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" fillcolor="white [3201]" stroked="f" strokeweight=".5pt">
                <v:textbox>
                  <w:txbxContent>
                    <w:p w14:paraId="1CD65BA8" w14:textId="63577ABC" w:rsidR="0080299B" w:rsidRPr="008D022B" w:rsidRDefault="0080299B">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a:extLst/>
                  </pic:spPr>
                </pic:pic>
              </a:graphicData>
            </a:graphic>
          </wp:inline>
        </w:drawing>
      </w:r>
    </w:p>
    <w:p w14:paraId="4D5B11A0" w14:textId="1ECA2A86"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 xml:space="preserve">Рисунок </w:t>
      </w:r>
      <w:del w:id="433" w:author="Пользователь Windows" w:date="2021-01-27T20:19:00Z">
        <w:r w:rsidDel="00AB2E3C">
          <w:rPr>
            <w:rFonts w:ascii="Times New Roman" w:hAnsi="Times New Roman" w:cs="Times New Roman"/>
            <w:sz w:val="28"/>
          </w:rPr>
          <w:delText>2</w:delText>
        </w:r>
        <w:r w:rsidR="00AF2964" w:rsidDel="00AB2E3C">
          <w:rPr>
            <w:rFonts w:ascii="Times New Roman" w:hAnsi="Times New Roman" w:cs="Times New Roman"/>
            <w:sz w:val="28"/>
          </w:rPr>
          <w:delText>7</w:delText>
        </w:r>
        <w:r w:rsidDel="00AB2E3C">
          <w:rPr>
            <w:rFonts w:ascii="Times New Roman" w:hAnsi="Times New Roman" w:cs="Times New Roman"/>
            <w:sz w:val="28"/>
          </w:rPr>
          <w:delText xml:space="preserve"> </w:delText>
        </w:r>
      </w:del>
      <w:ins w:id="434" w:author="Пользователь Windows" w:date="2021-01-27T20:19:00Z">
        <w:r w:rsidR="00AB2E3C">
          <w:rPr>
            <w:rFonts w:ascii="Times New Roman" w:hAnsi="Times New Roman" w:cs="Times New Roman"/>
            <w:sz w:val="28"/>
          </w:rPr>
          <w:t>2</w:t>
        </w:r>
        <w:r w:rsidR="00AB2E3C">
          <w:rPr>
            <w:rFonts w:ascii="Times New Roman" w:hAnsi="Times New Roman" w:cs="Times New Roman"/>
            <w:sz w:val="28"/>
          </w:rPr>
          <w:t>8</w:t>
        </w:r>
        <w:r w:rsidR="00AB2E3C">
          <w:rPr>
            <w:rFonts w:ascii="Times New Roman" w:hAnsi="Times New Roman" w:cs="Times New Roman"/>
            <w:sz w:val="28"/>
          </w:rPr>
          <w:t xml:space="preserve"> </w:t>
        </w:r>
      </w:ins>
      <w:r>
        <w:rPr>
          <w:rFonts w:ascii="Times New Roman" w:hAnsi="Times New Roman" w:cs="Times New Roman"/>
          <w:sz w:val="28"/>
        </w:rPr>
        <w:t xml:space="preserve">–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435" w:name="_Toc62603030"/>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435"/>
    </w:p>
    <w:p w14:paraId="1892AFBC" w14:textId="496DC9BC" w:rsidR="001F1226" w:rsidRPr="00CC0FB9" w:rsidRDefault="00317EF1" w:rsidP="001F1226">
      <w:pPr>
        <w:spacing w:after="0" w:line="360" w:lineRule="auto"/>
        <w:ind w:firstLine="709"/>
        <w:contextualSpacing/>
        <w:jc w:val="both"/>
        <w:rPr>
          <w:rFonts w:ascii="Times New Roman" w:hAnsi="Times New Roman" w:cs="Times New Roman"/>
          <w:sz w:val="28"/>
          <w:rPrChange w:id="436" w:author="Пользователь Windows" w:date="2021-01-27T20:29:00Z">
            <w:rPr>
              <w:rFonts w:ascii="Times New Roman" w:hAnsi="Times New Roman" w:cs="Times New Roman"/>
              <w:sz w:val="28"/>
            </w:rPr>
          </w:rPrChange>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del w:id="437" w:author="Пользователь Windows" w:date="2021-01-27T20:28: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8</w:delText>
        </w:r>
        <w:r w:rsidDel="00CC0FB9">
          <w:rPr>
            <w:rFonts w:ascii="Times New Roman" w:hAnsi="Times New Roman" w:cs="Times New Roman"/>
            <w:sz w:val="28"/>
          </w:rPr>
          <w:delText xml:space="preserve"> </w:delText>
        </w:r>
      </w:del>
      <w:ins w:id="438" w:author="Пользователь Windows" w:date="2021-01-27T20:28:00Z">
        <w:r w:rsidR="00CC0FB9">
          <w:rPr>
            <w:rFonts w:ascii="Times New Roman" w:hAnsi="Times New Roman" w:cs="Times New Roman"/>
            <w:sz w:val="28"/>
          </w:rPr>
          <w:t>2</w:t>
        </w:r>
        <w:r w:rsidR="00CC0FB9">
          <w:rPr>
            <w:rFonts w:ascii="Times New Roman" w:hAnsi="Times New Roman" w:cs="Times New Roman"/>
            <w:sz w:val="28"/>
          </w:rPr>
          <w:t>9</w:t>
        </w:r>
        <w:r w:rsidR="00CC0FB9">
          <w:rPr>
            <w:rFonts w:ascii="Times New Roman" w:hAnsi="Times New Roman" w:cs="Times New Roman"/>
            <w:sz w:val="28"/>
          </w:rPr>
          <w:t xml:space="preserve"> </w:t>
        </w:r>
      </w:ins>
      <w:r>
        <w:rPr>
          <w:rFonts w:ascii="Times New Roman" w:hAnsi="Times New Roman" w:cs="Times New Roman"/>
          <w:sz w:val="28"/>
        </w:rPr>
        <w:t xml:space="preserve">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ins w:id="439" w:author="Пользователь Windows" w:date="2021-01-27T20:29:00Z">
        <w:r w:rsidR="00CC0FB9">
          <w:rPr>
            <w:rFonts w:ascii="Times New Roman" w:hAnsi="Times New Roman" w:cs="Times New Roman"/>
            <w:sz w:val="28"/>
          </w:rPr>
          <w:t xml:space="preserve">В данном случае было получено несколько </w:t>
        </w:r>
        <w:r w:rsidR="00CC0FB9">
          <w:rPr>
            <w:rFonts w:ascii="Times New Roman" w:hAnsi="Times New Roman" w:cs="Times New Roman"/>
            <w:sz w:val="28"/>
            <w:lang w:val="en-US"/>
          </w:rPr>
          <w:t>ASDU</w:t>
        </w:r>
        <w:r w:rsidR="00CC0FB9">
          <w:rPr>
            <w:rFonts w:ascii="Times New Roman" w:hAnsi="Times New Roman" w:cs="Times New Roman"/>
            <w:sz w:val="28"/>
          </w:rPr>
          <w:t>, содержащих значения телесигналов.</w:t>
        </w:r>
      </w:ins>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69B34B4F">
            <wp:extent cx="2523534" cy="7467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7370" r="11156" b="40642"/>
                    <a:stretch/>
                  </pic:blipFill>
                  <pic:spPr bwMode="auto">
                    <a:xfrm>
                      <a:off x="0" y="0"/>
                      <a:ext cx="2554598" cy="755952"/>
                    </a:xfrm>
                    <a:prstGeom prst="rect">
                      <a:avLst/>
                    </a:prstGeom>
                    <a:ln>
                      <a:noFill/>
                    </a:ln>
                    <a:extLst>
                      <a:ext uri="{53640926-AAD7-44D8-BBD7-CCE9431645EC}">
                        <a14:shadowObscured xmlns:a14="http://schemas.microsoft.com/office/drawing/2010/main"/>
                      </a:ext>
                    </a:extLst>
                  </pic:spPr>
                </pic:pic>
              </a:graphicData>
            </a:graphic>
          </wp:inline>
        </w:drawing>
      </w:r>
    </w:p>
    <w:p w14:paraId="31596928" w14:textId="4E0EDECB"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440" w:author="Пользователь Windows" w:date="2021-01-27T20:28: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8</w:delText>
        </w:r>
        <w:r w:rsidDel="00CC0FB9">
          <w:rPr>
            <w:rFonts w:ascii="Times New Roman" w:hAnsi="Times New Roman" w:cs="Times New Roman"/>
            <w:sz w:val="28"/>
          </w:rPr>
          <w:delText xml:space="preserve"> </w:delText>
        </w:r>
      </w:del>
      <w:ins w:id="441" w:author="Пользователь Windows" w:date="2021-01-27T20:28:00Z">
        <w:r w:rsidR="00CC0FB9">
          <w:rPr>
            <w:rFonts w:ascii="Times New Roman" w:hAnsi="Times New Roman" w:cs="Times New Roman"/>
            <w:sz w:val="28"/>
          </w:rPr>
          <w:t>2</w:t>
        </w:r>
        <w:r w:rsidR="00CC0FB9">
          <w:rPr>
            <w:rFonts w:ascii="Times New Roman" w:hAnsi="Times New Roman" w:cs="Times New Roman"/>
            <w:sz w:val="28"/>
          </w:rPr>
          <w:t>9</w:t>
        </w:r>
        <w:r w:rsidR="00CC0FB9">
          <w:rPr>
            <w:rFonts w:ascii="Times New Roman" w:hAnsi="Times New Roman" w:cs="Times New Roman"/>
            <w:sz w:val="28"/>
          </w:rPr>
          <w:t xml:space="preserve"> </w:t>
        </w:r>
      </w:ins>
      <w:r>
        <w:rPr>
          <w:rFonts w:ascii="Times New Roman" w:hAnsi="Times New Roman" w:cs="Times New Roman"/>
          <w:sz w:val="28"/>
        </w:rPr>
        <w:t>– Получение данных по протоколу МЭК-104</w:t>
      </w:r>
    </w:p>
    <w:p w14:paraId="4E23E1A5" w14:textId="3E1D3BA7"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del w:id="442" w:author="Пользователь Windows" w:date="2021-01-27T20:30:00Z">
        <w:r w:rsidDel="00CC0FB9">
          <w:rPr>
            <w:rFonts w:ascii="Times New Roman" w:hAnsi="Times New Roman" w:cs="Times New Roman"/>
            <w:sz w:val="28"/>
          </w:rPr>
          <w:delText>2</w:delText>
        </w:r>
        <w:r w:rsidR="00AF2964" w:rsidDel="00CC0FB9">
          <w:rPr>
            <w:rFonts w:ascii="Times New Roman" w:hAnsi="Times New Roman" w:cs="Times New Roman"/>
            <w:sz w:val="28"/>
          </w:rPr>
          <w:delText>9</w:delText>
        </w:r>
        <w:r w:rsidR="00A928B4" w:rsidDel="00CC0FB9">
          <w:rPr>
            <w:rFonts w:ascii="Times New Roman" w:hAnsi="Times New Roman" w:cs="Times New Roman"/>
            <w:sz w:val="28"/>
          </w:rPr>
          <w:delText xml:space="preserve"> </w:delText>
        </w:r>
      </w:del>
      <w:ins w:id="443" w:author="Пользователь Windows" w:date="2021-01-27T20:30:00Z">
        <w:r w:rsidR="00CC0FB9">
          <w:rPr>
            <w:rFonts w:ascii="Times New Roman" w:hAnsi="Times New Roman" w:cs="Times New Roman"/>
            <w:sz w:val="28"/>
          </w:rPr>
          <w:t>30</w:t>
        </w:r>
        <w:r w:rsidR="00CC0FB9">
          <w:rPr>
            <w:rFonts w:ascii="Times New Roman" w:hAnsi="Times New Roman" w:cs="Times New Roman"/>
            <w:sz w:val="28"/>
          </w:rPr>
          <w:t xml:space="preserve"> </w:t>
        </w:r>
      </w:ins>
      <w:r w:rsidR="00A928B4">
        <w:rPr>
          <w:rFonts w:ascii="Times New Roman" w:hAnsi="Times New Roman" w:cs="Times New Roman"/>
          <w:sz w:val="28"/>
        </w:rPr>
        <w:t xml:space="preserve">показано, что подсистема выдала наименование режима, наиболее похожего на текущий. </w:t>
      </w:r>
      <w:del w:id="444" w:author="Пользователь Windows" w:date="2021-01-27T20:36:00Z">
        <w:r w:rsidR="00A928B4" w:rsidDel="00CC0FB9">
          <w:rPr>
            <w:rFonts w:ascii="Times New Roman" w:hAnsi="Times New Roman" w:cs="Times New Roman"/>
            <w:sz w:val="28"/>
          </w:rPr>
          <w:delText>На данном этапе было выдано</w:delText>
        </w:r>
      </w:del>
      <w:ins w:id="445" w:author="Пользователь Windows" w:date="2021-01-27T20:36:00Z">
        <w:r w:rsidR="00CC0FB9">
          <w:rPr>
            <w:rFonts w:ascii="Times New Roman" w:hAnsi="Times New Roman" w:cs="Times New Roman"/>
            <w:sz w:val="28"/>
          </w:rPr>
          <w:t>В консоль было выведено</w:t>
        </w:r>
      </w:ins>
      <w:r w:rsidR="00A928B4">
        <w:rPr>
          <w:rFonts w:ascii="Times New Roman" w:hAnsi="Times New Roman" w:cs="Times New Roman"/>
          <w:sz w:val="28"/>
        </w:rPr>
        <w:t xml:space="preserve">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5C112C3C">
            <wp:extent cx="2210936" cy="685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4045" r="31825" b="25599"/>
                    <a:stretch/>
                  </pic:blipFill>
                  <pic:spPr bwMode="auto">
                    <a:xfrm>
                      <a:off x="0" y="0"/>
                      <a:ext cx="2281915" cy="707817"/>
                    </a:xfrm>
                    <a:prstGeom prst="rect">
                      <a:avLst/>
                    </a:prstGeom>
                    <a:ln>
                      <a:noFill/>
                    </a:ln>
                    <a:extLst>
                      <a:ext uri="{53640926-AAD7-44D8-BBD7-CCE9431645EC}">
                        <a14:shadowObscured xmlns:a14="http://schemas.microsoft.com/office/drawing/2010/main"/>
                      </a:ext>
                    </a:extLst>
                  </pic:spPr>
                </pic:pic>
              </a:graphicData>
            </a:graphic>
          </wp:inline>
        </w:drawing>
      </w:r>
    </w:p>
    <w:p w14:paraId="454193EB" w14:textId="7401BFF8" w:rsidR="00317EF1" w:rsidRDefault="00A928B4" w:rsidP="00A928B4">
      <w:pPr>
        <w:spacing w:after="0" w:line="360" w:lineRule="auto"/>
        <w:ind w:firstLine="709"/>
        <w:contextualSpacing/>
        <w:jc w:val="center"/>
        <w:rPr>
          <w:ins w:id="446" w:author="Пользователь Windows" w:date="2021-01-27T20:37:00Z"/>
          <w:rFonts w:ascii="Times New Roman" w:hAnsi="Times New Roman" w:cs="Times New Roman"/>
          <w:sz w:val="28"/>
        </w:rPr>
      </w:pPr>
      <w:r>
        <w:rPr>
          <w:rFonts w:ascii="Times New Roman" w:hAnsi="Times New Roman" w:cs="Times New Roman"/>
          <w:sz w:val="28"/>
        </w:rPr>
        <w:t xml:space="preserve">Рисунок </w:t>
      </w:r>
      <w:del w:id="447" w:author="Пользователь Windows" w:date="2021-01-27T20:30:00Z">
        <w:r w:rsidR="009D4381" w:rsidDel="00CC0FB9">
          <w:rPr>
            <w:rFonts w:ascii="Times New Roman" w:hAnsi="Times New Roman" w:cs="Times New Roman"/>
            <w:sz w:val="28"/>
          </w:rPr>
          <w:delText>2</w:delText>
        </w:r>
        <w:r w:rsidR="00AF2964" w:rsidDel="00CC0FB9">
          <w:rPr>
            <w:rFonts w:ascii="Times New Roman" w:hAnsi="Times New Roman" w:cs="Times New Roman"/>
            <w:sz w:val="28"/>
          </w:rPr>
          <w:delText>9</w:delText>
        </w:r>
        <w:r w:rsidDel="00CC0FB9">
          <w:rPr>
            <w:rFonts w:ascii="Times New Roman" w:hAnsi="Times New Roman" w:cs="Times New Roman"/>
            <w:sz w:val="28"/>
          </w:rPr>
          <w:delText xml:space="preserve"> </w:delText>
        </w:r>
      </w:del>
      <w:ins w:id="448" w:author="Пользователь Windows" w:date="2021-01-27T20:30:00Z">
        <w:r w:rsidR="00CC0FB9">
          <w:rPr>
            <w:rFonts w:ascii="Times New Roman" w:hAnsi="Times New Roman" w:cs="Times New Roman"/>
            <w:sz w:val="28"/>
          </w:rPr>
          <w:t>30</w:t>
        </w:r>
        <w:r w:rsidR="00CC0FB9">
          <w:rPr>
            <w:rFonts w:ascii="Times New Roman" w:hAnsi="Times New Roman" w:cs="Times New Roman"/>
            <w:sz w:val="28"/>
          </w:rPr>
          <w:t xml:space="preserve"> </w:t>
        </w:r>
      </w:ins>
      <w:r>
        <w:rPr>
          <w:rFonts w:ascii="Times New Roman" w:hAnsi="Times New Roman" w:cs="Times New Roman"/>
          <w:sz w:val="28"/>
        </w:rPr>
        <w:t xml:space="preserve">– </w:t>
      </w:r>
      <w:del w:id="449" w:author="Пользователь Windows" w:date="2021-01-27T20:37:00Z">
        <w:r w:rsidDel="00CC0FB9">
          <w:rPr>
            <w:rFonts w:ascii="Times New Roman" w:hAnsi="Times New Roman" w:cs="Times New Roman"/>
            <w:sz w:val="28"/>
          </w:rPr>
          <w:delText>Получение заранее</w:delText>
        </w:r>
      </w:del>
      <w:ins w:id="450" w:author="Пользователь Windows" w:date="2021-01-27T20:37:00Z">
        <w:r w:rsidR="00CC0FB9">
          <w:rPr>
            <w:rFonts w:ascii="Times New Roman" w:hAnsi="Times New Roman" w:cs="Times New Roman"/>
            <w:sz w:val="28"/>
          </w:rPr>
          <w:t>Вывод в консоль</w:t>
        </w:r>
      </w:ins>
      <w:r>
        <w:rPr>
          <w:rFonts w:ascii="Times New Roman" w:hAnsi="Times New Roman" w:cs="Times New Roman"/>
          <w:sz w:val="28"/>
        </w:rPr>
        <w:t xml:space="preserve"> ра</w:t>
      </w:r>
      <w:del w:id="451" w:author="Пользователь Windows" w:date="2021-01-27T20:38:00Z">
        <w:r w:rsidDel="00CC0FB9">
          <w:rPr>
            <w:rFonts w:ascii="Times New Roman" w:hAnsi="Times New Roman" w:cs="Times New Roman"/>
            <w:sz w:val="28"/>
          </w:rPr>
          <w:delText>с</w:delText>
        </w:r>
      </w:del>
      <w:del w:id="452" w:author="Пользователь Windows" w:date="2021-01-27T20:37:00Z">
        <w:r w:rsidDel="00CC0FB9">
          <w:rPr>
            <w:rFonts w:ascii="Times New Roman" w:hAnsi="Times New Roman" w:cs="Times New Roman"/>
            <w:sz w:val="28"/>
          </w:rPr>
          <w:delText>считанного</w:delText>
        </w:r>
      </w:del>
      <w:ins w:id="453" w:author="Пользователь Windows" w:date="2021-01-27T20:37:00Z">
        <w:r w:rsidR="00CC0FB9">
          <w:rPr>
            <w:rFonts w:ascii="Times New Roman" w:hAnsi="Times New Roman" w:cs="Times New Roman"/>
            <w:sz w:val="28"/>
          </w:rPr>
          <w:t>счетного</w:t>
        </w:r>
      </w:ins>
      <w:r>
        <w:rPr>
          <w:rFonts w:ascii="Times New Roman" w:hAnsi="Times New Roman" w:cs="Times New Roman"/>
          <w:sz w:val="28"/>
        </w:rPr>
        <w:t xml:space="preserve"> режима, соответствующего текущему</w:t>
      </w:r>
      <w:ins w:id="454" w:author="Пользователь Windows" w:date="2021-01-27T20:38:00Z">
        <w:r w:rsidR="00CC0FB9">
          <w:rPr>
            <w:rFonts w:ascii="Times New Roman" w:hAnsi="Times New Roman" w:cs="Times New Roman"/>
            <w:sz w:val="28"/>
          </w:rPr>
          <w:t xml:space="preserve"> режиму работы ЭЭС</w:t>
        </w:r>
      </w:ins>
    </w:p>
    <w:p w14:paraId="45FC85C7" w14:textId="7B992050" w:rsidR="00CC0FB9" w:rsidRPr="00AF71BE" w:rsidRDefault="00AF71BE" w:rsidP="00AF71BE">
      <w:pPr>
        <w:spacing w:after="0" w:line="360" w:lineRule="auto"/>
        <w:ind w:firstLine="709"/>
        <w:contextualSpacing/>
        <w:jc w:val="both"/>
        <w:rPr>
          <w:ins w:id="455" w:author="Пользователь Windows" w:date="2021-01-27T20:37:00Z"/>
          <w:rFonts w:ascii="Times New Roman" w:hAnsi="Times New Roman" w:cs="Times New Roman"/>
          <w:sz w:val="28"/>
          <w:rPrChange w:id="456" w:author="Пользователь Windows" w:date="2021-01-27T20:40:00Z">
            <w:rPr>
              <w:ins w:id="457" w:author="Пользователь Windows" w:date="2021-01-27T20:37:00Z"/>
              <w:rFonts w:ascii="Times New Roman" w:hAnsi="Times New Roman" w:cs="Times New Roman"/>
              <w:sz w:val="28"/>
            </w:rPr>
          </w:rPrChange>
        </w:rPr>
        <w:pPrChange w:id="458" w:author="Пользователь Windows" w:date="2021-01-27T20:37:00Z">
          <w:pPr>
            <w:spacing w:after="0" w:line="360" w:lineRule="auto"/>
            <w:ind w:firstLine="709"/>
            <w:contextualSpacing/>
            <w:jc w:val="center"/>
          </w:pPr>
        </w:pPrChange>
      </w:pPr>
      <w:ins w:id="459" w:author="Пользователь Windows" w:date="2021-01-27T20:38:00Z">
        <w:r>
          <w:rPr>
            <w:rFonts w:ascii="Times New Roman" w:hAnsi="Times New Roman" w:cs="Times New Roman"/>
            <w:sz w:val="28"/>
          </w:rPr>
          <w:t>Для</w:t>
        </w:r>
        <w:r w:rsidRPr="00AF71BE">
          <w:rPr>
            <w:rFonts w:ascii="Times New Roman" w:hAnsi="Times New Roman" w:cs="Times New Roman"/>
            <w:sz w:val="28"/>
            <w:rPrChange w:id="460" w:author="Пользователь Windows" w:date="2021-01-27T20:39:00Z">
              <w:rPr>
                <w:rFonts w:ascii="Times New Roman" w:hAnsi="Times New Roman" w:cs="Times New Roman"/>
                <w:sz w:val="28"/>
              </w:rPr>
            </w:rPrChange>
          </w:rPr>
          <w:t xml:space="preserve"> </w:t>
        </w:r>
        <w:r>
          <w:rPr>
            <w:rFonts w:ascii="Times New Roman" w:hAnsi="Times New Roman" w:cs="Times New Roman"/>
            <w:sz w:val="28"/>
          </w:rPr>
          <w:t>взаимодействия</w:t>
        </w:r>
        <w:r w:rsidRPr="00AF71BE">
          <w:rPr>
            <w:rFonts w:ascii="Times New Roman" w:hAnsi="Times New Roman" w:cs="Times New Roman"/>
            <w:sz w:val="28"/>
            <w:rPrChange w:id="461" w:author="Пользователь Windows" w:date="2021-01-27T20:39:00Z">
              <w:rPr>
                <w:rFonts w:ascii="Times New Roman" w:hAnsi="Times New Roman" w:cs="Times New Roman"/>
                <w:sz w:val="28"/>
              </w:rPr>
            </w:rPrChange>
          </w:rPr>
          <w:t xml:space="preserve"> </w:t>
        </w:r>
        <w:r>
          <w:rPr>
            <w:rFonts w:ascii="Times New Roman" w:hAnsi="Times New Roman" w:cs="Times New Roman"/>
            <w:sz w:val="28"/>
          </w:rPr>
          <w:t>с</w:t>
        </w:r>
        <w:r w:rsidRPr="00AF71BE">
          <w:rPr>
            <w:rFonts w:ascii="Times New Roman" w:hAnsi="Times New Roman" w:cs="Times New Roman"/>
            <w:sz w:val="28"/>
            <w:rPrChange w:id="462" w:author="Пользователь Windows" w:date="2021-01-27T20:39:00Z">
              <w:rPr>
                <w:rFonts w:ascii="Times New Roman" w:hAnsi="Times New Roman" w:cs="Times New Roman"/>
                <w:sz w:val="28"/>
              </w:rPr>
            </w:rPrChange>
          </w:rPr>
          <w:t xml:space="preserve"> </w:t>
        </w:r>
        <w:r>
          <w:rPr>
            <w:rFonts w:ascii="Times New Roman" w:hAnsi="Times New Roman" w:cs="Times New Roman"/>
            <w:sz w:val="28"/>
          </w:rPr>
          <w:t>подсистемами</w:t>
        </w:r>
        <w:r w:rsidRPr="00AF71BE">
          <w:rPr>
            <w:rFonts w:ascii="Times New Roman" w:hAnsi="Times New Roman" w:cs="Times New Roman"/>
            <w:sz w:val="28"/>
            <w:rPrChange w:id="463" w:author="Пользователь Windows" w:date="2021-01-27T20:39:00Z">
              <w:rPr>
                <w:rFonts w:ascii="Times New Roman" w:hAnsi="Times New Roman" w:cs="Times New Roman"/>
                <w:sz w:val="28"/>
              </w:rPr>
            </w:rPrChange>
          </w:rPr>
          <w:t xml:space="preserve"> </w:t>
        </w:r>
      </w:ins>
      <w:ins w:id="464" w:author="Пользователь Windows" w:date="2021-01-27T20:39:00Z">
        <w:r w:rsidRPr="00AF71BE">
          <w:rPr>
            <w:rFonts w:ascii="Times New Roman" w:hAnsi="Times New Roman" w:cs="Times New Roman"/>
            <w:sz w:val="28"/>
            <w:rPrChange w:id="465" w:author="Пользователь Windows" w:date="2021-01-27T20:39:00Z">
              <w:rPr>
                <w:rFonts w:ascii="Times New Roman" w:hAnsi="Times New Roman" w:cs="Times New Roman"/>
                <w:sz w:val="28"/>
              </w:rPr>
            </w:rPrChange>
          </w:rPr>
          <w:t>«</w:t>
        </w:r>
        <w:r>
          <w:rPr>
            <w:rFonts w:ascii="Times New Roman" w:hAnsi="Times New Roman" w:cs="Times New Roman"/>
            <w:sz w:val="28"/>
          </w:rPr>
          <w:t>Идентификации возникновения АР» и «Выбора УВ» имеется пакет</w:t>
        </w:r>
        <w:r w:rsidRPr="00AF71BE">
          <w:rPr>
            <w:rFonts w:ascii="Times New Roman" w:hAnsi="Times New Roman" w:cs="Times New Roman"/>
            <w:sz w:val="28"/>
            <w:rPrChange w:id="466" w:author="Пользователь Windows" w:date="2021-01-27T20:39:00Z">
              <w:rPr>
                <w:rFonts w:ascii="Times New Roman" w:hAnsi="Times New Roman" w:cs="Times New Roman"/>
                <w:sz w:val="28"/>
              </w:rPr>
            </w:rPrChange>
          </w:rPr>
          <w:t xml:space="preserve"> </w:t>
        </w:r>
      </w:ins>
      <w:ins w:id="467" w:author="Пользователь Windows" w:date="2021-01-27T20:38:00Z">
        <w:r w:rsidR="00CC0FB9">
          <w:rPr>
            <w:rFonts w:ascii="Times New Roman" w:hAnsi="Times New Roman" w:cs="Times New Roman"/>
            <w:sz w:val="28"/>
            <w:lang w:val="en-US"/>
          </w:rPr>
          <w:t>Server</w:t>
        </w:r>
        <w:r w:rsidR="00CC0FB9" w:rsidRPr="00AF71BE">
          <w:rPr>
            <w:rFonts w:ascii="Times New Roman" w:hAnsi="Times New Roman" w:cs="Times New Roman"/>
            <w:sz w:val="28"/>
            <w:rPrChange w:id="468"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of</w:t>
        </w:r>
        <w:r w:rsidR="00CC0FB9" w:rsidRPr="00AF71BE">
          <w:rPr>
            <w:rFonts w:ascii="Times New Roman" w:hAnsi="Times New Roman" w:cs="Times New Roman"/>
            <w:sz w:val="28"/>
            <w:rPrChange w:id="469"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Interaction</w:t>
        </w:r>
        <w:r w:rsidR="00CC0FB9" w:rsidRPr="00AF71BE">
          <w:rPr>
            <w:rFonts w:ascii="Times New Roman" w:hAnsi="Times New Roman" w:cs="Times New Roman"/>
            <w:sz w:val="28"/>
            <w:rPrChange w:id="470"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with</w:t>
        </w:r>
        <w:r w:rsidR="00CC0FB9" w:rsidRPr="00AF71BE">
          <w:rPr>
            <w:rFonts w:ascii="Times New Roman" w:hAnsi="Times New Roman" w:cs="Times New Roman"/>
            <w:sz w:val="28"/>
            <w:rPrChange w:id="471"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Main</w:t>
        </w:r>
        <w:r w:rsidR="00CC0FB9" w:rsidRPr="00AF71BE">
          <w:rPr>
            <w:rFonts w:ascii="Times New Roman" w:hAnsi="Times New Roman" w:cs="Times New Roman"/>
            <w:sz w:val="28"/>
            <w:rPrChange w:id="472" w:author="Пользователь Windows" w:date="2021-01-27T20:39:00Z">
              <w:rPr>
                <w:rFonts w:ascii="Times New Roman" w:hAnsi="Times New Roman" w:cs="Times New Roman"/>
                <w:sz w:val="28"/>
                <w:lang w:val="en-US"/>
              </w:rPr>
            </w:rPrChange>
          </w:rPr>
          <w:t xml:space="preserve"> </w:t>
        </w:r>
        <w:r w:rsidR="00CC0FB9">
          <w:rPr>
            <w:rFonts w:ascii="Times New Roman" w:hAnsi="Times New Roman" w:cs="Times New Roman"/>
            <w:sz w:val="28"/>
            <w:lang w:val="en-US"/>
          </w:rPr>
          <w:t>Modules</w:t>
        </w:r>
      </w:ins>
      <w:ins w:id="473" w:author="Пользователь Windows" w:date="2021-01-27T20:39:00Z">
        <w:r>
          <w:rPr>
            <w:rFonts w:ascii="Times New Roman" w:hAnsi="Times New Roman" w:cs="Times New Roman"/>
            <w:sz w:val="28"/>
          </w:rPr>
          <w:t xml:space="preserve">. Он представляет собой сервер, куда </w:t>
        </w:r>
      </w:ins>
      <w:ins w:id="474" w:author="Пользователь Windows" w:date="2021-01-27T20:40:00Z">
        <w:r>
          <w:rPr>
            <w:rFonts w:ascii="Times New Roman" w:hAnsi="Times New Roman" w:cs="Times New Roman"/>
            <w:sz w:val="28"/>
            <w:lang w:val="en-US"/>
          </w:rPr>
          <w:t>Master</w:t>
        </w:r>
        <w:r w:rsidRPr="00AF71BE">
          <w:rPr>
            <w:rFonts w:ascii="Times New Roman" w:hAnsi="Times New Roman" w:cs="Times New Roman"/>
            <w:sz w:val="28"/>
            <w:rPrChange w:id="475" w:author="Пользователь Windows" w:date="2021-01-27T20:40:00Z">
              <w:rPr>
                <w:rFonts w:ascii="Times New Roman" w:hAnsi="Times New Roman" w:cs="Times New Roman"/>
                <w:sz w:val="28"/>
                <w:lang w:val="en-US"/>
              </w:rPr>
            </w:rPrChange>
          </w:rPr>
          <w:t xml:space="preserve"> </w:t>
        </w:r>
        <w:r>
          <w:rPr>
            <w:rFonts w:ascii="Times New Roman" w:hAnsi="Times New Roman" w:cs="Times New Roman"/>
            <w:sz w:val="28"/>
            <w:lang w:val="en-US"/>
          </w:rPr>
          <w:t>IEC</w:t>
        </w:r>
        <w:r w:rsidRPr="00AF71BE">
          <w:rPr>
            <w:rFonts w:ascii="Times New Roman" w:hAnsi="Times New Roman" w:cs="Times New Roman"/>
            <w:sz w:val="28"/>
            <w:rPrChange w:id="476" w:author="Пользователь Windows" w:date="2021-01-27T20:40:00Z">
              <w:rPr>
                <w:rFonts w:ascii="Times New Roman" w:hAnsi="Times New Roman" w:cs="Times New Roman"/>
                <w:sz w:val="28"/>
                <w:lang w:val="en-US"/>
              </w:rPr>
            </w:rPrChange>
          </w:rPr>
          <w:t xml:space="preserve">60870 </w:t>
        </w:r>
        <w:r>
          <w:rPr>
            <w:rFonts w:ascii="Times New Roman" w:hAnsi="Times New Roman" w:cs="Times New Roman"/>
            <w:sz w:val="28"/>
          </w:rPr>
          <w:t>передает информацию о номере режима, который наиболее близок к текущему (1 строка рисунка 31).</w:t>
        </w:r>
      </w:ins>
      <w:ins w:id="477" w:author="Пользователь Windows" w:date="2021-01-27T20:41:00Z">
        <w:r>
          <w:rPr>
            <w:rFonts w:ascii="Times New Roman" w:hAnsi="Times New Roman" w:cs="Times New Roman"/>
            <w:sz w:val="28"/>
          </w:rPr>
          <w:t xml:space="preserve"> П</w:t>
        </w:r>
        <w:r>
          <w:rPr>
            <w:rFonts w:ascii="Times New Roman" w:hAnsi="Times New Roman" w:cs="Times New Roman"/>
            <w:sz w:val="28"/>
          </w:rPr>
          <w:t>одсистема</w:t>
        </w:r>
        <w:r w:rsidRPr="00D25547">
          <w:rPr>
            <w:rFonts w:ascii="Times New Roman" w:hAnsi="Times New Roman" w:cs="Times New Roman"/>
            <w:sz w:val="28"/>
          </w:rPr>
          <w:t xml:space="preserve"> «</w:t>
        </w:r>
        <w:r>
          <w:rPr>
            <w:rFonts w:ascii="Times New Roman" w:hAnsi="Times New Roman" w:cs="Times New Roman"/>
            <w:sz w:val="28"/>
          </w:rPr>
          <w:t>Идентификации возникновения АР»</w:t>
        </w:r>
        <w:r>
          <w:rPr>
            <w:rFonts w:ascii="Times New Roman" w:hAnsi="Times New Roman" w:cs="Times New Roman"/>
            <w:sz w:val="28"/>
          </w:rPr>
          <w:t xml:space="preserve"> обращается посредством сокет</w:t>
        </w:r>
      </w:ins>
      <w:ins w:id="478" w:author="Пользователь Windows" w:date="2021-01-27T20:42:00Z">
        <w:r>
          <w:rPr>
            <w:rFonts w:ascii="Times New Roman" w:hAnsi="Times New Roman" w:cs="Times New Roman"/>
            <w:sz w:val="28"/>
          </w:rPr>
          <w:t>ов</w:t>
        </w:r>
      </w:ins>
      <w:ins w:id="479" w:author="Пользователь Windows" w:date="2021-01-27T20:41:00Z">
        <w:r>
          <w:rPr>
            <w:rFonts w:ascii="Times New Roman" w:hAnsi="Times New Roman" w:cs="Times New Roman"/>
            <w:sz w:val="28"/>
          </w:rPr>
          <w:t xml:space="preserve"> к данному серверу</w:t>
        </w:r>
      </w:ins>
      <w:ins w:id="480" w:author="Пользователь Windows" w:date="2021-01-27T20:42:00Z">
        <w:r>
          <w:rPr>
            <w:rFonts w:ascii="Times New Roman" w:hAnsi="Times New Roman" w:cs="Times New Roman"/>
            <w:sz w:val="28"/>
          </w:rPr>
          <w:t xml:space="preserve"> (2 строка рисунка 31)</w:t>
        </w:r>
      </w:ins>
      <w:ins w:id="481" w:author="Пользователь Windows" w:date="2021-01-27T20:41:00Z">
        <w:r>
          <w:rPr>
            <w:rFonts w:ascii="Times New Roman" w:hAnsi="Times New Roman" w:cs="Times New Roman"/>
            <w:sz w:val="28"/>
          </w:rPr>
          <w:t xml:space="preserve"> и получает путь к файлу </w:t>
        </w:r>
      </w:ins>
      <w:ins w:id="482" w:author="Пользователь Windows" w:date="2021-01-27T20:42:00Z">
        <w:r>
          <w:rPr>
            <w:rFonts w:ascii="Times New Roman" w:hAnsi="Times New Roman" w:cs="Times New Roman"/>
            <w:sz w:val="28"/>
          </w:rPr>
          <w:t xml:space="preserve">обученного </w:t>
        </w:r>
      </w:ins>
      <w:ins w:id="483" w:author="Пользователь Windows" w:date="2021-01-27T20:41:00Z">
        <w:r>
          <w:rPr>
            <w:rFonts w:ascii="Times New Roman" w:hAnsi="Times New Roman" w:cs="Times New Roman"/>
            <w:sz w:val="28"/>
          </w:rPr>
          <w:t>классификатора</w:t>
        </w:r>
      </w:ins>
      <w:ins w:id="484" w:author="Пользователь Windows" w:date="2021-01-27T20:42:00Z">
        <w:r>
          <w:rPr>
            <w:rFonts w:ascii="Times New Roman" w:hAnsi="Times New Roman" w:cs="Times New Roman"/>
            <w:sz w:val="28"/>
          </w:rPr>
          <w:t xml:space="preserve">. В будущем планируется, что </w:t>
        </w:r>
      </w:ins>
      <w:ins w:id="485" w:author="Пользователь Windows" w:date="2021-01-27T20:43:00Z">
        <w:r>
          <w:rPr>
            <w:rFonts w:ascii="Times New Roman" w:hAnsi="Times New Roman" w:cs="Times New Roman"/>
            <w:sz w:val="28"/>
          </w:rPr>
          <w:t xml:space="preserve">вместо пути к файлу с классификатором будет передаваться сам обученный классификатор. </w:t>
        </w:r>
        <w:r>
          <w:rPr>
            <w:rFonts w:ascii="Times New Roman" w:hAnsi="Times New Roman" w:cs="Times New Roman"/>
            <w:sz w:val="28"/>
          </w:rPr>
          <w:lastRenderedPageBreak/>
          <w:t>Подсистема</w:t>
        </w:r>
        <w:r>
          <w:rPr>
            <w:rFonts w:ascii="Times New Roman" w:hAnsi="Times New Roman" w:cs="Times New Roman"/>
            <w:sz w:val="28"/>
          </w:rPr>
          <w:t xml:space="preserve"> </w:t>
        </w:r>
        <w:r>
          <w:rPr>
            <w:rFonts w:ascii="Times New Roman" w:hAnsi="Times New Roman" w:cs="Times New Roman"/>
            <w:sz w:val="28"/>
          </w:rPr>
          <w:t>«Выбора УВ»</w:t>
        </w:r>
        <w:r>
          <w:rPr>
            <w:rFonts w:ascii="Times New Roman" w:hAnsi="Times New Roman" w:cs="Times New Roman"/>
            <w:sz w:val="28"/>
          </w:rPr>
          <w:t xml:space="preserve"> также обращается к серверу</w:t>
        </w:r>
      </w:ins>
      <w:ins w:id="486" w:author="Пользователь Windows" w:date="2021-01-27T20:44:00Z">
        <w:r>
          <w:rPr>
            <w:rFonts w:ascii="Times New Roman" w:hAnsi="Times New Roman" w:cs="Times New Roman"/>
            <w:sz w:val="28"/>
          </w:rPr>
          <w:t xml:space="preserve"> (3 строка рисунка 31). В ответ сервер выдает список сечений-кандидатов ДС.</w:t>
        </w:r>
      </w:ins>
    </w:p>
    <w:p w14:paraId="45D9C206" w14:textId="00DDDA83" w:rsidR="00CC0FB9" w:rsidRDefault="00CC0FB9" w:rsidP="00A928B4">
      <w:pPr>
        <w:spacing w:after="0" w:line="360" w:lineRule="auto"/>
        <w:ind w:firstLine="709"/>
        <w:contextualSpacing/>
        <w:jc w:val="center"/>
        <w:rPr>
          <w:ins w:id="487" w:author="Пользователь Windows" w:date="2021-01-27T20:37:00Z"/>
          <w:rFonts w:ascii="Times New Roman" w:hAnsi="Times New Roman" w:cs="Times New Roman"/>
          <w:sz w:val="28"/>
        </w:rPr>
      </w:pPr>
      <w:ins w:id="488" w:author="Пользователь Windows" w:date="2021-01-27T20:37:00Z">
        <w:r>
          <w:rPr>
            <w:noProof/>
            <w:lang w:eastAsia="ru-RU"/>
          </w:rPr>
          <w:drawing>
            <wp:inline distT="0" distB="0" distL="0" distR="0" wp14:anchorId="2C2A0FEF" wp14:editId="412E1639">
              <wp:extent cx="5417820" cy="6248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9374" r="8258" b="19376"/>
                      <a:stretch/>
                    </pic:blipFill>
                    <pic:spPr bwMode="auto">
                      <a:xfrm>
                        <a:off x="0" y="0"/>
                        <a:ext cx="5417820" cy="624840"/>
                      </a:xfrm>
                      <a:prstGeom prst="rect">
                        <a:avLst/>
                      </a:prstGeom>
                      <a:ln>
                        <a:noFill/>
                      </a:ln>
                      <a:extLst>
                        <a:ext uri="{53640926-AAD7-44D8-BBD7-CCE9431645EC}">
                          <a14:shadowObscured xmlns:a14="http://schemas.microsoft.com/office/drawing/2010/main"/>
                        </a:ext>
                      </a:extLst>
                    </pic:spPr>
                  </pic:pic>
                </a:graphicData>
              </a:graphic>
            </wp:inline>
          </w:drawing>
        </w:r>
      </w:ins>
    </w:p>
    <w:p w14:paraId="5A147DEC" w14:textId="7CC3EE2B" w:rsidR="00CC0FB9" w:rsidRPr="00A928B4" w:rsidRDefault="00CC0FB9" w:rsidP="00A928B4">
      <w:pPr>
        <w:spacing w:after="0" w:line="360" w:lineRule="auto"/>
        <w:ind w:firstLine="709"/>
        <w:contextualSpacing/>
        <w:jc w:val="center"/>
        <w:rPr>
          <w:rFonts w:ascii="Times New Roman" w:hAnsi="Times New Roman" w:cs="Times New Roman"/>
          <w:sz w:val="28"/>
        </w:rPr>
      </w:pPr>
      <w:ins w:id="489" w:author="Пользователь Windows" w:date="2021-01-27T20:37:00Z">
        <w:r>
          <w:rPr>
            <w:rFonts w:ascii="Times New Roman" w:hAnsi="Times New Roman" w:cs="Times New Roman"/>
            <w:sz w:val="28"/>
          </w:rPr>
          <w:t>Рисунок 3</w:t>
        </w:r>
      </w:ins>
      <w:ins w:id="490" w:author="Пользователь Windows" w:date="2021-01-27T20:40:00Z">
        <w:r w:rsidR="00AF71BE">
          <w:rPr>
            <w:rFonts w:ascii="Times New Roman" w:hAnsi="Times New Roman" w:cs="Times New Roman"/>
            <w:sz w:val="28"/>
          </w:rPr>
          <w:t>1</w:t>
        </w:r>
      </w:ins>
      <w:ins w:id="491" w:author="Пользователь Windows" w:date="2021-01-27T20:37:00Z">
        <w:r>
          <w:rPr>
            <w:rFonts w:ascii="Times New Roman" w:hAnsi="Times New Roman" w:cs="Times New Roman"/>
            <w:sz w:val="28"/>
          </w:rPr>
          <w:t xml:space="preserve"> </w:t>
        </w:r>
        <w:r>
          <w:rPr>
            <w:rFonts w:ascii="Times New Roman" w:hAnsi="Times New Roman" w:cs="Times New Roman"/>
            <w:sz w:val="28"/>
          </w:rPr>
          <w:t>– Получение</w:t>
        </w:r>
      </w:ins>
    </w:p>
    <w:p w14:paraId="7FD47B6E" w14:textId="59F17804" w:rsidR="00317EF1"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подсистемы составляет менее 1 секунды,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F962140" w14:textId="77777777" w:rsidR="00AF2964" w:rsidRDefault="00AF2964" w:rsidP="00317EF1">
      <w:pPr>
        <w:spacing w:after="0" w:line="360" w:lineRule="auto"/>
        <w:ind w:firstLine="709"/>
        <w:contextualSpacing/>
        <w:jc w:val="both"/>
        <w:rPr>
          <w:rFonts w:ascii="Times New Roman" w:hAnsi="Times New Roman" w:cs="Times New Roman"/>
          <w:sz w:val="28"/>
        </w:rPr>
      </w:pPr>
    </w:p>
    <w:p w14:paraId="15901BBB" w14:textId="77777777" w:rsidR="008B644F" w:rsidRDefault="008B644F" w:rsidP="00226E92">
      <w:pPr>
        <w:pStyle w:val="2"/>
      </w:pPr>
      <w:bookmarkStart w:id="492" w:name="_Toc62603031"/>
      <w:r>
        <w:t>Выводы по разделу 4</w:t>
      </w:r>
      <w:bookmarkEnd w:id="492"/>
    </w:p>
    <w:p w14:paraId="548496A5" w14:textId="5FF24A58"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выявления 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AD3979">
            <w:rPr>
              <w:rFonts w:ascii="Times New Roman" w:hAnsi="Times New Roman" w:cs="Times New Roman"/>
              <w:sz w:val="28"/>
            </w:rPr>
            <w:fldChar w:fldCharType="end"/>
          </w:r>
        </w:sdtContent>
      </w:sdt>
      <w:r w:rsidR="00AD3979">
        <w:rPr>
          <w:rFonts w:ascii="Times New Roman" w:hAnsi="Times New Roman" w:cs="Times New Roman"/>
          <w:sz w:val="28"/>
        </w:rPr>
        <w:t xml:space="preserve"> самым быстрым временем наступления АР</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 С учетом, что для успешной идентификации АР требуется временной ряд длинной 60 мс, и п</w:t>
      </w:r>
      <w:r>
        <w:rPr>
          <w:rFonts w:ascii="Times New Roman" w:hAnsi="Times New Roman" w:cs="Times New Roman"/>
          <w:sz w:val="28"/>
        </w:rPr>
        <w:t>риняв за среднее время классификации 50 мс</w:t>
      </w:r>
      <w:r w:rsidR="00AD3979">
        <w:rPr>
          <w:rFonts w:ascii="Times New Roman" w:hAnsi="Times New Roman" w:cs="Times New Roman"/>
          <w:sz w:val="28"/>
        </w:rPr>
        <w:t>, получается, что время на передачу данных по сети составляет порядка 470 мс</w:t>
      </w:r>
      <w:r>
        <w:rPr>
          <w:rFonts w:ascii="Times New Roman" w:hAnsi="Times New Roman" w:cs="Times New Roman"/>
          <w:sz w:val="28"/>
        </w:rPr>
        <w:t>.</w:t>
      </w:r>
    </w:p>
    <w:p w14:paraId="0B23E505" w14:textId="3A48D867" w:rsidR="00775658" w:rsidRDefault="00775658" w:rsidP="00226E92">
      <w:pPr>
        <w:spacing w:after="0" w:line="360" w:lineRule="auto"/>
        <w:ind w:firstLine="709"/>
        <w:contextualSpacing/>
        <w:jc w:val="both"/>
        <w:rPr>
          <w:rFonts w:ascii="Times New Roman" w:hAnsi="Times New Roman" w:cs="Times New Roman"/>
          <w:sz w:val="28"/>
        </w:rPr>
      </w:pPr>
    </w:p>
    <w:p w14:paraId="17A2C083" w14:textId="6615E525" w:rsidR="00775658" w:rsidRDefault="00775658" w:rsidP="00226E92">
      <w:pPr>
        <w:spacing w:after="0" w:line="360" w:lineRule="auto"/>
        <w:ind w:firstLine="709"/>
        <w:contextualSpacing/>
        <w:jc w:val="both"/>
        <w:rPr>
          <w:rFonts w:ascii="Times New Roman" w:hAnsi="Times New Roman" w:cs="Times New Roman"/>
          <w:sz w:val="28"/>
        </w:rPr>
      </w:pPr>
    </w:p>
    <w:p w14:paraId="7104BAD8" w14:textId="5F0BFF88" w:rsidR="00775658" w:rsidRDefault="00775658" w:rsidP="00226E92">
      <w:pPr>
        <w:spacing w:after="0" w:line="360" w:lineRule="auto"/>
        <w:ind w:firstLine="709"/>
        <w:contextualSpacing/>
        <w:jc w:val="both"/>
        <w:rPr>
          <w:rFonts w:ascii="Times New Roman" w:hAnsi="Times New Roman" w:cs="Times New Roman"/>
          <w:sz w:val="28"/>
        </w:rPr>
      </w:pPr>
    </w:p>
    <w:p w14:paraId="6A570043" w14:textId="14BC60A0" w:rsidR="00775658" w:rsidRDefault="00775658" w:rsidP="00226E92">
      <w:pPr>
        <w:spacing w:after="0" w:line="360" w:lineRule="auto"/>
        <w:ind w:firstLine="709"/>
        <w:contextualSpacing/>
        <w:jc w:val="both"/>
        <w:rPr>
          <w:rFonts w:ascii="Times New Roman" w:hAnsi="Times New Roman" w:cs="Times New Roman"/>
          <w:sz w:val="28"/>
        </w:rPr>
      </w:pPr>
    </w:p>
    <w:p w14:paraId="19D39792" w14:textId="45E797CE" w:rsidR="00AF2964" w:rsidRDefault="00AF2964" w:rsidP="00226E92">
      <w:pPr>
        <w:spacing w:after="0" w:line="360" w:lineRule="auto"/>
        <w:ind w:firstLine="709"/>
        <w:contextualSpacing/>
        <w:jc w:val="both"/>
        <w:rPr>
          <w:rFonts w:ascii="Times New Roman" w:hAnsi="Times New Roman" w:cs="Times New Roman"/>
          <w:sz w:val="28"/>
        </w:rPr>
      </w:pPr>
    </w:p>
    <w:p w14:paraId="60B7988B" w14:textId="728A4E30" w:rsidR="00AF2964" w:rsidRDefault="00AF2964" w:rsidP="00226E92">
      <w:pPr>
        <w:spacing w:after="0" w:line="360" w:lineRule="auto"/>
        <w:ind w:firstLine="709"/>
        <w:contextualSpacing/>
        <w:jc w:val="both"/>
        <w:rPr>
          <w:rFonts w:ascii="Times New Roman" w:hAnsi="Times New Roman" w:cs="Times New Roman"/>
          <w:sz w:val="28"/>
        </w:rPr>
      </w:pPr>
    </w:p>
    <w:p w14:paraId="3EE68E89" w14:textId="453FBA77" w:rsidR="00AF2964" w:rsidRDefault="00AF2964" w:rsidP="00226E92">
      <w:pPr>
        <w:spacing w:after="0" w:line="360" w:lineRule="auto"/>
        <w:ind w:firstLine="709"/>
        <w:contextualSpacing/>
        <w:jc w:val="both"/>
        <w:rPr>
          <w:rFonts w:ascii="Times New Roman" w:hAnsi="Times New Roman" w:cs="Times New Roman"/>
          <w:sz w:val="28"/>
        </w:rPr>
      </w:pPr>
    </w:p>
    <w:p w14:paraId="38E14245" w14:textId="6C6F6703" w:rsidR="00AF2964" w:rsidRDefault="00AF2964" w:rsidP="00226E92">
      <w:pPr>
        <w:spacing w:after="0" w:line="360" w:lineRule="auto"/>
        <w:ind w:firstLine="709"/>
        <w:contextualSpacing/>
        <w:jc w:val="both"/>
        <w:rPr>
          <w:rFonts w:ascii="Times New Roman" w:hAnsi="Times New Roman" w:cs="Times New Roman"/>
          <w:sz w:val="28"/>
        </w:rPr>
      </w:pPr>
    </w:p>
    <w:p w14:paraId="08CFBCCB" w14:textId="263276BE" w:rsidR="00AF2964" w:rsidRDefault="00AF2964" w:rsidP="00226E92">
      <w:pPr>
        <w:spacing w:after="0" w:line="360" w:lineRule="auto"/>
        <w:ind w:firstLine="709"/>
        <w:contextualSpacing/>
        <w:jc w:val="both"/>
        <w:rPr>
          <w:rFonts w:ascii="Times New Roman" w:hAnsi="Times New Roman" w:cs="Times New Roman"/>
          <w:sz w:val="28"/>
        </w:rPr>
      </w:pPr>
    </w:p>
    <w:p w14:paraId="7902271E" w14:textId="6A985A2F" w:rsidR="00AF2964" w:rsidDel="00AF71BE" w:rsidRDefault="00AF2964" w:rsidP="00226E92">
      <w:pPr>
        <w:spacing w:after="0" w:line="360" w:lineRule="auto"/>
        <w:ind w:firstLine="709"/>
        <w:contextualSpacing/>
        <w:jc w:val="both"/>
        <w:rPr>
          <w:del w:id="493" w:author="Пользователь Windows" w:date="2021-01-27T20:45:00Z"/>
          <w:rFonts w:ascii="Times New Roman" w:hAnsi="Times New Roman" w:cs="Times New Roman"/>
          <w:sz w:val="28"/>
        </w:rPr>
      </w:pPr>
    </w:p>
    <w:p w14:paraId="71C8BBB3" w14:textId="2EB2D621" w:rsidR="00AF2964" w:rsidDel="00AF71BE" w:rsidRDefault="00AF2964" w:rsidP="00AF71BE">
      <w:pPr>
        <w:spacing w:after="0" w:line="360" w:lineRule="auto"/>
        <w:contextualSpacing/>
        <w:jc w:val="both"/>
        <w:rPr>
          <w:del w:id="494" w:author="Пользователь Windows" w:date="2021-01-27T20:44:00Z"/>
          <w:rFonts w:ascii="Times New Roman" w:hAnsi="Times New Roman" w:cs="Times New Roman"/>
          <w:sz w:val="28"/>
        </w:rPr>
        <w:pPrChange w:id="495" w:author="Пользователь Windows" w:date="2021-01-27T20:45:00Z">
          <w:pPr>
            <w:spacing w:after="0" w:line="360" w:lineRule="auto"/>
            <w:ind w:firstLine="709"/>
            <w:contextualSpacing/>
            <w:jc w:val="both"/>
          </w:pPr>
        </w:pPrChange>
      </w:pPr>
    </w:p>
    <w:p w14:paraId="3A0A282D" w14:textId="1DCD6EB5" w:rsidR="00AF2964" w:rsidDel="00AF71BE" w:rsidRDefault="00AF2964" w:rsidP="00AF71BE">
      <w:pPr>
        <w:spacing w:after="0" w:line="360" w:lineRule="auto"/>
        <w:contextualSpacing/>
        <w:jc w:val="both"/>
        <w:rPr>
          <w:del w:id="496" w:author="Пользователь Windows" w:date="2021-01-27T20:44:00Z"/>
          <w:rFonts w:ascii="Times New Roman" w:hAnsi="Times New Roman" w:cs="Times New Roman"/>
          <w:sz w:val="28"/>
        </w:rPr>
        <w:pPrChange w:id="497" w:author="Пользователь Windows" w:date="2021-01-27T20:45:00Z">
          <w:pPr>
            <w:spacing w:after="0" w:line="360" w:lineRule="auto"/>
            <w:ind w:firstLine="709"/>
            <w:contextualSpacing/>
            <w:jc w:val="both"/>
          </w:pPr>
        </w:pPrChange>
      </w:pPr>
    </w:p>
    <w:p w14:paraId="47DFCC63" w14:textId="6D1CCA80" w:rsidR="00AF2964" w:rsidDel="00AF71BE" w:rsidRDefault="00AF2964" w:rsidP="00AF71BE">
      <w:pPr>
        <w:spacing w:after="0" w:line="360" w:lineRule="auto"/>
        <w:contextualSpacing/>
        <w:jc w:val="both"/>
        <w:rPr>
          <w:del w:id="498" w:author="Пользователь Windows" w:date="2021-01-27T20:44:00Z"/>
          <w:rFonts w:ascii="Times New Roman" w:hAnsi="Times New Roman" w:cs="Times New Roman"/>
          <w:sz w:val="28"/>
        </w:rPr>
        <w:pPrChange w:id="499" w:author="Пользователь Windows" w:date="2021-01-27T20:45:00Z">
          <w:pPr>
            <w:spacing w:after="0" w:line="360" w:lineRule="auto"/>
            <w:ind w:firstLine="709"/>
            <w:contextualSpacing/>
            <w:jc w:val="both"/>
          </w:pPr>
        </w:pPrChange>
      </w:pPr>
    </w:p>
    <w:p w14:paraId="19B3CF36" w14:textId="440335C1" w:rsidR="00775658" w:rsidRPr="00226E92" w:rsidRDefault="00775658" w:rsidP="00AF71BE">
      <w:pPr>
        <w:spacing w:after="0" w:line="360" w:lineRule="auto"/>
        <w:contextualSpacing/>
        <w:jc w:val="both"/>
        <w:rPr>
          <w:rFonts w:ascii="Times New Roman" w:hAnsi="Times New Roman" w:cs="Times New Roman"/>
          <w:sz w:val="28"/>
        </w:rPr>
        <w:pPrChange w:id="500" w:author="Пользователь Windows" w:date="2021-01-27T20:45:00Z">
          <w:pPr>
            <w:spacing w:after="0" w:line="360" w:lineRule="auto"/>
            <w:ind w:firstLine="709"/>
            <w:contextualSpacing/>
            <w:jc w:val="both"/>
          </w:pPr>
        </w:pPrChange>
      </w:pPr>
    </w:p>
    <w:p w14:paraId="7D941D3E" w14:textId="5B4D6196" w:rsidR="009D4381" w:rsidRDefault="001F0697" w:rsidP="001F0697">
      <w:pPr>
        <w:pStyle w:val="1"/>
      </w:pPr>
      <w:bookmarkStart w:id="501" w:name="_Toc62603032"/>
      <w:r>
        <w:lastRenderedPageBreak/>
        <w:t xml:space="preserve">5. </w:t>
      </w:r>
      <w:r w:rsidRPr="001F0697">
        <w:t>Финансовый менеджмент, ресурсоэффективность и ресурсосбережение</w:t>
      </w:r>
      <w:bookmarkEnd w:id="501"/>
    </w:p>
    <w:p w14:paraId="6CF59858" w14:textId="3867E86B" w:rsidR="001F0697" w:rsidRPr="001F0697" w:rsidRDefault="001F0697" w:rsidP="001F0697">
      <w:pPr>
        <w:pStyle w:val="2"/>
        <w:rPr>
          <w:rFonts w:eastAsia="Times New Roman"/>
          <w:lang w:eastAsia="ru-RU"/>
        </w:rPr>
      </w:pPr>
      <w:bookmarkStart w:id="502" w:name="_Toc62603033"/>
      <w:r>
        <w:rPr>
          <w:rFonts w:eastAsia="Times New Roman"/>
          <w:lang w:eastAsia="ru-RU"/>
        </w:rPr>
        <w:t>5.</w:t>
      </w:r>
      <w:r w:rsidRPr="001F0697">
        <w:rPr>
          <w:rFonts w:eastAsia="Times New Roman"/>
          <w:lang w:eastAsia="ru-RU"/>
        </w:rPr>
        <w:t>1. Предпроектный анализ</w:t>
      </w:r>
      <w:bookmarkEnd w:id="502"/>
    </w:p>
    <w:p w14:paraId="24E26028" w14:textId="5B8B89E0" w:rsidR="001F0697" w:rsidRPr="001F0697" w:rsidRDefault="001F0697" w:rsidP="001F0697">
      <w:pPr>
        <w:pStyle w:val="3"/>
        <w:rPr>
          <w:rFonts w:eastAsia="Times New Roman"/>
          <w:lang w:eastAsia="ru-RU"/>
        </w:rPr>
      </w:pPr>
      <w:bookmarkStart w:id="503" w:name="_Toc62603034"/>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503"/>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504" w:name="_Toc62603035"/>
      <w:r>
        <w:rPr>
          <w:rFonts w:eastAsia="Times New Roman"/>
          <w:lang w:eastAsia="ru-RU"/>
        </w:rPr>
        <w:t>5.</w:t>
      </w:r>
      <w:r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504"/>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3"/>
        <w:rPr>
          <w:rFonts w:eastAsia="Times New Roman"/>
          <w:lang w:eastAsia="ru-RU"/>
        </w:rPr>
      </w:pPr>
      <w:bookmarkStart w:id="505" w:name="_Toc62603036"/>
      <w:r>
        <w:rPr>
          <w:rFonts w:eastAsia="Times New Roman"/>
          <w:lang w:eastAsia="ru-RU"/>
        </w:rPr>
        <w:lastRenderedPageBreak/>
        <w:t>5.</w:t>
      </w:r>
      <w:r w:rsidRPr="001F0697">
        <w:rPr>
          <w:rFonts w:eastAsia="Times New Roman"/>
          <w:lang w:eastAsia="ru-RU"/>
        </w:rPr>
        <w:t>1.3. SWOT-анализ</w:t>
      </w:r>
      <w:bookmarkEnd w:id="505"/>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506" w:name="_Toc62603037"/>
      <w:r>
        <w:rPr>
          <w:rFonts w:eastAsia="Times New Roman"/>
        </w:rPr>
        <w:lastRenderedPageBreak/>
        <w:t>5.</w:t>
      </w:r>
      <w:r w:rsidRPr="001F0697">
        <w:rPr>
          <w:rFonts w:eastAsia="Times New Roman"/>
        </w:rPr>
        <w:t>1.4. Оценка готовности проекта к коммерциализации</w:t>
      </w:r>
      <w:bookmarkEnd w:id="506"/>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507" w:name="_Toc62603038"/>
      <w:r>
        <w:rPr>
          <w:rFonts w:eastAsia="Calibri"/>
        </w:rPr>
        <w:t>5.</w:t>
      </w:r>
      <w:r w:rsidRPr="001F0697">
        <w:rPr>
          <w:rFonts w:eastAsia="Calibri"/>
        </w:rPr>
        <w:t>1.5. Методы коммерциализации результатов научно-технического исследования</w:t>
      </w:r>
      <w:bookmarkEnd w:id="507"/>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508" w:name="_Toc62603039"/>
      <w:r>
        <w:rPr>
          <w:rFonts w:eastAsia="Calibri"/>
        </w:rPr>
        <w:t>5.</w:t>
      </w:r>
      <w:r w:rsidRPr="001F0697">
        <w:rPr>
          <w:rFonts w:eastAsia="Calibri"/>
        </w:rPr>
        <w:t>2. Инициация проекта</w:t>
      </w:r>
      <w:bookmarkEnd w:id="508"/>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509" w:name="_Toc388971738"/>
      <w:bookmarkStart w:id="510" w:name="_Toc418344466"/>
      <w:bookmarkStart w:id="511" w:name="_Toc418344500"/>
      <w:bookmarkStart w:id="512" w:name="_Toc418344704"/>
      <w:bookmarkStart w:id="513" w:name="_Toc419390700"/>
      <w:bookmarkStart w:id="514" w:name="_Toc421617741"/>
      <w:bookmarkStart w:id="515"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516" w:name="_Toc43125388"/>
      <w:bookmarkStart w:id="517" w:name="_Toc62603040"/>
      <w:r>
        <w:rPr>
          <w:rFonts w:eastAsia="Calibri"/>
        </w:rPr>
        <w:t>5.</w:t>
      </w:r>
      <w:r w:rsidRPr="001F0697">
        <w:rPr>
          <w:rFonts w:eastAsia="Calibri"/>
        </w:rPr>
        <w:t>2.1. Цели и результат проекта</w:t>
      </w:r>
      <w:bookmarkEnd w:id="509"/>
      <w:bookmarkEnd w:id="510"/>
      <w:bookmarkEnd w:id="511"/>
      <w:bookmarkEnd w:id="512"/>
      <w:bookmarkEnd w:id="513"/>
      <w:bookmarkEnd w:id="514"/>
      <w:bookmarkEnd w:id="515"/>
      <w:bookmarkEnd w:id="516"/>
      <w:bookmarkEnd w:id="517"/>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518" w:name="_Toc388971740"/>
      <w:bookmarkStart w:id="519" w:name="_Toc418344468"/>
      <w:bookmarkStart w:id="520" w:name="_Toc418344502"/>
      <w:bookmarkStart w:id="521"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518"/>
      <w:bookmarkEnd w:id="519"/>
      <w:bookmarkEnd w:id="520"/>
      <w:bookmarkEnd w:id="521"/>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522"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523" w:name="_Toc43125389"/>
      <w:bookmarkStart w:id="524" w:name="_Toc62603041"/>
      <w:r>
        <w:rPr>
          <w:rFonts w:eastAsia="Calibri"/>
        </w:rPr>
        <w:t>5.</w:t>
      </w:r>
      <w:r w:rsidRPr="001F0697">
        <w:rPr>
          <w:rFonts w:eastAsia="Calibri"/>
        </w:rPr>
        <w:t>2.2. Организационная структура проекта</w:t>
      </w:r>
      <w:bookmarkEnd w:id="522"/>
      <w:bookmarkEnd w:id="523"/>
      <w:bookmarkEnd w:id="524"/>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525" w:name="_Toc62603042"/>
      <w:r>
        <w:rPr>
          <w:rFonts w:eastAsia="Calibri"/>
        </w:rPr>
        <w:t>5.</w:t>
      </w:r>
      <w:r w:rsidRPr="001F0697">
        <w:rPr>
          <w:rFonts w:eastAsia="Calibri"/>
        </w:rPr>
        <w:t>3. Планирование управления научно-техническим проектом</w:t>
      </w:r>
      <w:bookmarkEnd w:id="525"/>
    </w:p>
    <w:p w14:paraId="2C8A572E" w14:textId="77D93418" w:rsidR="001F0697" w:rsidRPr="001F0697" w:rsidRDefault="001F0697" w:rsidP="001F0697">
      <w:pPr>
        <w:pStyle w:val="3"/>
        <w:rPr>
          <w:rFonts w:eastAsia="Calibri"/>
        </w:rPr>
      </w:pPr>
      <w:bookmarkStart w:id="526" w:name="_Toc62603043"/>
      <w:r>
        <w:rPr>
          <w:rFonts w:eastAsia="Calibri"/>
        </w:rPr>
        <w:t>5.</w:t>
      </w:r>
      <w:r w:rsidRPr="001F0697">
        <w:rPr>
          <w:rFonts w:eastAsia="Calibri"/>
        </w:rPr>
        <w:t>3.1. Иерархическая структура работ</w:t>
      </w:r>
      <w:bookmarkEnd w:id="526"/>
    </w:p>
    <w:p w14:paraId="523F3C7A" w14:textId="6A37D2FF"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del w:id="527" w:author="Пользователь Windows" w:date="2021-01-27T20:45:00Z">
        <w:r w:rsidR="00AF2964" w:rsidDel="00B816B7">
          <w:rPr>
            <w:rFonts w:ascii="Times New Roman" w:eastAsia="Calibri" w:hAnsi="Times New Roman" w:cs="Times New Roman"/>
            <w:color w:val="000000"/>
            <w:sz w:val="28"/>
          </w:rPr>
          <w:delText>31</w:delText>
        </w:r>
      </w:del>
      <w:ins w:id="528" w:author="Пользователь Windows" w:date="2021-01-27T20:45:00Z">
        <w:r w:rsidR="00B816B7">
          <w:rPr>
            <w:rFonts w:ascii="Times New Roman" w:eastAsia="Calibri" w:hAnsi="Times New Roman" w:cs="Times New Roman"/>
            <w:color w:val="000000"/>
            <w:sz w:val="28"/>
          </w:rPr>
          <w:t>3</w:t>
        </w:r>
        <w:r w:rsidR="00B816B7">
          <w:rPr>
            <w:rFonts w:ascii="Times New Roman" w:eastAsia="Calibri" w:hAnsi="Times New Roman" w:cs="Times New Roman"/>
            <w:color w:val="000000"/>
            <w:sz w:val="28"/>
          </w:rPr>
          <w:t>2</w:t>
        </w:r>
      </w:ins>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31" type="#_x0000_t75" style="width:482.4pt;height:280.8pt" o:ole="">
            <v:imagedata r:id="rId57" o:title=""/>
          </v:shape>
          <o:OLEObject Type="Embed" ProgID="Visio.Drawing.15" ShapeID="_x0000_i1031" DrawAspect="Content" ObjectID="_1673285937" r:id="rId58"/>
        </w:object>
      </w:r>
    </w:p>
    <w:p w14:paraId="1D297802" w14:textId="1F736E9A"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del w:id="529" w:author="Пользователь Windows" w:date="2021-01-27T20:45:00Z">
        <w:r w:rsidR="00AF2964" w:rsidDel="00B816B7">
          <w:rPr>
            <w:rFonts w:ascii="Times New Roman" w:eastAsia="Calibri" w:hAnsi="Times New Roman" w:cs="Times New Roman"/>
            <w:color w:val="000000"/>
            <w:sz w:val="28"/>
          </w:rPr>
          <w:delText>31</w:delText>
        </w:r>
        <w:r w:rsidRPr="001F0697" w:rsidDel="00B816B7">
          <w:rPr>
            <w:rFonts w:ascii="Times New Roman" w:eastAsia="Calibri" w:hAnsi="Times New Roman" w:cs="Times New Roman"/>
            <w:color w:val="000000"/>
            <w:sz w:val="28"/>
          </w:rPr>
          <w:delText xml:space="preserve"> </w:delText>
        </w:r>
      </w:del>
      <w:ins w:id="530" w:author="Пользователь Windows" w:date="2021-01-27T20:45:00Z">
        <w:r w:rsidR="00B816B7">
          <w:rPr>
            <w:rFonts w:ascii="Times New Roman" w:eastAsia="Calibri" w:hAnsi="Times New Roman" w:cs="Times New Roman"/>
            <w:color w:val="000000"/>
            <w:sz w:val="28"/>
          </w:rPr>
          <w:t>3</w:t>
        </w:r>
        <w:r w:rsidR="00B816B7">
          <w:rPr>
            <w:rFonts w:ascii="Times New Roman" w:eastAsia="Calibri" w:hAnsi="Times New Roman" w:cs="Times New Roman"/>
            <w:color w:val="000000"/>
            <w:sz w:val="28"/>
          </w:rPr>
          <w:t>2</w:t>
        </w:r>
        <w:r w:rsidR="00B816B7" w:rsidRPr="001F0697">
          <w:rPr>
            <w:rFonts w:ascii="Times New Roman" w:eastAsia="Calibri" w:hAnsi="Times New Roman" w:cs="Times New Roman"/>
            <w:color w:val="000000"/>
            <w:sz w:val="28"/>
          </w:rPr>
          <w:t xml:space="preserve"> </w:t>
        </w:r>
      </w:ins>
      <w:r w:rsidRPr="001F0697">
        <w:rPr>
          <w:rFonts w:ascii="Times New Roman" w:eastAsia="Calibri" w:hAnsi="Times New Roman" w:cs="Times New Roman"/>
          <w:color w:val="000000"/>
          <w:sz w:val="28"/>
        </w:rPr>
        <w:t>–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531" w:name="_Toc62603044"/>
      <w:r>
        <w:rPr>
          <w:rFonts w:eastAsia="Calibri"/>
        </w:rPr>
        <w:lastRenderedPageBreak/>
        <w:t>5.</w:t>
      </w:r>
      <w:r w:rsidR="001F0697" w:rsidRPr="001F0697">
        <w:rPr>
          <w:rFonts w:eastAsia="Calibri"/>
        </w:rPr>
        <w:t>3.2. Бюджет научного исследования</w:t>
      </w:r>
      <w:bookmarkEnd w:id="531"/>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80299B"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80299B"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80299B"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32" type="#_x0000_t75" style="width:139.8pt;height:23.4pt" o:ole="">
                  <v:imagedata r:id="rId59" o:title=""/>
                </v:shape>
                <o:OLEObject Type="Embed" ProgID="Equation.DSMT4" ShapeID="_x0000_i1032" DrawAspect="Content" ObjectID="_1673285938" r:id="rId60"/>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80299B"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3" type="#_x0000_t75" style="width:139.8pt;height:23.4pt" o:ole="">
                  <v:imagedata r:id="rId61" o:title=""/>
                </v:shape>
                <o:OLEObject Type="Embed" ProgID="Equation.DSMT4" ShapeID="_x0000_i1033" DrawAspect="Content" ObjectID="_1673285939" r:id="rId62"/>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80299B"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532" w:name="_Toc62603045"/>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532"/>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3"/>
        <w:rPr>
          <w:rFonts w:eastAsia="Times New Roman"/>
          <w:lang w:eastAsia="ru-RU"/>
        </w:rPr>
      </w:pPr>
      <w:bookmarkStart w:id="533" w:name="_Toc62603046"/>
      <w:r>
        <w:rPr>
          <w:rFonts w:eastAsia="Times New Roman"/>
          <w:lang w:eastAsia="ru-RU"/>
        </w:rPr>
        <w:t>5.</w:t>
      </w:r>
      <w:r w:rsidR="001F0697" w:rsidRPr="001F0697">
        <w:rPr>
          <w:rFonts w:eastAsia="Times New Roman"/>
          <w:lang w:eastAsia="ru-RU"/>
        </w:rPr>
        <w:t>3.4. План управления коммуникациями проекта</w:t>
      </w:r>
      <w:bookmarkEnd w:id="533"/>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534" w:name="_Toc62603047"/>
      <w:r>
        <w:rPr>
          <w:rFonts w:eastAsia="Times New Roman"/>
          <w:lang w:eastAsia="ru-RU"/>
        </w:rPr>
        <w:t>5.</w:t>
      </w:r>
      <w:r w:rsidR="001F0697" w:rsidRPr="001F0697">
        <w:rPr>
          <w:rFonts w:eastAsia="Times New Roman"/>
          <w:lang w:eastAsia="ru-RU"/>
        </w:rPr>
        <w:t>3.5. Реестр рисков проекта</w:t>
      </w:r>
      <w:bookmarkEnd w:id="534"/>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535" w:name="_Toc62603048"/>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535"/>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Его нахождение связано с определением двух средневзвешенных величин: финансовой эффективности и ресурсоэффективности. Так как определение 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4" type="#_x0000_t75" style="width:73.2pt;height:37.8pt" o:ole="">
            <v:imagedata r:id="rId63" o:title=""/>
          </v:shape>
          <o:OLEObject Type="Embed" ProgID="Equation.DSMT4" ShapeID="_x0000_i1034" DrawAspect="Content" ObjectID="_1673285940" r:id="rId64"/>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ресурсоэффективности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2"/>
        <w:rPr>
          <w:rFonts w:eastAsia="Calibri"/>
        </w:rPr>
      </w:pPr>
      <w:bookmarkStart w:id="536" w:name="_Toc515405197"/>
      <w:bookmarkStart w:id="537" w:name="_Toc43125399"/>
      <w:bookmarkStart w:id="538" w:name="_Toc62603049"/>
      <w:r w:rsidRPr="009C4175">
        <w:rPr>
          <w:rFonts w:eastAsia="Calibri"/>
        </w:rPr>
        <w:lastRenderedPageBreak/>
        <w:t>Выводы по разделу</w:t>
      </w:r>
      <w:bookmarkEnd w:id="536"/>
      <w:r w:rsidRPr="009C4175">
        <w:rPr>
          <w:rFonts w:eastAsia="Calibri"/>
        </w:rPr>
        <w:t xml:space="preserve"> 5</w:t>
      </w:r>
      <w:bookmarkEnd w:id="537"/>
      <w:bookmarkEnd w:id="538"/>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539" w:name="_Toc43125401"/>
      <w:bookmarkStart w:id="540" w:name="_Toc62603050"/>
      <w:r>
        <w:rPr>
          <w:rFonts w:eastAsia="Calibri"/>
        </w:rPr>
        <w:lastRenderedPageBreak/>
        <w:t xml:space="preserve">6. </w:t>
      </w:r>
      <w:bookmarkEnd w:id="539"/>
      <w:r>
        <w:rPr>
          <w:rFonts w:eastAsia="Calibri"/>
        </w:rPr>
        <w:t>Социальная ответственность</w:t>
      </w:r>
      <w:bookmarkEnd w:id="540"/>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541" w:name="_Toc43125402"/>
      <w:bookmarkStart w:id="542" w:name="_Toc62603051"/>
      <w:r>
        <w:rPr>
          <w:rFonts w:eastAsia="Calibri"/>
          <w:snapToGrid w:val="0"/>
        </w:rPr>
        <w:t>6.</w:t>
      </w:r>
      <w:r w:rsidRPr="00872F1F">
        <w:rPr>
          <w:rFonts w:eastAsia="Calibri"/>
          <w:snapToGrid w:val="0"/>
        </w:rPr>
        <w:t>1. Правовые и организационные вопросы обеспечения безопасности</w:t>
      </w:r>
      <w:bookmarkEnd w:id="541"/>
      <w:bookmarkEnd w:id="542"/>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5FF2BEE6"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387B53">
            <w:rPr>
              <w:rFonts w:ascii="Times New Roman" w:eastAsia="Calibri" w:hAnsi="Times New Roman" w:cs="Times New Roman"/>
              <w:noProof/>
              <w:color w:val="000000"/>
              <w:sz w:val="28"/>
              <w:lang w:bidi="en-US"/>
            </w:rPr>
            <w:t xml:space="preserve"> </w:t>
          </w:r>
          <w:r w:rsidR="00387B53" w:rsidRPr="00387B53">
            <w:rPr>
              <w:rFonts w:ascii="Times New Roman" w:eastAsia="Calibri" w:hAnsi="Times New Roman" w:cs="Times New Roman"/>
              <w:noProof/>
              <w:color w:val="000000"/>
              <w:sz w:val="28"/>
              <w:lang w:bidi="en-US"/>
            </w:rPr>
            <w:t>[6]</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543" w:name="_Toc43125403"/>
      <w:bookmarkStart w:id="544" w:name="_Toc62603052"/>
      <w:r>
        <w:rPr>
          <w:rFonts w:eastAsia="Calibri"/>
        </w:rPr>
        <w:t>6.</w:t>
      </w:r>
      <w:r w:rsidRPr="00872F1F">
        <w:rPr>
          <w:rFonts w:eastAsia="Calibri"/>
        </w:rPr>
        <w:t>2. Производственная безопасность</w:t>
      </w:r>
      <w:bookmarkEnd w:id="543"/>
      <w:bookmarkEnd w:id="544"/>
    </w:p>
    <w:p w14:paraId="2F36992B" w14:textId="4B8279B2" w:rsidR="00872F1F" w:rsidRPr="00872F1F" w:rsidRDefault="00872F1F" w:rsidP="00872F1F">
      <w:pPr>
        <w:pStyle w:val="3"/>
        <w:rPr>
          <w:rFonts w:eastAsia="Calibri"/>
        </w:rPr>
      </w:pPr>
      <w:bookmarkStart w:id="545" w:name="_Toc43125404"/>
      <w:bookmarkStart w:id="546" w:name="_Toc62603053"/>
      <w:r>
        <w:rPr>
          <w:rFonts w:eastAsia="Calibri"/>
        </w:rPr>
        <w:t>6.</w:t>
      </w:r>
      <w:r w:rsidRPr="00872F1F">
        <w:rPr>
          <w:rFonts w:eastAsia="Calibri"/>
        </w:rPr>
        <w:t>2.1. Анализ вредных и опасных производственных факторов</w:t>
      </w:r>
      <w:bookmarkEnd w:id="545"/>
      <w:bookmarkEnd w:id="546"/>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474B861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16E46133"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[9]</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[10]</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219F31E"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387B53">
                  <w:rPr>
                    <w:rFonts w:ascii="Times New Roman" w:eastAsia="Times New Roman" w:hAnsi="Times New Roman" w:cs="Times New Roman"/>
                    <w:noProof/>
                    <w:color w:val="000000"/>
                    <w:sz w:val="28"/>
                    <w:szCs w:val="28"/>
                    <w:lang w:eastAsia="ru-RU"/>
                  </w:rPr>
                  <w:t xml:space="preserve"> </w:t>
                </w:r>
                <w:r w:rsidR="00387B53" w:rsidRPr="00387B53">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[12]</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775D0CA2"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79E40A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61F2932D"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[16]</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[17]</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365C1DC0"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547" w:name="_Toc43125405"/>
      <w:bookmarkStart w:id="548" w:name="_Toc62603054"/>
      <w:r>
        <w:rPr>
          <w:rFonts w:eastAsia="Calibri"/>
        </w:rPr>
        <w:lastRenderedPageBreak/>
        <w:t>6.</w:t>
      </w:r>
      <w:r w:rsidRPr="00872F1F">
        <w:rPr>
          <w:rFonts w:eastAsia="Calibri"/>
        </w:rPr>
        <w:t>2.2.1. Повышенный уровень шума</w:t>
      </w:r>
      <w:bookmarkEnd w:id="547"/>
      <w:bookmarkEnd w:id="548"/>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1054D82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549" w:name="_Toc43125406"/>
      <w:bookmarkStart w:id="550" w:name="_Toc62603055"/>
      <w:r>
        <w:rPr>
          <w:rFonts w:eastAsia="Calibri"/>
        </w:rPr>
        <w:t>6.</w:t>
      </w:r>
      <w:r w:rsidRPr="00872F1F">
        <w:rPr>
          <w:rFonts w:eastAsia="Calibri"/>
        </w:rPr>
        <w:t>2.2.2. Поражение электрическим током</w:t>
      </w:r>
      <w:bookmarkEnd w:id="549"/>
      <w:bookmarkEnd w:id="550"/>
    </w:p>
    <w:p w14:paraId="59D971CA" w14:textId="64EDF49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0C517D1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551" w:name="_Toc43125407"/>
      <w:bookmarkStart w:id="552" w:name="_Toc62603056"/>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551"/>
      <w:bookmarkEnd w:id="552"/>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5E54B328"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Pr="00387B53">
            <w:rPr>
              <w:rFonts w:ascii="Times New Roman" w:eastAsia="Calibri" w:hAnsi="Times New Roman" w:cs="Times New Roman"/>
              <w:noProof/>
              <w:sz w:val="28"/>
            </w:rPr>
            <w:t>[19]</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73E97F8D"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387B53" w:rsidRPr="00387B53">
            <w:rPr>
              <w:rFonts w:ascii="Times New Roman" w:eastAsia="Calibri" w:hAnsi="Times New Roman" w:cs="Times New Roman"/>
              <w:noProof/>
              <w:color w:val="000000"/>
              <w:sz w:val="28"/>
              <w:szCs w:val="28"/>
            </w:rPr>
            <w:t>[17]</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80299B"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5" type="#_x0000_t75" style="width:64.8pt;height:36.6pt">
            <v:imagedata r:id="rId65"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Т.е. при напряженности 5 кВ/м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553" w:name="_Toc43125408"/>
      <w:bookmarkStart w:id="554" w:name="_Toc62603057"/>
      <w:r>
        <w:rPr>
          <w:rFonts w:eastAsia="Calibri"/>
        </w:rPr>
        <w:t>6.</w:t>
      </w:r>
      <w:r w:rsidRPr="00872F1F">
        <w:rPr>
          <w:rFonts w:eastAsia="Calibri"/>
        </w:rPr>
        <w:t>3. Отклонение показателей микроклимата</w:t>
      </w:r>
      <w:bookmarkEnd w:id="553"/>
      <w:bookmarkEnd w:id="554"/>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596A08EB"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Pr="00387B53">
            <w:rPr>
              <w:rFonts w:ascii="Times New Roman" w:eastAsia="Calibri" w:hAnsi="Times New Roman" w:cs="Times New Roman"/>
              <w:noProof/>
              <w:color w:val="000000"/>
              <w:sz w:val="28"/>
            </w:rPr>
            <w:t>[6]</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555" w:name="_Toc43125409"/>
      <w:bookmarkStart w:id="556" w:name="_Toc62603058"/>
      <w:r>
        <w:rPr>
          <w:rFonts w:eastAsia="Calibri"/>
          <w:lang w:bidi="en-US"/>
        </w:rPr>
        <w:t>6.</w:t>
      </w:r>
      <w:r w:rsidRPr="00872F1F">
        <w:rPr>
          <w:rFonts w:eastAsia="Calibri"/>
          <w:lang w:bidi="en-US"/>
        </w:rPr>
        <w:t>3.2. Недостаточная освещенность рабочей зоны</w:t>
      </w:r>
      <w:bookmarkEnd w:id="555"/>
      <w:bookmarkEnd w:id="556"/>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4BC269A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80299B"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6" type="#_x0000_t75" style="width:92.4pt;height:36pt">
            <v:imagedata r:id="rId66"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5DC6CBC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387B53" w:rsidRPr="00387B53">
            <w:rPr>
              <w:rFonts w:ascii="Times New Roman" w:eastAsia="Times New Roman" w:hAnsi="Times New Roman" w:cs="Times New Roman"/>
              <w:noProof/>
              <w:sz w:val="28"/>
              <w:szCs w:val="24"/>
              <w:lang w:bidi="en-US"/>
            </w:rPr>
            <w:t>[16]</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80299B"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7" type="#_x0000_t75" style="width:83.4pt;height:40.2pt">
            <v:imagedata r:id="rId67"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80299B"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8" type="#_x0000_t75" style="width:45.6pt;height:39.6pt">
            <v:imagedata r:id="rId68"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557" w:name="_Toc43125410"/>
      <w:bookmarkStart w:id="558" w:name="_Toc62603059"/>
      <w:r>
        <w:rPr>
          <w:rFonts w:eastAsia="Calibri"/>
          <w:lang w:bidi="en-US"/>
        </w:rPr>
        <w:t>6.</w:t>
      </w:r>
      <w:r w:rsidRPr="00872F1F">
        <w:rPr>
          <w:rFonts w:eastAsia="Calibri"/>
          <w:lang w:bidi="en-US"/>
        </w:rPr>
        <w:t>3.3. Психофизические нагрузки</w:t>
      </w:r>
      <w:bookmarkEnd w:id="557"/>
      <w:bookmarkEnd w:id="558"/>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46AE7EE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Pr="00387B53">
            <w:rPr>
              <w:rFonts w:ascii="Times New Roman" w:eastAsia="Calibri" w:hAnsi="Times New Roman" w:cs="Times New Roman"/>
              <w:noProof/>
              <w:color w:val="000000"/>
              <w:sz w:val="28"/>
              <w:lang w:bidi="en-US"/>
            </w:rPr>
            <w:t>[7]</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559" w:name="_Toc43125411"/>
      <w:bookmarkStart w:id="560" w:name="_Toc62603060"/>
      <w:r>
        <w:rPr>
          <w:rFonts w:eastAsia="Calibri"/>
          <w:lang w:bidi="en-US"/>
        </w:rPr>
        <w:lastRenderedPageBreak/>
        <w:t>6.</w:t>
      </w:r>
      <w:r w:rsidRPr="00872F1F">
        <w:rPr>
          <w:rFonts w:eastAsia="Calibri"/>
          <w:lang w:bidi="en-US"/>
        </w:rPr>
        <w:t>4. Экологическая безопасность</w:t>
      </w:r>
      <w:bookmarkEnd w:id="559"/>
      <w:bookmarkEnd w:id="560"/>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561" w:name="_Toc43125412"/>
      <w:bookmarkStart w:id="562" w:name="_Toc62603061"/>
      <w:r>
        <w:rPr>
          <w:rFonts w:eastAsia="Calibri"/>
          <w:lang w:bidi="en-US"/>
        </w:rPr>
        <w:lastRenderedPageBreak/>
        <w:t>6.</w:t>
      </w:r>
      <w:r w:rsidRPr="00872F1F">
        <w:rPr>
          <w:rFonts w:eastAsia="Calibri"/>
          <w:lang w:bidi="en-US"/>
        </w:rPr>
        <w:t>5. Безопасность в чрезвычайных ситуациях</w:t>
      </w:r>
      <w:bookmarkEnd w:id="561"/>
      <w:bookmarkEnd w:id="562"/>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563" w:name="_Toc43125413"/>
      <w:bookmarkStart w:id="564" w:name="_Toc62603062"/>
      <w:r w:rsidRPr="00CF7458">
        <w:rPr>
          <w:rFonts w:eastAsia="Times New Roman"/>
          <w:lang w:bidi="en-US"/>
        </w:rPr>
        <w:t>Выводы по разделу 6</w:t>
      </w:r>
      <w:bookmarkEnd w:id="563"/>
      <w:bookmarkEnd w:id="564"/>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565" w:name="_Toc62603063"/>
      <w:r>
        <w:lastRenderedPageBreak/>
        <w:t>Заключение</w:t>
      </w:r>
      <w:bookmarkEnd w:id="565"/>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28D5CC8D"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Была разработана </w:t>
      </w:r>
      <w:del w:id="566" w:author="Пользователь Windows" w:date="2021-01-27T20:46:00Z">
        <w:r w:rsidDel="00A72F69">
          <w:rPr>
            <w:rFonts w:ascii="Times New Roman" w:hAnsi="Times New Roman" w:cs="Times New Roman"/>
            <w:sz w:val="28"/>
          </w:rPr>
          <w:delText xml:space="preserve">централизованная </w:delText>
        </w:r>
      </w:del>
      <w:r>
        <w:rPr>
          <w:rFonts w:ascii="Times New Roman" w:hAnsi="Times New Roman" w:cs="Times New Roman"/>
          <w:sz w:val="28"/>
        </w:rPr>
        <w:t>архитектура</w:t>
      </w:r>
      <w:ins w:id="567" w:author="Пользователь Windows" w:date="2021-01-27T20:46:00Z">
        <w:r w:rsidR="00A72F69">
          <w:rPr>
            <w:rFonts w:ascii="Times New Roman" w:hAnsi="Times New Roman" w:cs="Times New Roman"/>
            <w:sz w:val="28"/>
          </w:rPr>
          <w:t xml:space="preserve"> системы</w:t>
        </w:r>
      </w:ins>
      <w:r>
        <w:rPr>
          <w:rFonts w:ascii="Times New Roman" w:hAnsi="Times New Roman" w:cs="Times New Roman"/>
          <w:sz w:val="28"/>
        </w:rPr>
        <w:t xml:space="preserve">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1D3DB6B1"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ins w:id="568" w:author="Пользователь Windows" w:date="2021-01-27T20:50:00Z">
        <w:r w:rsidR="00490358">
          <w:rPr>
            <w:rFonts w:ascii="Times New Roman" w:hAnsi="Times New Roman" w:cs="Times New Roman"/>
            <w:sz w:val="28"/>
          </w:rPr>
          <w:t>: менее 50 мс на процессы реального времени</w:t>
        </w:r>
      </w:ins>
      <w:r>
        <w:rPr>
          <w:rFonts w:ascii="Times New Roman" w:hAnsi="Times New Roman" w:cs="Times New Roman"/>
          <w:sz w:val="28"/>
        </w:rPr>
        <w:t>;</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58D3076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ins w:id="569" w:author="Пользователь Windows" w:date="2021-01-27T20:51:00Z">
        <w:r w:rsidR="00490358">
          <w:rPr>
            <w:rFonts w:ascii="Times New Roman" w:hAnsi="Times New Roman" w:cs="Times New Roman"/>
            <w:sz w:val="28"/>
          </w:rPr>
          <w:t>: подсистема «Формирования наборов данных»</w:t>
        </w:r>
      </w:ins>
      <w:r>
        <w:rPr>
          <w:rFonts w:ascii="Times New Roman" w:hAnsi="Times New Roman" w:cs="Times New Roman"/>
          <w:sz w:val="28"/>
        </w:rPr>
        <w:t>;</w:t>
      </w:r>
    </w:p>
    <w:p w14:paraId="0D7FE850" w14:textId="479AFBBE"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ins w:id="570" w:author="Пользователь Windows" w:date="2021-01-27T20:49:00Z">
        <w:r w:rsidR="00490358">
          <w:rPr>
            <w:rFonts w:ascii="Times New Roman" w:hAnsi="Times New Roman" w:cs="Times New Roman"/>
            <w:sz w:val="28"/>
          </w:rPr>
          <w:t xml:space="preserve">: точность прогнозирования </w:t>
        </w:r>
      </w:ins>
      <w:ins w:id="571" w:author="Пользователь Windows" w:date="2021-01-27T20:50:00Z">
        <w:r w:rsidR="00490358">
          <w:rPr>
            <w:rFonts w:ascii="Times New Roman" w:hAnsi="Times New Roman" w:cs="Times New Roman"/>
            <w:sz w:val="28"/>
          </w:rPr>
          <w:t>выше 99,9%</w:t>
        </w:r>
      </w:ins>
      <w:r>
        <w:rPr>
          <w:rFonts w:ascii="Times New Roman" w:hAnsi="Times New Roman" w:cs="Times New Roman"/>
          <w:sz w:val="28"/>
        </w:rPr>
        <w:t>.</w:t>
      </w:r>
    </w:p>
    <w:p w14:paraId="2BF1D770" w14:textId="2BDBCA16" w:rsidR="00775658" w:rsidRDefault="00775658" w:rsidP="00775658">
      <w:pPr>
        <w:spacing w:after="0" w:line="360" w:lineRule="auto"/>
        <w:jc w:val="both"/>
        <w:rPr>
          <w:rFonts w:ascii="Times New Roman" w:hAnsi="Times New Roman" w:cs="Times New Roman"/>
          <w:sz w:val="28"/>
        </w:rPr>
      </w:pPr>
      <w:bookmarkStart w:id="572" w:name="_GoBack"/>
      <w:bookmarkEnd w:id="572"/>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Del="00490358" w:rsidRDefault="00775658" w:rsidP="00775658">
      <w:pPr>
        <w:spacing w:after="0" w:line="360" w:lineRule="auto"/>
        <w:jc w:val="both"/>
        <w:rPr>
          <w:del w:id="573" w:author="Пользователь Windows" w:date="2021-01-27T20:51:00Z"/>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574" w:name="_Toc62603064"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Content>
        <w:p w14:paraId="4B8151DA" w14:textId="0D76AA93" w:rsidR="007E4141" w:rsidRDefault="007E4141">
          <w:pPr>
            <w:pStyle w:val="1"/>
          </w:pPr>
          <w:r>
            <w:t>Список литературы</w:t>
          </w:r>
          <w:bookmarkEnd w:id="574"/>
        </w:p>
        <w:sdt>
          <w:sdtPr>
            <w:id w:val="111145805"/>
            <w:bibliography/>
          </w:sdtPr>
          <w:sdtContent>
            <w:p w14:paraId="0138C1C3" w14:textId="77777777" w:rsidR="00387B53" w:rsidRDefault="007E4141" w:rsidP="00387B53">
              <w:pPr>
                <w:pStyle w:val="a5"/>
                <w:rPr>
                  <w:noProof/>
                  <w:vanish/>
                  <w:sz w:val="24"/>
                  <w:szCs w:val="24"/>
                </w:rPr>
              </w:pPr>
              <w:r>
                <w:fldChar w:fldCharType="begin"/>
              </w:r>
              <w:r>
                <w:instrText>BIBLIOGRAPHY</w:instrText>
              </w:r>
              <w:r>
                <w:fldChar w:fldCharType="separate"/>
              </w:r>
              <w:r w:rsidR="00387B5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387B53" w14:paraId="00758412" w14:textId="77777777" w:rsidTr="00387B53">
                <w:trPr>
                  <w:tblCellSpacing w:w="15" w:type="dxa"/>
                </w:trPr>
                <w:tc>
                  <w:tcPr>
                    <w:tcW w:w="0" w:type="auto"/>
                    <w:hideMark/>
                  </w:tcPr>
                  <w:p w14:paraId="796E03D8" w14:textId="77777777" w:rsidR="00387B53" w:rsidRDefault="00387B53">
                    <w:pPr>
                      <w:pStyle w:val="a5"/>
                      <w:rPr>
                        <w:noProof/>
                      </w:rPr>
                    </w:pPr>
                    <w:r w:rsidRPr="00387B53">
                      <w:rPr>
                        <w:rFonts w:ascii="Times New Roman" w:hAnsi="Times New Roman" w:cs="Times New Roman"/>
                        <w:noProof/>
                        <w:sz w:val="28"/>
                      </w:rPr>
                      <w:t>1</w:t>
                    </w:r>
                    <w:r>
                      <w:rPr>
                        <w:noProof/>
                      </w:rPr>
                      <w:t>.</w:t>
                    </w:r>
                  </w:p>
                </w:tc>
                <w:tc>
                  <w:tcPr>
                    <w:tcW w:w="0" w:type="auto"/>
                    <w:hideMark/>
                  </w:tcPr>
                  <w:p w14:paraId="0C96638B"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387B53" w:rsidRPr="002817B5" w14:paraId="572B97B7" w14:textId="77777777" w:rsidTr="00387B53">
                <w:trPr>
                  <w:tblCellSpacing w:w="15" w:type="dxa"/>
                </w:trPr>
                <w:tc>
                  <w:tcPr>
                    <w:tcW w:w="0" w:type="auto"/>
                    <w:hideMark/>
                  </w:tcPr>
                  <w:p w14:paraId="37585F56"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2.</w:t>
                    </w:r>
                  </w:p>
                </w:tc>
                <w:tc>
                  <w:tcPr>
                    <w:tcW w:w="0" w:type="auto"/>
                    <w:hideMark/>
                  </w:tcPr>
                  <w:p w14:paraId="544E33F1" w14:textId="77777777" w:rsidR="00387B53" w:rsidRPr="00CF7458" w:rsidRDefault="00387B53" w:rsidP="00387B53">
                    <w:pPr>
                      <w:pStyle w:val="a5"/>
                      <w:spacing w:after="0" w:line="360" w:lineRule="auto"/>
                      <w:contextualSpacing/>
                      <w:jc w:val="both"/>
                      <w:rPr>
                        <w:rFonts w:ascii="Times New Roman" w:hAnsi="Times New Roman" w:cs="Times New Roman"/>
                        <w:noProof/>
                        <w:sz w:val="28"/>
                        <w:lang w:val="en-US"/>
                      </w:rPr>
                    </w:pPr>
                    <w:r w:rsidRPr="00CF7458">
                      <w:rPr>
                        <w:rFonts w:ascii="Times New Roman" w:hAnsi="Times New Roman" w:cs="Times New Roman"/>
                        <w:noProof/>
                        <w:sz w:val="28"/>
                        <w:lang w:val="en-US"/>
                      </w:rPr>
                      <w:t>A. Johnson, J. Wen et al., "Integrated system architecture and technology roadmap toward WAMPAC", ISGT 2011, 17-19 Jan. 2011.</w:t>
                    </w:r>
                  </w:p>
                </w:tc>
              </w:tr>
              <w:tr w:rsidR="00387B53" w14:paraId="3BF2B817" w14:textId="77777777" w:rsidTr="00387B53">
                <w:trPr>
                  <w:tblCellSpacing w:w="15" w:type="dxa"/>
                </w:trPr>
                <w:tc>
                  <w:tcPr>
                    <w:tcW w:w="0" w:type="auto"/>
                    <w:hideMark/>
                  </w:tcPr>
                  <w:p w14:paraId="3E68284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3.</w:t>
                    </w:r>
                  </w:p>
                </w:tc>
                <w:tc>
                  <w:tcPr>
                    <w:tcW w:w="0" w:type="auto"/>
                    <w:hideMark/>
                  </w:tcPr>
                  <w:p w14:paraId="3CDE6C6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387B53" w14:paraId="611D5437" w14:textId="77777777" w:rsidTr="00387B53">
                <w:trPr>
                  <w:tblCellSpacing w:w="15" w:type="dxa"/>
                </w:trPr>
                <w:tc>
                  <w:tcPr>
                    <w:tcW w:w="0" w:type="auto"/>
                    <w:hideMark/>
                  </w:tcPr>
                  <w:p w14:paraId="698D150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4.</w:t>
                    </w:r>
                  </w:p>
                </w:tc>
                <w:tc>
                  <w:tcPr>
                    <w:tcW w:w="0" w:type="auto"/>
                    <w:hideMark/>
                  </w:tcPr>
                  <w:p w14:paraId="646DBDF5"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387B53" w14:paraId="66E66431" w14:textId="77777777" w:rsidTr="00387B53">
                <w:trPr>
                  <w:tblCellSpacing w:w="15" w:type="dxa"/>
                </w:trPr>
                <w:tc>
                  <w:tcPr>
                    <w:tcW w:w="0" w:type="auto"/>
                    <w:hideMark/>
                  </w:tcPr>
                  <w:p w14:paraId="3D34B79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5.</w:t>
                    </w:r>
                  </w:p>
                </w:tc>
                <w:tc>
                  <w:tcPr>
                    <w:tcW w:w="0" w:type="auto"/>
                    <w:hideMark/>
                  </w:tcPr>
                  <w:p w14:paraId="2A7508F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387B53" w14:paraId="506D64B5" w14:textId="77777777" w:rsidTr="00387B53">
                <w:trPr>
                  <w:tblCellSpacing w:w="15" w:type="dxa"/>
                </w:trPr>
                <w:tc>
                  <w:tcPr>
                    <w:tcW w:w="0" w:type="auto"/>
                    <w:hideMark/>
                  </w:tcPr>
                  <w:p w14:paraId="2F9E91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6.</w:t>
                    </w:r>
                  </w:p>
                </w:tc>
                <w:tc>
                  <w:tcPr>
                    <w:tcW w:w="0" w:type="auto"/>
                    <w:hideMark/>
                  </w:tcPr>
                  <w:p w14:paraId="7151210A"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2.2.2/2.4.1340-03 Гигиенические требования к персональным электронно-вычислительным машинам и организации работы.</w:t>
                    </w:r>
                  </w:p>
                </w:tc>
              </w:tr>
              <w:tr w:rsidR="00387B53" w14:paraId="26836462" w14:textId="77777777" w:rsidTr="00387B53">
                <w:trPr>
                  <w:tblCellSpacing w:w="15" w:type="dxa"/>
                </w:trPr>
                <w:tc>
                  <w:tcPr>
                    <w:tcW w:w="0" w:type="auto"/>
                    <w:hideMark/>
                  </w:tcPr>
                  <w:p w14:paraId="0FBD5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7.</w:t>
                    </w:r>
                  </w:p>
                </w:tc>
                <w:tc>
                  <w:tcPr>
                    <w:tcW w:w="0" w:type="auto"/>
                    <w:hideMark/>
                  </w:tcPr>
                  <w:p w14:paraId="6E113DF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12.0.003-15 Система стандартов безопасности труда. Опасные и вредные производственные факторы. Классификация.</w:t>
                    </w:r>
                  </w:p>
                </w:tc>
              </w:tr>
              <w:tr w:rsidR="00387B53" w14:paraId="45B31435" w14:textId="77777777" w:rsidTr="00387B53">
                <w:trPr>
                  <w:tblCellSpacing w:w="15" w:type="dxa"/>
                </w:trPr>
                <w:tc>
                  <w:tcPr>
                    <w:tcW w:w="0" w:type="auto"/>
                    <w:hideMark/>
                  </w:tcPr>
                  <w:p w14:paraId="19AEBED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8.</w:t>
                    </w:r>
                  </w:p>
                </w:tc>
                <w:tc>
                  <w:tcPr>
                    <w:tcW w:w="0" w:type="auto"/>
                    <w:hideMark/>
                  </w:tcPr>
                  <w:p w14:paraId="5FDD3E7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12.1.003-2014 Система стандартов безопасности труда. Шум. Общие требования безопасности.</w:t>
                    </w:r>
                  </w:p>
                </w:tc>
              </w:tr>
              <w:tr w:rsidR="00387B53" w14:paraId="5FB150CA" w14:textId="77777777" w:rsidTr="00387B53">
                <w:trPr>
                  <w:tblCellSpacing w:w="15" w:type="dxa"/>
                </w:trPr>
                <w:tc>
                  <w:tcPr>
                    <w:tcW w:w="0" w:type="auto"/>
                    <w:hideMark/>
                  </w:tcPr>
                  <w:p w14:paraId="021B0415"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9.</w:t>
                    </w:r>
                  </w:p>
                </w:tc>
                <w:tc>
                  <w:tcPr>
                    <w:tcW w:w="0" w:type="auto"/>
                    <w:hideMark/>
                  </w:tcPr>
                  <w:p w14:paraId="6178506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12.1.029-80 Система стандартов безопасности труда. Средства и методы защиты от шума. Классификация.</w:t>
                    </w:r>
                  </w:p>
                </w:tc>
              </w:tr>
              <w:tr w:rsidR="00387B53" w14:paraId="35871F69" w14:textId="77777777" w:rsidTr="00387B53">
                <w:trPr>
                  <w:tblCellSpacing w:w="15" w:type="dxa"/>
                </w:trPr>
                <w:tc>
                  <w:tcPr>
                    <w:tcW w:w="0" w:type="auto"/>
                    <w:hideMark/>
                  </w:tcPr>
                  <w:p w14:paraId="30755044"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lastRenderedPageBreak/>
                      <w:t>10.</w:t>
                    </w:r>
                  </w:p>
                </w:tc>
                <w:tc>
                  <w:tcPr>
                    <w:tcW w:w="0" w:type="auto"/>
                    <w:hideMark/>
                  </w:tcPr>
                  <w:p w14:paraId="1F95165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51.13330.2011. Защита от шума. Актуализированная редакция СНиП 23-03-2003.</w:t>
                    </w:r>
                  </w:p>
                </w:tc>
              </w:tr>
              <w:tr w:rsidR="00387B53" w14:paraId="126DCA85" w14:textId="77777777" w:rsidTr="00387B53">
                <w:trPr>
                  <w:tblCellSpacing w:w="15" w:type="dxa"/>
                </w:trPr>
                <w:tc>
                  <w:tcPr>
                    <w:tcW w:w="0" w:type="auto"/>
                    <w:hideMark/>
                  </w:tcPr>
                  <w:p w14:paraId="1BCCD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11.</w:t>
                    </w:r>
                  </w:p>
                </w:tc>
                <w:tc>
                  <w:tcPr>
                    <w:tcW w:w="0" w:type="auto"/>
                    <w:hideMark/>
                  </w:tcPr>
                  <w:p w14:paraId="1CB2CCF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387B53" w14:paraId="116E6C1E" w14:textId="77777777" w:rsidTr="00387B53">
                <w:trPr>
                  <w:tblCellSpacing w:w="15" w:type="dxa"/>
                </w:trPr>
                <w:tc>
                  <w:tcPr>
                    <w:tcW w:w="0" w:type="auto"/>
                    <w:hideMark/>
                  </w:tcPr>
                  <w:p w14:paraId="18FEF8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12.</w:t>
                    </w:r>
                  </w:p>
                </w:tc>
                <w:tc>
                  <w:tcPr>
                    <w:tcW w:w="0" w:type="auto"/>
                    <w:hideMark/>
                  </w:tcPr>
                  <w:p w14:paraId="08A0872D"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r w:rsidR="00387B53" w14:paraId="6549A681" w14:textId="77777777" w:rsidTr="00387B53">
                <w:trPr>
                  <w:tblCellSpacing w:w="15" w:type="dxa"/>
                </w:trPr>
                <w:tc>
                  <w:tcPr>
                    <w:tcW w:w="0" w:type="auto"/>
                    <w:hideMark/>
                  </w:tcPr>
                  <w:p w14:paraId="5436792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13.</w:t>
                    </w:r>
                  </w:p>
                </w:tc>
                <w:tc>
                  <w:tcPr>
                    <w:tcW w:w="0" w:type="auto"/>
                    <w:hideMark/>
                  </w:tcPr>
                  <w:p w14:paraId="48D317E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СанПиН2.2.1/2.1.1.1278-03 Гигиенические требования к естественному, искусственному и совмещенному освещению жилых и общественных зданий.</w:t>
                    </w:r>
                  </w:p>
                </w:tc>
              </w:tr>
              <w:tr w:rsidR="00387B53" w14:paraId="6B944668" w14:textId="77777777" w:rsidTr="00387B53">
                <w:trPr>
                  <w:tblCellSpacing w:w="15" w:type="dxa"/>
                </w:trPr>
                <w:tc>
                  <w:tcPr>
                    <w:tcW w:w="0" w:type="auto"/>
                    <w:hideMark/>
                  </w:tcPr>
                  <w:p w14:paraId="558580AC"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14.</w:t>
                    </w:r>
                  </w:p>
                </w:tc>
                <w:tc>
                  <w:tcPr>
                    <w:tcW w:w="0" w:type="auto"/>
                    <w:hideMark/>
                  </w:tcPr>
                  <w:p w14:paraId="7DA63034"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52.13330.2016 Естественное и искусственное освещение.</w:t>
                    </w:r>
                  </w:p>
                </w:tc>
              </w:tr>
              <w:tr w:rsidR="00387B53" w14:paraId="61982556" w14:textId="77777777" w:rsidTr="00387B53">
                <w:trPr>
                  <w:tblCellSpacing w:w="15" w:type="dxa"/>
                </w:trPr>
                <w:tc>
                  <w:tcPr>
                    <w:tcW w:w="0" w:type="auto"/>
                    <w:hideMark/>
                  </w:tcPr>
                  <w:p w14:paraId="325DE60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15.</w:t>
                    </w:r>
                  </w:p>
                </w:tc>
                <w:tc>
                  <w:tcPr>
                    <w:tcW w:w="0" w:type="auto"/>
                    <w:hideMark/>
                  </w:tcPr>
                  <w:p w14:paraId="574DE00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2.2.4.548-96 Гигиенические требования к микроклимату производственных помещений.</w:t>
                    </w:r>
                  </w:p>
                </w:tc>
              </w:tr>
              <w:tr w:rsidR="00387B53" w14:paraId="21730219" w14:textId="77777777" w:rsidTr="00387B53">
                <w:trPr>
                  <w:tblCellSpacing w:w="15" w:type="dxa"/>
                </w:trPr>
                <w:tc>
                  <w:tcPr>
                    <w:tcW w:w="0" w:type="auto"/>
                    <w:hideMark/>
                  </w:tcPr>
                  <w:p w14:paraId="24DD484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16.</w:t>
                    </w:r>
                  </w:p>
                </w:tc>
                <w:tc>
                  <w:tcPr>
                    <w:tcW w:w="0" w:type="auto"/>
                    <w:hideMark/>
                  </w:tcPr>
                  <w:p w14:paraId="582BC00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12.1.030-81 ССБТ Электробезопасность. Защитное заземление. Зануление.</w:t>
                    </w:r>
                  </w:p>
                </w:tc>
              </w:tr>
              <w:tr w:rsidR="00387B53" w14:paraId="0F0C83B4" w14:textId="77777777" w:rsidTr="00387B53">
                <w:trPr>
                  <w:tblCellSpacing w:w="15" w:type="dxa"/>
                </w:trPr>
                <w:tc>
                  <w:tcPr>
                    <w:tcW w:w="0" w:type="auto"/>
                    <w:hideMark/>
                  </w:tcPr>
                  <w:p w14:paraId="542430F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17.</w:t>
                    </w:r>
                  </w:p>
                </w:tc>
                <w:tc>
                  <w:tcPr>
                    <w:tcW w:w="0" w:type="auto"/>
                    <w:hideMark/>
                  </w:tcPr>
                  <w:p w14:paraId="0B77D3F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12.1.038-82 ССБТ Электробезопасность. Предельно допустимые значения напряжений прикосновения и токов.</w:t>
                    </w:r>
                  </w:p>
                </w:tc>
              </w:tr>
              <w:tr w:rsidR="00387B53" w14:paraId="1B55A506" w14:textId="77777777" w:rsidTr="00387B53">
                <w:trPr>
                  <w:tblCellSpacing w:w="15" w:type="dxa"/>
                </w:trPr>
                <w:tc>
                  <w:tcPr>
                    <w:tcW w:w="0" w:type="auto"/>
                    <w:hideMark/>
                  </w:tcPr>
                  <w:p w14:paraId="6E254E5B"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18.</w:t>
                    </w:r>
                  </w:p>
                </w:tc>
                <w:tc>
                  <w:tcPr>
                    <w:tcW w:w="0" w:type="auto"/>
                    <w:hideMark/>
                  </w:tcPr>
                  <w:p w14:paraId="283BDB37"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Правила устройства электроустановок. – СПб.: Изд-во ДЕАН, 2001. – 928 с.</w:t>
                    </w:r>
                  </w:p>
                </w:tc>
              </w:tr>
              <w:tr w:rsidR="00387B53" w14:paraId="511C08D6" w14:textId="77777777" w:rsidTr="00387B53">
                <w:trPr>
                  <w:tblCellSpacing w:w="15" w:type="dxa"/>
                </w:trPr>
                <w:tc>
                  <w:tcPr>
                    <w:tcW w:w="0" w:type="auto"/>
                    <w:hideMark/>
                  </w:tcPr>
                  <w:p w14:paraId="3FA89B11"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19.</w:t>
                    </w:r>
                  </w:p>
                </w:tc>
                <w:tc>
                  <w:tcPr>
                    <w:tcW w:w="0" w:type="auto"/>
                    <w:hideMark/>
                  </w:tcPr>
                  <w:p w14:paraId="4251A462"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bl>
            <w:p w14:paraId="3B8BCD4A" w14:textId="77777777" w:rsidR="00387B53" w:rsidRDefault="00387B53" w:rsidP="00387B53">
              <w:pPr>
                <w:pStyle w:val="a5"/>
                <w:rPr>
                  <w:rFonts w:eastAsiaTheme="minorEastAsia"/>
                  <w:noProof/>
                  <w:vanish/>
                </w:rPr>
              </w:pPr>
              <w:r>
                <w:rPr>
                  <w:noProof/>
                  <w:vanish/>
                </w:rPr>
                <w:t>x</w:t>
              </w:r>
            </w:p>
            <w:p w14:paraId="3B2E031E" w14:textId="24AFF5D5" w:rsidR="007E4141" w:rsidRDefault="007E4141" w:rsidP="00387B53">
              <w:r>
                <w:rPr>
                  <w:b/>
                  <w:bCs/>
                </w:rPr>
                <w:fldChar w:fldCharType="end"/>
              </w:r>
            </w:p>
          </w:sdtContent>
        </w:sdt>
      </w:sdtContent>
    </w:sdt>
    <w:p w14:paraId="492ECF82" w14:textId="77777777" w:rsidR="007E4141" w:rsidRPr="00414715" w:rsidRDefault="007E4141" w:rsidP="007E4141">
      <w:pPr>
        <w:spacing w:after="0" w:line="360" w:lineRule="auto"/>
        <w:ind w:firstLine="709"/>
        <w:contextualSpacing/>
        <w:jc w:val="both"/>
        <w:rPr>
          <w:rFonts w:ascii="Times New Roman" w:hAnsi="Times New Roman" w:cs="Times New Roman"/>
          <w:sz w:val="28"/>
        </w:rPr>
      </w:pPr>
    </w:p>
    <w:sectPr w:rsidR="007E4141" w:rsidRPr="00414715" w:rsidSect="00AC4E0E">
      <w:footerReference w:type="default" r:id="rId69"/>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ton Prokhorov" w:date="2021-01-26T17:12:00Z" w:initials="AP">
    <w:p w14:paraId="67FEB0DC" w14:textId="77777777" w:rsidR="0080299B" w:rsidRDefault="0080299B" w:rsidP="006878A7">
      <w:pPr>
        <w:pStyle w:val="ac"/>
      </w:pPr>
      <w:r>
        <w:rPr>
          <w:rStyle w:val="ab"/>
        </w:rPr>
        <w:annotationRef/>
      </w:r>
      <w:r>
        <w:rPr>
          <w:noProof/>
        </w:rPr>
        <w:t xml:space="preserve">Это все? </w:t>
      </w:r>
    </w:p>
  </w:comment>
  <w:comment w:id="3" w:author="Пользователь Windows" w:date="2021-01-26T23:14:00Z" w:initials="ПW">
    <w:p w14:paraId="1D2F712C" w14:textId="76562838" w:rsidR="0080299B" w:rsidRDefault="0080299B">
      <w:pPr>
        <w:pStyle w:val="ac"/>
      </w:pPr>
      <w:r>
        <w:rPr>
          <w:rStyle w:val="ab"/>
        </w:rPr>
        <w:annotationRef/>
      </w:r>
      <w:r>
        <w:t>Что не так?</w:t>
      </w:r>
    </w:p>
  </w:comment>
  <w:comment w:id="12" w:author="Anton Prokhorov" w:date="2021-01-26T17:18:00Z" w:initials="AP">
    <w:p w14:paraId="6D1CFDD7" w14:textId="77777777" w:rsidR="0080299B" w:rsidRDefault="0080299B" w:rsidP="00652966">
      <w:pPr>
        <w:pStyle w:val="ac"/>
      </w:pPr>
      <w:r>
        <w:rPr>
          <w:rStyle w:val="ab"/>
        </w:rPr>
        <w:annotationRef/>
      </w:r>
      <w:r>
        <w:rPr>
          <w:noProof/>
        </w:rPr>
        <w:t>не забудьте далее расшифровать критерии точности алгоритма</w:t>
      </w:r>
    </w:p>
  </w:comment>
  <w:comment w:id="13" w:author="Пользователь Windows" w:date="2021-01-26T23:53:00Z" w:initials="ПW">
    <w:p w14:paraId="7CE7BB65" w14:textId="158EB35D" w:rsidR="0080299B" w:rsidRDefault="0080299B">
      <w:pPr>
        <w:pStyle w:val="ac"/>
      </w:pPr>
      <w:r>
        <w:rPr>
          <w:rStyle w:val="ab"/>
        </w:rPr>
        <w:annotationRef/>
      </w:r>
      <w:r>
        <w:t>В выводах, наверное, лучше?</w:t>
      </w:r>
    </w:p>
  </w:comment>
  <w:comment w:id="18" w:author="Anton Prokhorov" w:date="2021-01-26T17:40:00Z" w:initials="AP">
    <w:p w14:paraId="46788D46" w14:textId="77777777" w:rsidR="0080299B" w:rsidRDefault="0080299B" w:rsidP="00652966">
      <w:pPr>
        <w:pStyle w:val="ac"/>
      </w:pPr>
      <w:r>
        <w:rPr>
          <w:rStyle w:val="ab"/>
        </w:rPr>
        <w:annotationRef/>
      </w:r>
      <w:r>
        <w:rPr>
          <w:noProof/>
        </w:rPr>
        <w:t xml:space="preserve">не согласовано с рефератом или я не поянл. В реферате пишете про </w:t>
      </w:r>
      <w:r>
        <w:rPr>
          <w:rFonts w:ascii="Times New Roman" w:hAnsi="Times New Roman" w:cs="Times New Roman"/>
          <w:sz w:val="28"/>
          <w:szCs w:val="28"/>
        </w:rPr>
        <w:t>анализ архитектур систем централизованной противоаварийной автоматики</w:t>
      </w:r>
    </w:p>
  </w:comment>
  <w:comment w:id="19" w:author="Пользователь Windows" w:date="2021-01-27T00:04:00Z" w:initials="ПW">
    <w:p w14:paraId="1D6978C0" w14:textId="72DC8971" w:rsidR="0080299B" w:rsidRDefault="0080299B">
      <w:pPr>
        <w:pStyle w:val="ac"/>
      </w:pPr>
      <w:r>
        <w:rPr>
          <w:rStyle w:val="ab"/>
        </w:rPr>
        <w:annotationRef/>
      </w:r>
      <w:r>
        <w:t>Поправил</w:t>
      </w:r>
    </w:p>
  </w:comment>
  <w:comment w:id="21" w:author="Anton Prokhorov" w:date="2021-01-26T17:24:00Z" w:initials="AP">
    <w:p w14:paraId="3C1EED79" w14:textId="77777777" w:rsidR="0080299B" w:rsidRDefault="0080299B" w:rsidP="00F31A5D">
      <w:pPr>
        <w:pStyle w:val="ac"/>
        <w:rPr>
          <w:noProof/>
        </w:rPr>
      </w:pPr>
      <w:r>
        <w:rPr>
          <w:rStyle w:val="ab"/>
        </w:rPr>
        <w:annotationRef/>
      </w:r>
      <w:r>
        <w:rPr>
          <w:noProof/>
        </w:rPr>
        <w:t>может стоит сказать, что это программно-аппаратные комплексы, в которых логика работы устройства реализована программно. Вы же должны описать объект и доказать его принадлежность к предметной области. Можно также сказать, что и настройка осуществляется с помощью программных комплексов, при этом процесс настройки представляет собой многократный расчет переходных процессов и слабо автоматизирован.</w:t>
      </w:r>
    </w:p>
    <w:p w14:paraId="09890D88" w14:textId="77777777" w:rsidR="0080299B" w:rsidRDefault="0080299B" w:rsidP="00F31A5D">
      <w:pPr>
        <w:pStyle w:val="ac"/>
      </w:pPr>
      <w:r>
        <w:rPr>
          <w:noProof/>
        </w:rPr>
        <w:t>Важно, наверное, отметить какая ВМ используется для реализации программы, а потом объяснить чем будут отличаться требования к ВМ при централизованной архитектуре.</w:t>
      </w:r>
    </w:p>
  </w:comment>
  <w:comment w:id="22" w:author="Пользователь Windows" w:date="2021-01-27T00:12:00Z" w:initials="ПW">
    <w:p w14:paraId="28D88066" w14:textId="54127E0C" w:rsidR="0080299B" w:rsidRDefault="0080299B">
      <w:pPr>
        <w:pStyle w:val="ac"/>
      </w:pPr>
      <w:r>
        <w:rPr>
          <w:rStyle w:val="ab"/>
        </w:rPr>
        <w:annotationRef/>
      </w:r>
      <w:r>
        <w:t>ВМ – виртуальная машина?</w:t>
      </w:r>
    </w:p>
  </w:comment>
  <w:comment w:id="23" w:author="Пользователь Windows" w:date="2021-01-27T00:16:00Z" w:initials="ПW">
    <w:p w14:paraId="14942ACD" w14:textId="18E00389" w:rsidR="0080299B" w:rsidRDefault="0080299B">
      <w:pPr>
        <w:pStyle w:val="ac"/>
      </w:pPr>
      <w:r>
        <w:rPr>
          <w:rStyle w:val="ab"/>
        </w:rPr>
        <w:annotationRef/>
      </w:r>
      <w:r>
        <w:t>Поправил немного</w:t>
      </w:r>
    </w:p>
  </w:comment>
  <w:comment w:id="24" w:author="Anton Prokhorov" w:date="2021-01-26T17:28:00Z" w:initials="AP">
    <w:p w14:paraId="2C3CCFFA" w14:textId="77777777" w:rsidR="0080299B" w:rsidRDefault="0080299B" w:rsidP="006223BF">
      <w:pPr>
        <w:pStyle w:val="ac"/>
      </w:pPr>
      <w:r>
        <w:rPr>
          <w:rStyle w:val="ab"/>
        </w:rPr>
        <w:annotationRef/>
      </w:r>
      <w:r>
        <w:rPr>
          <w:noProof/>
        </w:rPr>
        <w:t>Это алгоритмы, а где про архитектуру?</w:t>
      </w:r>
    </w:p>
  </w:comment>
  <w:comment w:id="25" w:author="Пользователь Windows" w:date="2021-01-27T00:17:00Z" w:initials="ПW">
    <w:p w14:paraId="63EB44DC" w14:textId="1A09F965" w:rsidR="0080299B" w:rsidRDefault="0080299B">
      <w:pPr>
        <w:pStyle w:val="ac"/>
      </w:pPr>
      <w:r>
        <w:rPr>
          <w:rStyle w:val="ab"/>
        </w:rPr>
        <w:annotationRef/>
      </w:r>
      <w:r>
        <w:t>Но я же тут про свою магистерскую говорю</w:t>
      </w:r>
    </w:p>
  </w:comment>
  <w:comment w:id="27" w:author="Anton Prokhorov" w:date="2021-01-26T17:28:00Z" w:initials="AP">
    <w:p w14:paraId="40FF7994" w14:textId="77777777" w:rsidR="0080299B" w:rsidRDefault="0080299B" w:rsidP="006223BF">
      <w:pPr>
        <w:pStyle w:val="ac"/>
      </w:pPr>
      <w:r>
        <w:rPr>
          <w:rStyle w:val="ab"/>
        </w:rPr>
        <w:annotationRef/>
      </w:r>
      <w:r>
        <w:rPr>
          <w:noProof/>
        </w:rPr>
        <w:t>за счет чего?</w:t>
      </w:r>
    </w:p>
  </w:comment>
  <w:comment w:id="28" w:author="Пользователь Windows" w:date="2021-01-27T00:16:00Z" w:initials="ПW">
    <w:p w14:paraId="740473F0" w14:textId="1ABEC5FF" w:rsidR="0080299B" w:rsidRDefault="0080299B">
      <w:pPr>
        <w:pStyle w:val="ac"/>
      </w:pPr>
      <w:r>
        <w:rPr>
          <w:rStyle w:val="ab"/>
        </w:rPr>
        <w:annotationRef/>
      </w:r>
      <w:r>
        <w:t>Поправил немного</w:t>
      </w:r>
    </w:p>
  </w:comment>
  <w:comment w:id="29" w:author="Пользователь Windows" w:date="2021-01-27T15:50:00Z" w:initials="ПW">
    <w:p w14:paraId="0F0EF930" w14:textId="48492F52" w:rsidR="0080299B" w:rsidRDefault="0080299B">
      <w:pPr>
        <w:pStyle w:val="ac"/>
      </w:pPr>
      <w:r>
        <w:rPr>
          <w:rStyle w:val="ab"/>
        </w:rPr>
        <w:annotationRef/>
      </w:r>
      <w:r>
        <w:t>Еще поправил</w:t>
      </w:r>
    </w:p>
  </w:comment>
  <w:comment w:id="78" w:author="Anton Prokhorov" w:date="2021-01-26T17:31:00Z" w:initials="AP">
    <w:p w14:paraId="032F5263" w14:textId="77777777" w:rsidR="0080299B" w:rsidRPr="007A1258" w:rsidRDefault="0080299B" w:rsidP="00146B3B">
      <w:pPr>
        <w:pStyle w:val="ac"/>
      </w:pPr>
      <w:r>
        <w:rPr>
          <w:rStyle w:val="ab"/>
        </w:rPr>
        <w:annotationRef/>
      </w:r>
      <w:r>
        <w:rPr>
          <w:noProof/>
        </w:rPr>
        <w:t xml:space="preserve">Не слышал про такую задачу. Суть в том, что основное ядро составляет система сбора и хранения СВИ, анаолгично традиционному ОИК, а к ней стыкуются прикладные подсистемы, типа </w:t>
      </w:r>
      <w:r>
        <w:rPr>
          <w:noProof/>
          <w:lang w:val="en-US"/>
        </w:rPr>
        <w:t>EMS</w:t>
      </w:r>
      <w:r w:rsidRPr="007A1258">
        <w:rPr>
          <w:noProof/>
        </w:rPr>
        <w:t xml:space="preserve"> </w:t>
      </w:r>
      <w:r>
        <w:rPr>
          <w:noProof/>
        </w:rPr>
        <w:t>и пр.</w:t>
      </w:r>
    </w:p>
  </w:comment>
  <w:comment w:id="79" w:author="Пользователь Windows" w:date="2021-01-27T00:19:00Z" w:initials="ПW">
    <w:p w14:paraId="41A20A93" w14:textId="765F6A21" w:rsidR="0080299B" w:rsidRPr="00146B3B" w:rsidRDefault="0080299B">
      <w:pPr>
        <w:pStyle w:val="ac"/>
      </w:pPr>
      <w:r>
        <w:rPr>
          <w:rStyle w:val="ab"/>
        </w:rPr>
        <w:annotationRef/>
      </w:r>
      <w:r>
        <w:t xml:space="preserve">Тут имеется в виду, что </w:t>
      </w:r>
      <w:r>
        <w:rPr>
          <w:lang w:val="en-US"/>
        </w:rPr>
        <w:t>WAMPAC</w:t>
      </w:r>
      <w:r w:rsidRPr="00146B3B">
        <w:t xml:space="preserve"> </w:t>
      </w:r>
      <w:r>
        <w:t xml:space="preserve">может легко расширяться за счет прицепления подсистем, которые обеспечивают функции </w:t>
      </w:r>
      <w:r>
        <w:rPr>
          <w:lang w:val="en-US"/>
        </w:rPr>
        <w:t>WAMS</w:t>
      </w:r>
      <w:r w:rsidRPr="00146B3B">
        <w:t>,</w:t>
      </w:r>
      <w:r>
        <w:rPr>
          <w:lang w:val="en-US"/>
        </w:rPr>
        <w:t>WAPS</w:t>
      </w:r>
      <w:r w:rsidRPr="00146B3B">
        <w:t>,</w:t>
      </w:r>
      <w:r>
        <w:rPr>
          <w:lang w:val="en-US"/>
        </w:rPr>
        <w:t>WACS</w:t>
      </w:r>
    </w:p>
  </w:comment>
  <w:comment w:id="89" w:author="Anton Prokhorov" w:date="2021-01-26T17:32:00Z" w:initials="AP">
    <w:p w14:paraId="1E88277B" w14:textId="77777777" w:rsidR="0080299B" w:rsidRDefault="0080299B" w:rsidP="003131BF">
      <w:pPr>
        <w:pStyle w:val="ac"/>
      </w:pPr>
      <w:r>
        <w:rPr>
          <w:rStyle w:val="ab"/>
        </w:rPr>
        <w:annotationRef/>
      </w:r>
      <w:r>
        <w:rPr>
          <w:noProof/>
        </w:rPr>
        <w:t>Это не архитектура, здесь скорее про АССИ СМПР имеет смысл говорить, но есть и другие примеры за рубежом. По архитектуре см.  комментарий выше.</w:t>
      </w:r>
    </w:p>
  </w:comment>
  <w:comment w:id="90" w:author="Пользователь Windows" w:date="2021-01-27T00:47:00Z" w:initials="ПW">
    <w:p w14:paraId="12D0FCFE" w14:textId="69E6584E" w:rsidR="0080299B" w:rsidRDefault="0080299B">
      <w:pPr>
        <w:pStyle w:val="ac"/>
      </w:pPr>
      <w:r>
        <w:rPr>
          <w:rStyle w:val="ab"/>
        </w:rPr>
        <w:annotationRef/>
      </w:r>
      <w:r>
        <w:t>Ниже попытался расписать поподробнее</w:t>
      </w:r>
    </w:p>
  </w:comment>
  <w:comment w:id="166" w:author="Anton Prokhorov" w:date="2021-01-26T17:39:00Z" w:initials="AP">
    <w:p w14:paraId="3D8691E1" w14:textId="77777777" w:rsidR="0080299B" w:rsidRDefault="0080299B" w:rsidP="00750235">
      <w:pPr>
        <w:pStyle w:val="ac"/>
      </w:pPr>
      <w:r>
        <w:rPr>
          <w:rStyle w:val="ab"/>
        </w:rPr>
        <w:annotationRef/>
      </w:r>
      <w:r>
        <w:rPr>
          <w:noProof/>
        </w:rPr>
        <w:t>Да ладно, про ЦСПА много чего написано и зарубежные есть статьи</w:t>
      </w:r>
    </w:p>
  </w:comment>
  <w:comment w:id="167" w:author="Пользователь Windows" w:date="2021-01-27T00:29:00Z" w:initials="ПW">
    <w:p w14:paraId="081A8969" w14:textId="104E114C" w:rsidR="0080299B" w:rsidRDefault="0080299B">
      <w:pPr>
        <w:pStyle w:val="ac"/>
      </w:pPr>
      <w:r>
        <w:rPr>
          <w:rStyle w:val="ab"/>
        </w:rPr>
        <w:annotationRef/>
      </w:r>
      <w:r>
        <w:t>Я не нашел ничего подходящего</w:t>
      </w:r>
    </w:p>
  </w:comment>
  <w:comment w:id="169" w:author="Anton Prokhorov" w:date="2021-01-26T17:41:00Z" w:initials="AP">
    <w:p w14:paraId="7AC530A9" w14:textId="77777777" w:rsidR="0080299B" w:rsidRDefault="0080299B" w:rsidP="00750235">
      <w:pPr>
        <w:pStyle w:val="ac"/>
      </w:pPr>
      <w:r>
        <w:rPr>
          <w:rStyle w:val="ab"/>
        </w:rPr>
        <w:annotationRef/>
      </w:r>
      <w:r>
        <w:rPr>
          <w:noProof/>
        </w:rPr>
        <w:t xml:space="preserve">Не вижу анализа и выводов по архитектуре. Вы должны идти от общей архитектуры к ее частным подсистемам, которые будете разрабатывать и исследовать. </w:t>
      </w:r>
    </w:p>
  </w:comment>
  <w:comment w:id="170" w:author="Пользователь Windows" w:date="2021-01-27T01:07:00Z" w:initials="ПW">
    <w:p w14:paraId="3F176C6E" w14:textId="34AB7606" w:rsidR="0080299B" w:rsidRDefault="0080299B">
      <w:pPr>
        <w:pStyle w:val="ac"/>
      </w:pPr>
      <w:r>
        <w:rPr>
          <w:rStyle w:val="ab"/>
        </w:rPr>
        <w:annotationRef/>
      </w:r>
      <w:r>
        <w:t>Это по выводу или по разделу?</w:t>
      </w:r>
    </w:p>
  </w:comment>
  <w:comment w:id="177" w:author="Anton Prokhorov" w:date="2021-01-26T17:45:00Z" w:initials="AP">
    <w:p w14:paraId="57BD41A4" w14:textId="77777777" w:rsidR="0080299B" w:rsidRDefault="0080299B" w:rsidP="0048739D">
      <w:pPr>
        <w:pStyle w:val="ac"/>
      </w:pPr>
      <w:r>
        <w:rPr>
          <w:rStyle w:val="ab"/>
        </w:rPr>
        <w:annotationRef/>
      </w:r>
      <w:r>
        <w:rPr>
          <w:noProof/>
        </w:rPr>
        <w:t>из схемые не понятно, что есть такой функционал</w:t>
      </w:r>
    </w:p>
  </w:comment>
  <w:comment w:id="178" w:author="Пользователь Windows" w:date="2021-01-27T00:56:00Z" w:initials="ПW">
    <w:p w14:paraId="7825A829" w14:textId="51EC4EBD" w:rsidR="0080299B" w:rsidRDefault="0080299B">
      <w:pPr>
        <w:pStyle w:val="ac"/>
      </w:pPr>
      <w:r>
        <w:rPr>
          <w:rStyle w:val="ab"/>
        </w:rPr>
        <w:annotationRef/>
      </w:r>
      <w:r>
        <w:t>Исправил</w:t>
      </w:r>
    </w:p>
  </w:comment>
  <w:comment w:id="181" w:author="Anton Prokhorov" w:date="2021-01-26T17:45:00Z" w:initials="AP">
    <w:p w14:paraId="2007B69D" w14:textId="77777777" w:rsidR="0080299B" w:rsidRDefault="0080299B" w:rsidP="00E124B2">
      <w:pPr>
        <w:pStyle w:val="ac"/>
      </w:pPr>
      <w:r>
        <w:rPr>
          <w:rStyle w:val="ab"/>
        </w:rPr>
        <w:annotationRef/>
      </w:r>
      <w:r>
        <w:rPr>
          <w:noProof/>
        </w:rPr>
        <w:t xml:space="preserve">как-то не удачно сформулировано. ЧТо имеете ввиду? Мб В предложенной структуре реализованы три принципа противоаварийного управления...нужно объяснить чем они отличаются. Это ИТ диплом! </w:t>
      </w:r>
    </w:p>
  </w:comment>
  <w:comment w:id="182" w:author="Пользователь Windows" w:date="2021-01-27T01:07:00Z" w:initials="ПW">
    <w:p w14:paraId="2AE05EA2" w14:textId="3AC60EF0" w:rsidR="0080299B" w:rsidRDefault="0080299B">
      <w:pPr>
        <w:pStyle w:val="ac"/>
      </w:pPr>
      <w:r>
        <w:rPr>
          <w:rStyle w:val="ab"/>
        </w:rPr>
        <w:annotationRef/>
      </w:r>
      <w:r>
        <w:t>исправил</w:t>
      </w:r>
    </w:p>
  </w:comment>
  <w:comment w:id="183" w:author="Anton Prokhorov" w:date="2021-01-26T17:47:00Z" w:initials="AP">
    <w:p w14:paraId="62F579DA" w14:textId="77777777" w:rsidR="0080299B" w:rsidRDefault="0080299B" w:rsidP="00E124B2">
      <w:pPr>
        <w:pStyle w:val="ac"/>
      </w:pPr>
      <w:r>
        <w:rPr>
          <w:rStyle w:val="ab"/>
        </w:rPr>
        <w:annotationRef/>
      </w:r>
      <w:r>
        <w:rPr>
          <w:noProof/>
        </w:rPr>
        <w:t>очень непонятное пояснение принципа работы.</w:t>
      </w:r>
    </w:p>
  </w:comment>
  <w:comment w:id="184" w:author="Пользователь Windows" w:date="2021-01-27T01:07:00Z" w:initials="ПW">
    <w:p w14:paraId="30B45DEC" w14:textId="143AD0D0" w:rsidR="0080299B" w:rsidRDefault="0080299B">
      <w:pPr>
        <w:pStyle w:val="ac"/>
      </w:pPr>
      <w:r>
        <w:rPr>
          <w:rStyle w:val="ab"/>
        </w:rPr>
        <w:annotationRef/>
      </w:r>
      <w:r>
        <w:t>исправил</w:t>
      </w:r>
    </w:p>
  </w:comment>
  <w:comment w:id="224" w:author="AAK" w:date="2021-01-16T20:55:00Z" w:initials="A">
    <w:p w14:paraId="553A4D80" w14:textId="3FF58034" w:rsidR="0080299B" w:rsidRDefault="0080299B">
      <w:pPr>
        <w:pStyle w:val="ac"/>
      </w:pPr>
      <w:r>
        <w:rPr>
          <w:rStyle w:val="ab"/>
        </w:rPr>
        <w:annotationRef/>
      </w:r>
      <w:r>
        <w:t>Должна быть выравнена по ширине</w:t>
      </w:r>
    </w:p>
  </w:comment>
  <w:comment w:id="225" w:author="Пользователь Windows" w:date="2021-01-17T12:28:00Z" w:initials="ПW">
    <w:p w14:paraId="2F129880" w14:textId="22C6AB7C" w:rsidR="0080299B" w:rsidRDefault="0080299B">
      <w:pPr>
        <w:pStyle w:val="ac"/>
      </w:pPr>
      <w:r>
        <w:rPr>
          <w:rStyle w:val="ab"/>
        </w:rPr>
        <w:annotationRef/>
      </w:r>
      <w:r>
        <w:t>Надпись в шапке?</w:t>
      </w:r>
    </w:p>
  </w:comment>
  <w:comment w:id="226" w:author="AAK" w:date="2021-01-18T18:08:00Z" w:initials="A">
    <w:p w14:paraId="495364C9" w14:textId="10BE7C10" w:rsidR="0080299B" w:rsidRDefault="0080299B">
      <w:pPr>
        <w:pStyle w:val="ac"/>
      </w:pPr>
      <w:r>
        <w:rPr>
          <w:rStyle w:val="ab"/>
        </w:rPr>
        <w:annotationRef/>
      </w:r>
      <w:r>
        <w:t>Вся таблица.</w:t>
      </w:r>
    </w:p>
  </w:comment>
  <w:comment w:id="227" w:author="Пользователь Windows" w:date="2021-01-26T11:40:00Z" w:initials="ПW">
    <w:p w14:paraId="4104E820" w14:textId="3969BC2E" w:rsidR="0080299B" w:rsidRPr="00EB007C" w:rsidRDefault="0080299B">
      <w:pPr>
        <w:pStyle w:val="ac"/>
      </w:pPr>
      <w:r>
        <w:rPr>
          <w:rStyle w:val="ab"/>
        </w:rPr>
        <w:annotationRef/>
      </w:r>
      <w:r>
        <w:t>Выровнял</w:t>
      </w:r>
    </w:p>
  </w:comment>
  <w:comment w:id="247" w:author="AAK" w:date="2021-01-16T20:57:00Z" w:initials="A">
    <w:p w14:paraId="33F72FB5" w14:textId="3B594237" w:rsidR="0080299B" w:rsidRDefault="0080299B">
      <w:pPr>
        <w:pStyle w:val="ac"/>
      </w:pPr>
      <w:r>
        <w:rPr>
          <w:rStyle w:val="ab"/>
        </w:rPr>
        <w:annotationRef/>
      </w:r>
      <w:r>
        <w:t>Вопрос к номеру страницы – шрифт должен быть таким же, как у основного текста. Размер шрифта – не знаю, надо опираться на ваши локальные документы для ВКР.</w:t>
      </w:r>
    </w:p>
  </w:comment>
  <w:comment w:id="248" w:author="Пользователь Windows" w:date="2021-01-17T12:48:00Z" w:initials="ПW">
    <w:p w14:paraId="5901D232" w14:textId="625426C2" w:rsidR="0080299B" w:rsidRDefault="0080299B">
      <w:pPr>
        <w:pStyle w:val="ac"/>
      </w:pPr>
      <w:r>
        <w:rPr>
          <w:rStyle w:val="ab"/>
        </w:rPr>
        <w:annotationRef/>
      </w:r>
      <w:r>
        <w:t>Поправил</w:t>
      </w:r>
    </w:p>
  </w:comment>
  <w:comment w:id="249" w:author="AAK" w:date="2021-01-18T18:09:00Z" w:initials="A">
    <w:p w14:paraId="16064769" w14:textId="4826058A" w:rsidR="0080299B" w:rsidRPr="00122C92" w:rsidRDefault="0080299B">
      <w:pPr>
        <w:pStyle w:val="ac"/>
      </w:pPr>
      <w:r>
        <w:rPr>
          <w:rStyle w:val="ab"/>
        </w:rPr>
        <w:annotationRef/>
      </w:r>
      <w:r>
        <w:t>Что поправили? В</w:t>
      </w:r>
      <w:r w:rsidRPr="00122C92">
        <w:t xml:space="preserve"> </w:t>
      </w:r>
      <w:r>
        <w:t>тексте</w:t>
      </w:r>
      <w:r w:rsidRPr="00122C92">
        <w:t xml:space="preserve"> </w:t>
      </w:r>
      <w:r>
        <w:rPr>
          <w:lang w:val="en-US"/>
        </w:rPr>
        <w:t>Times</w:t>
      </w:r>
      <w:r w:rsidRPr="00122C92">
        <w:t xml:space="preserve"> </w:t>
      </w:r>
      <w:r>
        <w:rPr>
          <w:lang w:val="en-US"/>
        </w:rPr>
        <w:t>New</w:t>
      </w:r>
      <w:r w:rsidRPr="00122C92">
        <w:t xml:space="preserve"> </w:t>
      </w:r>
      <w:r>
        <w:rPr>
          <w:lang w:val="en-US"/>
        </w:rPr>
        <w:t>Roman</w:t>
      </w:r>
      <w:r w:rsidRPr="00122C92">
        <w:t xml:space="preserve">, </w:t>
      </w:r>
      <w:r>
        <w:t>в</w:t>
      </w:r>
      <w:r w:rsidRPr="00122C92">
        <w:t xml:space="preserve"> </w:t>
      </w:r>
      <w:r>
        <w:t xml:space="preserve">номере страницы – </w:t>
      </w:r>
      <w:r>
        <w:rPr>
          <w:lang w:val="en-US"/>
        </w:rPr>
        <w:t>Calibri</w:t>
      </w:r>
      <w:r w:rsidRPr="00122C92">
        <w:t>.</w:t>
      </w:r>
    </w:p>
  </w:comment>
  <w:comment w:id="250" w:author="Пользователь Windows" w:date="2021-01-26T11:43:00Z" w:initials="ПW">
    <w:p w14:paraId="432BC454" w14:textId="13D40A38" w:rsidR="0080299B" w:rsidRDefault="0080299B">
      <w:pPr>
        <w:pStyle w:val="ac"/>
      </w:pPr>
      <w:r>
        <w:rPr>
          <w:rStyle w:val="ab"/>
        </w:rPr>
        <w:annotationRef/>
      </w:r>
      <w:r>
        <w:t>Я поправлял. Сейчас опять поправил. Мб слетает как-то</w:t>
      </w:r>
    </w:p>
  </w:comment>
  <w:comment w:id="262" w:author="AAK" w:date="2021-01-18T18:11:00Z" w:initials="A">
    <w:p w14:paraId="75AF6170" w14:textId="7EADAA3A" w:rsidR="0080299B" w:rsidRPr="00122C92" w:rsidRDefault="0080299B">
      <w:pPr>
        <w:pStyle w:val="ac"/>
      </w:pPr>
      <w:r>
        <w:rPr>
          <w:rStyle w:val="ab"/>
        </w:rPr>
        <w:annotationRef/>
      </w:r>
      <w:r>
        <w:t>Диаграмма компонентов какой части?</w:t>
      </w:r>
    </w:p>
  </w:comment>
  <w:comment w:id="263" w:author="Пользователь Windows" w:date="2021-01-26T12:11:00Z" w:initials="ПW">
    <w:p w14:paraId="742BF6CD" w14:textId="2D13F15B" w:rsidR="0080299B" w:rsidRDefault="0080299B">
      <w:pPr>
        <w:pStyle w:val="ac"/>
      </w:pPr>
      <w:r>
        <w:rPr>
          <w:rStyle w:val="ab"/>
        </w:rPr>
        <w:annotationRef/>
      </w:r>
      <w:r>
        <w:t>Теперь, наверное, не надо ничего указывать</w:t>
      </w:r>
    </w:p>
  </w:comment>
  <w:comment w:id="270" w:author="AAK" w:date="2021-01-16T21:04:00Z" w:initials="A">
    <w:p w14:paraId="423E758A" w14:textId="77777777" w:rsidR="0080299B" w:rsidRPr="00B27342" w:rsidRDefault="0080299B" w:rsidP="00096377">
      <w:pPr>
        <w:pStyle w:val="ac"/>
      </w:pPr>
      <w:r>
        <w:rPr>
          <w:rStyle w:val="ab"/>
        </w:rPr>
        <w:annotationRef/>
      </w:r>
      <w:r>
        <w:t xml:space="preserve">Вы так и не сделали общей системы. Наличие публичных методов </w:t>
      </w:r>
      <w:r>
        <w:rPr>
          <w:lang w:val="en-US"/>
        </w:rPr>
        <w:t>Main</w:t>
      </w:r>
      <w:r w:rsidRPr="00B27342">
        <w:t xml:space="preserve"> </w:t>
      </w:r>
      <w:r>
        <w:t>говорит о том, что всё это запускается ТОЛЬКО по отдельности.</w:t>
      </w:r>
    </w:p>
  </w:comment>
  <w:comment w:id="271" w:author="Пользователь Windows" w:date="2021-01-26T16:55:00Z" w:initials="ПW">
    <w:p w14:paraId="08DDDC90" w14:textId="41D5CBEB" w:rsidR="0080299B" w:rsidRDefault="0080299B">
      <w:pPr>
        <w:pStyle w:val="ac"/>
      </w:pPr>
      <w:r>
        <w:rPr>
          <w:rStyle w:val="ab"/>
        </w:rPr>
        <w:annotationRef/>
      </w:r>
      <w:r>
        <w:t>Исправил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EB0DC" w15:done="0"/>
  <w15:commentEx w15:paraId="1D2F712C" w15:paraIdParent="67FEB0DC" w15:done="0"/>
  <w15:commentEx w15:paraId="6D1CFDD7" w15:done="0"/>
  <w15:commentEx w15:paraId="7CE7BB65" w15:paraIdParent="6D1CFDD7" w15:done="0"/>
  <w15:commentEx w15:paraId="46788D46" w15:done="0"/>
  <w15:commentEx w15:paraId="1D6978C0" w15:paraIdParent="46788D46" w15:done="0"/>
  <w15:commentEx w15:paraId="09890D88" w15:done="0"/>
  <w15:commentEx w15:paraId="28D88066" w15:paraIdParent="09890D88" w15:done="0"/>
  <w15:commentEx w15:paraId="14942ACD" w15:paraIdParent="09890D88" w15:done="0"/>
  <w15:commentEx w15:paraId="2C3CCFFA" w15:done="0"/>
  <w15:commentEx w15:paraId="63EB44DC" w15:paraIdParent="2C3CCFFA" w15:done="0"/>
  <w15:commentEx w15:paraId="40FF7994" w15:done="0"/>
  <w15:commentEx w15:paraId="740473F0" w15:paraIdParent="40FF7994" w15:done="0"/>
  <w15:commentEx w15:paraId="0F0EF930" w15:paraIdParent="40FF7994" w15:done="0"/>
  <w15:commentEx w15:paraId="032F5263" w15:done="0"/>
  <w15:commentEx w15:paraId="41A20A93" w15:paraIdParent="032F5263" w15:done="0"/>
  <w15:commentEx w15:paraId="1E88277B" w15:done="0"/>
  <w15:commentEx w15:paraId="12D0FCFE" w15:paraIdParent="1E88277B" w15:done="0"/>
  <w15:commentEx w15:paraId="3D8691E1" w15:done="0"/>
  <w15:commentEx w15:paraId="081A8969" w15:paraIdParent="3D8691E1" w15:done="0"/>
  <w15:commentEx w15:paraId="7AC530A9" w15:done="0"/>
  <w15:commentEx w15:paraId="3F176C6E" w15:paraIdParent="7AC530A9" w15:done="0"/>
  <w15:commentEx w15:paraId="57BD41A4" w15:done="0"/>
  <w15:commentEx w15:paraId="7825A829" w15:paraIdParent="57BD41A4" w15:done="0"/>
  <w15:commentEx w15:paraId="2007B69D" w15:done="0"/>
  <w15:commentEx w15:paraId="2AE05EA2" w15:paraIdParent="2007B69D" w15:done="0"/>
  <w15:commentEx w15:paraId="62F579DA" w15:done="0"/>
  <w15:commentEx w15:paraId="30B45DEC" w15:paraIdParent="62F579DA" w15:done="0"/>
  <w15:commentEx w15:paraId="553A4D80" w15:done="0"/>
  <w15:commentEx w15:paraId="2F129880" w15:paraIdParent="553A4D80" w15:done="0"/>
  <w15:commentEx w15:paraId="495364C9" w15:paraIdParent="553A4D80" w15:done="0"/>
  <w15:commentEx w15:paraId="4104E820" w15:paraIdParent="553A4D80" w15:done="0"/>
  <w15:commentEx w15:paraId="33F72FB5" w15:done="0"/>
  <w15:commentEx w15:paraId="5901D232" w15:paraIdParent="33F72FB5" w15:done="0"/>
  <w15:commentEx w15:paraId="16064769" w15:paraIdParent="33F72FB5" w15:done="0"/>
  <w15:commentEx w15:paraId="432BC454" w15:paraIdParent="33F72FB5" w15:done="0"/>
  <w15:commentEx w15:paraId="75AF6170" w15:done="0"/>
  <w15:commentEx w15:paraId="742BF6CD" w15:paraIdParent="75AF6170" w15:done="0"/>
  <w15:commentEx w15:paraId="423E758A" w15:done="0"/>
  <w15:commentEx w15:paraId="08DDDC90" w15:paraIdParent="423E75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DD14C" w16cex:dateUtc="2021-01-16T13:55:00Z"/>
  <w16cex:commentExtensible w16cex:durableId="23B04D3B" w16cex:dateUtc="2021-01-18T11:08:00Z"/>
  <w16cex:commentExtensible w16cex:durableId="23ADD1CE" w16cex:dateUtc="2021-01-16T13:57:00Z"/>
  <w16cex:commentExtensible w16cex:durableId="23B04D71" w16cex:dateUtc="2021-01-18T11:09:00Z"/>
  <w16cex:commentExtensible w16cex:durableId="23B04DB4" w16cex:dateUtc="2021-01-18T11:11:00Z"/>
  <w16cex:commentExtensible w16cex:durableId="23B04DC1" w16cex:dateUtc="2021-01-18T11:11:00Z"/>
  <w16cex:commentExtensible w16cex:durableId="23ADD36F" w16cex:dateUtc="2021-01-16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3A4D80" w16cid:durableId="23ADD14C"/>
  <w16cid:commentId w16cid:paraId="2F129880" w16cid:durableId="23B04D2A"/>
  <w16cid:commentId w16cid:paraId="495364C9" w16cid:durableId="23B04D3B"/>
  <w16cid:commentId w16cid:paraId="33F72FB5" w16cid:durableId="23ADD1CE"/>
  <w16cid:commentId w16cid:paraId="5901D232" w16cid:durableId="23B04D2C"/>
  <w16cid:commentId w16cid:paraId="16064769" w16cid:durableId="23B04D71"/>
  <w16cid:commentId w16cid:paraId="75AF6170" w16cid:durableId="23B04DB4"/>
  <w16cid:commentId w16cid:paraId="507E926C" w16cid:durableId="23B04DC1"/>
  <w16cid:commentId w16cid:paraId="4FBDDAC7" w16cid:durableId="23ADD3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703324" w14:textId="77777777" w:rsidR="0037656D" w:rsidRDefault="0037656D" w:rsidP="004E02CB">
      <w:pPr>
        <w:spacing w:after="0" w:line="240" w:lineRule="auto"/>
      </w:pPr>
      <w:r>
        <w:separator/>
      </w:r>
    </w:p>
  </w:endnote>
  <w:endnote w:type="continuationSeparator" w:id="0">
    <w:p w14:paraId="09FF74E0" w14:textId="77777777" w:rsidR="0037656D" w:rsidRDefault="0037656D"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351228"/>
      <w:docPartObj>
        <w:docPartGallery w:val="Page Numbers (Bottom of Page)"/>
        <w:docPartUnique/>
      </w:docPartObj>
    </w:sdtPr>
    <w:sdtContent>
      <w:p w14:paraId="27B0625C" w14:textId="16F2CA57" w:rsidR="0080299B" w:rsidRDefault="0080299B">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A72F69">
          <w:rPr>
            <w:rFonts w:ascii="Times New Roman" w:hAnsi="Times New Roman" w:cs="Times New Roman"/>
            <w:noProof/>
            <w:sz w:val="28"/>
          </w:rPr>
          <w:t>22</w:t>
        </w:r>
        <w:r w:rsidRPr="00EB007C">
          <w:rPr>
            <w:rFonts w:ascii="Times New Roman" w:hAnsi="Times New Roman" w:cs="Times New Roman"/>
            <w:noProof/>
            <w:sz w:val="28"/>
          </w:rPr>
          <w:fldChar w:fldCharType="end"/>
        </w:r>
      </w:p>
    </w:sdtContent>
  </w:sdt>
  <w:p w14:paraId="34BA1D7E" w14:textId="77777777" w:rsidR="0080299B" w:rsidRDefault="0080299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Content>
      <w:p w14:paraId="0C8133CB" w14:textId="27919206" w:rsidR="0080299B" w:rsidRDefault="0080299B">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490358">
          <w:rPr>
            <w:rFonts w:ascii="Times New Roman" w:hAnsi="Times New Roman" w:cs="Times New Roman"/>
            <w:noProof/>
            <w:sz w:val="28"/>
          </w:rPr>
          <w:t>91</w:t>
        </w:r>
        <w:r w:rsidRPr="008D280D">
          <w:rPr>
            <w:rFonts w:ascii="Times New Roman" w:hAnsi="Times New Roman" w:cs="Times New Roman"/>
            <w:sz w:val="28"/>
          </w:rPr>
          <w:fldChar w:fldCharType="end"/>
        </w:r>
      </w:p>
    </w:sdtContent>
  </w:sdt>
  <w:p w14:paraId="53ACB043" w14:textId="77777777" w:rsidR="0080299B" w:rsidRDefault="0080299B">
    <w:pPr>
      <w:pStyle w:val="a8"/>
    </w:pPr>
  </w:p>
  <w:p w14:paraId="052DE81C" w14:textId="77777777" w:rsidR="0080299B" w:rsidRDefault="0080299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10B22" w14:textId="77777777" w:rsidR="0037656D" w:rsidRDefault="0037656D" w:rsidP="004E02CB">
      <w:pPr>
        <w:spacing w:after="0" w:line="240" w:lineRule="auto"/>
      </w:pPr>
      <w:r>
        <w:separator/>
      </w:r>
    </w:p>
  </w:footnote>
  <w:footnote w:type="continuationSeparator" w:id="0">
    <w:p w14:paraId="5A0611BE" w14:textId="77777777" w:rsidR="0037656D" w:rsidRDefault="0037656D"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9"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17"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38"/>
  </w:num>
  <w:num w:numId="3">
    <w:abstractNumId w:val="12"/>
  </w:num>
  <w:num w:numId="4">
    <w:abstractNumId w:val="15"/>
  </w:num>
  <w:num w:numId="5">
    <w:abstractNumId w:val="13"/>
  </w:num>
  <w:num w:numId="6">
    <w:abstractNumId w:val="28"/>
  </w:num>
  <w:num w:numId="7">
    <w:abstractNumId w:val="8"/>
  </w:num>
  <w:num w:numId="8">
    <w:abstractNumId w:val="10"/>
  </w:num>
  <w:num w:numId="9">
    <w:abstractNumId w:val="2"/>
  </w:num>
  <w:num w:numId="10">
    <w:abstractNumId w:val="3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29"/>
  </w:num>
  <w:num w:numId="20">
    <w:abstractNumId w:val="18"/>
  </w:num>
  <w:num w:numId="21">
    <w:abstractNumId w:val="3"/>
  </w:num>
  <w:num w:numId="22">
    <w:abstractNumId w:val="23"/>
  </w:num>
  <w:num w:numId="23">
    <w:abstractNumId w:val="24"/>
  </w:num>
  <w:num w:numId="24">
    <w:abstractNumId w:val="17"/>
  </w:num>
  <w:num w:numId="25">
    <w:abstractNumId w:val="33"/>
  </w:num>
  <w:num w:numId="26">
    <w:abstractNumId w:val="19"/>
  </w:num>
  <w:num w:numId="27">
    <w:abstractNumId w:val="1"/>
  </w:num>
  <w:num w:numId="28">
    <w:abstractNumId w:val="11"/>
  </w:num>
  <w:num w:numId="29">
    <w:abstractNumId w:val="32"/>
  </w:num>
  <w:num w:numId="30">
    <w:abstractNumId w:val="34"/>
  </w:num>
  <w:num w:numId="31">
    <w:abstractNumId w:val="0"/>
  </w:num>
  <w:num w:numId="32">
    <w:abstractNumId w:val="22"/>
  </w:num>
  <w:num w:numId="33">
    <w:abstractNumId w:val="6"/>
  </w:num>
  <w:num w:numId="34">
    <w:abstractNumId w:val="14"/>
  </w:num>
  <w:num w:numId="35">
    <w:abstractNumId w:val="9"/>
  </w:num>
  <w:num w:numId="36">
    <w:abstractNumId w:val="20"/>
  </w:num>
  <w:num w:numId="37">
    <w:abstractNumId w:val="27"/>
  </w:num>
  <w:num w:numId="38">
    <w:abstractNumId w:val="37"/>
  </w:num>
  <w:num w:numId="39">
    <w:abstractNumId w:val="21"/>
  </w:num>
  <w:num w:numId="40">
    <w:abstractNumId w:val="5"/>
  </w:num>
  <w:num w:numId="41">
    <w:abstractNumId w:val="35"/>
  </w:num>
  <w:num w:numId="42">
    <w:abstractNumId w:val="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 Prokhorov">
    <w15:presenceInfo w15:providerId="Windows Live" w15:userId="c82e0728a1310ec9"/>
  </w15:person>
  <w15:person w15:author="Пользователь Windows">
    <w15:presenceInfo w15:providerId="Windows Live" w15:userId="ca21bb2aa54c2dfe"/>
  </w15:person>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41F"/>
    <w:rsid w:val="00034F07"/>
    <w:rsid w:val="00034FDB"/>
    <w:rsid w:val="00047952"/>
    <w:rsid w:val="00094E09"/>
    <w:rsid w:val="00096377"/>
    <w:rsid w:val="000B5617"/>
    <w:rsid w:val="000B5799"/>
    <w:rsid w:val="000B75AB"/>
    <w:rsid w:val="000C5376"/>
    <w:rsid w:val="000C68C0"/>
    <w:rsid w:val="000C7911"/>
    <w:rsid w:val="000D1C39"/>
    <w:rsid w:val="000D7D38"/>
    <w:rsid w:val="00115DC3"/>
    <w:rsid w:val="00115F68"/>
    <w:rsid w:val="00122C92"/>
    <w:rsid w:val="00146B3B"/>
    <w:rsid w:val="00147562"/>
    <w:rsid w:val="00166CBB"/>
    <w:rsid w:val="0018490C"/>
    <w:rsid w:val="001C0B82"/>
    <w:rsid w:val="001D15F1"/>
    <w:rsid w:val="001D3544"/>
    <w:rsid w:val="001D4205"/>
    <w:rsid w:val="001E55F2"/>
    <w:rsid w:val="001E7D01"/>
    <w:rsid w:val="001F0697"/>
    <w:rsid w:val="001F1226"/>
    <w:rsid w:val="001F6D71"/>
    <w:rsid w:val="00200E5F"/>
    <w:rsid w:val="00226E92"/>
    <w:rsid w:val="00243D5D"/>
    <w:rsid w:val="0026768F"/>
    <w:rsid w:val="0027524D"/>
    <w:rsid w:val="00275C6B"/>
    <w:rsid w:val="002805A4"/>
    <w:rsid w:val="002817B5"/>
    <w:rsid w:val="002820C2"/>
    <w:rsid w:val="002917C6"/>
    <w:rsid w:val="0029695E"/>
    <w:rsid w:val="002A0B68"/>
    <w:rsid w:val="002B5FFB"/>
    <w:rsid w:val="002C3E07"/>
    <w:rsid w:val="002E4E13"/>
    <w:rsid w:val="002F0BAC"/>
    <w:rsid w:val="002F59C0"/>
    <w:rsid w:val="003131BF"/>
    <w:rsid w:val="00317EF1"/>
    <w:rsid w:val="00320427"/>
    <w:rsid w:val="003208AC"/>
    <w:rsid w:val="00322377"/>
    <w:rsid w:val="003261C3"/>
    <w:rsid w:val="00331EDD"/>
    <w:rsid w:val="00350B99"/>
    <w:rsid w:val="00352500"/>
    <w:rsid w:val="0036244E"/>
    <w:rsid w:val="0037656D"/>
    <w:rsid w:val="00387B53"/>
    <w:rsid w:val="00395118"/>
    <w:rsid w:val="003A007C"/>
    <w:rsid w:val="003B12ED"/>
    <w:rsid w:val="003B65A0"/>
    <w:rsid w:val="003C5E2F"/>
    <w:rsid w:val="003D3B00"/>
    <w:rsid w:val="003E7AA1"/>
    <w:rsid w:val="00401DFB"/>
    <w:rsid w:val="00402C70"/>
    <w:rsid w:val="004033D6"/>
    <w:rsid w:val="00406004"/>
    <w:rsid w:val="00414715"/>
    <w:rsid w:val="004215EB"/>
    <w:rsid w:val="00424742"/>
    <w:rsid w:val="00431417"/>
    <w:rsid w:val="0043728C"/>
    <w:rsid w:val="00453D10"/>
    <w:rsid w:val="00454914"/>
    <w:rsid w:val="00460A60"/>
    <w:rsid w:val="00460FC9"/>
    <w:rsid w:val="0048739D"/>
    <w:rsid w:val="00490358"/>
    <w:rsid w:val="004A4750"/>
    <w:rsid w:val="004D6BEC"/>
    <w:rsid w:val="004E02CB"/>
    <w:rsid w:val="004F397F"/>
    <w:rsid w:val="004F6B3F"/>
    <w:rsid w:val="005145C9"/>
    <w:rsid w:val="005150D8"/>
    <w:rsid w:val="00515415"/>
    <w:rsid w:val="0052091B"/>
    <w:rsid w:val="00536818"/>
    <w:rsid w:val="005542F9"/>
    <w:rsid w:val="00554F91"/>
    <w:rsid w:val="00572533"/>
    <w:rsid w:val="00585030"/>
    <w:rsid w:val="0058694C"/>
    <w:rsid w:val="005A0545"/>
    <w:rsid w:val="005A5F6B"/>
    <w:rsid w:val="005B01D4"/>
    <w:rsid w:val="005B3252"/>
    <w:rsid w:val="005B517A"/>
    <w:rsid w:val="005C1A27"/>
    <w:rsid w:val="005D6C6A"/>
    <w:rsid w:val="005F116B"/>
    <w:rsid w:val="005F291F"/>
    <w:rsid w:val="005F3AD1"/>
    <w:rsid w:val="005F4C72"/>
    <w:rsid w:val="005F7973"/>
    <w:rsid w:val="00613D80"/>
    <w:rsid w:val="0061427D"/>
    <w:rsid w:val="006222FB"/>
    <w:rsid w:val="006223BF"/>
    <w:rsid w:val="00630E79"/>
    <w:rsid w:val="006364FB"/>
    <w:rsid w:val="0064108F"/>
    <w:rsid w:val="00652966"/>
    <w:rsid w:val="00656E91"/>
    <w:rsid w:val="006614C9"/>
    <w:rsid w:val="00674695"/>
    <w:rsid w:val="0067517E"/>
    <w:rsid w:val="0068190D"/>
    <w:rsid w:val="006878A7"/>
    <w:rsid w:val="00694AD8"/>
    <w:rsid w:val="006A68CB"/>
    <w:rsid w:val="006E1FAE"/>
    <w:rsid w:val="00704578"/>
    <w:rsid w:val="00725682"/>
    <w:rsid w:val="00742D73"/>
    <w:rsid w:val="00750235"/>
    <w:rsid w:val="007552B4"/>
    <w:rsid w:val="00775658"/>
    <w:rsid w:val="00775898"/>
    <w:rsid w:val="00781D8A"/>
    <w:rsid w:val="007877D6"/>
    <w:rsid w:val="00792F11"/>
    <w:rsid w:val="0079741F"/>
    <w:rsid w:val="007C1419"/>
    <w:rsid w:val="007E0A18"/>
    <w:rsid w:val="007E4141"/>
    <w:rsid w:val="007F29EF"/>
    <w:rsid w:val="0080299B"/>
    <w:rsid w:val="0081539C"/>
    <w:rsid w:val="00817BAF"/>
    <w:rsid w:val="00827689"/>
    <w:rsid w:val="00827945"/>
    <w:rsid w:val="00846555"/>
    <w:rsid w:val="00847D25"/>
    <w:rsid w:val="0086076A"/>
    <w:rsid w:val="008666DD"/>
    <w:rsid w:val="00870850"/>
    <w:rsid w:val="00872F1F"/>
    <w:rsid w:val="00877B1B"/>
    <w:rsid w:val="0088339D"/>
    <w:rsid w:val="008911B9"/>
    <w:rsid w:val="008947BB"/>
    <w:rsid w:val="00897D9A"/>
    <w:rsid w:val="008B644F"/>
    <w:rsid w:val="008D022B"/>
    <w:rsid w:val="008D280D"/>
    <w:rsid w:val="008F4C3A"/>
    <w:rsid w:val="00900EB2"/>
    <w:rsid w:val="00907192"/>
    <w:rsid w:val="009221F8"/>
    <w:rsid w:val="00931545"/>
    <w:rsid w:val="00932DF3"/>
    <w:rsid w:val="00934A07"/>
    <w:rsid w:val="00937FBA"/>
    <w:rsid w:val="009408D3"/>
    <w:rsid w:val="00952BAB"/>
    <w:rsid w:val="00963A24"/>
    <w:rsid w:val="00981E0D"/>
    <w:rsid w:val="00991C64"/>
    <w:rsid w:val="009A14C8"/>
    <w:rsid w:val="009C4175"/>
    <w:rsid w:val="009C67B8"/>
    <w:rsid w:val="009C7DD0"/>
    <w:rsid w:val="009D0F98"/>
    <w:rsid w:val="009D4381"/>
    <w:rsid w:val="009F0979"/>
    <w:rsid w:val="00A36F57"/>
    <w:rsid w:val="00A417E1"/>
    <w:rsid w:val="00A41B2A"/>
    <w:rsid w:val="00A6318C"/>
    <w:rsid w:val="00A67742"/>
    <w:rsid w:val="00A72F69"/>
    <w:rsid w:val="00A7393C"/>
    <w:rsid w:val="00A928B4"/>
    <w:rsid w:val="00AA0BDE"/>
    <w:rsid w:val="00AA0E7A"/>
    <w:rsid w:val="00AA4315"/>
    <w:rsid w:val="00AB2E3C"/>
    <w:rsid w:val="00AC4E0E"/>
    <w:rsid w:val="00AD0B46"/>
    <w:rsid w:val="00AD3979"/>
    <w:rsid w:val="00AD66AB"/>
    <w:rsid w:val="00AE205C"/>
    <w:rsid w:val="00AF035E"/>
    <w:rsid w:val="00AF275D"/>
    <w:rsid w:val="00AF2964"/>
    <w:rsid w:val="00AF71BE"/>
    <w:rsid w:val="00B030F8"/>
    <w:rsid w:val="00B110BC"/>
    <w:rsid w:val="00B12904"/>
    <w:rsid w:val="00B13025"/>
    <w:rsid w:val="00B27342"/>
    <w:rsid w:val="00B32FDE"/>
    <w:rsid w:val="00B44D28"/>
    <w:rsid w:val="00B616A0"/>
    <w:rsid w:val="00B66A4C"/>
    <w:rsid w:val="00B816B7"/>
    <w:rsid w:val="00B817E5"/>
    <w:rsid w:val="00B83429"/>
    <w:rsid w:val="00B93569"/>
    <w:rsid w:val="00BB4347"/>
    <w:rsid w:val="00BB6F95"/>
    <w:rsid w:val="00BB735F"/>
    <w:rsid w:val="00C00A0C"/>
    <w:rsid w:val="00C172FF"/>
    <w:rsid w:val="00C17F18"/>
    <w:rsid w:val="00C23DB1"/>
    <w:rsid w:val="00C34E4B"/>
    <w:rsid w:val="00C36DB7"/>
    <w:rsid w:val="00C501D6"/>
    <w:rsid w:val="00C54CE9"/>
    <w:rsid w:val="00C67B5F"/>
    <w:rsid w:val="00C8071F"/>
    <w:rsid w:val="00C81D6B"/>
    <w:rsid w:val="00C935FF"/>
    <w:rsid w:val="00CA056E"/>
    <w:rsid w:val="00CA6200"/>
    <w:rsid w:val="00CC0FB9"/>
    <w:rsid w:val="00CC3330"/>
    <w:rsid w:val="00CC5A17"/>
    <w:rsid w:val="00CD3A99"/>
    <w:rsid w:val="00CD489A"/>
    <w:rsid w:val="00CE1D45"/>
    <w:rsid w:val="00CE256D"/>
    <w:rsid w:val="00CE71F5"/>
    <w:rsid w:val="00CF4958"/>
    <w:rsid w:val="00CF7458"/>
    <w:rsid w:val="00D2171D"/>
    <w:rsid w:val="00D31E7F"/>
    <w:rsid w:val="00D34093"/>
    <w:rsid w:val="00D47834"/>
    <w:rsid w:val="00D73AF1"/>
    <w:rsid w:val="00D91A16"/>
    <w:rsid w:val="00D94BC9"/>
    <w:rsid w:val="00DB3EE1"/>
    <w:rsid w:val="00DD0695"/>
    <w:rsid w:val="00DD10B7"/>
    <w:rsid w:val="00DD6B66"/>
    <w:rsid w:val="00DE0755"/>
    <w:rsid w:val="00DE2637"/>
    <w:rsid w:val="00DE6B9F"/>
    <w:rsid w:val="00E0154D"/>
    <w:rsid w:val="00E02B21"/>
    <w:rsid w:val="00E05C8A"/>
    <w:rsid w:val="00E10FB6"/>
    <w:rsid w:val="00E124B2"/>
    <w:rsid w:val="00E16A9D"/>
    <w:rsid w:val="00E21B5E"/>
    <w:rsid w:val="00E44EC3"/>
    <w:rsid w:val="00E5286F"/>
    <w:rsid w:val="00E57A12"/>
    <w:rsid w:val="00E60063"/>
    <w:rsid w:val="00E6126A"/>
    <w:rsid w:val="00E707A9"/>
    <w:rsid w:val="00E75A4A"/>
    <w:rsid w:val="00E820A2"/>
    <w:rsid w:val="00E850E8"/>
    <w:rsid w:val="00E8790D"/>
    <w:rsid w:val="00E95C41"/>
    <w:rsid w:val="00E97B30"/>
    <w:rsid w:val="00EB007C"/>
    <w:rsid w:val="00EB22B7"/>
    <w:rsid w:val="00EB5D74"/>
    <w:rsid w:val="00EC48FD"/>
    <w:rsid w:val="00F00214"/>
    <w:rsid w:val="00F00609"/>
    <w:rsid w:val="00F15BAC"/>
    <w:rsid w:val="00F30A43"/>
    <w:rsid w:val="00F31A5D"/>
    <w:rsid w:val="00F4113C"/>
    <w:rsid w:val="00F6239C"/>
    <w:rsid w:val="00F641AD"/>
    <w:rsid w:val="00F73C2C"/>
    <w:rsid w:val="00F82DD1"/>
    <w:rsid w:val="00FA31F9"/>
    <w:rsid w:val="00FC2E19"/>
    <w:rsid w:val="00FC4C9F"/>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1F0697"/>
    <w:pPr>
      <w:spacing w:after="0" w:line="240" w:lineRule="auto"/>
    </w:pPr>
    <w:rPr>
      <w:rFonts w:ascii="Times New Roman" w:eastAsia="Times New Roman" w:hAnsi="Times New Roman" w:cs="Times New Roman"/>
      <w:sz w:val="24"/>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0B5799"/>
    <w:pPr>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vsdx"/><Relationship Id="rId18" Type="http://schemas.openxmlformats.org/officeDocument/2006/relationships/package" Target="embeddings/_________Microsoft_Visio2.vsdx"/><Relationship Id="rId26" Type="http://schemas.openxmlformats.org/officeDocument/2006/relationships/package" Target="embeddings/_________Microsoft_Visio3.vsdx"/><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9.wmf"/><Relationship Id="rId68" Type="http://schemas.openxmlformats.org/officeDocument/2006/relationships/image" Target="media/image43.wmf"/><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hyperlink" Target="https://smartgridcenter.tamu.edu/resume/pdf/1/C37.118.1-2011.pdf" TargetMode="External"/><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emf"/><Relationship Id="rId58" Type="http://schemas.openxmlformats.org/officeDocument/2006/relationships/package" Target="embeddings/_________Microsoft_Visio6.vsdx"/><Relationship Id="rId66" Type="http://schemas.openxmlformats.org/officeDocument/2006/relationships/image" Target="media/image41.wmf"/><Relationship Id="rId7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package" Target="embeddings/_________Microsoft_Visio1.vsdx"/><Relationship Id="rId23" Type="http://schemas.openxmlformats.org/officeDocument/2006/relationships/hyperlink" Target="http://docs.cntd.ru/document/gost-r-mek-60870-5-104-2004" TargetMode="External"/><Relationship Id="rId28" Type="http://schemas.openxmlformats.org/officeDocument/2006/relationships/chart" Target="charts/chart2.xml"/><Relationship Id="rId36" Type="http://schemas.openxmlformats.org/officeDocument/2006/relationships/footer" Target="footer1.xml"/><Relationship Id="rId49" Type="http://schemas.openxmlformats.org/officeDocument/2006/relationships/image" Target="media/image28.png"/><Relationship Id="rId57" Type="http://schemas.openxmlformats.org/officeDocument/2006/relationships/image" Target="media/image36.emf"/><Relationship Id="rId61" Type="http://schemas.openxmlformats.org/officeDocument/2006/relationships/image" Target="media/image38.wmf"/><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package" Target="embeddings/_________Microsoft_Visio4.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oleObject" Target="embeddings/oleObject1.bin"/><Relationship Id="rId65" Type="http://schemas.openxmlformats.org/officeDocument/2006/relationships/image" Target="media/image40.wmf"/><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chart" Target="charts/chart1.xml"/><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oleObject" Target="embeddings/oleObject3.bin"/><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package" Target="embeddings/_________Microsoft_Visio5.vsd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wmf"/><Relationship Id="rId67" Type="http://schemas.openxmlformats.org/officeDocument/2006/relationships/image" Target="media/image42.wmf"/><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oleObject" Target="embeddings/oleObject2.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0.00</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0.00</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0.00</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0.00</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0.00</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0.00</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0.00</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0.00</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0.00</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0.00</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0.00</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0.00</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0.00</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0.00</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0.00</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0.00</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0.00</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0.00</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0.00</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0.00</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0.00</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0.00</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0.00</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0.00</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0.00</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0.00</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0.00</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0.00</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0.00</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0.00</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0.00</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0.00</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0.00</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0.00</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0.00</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0.00</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0.00</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0.00</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0.00</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0.00</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0.00</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0.00</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0.00</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0.00</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0.00</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0.00</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0.00</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0.00</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0.00</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0.00</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General</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General</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General</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General</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General</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General</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General</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General</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General</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General</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General</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General</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General</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General</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General</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General</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General</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General</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General</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General</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General</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General</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General</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General</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4</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5</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7</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8</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9</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10</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11</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6</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12</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13</b:RefOrder>
  </b:Source>
  <b:Source>
    <b:Tag>СП51</b:Tag>
    <b:SourceType>BookSection</b:SourceType>
    <b:Guid>{47F4EBF8-D6AF-42CC-BD38-9E5C51E75A78}</b:Guid>
    <b:Author>
      <b:Author>
        <b:Corporate>СП 52.13330.2016 Естественное и искусственное освещение.</b:Corporate>
      </b:Author>
    </b:Author>
    <b:RefOrder>14</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15</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16</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17</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18</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19</b:RefOrder>
  </b:Source>
</b:Sources>
</file>

<file path=customXml/itemProps1.xml><?xml version="1.0" encoding="utf-8"?>
<ds:datastoreItem xmlns:ds="http://schemas.openxmlformats.org/officeDocument/2006/customXml" ds:itemID="{19BDD6F2-D4EB-40EC-99C1-3215D43E9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1546</TotalTime>
  <Pages>92</Pages>
  <Words>17755</Words>
  <Characters>101208</Characters>
  <Application>Microsoft Office Word</Application>
  <DocSecurity>0</DocSecurity>
  <Lines>843</Lines>
  <Paragraphs>237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78</cp:revision>
  <dcterms:created xsi:type="dcterms:W3CDTF">2021-01-16T14:10:00Z</dcterms:created>
  <dcterms:modified xsi:type="dcterms:W3CDTF">2021-01-27T17:51:00Z</dcterms:modified>
</cp:coreProperties>
</file>