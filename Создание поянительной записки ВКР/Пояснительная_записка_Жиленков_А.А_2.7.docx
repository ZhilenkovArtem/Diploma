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footer1.xml" ContentType="application/vnd.openxmlformats-officedocument.wordprocessingml.footer+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FA3"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bookmarkStart w:id="0" w:name="_Toc515356890"/>
      <w:bookmarkStart w:id="1" w:name="_Toc7302683"/>
      <w:r w:rsidRPr="00FF4C4F">
        <w:rPr>
          <w:rFonts w:ascii="Times New Roman" w:eastAsia="Times New Roman" w:hAnsi="Times New Roman" w:cs="Times New Roman"/>
          <w:b/>
          <w:noProof/>
          <w:sz w:val="24"/>
          <w:szCs w:val="24"/>
          <w:lang w:eastAsia="ru-RU"/>
        </w:rPr>
        <w:drawing>
          <wp:inline distT="0" distB="0" distL="0" distR="0" wp14:anchorId="3242568E" wp14:editId="35FF5815">
            <wp:extent cx="5429250" cy="657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5316"/>
                    <a:stretch/>
                  </pic:blipFill>
                  <pic:spPr bwMode="auto">
                    <a:xfrm>
                      <a:off x="0" y="0"/>
                      <a:ext cx="5429250"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7C54C88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5B9E9845"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6E44812E"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551CB40D"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93437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734BC991"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r w:rsidRPr="00FF4C4F">
        <w:rPr>
          <w:rFonts w:ascii="Times New Roman" w:eastAsia="Times New Roman" w:hAnsi="Times New Roman" w:cs="Times New Roman"/>
          <w:noProof/>
          <w:sz w:val="24"/>
          <w:szCs w:val="24"/>
          <w:lang w:eastAsia="ru-RU"/>
        </w:rPr>
        <w:t xml:space="preserve"> </w:t>
      </w:r>
    </w:p>
    <w:p w14:paraId="3D80B37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0D70C1F5" w14:textId="09EA4B5E"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Школа</w:t>
      </w:r>
      <w:r>
        <w:rPr>
          <w:rFonts w:ascii="Times New Roman" w:hAnsi="Times New Roman" w:cs="Times New Roman"/>
          <w:sz w:val="24"/>
          <w:szCs w:val="24"/>
        </w:rPr>
        <w:t>:</w:t>
      </w:r>
      <w:r w:rsidRPr="00FF4C4F">
        <w:rPr>
          <w:rFonts w:ascii="Times New Roman" w:hAnsi="Times New Roman" w:cs="Times New Roman"/>
          <w:sz w:val="24"/>
          <w:szCs w:val="24"/>
        </w:rPr>
        <w:t xml:space="preserve"> </w:t>
      </w:r>
      <w:r w:rsidRPr="00FF4C4F">
        <w:rPr>
          <w:rFonts w:ascii="Times New Roman" w:hAnsi="Times New Roman" w:cs="Times New Roman"/>
          <w:sz w:val="24"/>
          <w:szCs w:val="24"/>
          <w:u w:val="single"/>
        </w:rPr>
        <w:t>Инженерная школа энергетики</w:t>
      </w:r>
    </w:p>
    <w:p w14:paraId="39CD878E"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CD62B3B"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5F452556"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AB64934"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E233E7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МАГИСТЕРСКАЯ ДИССЕРТАЦИЯ</w:t>
      </w:r>
    </w:p>
    <w:tbl>
      <w:tblPr>
        <w:tblStyle w:val="4"/>
        <w:tblW w:w="9858" w:type="dxa"/>
        <w:tblLook w:val="04A0" w:firstRow="1" w:lastRow="0" w:firstColumn="1" w:lastColumn="0" w:noHBand="0" w:noVBand="1"/>
      </w:tblPr>
      <w:tblGrid>
        <w:gridCol w:w="9858"/>
      </w:tblGrid>
      <w:tr w:rsidR="00FF4C4F" w:rsidRPr="00FF4C4F" w14:paraId="30F4F36A" w14:textId="77777777" w:rsidTr="00652966">
        <w:trPr>
          <w:trHeight w:val="190"/>
        </w:trPr>
        <w:tc>
          <w:tcPr>
            <w:tcW w:w="9858" w:type="dxa"/>
          </w:tcPr>
          <w:p w14:paraId="6920F8C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Тема работы</w:t>
            </w:r>
          </w:p>
        </w:tc>
      </w:tr>
      <w:tr w:rsidR="00FF4C4F" w:rsidRPr="00FF4C4F" w14:paraId="49BCA694" w14:textId="77777777" w:rsidTr="00652966">
        <w:trPr>
          <w:trHeight w:val="975"/>
        </w:trPr>
        <w:tc>
          <w:tcPr>
            <w:tcW w:w="9858" w:type="dxa"/>
          </w:tcPr>
          <w:p w14:paraId="402AEC6B" w14:textId="0CB64A8C" w:rsidR="00FF4C4F" w:rsidRPr="00FF4C4F" w:rsidRDefault="00FF4C4F" w:rsidP="00FF4C4F">
            <w:pPr>
              <w:jc w:val="both"/>
              <w:rPr>
                <w:rFonts w:ascii="Times New Roman" w:hAnsi="Times New Roman" w:cs="Times New Roman"/>
                <w:b/>
                <w:sz w:val="24"/>
                <w:szCs w:val="24"/>
              </w:rPr>
            </w:pPr>
            <w:r w:rsidRPr="00FF4C4F">
              <w:rPr>
                <w:rFonts w:ascii="Times New Roman" w:hAnsi="Times New Roman" w:cs="Times New Roman"/>
                <w:b/>
                <w:sz w:val="24"/>
                <w:szCs w:val="24"/>
              </w:rPr>
              <w:t>Разработка программного обеспечений централизованной автоматики ликвидации асинхронного режима</w:t>
            </w:r>
          </w:p>
        </w:tc>
      </w:tr>
    </w:tbl>
    <w:p w14:paraId="654F503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УДК</w:t>
      </w:r>
      <w:r w:rsidRPr="00FF4C4F">
        <w:rPr>
          <w:rFonts w:ascii="Times New Roman" w:hAnsi="Times New Roman" w:cs="Times New Roman"/>
          <w:sz w:val="24"/>
          <w:szCs w:val="24"/>
        </w:rPr>
        <w:t xml:space="preserve"> </w:t>
      </w:r>
    </w:p>
    <w:p w14:paraId="2EC4F64B"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Студент</w:t>
      </w:r>
    </w:p>
    <w:tbl>
      <w:tblPr>
        <w:tblStyle w:val="4"/>
        <w:tblW w:w="9889" w:type="dxa"/>
        <w:tblLook w:val="04A0" w:firstRow="1" w:lastRow="0" w:firstColumn="1" w:lastColumn="0" w:noHBand="0" w:noVBand="1"/>
      </w:tblPr>
      <w:tblGrid>
        <w:gridCol w:w="1951"/>
        <w:gridCol w:w="4990"/>
        <w:gridCol w:w="1531"/>
        <w:gridCol w:w="1417"/>
      </w:tblGrid>
      <w:tr w:rsidR="00FF4C4F" w:rsidRPr="00FF4C4F" w14:paraId="65D14969" w14:textId="77777777" w:rsidTr="00652966">
        <w:tc>
          <w:tcPr>
            <w:tcW w:w="1951" w:type="dxa"/>
          </w:tcPr>
          <w:p w14:paraId="55296A7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990" w:type="dxa"/>
          </w:tcPr>
          <w:p w14:paraId="30E5710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531" w:type="dxa"/>
          </w:tcPr>
          <w:p w14:paraId="6D2DFC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1843383D"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C34AAB9" w14:textId="77777777" w:rsidTr="00652966">
        <w:tc>
          <w:tcPr>
            <w:tcW w:w="1951" w:type="dxa"/>
          </w:tcPr>
          <w:p w14:paraId="28FA2566" w14:textId="34C8B732" w:rsidR="00FF4C4F" w:rsidRPr="00FF4C4F" w:rsidRDefault="00FF4C4F" w:rsidP="00FF4C4F">
            <w:pPr>
              <w:jc w:val="center"/>
              <w:rPr>
                <w:rFonts w:ascii="Times New Roman" w:hAnsi="Times New Roman" w:cs="Times New Roman"/>
                <w:sz w:val="24"/>
                <w:szCs w:val="24"/>
              </w:rPr>
            </w:pPr>
            <w:r>
              <w:rPr>
                <w:rFonts w:ascii="Times New Roman" w:hAnsi="Times New Roman"/>
                <w:bCs/>
                <w:color w:val="000000" w:themeColor="text1"/>
                <w:sz w:val="24"/>
                <w:szCs w:val="24"/>
              </w:rPr>
              <w:t>О</w:t>
            </w:r>
            <w:r w:rsidRPr="00FF4C4F">
              <w:rPr>
                <w:rFonts w:ascii="Times New Roman" w:hAnsi="Times New Roman"/>
                <w:bCs/>
                <w:color w:val="000000" w:themeColor="text1"/>
                <w:sz w:val="24"/>
                <w:szCs w:val="24"/>
              </w:rPr>
              <w:t>-5КМ81</w:t>
            </w:r>
          </w:p>
        </w:tc>
        <w:tc>
          <w:tcPr>
            <w:tcW w:w="4990" w:type="dxa"/>
          </w:tcPr>
          <w:p w14:paraId="1F79953F" w14:textId="037792EC" w:rsidR="00FF4C4F" w:rsidRPr="00FF4C4F" w:rsidRDefault="00FF4C4F" w:rsidP="00FF4C4F">
            <w:pPr>
              <w:jc w:val="center"/>
              <w:rPr>
                <w:rFonts w:ascii="Times New Roman" w:hAnsi="Times New Roman" w:cs="Times New Roman"/>
                <w:sz w:val="24"/>
                <w:szCs w:val="24"/>
              </w:rPr>
            </w:pPr>
            <w:proofErr w:type="spellStart"/>
            <w:r w:rsidRPr="00FF4C4F">
              <w:rPr>
                <w:rFonts w:ascii="Times New Roman" w:hAnsi="Times New Roman" w:cs="Times New Roman"/>
                <w:sz w:val="24"/>
                <w:szCs w:val="24"/>
              </w:rPr>
              <w:t>Жиленков</w:t>
            </w:r>
            <w:proofErr w:type="spellEnd"/>
            <w:r w:rsidRPr="00FF4C4F">
              <w:rPr>
                <w:rFonts w:ascii="Times New Roman" w:hAnsi="Times New Roman" w:cs="Times New Roman"/>
                <w:sz w:val="24"/>
                <w:szCs w:val="24"/>
              </w:rPr>
              <w:t xml:space="preserve"> Артем Алексеевич</w:t>
            </w:r>
          </w:p>
        </w:tc>
        <w:tc>
          <w:tcPr>
            <w:tcW w:w="1531" w:type="dxa"/>
          </w:tcPr>
          <w:p w14:paraId="165F478A" w14:textId="77777777" w:rsidR="00FF4C4F" w:rsidRPr="00FF4C4F" w:rsidRDefault="00FF4C4F" w:rsidP="00FF4C4F">
            <w:pPr>
              <w:rPr>
                <w:rFonts w:ascii="Times New Roman" w:hAnsi="Times New Roman" w:cs="Times New Roman"/>
                <w:sz w:val="24"/>
                <w:szCs w:val="24"/>
              </w:rPr>
            </w:pPr>
          </w:p>
        </w:tc>
        <w:tc>
          <w:tcPr>
            <w:tcW w:w="1417" w:type="dxa"/>
          </w:tcPr>
          <w:p w14:paraId="60482EB4" w14:textId="77777777" w:rsidR="00FF4C4F" w:rsidRPr="00FF4C4F" w:rsidRDefault="00FF4C4F" w:rsidP="00FF4C4F">
            <w:pPr>
              <w:rPr>
                <w:rFonts w:ascii="Times New Roman" w:hAnsi="Times New Roman" w:cs="Times New Roman"/>
                <w:sz w:val="24"/>
                <w:szCs w:val="24"/>
              </w:rPr>
            </w:pPr>
          </w:p>
        </w:tc>
      </w:tr>
    </w:tbl>
    <w:p w14:paraId="1B86544D"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0B5CC054"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ВКР    </w:t>
      </w:r>
    </w:p>
    <w:tbl>
      <w:tblPr>
        <w:tblStyle w:val="4"/>
        <w:tblW w:w="9889" w:type="dxa"/>
        <w:tblLook w:val="04A0" w:firstRow="1" w:lastRow="0" w:firstColumn="1" w:lastColumn="0" w:noHBand="0" w:noVBand="1"/>
      </w:tblPr>
      <w:tblGrid>
        <w:gridCol w:w="2802"/>
        <w:gridCol w:w="2155"/>
        <w:gridCol w:w="1984"/>
        <w:gridCol w:w="1531"/>
        <w:gridCol w:w="1417"/>
      </w:tblGrid>
      <w:tr w:rsidR="00FF4C4F" w:rsidRPr="00FF4C4F" w14:paraId="4866852B" w14:textId="77777777" w:rsidTr="00652966">
        <w:tc>
          <w:tcPr>
            <w:tcW w:w="2802" w:type="dxa"/>
          </w:tcPr>
          <w:p w14:paraId="004B0C6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5A2722C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2A6F27C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556F27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39F7C0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7E371242" w14:textId="77777777" w:rsidTr="00652966">
        <w:tc>
          <w:tcPr>
            <w:tcW w:w="2802" w:type="dxa"/>
          </w:tcPr>
          <w:p w14:paraId="0FCA455F" w14:textId="65612CE1" w:rsidR="00FF4C4F" w:rsidRPr="00FF4C4F" w:rsidRDefault="00FF4C4F" w:rsidP="00FF4C4F">
            <w:pPr>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55" w:type="dxa"/>
          </w:tcPr>
          <w:p w14:paraId="5DD41883" w14:textId="718BBBA7"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84" w:type="dxa"/>
          </w:tcPr>
          <w:p w14:paraId="2CBD52F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624FE2F" w14:textId="77777777" w:rsidR="00FF4C4F" w:rsidRPr="00FF4C4F" w:rsidRDefault="00FF4C4F" w:rsidP="00FF4C4F">
            <w:pPr>
              <w:rPr>
                <w:rFonts w:ascii="Times New Roman" w:hAnsi="Times New Roman" w:cs="Times New Roman"/>
                <w:sz w:val="24"/>
                <w:szCs w:val="24"/>
              </w:rPr>
            </w:pPr>
          </w:p>
        </w:tc>
        <w:tc>
          <w:tcPr>
            <w:tcW w:w="1417" w:type="dxa"/>
          </w:tcPr>
          <w:p w14:paraId="04384837" w14:textId="77777777" w:rsidR="00FF4C4F" w:rsidRPr="00FF4C4F" w:rsidRDefault="00FF4C4F" w:rsidP="00FF4C4F">
            <w:pPr>
              <w:rPr>
                <w:rFonts w:ascii="Times New Roman" w:hAnsi="Times New Roman" w:cs="Times New Roman"/>
                <w:sz w:val="24"/>
                <w:szCs w:val="24"/>
              </w:rPr>
            </w:pPr>
          </w:p>
        </w:tc>
      </w:tr>
    </w:tbl>
    <w:p w14:paraId="21C47B98"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w:t>
      </w:r>
    </w:p>
    <w:p w14:paraId="09C6356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выпускной квалификационной работе</w:t>
      </w:r>
    </w:p>
    <w:tbl>
      <w:tblPr>
        <w:tblStyle w:val="4"/>
        <w:tblW w:w="9918" w:type="dxa"/>
        <w:tblLook w:val="04A0" w:firstRow="1" w:lastRow="0" w:firstColumn="1" w:lastColumn="0" w:noHBand="0" w:noVBand="1"/>
      </w:tblPr>
      <w:tblGrid>
        <w:gridCol w:w="2802"/>
        <w:gridCol w:w="2126"/>
        <w:gridCol w:w="1984"/>
        <w:gridCol w:w="1560"/>
        <w:gridCol w:w="1446"/>
      </w:tblGrid>
      <w:tr w:rsidR="00FF4C4F" w:rsidRPr="00FF4C4F" w14:paraId="242CD2BA" w14:textId="77777777" w:rsidTr="00652966">
        <w:tc>
          <w:tcPr>
            <w:tcW w:w="2802" w:type="dxa"/>
          </w:tcPr>
          <w:p w14:paraId="13FACF2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17EA3A9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FD5FBB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60" w:type="dxa"/>
          </w:tcPr>
          <w:p w14:paraId="1F26349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46" w:type="dxa"/>
          </w:tcPr>
          <w:p w14:paraId="17BC0C3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46B2B0D" w14:textId="77777777" w:rsidTr="00652966">
        <w:tc>
          <w:tcPr>
            <w:tcW w:w="2802" w:type="dxa"/>
          </w:tcPr>
          <w:p w14:paraId="1E29DA51" w14:textId="27B3B1D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2126" w:type="dxa"/>
            <w:vAlign w:val="center"/>
          </w:tcPr>
          <w:p w14:paraId="46A90BE6" w14:textId="354BE02C" w:rsidR="00FF4C4F" w:rsidRPr="00FF4C4F" w:rsidRDefault="00FF4C4F" w:rsidP="00FF4C4F">
            <w:pPr>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vAlign w:val="center"/>
          </w:tcPr>
          <w:p w14:paraId="5E3A526A" w14:textId="6C2F624E"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60" w:type="dxa"/>
          </w:tcPr>
          <w:p w14:paraId="7E78A0DE" w14:textId="77777777" w:rsidR="00FF4C4F" w:rsidRPr="00FF4C4F" w:rsidRDefault="00FF4C4F" w:rsidP="00FF4C4F">
            <w:pPr>
              <w:rPr>
                <w:rFonts w:ascii="Times New Roman" w:hAnsi="Times New Roman" w:cs="Times New Roman"/>
                <w:sz w:val="24"/>
                <w:szCs w:val="24"/>
              </w:rPr>
            </w:pPr>
          </w:p>
        </w:tc>
        <w:tc>
          <w:tcPr>
            <w:tcW w:w="1446" w:type="dxa"/>
          </w:tcPr>
          <w:p w14:paraId="74C06838" w14:textId="77777777" w:rsidR="00FF4C4F" w:rsidRPr="00FF4C4F" w:rsidRDefault="00FF4C4F" w:rsidP="00FF4C4F">
            <w:pPr>
              <w:rPr>
                <w:rFonts w:ascii="Times New Roman" w:hAnsi="Times New Roman" w:cs="Times New Roman"/>
                <w:sz w:val="24"/>
                <w:szCs w:val="24"/>
              </w:rPr>
            </w:pPr>
          </w:p>
        </w:tc>
      </w:tr>
    </w:tbl>
    <w:p w14:paraId="6E5F4B31"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По разделу «Финансовый менеджмент, </w:t>
      </w:r>
      <w:proofErr w:type="spellStart"/>
      <w:r w:rsidRPr="00FF4C4F">
        <w:rPr>
          <w:rFonts w:ascii="Times New Roman" w:eastAsia="Times New Roman" w:hAnsi="Times New Roman" w:cs="Times New Roman"/>
          <w:sz w:val="24"/>
          <w:szCs w:val="24"/>
          <w:lang w:eastAsia="ru-RU"/>
        </w:rPr>
        <w:t>ресурсоэффективность</w:t>
      </w:r>
      <w:proofErr w:type="spellEnd"/>
      <w:r w:rsidRPr="00FF4C4F">
        <w:rPr>
          <w:rFonts w:ascii="Times New Roman" w:eastAsia="Times New Roman" w:hAnsi="Times New Roman" w:cs="Times New Roman"/>
          <w:sz w:val="24"/>
          <w:szCs w:val="24"/>
          <w:lang w:eastAsia="ru-RU"/>
        </w:rPr>
        <w:t xml:space="preserve"> и ресурсосбережение»</w:t>
      </w:r>
    </w:p>
    <w:tbl>
      <w:tblPr>
        <w:tblStyle w:val="4"/>
        <w:tblW w:w="9889" w:type="dxa"/>
        <w:tblLook w:val="04A0" w:firstRow="1" w:lastRow="0" w:firstColumn="1" w:lastColumn="0" w:noHBand="0" w:noVBand="1"/>
      </w:tblPr>
      <w:tblGrid>
        <w:gridCol w:w="2802"/>
        <w:gridCol w:w="2155"/>
        <w:gridCol w:w="1984"/>
        <w:gridCol w:w="1531"/>
        <w:gridCol w:w="1417"/>
      </w:tblGrid>
      <w:tr w:rsidR="00FF4C4F" w:rsidRPr="00FF4C4F" w14:paraId="5323C91A" w14:textId="77777777" w:rsidTr="00652966">
        <w:tc>
          <w:tcPr>
            <w:tcW w:w="2802" w:type="dxa"/>
          </w:tcPr>
          <w:p w14:paraId="58D47CD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6AC6A05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1013D8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7A373C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249DC1E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DBD0B62" w14:textId="77777777" w:rsidTr="00652966">
        <w:tc>
          <w:tcPr>
            <w:tcW w:w="2802" w:type="dxa"/>
            <w:vAlign w:val="center"/>
          </w:tcPr>
          <w:p w14:paraId="1EE6C7A9"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Профессор ОСГН ШБИП ТПУ</w:t>
            </w:r>
            <w:r w:rsidRPr="00FF4C4F">
              <w:rPr>
                <w:rFonts w:ascii="Times New Roman" w:hAnsi="Times New Roman" w:cs="Times New Roman"/>
                <w:sz w:val="24"/>
                <w:szCs w:val="24"/>
              </w:rPr>
              <w:tab/>
            </w:r>
          </w:p>
        </w:tc>
        <w:tc>
          <w:tcPr>
            <w:tcW w:w="2155" w:type="dxa"/>
            <w:vAlign w:val="center"/>
          </w:tcPr>
          <w:p w14:paraId="16865060" w14:textId="77777777" w:rsidR="00FF4C4F" w:rsidRPr="00FF4C4F" w:rsidRDefault="00FF4C4F" w:rsidP="00FF4C4F">
            <w:pPr>
              <w:jc w:val="center"/>
              <w:rPr>
                <w:rFonts w:ascii="Times New Roman" w:hAnsi="Times New Roman" w:cs="Times New Roman"/>
                <w:sz w:val="24"/>
                <w:szCs w:val="24"/>
                <w:highlight w:val="yellow"/>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С.А.</w:t>
            </w:r>
          </w:p>
        </w:tc>
        <w:tc>
          <w:tcPr>
            <w:tcW w:w="1984" w:type="dxa"/>
            <w:vAlign w:val="center"/>
          </w:tcPr>
          <w:p w14:paraId="39C62C45"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д-р. экон. наук</w:t>
            </w:r>
          </w:p>
        </w:tc>
        <w:tc>
          <w:tcPr>
            <w:tcW w:w="1531" w:type="dxa"/>
          </w:tcPr>
          <w:p w14:paraId="029D3228" w14:textId="77777777" w:rsidR="00FF4C4F" w:rsidRPr="00FF4C4F" w:rsidRDefault="00FF4C4F" w:rsidP="00FF4C4F">
            <w:pPr>
              <w:rPr>
                <w:rFonts w:ascii="Times New Roman" w:hAnsi="Times New Roman" w:cs="Times New Roman"/>
                <w:sz w:val="24"/>
                <w:szCs w:val="24"/>
                <w:highlight w:val="yellow"/>
              </w:rPr>
            </w:pPr>
          </w:p>
        </w:tc>
        <w:tc>
          <w:tcPr>
            <w:tcW w:w="1417" w:type="dxa"/>
          </w:tcPr>
          <w:p w14:paraId="6399C8E6" w14:textId="77777777" w:rsidR="00FF4C4F" w:rsidRPr="00FF4C4F" w:rsidRDefault="00FF4C4F" w:rsidP="00FF4C4F">
            <w:pPr>
              <w:rPr>
                <w:rFonts w:ascii="Times New Roman" w:hAnsi="Times New Roman" w:cs="Times New Roman"/>
                <w:sz w:val="24"/>
                <w:szCs w:val="24"/>
                <w:highlight w:val="yellow"/>
              </w:rPr>
            </w:pPr>
          </w:p>
        </w:tc>
      </w:tr>
    </w:tbl>
    <w:p w14:paraId="786A6153"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«Социальная ответственность»</w:t>
      </w:r>
    </w:p>
    <w:tbl>
      <w:tblPr>
        <w:tblStyle w:val="4"/>
        <w:tblW w:w="9889" w:type="dxa"/>
        <w:tblLook w:val="04A0" w:firstRow="1" w:lastRow="0" w:firstColumn="1" w:lastColumn="0" w:noHBand="0" w:noVBand="1"/>
      </w:tblPr>
      <w:tblGrid>
        <w:gridCol w:w="2802"/>
        <w:gridCol w:w="2155"/>
        <w:gridCol w:w="1984"/>
        <w:gridCol w:w="1531"/>
        <w:gridCol w:w="1417"/>
      </w:tblGrid>
      <w:tr w:rsidR="00FF4C4F" w:rsidRPr="00FF4C4F" w14:paraId="737E3A86" w14:textId="77777777" w:rsidTr="00652966">
        <w:tc>
          <w:tcPr>
            <w:tcW w:w="2802" w:type="dxa"/>
          </w:tcPr>
          <w:p w14:paraId="2424AC3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2DF02F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261A3F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26DC035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6178D48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4F5BA26" w14:textId="77777777" w:rsidTr="00652966">
        <w:tc>
          <w:tcPr>
            <w:tcW w:w="2802" w:type="dxa"/>
            <w:vAlign w:val="center"/>
          </w:tcPr>
          <w:p w14:paraId="4C980DB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ООД ШБИП ТПУ</w:t>
            </w:r>
          </w:p>
        </w:tc>
        <w:tc>
          <w:tcPr>
            <w:tcW w:w="2155" w:type="dxa"/>
            <w:vAlign w:val="center"/>
          </w:tcPr>
          <w:p w14:paraId="0052A94E"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Сечин А.А.</w:t>
            </w:r>
          </w:p>
        </w:tc>
        <w:tc>
          <w:tcPr>
            <w:tcW w:w="1984" w:type="dxa"/>
            <w:vAlign w:val="center"/>
          </w:tcPr>
          <w:p w14:paraId="7E35D2EC"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1E9B3C6" w14:textId="77777777" w:rsidR="00FF4C4F" w:rsidRPr="00FF4C4F" w:rsidRDefault="00FF4C4F" w:rsidP="00FF4C4F">
            <w:pPr>
              <w:rPr>
                <w:rFonts w:ascii="Times New Roman" w:hAnsi="Times New Roman" w:cs="Times New Roman"/>
                <w:sz w:val="24"/>
                <w:szCs w:val="24"/>
              </w:rPr>
            </w:pPr>
          </w:p>
        </w:tc>
        <w:tc>
          <w:tcPr>
            <w:tcW w:w="1417" w:type="dxa"/>
          </w:tcPr>
          <w:p w14:paraId="2DA2ADE3" w14:textId="77777777" w:rsidR="00FF4C4F" w:rsidRPr="00FF4C4F" w:rsidRDefault="00FF4C4F" w:rsidP="00FF4C4F">
            <w:pPr>
              <w:rPr>
                <w:rFonts w:ascii="Times New Roman" w:hAnsi="Times New Roman" w:cs="Times New Roman"/>
                <w:sz w:val="24"/>
                <w:szCs w:val="24"/>
              </w:rPr>
            </w:pPr>
          </w:p>
        </w:tc>
      </w:tr>
    </w:tbl>
    <w:p w14:paraId="71F33817"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Допустить к защите:</w:t>
      </w:r>
    </w:p>
    <w:p w14:paraId="1ABBC6F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tbl>
      <w:tblPr>
        <w:tblStyle w:val="4"/>
        <w:tblW w:w="9889" w:type="dxa"/>
        <w:tblLook w:val="04A0" w:firstRow="1" w:lastRow="0" w:firstColumn="1" w:lastColumn="0" w:noHBand="0" w:noVBand="1"/>
      </w:tblPr>
      <w:tblGrid>
        <w:gridCol w:w="2802"/>
        <w:gridCol w:w="2155"/>
        <w:gridCol w:w="1984"/>
        <w:gridCol w:w="1531"/>
        <w:gridCol w:w="1417"/>
      </w:tblGrid>
      <w:tr w:rsidR="00FF4C4F" w:rsidRPr="00FF4C4F" w14:paraId="418B3BB4" w14:textId="77777777" w:rsidTr="00652966">
        <w:tc>
          <w:tcPr>
            <w:tcW w:w="2802" w:type="dxa"/>
          </w:tcPr>
          <w:p w14:paraId="30CCA7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36522F4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9EC488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48A824E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59DCB40"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0FCD4840" w14:textId="77777777" w:rsidTr="00652966">
        <w:tc>
          <w:tcPr>
            <w:tcW w:w="2802" w:type="dxa"/>
            <w:vAlign w:val="center"/>
          </w:tcPr>
          <w:p w14:paraId="157E402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2155" w:type="dxa"/>
            <w:vAlign w:val="center"/>
          </w:tcPr>
          <w:p w14:paraId="276F26B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E2D874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63AAD913" w14:textId="77777777" w:rsidR="00FF4C4F" w:rsidRPr="00FF4C4F" w:rsidRDefault="00FF4C4F" w:rsidP="00FF4C4F">
            <w:pPr>
              <w:rPr>
                <w:rFonts w:ascii="Times New Roman" w:hAnsi="Times New Roman" w:cs="Times New Roman"/>
                <w:sz w:val="24"/>
                <w:szCs w:val="24"/>
              </w:rPr>
            </w:pPr>
          </w:p>
        </w:tc>
        <w:tc>
          <w:tcPr>
            <w:tcW w:w="1417" w:type="dxa"/>
          </w:tcPr>
          <w:p w14:paraId="2C568F89" w14:textId="77777777" w:rsidR="00FF4C4F" w:rsidRPr="00FF4C4F" w:rsidRDefault="00FF4C4F" w:rsidP="00FF4C4F">
            <w:pPr>
              <w:rPr>
                <w:rFonts w:ascii="Times New Roman" w:hAnsi="Times New Roman" w:cs="Times New Roman"/>
                <w:sz w:val="24"/>
                <w:szCs w:val="24"/>
              </w:rPr>
            </w:pPr>
          </w:p>
        </w:tc>
      </w:tr>
    </w:tbl>
    <w:p w14:paraId="51596BAF"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6E84E765" w14:textId="77777777" w:rsidR="00FF4C4F" w:rsidRPr="00FF4C4F" w:rsidRDefault="00FF4C4F" w:rsidP="00FF4C4F">
      <w:pPr>
        <w:spacing w:after="0" w:line="240" w:lineRule="auto"/>
        <w:jc w:val="center"/>
        <w:rPr>
          <w:rFonts w:ascii="Times New Roman" w:hAnsi="Times New Roman" w:cstheme="majorBidi"/>
          <w:sz w:val="28"/>
          <w:szCs w:val="32"/>
        </w:rPr>
      </w:pPr>
      <w:r w:rsidRPr="00FF4C4F">
        <w:rPr>
          <w:rFonts w:ascii="Times New Roman" w:eastAsia="Times New Roman" w:hAnsi="Times New Roman" w:cs="Times New Roman"/>
          <w:sz w:val="24"/>
          <w:szCs w:val="24"/>
          <w:lang w:eastAsia="ru-RU"/>
        </w:rPr>
        <w:t>Томск – 2021 г.</w:t>
      </w:r>
      <w:r w:rsidRPr="00FF4C4F">
        <w:rPr>
          <w:rFonts w:ascii="Times New Roman" w:hAnsi="Times New Roman" w:cstheme="majorBidi"/>
          <w:sz w:val="28"/>
          <w:szCs w:val="32"/>
        </w:rPr>
        <w:br w:type="page"/>
      </w:r>
    </w:p>
    <w:p w14:paraId="7BAE1130"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Планируемые результаты обучения выпускника образовательной программы магистра по направлению 09.04.03 «Прикладная информатика»</w:t>
      </w:r>
    </w:p>
    <w:p w14:paraId="5FD6563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7641"/>
      </w:tblGrid>
      <w:tr w:rsidR="00FF4C4F" w:rsidRPr="00FF4C4F" w14:paraId="5D5C87FC" w14:textId="77777777" w:rsidTr="00652966">
        <w:trPr>
          <w:trHeight w:val="164"/>
          <w:tblHeader/>
        </w:trPr>
        <w:tc>
          <w:tcPr>
            <w:tcW w:w="839" w:type="pct"/>
            <w:shd w:val="clear" w:color="auto" w:fill="auto"/>
            <w:vAlign w:val="center"/>
          </w:tcPr>
          <w:p w14:paraId="3CB799CF" w14:textId="77777777" w:rsidR="00FF4C4F" w:rsidRPr="00FF4C4F" w:rsidRDefault="00FF4C4F" w:rsidP="00FF4C4F">
            <w:pPr>
              <w:spacing w:after="0" w:line="240" w:lineRule="auto"/>
              <w:ind w:firstLine="11"/>
              <w:jc w:val="center"/>
              <w:rPr>
                <w:rFonts w:ascii="Times New Roman" w:eastAsia="Times New Roman" w:hAnsi="Times New Roman" w:cs="Times New Roman"/>
                <w:b/>
                <w:spacing w:val="-6"/>
                <w:sz w:val="24"/>
                <w:szCs w:val="24"/>
                <w:lang w:eastAsia="ru-RU"/>
              </w:rPr>
            </w:pPr>
            <w:r w:rsidRPr="00FF4C4F">
              <w:rPr>
                <w:rFonts w:ascii="Times New Roman" w:eastAsia="Times New Roman" w:hAnsi="Times New Roman" w:cs="Times New Roman"/>
                <w:b/>
                <w:spacing w:val="-6"/>
                <w:sz w:val="24"/>
                <w:szCs w:val="24"/>
                <w:lang w:eastAsia="ru-RU"/>
              </w:rPr>
              <w:t>Код компетенции</w:t>
            </w:r>
          </w:p>
        </w:tc>
        <w:tc>
          <w:tcPr>
            <w:tcW w:w="3227" w:type="pct"/>
            <w:shd w:val="clear" w:color="auto" w:fill="auto"/>
            <w:vAlign w:val="center"/>
          </w:tcPr>
          <w:p w14:paraId="6A947B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pacing w:val="-6"/>
                <w:sz w:val="24"/>
                <w:szCs w:val="24"/>
                <w:lang w:eastAsia="ru-RU"/>
              </w:rPr>
              <w:t>Наименование компетенции</w:t>
            </w:r>
          </w:p>
        </w:tc>
      </w:tr>
      <w:tr w:rsidR="00FF4C4F" w:rsidRPr="00FF4C4F" w14:paraId="7F2DB7DD" w14:textId="77777777" w:rsidTr="00652966">
        <w:trPr>
          <w:trHeight w:val="255"/>
        </w:trPr>
        <w:tc>
          <w:tcPr>
            <w:tcW w:w="839" w:type="pct"/>
          </w:tcPr>
          <w:p w14:paraId="41D9A577"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УК(У)-1</w:t>
            </w:r>
          </w:p>
        </w:tc>
        <w:tc>
          <w:tcPr>
            <w:tcW w:w="3227" w:type="pct"/>
            <w:vAlign w:val="center"/>
          </w:tcPr>
          <w:p w14:paraId="55AD94AE"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осуществлять критический анализ проблемных ситуаций на основе системного подхода, вырабатывать стратегию действий</w:t>
            </w:r>
          </w:p>
        </w:tc>
      </w:tr>
      <w:tr w:rsidR="00FF4C4F" w:rsidRPr="00FF4C4F" w14:paraId="3A3E3B2D" w14:textId="77777777" w:rsidTr="00652966">
        <w:trPr>
          <w:trHeight w:val="141"/>
        </w:trPr>
        <w:tc>
          <w:tcPr>
            <w:tcW w:w="839" w:type="pct"/>
          </w:tcPr>
          <w:p w14:paraId="17F3A5A1"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УК(У)-2</w:t>
            </w:r>
          </w:p>
        </w:tc>
        <w:tc>
          <w:tcPr>
            <w:tcW w:w="3227" w:type="pct"/>
            <w:vAlign w:val="center"/>
          </w:tcPr>
          <w:p w14:paraId="7925CD34"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управлять проектом на всех этапах его жизненного цикла</w:t>
            </w:r>
          </w:p>
        </w:tc>
      </w:tr>
      <w:tr w:rsidR="00FF4C4F" w:rsidRPr="00FF4C4F" w14:paraId="55E607F1" w14:textId="77777777" w:rsidTr="00652966">
        <w:trPr>
          <w:trHeight w:val="45"/>
        </w:trPr>
        <w:tc>
          <w:tcPr>
            <w:tcW w:w="839" w:type="pct"/>
          </w:tcPr>
          <w:p w14:paraId="00710DC9"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УК(У)-3</w:t>
            </w:r>
          </w:p>
        </w:tc>
        <w:tc>
          <w:tcPr>
            <w:tcW w:w="3227" w:type="pct"/>
            <w:vAlign w:val="center"/>
          </w:tcPr>
          <w:p w14:paraId="0C2A82BB"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организовывать и руководить работой команды, вырабатывая командную стратегию для достижения поставленной цели</w:t>
            </w:r>
          </w:p>
        </w:tc>
      </w:tr>
      <w:tr w:rsidR="00FF4C4F" w:rsidRPr="00FF4C4F" w14:paraId="5C44EAA4" w14:textId="77777777" w:rsidTr="00652966">
        <w:trPr>
          <w:trHeight w:val="45"/>
        </w:trPr>
        <w:tc>
          <w:tcPr>
            <w:tcW w:w="839" w:type="pct"/>
          </w:tcPr>
          <w:p w14:paraId="74CB7CE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УК(У)-4</w:t>
            </w:r>
          </w:p>
        </w:tc>
        <w:tc>
          <w:tcPr>
            <w:tcW w:w="3227" w:type="pct"/>
            <w:vAlign w:val="center"/>
          </w:tcPr>
          <w:p w14:paraId="3D82C178"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современные коммуникативные технологии, в том числе на иностранном (-ых) языке (-ах), для академического и профессионального взаимодействия</w:t>
            </w:r>
          </w:p>
        </w:tc>
      </w:tr>
      <w:tr w:rsidR="00FF4C4F" w:rsidRPr="00FF4C4F" w14:paraId="2F691AAF" w14:textId="77777777" w:rsidTr="00652966">
        <w:trPr>
          <w:trHeight w:val="45"/>
        </w:trPr>
        <w:tc>
          <w:tcPr>
            <w:tcW w:w="839" w:type="pct"/>
          </w:tcPr>
          <w:p w14:paraId="5AEA6B72"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УК(У)-5</w:t>
            </w:r>
          </w:p>
        </w:tc>
        <w:tc>
          <w:tcPr>
            <w:tcW w:w="3227" w:type="pct"/>
            <w:vAlign w:val="center"/>
          </w:tcPr>
          <w:p w14:paraId="6E28D46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и учитывать разнообразие культур в процессе межкультурного взаимодействия</w:t>
            </w:r>
          </w:p>
        </w:tc>
      </w:tr>
      <w:tr w:rsidR="00FF4C4F" w:rsidRPr="00FF4C4F" w14:paraId="1AC5D52D" w14:textId="77777777" w:rsidTr="00652966">
        <w:trPr>
          <w:trHeight w:val="45"/>
        </w:trPr>
        <w:tc>
          <w:tcPr>
            <w:tcW w:w="839" w:type="pct"/>
          </w:tcPr>
          <w:p w14:paraId="6E3165F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УК(У)-6</w:t>
            </w:r>
          </w:p>
        </w:tc>
        <w:tc>
          <w:tcPr>
            <w:tcW w:w="3227" w:type="pct"/>
            <w:vAlign w:val="center"/>
          </w:tcPr>
          <w:p w14:paraId="7820BB7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определять и реализовывать приоритеты собственной деятельности и способы ее совершенствования на основе самооценки</w:t>
            </w:r>
          </w:p>
        </w:tc>
      </w:tr>
      <w:tr w:rsidR="00FF4C4F" w:rsidRPr="00FF4C4F" w14:paraId="045395BC" w14:textId="77777777" w:rsidTr="00652966">
        <w:trPr>
          <w:trHeight w:val="45"/>
        </w:trPr>
        <w:tc>
          <w:tcPr>
            <w:tcW w:w="839" w:type="pct"/>
          </w:tcPr>
          <w:p w14:paraId="328FD1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ОПК(У)-1</w:t>
            </w:r>
          </w:p>
        </w:tc>
        <w:tc>
          <w:tcPr>
            <w:tcW w:w="3227" w:type="pct"/>
          </w:tcPr>
          <w:p w14:paraId="525E3CE9"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приобретать, развивать и применять математические, естественнонаучные, социально-экономические и профессиональные знания для решения нестандартных задач, в том числе в новой или незнакомой среде и в междисциплинарном контексте</w:t>
            </w:r>
          </w:p>
        </w:tc>
      </w:tr>
      <w:tr w:rsidR="00FF4C4F" w:rsidRPr="00FF4C4F" w14:paraId="01C1DC38" w14:textId="77777777" w:rsidTr="00652966">
        <w:trPr>
          <w:trHeight w:val="45"/>
        </w:trPr>
        <w:tc>
          <w:tcPr>
            <w:tcW w:w="839" w:type="pct"/>
          </w:tcPr>
          <w:p w14:paraId="15A3EDA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ОПК(У)-2</w:t>
            </w:r>
          </w:p>
        </w:tc>
        <w:tc>
          <w:tcPr>
            <w:tcW w:w="3227" w:type="pct"/>
          </w:tcPr>
          <w:p w14:paraId="4CE17E94"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оригинальные алгоритмы и программные средства, в том числе с использованием современных интеллектуальных технологий, для решения профессиональных задач</w:t>
            </w:r>
          </w:p>
        </w:tc>
      </w:tr>
      <w:tr w:rsidR="00FF4C4F" w:rsidRPr="00FF4C4F" w14:paraId="0579862A" w14:textId="77777777" w:rsidTr="00652966">
        <w:trPr>
          <w:trHeight w:val="45"/>
        </w:trPr>
        <w:tc>
          <w:tcPr>
            <w:tcW w:w="839" w:type="pct"/>
          </w:tcPr>
          <w:p w14:paraId="052A0BC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ОПК(У)-3</w:t>
            </w:r>
          </w:p>
        </w:tc>
        <w:tc>
          <w:tcPr>
            <w:tcW w:w="3227" w:type="pct"/>
          </w:tcPr>
          <w:p w14:paraId="391213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FF4C4F" w:rsidRPr="00FF4C4F" w14:paraId="5FE3A704" w14:textId="77777777" w:rsidTr="00652966">
        <w:trPr>
          <w:trHeight w:val="45"/>
        </w:trPr>
        <w:tc>
          <w:tcPr>
            <w:tcW w:w="839" w:type="pct"/>
          </w:tcPr>
          <w:p w14:paraId="221CB07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ОПК(У)-4</w:t>
            </w:r>
          </w:p>
        </w:tc>
        <w:tc>
          <w:tcPr>
            <w:tcW w:w="3227" w:type="pct"/>
          </w:tcPr>
          <w:p w14:paraId="41AB338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на практике новые научные принципы и методы исследований</w:t>
            </w:r>
          </w:p>
        </w:tc>
      </w:tr>
      <w:tr w:rsidR="00FF4C4F" w:rsidRPr="00FF4C4F" w14:paraId="48830060" w14:textId="77777777" w:rsidTr="00652966">
        <w:trPr>
          <w:trHeight w:val="45"/>
        </w:trPr>
        <w:tc>
          <w:tcPr>
            <w:tcW w:w="839" w:type="pct"/>
          </w:tcPr>
          <w:p w14:paraId="3B8B2569"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ОПК(У)-5</w:t>
            </w:r>
          </w:p>
        </w:tc>
        <w:tc>
          <w:tcPr>
            <w:tcW w:w="3227" w:type="pct"/>
          </w:tcPr>
          <w:p w14:paraId="642708A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и модернизировать программное и аппаратное обеспечение информационных и автоматизированных систем</w:t>
            </w:r>
          </w:p>
        </w:tc>
      </w:tr>
      <w:tr w:rsidR="00FF4C4F" w:rsidRPr="00FF4C4F" w14:paraId="2752E88D" w14:textId="77777777" w:rsidTr="00652966">
        <w:trPr>
          <w:trHeight w:val="45"/>
        </w:trPr>
        <w:tc>
          <w:tcPr>
            <w:tcW w:w="839" w:type="pct"/>
          </w:tcPr>
          <w:p w14:paraId="64B22E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ОПК(У)-6</w:t>
            </w:r>
          </w:p>
        </w:tc>
        <w:tc>
          <w:tcPr>
            <w:tcW w:w="3227" w:type="pct"/>
          </w:tcPr>
          <w:p w14:paraId="22A822FC"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исследовать современные проблемы и методы прикладной информатики и развития информационного общества</w:t>
            </w:r>
          </w:p>
        </w:tc>
      </w:tr>
      <w:tr w:rsidR="00FF4C4F" w:rsidRPr="00FF4C4F" w14:paraId="69A46062" w14:textId="77777777" w:rsidTr="00652966">
        <w:trPr>
          <w:trHeight w:val="45"/>
        </w:trPr>
        <w:tc>
          <w:tcPr>
            <w:tcW w:w="839" w:type="pct"/>
          </w:tcPr>
          <w:p w14:paraId="32B03C3F"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ОПК(У)-7</w:t>
            </w:r>
          </w:p>
        </w:tc>
        <w:tc>
          <w:tcPr>
            <w:tcW w:w="3227" w:type="pct"/>
          </w:tcPr>
          <w:p w14:paraId="2E03FA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использовать методы научных исследований и математического моделирования в области проектирования и управления информационными системами</w:t>
            </w:r>
          </w:p>
        </w:tc>
      </w:tr>
      <w:tr w:rsidR="00FF4C4F" w:rsidRPr="00FF4C4F" w14:paraId="24500255" w14:textId="77777777" w:rsidTr="00652966">
        <w:trPr>
          <w:trHeight w:val="45"/>
        </w:trPr>
        <w:tc>
          <w:tcPr>
            <w:tcW w:w="839" w:type="pct"/>
          </w:tcPr>
          <w:p w14:paraId="62128876"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ОПК(У)-8</w:t>
            </w:r>
          </w:p>
        </w:tc>
        <w:tc>
          <w:tcPr>
            <w:tcW w:w="3227" w:type="pct"/>
          </w:tcPr>
          <w:p w14:paraId="7C09F02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осуществлять эффективное управление разработкой программных средств и проектов</w:t>
            </w:r>
          </w:p>
        </w:tc>
      </w:tr>
      <w:tr w:rsidR="00FF4C4F" w:rsidRPr="00FF4C4F" w14:paraId="0D4B2BC7" w14:textId="77777777" w:rsidTr="00652966">
        <w:trPr>
          <w:trHeight w:val="45"/>
        </w:trPr>
        <w:tc>
          <w:tcPr>
            <w:tcW w:w="839" w:type="pct"/>
          </w:tcPr>
          <w:p w14:paraId="2C7646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ПК(У)-1</w:t>
            </w:r>
          </w:p>
        </w:tc>
        <w:tc>
          <w:tcPr>
            <w:tcW w:w="3227" w:type="pct"/>
          </w:tcPr>
          <w:p w14:paraId="50880596"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бизнес-процессы в электроэнергетике, создавать и применять информационные модели для их автоматизации</w:t>
            </w:r>
          </w:p>
        </w:tc>
      </w:tr>
      <w:tr w:rsidR="00FF4C4F" w:rsidRPr="00FF4C4F" w14:paraId="2A814FB3" w14:textId="77777777" w:rsidTr="00652966">
        <w:trPr>
          <w:trHeight w:val="45"/>
        </w:trPr>
        <w:tc>
          <w:tcPr>
            <w:tcW w:w="839" w:type="pct"/>
          </w:tcPr>
          <w:p w14:paraId="17DB346E"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ПК(У)-2</w:t>
            </w:r>
          </w:p>
        </w:tc>
        <w:tc>
          <w:tcPr>
            <w:tcW w:w="3227" w:type="pct"/>
          </w:tcPr>
          <w:p w14:paraId="4F77303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осваивать и применять информационные технологии для автоматизации бизнес-процессов в электроэнергетике</w:t>
            </w:r>
          </w:p>
        </w:tc>
      </w:tr>
      <w:tr w:rsidR="00FF4C4F" w:rsidRPr="00FF4C4F" w14:paraId="00A04AD5" w14:textId="77777777" w:rsidTr="00652966">
        <w:trPr>
          <w:trHeight w:val="45"/>
        </w:trPr>
        <w:tc>
          <w:tcPr>
            <w:tcW w:w="839" w:type="pct"/>
          </w:tcPr>
          <w:p w14:paraId="3DDB55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ПК(У)-3</w:t>
            </w:r>
          </w:p>
        </w:tc>
        <w:tc>
          <w:tcPr>
            <w:tcW w:w="3227" w:type="pct"/>
          </w:tcPr>
          <w:p w14:paraId="22786AA7"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выявлять ошибки и неисправности в работе информационных систем, предлагать решения по их устранению, реализовывать технические мероприятия по обеспечению требований к надежности и информационной безопасности</w:t>
            </w:r>
          </w:p>
        </w:tc>
      </w:tr>
    </w:tbl>
    <w:p w14:paraId="20638FC5"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268F297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5D37C39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3F566C6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7188872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1DB69D32"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01B9448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B86E62E" w14:textId="2D711CA2" w:rsidR="00FF4C4F" w:rsidRPr="00FF4C4F" w:rsidRDefault="006878A7"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Школа:</w:t>
      </w:r>
      <w:r w:rsidR="00FF4C4F" w:rsidRPr="00FF4C4F">
        <w:rPr>
          <w:rFonts w:ascii="Times New Roman" w:hAnsi="Times New Roman" w:cs="Times New Roman"/>
          <w:sz w:val="24"/>
          <w:szCs w:val="24"/>
        </w:rPr>
        <w:t xml:space="preserve"> </w:t>
      </w:r>
      <w:r w:rsidR="00FF4C4F" w:rsidRPr="00FF4C4F">
        <w:rPr>
          <w:rFonts w:ascii="Times New Roman" w:hAnsi="Times New Roman" w:cs="Times New Roman"/>
          <w:sz w:val="24"/>
          <w:szCs w:val="24"/>
          <w:u w:val="single"/>
        </w:rPr>
        <w:t>Инженерная школа энергетики</w:t>
      </w:r>
    </w:p>
    <w:p w14:paraId="41394536"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4D20F292"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406AF99"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0F8B2AEB"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p>
    <w:p w14:paraId="68FA44E6"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УТВЕРЖДАЮ:</w:t>
      </w:r>
    </w:p>
    <w:p w14:paraId="643208FD"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p w14:paraId="6E8FBF27"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___________  _______  ____________</w:t>
      </w:r>
    </w:p>
    <w:p w14:paraId="1BA534EE"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0"/>
          <w:szCs w:val="24"/>
          <w:lang w:eastAsia="ru-RU"/>
        </w:rPr>
      </w:pPr>
      <w:r w:rsidRPr="00FF4C4F">
        <w:rPr>
          <w:rFonts w:ascii="Times New Roman" w:eastAsia="Times New Roman" w:hAnsi="Times New Roman" w:cs="Times New Roman"/>
          <w:sz w:val="20"/>
          <w:szCs w:val="24"/>
          <w:lang w:eastAsia="ru-RU"/>
        </w:rPr>
        <w:t>(</w:t>
      </w:r>
      <w:proofErr w:type="gramStart"/>
      <w:r w:rsidRPr="00FF4C4F">
        <w:rPr>
          <w:rFonts w:ascii="Times New Roman" w:eastAsia="Times New Roman" w:hAnsi="Times New Roman" w:cs="Times New Roman"/>
          <w:sz w:val="20"/>
          <w:szCs w:val="24"/>
          <w:lang w:eastAsia="ru-RU"/>
        </w:rPr>
        <w:t xml:space="preserve">Подпись)   </w:t>
      </w:r>
      <w:proofErr w:type="gramEnd"/>
      <w:r w:rsidRPr="00FF4C4F">
        <w:rPr>
          <w:rFonts w:ascii="Times New Roman" w:eastAsia="Times New Roman" w:hAnsi="Times New Roman" w:cs="Times New Roman"/>
          <w:sz w:val="20"/>
          <w:szCs w:val="24"/>
          <w:lang w:eastAsia="ru-RU"/>
        </w:rPr>
        <w:t xml:space="preserve">       </w:t>
      </w:r>
      <w:r w:rsidRPr="00FF4C4F">
        <w:rPr>
          <w:rFonts w:ascii="Times New Roman" w:eastAsia="Times New Roman" w:hAnsi="Times New Roman" w:cs="Times New Roman"/>
          <w:sz w:val="20"/>
          <w:szCs w:val="24"/>
          <w:lang w:eastAsia="ru-RU"/>
        </w:rPr>
        <w:tab/>
        <w:t xml:space="preserve">     (Дата)          (Ф. И. О.)</w:t>
      </w:r>
    </w:p>
    <w:p w14:paraId="2BEC4862" w14:textId="77777777" w:rsidR="00FF4C4F" w:rsidRPr="00FF4C4F" w:rsidRDefault="00FF4C4F" w:rsidP="00FF4C4F">
      <w:pPr>
        <w:spacing w:after="0" w:line="240" w:lineRule="auto"/>
        <w:ind w:left="5670"/>
        <w:jc w:val="both"/>
        <w:rPr>
          <w:rFonts w:ascii="Times New Roman" w:eastAsia="Times New Roman" w:hAnsi="Times New Roman" w:cs="Times New Roman"/>
          <w:sz w:val="24"/>
          <w:szCs w:val="24"/>
          <w:lang w:eastAsia="ru-RU"/>
        </w:rPr>
      </w:pPr>
    </w:p>
    <w:p w14:paraId="22A19ABD"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w:t>
      </w:r>
    </w:p>
    <w:p w14:paraId="2CBA14E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 выполнение выпускной квалификационной работы</w:t>
      </w:r>
    </w:p>
    <w:p w14:paraId="79C0F6B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В форме:</w:t>
      </w:r>
    </w:p>
    <w:tbl>
      <w:tblPr>
        <w:tblStyle w:val="52"/>
        <w:tblW w:w="0" w:type="auto"/>
        <w:tblLook w:val="04A0" w:firstRow="1" w:lastRow="0" w:firstColumn="1" w:lastColumn="0" w:noHBand="0" w:noVBand="1"/>
      </w:tblPr>
      <w:tblGrid>
        <w:gridCol w:w="9628"/>
      </w:tblGrid>
      <w:tr w:rsidR="00FF4C4F" w:rsidRPr="00FF4C4F" w14:paraId="1AFBBA39" w14:textId="77777777" w:rsidTr="00652966">
        <w:tc>
          <w:tcPr>
            <w:tcW w:w="9854" w:type="dxa"/>
          </w:tcPr>
          <w:p w14:paraId="7AC60D5E"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Магистерской диссертации</w:t>
            </w:r>
          </w:p>
        </w:tc>
      </w:tr>
    </w:tbl>
    <w:p w14:paraId="4623E5E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Студенту:</w:t>
      </w:r>
    </w:p>
    <w:tbl>
      <w:tblPr>
        <w:tblStyle w:val="52"/>
        <w:tblW w:w="0" w:type="auto"/>
        <w:tblLook w:val="04A0" w:firstRow="1" w:lastRow="0" w:firstColumn="1" w:lastColumn="0" w:noHBand="0" w:noVBand="1"/>
      </w:tblPr>
      <w:tblGrid>
        <w:gridCol w:w="2745"/>
        <w:gridCol w:w="6883"/>
      </w:tblGrid>
      <w:tr w:rsidR="00FF4C4F" w:rsidRPr="00FF4C4F" w14:paraId="36B4DF52" w14:textId="77777777" w:rsidTr="00652966">
        <w:tc>
          <w:tcPr>
            <w:tcW w:w="2802" w:type="dxa"/>
          </w:tcPr>
          <w:p w14:paraId="6A38073D"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Группа</w:t>
            </w:r>
          </w:p>
        </w:tc>
        <w:tc>
          <w:tcPr>
            <w:tcW w:w="7052" w:type="dxa"/>
          </w:tcPr>
          <w:p w14:paraId="027AA91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ФИО</w:t>
            </w:r>
          </w:p>
        </w:tc>
      </w:tr>
      <w:tr w:rsidR="00FF4C4F" w:rsidRPr="00FF4C4F" w14:paraId="2BD7B1ED" w14:textId="77777777" w:rsidTr="00652966">
        <w:tc>
          <w:tcPr>
            <w:tcW w:w="2802" w:type="dxa"/>
          </w:tcPr>
          <w:p w14:paraId="53E82714" w14:textId="49443B09"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7052" w:type="dxa"/>
          </w:tcPr>
          <w:p w14:paraId="0C301664" w14:textId="73AE3604" w:rsidR="00FF4C4F" w:rsidRPr="00FF4C4F" w:rsidRDefault="006878A7" w:rsidP="00FF4C4F">
            <w:pPr>
              <w:spacing w:after="20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Жиленкову</w:t>
            </w:r>
            <w:proofErr w:type="spellEnd"/>
            <w:r>
              <w:rPr>
                <w:rFonts w:ascii="Times New Roman" w:hAnsi="Times New Roman" w:cs="Times New Roman"/>
                <w:sz w:val="24"/>
                <w:szCs w:val="24"/>
              </w:rPr>
              <w:t xml:space="preserve"> Артему Алексеевичу</w:t>
            </w:r>
          </w:p>
        </w:tc>
      </w:tr>
    </w:tbl>
    <w:p w14:paraId="0CD1A266"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Тема работы: </w:t>
      </w:r>
    </w:p>
    <w:tbl>
      <w:tblPr>
        <w:tblStyle w:val="52"/>
        <w:tblW w:w="0" w:type="auto"/>
        <w:tblLook w:val="04A0" w:firstRow="1" w:lastRow="0" w:firstColumn="1" w:lastColumn="0" w:noHBand="0" w:noVBand="1"/>
      </w:tblPr>
      <w:tblGrid>
        <w:gridCol w:w="5928"/>
        <w:gridCol w:w="3700"/>
      </w:tblGrid>
      <w:tr w:rsidR="00FF4C4F" w:rsidRPr="00FF4C4F" w14:paraId="4F5BCBC6" w14:textId="77777777" w:rsidTr="00652966">
        <w:tc>
          <w:tcPr>
            <w:tcW w:w="9854" w:type="dxa"/>
            <w:gridSpan w:val="2"/>
          </w:tcPr>
          <w:p w14:paraId="614FD99A" w14:textId="786EE089" w:rsidR="00FF4C4F" w:rsidRPr="00FF4C4F" w:rsidRDefault="006878A7" w:rsidP="00FF4C4F">
            <w:pPr>
              <w:spacing w:after="200" w:line="276" w:lineRule="auto"/>
              <w:jc w:val="center"/>
              <w:rPr>
                <w:rFonts w:ascii="Times New Roman" w:hAnsi="Times New Roman" w:cs="Times New Roman"/>
                <w:sz w:val="24"/>
                <w:szCs w:val="24"/>
              </w:rPr>
            </w:pPr>
            <w:r w:rsidRPr="006878A7">
              <w:rPr>
                <w:rFonts w:ascii="Times New Roman" w:hAnsi="Times New Roman" w:cs="Times New Roman"/>
                <w:sz w:val="24"/>
                <w:szCs w:val="24"/>
              </w:rPr>
              <w:t>Разработка программного обеспечений централизованной автоматики ликвидации асинхронного режима</w:t>
            </w:r>
          </w:p>
        </w:tc>
      </w:tr>
      <w:tr w:rsidR="00FF4C4F" w:rsidRPr="00FF4C4F" w14:paraId="1695A9DC" w14:textId="77777777" w:rsidTr="00652966">
        <w:tc>
          <w:tcPr>
            <w:tcW w:w="6062" w:type="dxa"/>
            <w:tcBorders>
              <w:right w:val="single" w:sz="4" w:space="0" w:color="auto"/>
            </w:tcBorders>
          </w:tcPr>
          <w:p w14:paraId="0FA55B2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Утверждена приказом директора</w:t>
            </w:r>
          </w:p>
        </w:tc>
        <w:tc>
          <w:tcPr>
            <w:tcW w:w="3792" w:type="dxa"/>
            <w:tcBorders>
              <w:left w:val="single" w:sz="4" w:space="0" w:color="auto"/>
            </w:tcBorders>
          </w:tcPr>
          <w:p w14:paraId="55A78492" w14:textId="20744C63" w:rsidR="00FF4C4F" w:rsidRPr="00FF4C4F" w:rsidRDefault="006878A7" w:rsidP="006878A7">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147-59/с</w:t>
            </w:r>
          </w:p>
        </w:tc>
      </w:tr>
    </w:tbl>
    <w:p w14:paraId="06A22814"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tbl>
      <w:tblPr>
        <w:tblStyle w:val="52"/>
        <w:tblW w:w="0" w:type="auto"/>
        <w:tblLook w:val="04A0" w:firstRow="1" w:lastRow="0" w:firstColumn="1" w:lastColumn="0" w:noHBand="0" w:noVBand="1"/>
      </w:tblPr>
      <w:tblGrid>
        <w:gridCol w:w="5917"/>
        <w:gridCol w:w="3711"/>
      </w:tblGrid>
      <w:tr w:rsidR="00FF4C4F" w:rsidRPr="00FF4C4F" w14:paraId="726C3DAA" w14:textId="77777777" w:rsidTr="00652966">
        <w:tc>
          <w:tcPr>
            <w:tcW w:w="6062" w:type="dxa"/>
            <w:vAlign w:val="center"/>
          </w:tcPr>
          <w:p w14:paraId="15E841D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792" w:type="dxa"/>
            <w:vAlign w:val="center"/>
          </w:tcPr>
          <w:p w14:paraId="0A33706A" w14:textId="77777777" w:rsidR="00FF4C4F" w:rsidRPr="00FF4C4F" w:rsidRDefault="00FF4C4F" w:rsidP="00FF4C4F">
            <w:pPr>
              <w:spacing w:after="200" w:line="276" w:lineRule="auto"/>
              <w:rPr>
                <w:rFonts w:ascii="Times New Roman" w:hAnsi="Times New Roman" w:cs="Times New Roman"/>
                <w:i/>
                <w:sz w:val="24"/>
                <w:szCs w:val="24"/>
              </w:rPr>
            </w:pPr>
            <w:r w:rsidRPr="00FF4C4F">
              <w:rPr>
                <w:rFonts w:ascii="Times New Roman" w:hAnsi="Times New Roman" w:cs="Times New Roman"/>
                <w:sz w:val="24"/>
                <w:szCs w:val="24"/>
              </w:rPr>
              <w:t>25.01.2021</w:t>
            </w:r>
          </w:p>
        </w:tc>
      </w:tr>
    </w:tbl>
    <w:p w14:paraId="3D86949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6EFEA1F1"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ТЕХНИЧЕСКОЕ ЗАДАНИЕ:</w:t>
      </w:r>
    </w:p>
    <w:tbl>
      <w:tblPr>
        <w:tblStyle w:val="52"/>
        <w:tblW w:w="9634" w:type="dxa"/>
        <w:tblLook w:val="04A0" w:firstRow="1" w:lastRow="0" w:firstColumn="1" w:lastColumn="0" w:noHBand="0" w:noVBand="1"/>
      </w:tblPr>
      <w:tblGrid>
        <w:gridCol w:w="3227"/>
        <w:gridCol w:w="1134"/>
        <w:gridCol w:w="5273"/>
      </w:tblGrid>
      <w:tr w:rsidR="00FF4C4F" w:rsidRPr="00FF4C4F" w14:paraId="025CF7DD" w14:textId="77777777" w:rsidTr="00652966">
        <w:trPr>
          <w:trHeight w:val="2041"/>
        </w:trPr>
        <w:tc>
          <w:tcPr>
            <w:tcW w:w="4361" w:type="dxa"/>
            <w:gridSpan w:val="2"/>
          </w:tcPr>
          <w:p w14:paraId="399792E3"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 xml:space="preserve">Исходные данные к работе </w:t>
            </w:r>
          </w:p>
          <w:p w14:paraId="06EADD85" w14:textId="77777777" w:rsidR="00FF4C4F" w:rsidRPr="00FF4C4F" w:rsidRDefault="00FF4C4F" w:rsidP="00FF4C4F">
            <w:pPr>
              <w:spacing w:after="200" w:line="276" w:lineRule="auto"/>
              <w:rPr>
                <w:rFonts w:ascii="Times New Roman" w:hAnsi="Times New Roman" w:cs="Times New Roman"/>
                <w:b/>
                <w:i/>
                <w:sz w:val="24"/>
                <w:szCs w:val="24"/>
              </w:rPr>
            </w:pPr>
          </w:p>
        </w:tc>
        <w:tc>
          <w:tcPr>
            <w:tcW w:w="5273" w:type="dxa"/>
          </w:tcPr>
          <w:p w14:paraId="7B40DCA1" w14:textId="0E65093F" w:rsidR="00FF4C4F" w:rsidRPr="00FF4C4F" w:rsidRDefault="006878A7" w:rsidP="00FF4C4F">
            <w:pPr>
              <w:numPr>
                <w:ilvl w:val="0"/>
                <w:numId w:val="33"/>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Алгоритм централизованной автоматики ликвидации асинхронного режима</w:t>
            </w:r>
          </w:p>
        </w:tc>
      </w:tr>
      <w:tr w:rsidR="00FF4C4F" w:rsidRPr="00FF4C4F" w14:paraId="2F332B95" w14:textId="77777777" w:rsidTr="00652966">
        <w:trPr>
          <w:trHeight w:val="2696"/>
        </w:trPr>
        <w:tc>
          <w:tcPr>
            <w:tcW w:w="4361" w:type="dxa"/>
            <w:gridSpan w:val="2"/>
          </w:tcPr>
          <w:p w14:paraId="439D9800" w14:textId="77777777" w:rsidR="00FF4C4F" w:rsidRPr="00FF4C4F" w:rsidRDefault="00FF4C4F" w:rsidP="00FF4C4F">
            <w:pPr>
              <w:spacing w:after="200" w:line="276" w:lineRule="auto"/>
              <w:rPr>
                <w:rFonts w:ascii="Times New Roman" w:hAnsi="Times New Roman" w:cs="Times New Roman"/>
                <w:b/>
                <w:i/>
                <w:sz w:val="24"/>
                <w:szCs w:val="24"/>
              </w:rPr>
            </w:pPr>
            <w:r w:rsidRPr="00FF4C4F">
              <w:rPr>
                <w:rFonts w:ascii="Times New Roman" w:hAnsi="Times New Roman" w:cs="Times New Roman"/>
                <w:b/>
                <w:sz w:val="24"/>
                <w:szCs w:val="24"/>
              </w:rPr>
              <w:lastRenderedPageBreak/>
              <w:t xml:space="preserve">Перечень подлежащих исследованию, проектированию и разработке вопросов </w:t>
            </w:r>
          </w:p>
        </w:tc>
        <w:tc>
          <w:tcPr>
            <w:tcW w:w="5273" w:type="dxa"/>
          </w:tcPr>
          <w:p w14:paraId="48652427" w14:textId="77777777" w:rsid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Анализ архитектур систем централизованной противоаварийной автоматики</w:t>
            </w:r>
          </w:p>
          <w:p w14:paraId="628F10A7" w14:textId="77777777" w:rsidR="006878A7"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Разработка архитектуры централизованной автоматики ликвидации асинхронного режима</w:t>
            </w:r>
          </w:p>
          <w:p w14:paraId="0FDD131E" w14:textId="6395F707" w:rsidR="006878A7" w:rsidRP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eastAsia="Calibri" w:hAnsi="Times New Roman"/>
                <w:sz w:val="24"/>
                <w:szCs w:val="24"/>
              </w:rPr>
              <w:t>Разработка и тестирование программного обеспечения централизованной АЛАР</w:t>
            </w:r>
          </w:p>
        </w:tc>
      </w:tr>
      <w:tr w:rsidR="00FF4C4F" w:rsidRPr="00FF4C4F" w14:paraId="5EEE14BD" w14:textId="77777777" w:rsidTr="00652966">
        <w:trPr>
          <w:trHeight w:val="510"/>
        </w:trPr>
        <w:tc>
          <w:tcPr>
            <w:tcW w:w="4361" w:type="dxa"/>
            <w:gridSpan w:val="2"/>
          </w:tcPr>
          <w:p w14:paraId="591BCA1F"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Перечень графического материала</w:t>
            </w:r>
          </w:p>
          <w:p w14:paraId="1A25DCAF" w14:textId="77777777" w:rsidR="00FF4C4F" w:rsidRPr="00FF4C4F" w:rsidRDefault="00FF4C4F" w:rsidP="00FF4C4F">
            <w:pPr>
              <w:spacing w:after="200" w:line="276" w:lineRule="auto"/>
              <w:jc w:val="both"/>
              <w:rPr>
                <w:rFonts w:ascii="Times New Roman" w:hAnsi="Times New Roman" w:cs="Times New Roman"/>
                <w:i/>
                <w:sz w:val="16"/>
                <w:szCs w:val="24"/>
              </w:rPr>
            </w:pPr>
          </w:p>
        </w:tc>
        <w:tc>
          <w:tcPr>
            <w:tcW w:w="5273" w:type="dxa"/>
          </w:tcPr>
          <w:p w14:paraId="5CD10D94" w14:textId="77777777" w:rsidR="006878A7" w:rsidRPr="006878A7" w:rsidRDefault="006878A7" w:rsidP="006878A7">
            <w:pPr>
              <w:numPr>
                <w:ilvl w:val="0"/>
                <w:numId w:val="38"/>
              </w:numPr>
              <w:spacing w:after="200" w:line="276" w:lineRule="auto"/>
              <w:ind w:left="341"/>
              <w:contextualSpacing/>
              <w:jc w:val="both"/>
              <w:rPr>
                <w:rFonts w:ascii="Times New Roman" w:hAnsi="Times New Roman" w:cs="Times New Roman"/>
                <w:sz w:val="24"/>
                <w:szCs w:val="24"/>
              </w:rPr>
            </w:pPr>
            <w:commentRangeStart w:id="2"/>
            <w:commentRangeStart w:id="3"/>
            <w:r w:rsidRPr="006878A7">
              <w:rPr>
                <w:rFonts w:ascii="Times New Roman" w:hAnsi="Times New Roman" w:cs="Times New Roman"/>
                <w:sz w:val="24"/>
                <w:szCs w:val="24"/>
              </w:rPr>
              <w:t>Диаграмма компонентов</w:t>
            </w:r>
          </w:p>
          <w:p w14:paraId="5B02D18A" w14:textId="77777777" w:rsidR="006878A7" w:rsidRPr="006878A7" w:rsidRDefault="006878A7" w:rsidP="006878A7">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пакетов</w:t>
            </w:r>
          </w:p>
          <w:p w14:paraId="398FDBC0" w14:textId="162D6EC1" w:rsidR="00FF4C4F" w:rsidRPr="00FF4C4F" w:rsidRDefault="006878A7" w:rsidP="006878A7">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классов</w:t>
            </w:r>
            <w:commentRangeEnd w:id="2"/>
            <w:r w:rsidRPr="006878A7">
              <w:rPr>
                <w:rFonts w:ascii="Times New Roman" w:hAnsi="Times New Roman" w:cs="Times New Roman"/>
                <w:sz w:val="24"/>
                <w:szCs w:val="24"/>
              </w:rPr>
              <w:commentReference w:id="2"/>
            </w:r>
            <w:commentRangeEnd w:id="3"/>
            <w:r>
              <w:rPr>
                <w:rStyle w:val="CommentReference"/>
                <w:rFonts w:eastAsiaTheme="minorHAnsi"/>
                <w:lang w:eastAsia="en-US"/>
              </w:rPr>
              <w:commentReference w:id="3"/>
            </w:r>
          </w:p>
        </w:tc>
      </w:tr>
      <w:tr w:rsidR="00FF4C4F" w:rsidRPr="00FF4C4F" w14:paraId="4D24DAAC" w14:textId="77777777" w:rsidTr="00652966">
        <w:tc>
          <w:tcPr>
            <w:tcW w:w="9634" w:type="dxa"/>
            <w:gridSpan w:val="3"/>
          </w:tcPr>
          <w:p w14:paraId="6E9E752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 по выпускной квалификационной работе</w:t>
            </w:r>
          </w:p>
          <w:p w14:paraId="4DD70698" w14:textId="0C110A8F" w:rsidR="00FF4C4F" w:rsidRPr="00FF4C4F" w:rsidRDefault="00DD0695" w:rsidP="00DD0695">
            <w:pPr>
              <w:spacing w:line="276" w:lineRule="auto"/>
              <w:jc w:val="both"/>
              <w:rPr>
                <w:rFonts w:ascii="Times New Roman" w:hAnsi="Times New Roman" w:cs="Times New Roman"/>
                <w:b/>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r w:rsidR="00FF4C4F" w:rsidRPr="00FF4C4F">
              <w:rPr>
                <w:rFonts w:ascii="Times New Roman" w:hAnsi="Times New Roman" w:cs="Times New Roman"/>
                <w:sz w:val="24"/>
                <w:szCs w:val="24"/>
              </w:rPr>
              <w:t xml:space="preserve">, </w:t>
            </w:r>
            <w:r w:rsidRPr="00FF4C4F">
              <w:rPr>
                <w:rFonts w:ascii="Times New Roman" w:hAnsi="Times New Roman" w:cs="Times New Roman"/>
                <w:color w:val="000000" w:themeColor="text1"/>
                <w:sz w:val="24"/>
                <w:szCs w:val="24"/>
              </w:rPr>
              <w:t>д</w:t>
            </w:r>
            <w:r>
              <w:rPr>
                <w:rFonts w:ascii="Times New Roman" w:hAnsi="Times New Roman" w:cs="Times New Roman"/>
                <w:color w:val="000000" w:themeColor="text1"/>
                <w:sz w:val="24"/>
                <w:szCs w:val="24"/>
              </w:rPr>
              <w:t>оцент кафедры</w:t>
            </w:r>
            <w:r w:rsidRPr="00FF4C4F">
              <w:rPr>
                <w:rFonts w:ascii="Times New Roman" w:hAnsi="Times New Roman" w:cs="Times New Roman"/>
                <w:color w:val="000000" w:themeColor="text1"/>
                <w:sz w:val="24"/>
                <w:szCs w:val="24"/>
              </w:rPr>
              <w:t xml:space="preserve"> КСУП ТУСУР</w:t>
            </w:r>
          </w:p>
        </w:tc>
      </w:tr>
      <w:tr w:rsidR="00FF4C4F" w:rsidRPr="00FF4C4F" w14:paraId="206C4FB5" w14:textId="77777777" w:rsidTr="00652966">
        <w:tc>
          <w:tcPr>
            <w:tcW w:w="9634" w:type="dxa"/>
            <w:gridSpan w:val="3"/>
          </w:tcPr>
          <w:p w14:paraId="19E5D01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Консультанты по разделам выпускной квалификационной работы</w:t>
            </w:r>
          </w:p>
        </w:tc>
      </w:tr>
      <w:tr w:rsidR="00FF4C4F" w:rsidRPr="00FF4C4F" w14:paraId="319B2C8A" w14:textId="77777777" w:rsidTr="00652966">
        <w:tc>
          <w:tcPr>
            <w:tcW w:w="3227" w:type="dxa"/>
          </w:tcPr>
          <w:p w14:paraId="763A8E52"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Раздел</w:t>
            </w:r>
          </w:p>
        </w:tc>
        <w:tc>
          <w:tcPr>
            <w:tcW w:w="6407" w:type="dxa"/>
            <w:gridSpan w:val="2"/>
          </w:tcPr>
          <w:p w14:paraId="3F72C92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Консультант</w:t>
            </w:r>
          </w:p>
        </w:tc>
      </w:tr>
      <w:tr w:rsidR="00FF4C4F" w:rsidRPr="00FF4C4F" w14:paraId="14F467EE" w14:textId="77777777" w:rsidTr="00652966">
        <w:trPr>
          <w:trHeight w:val="575"/>
        </w:trPr>
        <w:tc>
          <w:tcPr>
            <w:tcW w:w="3227" w:type="dxa"/>
            <w:vAlign w:val="center"/>
          </w:tcPr>
          <w:p w14:paraId="29088865"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Финансовый менеджмент</w:t>
            </w:r>
          </w:p>
        </w:tc>
        <w:tc>
          <w:tcPr>
            <w:tcW w:w="6407" w:type="dxa"/>
            <w:gridSpan w:val="2"/>
          </w:tcPr>
          <w:p w14:paraId="47655180" w14:textId="77777777" w:rsidR="00FF4C4F" w:rsidRPr="00FF4C4F" w:rsidRDefault="00FF4C4F" w:rsidP="00FF4C4F">
            <w:pPr>
              <w:spacing w:line="276" w:lineRule="auto"/>
              <w:jc w:val="both"/>
              <w:rPr>
                <w:rFonts w:ascii="Times New Roman" w:hAnsi="Times New Roman" w:cs="Times New Roman"/>
                <w:b/>
                <w:sz w:val="24"/>
                <w:szCs w:val="24"/>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С.А</w:t>
            </w:r>
            <w:r w:rsidRPr="00FF4C4F">
              <w:rPr>
                <w:rFonts w:ascii="Times New Roman" w:hAnsi="Times New Roman"/>
                <w:sz w:val="24"/>
                <w:szCs w:val="24"/>
              </w:rPr>
              <w:t>, профессор Отделения социально-гуманитарных наук ШБИП ТПУ</w:t>
            </w:r>
          </w:p>
        </w:tc>
      </w:tr>
      <w:tr w:rsidR="00FF4C4F" w:rsidRPr="00FF4C4F" w14:paraId="36F86A28" w14:textId="77777777" w:rsidTr="00652966">
        <w:tc>
          <w:tcPr>
            <w:tcW w:w="3227" w:type="dxa"/>
            <w:vAlign w:val="center"/>
          </w:tcPr>
          <w:p w14:paraId="7F43D36C"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Социальная ответственность</w:t>
            </w:r>
          </w:p>
        </w:tc>
        <w:tc>
          <w:tcPr>
            <w:tcW w:w="6407" w:type="dxa"/>
            <w:gridSpan w:val="2"/>
          </w:tcPr>
          <w:p w14:paraId="6812DEC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Сечин А.А.</w:t>
            </w:r>
            <w:r w:rsidRPr="00FF4C4F">
              <w:rPr>
                <w:rFonts w:ascii="Times New Roman" w:hAnsi="Times New Roman"/>
                <w:sz w:val="24"/>
                <w:szCs w:val="24"/>
              </w:rPr>
              <w:t xml:space="preserve">, </w:t>
            </w:r>
            <w:r w:rsidRPr="00FF4C4F">
              <w:rPr>
                <w:rFonts w:ascii="Times New Roman" w:hAnsi="Times New Roman" w:cs="Times New Roman"/>
                <w:sz w:val="24"/>
                <w:szCs w:val="24"/>
              </w:rPr>
              <w:t>доцент</w:t>
            </w:r>
            <w:r w:rsidRPr="00FF4C4F">
              <w:rPr>
                <w:rFonts w:ascii="Times New Roman" w:hAnsi="Times New Roman"/>
                <w:sz w:val="24"/>
                <w:szCs w:val="24"/>
              </w:rPr>
              <w:t xml:space="preserve"> Отделения общетехнических дисциплин ШБИП ТПУ</w:t>
            </w:r>
          </w:p>
        </w:tc>
      </w:tr>
      <w:tr w:rsidR="00FF4C4F" w:rsidRPr="00FF4C4F" w14:paraId="29273A08" w14:textId="77777777" w:rsidTr="00652966">
        <w:tc>
          <w:tcPr>
            <w:tcW w:w="9634" w:type="dxa"/>
            <w:gridSpan w:val="3"/>
          </w:tcPr>
          <w:p w14:paraId="2E024BEB"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Названия разделов, которые должны быть написаны на русском и иностранном языках:</w:t>
            </w:r>
          </w:p>
        </w:tc>
      </w:tr>
      <w:tr w:rsidR="00FF4C4F" w:rsidRPr="00FF4C4F" w14:paraId="10C9F5A4" w14:textId="77777777" w:rsidTr="00652966">
        <w:tc>
          <w:tcPr>
            <w:tcW w:w="9634" w:type="dxa"/>
            <w:gridSpan w:val="3"/>
          </w:tcPr>
          <w:p w14:paraId="60EA1F91" w14:textId="77777777" w:rsidR="00FF4C4F" w:rsidRPr="00FF4C4F" w:rsidRDefault="00FF4C4F" w:rsidP="00FF4C4F">
            <w:pPr>
              <w:spacing w:after="200" w:line="276" w:lineRule="auto"/>
              <w:jc w:val="both"/>
              <w:rPr>
                <w:rFonts w:ascii="Times New Roman" w:hAnsi="Times New Roman" w:cs="Times New Roman"/>
                <w:sz w:val="24"/>
                <w:szCs w:val="24"/>
              </w:rPr>
            </w:pPr>
          </w:p>
        </w:tc>
      </w:tr>
    </w:tbl>
    <w:p w14:paraId="2EE140A3"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tbl>
      <w:tblPr>
        <w:tblStyle w:val="52"/>
        <w:tblW w:w="9668" w:type="dxa"/>
        <w:tblInd w:w="-34" w:type="dxa"/>
        <w:tblLook w:val="04A0" w:firstRow="1" w:lastRow="0" w:firstColumn="1" w:lastColumn="0" w:noHBand="0" w:noVBand="1"/>
      </w:tblPr>
      <w:tblGrid>
        <w:gridCol w:w="6833"/>
        <w:gridCol w:w="2835"/>
      </w:tblGrid>
      <w:tr w:rsidR="00FF4C4F" w:rsidRPr="00FF4C4F" w14:paraId="05E58FCE" w14:textId="77777777" w:rsidTr="00652966">
        <w:trPr>
          <w:trHeight w:val="657"/>
        </w:trPr>
        <w:tc>
          <w:tcPr>
            <w:tcW w:w="6833" w:type="dxa"/>
          </w:tcPr>
          <w:p w14:paraId="12797F90"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5A1F82B0"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2CA7A99"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3CCE123A"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выдал руководитель:</w:t>
      </w:r>
    </w:p>
    <w:tbl>
      <w:tblPr>
        <w:tblStyle w:val="52"/>
        <w:tblW w:w="9634" w:type="dxa"/>
        <w:tblLook w:val="04A0" w:firstRow="1" w:lastRow="0" w:firstColumn="1" w:lastColumn="0" w:noHBand="0" w:noVBand="1"/>
      </w:tblPr>
      <w:tblGrid>
        <w:gridCol w:w="2802"/>
        <w:gridCol w:w="2179"/>
        <w:gridCol w:w="1931"/>
        <w:gridCol w:w="1426"/>
        <w:gridCol w:w="1296"/>
      </w:tblGrid>
      <w:tr w:rsidR="00FF4C4F" w:rsidRPr="00FF4C4F" w14:paraId="2DEF34F7" w14:textId="77777777" w:rsidTr="00652966">
        <w:tc>
          <w:tcPr>
            <w:tcW w:w="2802" w:type="dxa"/>
          </w:tcPr>
          <w:p w14:paraId="489E225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79" w:type="dxa"/>
          </w:tcPr>
          <w:p w14:paraId="7597892A"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5176073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3800C07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FE3B6F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242029E9" w14:textId="77777777" w:rsidTr="00652966">
        <w:tc>
          <w:tcPr>
            <w:tcW w:w="2802" w:type="dxa"/>
          </w:tcPr>
          <w:p w14:paraId="58D1B4C1" w14:textId="6315E661"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79" w:type="dxa"/>
          </w:tcPr>
          <w:p w14:paraId="001030C6" w14:textId="5A3405E8"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082BDB8C" w14:textId="77777777"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15924582"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27813D7A"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0F4A6F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44B5101E"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71381AF3"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634" w:type="dxa"/>
        <w:tblLook w:val="04A0" w:firstRow="1" w:lastRow="0" w:firstColumn="1" w:lastColumn="0" w:noHBand="0" w:noVBand="1"/>
      </w:tblPr>
      <w:tblGrid>
        <w:gridCol w:w="2802"/>
        <w:gridCol w:w="2126"/>
        <w:gridCol w:w="1984"/>
        <w:gridCol w:w="1426"/>
        <w:gridCol w:w="1296"/>
      </w:tblGrid>
      <w:tr w:rsidR="00FF4C4F" w:rsidRPr="00FF4C4F" w14:paraId="766E4A55" w14:textId="77777777" w:rsidTr="00652966">
        <w:tc>
          <w:tcPr>
            <w:tcW w:w="2802" w:type="dxa"/>
          </w:tcPr>
          <w:p w14:paraId="106ECF98"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061EC2AE"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51F331F"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78F92904"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9A768D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4C61C495" w14:textId="77777777" w:rsidTr="00652966">
        <w:tc>
          <w:tcPr>
            <w:tcW w:w="2802" w:type="dxa"/>
          </w:tcPr>
          <w:p w14:paraId="5B449104" w14:textId="44DA595E"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2126" w:type="dxa"/>
            <w:vAlign w:val="center"/>
          </w:tcPr>
          <w:p w14:paraId="707C3853" w14:textId="07A3473D" w:rsidR="00DD0695" w:rsidRPr="00FF4C4F" w:rsidRDefault="00DD0695" w:rsidP="00DD0695">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tcPr>
          <w:p w14:paraId="6889AD74" w14:textId="4C862AAA"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04D02B2A"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41148C93"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DBF7885"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p>
    <w:p w14:paraId="157F71D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принял к исполнению студент:</w:t>
      </w:r>
    </w:p>
    <w:tbl>
      <w:tblPr>
        <w:tblStyle w:val="52"/>
        <w:tblW w:w="9634" w:type="dxa"/>
        <w:tblLook w:val="04A0" w:firstRow="1" w:lastRow="0" w:firstColumn="1" w:lastColumn="0" w:noHBand="0" w:noVBand="1"/>
      </w:tblPr>
      <w:tblGrid>
        <w:gridCol w:w="1929"/>
        <w:gridCol w:w="4727"/>
        <w:gridCol w:w="1682"/>
        <w:gridCol w:w="1296"/>
      </w:tblGrid>
      <w:tr w:rsidR="00FF4C4F" w:rsidRPr="00FF4C4F" w14:paraId="105B0809" w14:textId="77777777" w:rsidTr="00652966">
        <w:tc>
          <w:tcPr>
            <w:tcW w:w="1929" w:type="dxa"/>
          </w:tcPr>
          <w:p w14:paraId="553F11A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727" w:type="dxa"/>
          </w:tcPr>
          <w:p w14:paraId="6F96327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682" w:type="dxa"/>
          </w:tcPr>
          <w:p w14:paraId="701B4C3B"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6248726F"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A4039A" w14:textId="77777777" w:rsidTr="00652966">
        <w:trPr>
          <w:trHeight w:val="309"/>
        </w:trPr>
        <w:tc>
          <w:tcPr>
            <w:tcW w:w="1929" w:type="dxa"/>
          </w:tcPr>
          <w:p w14:paraId="0F4FF07A" w14:textId="0D4AAE35"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727" w:type="dxa"/>
          </w:tcPr>
          <w:p w14:paraId="08C93C6F" w14:textId="6AFA99FD" w:rsidR="00FF4C4F" w:rsidRPr="00FF4C4F" w:rsidRDefault="00DD0695" w:rsidP="00FF4C4F">
            <w:pPr>
              <w:spacing w:after="20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Жиленков</w:t>
            </w:r>
            <w:proofErr w:type="spellEnd"/>
            <w:r>
              <w:rPr>
                <w:rFonts w:ascii="Times New Roman" w:hAnsi="Times New Roman" w:cs="Times New Roman"/>
                <w:sz w:val="24"/>
                <w:szCs w:val="24"/>
              </w:rPr>
              <w:t xml:space="preserve"> Артем Алексеевич</w:t>
            </w:r>
          </w:p>
        </w:tc>
        <w:tc>
          <w:tcPr>
            <w:tcW w:w="1682" w:type="dxa"/>
          </w:tcPr>
          <w:p w14:paraId="2B202613" w14:textId="77777777" w:rsidR="00FF4C4F" w:rsidRPr="00FF4C4F" w:rsidRDefault="00FF4C4F" w:rsidP="00FF4C4F">
            <w:pPr>
              <w:spacing w:after="200" w:line="276" w:lineRule="auto"/>
              <w:rPr>
                <w:rFonts w:ascii="Times New Roman" w:hAnsi="Times New Roman" w:cs="Times New Roman"/>
                <w:sz w:val="24"/>
                <w:szCs w:val="24"/>
              </w:rPr>
            </w:pPr>
          </w:p>
        </w:tc>
        <w:tc>
          <w:tcPr>
            <w:tcW w:w="1296" w:type="dxa"/>
          </w:tcPr>
          <w:p w14:paraId="0B615FC7"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C2AE829"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15195619"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0808B176"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 xml:space="preserve">ЗАДАНИЕ ДЛЯ РАЗДЕЛА </w:t>
      </w:r>
    </w:p>
    <w:p w14:paraId="508CAE12"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t xml:space="preserve">«Финансовый менеджмент, </w:t>
      </w:r>
      <w:proofErr w:type="spellStart"/>
      <w:r w:rsidRPr="00FF4C4F">
        <w:rPr>
          <w:rFonts w:ascii="Times New Roman" w:eastAsia="Calibri" w:hAnsi="Times New Roman" w:cs="Times New Roman"/>
          <w:b/>
          <w:sz w:val="24"/>
          <w:szCs w:val="24"/>
        </w:rPr>
        <w:t>ресурсоэффективность</w:t>
      </w:r>
      <w:proofErr w:type="spellEnd"/>
      <w:r w:rsidRPr="00FF4C4F">
        <w:rPr>
          <w:rFonts w:ascii="Times New Roman" w:eastAsia="Calibri" w:hAnsi="Times New Roman" w:cs="Times New Roman"/>
          <w:b/>
          <w:sz w:val="24"/>
          <w:szCs w:val="24"/>
        </w:rPr>
        <w:t xml:space="preserve"> и ресурсосбережение»</w:t>
      </w:r>
    </w:p>
    <w:p w14:paraId="3FFEB6D7" w14:textId="77777777" w:rsidR="00FF4C4F" w:rsidRPr="00FF4C4F" w:rsidRDefault="00FF4C4F" w:rsidP="00FF4C4F">
      <w:pPr>
        <w:spacing w:after="0" w:line="240" w:lineRule="auto"/>
        <w:rPr>
          <w:rFonts w:ascii="Times New Roman" w:eastAsia="Calibri" w:hAnsi="Times New Roman" w:cs="Times New Roman"/>
          <w:sz w:val="24"/>
          <w:szCs w:val="24"/>
        </w:rPr>
      </w:pPr>
    </w:p>
    <w:p w14:paraId="29B928D4"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Студенту:</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6514"/>
      </w:tblGrid>
      <w:tr w:rsidR="00FF4C4F" w:rsidRPr="00FF4C4F" w14:paraId="77647810" w14:textId="77777777" w:rsidTr="00652966">
        <w:tc>
          <w:tcPr>
            <w:tcW w:w="1617" w:type="pct"/>
          </w:tcPr>
          <w:p w14:paraId="3F6014DF"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Группа</w:t>
            </w:r>
          </w:p>
        </w:tc>
        <w:tc>
          <w:tcPr>
            <w:tcW w:w="3383" w:type="pct"/>
          </w:tcPr>
          <w:p w14:paraId="640D9044"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ФИО</w:t>
            </w:r>
          </w:p>
        </w:tc>
      </w:tr>
      <w:tr w:rsidR="00FF4C4F" w:rsidRPr="00FF4C4F" w14:paraId="49E40834" w14:textId="77777777" w:rsidTr="00652966">
        <w:tc>
          <w:tcPr>
            <w:tcW w:w="1617" w:type="pct"/>
          </w:tcPr>
          <w:p w14:paraId="645EE536" w14:textId="486930F4" w:rsidR="00FF4C4F" w:rsidRPr="00FF4C4F" w:rsidRDefault="00DD0695"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3383" w:type="pct"/>
          </w:tcPr>
          <w:p w14:paraId="278C3BEF" w14:textId="130ABAB1" w:rsidR="00FF4C4F" w:rsidRPr="00FF4C4F" w:rsidRDefault="00DD0695" w:rsidP="00FF4C4F">
            <w:pPr>
              <w:spacing w:after="0" w:line="240" w:lineRule="auto"/>
              <w:jc w:val="center"/>
              <w:rPr>
                <w:rFonts w:ascii="Times New Roman" w:eastAsia="Calibri" w:hAnsi="Times New Roman" w:cs="Times New Roman"/>
                <w:sz w:val="24"/>
                <w:szCs w:val="24"/>
              </w:rPr>
            </w:pPr>
            <w:proofErr w:type="spellStart"/>
            <w:r w:rsidRPr="00DD0695">
              <w:rPr>
                <w:rFonts w:ascii="Times New Roman" w:eastAsia="Calibri" w:hAnsi="Times New Roman" w:cs="Times New Roman"/>
                <w:sz w:val="24"/>
                <w:szCs w:val="24"/>
              </w:rPr>
              <w:t>Жиленков</w:t>
            </w:r>
            <w:r>
              <w:rPr>
                <w:rFonts w:ascii="Times New Roman" w:eastAsia="Calibri" w:hAnsi="Times New Roman" w:cs="Times New Roman"/>
                <w:sz w:val="24"/>
                <w:szCs w:val="24"/>
              </w:rPr>
              <w:t>у</w:t>
            </w:r>
            <w:proofErr w:type="spellEnd"/>
            <w:r w:rsidRPr="00DD0695">
              <w:rPr>
                <w:rFonts w:ascii="Times New Roman" w:eastAsia="Calibri" w:hAnsi="Times New Roman" w:cs="Times New Roman"/>
                <w:sz w:val="24"/>
                <w:szCs w:val="24"/>
              </w:rPr>
              <w:t xml:space="preserve"> Артем</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Алексеевич</w:t>
            </w:r>
            <w:r>
              <w:rPr>
                <w:rFonts w:ascii="Times New Roman" w:eastAsia="Calibri" w:hAnsi="Times New Roman" w:cs="Times New Roman"/>
                <w:sz w:val="24"/>
                <w:szCs w:val="24"/>
              </w:rPr>
              <w:t>у</w:t>
            </w:r>
          </w:p>
        </w:tc>
      </w:tr>
    </w:tbl>
    <w:p w14:paraId="4C1B9E90"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887"/>
        <w:gridCol w:w="1515"/>
        <w:gridCol w:w="4955"/>
      </w:tblGrid>
      <w:tr w:rsidR="00FF4C4F" w:rsidRPr="00FF4C4F" w14:paraId="0B4D5B46" w14:textId="77777777" w:rsidTr="00652966">
        <w:tc>
          <w:tcPr>
            <w:tcW w:w="660" w:type="pct"/>
          </w:tcPr>
          <w:p w14:paraId="5A9ED4D3" w14:textId="77777777" w:rsidR="00FF4C4F" w:rsidRPr="00FF4C4F" w:rsidRDefault="00FF4C4F" w:rsidP="00FF4C4F">
            <w:pPr>
              <w:spacing w:after="0" w:line="240" w:lineRule="auto"/>
              <w:rPr>
                <w:rFonts w:ascii="Times New Roman" w:eastAsia="Calibri" w:hAnsi="Times New Roman" w:cs="Times New Roman"/>
                <w:b/>
                <w:sz w:val="18"/>
                <w:szCs w:val="24"/>
              </w:rPr>
            </w:pPr>
            <w:r w:rsidRPr="00FF4C4F">
              <w:rPr>
                <w:rFonts w:ascii="Times New Roman" w:eastAsia="Calibri" w:hAnsi="Times New Roman" w:cs="Times New Roman"/>
                <w:b/>
                <w:sz w:val="18"/>
                <w:szCs w:val="24"/>
              </w:rPr>
              <w:t>Школа</w:t>
            </w:r>
          </w:p>
        </w:tc>
        <w:tc>
          <w:tcPr>
            <w:tcW w:w="980" w:type="pct"/>
            <w:tcBorders>
              <w:right w:val="single" w:sz="4" w:space="0" w:color="auto"/>
            </w:tcBorders>
          </w:tcPr>
          <w:p w14:paraId="1A578CAE"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 xml:space="preserve">Инженерная школа </w:t>
            </w:r>
          </w:p>
          <w:p w14:paraId="2BBCA383"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энергетики</w:t>
            </w:r>
          </w:p>
        </w:tc>
        <w:tc>
          <w:tcPr>
            <w:tcW w:w="787" w:type="pct"/>
            <w:tcBorders>
              <w:left w:val="single" w:sz="4" w:space="0" w:color="auto"/>
              <w:right w:val="single" w:sz="4" w:space="0" w:color="auto"/>
            </w:tcBorders>
            <w:vAlign w:val="center"/>
          </w:tcPr>
          <w:p w14:paraId="7ED9AA2F" w14:textId="77777777" w:rsidR="00FF4C4F" w:rsidRPr="00FF4C4F" w:rsidRDefault="00FF4C4F" w:rsidP="00FF4C4F">
            <w:pPr>
              <w:spacing w:after="0" w:line="240" w:lineRule="auto"/>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Подразделение</w:t>
            </w:r>
          </w:p>
        </w:tc>
        <w:tc>
          <w:tcPr>
            <w:tcW w:w="2573" w:type="pct"/>
            <w:tcBorders>
              <w:left w:val="single" w:sz="4" w:space="0" w:color="auto"/>
            </w:tcBorders>
            <w:vAlign w:val="center"/>
          </w:tcPr>
          <w:p w14:paraId="7F62C5DB" w14:textId="77777777" w:rsidR="00FF4C4F" w:rsidRPr="00FF4C4F" w:rsidRDefault="00FF4C4F" w:rsidP="00FF4C4F">
            <w:pPr>
              <w:spacing w:after="0" w:line="240" w:lineRule="auto"/>
              <w:jc w:val="center"/>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Отделение электроэнергетики и электротехники</w:t>
            </w:r>
          </w:p>
        </w:tc>
      </w:tr>
      <w:tr w:rsidR="00FF4C4F" w:rsidRPr="00FF4C4F" w14:paraId="0E3A50D4" w14:textId="77777777" w:rsidTr="00652966">
        <w:trPr>
          <w:trHeight w:val="56"/>
        </w:trPr>
        <w:tc>
          <w:tcPr>
            <w:tcW w:w="660" w:type="pct"/>
            <w:vAlign w:val="center"/>
          </w:tcPr>
          <w:p w14:paraId="31B33185"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Уровень образования</w:t>
            </w:r>
          </w:p>
        </w:tc>
        <w:tc>
          <w:tcPr>
            <w:tcW w:w="980" w:type="pct"/>
            <w:tcBorders>
              <w:right w:val="single" w:sz="4" w:space="0" w:color="auto"/>
            </w:tcBorders>
            <w:vAlign w:val="center"/>
          </w:tcPr>
          <w:p w14:paraId="427F91C9"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Магистратура</w:t>
            </w:r>
          </w:p>
        </w:tc>
        <w:tc>
          <w:tcPr>
            <w:tcW w:w="787" w:type="pct"/>
            <w:tcBorders>
              <w:left w:val="single" w:sz="4" w:space="0" w:color="auto"/>
              <w:right w:val="single" w:sz="4" w:space="0" w:color="auto"/>
            </w:tcBorders>
            <w:vAlign w:val="center"/>
          </w:tcPr>
          <w:p w14:paraId="33089706"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Направление/</w:t>
            </w:r>
          </w:p>
          <w:p w14:paraId="6B96943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специальность</w:t>
            </w:r>
          </w:p>
        </w:tc>
        <w:tc>
          <w:tcPr>
            <w:tcW w:w="2573" w:type="pct"/>
            <w:tcBorders>
              <w:left w:val="single" w:sz="4" w:space="0" w:color="auto"/>
            </w:tcBorders>
            <w:vAlign w:val="center"/>
          </w:tcPr>
          <w:p w14:paraId="0AC04C4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E3B881D" w14:textId="77777777" w:rsidR="00FF4C4F" w:rsidRPr="00FF4C4F" w:rsidRDefault="00FF4C4F" w:rsidP="00FF4C4F">
      <w:pPr>
        <w:spacing w:after="0" w:line="240" w:lineRule="auto"/>
        <w:jc w:val="center"/>
        <w:rPr>
          <w:rFonts w:ascii="Times New Roman" w:eastAsia="Calibri" w:hAnsi="Times New Roman" w:cs="Times New Roman"/>
          <w:b/>
          <w:sz w:val="24"/>
          <w:szCs w:val="24"/>
        </w:rPr>
      </w:pPr>
    </w:p>
    <w:p w14:paraId="7CE1BC17"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Тема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0"/>
        <w:gridCol w:w="4388"/>
      </w:tblGrid>
      <w:tr w:rsidR="00FF4C4F" w:rsidRPr="00FF4C4F" w14:paraId="5758A4FE" w14:textId="77777777" w:rsidTr="00652966">
        <w:trPr>
          <w:trHeight w:val="300"/>
        </w:trPr>
        <w:tc>
          <w:tcPr>
            <w:tcW w:w="9628" w:type="dxa"/>
            <w:gridSpan w:val="2"/>
          </w:tcPr>
          <w:p w14:paraId="7AF9AC6C" w14:textId="72830866" w:rsidR="00FF4C4F" w:rsidRPr="00FF4C4F" w:rsidRDefault="00515415" w:rsidP="00FF4C4F">
            <w:pPr>
              <w:spacing w:after="0" w:line="240" w:lineRule="auto"/>
              <w:jc w:val="center"/>
              <w:rPr>
                <w:rFonts w:ascii="Times New Roman" w:eastAsia="Calibri" w:hAnsi="Times New Roman" w:cs="Times New Roman"/>
                <w:b/>
                <w:sz w:val="24"/>
                <w:szCs w:val="24"/>
              </w:rPr>
            </w:pPr>
            <w:r w:rsidRPr="00515415">
              <w:rPr>
                <w:rFonts w:ascii="Times New Roman" w:eastAsia="Calibri" w:hAnsi="Times New Roman" w:cs="Times New Roman"/>
                <w:b/>
                <w:sz w:val="24"/>
                <w:szCs w:val="24"/>
              </w:rPr>
              <w:t>Разработка программного обеспечений централизованной автоматики ликвидации асинхронного режима</w:t>
            </w:r>
          </w:p>
        </w:tc>
      </w:tr>
      <w:tr w:rsidR="00FF4C4F" w:rsidRPr="00FF4C4F" w14:paraId="6DF02515"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628" w:type="dxa"/>
            <w:gridSpan w:val="2"/>
            <w:tcBorders>
              <w:top w:val="single" w:sz="4" w:space="0" w:color="000000"/>
              <w:left w:val="single" w:sz="4" w:space="0" w:color="000000"/>
              <w:bottom w:val="single" w:sz="4" w:space="0" w:color="000000"/>
              <w:right w:val="single" w:sz="4" w:space="0" w:color="000000"/>
            </w:tcBorders>
            <w:vAlign w:val="center"/>
            <w:hideMark/>
          </w:tcPr>
          <w:p w14:paraId="7EBE848E"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sz w:val="24"/>
                <w:szCs w:val="24"/>
                <w:lang w:eastAsia="ru-RU"/>
              </w:rPr>
              <w:t>Исходные данные к разделу «Финансовый менеджмент»</w:t>
            </w:r>
            <w:r w:rsidRPr="00FF4C4F">
              <w:rPr>
                <w:rFonts w:ascii="Times New Roman" w:eastAsia="Times New Roman" w:hAnsi="Times New Roman" w:cs="Times New Roman"/>
                <w:b/>
                <w:sz w:val="24"/>
                <w:szCs w:val="24"/>
                <w:lang w:eastAsia="ru-RU"/>
              </w:rPr>
              <w:br w:type="page"/>
              <w:t>:</w:t>
            </w:r>
          </w:p>
        </w:tc>
      </w:tr>
      <w:tr w:rsidR="00FF4C4F" w:rsidRPr="00FF4C4F" w14:paraId="02C228FB" w14:textId="77777777" w:rsidTr="0000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633"/>
        </w:trPr>
        <w:tc>
          <w:tcPr>
            <w:tcW w:w="5240" w:type="dxa"/>
            <w:tcBorders>
              <w:top w:val="single" w:sz="4" w:space="0" w:color="000000"/>
              <w:left w:val="single" w:sz="4" w:space="0" w:color="000000"/>
              <w:bottom w:val="single" w:sz="4" w:space="0" w:color="auto"/>
              <w:right w:val="single" w:sz="4" w:space="0" w:color="000000"/>
            </w:tcBorders>
            <w:hideMark/>
          </w:tcPr>
          <w:p w14:paraId="30CB8D3E" w14:textId="77777777" w:rsidR="00FF4C4F" w:rsidRPr="00FF4C4F" w:rsidRDefault="00FF4C4F" w:rsidP="00FF4C4F">
            <w:pPr>
              <w:spacing w:after="0" w:line="240" w:lineRule="auto"/>
              <w:contextualSpacing/>
              <w:rPr>
                <w:rFonts w:ascii="Times New Roman" w:eastAsia="Calibri" w:hAnsi="Times New Roman" w:cs="Times New Roman"/>
                <w:i/>
                <w:sz w:val="24"/>
                <w:szCs w:val="24"/>
              </w:rPr>
            </w:pPr>
            <w:r w:rsidRPr="00FF4C4F">
              <w:rPr>
                <w:rFonts w:ascii="Times New Roman" w:eastAsia="Calibri" w:hAnsi="Times New Roman" w:cs="Times New Roman"/>
                <w:i/>
                <w:sz w:val="24"/>
                <w:szCs w:val="24"/>
              </w:rPr>
              <w:t xml:space="preserve">Характеристика объекта исследования и области его применения </w:t>
            </w:r>
          </w:p>
        </w:tc>
        <w:tc>
          <w:tcPr>
            <w:tcW w:w="4388" w:type="dxa"/>
            <w:tcBorders>
              <w:top w:val="single" w:sz="4" w:space="0" w:color="000000"/>
              <w:left w:val="single" w:sz="4" w:space="0" w:color="000000"/>
              <w:bottom w:val="single" w:sz="4" w:space="0" w:color="auto"/>
              <w:right w:val="single" w:sz="4" w:space="0" w:color="000000"/>
            </w:tcBorders>
          </w:tcPr>
          <w:p w14:paraId="50B2E233" w14:textId="646B2461" w:rsidR="00001FD3" w:rsidRPr="00001FD3" w:rsidRDefault="00001FD3" w:rsidP="00001FD3">
            <w:pPr>
              <w:contextualSpacing/>
              <w:rPr>
                <w:rFonts w:ascii="Times New Roman" w:eastAsia="Calibri" w:hAnsi="Times New Roman" w:cs="Times New Roman"/>
                <w:i/>
                <w:sz w:val="24"/>
                <w:szCs w:val="24"/>
              </w:rPr>
            </w:pPr>
            <w:r w:rsidRPr="00001FD3">
              <w:rPr>
                <w:rFonts w:ascii="Times New Roman" w:eastAsia="Calibri" w:hAnsi="Times New Roman" w:cs="Times New Roman"/>
                <w:i/>
                <w:sz w:val="24"/>
                <w:szCs w:val="24"/>
              </w:rPr>
              <w:t xml:space="preserve">Объект исследования: </w:t>
            </w:r>
            <w:r>
              <w:rPr>
                <w:rFonts w:ascii="Times New Roman" w:eastAsia="Calibri" w:hAnsi="Times New Roman" w:cs="Times New Roman"/>
                <w:i/>
                <w:sz w:val="24"/>
                <w:szCs w:val="24"/>
              </w:rPr>
              <w:t>программное обеспечение</w:t>
            </w:r>
            <w:r w:rsidRPr="00001FD3">
              <w:rPr>
                <w:rFonts w:ascii="Times New Roman" w:eastAsia="Calibri" w:hAnsi="Times New Roman" w:cs="Times New Roman"/>
                <w:i/>
                <w:sz w:val="24"/>
                <w:szCs w:val="24"/>
              </w:rPr>
              <w:t xml:space="preserve"> централизованно</w:t>
            </w:r>
            <w:r>
              <w:rPr>
                <w:rFonts w:ascii="Times New Roman" w:eastAsia="Calibri" w:hAnsi="Times New Roman" w:cs="Times New Roman"/>
                <w:i/>
                <w:sz w:val="24"/>
                <w:szCs w:val="24"/>
              </w:rPr>
              <w:t>й</w:t>
            </w:r>
            <w:r w:rsidRPr="00001FD3">
              <w:rPr>
                <w:rFonts w:ascii="Times New Roman" w:eastAsia="Calibri" w:hAnsi="Times New Roman" w:cs="Times New Roman"/>
                <w:i/>
                <w:sz w:val="24"/>
                <w:szCs w:val="24"/>
              </w:rPr>
              <w:t xml:space="preserve"> АЛАР.</w:t>
            </w:r>
          </w:p>
          <w:p w14:paraId="0BF64BAF" w14:textId="4BA9EC7C" w:rsidR="00FF4C4F" w:rsidRPr="00FF4C4F" w:rsidRDefault="00001FD3" w:rsidP="00001FD3">
            <w:pPr>
              <w:contextualSpacing/>
              <w:rPr>
                <w:rFonts w:ascii="Times New Roman" w:eastAsia="Calibri" w:hAnsi="Times New Roman" w:cs="Times New Roman"/>
                <w:b/>
                <w:i/>
                <w:sz w:val="24"/>
                <w:szCs w:val="24"/>
              </w:rPr>
            </w:pPr>
            <w:r w:rsidRPr="00001FD3">
              <w:rPr>
                <w:rFonts w:ascii="Times New Roman" w:eastAsia="Calibri" w:hAnsi="Times New Roman" w:cs="Times New Roman"/>
                <w:i/>
                <w:sz w:val="24"/>
                <w:szCs w:val="24"/>
              </w:rPr>
              <w:t xml:space="preserve">Область применения: </w:t>
            </w:r>
            <w:r>
              <w:rPr>
                <w:rFonts w:ascii="Times New Roman" w:eastAsia="Calibri" w:hAnsi="Times New Roman" w:cs="Times New Roman"/>
                <w:i/>
                <w:sz w:val="24"/>
                <w:szCs w:val="24"/>
              </w:rPr>
              <w:t>объект электроэнергетики, диспетчерский центр</w:t>
            </w:r>
            <w:r w:rsidRPr="00001FD3">
              <w:rPr>
                <w:rFonts w:ascii="Times New Roman" w:eastAsia="Calibri" w:hAnsi="Times New Roman" w:cs="Times New Roman"/>
                <w:i/>
                <w:sz w:val="24"/>
                <w:szCs w:val="24"/>
              </w:rPr>
              <w:t>.</w:t>
            </w:r>
          </w:p>
        </w:tc>
      </w:tr>
      <w:tr w:rsidR="00FF4C4F" w:rsidRPr="00FF4C4F" w14:paraId="503AC69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83"/>
        </w:trPr>
        <w:tc>
          <w:tcPr>
            <w:tcW w:w="9628" w:type="dxa"/>
            <w:gridSpan w:val="2"/>
            <w:tcBorders>
              <w:top w:val="single" w:sz="4" w:space="0" w:color="auto"/>
              <w:left w:val="single" w:sz="4" w:space="0" w:color="000000"/>
              <w:bottom w:val="single" w:sz="4" w:space="0" w:color="000000"/>
              <w:right w:val="single" w:sz="4" w:space="0" w:color="000000"/>
            </w:tcBorders>
            <w:vAlign w:val="center"/>
            <w:hideMark/>
          </w:tcPr>
          <w:p w14:paraId="6DAAE5B2"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i/>
                <w:sz w:val="24"/>
                <w:szCs w:val="24"/>
                <w:lang w:eastAsia="ru-RU"/>
              </w:rPr>
              <w:t>Перечень вопросов, подлежащих исследованию, проектированию и разработке:</w:t>
            </w:r>
          </w:p>
        </w:tc>
      </w:tr>
      <w:tr w:rsidR="00FF4C4F" w:rsidRPr="00FF4C4F" w14:paraId="0869ADD9"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334"/>
        </w:trPr>
        <w:tc>
          <w:tcPr>
            <w:tcW w:w="5240" w:type="dxa"/>
            <w:tcBorders>
              <w:top w:val="single" w:sz="4" w:space="0" w:color="auto"/>
              <w:left w:val="single" w:sz="4" w:space="0" w:color="000000"/>
              <w:bottom w:val="single" w:sz="4" w:space="0" w:color="000000"/>
              <w:right w:val="single" w:sz="4" w:space="0" w:color="auto"/>
            </w:tcBorders>
            <w:vAlign w:val="center"/>
          </w:tcPr>
          <w:p w14:paraId="79E07E9E"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Предпроектный анализ:</w:t>
            </w:r>
          </w:p>
          <w:p w14:paraId="34665A5A"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Потенциальные потребители результатов исследования;</w:t>
            </w:r>
          </w:p>
          <w:p w14:paraId="55A4F859"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Анализ конкурентных технических решений с позиции </w:t>
            </w:r>
            <w:proofErr w:type="spellStart"/>
            <w:r w:rsidRPr="00FF4C4F">
              <w:rPr>
                <w:rFonts w:ascii="Times New Roman" w:eastAsia="Times New Roman" w:hAnsi="Times New Roman" w:cs="Times New Roman"/>
                <w:i/>
                <w:sz w:val="24"/>
                <w:szCs w:val="24"/>
                <w:lang w:eastAsia="ru-RU"/>
              </w:rPr>
              <w:t>ресурсоэффективности</w:t>
            </w:r>
            <w:proofErr w:type="spellEnd"/>
            <w:r w:rsidRPr="00FF4C4F">
              <w:rPr>
                <w:rFonts w:ascii="Times New Roman" w:eastAsia="Times New Roman" w:hAnsi="Times New Roman" w:cs="Times New Roman"/>
                <w:i/>
                <w:sz w:val="24"/>
                <w:szCs w:val="24"/>
                <w:lang w:eastAsia="ru-RU"/>
              </w:rPr>
              <w:t xml:space="preserve"> и ресурсосбережения;</w:t>
            </w:r>
          </w:p>
          <w:p w14:paraId="34D85D60"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Times New Roman" w:hAnsi="Times New Roman" w:cs="Times New Roman"/>
                <w:i/>
                <w:sz w:val="24"/>
                <w:szCs w:val="24"/>
                <w:lang w:val="en-US" w:eastAsia="ru-RU"/>
              </w:rPr>
              <w:t>SWOT-</w:t>
            </w:r>
            <w:r w:rsidRPr="00FF4C4F">
              <w:rPr>
                <w:rFonts w:ascii="Times New Roman" w:eastAsia="Times New Roman" w:hAnsi="Times New Roman" w:cs="Times New Roman"/>
                <w:i/>
                <w:sz w:val="24"/>
                <w:szCs w:val="24"/>
                <w:lang w:eastAsia="ru-RU"/>
              </w:rPr>
              <w:t>анализ;</w:t>
            </w:r>
          </w:p>
          <w:p w14:paraId="6B830D0E"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Оценка готовности проекта к коммерциализации.</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7DF12099" w14:textId="77777777" w:rsid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Потребителем результатов исследования является АО «СО ЕЭС».</w:t>
            </w:r>
          </w:p>
          <w:p w14:paraId="53CCE21B"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Рассмотрены три производителя и выбран наиболее конкурентоспособный.</w:t>
            </w:r>
          </w:p>
          <w:p w14:paraId="3C4ADC96"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Проведен </w:t>
            </w:r>
            <w:r>
              <w:rPr>
                <w:rFonts w:ascii="Times New Roman" w:eastAsia="Times New Roman" w:hAnsi="Times New Roman" w:cs="Times New Roman"/>
                <w:i/>
                <w:sz w:val="24"/>
                <w:szCs w:val="24"/>
                <w:lang w:val="en-US" w:eastAsia="ru-RU"/>
              </w:rPr>
              <w:t>SWOT</w:t>
            </w:r>
            <w:r w:rsidRPr="00DE6B9F">
              <w:rPr>
                <w:rFonts w:ascii="Times New Roman" w:eastAsia="Times New Roman" w:hAnsi="Times New Roman" w:cs="Times New Roman"/>
                <w:i/>
                <w:sz w:val="24"/>
                <w:szCs w:val="24"/>
                <w:lang w:eastAsia="ru-RU"/>
              </w:rPr>
              <w:t>-</w:t>
            </w:r>
            <w:r>
              <w:rPr>
                <w:rFonts w:ascii="Times New Roman" w:eastAsia="Times New Roman" w:hAnsi="Times New Roman" w:cs="Times New Roman"/>
                <w:i/>
                <w:sz w:val="24"/>
                <w:szCs w:val="24"/>
                <w:lang w:eastAsia="ru-RU"/>
              </w:rPr>
              <w:t>анализ.</w:t>
            </w:r>
          </w:p>
          <w:p w14:paraId="1D98C27B" w14:textId="2F1A0F28" w:rsidR="00DE6B9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Проект имеет среднюю готовность к </w:t>
            </w:r>
            <w:proofErr w:type="spellStart"/>
            <w:r>
              <w:rPr>
                <w:rFonts w:ascii="Times New Roman" w:eastAsia="Times New Roman" w:hAnsi="Times New Roman" w:cs="Times New Roman"/>
                <w:i/>
                <w:sz w:val="24"/>
                <w:szCs w:val="24"/>
                <w:lang w:eastAsia="ru-RU"/>
              </w:rPr>
              <w:t>комерциализации</w:t>
            </w:r>
            <w:proofErr w:type="spellEnd"/>
            <w:r>
              <w:rPr>
                <w:rFonts w:ascii="Times New Roman" w:eastAsia="Times New Roman" w:hAnsi="Times New Roman" w:cs="Times New Roman"/>
                <w:i/>
                <w:sz w:val="24"/>
                <w:szCs w:val="24"/>
                <w:lang w:eastAsia="ru-RU"/>
              </w:rPr>
              <w:t>.</w:t>
            </w:r>
          </w:p>
        </w:tc>
      </w:tr>
      <w:tr w:rsidR="00FF4C4F" w:rsidRPr="00FF4C4F" w14:paraId="1172BCB4"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593F040B"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Инициация проекта:</w:t>
            </w:r>
          </w:p>
          <w:p w14:paraId="618B0C43"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w:t>
            </w:r>
            <w:r w:rsidRPr="00FF4C4F">
              <w:rPr>
                <w:rFonts w:ascii="Times New Roman" w:eastAsia="Times New Roman" w:hAnsi="Times New Roman" w:cs="Times New Roman"/>
                <w:i/>
                <w:sz w:val="24"/>
                <w:szCs w:val="24"/>
                <w:lang w:eastAsia="ru-RU"/>
              </w:rPr>
              <w:t>Цели и результат проекта;</w:t>
            </w:r>
          </w:p>
          <w:p w14:paraId="2E624041"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Calibri" w:hAnsi="Times New Roman" w:cs="Times New Roman"/>
                <w:i/>
                <w:sz w:val="24"/>
                <w:szCs w:val="24"/>
              </w:rPr>
              <w:t>Организационная структура проекта;</w:t>
            </w:r>
          </w:p>
          <w:p w14:paraId="0A47D642"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Ограничения и допущения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0F350E3" w14:textId="2A565914"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Инициализация проекта. Организационная структура проекта.</w:t>
            </w:r>
          </w:p>
        </w:tc>
      </w:tr>
      <w:tr w:rsidR="00FF4C4F" w:rsidRPr="00FF4C4F" w14:paraId="4ACE361D"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79BE0D9F" w14:textId="77777777" w:rsidR="00FF4C4F" w:rsidRPr="00FF4C4F" w:rsidRDefault="00FF4C4F" w:rsidP="00FF4C4F">
            <w:pPr>
              <w:numPr>
                <w:ilvl w:val="0"/>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Планирование управления научно-техническим проектом:</w:t>
            </w:r>
          </w:p>
          <w:p w14:paraId="0B1D7601"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Иерархическая структура работ проекта;</w:t>
            </w:r>
          </w:p>
          <w:p w14:paraId="0444A928"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Контрольные события проекта;</w:t>
            </w:r>
          </w:p>
          <w:p w14:paraId="591A1E20"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проекта;</w:t>
            </w:r>
          </w:p>
          <w:p w14:paraId="5A028D1C"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Бюджет научного исследования;</w:t>
            </w:r>
          </w:p>
          <w:p w14:paraId="2EEC630F"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Матрица ответственности;</w:t>
            </w:r>
          </w:p>
          <w:p w14:paraId="3DA101E7"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управления коммуникациями проекта;</w:t>
            </w:r>
          </w:p>
          <w:p w14:paraId="64D2D162"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Реестр рисков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6B78DF9" w14:textId="7BE05D2E"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FF4C4F" w:rsidRPr="00FF4C4F" w14:paraId="2CABA1D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hideMark/>
          </w:tcPr>
          <w:p w14:paraId="63FEDA43" w14:textId="77777777" w:rsidR="00FF4C4F" w:rsidRPr="00FF4C4F" w:rsidRDefault="00FF4C4F" w:rsidP="00FF4C4F">
            <w:pPr>
              <w:numPr>
                <w:ilvl w:val="0"/>
                <w:numId w:val="35"/>
              </w:numPr>
              <w:spacing w:after="0" w:line="240" w:lineRule="auto"/>
              <w:contextualSpacing/>
              <w:jc w:val="both"/>
              <w:rPr>
                <w:rFonts w:ascii="Times New Roman" w:eastAsia="Calibri" w:hAnsi="Times New Roman" w:cs="Times New Roman"/>
                <w:i/>
                <w:sz w:val="24"/>
                <w:szCs w:val="24"/>
              </w:rPr>
            </w:pPr>
            <w:r w:rsidRPr="00FF4C4F">
              <w:rPr>
                <w:rFonts w:ascii="Times New Roman" w:eastAsia="Times New Roman" w:hAnsi="Times New Roman" w:cs="Times New Roman"/>
                <w:i/>
                <w:sz w:val="24"/>
                <w:szCs w:val="24"/>
                <w:lang w:eastAsia="ru-RU"/>
              </w:rPr>
              <w:t>Определение финансовой и ресурсной эффективности проекта</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4308337A" w14:textId="495756FC"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В ходе проектирования была проведена оценка ресурсной эффективности проекта</w:t>
            </w:r>
          </w:p>
        </w:tc>
      </w:tr>
    </w:tbl>
    <w:p w14:paraId="4F6BA83D"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78"/>
        <w:gridCol w:w="2750"/>
      </w:tblGrid>
      <w:tr w:rsidR="00FF4C4F" w:rsidRPr="00FF4C4F" w14:paraId="31967629" w14:textId="77777777" w:rsidTr="00652966">
        <w:tc>
          <w:tcPr>
            <w:tcW w:w="3572" w:type="pct"/>
          </w:tcPr>
          <w:p w14:paraId="702219C7" w14:textId="77777777" w:rsidR="00FF4C4F" w:rsidRPr="00FF4C4F" w:rsidRDefault="00FF4C4F" w:rsidP="00FF4C4F">
            <w:pPr>
              <w:spacing w:after="0" w:line="240" w:lineRule="auto"/>
              <w:contextualSpacing/>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Дата выдачи задания для раздела по линейному графику</w:t>
            </w:r>
          </w:p>
        </w:tc>
        <w:tc>
          <w:tcPr>
            <w:tcW w:w="1428" w:type="pct"/>
          </w:tcPr>
          <w:p w14:paraId="6743DD87" w14:textId="77777777" w:rsidR="00FF4C4F" w:rsidRPr="00FF4C4F" w:rsidRDefault="00FF4C4F" w:rsidP="00FF4C4F">
            <w:pPr>
              <w:spacing w:after="0" w:line="240" w:lineRule="auto"/>
              <w:contextualSpacing/>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29.06.2020</w:t>
            </w:r>
          </w:p>
        </w:tc>
      </w:tr>
    </w:tbl>
    <w:p w14:paraId="743FCEDE" w14:textId="254DA053" w:rsid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2E0C5C81" w14:textId="4EC6440A" w:rsidR="00001FD3"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272D2454" w14:textId="77777777" w:rsidR="00001FD3" w:rsidRPr="00FF4C4F"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4EF021E5" w14:textId="77777777" w:rsidR="00FF4C4F" w:rsidRPr="00FF4C4F" w:rsidRDefault="00FF4C4F" w:rsidP="00FF4C4F">
      <w:pPr>
        <w:spacing w:after="0" w:line="240" w:lineRule="auto"/>
        <w:jc w:val="both"/>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Задание выдал консультант: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3"/>
        <w:gridCol w:w="2754"/>
        <w:gridCol w:w="2005"/>
        <w:gridCol w:w="1307"/>
        <w:gridCol w:w="1379"/>
      </w:tblGrid>
      <w:tr w:rsidR="00FF4C4F" w:rsidRPr="00FF4C4F" w14:paraId="1C6358B4" w14:textId="77777777" w:rsidTr="00652966">
        <w:tc>
          <w:tcPr>
            <w:tcW w:w="1134" w:type="pct"/>
          </w:tcPr>
          <w:p w14:paraId="6D5122C8"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Должность, место работы</w:t>
            </w:r>
          </w:p>
        </w:tc>
        <w:tc>
          <w:tcPr>
            <w:tcW w:w="1430" w:type="pct"/>
          </w:tcPr>
          <w:p w14:paraId="5CB055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1041" w:type="pct"/>
          </w:tcPr>
          <w:p w14:paraId="73D1EEC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Ученая степень, звание</w:t>
            </w:r>
          </w:p>
        </w:tc>
        <w:tc>
          <w:tcPr>
            <w:tcW w:w="679" w:type="pct"/>
          </w:tcPr>
          <w:p w14:paraId="57C35590"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7BB6518C"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0793D7F6" w14:textId="77777777" w:rsidTr="00652966">
        <w:tc>
          <w:tcPr>
            <w:tcW w:w="1134" w:type="pct"/>
          </w:tcPr>
          <w:p w14:paraId="2A4EBA26"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Профессор, ОСГН ШБИП ТПУ</w:t>
            </w:r>
          </w:p>
        </w:tc>
        <w:tc>
          <w:tcPr>
            <w:tcW w:w="1430" w:type="pct"/>
          </w:tcPr>
          <w:p w14:paraId="29480598" w14:textId="77777777" w:rsidR="00FF4C4F" w:rsidRPr="00FF4C4F" w:rsidRDefault="00FF4C4F" w:rsidP="00FF4C4F">
            <w:pPr>
              <w:spacing w:after="0" w:line="240" w:lineRule="auto"/>
              <w:jc w:val="center"/>
              <w:rPr>
                <w:rFonts w:ascii="Times New Roman" w:eastAsia="Calibri" w:hAnsi="Times New Roman" w:cs="Times New Roman"/>
                <w:sz w:val="24"/>
                <w:szCs w:val="24"/>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Сергей Александрович</w:t>
            </w:r>
          </w:p>
        </w:tc>
        <w:tc>
          <w:tcPr>
            <w:tcW w:w="1041" w:type="pct"/>
            <w:vAlign w:val="center"/>
          </w:tcPr>
          <w:p w14:paraId="4B0B5E20"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д-р. экон. наук</w:t>
            </w:r>
          </w:p>
        </w:tc>
        <w:tc>
          <w:tcPr>
            <w:tcW w:w="679" w:type="pct"/>
          </w:tcPr>
          <w:p w14:paraId="0E26DD86"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040D26BD"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4DD0ADCA" w14:textId="77777777" w:rsidR="00FF4C4F" w:rsidRPr="00FF4C4F" w:rsidRDefault="00FF4C4F" w:rsidP="00FF4C4F">
      <w:pPr>
        <w:spacing w:after="0" w:line="240" w:lineRule="auto"/>
        <w:jc w:val="both"/>
        <w:rPr>
          <w:rFonts w:ascii="Times New Roman" w:eastAsia="Calibri" w:hAnsi="Times New Roman" w:cs="Times New Roman"/>
          <w:sz w:val="24"/>
          <w:szCs w:val="24"/>
        </w:rPr>
      </w:pPr>
    </w:p>
    <w:p w14:paraId="59A80BC7" w14:textId="77777777" w:rsidR="00FF4C4F" w:rsidRPr="00FF4C4F" w:rsidRDefault="00FF4C4F" w:rsidP="00FF4C4F">
      <w:pPr>
        <w:spacing w:after="0" w:line="240" w:lineRule="auto"/>
        <w:rPr>
          <w:rFonts w:ascii="Times New Roman" w:eastAsia="Calibri" w:hAnsi="Times New Roman" w:cs="Times New Roman"/>
          <w:b/>
          <w:sz w:val="24"/>
          <w:szCs w:val="24"/>
        </w:rPr>
      </w:pPr>
      <w:r w:rsidRPr="00FF4C4F">
        <w:rPr>
          <w:rFonts w:ascii="Times New Roman" w:eastAsia="Calibri" w:hAnsi="Times New Roman" w:cs="Times New Roman"/>
          <w:b/>
          <w:sz w:val="24"/>
          <w:szCs w:val="24"/>
        </w:rPr>
        <w:t>Задание принял к исполнению студент: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4962"/>
        <w:gridCol w:w="1307"/>
        <w:gridCol w:w="1379"/>
      </w:tblGrid>
      <w:tr w:rsidR="00FF4C4F" w:rsidRPr="00FF4C4F" w14:paraId="3829B44D" w14:textId="77777777" w:rsidTr="00652966">
        <w:tc>
          <w:tcPr>
            <w:tcW w:w="1028" w:type="pct"/>
          </w:tcPr>
          <w:p w14:paraId="1ED8B2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Группа</w:t>
            </w:r>
          </w:p>
        </w:tc>
        <w:tc>
          <w:tcPr>
            <w:tcW w:w="2577" w:type="pct"/>
          </w:tcPr>
          <w:p w14:paraId="7A497C16"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679" w:type="pct"/>
          </w:tcPr>
          <w:p w14:paraId="702A61A2"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24F0779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6ED2F6E0" w14:textId="77777777" w:rsidTr="00652966">
        <w:tc>
          <w:tcPr>
            <w:tcW w:w="1028" w:type="pct"/>
          </w:tcPr>
          <w:p w14:paraId="32F6C7E3" w14:textId="546DB029"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2577" w:type="pct"/>
          </w:tcPr>
          <w:p w14:paraId="405F281B" w14:textId="064A96EA" w:rsidR="00FF4C4F" w:rsidRPr="00FF4C4F" w:rsidRDefault="00001FD3" w:rsidP="00FF4C4F">
            <w:pPr>
              <w:spacing w:after="0" w:line="240" w:lineRule="auto"/>
              <w:jc w:val="cente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Жиленков</w:t>
            </w:r>
            <w:proofErr w:type="spellEnd"/>
            <w:r>
              <w:rPr>
                <w:rFonts w:ascii="Times New Roman" w:eastAsia="Calibri" w:hAnsi="Times New Roman" w:cs="Times New Roman"/>
                <w:sz w:val="24"/>
                <w:szCs w:val="24"/>
              </w:rPr>
              <w:t xml:space="preserve"> Артем Алексеевич</w:t>
            </w:r>
          </w:p>
        </w:tc>
        <w:tc>
          <w:tcPr>
            <w:tcW w:w="679" w:type="pct"/>
          </w:tcPr>
          <w:p w14:paraId="1D926914"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14D5F2DE"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2E55F37A" w14:textId="77777777" w:rsidR="00FF4C4F" w:rsidRPr="00FF4C4F" w:rsidRDefault="00FF4C4F" w:rsidP="00FF4C4F">
      <w:pPr>
        <w:spacing w:after="0" w:line="240" w:lineRule="auto"/>
        <w:rPr>
          <w:rFonts w:ascii="Times New Roman" w:eastAsia="Calibri" w:hAnsi="Times New Roman" w:cs="Times New Roman"/>
          <w:sz w:val="24"/>
          <w:szCs w:val="24"/>
        </w:rPr>
      </w:pPr>
    </w:p>
    <w:p w14:paraId="326A4BCA" w14:textId="77777777" w:rsidR="00FF4C4F" w:rsidRPr="00FF4C4F" w:rsidRDefault="00FF4C4F" w:rsidP="00FF4C4F">
      <w:pPr>
        <w:spacing w:after="0" w:line="360" w:lineRule="auto"/>
        <w:ind w:firstLine="709"/>
        <w:jc w:val="both"/>
        <w:rPr>
          <w:rFonts w:ascii="Times New Roman" w:hAnsi="Times New Roman"/>
          <w:sz w:val="28"/>
        </w:rPr>
      </w:pPr>
    </w:p>
    <w:p w14:paraId="32EA4E43" w14:textId="77777777" w:rsidR="00FF4C4F" w:rsidRPr="00FF4C4F" w:rsidRDefault="00FF4C4F" w:rsidP="00FF4C4F">
      <w:pPr>
        <w:rPr>
          <w:rFonts w:ascii="Times New Roman" w:hAnsi="Times New Roman"/>
          <w:sz w:val="28"/>
        </w:rPr>
      </w:pPr>
      <w:r w:rsidRPr="00FF4C4F">
        <w:rPr>
          <w:rFonts w:ascii="Times New Roman" w:hAnsi="Times New Roman"/>
          <w:sz w:val="28"/>
        </w:rPr>
        <w:br w:type="page"/>
      </w:r>
    </w:p>
    <w:p w14:paraId="61C93D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lastRenderedPageBreak/>
        <w:t xml:space="preserve">ЗАДАНИЕ ДЛЯ РАЗДЕЛА </w:t>
      </w:r>
    </w:p>
    <w:p w14:paraId="005981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t>«СОЦИАЛЬНАЯ ОТВЕТСТВЕННОСТЬ»</w:t>
      </w:r>
    </w:p>
    <w:p w14:paraId="04D9DF87"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3560F8A4"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64"/>
        <w:gridCol w:w="6634"/>
      </w:tblGrid>
      <w:tr w:rsidR="00FF4C4F" w:rsidRPr="00FF4C4F" w14:paraId="43D4A7A9"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642F6F13"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Группа</w:t>
            </w:r>
          </w:p>
        </w:tc>
        <w:tc>
          <w:tcPr>
            <w:tcW w:w="6634" w:type="dxa"/>
            <w:tcBorders>
              <w:top w:val="single" w:sz="4" w:space="0" w:color="000000"/>
              <w:left w:val="single" w:sz="4" w:space="0" w:color="000000"/>
              <w:bottom w:val="single" w:sz="4" w:space="0" w:color="000000"/>
              <w:right w:val="single" w:sz="4" w:space="0" w:color="000000"/>
            </w:tcBorders>
          </w:tcPr>
          <w:p w14:paraId="0AC5081B"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ФИО</w:t>
            </w:r>
          </w:p>
        </w:tc>
      </w:tr>
      <w:tr w:rsidR="00FF4C4F" w:rsidRPr="00FF4C4F" w14:paraId="29AE190B"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5030CC8B" w14:textId="40CD6644" w:rsidR="00FF4C4F" w:rsidRPr="00FF4C4F" w:rsidRDefault="00515415"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6634" w:type="dxa"/>
            <w:tcBorders>
              <w:top w:val="single" w:sz="4" w:space="0" w:color="000000"/>
              <w:left w:val="single" w:sz="4" w:space="0" w:color="000000"/>
              <w:bottom w:val="single" w:sz="4" w:space="0" w:color="000000"/>
              <w:right w:val="single" w:sz="4" w:space="0" w:color="000000"/>
            </w:tcBorders>
          </w:tcPr>
          <w:p w14:paraId="7B23DBA4" w14:textId="00EC7338" w:rsidR="00FF4C4F" w:rsidRPr="00FF4C4F" w:rsidRDefault="00515415" w:rsidP="00FF4C4F">
            <w:pPr>
              <w:spacing w:after="0" w:line="240" w:lineRule="auto"/>
              <w:jc w:val="center"/>
              <w:rPr>
                <w:rFonts w:ascii="Times New Roman" w:eastAsia="Times New Roman" w:hAnsi="Times New Roman" w:cs="Times New Roman"/>
                <w:sz w:val="24"/>
                <w:szCs w:val="24"/>
              </w:rPr>
            </w:pPr>
            <w:proofErr w:type="spellStart"/>
            <w:r w:rsidRPr="00515415">
              <w:rPr>
                <w:rFonts w:ascii="Times New Roman" w:eastAsia="Times New Roman" w:hAnsi="Times New Roman" w:cs="Times New Roman"/>
                <w:sz w:val="24"/>
                <w:szCs w:val="24"/>
              </w:rPr>
              <w:t>Жиленкову</w:t>
            </w:r>
            <w:proofErr w:type="spellEnd"/>
            <w:r w:rsidRPr="00515415">
              <w:rPr>
                <w:rFonts w:ascii="Times New Roman" w:eastAsia="Times New Roman" w:hAnsi="Times New Roman" w:cs="Times New Roman"/>
                <w:sz w:val="24"/>
                <w:szCs w:val="24"/>
              </w:rPr>
              <w:t xml:space="preserve"> Артему Алексеевичу</w:t>
            </w:r>
          </w:p>
        </w:tc>
      </w:tr>
    </w:tbl>
    <w:p w14:paraId="17037538"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1"/>
        <w:gridCol w:w="1653"/>
        <w:gridCol w:w="2570"/>
        <w:gridCol w:w="4034"/>
      </w:tblGrid>
      <w:tr w:rsidR="00FF4C4F" w:rsidRPr="00FF4C4F" w14:paraId="6224E65D"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7AB49DFC"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Школа</w:t>
            </w:r>
          </w:p>
        </w:tc>
        <w:tc>
          <w:tcPr>
            <w:tcW w:w="1653" w:type="dxa"/>
            <w:tcBorders>
              <w:top w:val="single" w:sz="4" w:space="0" w:color="000000"/>
              <w:left w:val="single" w:sz="4" w:space="0" w:color="000000"/>
              <w:bottom w:val="single" w:sz="4" w:space="0" w:color="000000"/>
              <w:right w:val="single" w:sz="4" w:space="0" w:color="auto"/>
            </w:tcBorders>
          </w:tcPr>
          <w:p w14:paraId="7E1DD909"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ИШЭ</w:t>
            </w:r>
          </w:p>
        </w:tc>
        <w:tc>
          <w:tcPr>
            <w:tcW w:w="1813" w:type="dxa"/>
            <w:tcBorders>
              <w:top w:val="single" w:sz="4" w:space="0" w:color="000000"/>
              <w:left w:val="single" w:sz="4" w:space="0" w:color="auto"/>
              <w:bottom w:val="single" w:sz="4" w:space="0" w:color="000000"/>
              <w:right w:val="single" w:sz="4" w:space="0" w:color="auto"/>
            </w:tcBorders>
          </w:tcPr>
          <w:p w14:paraId="5A1C1E49"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Отделение (НОЦ)</w:t>
            </w:r>
          </w:p>
        </w:tc>
        <w:tc>
          <w:tcPr>
            <w:tcW w:w="4791" w:type="dxa"/>
            <w:tcBorders>
              <w:top w:val="single" w:sz="4" w:space="0" w:color="000000"/>
              <w:left w:val="single" w:sz="4" w:space="0" w:color="auto"/>
              <w:bottom w:val="single" w:sz="4" w:space="0" w:color="000000"/>
              <w:right w:val="single" w:sz="4" w:space="0" w:color="000000"/>
            </w:tcBorders>
          </w:tcPr>
          <w:p w14:paraId="03C2C5A4"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Электроэнергетики и электротехники</w:t>
            </w:r>
          </w:p>
        </w:tc>
      </w:tr>
      <w:tr w:rsidR="00FF4C4F" w:rsidRPr="00FF4C4F" w14:paraId="33F22D19"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3CA66A0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Уровень образования</w:t>
            </w:r>
          </w:p>
        </w:tc>
        <w:tc>
          <w:tcPr>
            <w:tcW w:w="1653" w:type="dxa"/>
            <w:tcBorders>
              <w:top w:val="single" w:sz="4" w:space="0" w:color="000000"/>
              <w:left w:val="single" w:sz="4" w:space="0" w:color="000000"/>
              <w:bottom w:val="single" w:sz="4" w:space="0" w:color="000000"/>
              <w:right w:val="single" w:sz="4" w:space="0" w:color="auto"/>
            </w:tcBorders>
            <w:vAlign w:val="center"/>
          </w:tcPr>
          <w:p w14:paraId="573F86F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Магистратура</w:t>
            </w:r>
          </w:p>
        </w:tc>
        <w:tc>
          <w:tcPr>
            <w:tcW w:w="1813" w:type="dxa"/>
            <w:tcBorders>
              <w:top w:val="single" w:sz="4" w:space="0" w:color="000000"/>
              <w:left w:val="single" w:sz="4" w:space="0" w:color="auto"/>
              <w:bottom w:val="single" w:sz="4" w:space="0" w:color="000000"/>
              <w:right w:val="single" w:sz="4" w:space="0" w:color="auto"/>
            </w:tcBorders>
          </w:tcPr>
          <w:p w14:paraId="3B2A3A9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Направление/специальность</w:t>
            </w:r>
          </w:p>
        </w:tc>
        <w:tc>
          <w:tcPr>
            <w:tcW w:w="4791" w:type="dxa"/>
            <w:tcBorders>
              <w:top w:val="single" w:sz="4" w:space="0" w:color="000000"/>
              <w:left w:val="single" w:sz="4" w:space="0" w:color="auto"/>
              <w:bottom w:val="single" w:sz="4" w:space="0" w:color="000000"/>
              <w:right w:val="single" w:sz="4" w:space="0" w:color="000000"/>
            </w:tcBorders>
          </w:tcPr>
          <w:p w14:paraId="5E17039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CB8DF1D" w14:textId="77777777" w:rsidR="00FF4C4F" w:rsidRPr="00FF4C4F" w:rsidRDefault="00FF4C4F" w:rsidP="00FF4C4F">
      <w:pPr>
        <w:spacing w:after="0" w:line="240" w:lineRule="auto"/>
        <w:ind w:firstLine="567"/>
        <w:jc w:val="center"/>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 xml:space="preserve"> </w:t>
      </w:r>
    </w:p>
    <w:p w14:paraId="0B543CD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 xml:space="preserve">Тема ВКР: </w:t>
      </w:r>
    </w:p>
    <w:tbl>
      <w:tblPr>
        <w:tblW w:w="95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07"/>
        <w:gridCol w:w="4841"/>
      </w:tblGrid>
      <w:tr w:rsidR="00FF4C4F" w:rsidRPr="00FF4C4F" w14:paraId="2C7E9230" w14:textId="77777777" w:rsidTr="00652966">
        <w:trPr>
          <w:trHeight w:val="416"/>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39AFE8B1" w14:textId="3CFE4ABA" w:rsidR="00FF4C4F" w:rsidRPr="00FF4C4F" w:rsidRDefault="00515415" w:rsidP="00515415">
            <w:pPr>
              <w:spacing w:after="0" w:line="240" w:lineRule="auto"/>
              <w:jc w:val="center"/>
              <w:rPr>
                <w:rFonts w:ascii="Times New Roman" w:eastAsia="Times New Roman" w:hAnsi="Times New Roman" w:cs="Times New Roman"/>
                <w:b/>
                <w:lang w:eastAsia="ru-RU"/>
              </w:rPr>
            </w:pPr>
            <w:r w:rsidRPr="00515415">
              <w:rPr>
                <w:rFonts w:ascii="Times New Roman" w:eastAsia="Times New Roman" w:hAnsi="Times New Roman" w:cs="Times New Roman"/>
                <w:b/>
                <w:lang w:eastAsia="ru-RU"/>
              </w:rPr>
              <w:t>Разработка программного обеспечений централизованной автоматики ликвидации асинхронного режима</w:t>
            </w:r>
          </w:p>
        </w:tc>
      </w:tr>
      <w:tr w:rsidR="00FF4C4F" w:rsidRPr="00FF4C4F" w14:paraId="37ADF32D" w14:textId="77777777" w:rsidTr="00652966">
        <w:trPr>
          <w:trHeight w:val="360"/>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0EBB04A5" w14:textId="77777777" w:rsidR="00FF4C4F" w:rsidRPr="00FF4C4F" w:rsidRDefault="00FF4C4F" w:rsidP="00FF4C4F">
            <w:pPr>
              <w:spacing w:after="0" w:line="240" w:lineRule="auto"/>
              <w:rPr>
                <w:rFonts w:ascii="Times New Roman" w:eastAsia="Times New Roman" w:hAnsi="Times New Roman" w:cs="Times New Roman"/>
                <w:b/>
                <w:i/>
                <w:sz w:val="20"/>
                <w:szCs w:val="20"/>
                <w:lang w:eastAsia="ru-RU"/>
              </w:rPr>
            </w:pPr>
            <w:r w:rsidRPr="00FF4C4F">
              <w:rPr>
                <w:rFonts w:ascii="Times New Roman" w:eastAsia="Times New Roman" w:hAnsi="Times New Roman" w:cs="Times New Roman"/>
                <w:b/>
                <w:lang w:eastAsia="ru-RU"/>
              </w:rPr>
              <w:t>Исходные данные к разделу «Социальная ответственность»</w:t>
            </w:r>
            <w:r w:rsidRPr="00FF4C4F">
              <w:rPr>
                <w:rFonts w:ascii="Times New Roman" w:eastAsia="Times New Roman" w:hAnsi="Times New Roman" w:cs="Times New Roman"/>
                <w:b/>
                <w:lang w:eastAsia="ru-RU"/>
              </w:rPr>
              <w:br w:type="page"/>
              <w:t>:</w:t>
            </w:r>
          </w:p>
        </w:tc>
      </w:tr>
      <w:tr w:rsidR="00FF4C4F" w:rsidRPr="00FF4C4F" w14:paraId="21857ABF" w14:textId="77777777" w:rsidTr="00652966">
        <w:trPr>
          <w:trHeight w:val="1125"/>
        </w:trPr>
        <w:tc>
          <w:tcPr>
            <w:tcW w:w="4707" w:type="dxa"/>
            <w:tcBorders>
              <w:top w:val="single" w:sz="4" w:space="0" w:color="000000"/>
              <w:left w:val="single" w:sz="4" w:space="0" w:color="000000"/>
              <w:bottom w:val="single" w:sz="4" w:space="0" w:color="auto"/>
              <w:right w:val="single" w:sz="4" w:space="0" w:color="000000"/>
            </w:tcBorders>
          </w:tcPr>
          <w:p w14:paraId="2756D8E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lang w:eastAsia="ru-RU"/>
              </w:rPr>
              <w:t>1. Характеристика объекта исследования и области его применения</w:t>
            </w:r>
          </w:p>
        </w:tc>
        <w:tc>
          <w:tcPr>
            <w:tcW w:w="4841" w:type="dxa"/>
            <w:tcBorders>
              <w:top w:val="single" w:sz="4" w:space="0" w:color="000000"/>
              <w:left w:val="single" w:sz="4" w:space="0" w:color="000000"/>
              <w:bottom w:val="single" w:sz="4" w:space="0" w:color="auto"/>
              <w:right w:val="single" w:sz="4" w:space="0" w:color="000000"/>
            </w:tcBorders>
          </w:tcPr>
          <w:p w14:paraId="1A55800D" w14:textId="77777777" w:rsidR="00C54CE9" w:rsidRPr="00C54CE9"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Объект исследования: программное обеспечение централизованной АЛАР.</w:t>
            </w:r>
          </w:p>
          <w:p w14:paraId="49CB90F9" w14:textId="5D1E3DF3" w:rsidR="00FF4C4F" w:rsidRPr="00FF4C4F"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Область применения: объект электроэнергетики, диспетчерский центр.</w:t>
            </w:r>
          </w:p>
        </w:tc>
      </w:tr>
      <w:tr w:rsidR="00FF4C4F" w:rsidRPr="00FF4C4F" w14:paraId="034629E5" w14:textId="77777777" w:rsidTr="00652966">
        <w:trPr>
          <w:trHeight w:val="296"/>
        </w:trPr>
        <w:tc>
          <w:tcPr>
            <w:tcW w:w="9548" w:type="dxa"/>
            <w:gridSpan w:val="2"/>
            <w:tcBorders>
              <w:top w:val="single" w:sz="4" w:space="0" w:color="auto"/>
              <w:left w:val="single" w:sz="4" w:space="0" w:color="000000"/>
              <w:bottom w:val="single" w:sz="4" w:space="0" w:color="000000"/>
              <w:right w:val="single" w:sz="4" w:space="0" w:color="000000"/>
            </w:tcBorders>
            <w:vAlign w:val="center"/>
          </w:tcPr>
          <w:p w14:paraId="18C2C682" w14:textId="77777777" w:rsidR="00FF4C4F" w:rsidRPr="00FF4C4F" w:rsidRDefault="00FF4C4F" w:rsidP="00FF4C4F">
            <w:pPr>
              <w:spacing w:after="0" w:line="240" w:lineRule="auto"/>
              <w:rPr>
                <w:rFonts w:ascii="Times New Roman" w:eastAsia="Times New Roman" w:hAnsi="Times New Roman" w:cs="Times New Roman"/>
                <w:i/>
                <w:sz w:val="20"/>
                <w:szCs w:val="20"/>
                <w:lang w:eastAsia="ru-RU"/>
              </w:rPr>
            </w:pPr>
            <w:r w:rsidRPr="00FF4C4F">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FF4C4F" w:rsidRPr="00FF4C4F" w14:paraId="7E6EEA52"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35C1E04D"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1. Правовые и организационные вопросы обеспечения безопасности:</w:t>
            </w:r>
          </w:p>
          <w:p w14:paraId="69C6C6F5"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специальные, правовые нормы трудового законодательства;</w:t>
            </w:r>
          </w:p>
          <w:p w14:paraId="09CBA5CF"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организационные мероприятия при компоновке рабочей зоны.</w:t>
            </w:r>
          </w:p>
        </w:tc>
        <w:tc>
          <w:tcPr>
            <w:tcW w:w="4841" w:type="dxa"/>
            <w:tcBorders>
              <w:top w:val="single" w:sz="4" w:space="0" w:color="auto"/>
              <w:left w:val="single" w:sz="4" w:space="0" w:color="auto"/>
              <w:bottom w:val="single" w:sz="4" w:space="0" w:color="000000"/>
              <w:right w:val="single" w:sz="4" w:space="0" w:color="000000"/>
            </w:tcBorders>
            <w:vAlign w:val="center"/>
          </w:tcPr>
          <w:p w14:paraId="64A4B2E4"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ТК РФ, ГОСТ 21889-76, </w:t>
            </w:r>
          </w:p>
          <w:p w14:paraId="1D6FB39D"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12.2.032-78 ССБТ, </w:t>
            </w:r>
          </w:p>
          <w:p w14:paraId="614A5F41"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Р 50923-96, </w:t>
            </w:r>
          </w:p>
          <w:p w14:paraId="7D353CEA"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ГОСТ Р ИСО 9241-2-2009</w:t>
            </w:r>
          </w:p>
        </w:tc>
      </w:tr>
      <w:tr w:rsidR="00FF4C4F" w:rsidRPr="00FF4C4F" w14:paraId="75C40ABB"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00203BD0" w14:textId="77777777" w:rsidR="00FF4C4F" w:rsidRPr="00FF4C4F" w:rsidRDefault="00FF4C4F" w:rsidP="00FF4C4F">
            <w:pPr>
              <w:spacing w:after="0" w:line="240" w:lineRule="auto"/>
              <w:rPr>
                <w:rFonts w:ascii="Times New Roman" w:eastAsia="Times New Roman" w:hAnsi="Times New Roman" w:cs="Times New Roman"/>
                <w:b/>
                <w:szCs w:val="20"/>
                <w:lang w:eastAsia="ru-RU"/>
              </w:rPr>
            </w:pPr>
            <w:r w:rsidRPr="00FF4C4F">
              <w:rPr>
                <w:rFonts w:ascii="Times New Roman" w:eastAsia="Times New Roman" w:hAnsi="Times New Roman" w:cs="Times New Roman"/>
                <w:b/>
                <w:lang w:eastAsia="ru-RU"/>
              </w:rPr>
              <w:t>2. Производственная безопасность:</w:t>
            </w:r>
          </w:p>
          <w:p w14:paraId="6FA33CF4"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 xml:space="preserve">2.1. Анализ выявленных вредных и опасных факторов </w:t>
            </w:r>
          </w:p>
          <w:p w14:paraId="646644CA"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2.2. Обоснование мероприятий по снижению воздействия</w:t>
            </w:r>
          </w:p>
        </w:tc>
        <w:tc>
          <w:tcPr>
            <w:tcW w:w="4841" w:type="dxa"/>
            <w:tcBorders>
              <w:top w:val="single" w:sz="4" w:space="0" w:color="auto"/>
              <w:left w:val="single" w:sz="4" w:space="0" w:color="auto"/>
              <w:bottom w:val="single" w:sz="4" w:space="0" w:color="000000"/>
              <w:right w:val="single" w:sz="4" w:space="0" w:color="000000"/>
            </w:tcBorders>
            <w:vAlign w:val="center"/>
          </w:tcPr>
          <w:p w14:paraId="4269F40A" w14:textId="7D6C929C"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FF4C4F" w:rsidRPr="00FF4C4F" w14:paraId="67701F8E" w14:textId="77777777" w:rsidTr="00652966">
        <w:trPr>
          <w:trHeight w:val="416"/>
        </w:trPr>
        <w:tc>
          <w:tcPr>
            <w:tcW w:w="4707" w:type="dxa"/>
            <w:tcBorders>
              <w:top w:val="single" w:sz="4" w:space="0" w:color="auto"/>
              <w:left w:val="single" w:sz="4" w:space="0" w:color="000000"/>
              <w:bottom w:val="single" w:sz="4" w:space="0" w:color="auto"/>
              <w:right w:val="single" w:sz="4" w:space="0" w:color="auto"/>
            </w:tcBorders>
            <w:vAlign w:val="center"/>
          </w:tcPr>
          <w:p w14:paraId="7CDCA5BC"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3. Экологическая безопасность:</w:t>
            </w:r>
          </w:p>
          <w:p w14:paraId="37CF1C9A" w14:textId="77777777" w:rsidR="00FF4C4F" w:rsidRPr="00FF4C4F" w:rsidRDefault="00FF4C4F" w:rsidP="00FF4C4F">
            <w:pPr>
              <w:spacing w:after="0" w:line="240" w:lineRule="auto"/>
              <w:ind w:left="720"/>
              <w:rPr>
                <w:rFonts w:ascii="Times New Roman" w:eastAsia="Times New Roman" w:hAnsi="Times New Roman" w:cs="Times New Roman"/>
                <w:b/>
                <w:lang w:eastAsia="ru-RU"/>
              </w:rPr>
            </w:pPr>
          </w:p>
        </w:tc>
        <w:tc>
          <w:tcPr>
            <w:tcW w:w="4841" w:type="dxa"/>
            <w:tcBorders>
              <w:top w:val="single" w:sz="4" w:space="0" w:color="auto"/>
              <w:left w:val="single" w:sz="4" w:space="0" w:color="auto"/>
              <w:bottom w:val="single" w:sz="4" w:space="0" w:color="auto"/>
              <w:right w:val="single" w:sz="4" w:space="0" w:color="000000"/>
            </w:tcBorders>
            <w:vAlign w:val="center"/>
          </w:tcPr>
          <w:p w14:paraId="1F890ACD" w14:textId="7B0C7A11"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Утилизация компьютера и периферийных устройств. Переработка бумаги.</w:t>
            </w:r>
          </w:p>
        </w:tc>
      </w:tr>
      <w:tr w:rsidR="00FF4C4F" w:rsidRPr="00FF4C4F" w14:paraId="3DF22ACD"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5377768F"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4. Безопасность в чрезвычайных ситуациях:</w:t>
            </w:r>
          </w:p>
          <w:p w14:paraId="290C1BF9" w14:textId="77777777" w:rsidR="00FF4C4F" w:rsidRPr="00FF4C4F" w:rsidRDefault="00FF4C4F" w:rsidP="00FF4C4F">
            <w:pPr>
              <w:spacing w:after="0" w:line="240" w:lineRule="auto"/>
              <w:rPr>
                <w:rFonts w:ascii="Times New Roman" w:eastAsia="Times New Roman" w:hAnsi="Times New Roman" w:cs="Times New Roman"/>
                <w:lang w:eastAsia="ru-RU"/>
              </w:rPr>
            </w:pPr>
          </w:p>
        </w:tc>
        <w:tc>
          <w:tcPr>
            <w:tcW w:w="4841" w:type="dxa"/>
            <w:tcBorders>
              <w:top w:val="single" w:sz="4" w:space="0" w:color="auto"/>
              <w:left w:val="single" w:sz="4" w:space="0" w:color="auto"/>
              <w:bottom w:val="single" w:sz="4" w:space="0" w:color="000000"/>
              <w:right w:val="single" w:sz="4" w:space="0" w:color="000000"/>
            </w:tcBorders>
            <w:vAlign w:val="center"/>
          </w:tcPr>
          <w:p w14:paraId="6EEC265B"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Наиболее вероятными чрезвычайными ситуациями в здании могут быть:</w:t>
            </w:r>
          </w:p>
          <w:p w14:paraId="74886E1C"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 xml:space="preserve">1) пожары в здании </w:t>
            </w:r>
          </w:p>
          <w:p w14:paraId="5099F8FF" w14:textId="30F52E85" w:rsidR="00FF4C4F" w:rsidRPr="00FF4C4F"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2) террористические акты и диверсии</w:t>
            </w:r>
          </w:p>
        </w:tc>
      </w:tr>
    </w:tbl>
    <w:p w14:paraId="0E60BDFD"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bl>
      <w:tblPr>
        <w:tblW w:w="95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150"/>
        <w:gridCol w:w="2430"/>
      </w:tblGrid>
      <w:tr w:rsidR="00FF4C4F" w:rsidRPr="00FF4C4F" w14:paraId="2B0A84BD" w14:textId="77777777" w:rsidTr="00652966">
        <w:trPr>
          <w:trHeight w:val="177"/>
        </w:trPr>
        <w:tc>
          <w:tcPr>
            <w:tcW w:w="7150" w:type="dxa"/>
            <w:tcBorders>
              <w:top w:val="single" w:sz="4" w:space="0" w:color="000000"/>
              <w:left w:val="single" w:sz="4" w:space="0" w:color="000000"/>
              <w:bottom w:val="single" w:sz="4" w:space="0" w:color="000000"/>
              <w:right w:val="single" w:sz="4" w:space="0" w:color="000000"/>
            </w:tcBorders>
          </w:tcPr>
          <w:p w14:paraId="30653946"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Дата выдачи задания для раздела по линейному графику</w:t>
            </w:r>
          </w:p>
        </w:tc>
        <w:tc>
          <w:tcPr>
            <w:tcW w:w="2430" w:type="dxa"/>
            <w:tcBorders>
              <w:top w:val="single" w:sz="4" w:space="0" w:color="000000"/>
              <w:left w:val="single" w:sz="4" w:space="0" w:color="000000"/>
              <w:bottom w:val="single" w:sz="4" w:space="0" w:color="000000"/>
              <w:right w:val="single" w:sz="4" w:space="0" w:color="000000"/>
            </w:tcBorders>
          </w:tcPr>
          <w:p w14:paraId="36530C45"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sz w:val="24"/>
                <w:szCs w:val="24"/>
                <w:lang w:eastAsia="ru-RU"/>
              </w:rPr>
              <w:t>29.06.2020</w:t>
            </w:r>
          </w:p>
        </w:tc>
      </w:tr>
    </w:tbl>
    <w:p w14:paraId="4D93200D" w14:textId="77777777" w:rsidR="00FF4C4F" w:rsidRPr="00FF4C4F" w:rsidRDefault="00FF4C4F" w:rsidP="00FF4C4F">
      <w:pPr>
        <w:spacing w:after="0" w:line="276" w:lineRule="auto"/>
        <w:ind w:left="426"/>
        <w:jc w:val="both"/>
        <w:rPr>
          <w:rFonts w:ascii="Calibri" w:eastAsia="Calibri" w:hAnsi="Calibri" w:cs="Times New Roman"/>
          <w:sz w:val="24"/>
          <w:szCs w:val="24"/>
          <w:lang w:eastAsia="ru-RU"/>
        </w:rPr>
      </w:pPr>
    </w:p>
    <w:p w14:paraId="204160F3"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выдал консультант:</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03"/>
        <w:gridCol w:w="2548"/>
        <w:gridCol w:w="1522"/>
        <w:gridCol w:w="1696"/>
        <w:gridCol w:w="1296"/>
      </w:tblGrid>
      <w:tr w:rsidR="00FF4C4F" w:rsidRPr="00FF4C4F" w14:paraId="1D631695"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07311609"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Должность, место работы</w:t>
            </w:r>
          </w:p>
        </w:tc>
        <w:tc>
          <w:tcPr>
            <w:tcW w:w="2552" w:type="dxa"/>
            <w:tcBorders>
              <w:top w:val="single" w:sz="4" w:space="0" w:color="000000"/>
              <w:left w:val="single" w:sz="4" w:space="0" w:color="000000"/>
              <w:bottom w:val="single" w:sz="4" w:space="0" w:color="000000"/>
              <w:right w:val="single" w:sz="4" w:space="0" w:color="000000"/>
            </w:tcBorders>
          </w:tcPr>
          <w:p w14:paraId="0126FCE3"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4FC04A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1F097A12"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99CBF48"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2C15C8B3"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7D661B68" w14:textId="77777777" w:rsidR="00FF4C4F" w:rsidRPr="00FF4C4F" w:rsidRDefault="00FF4C4F" w:rsidP="00FF4C4F">
            <w:pPr>
              <w:spacing w:after="0" w:line="240" w:lineRule="auto"/>
              <w:jc w:val="center"/>
              <w:rPr>
                <w:rFonts w:ascii="Times New Roman" w:hAnsi="Times New Roman" w:cs="Times New Roman"/>
                <w:sz w:val="24"/>
                <w:szCs w:val="24"/>
              </w:rPr>
            </w:pPr>
            <w:r w:rsidRPr="00FF4C4F">
              <w:rPr>
                <w:rFonts w:ascii="Times New Roman" w:hAnsi="Times New Roman" w:cs="Times New Roman"/>
                <w:sz w:val="24"/>
                <w:szCs w:val="24"/>
              </w:rPr>
              <w:t>Доцент,</w:t>
            </w:r>
          </w:p>
          <w:p w14:paraId="51365759" w14:textId="77777777" w:rsidR="00FF4C4F" w:rsidRPr="00FF4C4F" w:rsidRDefault="00FF4C4F" w:rsidP="00FF4C4F">
            <w:pPr>
              <w:spacing w:after="0" w:line="240" w:lineRule="auto"/>
              <w:jc w:val="center"/>
              <w:rPr>
                <w:rFonts w:ascii="Times New Roman" w:eastAsia="Times New Roman" w:hAnsi="Times New Roman" w:cs="Times New Roman"/>
                <w:sz w:val="24"/>
                <w:szCs w:val="24"/>
                <w:highlight w:val="yellow"/>
              </w:rPr>
            </w:pPr>
            <w:r w:rsidRPr="00FF4C4F">
              <w:rPr>
                <w:rFonts w:ascii="Times New Roman" w:hAnsi="Times New Roman" w:cs="Times New Roman"/>
                <w:sz w:val="24"/>
                <w:szCs w:val="24"/>
              </w:rPr>
              <w:t xml:space="preserve"> ООД ШБИП ТПУ</w:t>
            </w:r>
          </w:p>
        </w:tc>
        <w:tc>
          <w:tcPr>
            <w:tcW w:w="2552" w:type="dxa"/>
            <w:tcBorders>
              <w:top w:val="single" w:sz="4" w:space="0" w:color="000000"/>
              <w:left w:val="single" w:sz="4" w:space="0" w:color="000000"/>
              <w:bottom w:val="single" w:sz="4" w:space="0" w:color="000000"/>
              <w:right w:val="single" w:sz="4" w:space="0" w:color="000000"/>
            </w:tcBorders>
          </w:tcPr>
          <w:p w14:paraId="2CC1C0D5"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Сечин Андрей Александрович</w:t>
            </w:r>
          </w:p>
        </w:tc>
        <w:tc>
          <w:tcPr>
            <w:tcW w:w="1526" w:type="dxa"/>
            <w:tcBorders>
              <w:top w:val="single" w:sz="4" w:space="0" w:color="000000"/>
              <w:left w:val="single" w:sz="4" w:space="0" w:color="000000"/>
              <w:bottom w:val="single" w:sz="4" w:space="0" w:color="000000"/>
              <w:right w:val="single" w:sz="4" w:space="0" w:color="000000"/>
            </w:tcBorders>
          </w:tcPr>
          <w:p w14:paraId="200F7A81"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0CDB7983" w14:textId="77777777" w:rsidR="00FF4C4F" w:rsidRPr="00FF4C4F" w:rsidRDefault="00FF4C4F" w:rsidP="00FF4C4F">
            <w:pPr>
              <w:spacing w:after="0" w:line="240" w:lineRule="auto"/>
              <w:ind w:firstLine="567"/>
              <w:jc w:val="center"/>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5AD1577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5AC14BA6"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44800A3A"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8"/>
        <w:gridCol w:w="4557"/>
        <w:gridCol w:w="1697"/>
        <w:gridCol w:w="1296"/>
      </w:tblGrid>
      <w:tr w:rsidR="00FF4C4F" w:rsidRPr="00FF4C4F" w14:paraId="684FA8B0"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7F1534A0"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6B90CAFE"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2CC86FA1"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06F48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7F764C7D"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53074A2B" w14:textId="46703423" w:rsidR="00FF4C4F" w:rsidRPr="00FF4C4F" w:rsidRDefault="00C54CE9"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570" w:type="dxa"/>
            <w:tcBorders>
              <w:top w:val="single" w:sz="4" w:space="0" w:color="000000"/>
              <w:left w:val="single" w:sz="4" w:space="0" w:color="000000"/>
              <w:bottom w:val="single" w:sz="4" w:space="0" w:color="000000"/>
              <w:right w:val="single" w:sz="4" w:space="0" w:color="000000"/>
            </w:tcBorders>
          </w:tcPr>
          <w:p w14:paraId="59B5327B" w14:textId="707D1A53" w:rsidR="00FF4C4F" w:rsidRPr="00FF4C4F" w:rsidRDefault="00C54CE9" w:rsidP="00FF4C4F">
            <w:pPr>
              <w:spacing w:after="0" w:line="240" w:lineRule="auto"/>
              <w:ind w:firstLine="567"/>
              <w:jc w:val="center"/>
              <w:rPr>
                <w:rFonts w:ascii="Times New Roman" w:eastAsia="Times New Roman" w:hAnsi="Times New Roman" w:cs="Times New Roman"/>
                <w:sz w:val="24"/>
                <w:szCs w:val="24"/>
              </w:rPr>
            </w:pPr>
            <w:proofErr w:type="spellStart"/>
            <w:r w:rsidRPr="00C54CE9">
              <w:rPr>
                <w:rFonts w:ascii="Times New Roman" w:eastAsia="Times New Roman" w:hAnsi="Times New Roman" w:cs="Times New Roman"/>
                <w:sz w:val="24"/>
                <w:szCs w:val="24"/>
              </w:rPr>
              <w:t>Жиленков</w:t>
            </w:r>
            <w:proofErr w:type="spellEnd"/>
            <w:r w:rsidRPr="00C54CE9">
              <w:rPr>
                <w:rFonts w:ascii="Times New Roman" w:eastAsia="Times New Roman" w:hAnsi="Times New Roman" w:cs="Times New Roman"/>
                <w:sz w:val="24"/>
                <w:szCs w:val="24"/>
              </w:rPr>
              <w:t xml:space="preserve">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75E70E1"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D1D1333"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786143C1" w14:textId="77777777" w:rsidR="00FF4C4F" w:rsidRPr="00FF4C4F" w:rsidRDefault="00FF4C4F" w:rsidP="00FF4C4F">
      <w:pPr>
        <w:jc w:val="center"/>
        <w:rPr>
          <w:rFonts w:ascii="Times New Roman" w:eastAsia="Times New Roman" w:hAnsi="Times New Roman" w:cs="Times New Roman"/>
          <w:b/>
          <w:sz w:val="24"/>
          <w:szCs w:val="24"/>
          <w:lang w:eastAsia="ru-RU"/>
        </w:rPr>
      </w:pPr>
      <w:r w:rsidRPr="00FF4C4F">
        <w:rPr>
          <w:rFonts w:ascii="Times New Roman" w:hAnsi="Times New Roman" w:cstheme="majorBidi"/>
          <w:sz w:val="28"/>
          <w:szCs w:val="32"/>
        </w:rPr>
        <w:br w:type="page"/>
      </w: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671362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003662F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17E4796"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248D1A64"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543A2879"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562F81FF" w14:textId="77777777" w:rsidR="00FF4C4F" w:rsidRPr="00FF4C4F" w:rsidRDefault="00FF4C4F" w:rsidP="00FF4C4F">
      <w:pPr>
        <w:spacing w:after="0" w:line="240" w:lineRule="auto"/>
        <w:jc w:val="both"/>
        <w:rPr>
          <w:rFonts w:ascii="Times New Roman" w:hAnsi="Times New Roman" w:cs="Times New Roman"/>
          <w:sz w:val="24"/>
          <w:szCs w:val="24"/>
          <w:u w:val="single"/>
        </w:rPr>
      </w:pPr>
      <w:proofErr w:type="gramStart"/>
      <w:r w:rsidRPr="00FF4C4F">
        <w:rPr>
          <w:rFonts w:ascii="Times New Roman" w:hAnsi="Times New Roman" w:cs="Times New Roman"/>
          <w:sz w:val="24"/>
          <w:szCs w:val="24"/>
        </w:rPr>
        <w:t xml:space="preserve">Школа:  </w:t>
      </w:r>
      <w:r w:rsidRPr="00FF4C4F">
        <w:rPr>
          <w:rFonts w:ascii="Times New Roman" w:hAnsi="Times New Roman" w:cs="Times New Roman"/>
          <w:sz w:val="24"/>
          <w:szCs w:val="24"/>
          <w:u w:val="single"/>
        </w:rPr>
        <w:t>Инженерная</w:t>
      </w:r>
      <w:proofErr w:type="gramEnd"/>
      <w:r w:rsidRPr="00FF4C4F">
        <w:rPr>
          <w:rFonts w:ascii="Times New Roman" w:hAnsi="Times New Roman" w:cs="Times New Roman"/>
          <w:sz w:val="24"/>
          <w:szCs w:val="24"/>
          <w:u w:val="single"/>
        </w:rPr>
        <w:t xml:space="preserve"> школа энергетики</w:t>
      </w:r>
    </w:p>
    <w:p w14:paraId="779AFDE2"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00AB6A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60EA9C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B94AB42"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Период выполнения: </w:t>
      </w:r>
      <w:r w:rsidRPr="00FF4C4F">
        <w:rPr>
          <w:rFonts w:ascii="Times New Roman" w:eastAsia="Times New Roman" w:hAnsi="Times New Roman" w:cs="Times New Roman"/>
          <w:sz w:val="24"/>
          <w:lang w:eastAsia="ru-RU"/>
        </w:rPr>
        <w:t>весенний/</w:t>
      </w:r>
      <w:r w:rsidRPr="00FF4C4F">
        <w:rPr>
          <w:rFonts w:ascii="Times New Roman" w:eastAsia="Times New Roman" w:hAnsi="Times New Roman" w:cs="Times New Roman"/>
          <w:sz w:val="24"/>
          <w:szCs w:val="24"/>
          <w:lang w:eastAsia="ru-RU"/>
        </w:rPr>
        <w:t>осенний</w:t>
      </w:r>
      <w:r w:rsidRPr="00FF4C4F">
        <w:rPr>
          <w:rFonts w:ascii="Times New Roman" w:eastAsia="Times New Roman" w:hAnsi="Times New Roman" w:cs="Times New Roman"/>
          <w:sz w:val="24"/>
          <w:lang w:eastAsia="ru-RU"/>
        </w:rPr>
        <w:t xml:space="preserve"> семестр 2020/2021 учебного года</w:t>
      </w:r>
      <w:r w:rsidRPr="00FF4C4F">
        <w:rPr>
          <w:rFonts w:ascii="Times New Roman" w:eastAsia="Times New Roman" w:hAnsi="Times New Roman" w:cs="Times New Roman"/>
          <w:sz w:val="28"/>
          <w:szCs w:val="24"/>
          <w:lang w:eastAsia="ru-RU"/>
        </w:rPr>
        <w:tab/>
      </w:r>
    </w:p>
    <w:p w14:paraId="117AED0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Форма представления работы:</w:t>
      </w:r>
    </w:p>
    <w:tbl>
      <w:tblPr>
        <w:tblStyle w:val="6"/>
        <w:tblW w:w="0" w:type="auto"/>
        <w:tblLook w:val="04A0" w:firstRow="1" w:lastRow="0" w:firstColumn="1" w:lastColumn="0" w:noHBand="0" w:noVBand="1"/>
      </w:tblPr>
      <w:tblGrid>
        <w:gridCol w:w="9628"/>
      </w:tblGrid>
      <w:tr w:rsidR="00FF4C4F" w:rsidRPr="00FF4C4F" w14:paraId="24AD723A" w14:textId="77777777" w:rsidTr="00652966">
        <w:trPr>
          <w:trHeight w:val="269"/>
        </w:trPr>
        <w:tc>
          <w:tcPr>
            <w:tcW w:w="9854" w:type="dxa"/>
          </w:tcPr>
          <w:p w14:paraId="33E2F3BD" w14:textId="77777777" w:rsidR="00FF4C4F" w:rsidRPr="00FF4C4F" w:rsidRDefault="00FF4C4F"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Магистерская диссертация</w:t>
            </w:r>
          </w:p>
        </w:tc>
      </w:tr>
    </w:tbl>
    <w:p w14:paraId="2D03E95F" w14:textId="77777777" w:rsidR="00FF4C4F" w:rsidRPr="00FF4C4F" w:rsidRDefault="00FF4C4F" w:rsidP="00FF4C4F">
      <w:pPr>
        <w:spacing w:after="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КАЛЕНДАРНЫЙ РЕЙТИНГ-ПЛАН</w:t>
      </w:r>
    </w:p>
    <w:p w14:paraId="0A1CB43C" w14:textId="77777777" w:rsidR="00FF4C4F" w:rsidRPr="00FF4C4F" w:rsidRDefault="00FF4C4F" w:rsidP="00FF4C4F">
      <w:pPr>
        <w:spacing w:after="12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выполнения выпускной квалификационной работы</w:t>
      </w:r>
    </w:p>
    <w:tbl>
      <w:tblPr>
        <w:tblStyle w:val="6"/>
        <w:tblW w:w="9634" w:type="dxa"/>
        <w:tblLook w:val="04A0" w:firstRow="1" w:lastRow="0" w:firstColumn="1" w:lastColumn="0" w:noHBand="0" w:noVBand="1"/>
      </w:tblPr>
      <w:tblGrid>
        <w:gridCol w:w="5936"/>
        <w:gridCol w:w="3698"/>
      </w:tblGrid>
      <w:tr w:rsidR="00FF4C4F" w:rsidRPr="00FF4C4F" w14:paraId="64F77118" w14:textId="77777777" w:rsidTr="00652966">
        <w:tc>
          <w:tcPr>
            <w:tcW w:w="5936" w:type="dxa"/>
          </w:tcPr>
          <w:p w14:paraId="0A3B29A8" w14:textId="77777777" w:rsidR="00FF4C4F" w:rsidRPr="00FF4C4F" w:rsidRDefault="00FF4C4F" w:rsidP="00FF4C4F">
            <w:pPr>
              <w:spacing w:after="200" w:line="276" w:lineRule="auto"/>
              <w:jc w:val="both"/>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698" w:type="dxa"/>
            <w:vAlign w:val="bottom"/>
          </w:tcPr>
          <w:p w14:paraId="1AB9CCED"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23.01.2021</w:t>
            </w:r>
          </w:p>
        </w:tc>
      </w:tr>
    </w:tbl>
    <w:p w14:paraId="03BA8D20" w14:textId="77777777" w:rsidR="00FF4C4F" w:rsidRPr="00FF4C4F" w:rsidRDefault="00FF4C4F" w:rsidP="00FF4C4F">
      <w:pPr>
        <w:spacing w:after="0" w:line="240" w:lineRule="auto"/>
        <w:rPr>
          <w:rFonts w:ascii="Times New Roman" w:eastAsia="Times New Roman" w:hAnsi="Times New Roman" w:cs="Times New Roman"/>
          <w:lang w:eastAsia="ru-RU"/>
        </w:rPr>
      </w:pPr>
    </w:p>
    <w:tbl>
      <w:tblPr>
        <w:tblW w:w="9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6213"/>
        <w:gridCol w:w="1628"/>
      </w:tblGrid>
      <w:tr w:rsidR="00FF4C4F" w:rsidRPr="00FF4C4F" w14:paraId="762F085D"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hideMark/>
          </w:tcPr>
          <w:p w14:paraId="26C4AB37"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 xml:space="preserve">Дата </w:t>
            </w:r>
          </w:p>
          <w:p w14:paraId="61E9255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контроля</w:t>
            </w:r>
          </w:p>
        </w:tc>
        <w:tc>
          <w:tcPr>
            <w:tcW w:w="6213" w:type="dxa"/>
            <w:tcBorders>
              <w:top w:val="single" w:sz="4" w:space="0" w:color="000000"/>
              <w:left w:val="single" w:sz="4" w:space="0" w:color="000000"/>
              <w:bottom w:val="single" w:sz="4" w:space="0" w:color="000000"/>
              <w:right w:val="single" w:sz="4" w:space="0" w:color="000000"/>
            </w:tcBorders>
            <w:hideMark/>
          </w:tcPr>
          <w:p w14:paraId="484B2618"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Название раздела (модуля) /</w:t>
            </w:r>
          </w:p>
          <w:p w14:paraId="0601413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вид работы (исследования)</w:t>
            </w:r>
          </w:p>
        </w:tc>
        <w:tc>
          <w:tcPr>
            <w:tcW w:w="1628" w:type="dxa"/>
            <w:tcBorders>
              <w:top w:val="single" w:sz="4" w:space="0" w:color="000000"/>
              <w:left w:val="single" w:sz="4" w:space="0" w:color="000000"/>
              <w:bottom w:val="single" w:sz="4" w:space="0" w:color="000000"/>
              <w:right w:val="single" w:sz="4" w:space="0" w:color="000000"/>
            </w:tcBorders>
            <w:hideMark/>
          </w:tcPr>
          <w:p w14:paraId="79305E74"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Максимальный</w:t>
            </w:r>
          </w:p>
          <w:p w14:paraId="4FA4892B"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балл раздела (модуля)</w:t>
            </w:r>
          </w:p>
        </w:tc>
      </w:tr>
      <w:tr w:rsidR="00FF4C4F" w:rsidRPr="00FF4C4F" w14:paraId="76D2311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560DE83" w14:textId="1340A1C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31.07.2020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7044EB7A" w14:textId="4348EE1C"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Анализ существующих архитектур централизованной противоаварийной автоматики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1F0AA7C0"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13579F2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8B3007F" w14:textId="2B17CD7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31.08.2020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26F5C3" w14:textId="7D638FF6"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Проектирование программного обеспечения централизованной АЛАР</w:t>
            </w:r>
          </w:p>
        </w:tc>
        <w:tc>
          <w:tcPr>
            <w:tcW w:w="1628" w:type="dxa"/>
            <w:tcBorders>
              <w:top w:val="single" w:sz="4" w:space="0" w:color="000000"/>
              <w:left w:val="single" w:sz="4" w:space="0" w:color="000000"/>
              <w:bottom w:val="single" w:sz="4" w:space="0" w:color="000000"/>
              <w:right w:val="single" w:sz="4" w:space="0" w:color="000000"/>
            </w:tcBorders>
            <w:vAlign w:val="center"/>
          </w:tcPr>
          <w:p w14:paraId="1FAEE36D"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10</w:t>
            </w:r>
          </w:p>
        </w:tc>
      </w:tr>
      <w:tr w:rsidR="00FF4C4F" w:rsidRPr="00FF4C4F" w14:paraId="31E8A55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38214E8" w14:textId="6A74F4F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31.09.2020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068CB6B" w14:textId="4F9892CD"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Идентификации возникновения асинхронного режима</w:t>
            </w:r>
          </w:p>
        </w:tc>
        <w:tc>
          <w:tcPr>
            <w:tcW w:w="1628" w:type="dxa"/>
            <w:tcBorders>
              <w:top w:val="single" w:sz="4" w:space="0" w:color="000000"/>
              <w:left w:val="single" w:sz="4" w:space="0" w:color="000000"/>
              <w:bottom w:val="single" w:sz="4" w:space="0" w:color="000000"/>
              <w:right w:val="single" w:sz="4" w:space="0" w:color="000000"/>
            </w:tcBorders>
            <w:vAlign w:val="center"/>
          </w:tcPr>
          <w:p w14:paraId="5F50981E" w14:textId="3063AB4B" w:rsidR="00FF4C4F" w:rsidRPr="00FF4C4F" w:rsidRDefault="00FF4C4F"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w:t>
            </w:r>
            <w:r w:rsidR="00BB4347">
              <w:rPr>
                <w:rFonts w:ascii="Times New Roman" w:eastAsia="Times New Roman" w:hAnsi="Times New Roman" w:cs="Times New Roman"/>
                <w:bCs/>
                <w:lang w:eastAsia="ru-RU"/>
              </w:rPr>
              <w:t>5</w:t>
            </w:r>
          </w:p>
        </w:tc>
      </w:tr>
      <w:tr w:rsidR="00FF4C4F" w:rsidRPr="00FF4C4F" w14:paraId="3E55DE79"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51BF0C4" w14:textId="274816D8"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31.10.2020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BF07A33" w14:textId="603D972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данных синхронизированных векторных измерений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338CDF0E"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6BED1DB0"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F449F3F" w14:textId="6A3E24D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31.11.2020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9E252F" w14:textId="064203A5"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телеметрии из оперативно-информационного комплекса</w:t>
            </w:r>
          </w:p>
        </w:tc>
        <w:tc>
          <w:tcPr>
            <w:tcW w:w="1628" w:type="dxa"/>
            <w:tcBorders>
              <w:top w:val="single" w:sz="4" w:space="0" w:color="000000"/>
              <w:left w:val="single" w:sz="4" w:space="0" w:color="000000"/>
              <w:bottom w:val="single" w:sz="4" w:space="0" w:color="000000"/>
              <w:right w:val="single" w:sz="4" w:space="0" w:color="000000"/>
            </w:tcBorders>
            <w:vAlign w:val="center"/>
          </w:tcPr>
          <w:p w14:paraId="7C0521C3"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0749910F"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298DFDA" w14:textId="0690FC6A"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3DD06BDD" w14:textId="0BD93D0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Выбора управляющих воздействий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7FC6C391" w14:textId="22CB112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w:t>
            </w:r>
          </w:p>
        </w:tc>
      </w:tr>
      <w:tr w:rsidR="00FF4C4F" w:rsidRPr="00FF4C4F" w14:paraId="28CCAD55"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C4E97D6" w14:textId="6811DAC0"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30.12.2020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E23A6BC" w14:textId="4A2A0400"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Тестирование программного обеспечения</w:t>
            </w:r>
          </w:p>
        </w:tc>
        <w:tc>
          <w:tcPr>
            <w:tcW w:w="1628" w:type="dxa"/>
            <w:tcBorders>
              <w:top w:val="single" w:sz="4" w:space="0" w:color="000000"/>
              <w:left w:val="single" w:sz="4" w:space="0" w:color="000000"/>
              <w:bottom w:val="single" w:sz="4" w:space="0" w:color="000000"/>
              <w:right w:val="single" w:sz="4" w:space="0" w:color="000000"/>
            </w:tcBorders>
            <w:vAlign w:val="center"/>
          </w:tcPr>
          <w:p w14:paraId="18C06AC4" w14:textId="69852FAE"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w:t>
            </w:r>
          </w:p>
        </w:tc>
      </w:tr>
      <w:tr w:rsidR="00BB4347" w:rsidRPr="00FF4C4F" w14:paraId="00A07B3B"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F225E55" w14:textId="1FAB3444"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05.01.2021</w:t>
            </w:r>
          </w:p>
        </w:tc>
        <w:tc>
          <w:tcPr>
            <w:tcW w:w="6213" w:type="dxa"/>
            <w:tcBorders>
              <w:top w:val="single" w:sz="4" w:space="0" w:color="000000"/>
              <w:left w:val="single" w:sz="4" w:space="0" w:color="000000"/>
              <w:bottom w:val="single" w:sz="4" w:space="0" w:color="000000"/>
              <w:right w:val="single" w:sz="4" w:space="0" w:color="000000"/>
            </w:tcBorders>
          </w:tcPr>
          <w:p w14:paraId="7489D584" w14:textId="01A0C7EE"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«Социальная ответственность»</w:t>
            </w:r>
          </w:p>
        </w:tc>
        <w:tc>
          <w:tcPr>
            <w:tcW w:w="1628" w:type="dxa"/>
            <w:tcBorders>
              <w:top w:val="single" w:sz="4" w:space="0" w:color="000000"/>
              <w:left w:val="single" w:sz="4" w:space="0" w:color="000000"/>
              <w:bottom w:val="single" w:sz="4" w:space="0" w:color="000000"/>
              <w:right w:val="single" w:sz="4" w:space="0" w:color="000000"/>
            </w:tcBorders>
            <w:vAlign w:val="center"/>
          </w:tcPr>
          <w:p w14:paraId="66D125B5" w14:textId="7EBFD93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5</w:t>
            </w:r>
          </w:p>
        </w:tc>
      </w:tr>
      <w:tr w:rsidR="00BB4347" w:rsidRPr="00FF4C4F" w14:paraId="4E627CD2"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7A43E2F" w14:textId="181A8D6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10.01.2021</w:t>
            </w:r>
          </w:p>
        </w:tc>
        <w:tc>
          <w:tcPr>
            <w:tcW w:w="6213" w:type="dxa"/>
            <w:tcBorders>
              <w:top w:val="single" w:sz="4" w:space="0" w:color="000000"/>
              <w:left w:val="single" w:sz="4" w:space="0" w:color="000000"/>
              <w:bottom w:val="single" w:sz="4" w:space="0" w:color="000000"/>
              <w:right w:val="single" w:sz="4" w:space="0" w:color="000000"/>
            </w:tcBorders>
          </w:tcPr>
          <w:p w14:paraId="62F249F2" w14:textId="1022A4D2"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«Финансовый менеджмент»</w:t>
            </w:r>
          </w:p>
        </w:tc>
        <w:tc>
          <w:tcPr>
            <w:tcW w:w="1628" w:type="dxa"/>
            <w:tcBorders>
              <w:top w:val="single" w:sz="4" w:space="0" w:color="000000"/>
              <w:left w:val="single" w:sz="4" w:space="0" w:color="000000"/>
              <w:bottom w:val="single" w:sz="4" w:space="0" w:color="000000"/>
              <w:right w:val="single" w:sz="4" w:space="0" w:color="000000"/>
            </w:tcBorders>
            <w:vAlign w:val="center"/>
          </w:tcPr>
          <w:p w14:paraId="040BA917" w14:textId="77777777"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2A46079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335B573C" w14:textId="7D85AE8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22.01.2021</w:t>
            </w:r>
          </w:p>
        </w:tc>
        <w:tc>
          <w:tcPr>
            <w:tcW w:w="6213" w:type="dxa"/>
            <w:tcBorders>
              <w:top w:val="single" w:sz="4" w:space="0" w:color="000000"/>
              <w:left w:val="single" w:sz="4" w:space="0" w:color="000000"/>
              <w:bottom w:val="single" w:sz="4" w:space="0" w:color="000000"/>
              <w:right w:val="single" w:sz="4" w:space="0" w:color="000000"/>
            </w:tcBorders>
            <w:vAlign w:val="center"/>
          </w:tcPr>
          <w:p w14:paraId="522E758F" w14:textId="29622250"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Оформление расчётно-пояснительной записки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5B60C3D7"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bl>
    <w:p w14:paraId="5B9E08B1" w14:textId="77777777" w:rsidR="00FF4C4F" w:rsidRPr="00FF4C4F" w:rsidRDefault="00FF4C4F" w:rsidP="00FF4C4F">
      <w:pPr>
        <w:spacing w:before="120"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Составил руководитель ВКР:</w:t>
      </w:r>
    </w:p>
    <w:tbl>
      <w:tblPr>
        <w:tblStyle w:val="52"/>
        <w:tblW w:w="9747" w:type="dxa"/>
        <w:tblLook w:val="04A0" w:firstRow="1" w:lastRow="0" w:firstColumn="1" w:lastColumn="0" w:noHBand="0" w:noVBand="1"/>
      </w:tblPr>
      <w:tblGrid>
        <w:gridCol w:w="3085"/>
        <w:gridCol w:w="1896"/>
        <w:gridCol w:w="1931"/>
        <w:gridCol w:w="1426"/>
        <w:gridCol w:w="1409"/>
      </w:tblGrid>
      <w:tr w:rsidR="00FF4C4F" w:rsidRPr="00FF4C4F" w14:paraId="0B9A3CCF" w14:textId="77777777" w:rsidTr="00652966">
        <w:tc>
          <w:tcPr>
            <w:tcW w:w="3085" w:type="dxa"/>
          </w:tcPr>
          <w:p w14:paraId="58C04A2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96" w:type="dxa"/>
          </w:tcPr>
          <w:p w14:paraId="63E9FB4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2258F031"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490339C7"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1BCC670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4BDEBA" w14:textId="77777777" w:rsidTr="00652966">
        <w:tc>
          <w:tcPr>
            <w:tcW w:w="3085" w:type="dxa"/>
          </w:tcPr>
          <w:p w14:paraId="38A07149" w14:textId="20FDB3C1"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 ОЭЭ ИШЭ ТПУ</w:t>
            </w:r>
          </w:p>
        </w:tc>
        <w:tc>
          <w:tcPr>
            <w:tcW w:w="1896" w:type="dxa"/>
          </w:tcPr>
          <w:p w14:paraId="7E26BF9A" w14:textId="415E91F0" w:rsidR="00FF4C4F" w:rsidRPr="00FF4C4F" w:rsidRDefault="001C0B82"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2F917F17"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7BC570D7" w14:textId="77777777" w:rsidR="00FF4C4F" w:rsidRPr="00FF4C4F" w:rsidRDefault="00FF4C4F" w:rsidP="00FF4C4F">
            <w:pPr>
              <w:spacing w:after="200" w:line="276" w:lineRule="auto"/>
              <w:rPr>
                <w:rFonts w:ascii="Times New Roman" w:hAnsi="Times New Roman" w:cs="Times New Roman"/>
                <w:sz w:val="24"/>
                <w:szCs w:val="24"/>
              </w:rPr>
            </w:pPr>
          </w:p>
        </w:tc>
        <w:tc>
          <w:tcPr>
            <w:tcW w:w="1409" w:type="dxa"/>
          </w:tcPr>
          <w:p w14:paraId="6086DFF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46AC5C0A"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5D53B6A2"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747" w:type="dxa"/>
        <w:tblLook w:val="04A0" w:firstRow="1" w:lastRow="0" w:firstColumn="1" w:lastColumn="0" w:noHBand="0" w:noVBand="1"/>
      </w:tblPr>
      <w:tblGrid>
        <w:gridCol w:w="3085"/>
        <w:gridCol w:w="1843"/>
        <w:gridCol w:w="1984"/>
        <w:gridCol w:w="1426"/>
        <w:gridCol w:w="1409"/>
      </w:tblGrid>
      <w:tr w:rsidR="00FF4C4F" w:rsidRPr="00FF4C4F" w14:paraId="2E96126D" w14:textId="77777777" w:rsidTr="00652966">
        <w:tc>
          <w:tcPr>
            <w:tcW w:w="3085" w:type="dxa"/>
          </w:tcPr>
          <w:p w14:paraId="6F925E3C"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43" w:type="dxa"/>
          </w:tcPr>
          <w:p w14:paraId="5D360786"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CCB96E3"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2968824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295B4C97"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FAEA954" w14:textId="77777777" w:rsidTr="00652966">
        <w:tc>
          <w:tcPr>
            <w:tcW w:w="3085" w:type="dxa"/>
          </w:tcPr>
          <w:p w14:paraId="510E79C9" w14:textId="662BD713"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1843" w:type="dxa"/>
          </w:tcPr>
          <w:p w14:paraId="3362E2B2" w14:textId="16EE69E1" w:rsidR="00FF4C4F" w:rsidRPr="00FF4C4F" w:rsidRDefault="001C0B82" w:rsidP="00FF4C4F">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tcPr>
          <w:p w14:paraId="739F95DC" w14:textId="5D75597C"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4C4518E6" w14:textId="77777777" w:rsidR="00FF4C4F" w:rsidRPr="00FF4C4F" w:rsidRDefault="00FF4C4F" w:rsidP="00FF4C4F">
            <w:pPr>
              <w:spacing w:line="276" w:lineRule="auto"/>
              <w:rPr>
                <w:rFonts w:ascii="Times New Roman" w:hAnsi="Times New Roman" w:cs="Times New Roman"/>
                <w:sz w:val="24"/>
                <w:szCs w:val="24"/>
              </w:rPr>
            </w:pPr>
          </w:p>
        </w:tc>
        <w:tc>
          <w:tcPr>
            <w:tcW w:w="1409" w:type="dxa"/>
          </w:tcPr>
          <w:p w14:paraId="11D912B0" w14:textId="77777777" w:rsidR="00FF4C4F" w:rsidRPr="00FF4C4F" w:rsidRDefault="00FF4C4F" w:rsidP="00FF4C4F">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AA2C89D"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 xml:space="preserve">Руководитель ООП:    </w:t>
      </w:r>
    </w:p>
    <w:tbl>
      <w:tblPr>
        <w:tblStyle w:val="4"/>
        <w:tblW w:w="9747" w:type="dxa"/>
        <w:tblLook w:val="04A0" w:firstRow="1" w:lastRow="0" w:firstColumn="1" w:lastColumn="0" w:noHBand="0" w:noVBand="1"/>
      </w:tblPr>
      <w:tblGrid>
        <w:gridCol w:w="3085"/>
        <w:gridCol w:w="1872"/>
        <w:gridCol w:w="1984"/>
        <w:gridCol w:w="1389"/>
        <w:gridCol w:w="1417"/>
      </w:tblGrid>
      <w:tr w:rsidR="00FF4C4F" w:rsidRPr="00FF4C4F" w14:paraId="139333E1" w14:textId="77777777" w:rsidTr="00652966">
        <w:tc>
          <w:tcPr>
            <w:tcW w:w="3085" w:type="dxa"/>
          </w:tcPr>
          <w:p w14:paraId="51F72BB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72" w:type="dxa"/>
          </w:tcPr>
          <w:p w14:paraId="1254EEE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5F5E3B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389" w:type="dxa"/>
          </w:tcPr>
          <w:p w14:paraId="3D2D1643"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05BBE029"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77EB067" w14:textId="77777777" w:rsidTr="00652966">
        <w:tc>
          <w:tcPr>
            <w:tcW w:w="3085" w:type="dxa"/>
            <w:vAlign w:val="center"/>
          </w:tcPr>
          <w:p w14:paraId="1139EDF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1872" w:type="dxa"/>
            <w:vAlign w:val="center"/>
          </w:tcPr>
          <w:p w14:paraId="766A210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081C14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389" w:type="dxa"/>
          </w:tcPr>
          <w:p w14:paraId="6CE1131D" w14:textId="77777777" w:rsidR="00FF4C4F" w:rsidRPr="00FF4C4F" w:rsidRDefault="00FF4C4F" w:rsidP="00FF4C4F">
            <w:pPr>
              <w:rPr>
                <w:rFonts w:ascii="Times New Roman" w:hAnsi="Times New Roman" w:cs="Times New Roman"/>
                <w:sz w:val="24"/>
                <w:szCs w:val="24"/>
              </w:rPr>
            </w:pPr>
          </w:p>
        </w:tc>
        <w:tc>
          <w:tcPr>
            <w:tcW w:w="1417" w:type="dxa"/>
          </w:tcPr>
          <w:p w14:paraId="11A73A92" w14:textId="77777777" w:rsidR="00FF4C4F" w:rsidRPr="00FF4C4F" w:rsidRDefault="00FF4C4F" w:rsidP="00FF4C4F">
            <w:pPr>
              <w:rPr>
                <w:rFonts w:ascii="Times New Roman" w:hAnsi="Times New Roman" w:cs="Times New Roman"/>
                <w:sz w:val="24"/>
                <w:szCs w:val="24"/>
              </w:rPr>
            </w:pPr>
            <w:r w:rsidRPr="00FF4C4F">
              <w:rPr>
                <w:rFonts w:ascii="Times New Roman" w:hAnsi="Times New Roman" w:cs="Times New Roman"/>
                <w:sz w:val="24"/>
                <w:szCs w:val="24"/>
              </w:rPr>
              <w:t>29.06.2020</w:t>
            </w:r>
          </w:p>
        </w:tc>
      </w:tr>
      <w:bookmarkEnd w:id="0"/>
      <w:bookmarkEnd w:id="1"/>
    </w:tbl>
    <w:p w14:paraId="2D0F6543" w14:textId="1D45CBA4" w:rsidR="00DB3EE1"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4" w:name="_Toc43125337"/>
      <w:bookmarkStart w:id="5" w:name="_Toc42944671"/>
      <w:bookmarkStart w:id="6" w:name="_Toc42875128"/>
      <w:r w:rsidRPr="00DB3EE1">
        <w:rPr>
          <w:rFonts w:ascii="Times New Roman" w:hAnsi="Times New Roman" w:cs="Times New Roman"/>
          <w:b/>
          <w:sz w:val="28"/>
          <w:szCs w:val="28"/>
        </w:rPr>
        <w:lastRenderedPageBreak/>
        <w:t>Реферат</w:t>
      </w:r>
      <w:bookmarkEnd w:id="4"/>
      <w:bookmarkEnd w:id="5"/>
      <w:bookmarkEnd w:id="6"/>
    </w:p>
    <w:p w14:paraId="2623A32B" w14:textId="2B770BEC"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r w:rsidR="00C172FF">
        <w:rPr>
          <w:rFonts w:ascii="Times New Roman" w:hAnsi="Times New Roman" w:cs="Times New Roman"/>
          <w:sz w:val="28"/>
          <w:szCs w:val="28"/>
        </w:rPr>
        <w:t>92</w:t>
      </w:r>
      <w:r w:rsidRPr="00B44D28">
        <w:rPr>
          <w:rFonts w:ascii="Times New Roman" w:hAnsi="Times New Roman" w:cs="Times New Roman"/>
          <w:sz w:val="28"/>
          <w:szCs w:val="28"/>
        </w:rPr>
        <w:t xml:space="preserve"> страниц</w:t>
      </w:r>
      <w:ins w:id="7" w:author="Пользователь Windows" w:date="2021-01-27T20:46:00Z">
        <w:r w:rsidR="00CC5A17">
          <w:rPr>
            <w:rFonts w:ascii="Times New Roman" w:hAnsi="Times New Roman" w:cs="Times New Roman"/>
            <w:sz w:val="28"/>
            <w:szCs w:val="28"/>
          </w:rPr>
          <w:t>ы</w:t>
        </w:r>
      </w:ins>
      <w:r w:rsidRPr="00B44D28">
        <w:rPr>
          <w:rFonts w:ascii="Times New Roman" w:hAnsi="Times New Roman" w:cs="Times New Roman"/>
          <w:sz w:val="28"/>
          <w:szCs w:val="28"/>
        </w:rPr>
        <w:t xml:space="preserve">, </w:t>
      </w:r>
      <w:del w:id="8" w:author="Пользователь Windows" w:date="2021-01-27T20:45:00Z">
        <w:r w:rsidR="00C172FF" w:rsidDel="00CC5A17">
          <w:rPr>
            <w:rFonts w:ascii="Times New Roman" w:hAnsi="Times New Roman" w:cs="Times New Roman"/>
            <w:sz w:val="28"/>
            <w:szCs w:val="28"/>
          </w:rPr>
          <w:delText>31</w:delText>
        </w:r>
        <w:r w:rsidRPr="00B44D28" w:rsidDel="00CC5A17">
          <w:rPr>
            <w:rFonts w:ascii="Times New Roman" w:hAnsi="Times New Roman" w:cs="Times New Roman"/>
            <w:sz w:val="28"/>
            <w:szCs w:val="28"/>
          </w:rPr>
          <w:delText xml:space="preserve"> </w:delText>
        </w:r>
      </w:del>
      <w:ins w:id="9" w:author="Пользователь Windows" w:date="2021-01-27T20:45:00Z">
        <w:r w:rsidR="00CC5A17">
          <w:rPr>
            <w:rFonts w:ascii="Times New Roman" w:hAnsi="Times New Roman" w:cs="Times New Roman"/>
            <w:sz w:val="28"/>
            <w:szCs w:val="28"/>
          </w:rPr>
          <w:t>32</w:t>
        </w:r>
        <w:r w:rsidR="00CC5A17" w:rsidRPr="00B44D28">
          <w:rPr>
            <w:rFonts w:ascii="Times New Roman" w:hAnsi="Times New Roman" w:cs="Times New Roman"/>
            <w:sz w:val="28"/>
            <w:szCs w:val="28"/>
          </w:rPr>
          <w:t xml:space="preserve"> </w:t>
        </w:r>
      </w:ins>
      <w:del w:id="10" w:author="Пользователь Windows" w:date="2021-01-27T20:45:00Z">
        <w:r w:rsidRPr="00B44D28" w:rsidDel="00CC5A17">
          <w:rPr>
            <w:rFonts w:ascii="Times New Roman" w:hAnsi="Times New Roman" w:cs="Times New Roman"/>
            <w:sz w:val="28"/>
            <w:szCs w:val="28"/>
          </w:rPr>
          <w:delText>рисунков</w:delText>
        </w:r>
      </w:del>
      <w:ins w:id="11" w:author="Пользователь Windows" w:date="2021-01-27T20:45:00Z">
        <w:r w:rsidR="00CC5A17" w:rsidRPr="00B44D28">
          <w:rPr>
            <w:rFonts w:ascii="Times New Roman" w:hAnsi="Times New Roman" w:cs="Times New Roman"/>
            <w:sz w:val="28"/>
            <w:szCs w:val="28"/>
          </w:rPr>
          <w:t>рисунк</w:t>
        </w:r>
        <w:r w:rsidR="00CC5A17">
          <w:rPr>
            <w:rFonts w:ascii="Times New Roman" w:hAnsi="Times New Roman" w:cs="Times New Roman"/>
            <w:sz w:val="28"/>
            <w:szCs w:val="28"/>
          </w:rPr>
          <w:t>а</w:t>
        </w:r>
      </w:ins>
      <w:r w:rsidRPr="00B44D28">
        <w:rPr>
          <w:rFonts w:ascii="Times New Roman" w:hAnsi="Times New Roman" w:cs="Times New Roman"/>
          <w:sz w:val="28"/>
          <w:szCs w:val="28"/>
        </w:rPr>
        <w:t xml:space="preserve">, </w:t>
      </w:r>
      <w:r w:rsidR="00C172FF">
        <w:rPr>
          <w:rFonts w:ascii="Times New Roman" w:hAnsi="Times New Roman" w:cs="Times New Roman"/>
          <w:sz w:val="28"/>
          <w:szCs w:val="28"/>
        </w:rPr>
        <w:t>23</w:t>
      </w:r>
      <w:r w:rsidRPr="00B44D28">
        <w:rPr>
          <w:rFonts w:ascii="Times New Roman" w:hAnsi="Times New Roman" w:cs="Times New Roman"/>
          <w:sz w:val="28"/>
          <w:szCs w:val="28"/>
        </w:rPr>
        <w:t xml:space="preserve"> таблицы, </w:t>
      </w:r>
      <w:r w:rsidR="00C172FF">
        <w:rPr>
          <w:rFonts w:ascii="Times New Roman" w:hAnsi="Times New Roman" w:cs="Times New Roman"/>
          <w:sz w:val="28"/>
          <w:szCs w:val="28"/>
        </w:rPr>
        <w:t>19</w:t>
      </w:r>
      <w:r w:rsidRPr="00B44D28">
        <w:rPr>
          <w:rFonts w:ascii="Times New Roman" w:hAnsi="Times New Roman" w:cs="Times New Roman"/>
          <w:sz w:val="28"/>
          <w:szCs w:val="28"/>
        </w:rPr>
        <w:t xml:space="preserve"> использованных источ</w:t>
      </w:r>
      <w:r w:rsidR="00C172FF">
        <w:rPr>
          <w:rFonts w:ascii="Times New Roman" w:hAnsi="Times New Roman" w:cs="Times New Roman"/>
          <w:sz w:val="28"/>
          <w:szCs w:val="28"/>
        </w:rPr>
        <w:t>ников</w:t>
      </w:r>
      <w:r w:rsidRPr="00B44D28">
        <w:rPr>
          <w:rFonts w:ascii="Times New Roman" w:hAnsi="Times New Roman" w:cs="Times New Roman"/>
          <w:sz w:val="28"/>
          <w:szCs w:val="28"/>
        </w:rPr>
        <w:t>.</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4C0200A0" w14:textId="29AF97C3" w:rsidR="00B32FDE"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16DB39EB" w:rsidR="00B44D28" w:rsidRPr="00B44D28"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00652966">
        <w:rPr>
          <w:rFonts w:ascii="Times New Roman" w:hAnsi="Times New Roman" w:cs="Times New Roman"/>
          <w:sz w:val="28"/>
          <w:szCs w:val="28"/>
        </w:rPr>
        <w:t>опорных векторов</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r w:rsidR="0067517E">
        <w:rPr>
          <w:rFonts w:ascii="Times New Roman" w:hAnsi="Times New Roman" w:cs="Times New Roman"/>
          <w:sz w:val="28"/>
          <w:szCs w:val="28"/>
        </w:rPr>
        <w:t>архитектуры</w:t>
      </w:r>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2A432631"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татов работы в части развития архитектуры и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 xml:space="preserve">ых и </w:t>
      </w:r>
      <w:commentRangeStart w:id="12"/>
      <w:commentRangeStart w:id="13"/>
      <w:r w:rsidR="00652966">
        <w:rPr>
          <w:rFonts w:ascii="Times New Roman" w:hAnsi="Times New Roman" w:cs="Times New Roman"/>
          <w:sz w:val="28"/>
          <w:szCs w:val="28"/>
        </w:rPr>
        <w:t>точных алгоритмов</w:t>
      </w:r>
      <w:r w:rsidR="00652966" w:rsidRPr="00B44D28">
        <w:rPr>
          <w:rFonts w:ascii="Times New Roman" w:hAnsi="Times New Roman" w:cs="Times New Roman"/>
          <w:sz w:val="28"/>
          <w:szCs w:val="28"/>
        </w:rPr>
        <w:t xml:space="preserve"> </w:t>
      </w:r>
      <w:commentRangeEnd w:id="12"/>
      <w:r w:rsidR="00652966">
        <w:rPr>
          <w:rStyle w:val="CommentReference"/>
        </w:rPr>
        <w:commentReference w:id="12"/>
      </w:r>
      <w:commentRangeEnd w:id="13"/>
      <w:r w:rsidR="00652966">
        <w:rPr>
          <w:rStyle w:val="CommentReference"/>
        </w:rPr>
        <w:commentReference w:id="13"/>
      </w:r>
      <w:r w:rsidR="0067517E">
        <w:rPr>
          <w:rFonts w:ascii="Times New Roman" w:hAnsi="Times New Roman" w:cs="Times New Roman"/>
          <w:sz w:val="28"/>
          <w:szCs w:val="28"/>
        </w:rPr>
        <w:t>идентификации и ликвидации асинхронного режима</w:t>
      </w:r>
      <w:r w:rsidRPr="00B44D28">
        <w:rPr>
          <w:rFonts w:ascii="Times New Roman" w:hAnsi="Times New Roman" w:cs="Times New Roman"/>
          <w:sz w:val="28"/>
          <w:szCs w:val="28"/>
        </w:rPr>
        <w:t>.</w:t>
      </w:r>
    </w:p>
    <w:p w14:paraId="6FB65147" w14:textId="081BCC74" w:rsidR="00DB3EE1" w:rsidRDefault="00DB3EE1" w:rsidP="00B44D28">
      <w:pPr>
        <w:spacing w:after="0" w:line="360" w:lineRule="auto"/>
        <w:ind w:firstLine="709"/>
        <w:contextualSpacing/>
        <w:jc w:val="both"/>
        <w:rPr>
          <w:rFonts w:ascii="Times New Roman" w:hAnsi="Times New Roman" w:cs="Times New Roman"/>
          <w:sz w:val="28"/>
          <w:szCs w:val="28"/>
        </w:rPr>
      </w:pPr>
    </w:p>
    <w:p w14:paraId="2D7F2EB2" w14:textId="3D1747D1" w:rsidR="000B5799" w:rsidRDefault="000B5799" w:rsidP="00B44D28">
      <w:pPr>
        <w:spacing w:after="0" w:line="360" w:lineRule="auto"/>
        <w:ind w:firstLine="709"/>
        <w:contextualSpacing/>
        <w:jc w:val="both"/>
        <w:rPr>
          <w:rFonts w:ascii="Times New Roman" w:hAnsi="Times New Roman" w:cs="Times New Roman"/>
          <w:sz w:val="28"/>
          <w:szCs w:val="28"/>
        </w:rPr>
      </w:pPr>
    </w:p>
    <w:p w14:paraId="412B02AE" w14:textId="77777777" w:rsidR="00652966" w:rsidRPr="00B44D28" w:rsidRDefault="00652966"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14" w:name="_Toc42875129"/>
      <w:bookmarkStart w:id="15" w:name="_Toc42944672"/>
      <w:bookmarkStart w:id="16"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14"/>
      <w:bookmarkEnd w:id="15"/>
      <w:bookmarkEnd w:id="16"/>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данной работе применены следующие термины с соответствующими определениями:</w:t>
      </w:r>
    </w:p>
    <w:p w14:paraId="683C462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АО "СО ЕЭС": АО "Системный оператор Единой энергетической системы России», включая филиалы ОАО "СО ЕЭС".</w:t>
      </w:r>
    </w:p>
    <w:p w14:paraId="7D80CE42"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lastRenderedPageBreak/>
        <w:t>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энергопринимающих установок потребителей электрической энергии (включая схемы электрических соединений объектов электроэнергетики).</w:t>
      </w:r>
    </w:p>
    <w:p w14:paraId="2C5A69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5E4CA37D" w14:textId="0F1DD412" w:rsidR="00AF035E" w:rsidRDefault="00AF035E" w:rsidP="00AF035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3D28CF9F"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 – программно-аппаратный комплекс</w:t>
      </w:r>
    </w:p>
    <w:p w14:paraId="61B1DF1A"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65427D61" w:rsidR="00AF035E" w:rsidRPr="00DB3EE1" w:rsidRDefault="00AF035E" w:rsidP="00DB3EE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ЦАЛАР – централизованная АЛАР</w:t>
      </w: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rFonts w:ascii="Times New Roman" w:hAnsi="Times New Roman" w:cs="Times New Roman"/>
          <w:b/>
          <w:bCs/>
          <w:sz w:val="28"/>
          <w:szCs w:val="28"/>
        </w:rPr>
      </w:sdtEndPr>
      <w:sdtContent>
        <w:p w14:paraId="7DECE598" w14:textId="52093CB4" w:rsidR="000B5799" w:rsidRDefault="001E7D01" w:rsidP="001E7D01">
          <w:pPr>
            <w:pStyle w:val="TOCHeading"/>
            <w:spacing w:before="0" w:line="360" w:lineRule="auto"/>
            <w:contextualSpacing/>
            <w:jc w:val="center"/>
          </w:pPr>
          <w:r>
            <w:rPr>
              <w:rFonts w:ascii="Times New Roman" w:hAnsi="Times New Roman" w:cs="Times New Roman"/>
              <w:b/>
              <w:color w:val="000000" w:themeColor="text1"/>
              <w:sz w:val="28"/>
            </w:rPr>
            <w:t>Содержание</w:t>
          </w:r>
        </w:p>
        <w:p w14:paraId="63EF8390" w14:textId="4B07E951" w:rsidR="00907192" w:rsidRPr="00907192" w:rsidRDefault="000B5799" w:rsidP="00907192">
          <w:pPr>
            <w:pStyle w:val="TOC1"/>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r w:rsidRPr="00907192">
            <w:rPr>
              <w:rFonts w:ascii="Times New Roman" w:hAnsi="Times New Roman" w:cs="Times New Roman"/>
              <w:b/>
              <w:bCs/>
              <w:sz w:val="28"/>
              <w:szCs w:val="28"/>
            </w:rPr>
            <w:fldChar w:fldCharType="begin"/>
          </w:r>
          <w:r w:rsidRPr="00907192">
            <w:rPr>
              <w:rFonts w:ascii="Times New Roman" w:hAnsi="Times New Roman" w:cs="Times New Roman"/>
              <w:b/>
              <w:bCs/>
              <w:sz w:val="28"/>
              <w:szCs w:val="28"/>
            </w:rPr>
            <w:instrText xml:space="preserve"> TOC \o "1-3" \h \z \u </w:instrText>
          </w:r>
          <w:r w:rsidRPr="00907192">
            <w:rPr>
              <w:rFonts w:ascii="Times New Roman" w:hAnsi="Times New Roman" w:cs="Times New Roman"/>
              <w:b/>
              <w:bCs/>
              <w:sz w:val="28"/>
              <w:szCs w:val="28"/>
            </w:rPr>
            <w:fldChar w:fldCharType="separate"/>
          </w:r>
          <w:hyperlink w:anchor="_Toc62602996" w:history="1">
            <w:r w:rsidR="00907192" w:rsidRPr="00907192">
              <w:rPr>
                <w:rStyle w:val="Hyperlink"/>
                <w:rFonts w:ascii="Times New Roman" w:hAnsi="Times New Roman" w:cs="Times New Roman"/>
                <w:noProof/>
                <w:sz w:val="28"/>
                <w:szCs w:val="28"/>
              </w:rPr>
              <w:t>Введение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14</w:t>
            </w:r>
            <w:r w:rsidR="00907192" w:rsidRPr="00907192">
              <w:rPr>
                <w:rFonts w:ascii="Times New Roman" w:hAnsi="Times New Roman" w:cs="Times New Roman"/>
                <w:noProof/>
                <w:webHidden/>
                <w:sz w:val="28"/>
                <w:szCs w:val="28"/>
              </w:rPr>
              <w:fldChar w:fldCharType="end"/>
            </w:r>
          </w:hyperlink>
        </w:p>
        <w:p w14:paraId="76971D93" w14:textId="406395A3" w:rsidR="00907192" w:rsidRPr="00907192" w:rsidRDefault="00363BAE" w:rsidP="00907192">
          <w:pPr>
            <w:pStyle w:val="TOC1"/>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7" w:history="1">
            <w:r w:rsidR="00907192" w:rsidRPr="00907192">
              <w:rPr>
                <w:rStyle w:val="Hyperlink"/>
                <w:rFonts w:ascii="Times New Roman" w:hAnsi="Times New Roman" w:cs="Times New Roman"/>
                <w:noProof/>
                <w:sz w:val="28"/>
                <w:szCs w:val="28"/>
              </w:rPr>
              <w:t>1. Анализ существующих архитектур централизованной противоаварийной автоматики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16</w:t>
            </w:r>
            <w:r w:rsidR="00907192" w:rsidRPr="00907192">
              <w:rPr>
                <w:rFonts w:ascii="Times New Roman" w:hAnsi="Times New Roman" w:cs="Times New Roman"/>
                <w:noProof/>
                <w:webHidden/>
                <w:sz w:val="28"/>
                <w:szCs w:val="28"/>
              </w:rPr>
              <w:fldChar w:fldCharType="end"/>
            </w:r>
          </w:hyperlink>
        </w:p>
        <w:p w14:paraId="1E5690AF" w14:textId="19E6409F"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8" w:history="1">
            <w:r w:rsidR="00907192" w:rsidRPr="00907192">
              <w:rPr>
                <w:rStyle w:val="Hyperlink"/>
                <w:rFonts w:ascii="Times New Roman" w:hAnsi="Times New Roman" w:cs="Times New Roman"/>
                <w:noProof/>
                <w:sz w:val="28"/>
                <w:szCs w:val="28"/>
              </w:rPr>
              <w:t>Выводы по разделу 1</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79F93BD9" w14:textId="31F55DB0" w:rsidR="00907192" w:rsidRPr="00907192" w:rsidRDefault="00363BAE" w:rsidP="00907192">
          <w:pPr>
            <w:pStyle w:val="TOC1"/>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9" w:history="1">
            <w:r w:rsidR="00907192" w:rsidRPr="00907192">
              <w:rPr>
                <w:rStyle w:val="Hyperlink"/>
                <w:rFonts w:ascii="Times New Roman" w:hAnsi="Times New Roman" w:cs="Times New Roman"/>
                <w:noProof/>
                <w:sz w:val="28"/>
                <w:szCs w:val="28"/>
              </w:rPr>
              <w:t>2. Проектирование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6979EF76" w14:textId="164B3D3B"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0" w:history="1">
            <w:r w:rsidR="00907192" w:rsidRPr="00907192">
              <w:rPr>
                <w:rStyle w:val="Hyperlink"/>
                <w:rFonts w:ascii="Times New Roman" w:hAnsi="Times New Roman" w:cs="Times New Roman"/>
                <w:noProof/>
                <w:sz w:val="28"/>
                <w:szCs w:val="28"/>
              </w:rPr>
              <w:t>2.1. Архитектура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05E476FC" w14:textId="47F0144D"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1" w:history="1">
            <w:r w:rsidR="00907192" w:rsidRPr="00907192">
              <w:rPr>
                <w:rStyle w:val="Hyperlink"/>
                <w:rFonts w:ascii="Times New Roman" w:hAnsi="Times New Roman" w:cs="Times New Roman"/>
                <w:noProof/>
                <w:sz w:val="28"/>
                <w:szCs w:val="28"/>
              </w:rPr>
              <w:t>2.1.1. Укрупненная структура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28B5515A" w14:textId="005DDBDC"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2" w:history="1">
            <w:r w:rsidR="00907192" w:rsidRPr="00907192">
              <w:rPr>
                <w:rStyle w:val="Hyperlink"/>
                <w:rFonts w:ascii="Times New Roman" w:hAnsi="Times New Roman" w:cs="Times New Roman"/>
                <w:noProof/>
                <w:sz w:val="28"/>
                <w:szCs w:val="28"/>
              </w:rPr>
              <w:t>2.1.2. Диаграмма компонентов разрабатываемого ПО</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22</w:t>
            </w:r>
            <w:r w:rsidR="00907192" w:rsidRPr="00907192">
              <w:rPr>
                <w:rFonts w:ascii="Times New Roman" w:hAnsi="Times New Roman" w:cs="Times New Roman"/>
                <w:noProof/>
                <w:webHidden/>
                <w:sz w:val="28"/>
                <w:szCs w:val="28"/>
              </w:rPr>
              <w:fldChar w:fldCharType="end"/>
            </w:r>
          </w:hyperlink>
        </w:p>
        <w:p w14:paraId="4EFEBF30" w14:textId="1A67177F"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3" w:history="1">
            <w:r w:rsidR="00907192" w:rsidRPr="00907192">
              <w:rPr>
                <w:rStyle w:val="Hyperlink"/>
                <w:rFonts w:ascii="Times New Roman" w:hAnsi="Times New Roman" w:cs="Times New Roman"/>
                <w:noProof/>
                <w:sz w:val="28"/>
                <w:szCs w:val="28"/>
              </w:rPr>
              <w:t>2.1.3. Диаграмма пакетов разрабатываемого ПО</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24</w:t>
            </w:r>
            <w:r w:rsidR="00907192" w:rsidRPr="00907192">
              <w:rPr>
                <w:rFonts w:ascii="Times New Roman" w:hAnsi="Times New Roman" w:cs="Times New Roman"/>
                <w:noProof/>
                <w:webHidden/>
                <w:sz w:val="28"/>
                <w:szCs w:val="28"/>
              </w:rPr>
              <w:fldChar w:fldCharType="end"/>
            </w:r>
          </w:hyperlink>
        </w:p>
        <w:p w14:paraId="1DF977F2" w14:textId="66008E90" w:rsidR="00907192" w:rsidRPr="00907192" w:rsidRDefault="00363BAE" w:rsidP="00907192">
          <w:pPr>
            <w:pStyle w:val="TOC2"/>
            <w:tabs>
              <w:tab w:val="left" w:pos="880"/>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4" w:history="1">
            <w:r w:rsidR="00907192" w:rsidRPr="00907192">
              <w:rPr>
                <w:rStyle w:val="Hyperlink"/>
                <w:rFonts w:ascii="Times New Roman" w:hAnsi="Times New Roman" w:cs="Times New Roman"/>
                <w:noProof/>
                <w:sz w:val="28"/>
                <w:szCs w:val="28"/>
              </w:rPr>
              <w:t>2.2.</w:t>
            </w:r>
            <w:r w:rsidR="00907192" w:rsidRPr="00907192">
              <w:rPr>
                <w:rFonts w:ascii="Times New Roman" w:eastAsiaTheme="minorEastAsia" w:hAnsi="Times New Roman" w:cs="Times New Roman"/>
                <w:noProof/>
                <w:sz w:val="28"/>
                <w:szCs w:val="28"/>
                <w:lang w:eastAsia="ru-RU"/>
              </w:rPr>
              <w:tab/>
            </w:r>
            <w:r w:rsidR="00907192" w:rsidRPr="00907192">
              <w:rPr>
                <w:rStyle w:val="Hyperlink"/>
                <w:rFonts w:ascii="Times New Roman" w:hAnsi="Times New Roman" w:cs="Times New Roman"/>
                <w:noProof/>
                <w:sz w:val="28"/>
                <w:szCs w:val="28"/>
              </w:rPr>
              <w:t>Решения по взаимосвязям системы со смежными системами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26</w:t>
            </w:r>
            <w:r w:rsidR="00907192" w:rsidRPr="00907192">
              <w:rPr>
                <w:rFonts w:ascii="Times New Roman" w:hAnsi="Times New Roman" w:cs="Times New Roman"/>
                <w:noProof/>
                <w:webHidden/>
                <w:sz w:val="28"/>
                <w:szCs w:val="28"/>
              </w:rPr>
              <w:fldChar w:fldCharType="end"/>
            </w:r>
          </w:hyperlink>
        </w:p>
        <w:p w14:paraId="067B3AC9" w14:textId="655BA0DA"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5" w:history="1">
            <w:r w:rsidR="00907192" w:rsidRPr="00907192">
              <w:rPr>
                <w:rStyle w:val="Hyperlink"/>
                <w:rFonts w:ascii="Times New Roman" w:hAnsi="Times New Roman" w:cs="Times New Roman"/>
                <w:noProof/>
                <w:sz w:val="28"/>
                <w:szCs w:val="28"/>
              </w:rPr>
              <w:t>2.3. Состав функций, реализуемых системой</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27</w:t>
            </w:r>
            <w:r w:rsidR="00907192" w:rsidRPr="00907192">
              <w:rPr>
                <w:rFonts w:ascii="Times New Roman" w:hAnsi="Times New Roman" w:cs="Times New Roman"/>
                <w:noProof/>
                <w:webHidden/>
                <w:sz w:val="28"/>
                <w:szCs w:val="28"/>
              </w:rPr>
              <w:fldChar w:fldCharType="end"/>
            </w:r>
          </w:hyperlink>
        </w:p>
        <w:p w14:paraId="408AE984" w14:textId="1B1FCBEF"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6" w:history="1">
            <w:r w:rsidR="00907192" w:rsidRPr="00907192">
              <w:rPr>
                <w:rStyle w:val="Hyperlink"/>
                <w:rFonts w:ascii="Times New Roman" w:hAnsi="Times New Roman" w:cs="Times New Roman"/>
                <w:noProof/>
                <w:sz w:val="28"/>
                <w:szCs w:val="28"/>
              </w:rPr>
              <w:t>2.4. Сведения об обеспечении заданных в техническом задании потребительских характеристик системы, определяющих ее качество</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28</w:t>
            </w:r>
            <w:r w:rsidR="00907192" w:rsidRPr="00907192">
              <w:rPr>
                <w:rFonts w:ascii="Times New Roman" w:hAnsi="Times New Roman" w:cs="Times New Roman"/>
                <w:noProof/>
                <w:webHidden/>
                <w:sz w:val="28"/>
                <w:szCs w:val="28"/>
              </w:rPr>
              <w:fldChar w:fldCharType="end"/>
            </w:r>
          </w:hyperlink>
        </w:p>
        <w:p w14:paraId="2C2D4525" w14:textId="5326697D"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7" w:history="1">
            <w:r w:rsidR="00907192" w:rsidRPr="00907192">
              <w:rPr>
                <w:rStyle w:val="Hyperlink"/>
                <w:rFonts w:ascii="Times New Roman" w:hAnsi="Times New Roman" w:cs="Times New Roman"/>
                <w:noProof/>
                <w:sz w:val="28"/>
                <w:szCs w:val="28"/>
              </w:rPr>
              <w:t>2.5. Методы и средства разработки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5FC26E43" w14:textId="41D5CC6D"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8" w:history="1">
            <w:r w:rsidR="00907192" w:rsidRPr="00907192">
              <w:rPr>
                <w:rStyle w:val="Hyperlink"/>
                <w:rFonts w:ascii="Times New Roman" w:hAnsi="Times New Roman" w:cs="Times New Roman"/>
                <w:noProof/>
                <w:sz w:val="28"/>
                <w:szCs w:val="28"/>
              </w:rPr>
              <w:t>2.5. Требования к видам обеспечения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410CE7AB" w14:textId="6D13638D"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9" w:history="1">
            <w:r w:rsidR="00907192" w:rsidRPr="00907192">
              <w:rPr>
                <w:rStyle w:val="Hyperlink"/>
                <w:rFonts w:ascii="Times New Roman" w:hAnsi="Times New Roman" w:cs="Times New Roman"/>
                <w:noProof/>
                <w:sz w:val="28"/>
                <w:szCs w:val="28"/>
              </w:rPr>
              <w:t>2.5.1. Требования к информационному обеспечению</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2720511B" w14:textId="1BD21058"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0" w:history="1">
            <w:r w:rsidR="00907192" w:rsidRPr="00907192">
              <w:rPr>
                <w:rStyle w:val="Hyperlink"/>
                <w:rFonts w:ascii="Times New Roman" w:hAnsi="Times New Roman" w:cs="Times New Roman"/>
                <w:noProof/>
                <w:sz w:val="28"/>
                <w:szCs w:val="28"/>
              </w:rPr>
              <w:t>2.5.2. Требования к программному обеспечению</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1DD44550" w14:textId="18332DD6"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1" w:history="1">
            <w:r w:rsidR="00907192" w:rsidRPr="00907192">
              <w:rPr>
                <w:rStyle w:val="Hyperlink"/>
                <w:rFonts w:ascii="Times New Roman" w:hAnsi="Times New Roman" w:cs="Times New Roman"/>
                <w:noProof/>
                <w:sz w:val="28"/>
                <w:szCs w:val="28"/>
              </w:rPr>
              <w:t>2.5.3. Требования к техническому обеспечению</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7373D2FE" w14:textId="6D7816B1"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2" w:history="1">
            <w:r w:rsidR="00907192" w:rsidRPr="00907192">
              <w:rPr>
                <w:rStyle w:val="Hyperlink"/>
                <w:rFonts w:ascii="Times New Roman" w:hAnsi="Times New Roman" w:cs="Times New Roman"/>
                <w:noProof/>
                <w:sz w:val="28"/>
                <w:szCs w:val="28"/>
              </w:rPr>
              <w:t>Выводы по разделу 2</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30</w:t>
            </w:r>
            <w:r w:rsidR="00907192" w:rsidRPr="00907192">
              <w:rPr>
                <w:rFonts w:ascii="Times New Roman" w:hAnsi="Times New Roman" w:cs="Times New Roman"/>
                <w:noProof/>
                <w:webHidden/>
                <w:sz w:val="28"/>
                <w:szCs w:val="28"/>
              </w:rPr>
              <w:fldChar w:fldCharType="end"/>
            </w:r>
          </w:hyperlink>
        </w:p>
        <w:p w14:paraId="3D725EAC" w14:textId="0FFE6E2C" w:rsidR="00907192" w:rsidRPr="00907192" w:rsidRDefault="00363BAE" w:rsidP="00907192">
          <w:pPr>
            <w:pStyle w:val="TOC1"/>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3" w:history="1">
            <w:r w:rsidR="00907192" w:rsidRPr="00907192">
              <w:rPr>
                <w:rStyle w:val="Hyperlink"/>
                <w:rFonts w:ascii="Times New Roman" w:hAnsi="Times New Roman" w:cs="Times New Roman"/>
                <w:noProof/>
                <w:sz w:val="28"/>
                <w:szCs w:val="28"/>
              </w:rPr>
              <w:t>3. Разработка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31</w:t>
            </w:r>
            <w:r w:rsidR="00907192" w:rsidRPr="00907192">
              <w:rPr>
                <w:rFonts w:ascii="Times New Roman" w:hAnsi="Times New Roman" w:cs="Times New Roman"/>
                <w:noProof/>
                <w:webHidden/>
                <w:sz w:val="28"/>
                <w:szCs w:val="28"/>
              </w:rPr>
              <w:fldChar w:fldCharType="end"/>
            </w:r>
          </w:hyperlink>
        </w:p>
        <w:p w14:paraId="67A6C4D3" w14:textId="73F0E943"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4" w:history="1">
            <w:r w:rsidR="00907192" w:rsidRPr="00907192">
              <w:rPr>
                <w:rStyle w:val="Hyperlink"/>
                <w:rFonts w:ascii="Times New Roman" w:hAnsi="Times New Roman" w:cs="Times New Roman"/>
                <w:noProof/>
                <w:sz w:val="28"/>
                <w:szCs w:val="28"/>
              </w:rPr>
              <w:t>3.1. Описание используемых алгоритмов</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31</w:t>
            </w:r>
            <w:r w:rsidR="00907192" w:rsidRPr="00907192">
              <w:rPr>
                <w:rFonts w:ascii="Times New Roman" w:hAnsi="Times New Roman" w:cs="Times New Roman"/>
                <w:noProof/>
                <w:webHidden/>
                <w:sz w:val="28"/>
                <w:szCs w:val="28"/>
              </w:rPr>
              <w:fldChar w:fldCharType="end"/>
            </w:r>
          </w:hyperlink>
        </w:p>
        <w:p w14:paraId="03D9B26A" w14:textId="3FC9299C"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5" w:history="1">
            <w:r w:rsidR="00907192" w:rsidRPr="00907192">
              <w:rPr>
                <w:rStyle w:val="Hyperlink"/>
                <w:rFonts w:ascii="Times New Roman" w:hAnsi="Times New Roman" w:cs="Times New Roman"/>
                <w:noProof/>
                <w:sz w:val="28"/>
                <w:szCs w:val="28"/>
              </w:rPr>
              <w:t>3.1.1. Теоретическая основа программной реализации подсистемы Обработки данных СВИ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31</w:t>
            </w:r>
            <w:r w:rsidR="00907192" w:rsidRPr="00907192">
              <w:rPr>
                <w:rFonts w:ascii="Times New Roman" w:hAnsi="Times New Roman" w:cs="Times New Roman"/>
                <w:noProof/>
                <w:webHidden/>
                <w:sz w:val="28"/>
                <w:szCs w:val="28"/>
              </w:rPr>
              <w:fldChar w:fldCharType="end"/>
            </w:r>
          </w:hyperlink>
        </w:p>
        <w:p w14:paraId="519E453A" w14:textId="0ACD4304"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6" w:history="1">
            <w:r w:rsidR="00907192" w:rsidRPr="00907192">
              <w:rPr>
                <w:rStyle w:val="Hyperlink"/>
                <w:rFonts w:ascii="Times New Roman" w:hAnsi="Times New Roman" w:cs="Times New Roman"/>
                <w:noProof/>
                <w:sz w:val="28"/>
                <w:szCs w:val="28"/>
              </w:rPr>
              <w:t>3.1.2. Теоретическая основа программной реализации подсистемы Идентификации возникновения асинхронного режима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32</w:t>
            </w:r>
            <w:r w:rsidR="00907192" w:rsidRPr="00907192">
              <w:rPr>
                <w:rFonts w:ascii="Times New Roman" w:hAnsi="Times New Roman" w:cs="Times New Roman"/>
                <w:noProof/>
                <w:webHidden/>
                <w:sz w:val="28"/>
                <w:szCs w:val="28"/>
              </w:rPr>
              <w:fldChar w:fldCharType="end"/>
            </w:r>
          </w:hyperlink>
        </w:p>
        <w:p w14:paraId="3FD2AF2B" w14:textId="567138F9"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7" w:history="1">
            <w:r w:rsidR="00907192" w:rsidRPr="00907192">
              <w:rPr>
                <w:rStyle w:val="Hyperlink"/>
                <w:rFonts w:ascii="Times New Roman" w:hAnsi="Times New Roman" w:cs="Times New Roman"/>
                <w:noProof/>
                <w:sz w:val="28"/>
                <w:szCs w:val="28"/>
              </w:rPr>
              <w:t>3.1.3. Теоретическая основа программной реализации подсистемы Обработки телеметрии из ОИК</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33</w:t>
            </w:r>
            <w:r w:rsidR="00907192" w:rsidRPr="00907192">
              <w:rPr>
                <w:rFonts w:ascii="Times New Roman" w:hAnsi="Times New Roman" w:cs="Times New Roman"/>
                <w:noProof/>
                <w:webHidden/>
                <w:sz w:val="28"/>
                <w:szCs w:val="28"/>
              </w:rPr>
              <w:fldChar w:fldCharType="end"/>
            </w:r>
          </w:hyperlink>
        </w:p>
        <w:p w14:paraId="1096CA15" w14:textId="67C65CA7"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8" w:history="1">
            <w:r w:rsidR="00907192" w:rsidRPr="00907192">
              <w:rPr>
                <w:rStyle w:val="Hyperlink"/>
                <w:rFonts w:ascii="Times New Roman" w:hAnsi="Times New Roman" w:cs="Times New Roman"/>
                <w:noProof/>
                <w:sz w:val="28"/>
                <w:szCs w:val="28"/>
              </w:rPr>
              <w:t>3.2. Рабочая документация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36</w:t>
            </w:r>
            <w:r w:rsidR="00907192" w:rsidRPr="00907192">
              <w:rPr>
                <w:rFonts w:ascii="Times New Roman" w:hAnsi="Times New Roman" w:cs="Times New Roman"/>
                <w:noProof/>
                <w:webHidden/>
                <w:sz w:val="28"/>
                <w:szCs w:val="28"/>
              </w:rPr>
              <w:fldChar w:fldCharType="end"/>
            </w:r>
          </w:hyperlink>
        </w:p>
        <w:p w14:paraId="03D349B8" w14:textId="026F9533"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9" w:history="1">
            <w:r w:rsidR="00907192" w:rsidRPr="00907192">
              <w:rPr>
                <w:rStyle w:val="Hyperlink"/>
                <w:rFonts w:ascii="Times New Roman" w:hAnsi="Times New Roman" w:cs="Times New Roman"/>
                <w:noProof/>
                <w:sz w:val="28"/>
                <w:szCs w:val="28"/>
              </w:rPr>
              <w:t>3.2.1. Общие сведения о системе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36</w:t>
            </w:r>
            <w:r w:rsidR="00907192" w:rsidRPr="00907192">
              <w:rPr>
                <w:rFonts w:ascii="Times New Roman" w:hAnsi="Times New Roman" w:cs="Times New Roman"/>
                <w:noProof/>
                <w:webHidden/>
                <w:sz w:val="28"/>
                <w:szCs w:val="28"/>
              </w:rPr>
              <w:fldChar w:fldCharType="end"/>
            </w:r>
          </w:hyperlink>
        </w:p>
        <w:p w14:paraId="5BBFD343" w14:textId="061BC100"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0" w:history="1">
            <w:r w:rsidR="00907192" w:rsidRPr="00907192">
              <w:rPr>
                <w:rStyle w:val="Hyperlink"/>
                <w:rFonts w:ascii="Times New Roman" w:hAnsi="Times New Roman" w:cs="Times New Roman"/>
                <w:noProof/>
                <w:sz w:val="28"/>
                <w:szCs w:val="28"/>
              </w:rPr>
              <w:t>3.2.2. Архитектура и принципы функционирования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36</w:t>
            </w:r>
            <w:r w:rsidR="00907192" w:rsidRPr="00907192">
              <w:rPr>
                <w:rFonts w:ascii="Times New Roman" w:hAnsi="Times New Roman" w:cs="Times New Roman"/>
                <w:noProof/>
                <w:webHidden/>
                <w:sz w:val="28"/>
                <w:szCs w:val="28"/>
              </w:rPr>
              <w:fldChar w:fldCharType="end"/>
            </w:r>
          </w:hyperlink>
        </w:p>
        <w:p w14:paraId="69188CC0" w14:textId="4439FDE7"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1" w:history="1">
            <w:r w:rsidR="00907192" w:rsidRPr="00907192">
              <w:rPr>
                <w:rStyle w:val="Hyperlink"/>
                <w:rFonts w:ascii="Times New Roman" w:hAnsi="Times New Roman" w:cs="Times New Roman"/>
                <w:noProof/>
                <w:sz w:val="28"/>
                <w:szCs w:val="28"/>
              </w:rPr>
              <w:t>3.2.3. Входные и выходные данные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42</w:t>
            </w:r>
            <w:r w:rsidR="00907192" w:rsidRPr="00907192">
              <w:rPr>
                <w:rFonts w:ascii="Times New Roman" w:hAnsi="Times New Roman" w:cs="Times New Roman"/>
                <w:noProof/>
                <w:webHidden/>
                <w:sz w:val="28"/>
                <w:szCs w:val="28"/>
              </w:rPr>
              <w:fldChar w:fldCharType="end"/>
            </w:r>
          </w:hyperlink>
        </w:p>
        <w:p w14:paraId="6DDC92AA" w14:textId="171757CA"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2" w:history="1">
            <w:r w:rsidR="00907192" w:rsidRPr="00907192">
              <w:rPr>
                <w:rStyle w:val="Hyperlink"/>
                <w:rFonts w:ascii="Times New Roman" w:hAnsi="Times New Roman" w:cs="Times New Roman"/>
                <w:noProof/>
                <w:sz w:val="28"/>
                <w:szCs w:val="28"/>
              </w:rPr>
              <w:t>3.2.4. Системные требования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44</w:t>
            </w:r>
            <w:r w:rsidR="00907192" w:rsidRPr="00907192">
              <w:rPr>
                <w:rFonts w:ascii="Times New Roman" w:hAnsi="Times New Roman" w:cs="Times New Roman"/>
                <w:noProof/>
                <w:webHidden/>
                <w:sz w:val="28"/>
                <w:szCs w:val="28"/>
              </w:rPr>
              <w:fldChar w:fldCharType="end"/>
            </w:r>
          </w:hyperlink>
        </w:p>
        <w:p w14:paraId="41F379B2" w14:textId="2D6BAE66"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3" w:history="1">
            <w:r w:rsidR="00907192" w:rsidRPr="00907192">
              <w:rPr>
                <w:rStyle w:val="Hyperlink"/>
                <w:rFonts w:ascii="Times New Roman" w:hAnsi="Times New Roman" w:cs="Times New Roman"/>
                <w:noProof/>
                <w:sz w:val="28"/>
                <w:szCs w:val="28"/>
              </w:rPr>
              <w:t>3.2.5. Требования к пользователю системы</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44</w:t>
            </w:r>
            <w:r w:rsidR="00907192" w:rsidRPr="00907192">
              <w:rPr>
                <w:rFonts w:ascii="Times New Roman" w:hAnsi="Times New Roman" w:cs="Times New Roman"/>
                <w:noProof/>
                <w:webHidden/>
                <w:sz w:val="28"/>
                <w:szCs w:val="28"/>
              </w:rPr>
              <w:fldChar w:fldCharType="end"/>
            </w:r>
          </w:hyperlink>
        </w:p>
        <w:p w14:paraId="349077E8" w14:textId="4D7D89C6"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4" w:history="1">
            <w:r w:rsidR="00907192" w:rsidRPr="00907192">
              <w:rPr>
                <w:rStyle w:val="Hyperlink"/>
                <w:rFonts w:ascii="Times New Roman" w:hAnsi="Times New Roman" w:cs="Times New Roman"/>
                <w:noProof/>
                <w:sz w:val="28"/>
                <w:szCs w:val="28"/>
              </w:rPr>
              <w:t>3.2.6. Интерфейс пользователя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45</w:t>
            </w:r>
            <w:r w:rsidR="00907192" w:rsidRPr="00907192">
              <w:rPr>
                <w:rFonts w:ascii="Times New Roman" w:hAnsi="Times New Roman" w:cs="Times New Roman"/>
                <w:noProof/>
                <w:webHidden/>
                <w:sz w:val="28"/>
                <w:szCs w:val="28"/>
              </w:rPr>
              <w:fldChar w:fldCharType="end"/>
            </w:r>
          </w:hyperlink>
        </w:p>
        <w:p w14:paraId="2554DBBF" w14:textId="0EB4D21E"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5" w:history="1">
            <w:r w:rsidR="00907192" w:rsidRPr="00907192">
              <w:rPr>
                <w:rStyle w:val="Hyperlink"/>
                <w:rFonts w:ascii="Times New Roman" w:hAnsi="Times New Roman" w:cs="Times New Roman"/>
                <w:noProof/>
                <w:sz w:val="28"/>
                <w:szCs w:val="28"/>
              </w:rPr>
              <w:t>Выводы по разделу 3</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46</w:t>
            </w:r>
            <w:r w:rsidR="00907192" w:rsidRPr="00907192">
              <w:rPr>
                <w:rFonts w:ascii="Times New Roman" w:hAnsi="Times New Roman" w:cs="Times New Roman"/>
                <w:noProof/>
                <w:webHidden/>
                <w:sz w:val="28"/>
                <w:szCs w:val="28"/>
              </w:rPr>
              <w:fldChar w:fldCharType="end"/>
            </w:r>
          </w:hyperlink>
        </w:p>
        <w:p w14:paraId="437EE768" w14:textId="1E3F9A78" w:rsidR="00907192" w:rsidRPr="00907192" w:rsidRDefault="00363BAE" w:rsidP="00907192">
          <w:pPr>
            <w:pStyle w:val="TOC1"/>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6" w:history="1">
            <w:r w:rsidR="00907192" w:rsidRPr="00907192">
              <w:rPr>
                <w:rStyle w:val="Hyperlink"/>
                <w:rFonts w:ascii="Times New Roman" w:hAnsi="Times New Roman" w:cs="Times New Roman"/>
                <w:noProof/>
                <w:sz w:val="28"/>
                <w:szCs w:val="28"/>
              </w:rPr>
              <w:t>4. Тестирование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47</w:t>
            </w:r>
            <w:r w:rsidR="00907192" w:rsidRPr="00907192">
              <w:rPr>
                <w:rFonts w:ascii="Times New Roman" w:hAnsi="Times New Roman" w:cs="Times New Roman"/>
                <w:noProof/>
                <w:webHidden/>
                <w:sz w:val="28"/>
                <w:szCs w:val="28"/>
              </w:rPr>
              <w:fldChar w:fldCharType="end"/>
            </w:r>
          </w:hyperlink>
        </w:p>
        <w:p w14:paraId="76806362" w14:textId="711792FE"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7" w:history="1">
            <w:r w:rsidR="00907192" w:rsidRPr="00907192">
              <w:rPr>
                <w:rStyle w:val="Hyperlink"/>
                <w:rFonts w:ascii="Times New Roman" w:hAnsi="Times New Roman" w:cs="Times New Roman"/>
                <w:noProof/>
                <w:sz w:val="28"/>
                <w:szCs w:val="28"/>
              </w:rPr>
              <w:t>4.1. Тестирование подсистемы Обработки данных СВИ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47</w:t>
            </w:r>
            <w:r w:rsidR="00907192" w:rsidRPr="00907192">
              <w:rPr>
                <w:rFonts w:ascii="Times New Roman" w:hAnsi="Times New Roman" w:cs="Times New Roman"/>
                <w:noProof/>
                <w:webHidden/>
                <w:sz w:val="28"/>
                <w:szCs w:val="28"/>
              </w:rPr>
              <w:fldChar w:fldCharType="end"/>
            </w:r>
          </w:hyperlink>
        </w:p>
        <w:p w14:paraId="3671A84E" w14:textId="45A503FF"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8" w:history="1">
            <w:r w:rsidR="00907192" w:rsidRPr="00907192">
              <w:rPr>
                <w:rStyle w:val="Hyperlink"/>
                <w:rFonts w:ascii="Times New Roman" w:hAnsi="Times New Roman" w:cs="Times New Roman"/>
                <w:noProof/>
                <w:sz w:val="28"/>
                <w:szCs w:val="28"/>
              </w:rPr>
              <w:t>4.2. Тестирование подсистемы Идентификации возникновения асинхронного режима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47</w:t>
            </w:r>
            <w:r w:rsidR="00907192" w:rsidRPr="00907192">
              <w:rPr>
                <w:rFonts w:ascii="Times New Roman" w:hAnsi="Times New Roman" w:cs="Times New Roman"/>
                <w:noProof/>
                <w:webHidden/>
                <w:sz w:val="28"/>
                <w:szCs w:val="28"/>
              </w:rPr>
              <w:fldChar w:fldCharType="end"/>
            </w:r>
          </w:hyperlink>
        </w:p>
        <w:p w14:paraId="41527BFF" w14:textId="7F06B07C"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9" w:history="1">
            <w:r w:rsidR="00907192" w:rsidRPr="00907192">
              <w:rPr>
                <w:rStyle w:val="Hyperlink"/>
                <w:rFonts w:ascii="Times New Roman" w:hAnsi="Times New Roman" w:cs="Times New Roman"/>
                <w:noProof/>
                <w:sz w:val="28"/>
                <w:szCs w:val="28"/>
              </w:rPr>
              <w:t>4.3. Тестирование подсистемы Выбора управляющих воздействий</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48</w:t>
            </w:r>
            <w:r w:rsidR="00907192" w:rsidRPr="00907192">
              <w:rPr>
                <w:rFonts w:ascii="Times New Roman" w:hAnsi="Times New Roman" w:cs="Times New Roman"/>
                <w:noProof/>
                <w:webHidden/>
                <w:sz w:val="28"/>
                <w:szCs w:val="28"/>
              </w:rPr>
              <w:fldChar w:fldCharType="end"/>
            </w:r>
          </w:hyperlink>
        </w:p>
        <w:p w14:paraId="146BC04E" w14:textId="7A9B4112"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0" w:history="1">
            <w:r w:rsidR="00907192" w:rsidRPr="00907192">
              <w:rPr>
                <w:rStyle w:val="Hyperlink"/>
                <w:rFonts w:ascii="Times New Roman" w:hAnsi="Times New Roman" w:cs="Times New Roman"/>
                <w:noProof/>
                <w:sz w:val="28"/>
                <w:szCs w:val="28"/>
              </w:rPr>
              <w:t>4.4. Тестирование подсистемы Обработки телеметрии из ОИК</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51</w:t>
            </w:r>
            <w:r w:rsidR="00907192" w:rsidRPr="00907192">
              <w:rPr>
                <w:rFonts w:ascii="Times New Roman" w:hAnsi="Times New Roman" w:cs="Times New Roman"/>
                <w:noProof/>
                <w:webHidden/>
                <w:sz w:val="28"/>
                <w:szCs w:val="28"/>
              </w:rPr>
              <w:fldChar w:fldCharType="end"/>
            </w:r>
          </w:hyperlink>
        </w:p>
        <w:p w14:paraId="04BD1B93" w14:textId="29DBD489"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1" w:history="1">
            <w:r w:rsidR="00907192" w:rsidRPr="00907192">
              <w:rPr>
                <w:rStyle w:val="Hyperlink"/>
                <w:rFonts w:ascii="Times New Roman" w:hAnsi="Times New Roman" w:cs="Times New Roman"/>
                <w:noProof/>
                <w:sz w:val="28"/>
                <w:szCs w:val="28"/>
              </w:rPr>
              <w:t>Выводы по разделу 4</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52</w:t>
            </w:r>
            <w:r w:rsidR="00907192" w:rsidRPr="00907192">
              <w:rPr>
                <w:rFonts w:ascii="Times New Roman" w:hAnsi="Times New Roman" w:cs="Times New Roman"/>
                <w:noProof/>
                <w:webHidden/>
                <w:sz w:val="28"/>
                <w:szCs w:val="28"/>
              </w:rPr>
              <w:fldChar w:fldCharType="end"/>
            </w:r>
          </w:hyperlink>
        </w:p>
        <w:p w14:paraId="65D78275" w14:textId="6BE42679" w:rsidR="00907192" w:rsidRPr="00907192" w:rsidRDefault="00363BAE" w:rsidP="00907192">
          <w:pPr>
            <w:pStyle w:val="TOC1"/>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2" w:history="1">
            <w:r w:rsidR="00907192" w:rsidRPr="00907192">
              <w:rPr>
                <w:rStyle w:val="Hyperlink"/>
                <w:rFonts w:ascii="Times New Roman" w:hAnsi="Times New Roman" w:cs="Times New Roman"/>
                <w:noProof/>
                <w:sz w:val="28"/>
                <w:szCs w:val="28"/>
              </w:rPr>
              <w:t>5. Финансовый менеджмент, ресурсоэффективность и ресурсосбережение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17B4BB37" w14:textId="26C985AF"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3" w:history="1">
            <w:r w:rsidR="00907192" w:rsidRPr="00907192">
              <w:rPr>
                <w:rStyle w:val="Hyperlink"/>
                <w:rFonts w:ascii="Times New Roman" w:eastAsia="Times New Roman" w:hAnsi="Times New Roman" w:cs="Times New Roman"/>
                <w:noProof/>
                <w:sz w:val="28"/>
                <w:szCs w:val="28"/>
                <w:lang w:eastAsia="ru-RU"/>
              </w:rPr>
              <w:t>5.1. Предпроектный анализ</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0B7EF85D" w14:textId="480391C3"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4" w:history="1">
            <w:r w:rsidR="00907192" w:rsidRPr="00907192">
              <w:rPr>
                <w:rStyle w:val="Hyperlink"/>
                <w:rFonts w:ascii="Times New Roman" w:eastAsia="Times New Roman" w:hAnsi="Times New Roman" w:cs="Times New Roman"/>
                <w:noProof/>
                <w:sz w:val="28"/>
                <w:szCs w:val="28"/>
                <w:lang w:eastAsia="ru-RU"/>
              </w:rPr>
              <w:t>5.1.1. Потенциальные потребители результатов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210AB0EC" w14:textId="3D3F1A88"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5" w:history="1">
            <w:r w:rsidR="00907192" w:rsidRPr="00907192">
              <w:rPr>
                <w:rStyle w:val="Hyperlink"/>
                <w:rFonts w:ascii="Times New Roman" w:eastAsia="Times New Roman" w:hAnsi="Times New Roman" w:cs="Times New Roman"/>
                <w:noProof/>
                <w:sz w:val="28"/>
                <w:szCs w:val="28"/>
                <w:lang w:eastAsia="ru-RU"/>
              </w:rPr>
              <w:t>5.1.2. Анализ конкурентных технических решений с позиции ресурсоэффективности и ресурсосбережения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32321CDC" w14:textId="3A410CB0"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6" w:history="1">
            <w:r w:rsidR="00907192" w:rsidRPr="00907192">
              <w:rPr>
                <w:rStyle w:val="Hyperlink"/>
                <w:rFonts w:ascii="Times New Roman" w:eastAsia="Times New Roman" w:hAnsi="Times New Roman" w:cs="Times New Roman"/>
                <w:noProof/>
                <w:sz w:val="28"/>
                <w:szCs w:val="28"/>
                <w:lang w:eastAsia="ru-RU"/>
              </w:rPr>
              <w:t>5.1.3. SWOT-анализ</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55</w:t>
            </w:r>
            <w:r w:rsidR="00907192" w:rsidRPr="00907192">
              <w:rPr>
                <w:rFonts w:ascii="Times New Roman" w:hAnsi="Times New Roman" w:cs="Times New Roman"/>
                <w:noProof/>
                <w:webHidden/>
                <w:sz w:val="28"/>
                <w:szCs w:val="28"/>
              </w:rPr>
              <w:fldChar w:fldCharType="end"/>
            </w:r>
          </w:hyperlink>
        </w:p>
        <w:p w14:paraId="4789F691" w14:textId="2EA2C2CE"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7" w:history="1">
            <w:r w:rsidR="00907192" w:rsidRPr="00907192">
              <w:rPr>
                <w:rStyle w:val="Hyperlink"/>
                <w:rFonts w:ascii="Times New Roman" w:eastAsia="Times New Roman" w:hAnsi="Times New Roman" w:cs="Times New Roman"/>
                <w:noProof/>
                <w:sz w:val="28"/>
                <w:szCs w:val="28"/>
              </w:rPr>
              <w:t>5.1.4. Оценка готовности проекта к коммерциализации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57</w:t>
            </w:r>
            <w:r w:rsidR="00907192" w:rsidRPr="00907192">
              <w:rPr>
                <w:rFonts w:ascii="Times New Roman" w:hAnsi="Times New Roman" w:cs="Times New Roman"/>
                <w:noProof/>
                <w:webHidden/>
                <w:sz w:val="28"/>
                <w:szCs w:val="28"/>
              </w:rPr>
              <w:fldChar w:fldCharType="end"/>
            </w:r>
          </w:hyperlink>
        </w:p>
        <w:p w14:paraId="12C4FFEE" w14:textId="5C0E672D"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8" w:history="1">
            <w:r w:rsidR="00907192" w:rsidRPr="00907192">
              <w:rPr>
                <w:rStyle w:val="Hyperlink"/>
                <w:rFonts w:ascii="Times New Roman" w:eastAsia="Calibri" w:hAnsi="Times New Roman" w:cs="Times New Roman"/>
                <w:noProof/>
                <w:sz w:val="28"/>
                <w:szCs w:val="28"/>
              </w:rPr>
              <w:t>5.1.5. Методы коммерциализации результатов научно-технического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58</w:t>
            </w:r>
            <w:r w:rsidR="00907192" w:rsidRPr="00907192">
              <w:rPr>
                <w:rFonts w:ascii="Times New Roman" w:hAnsi="Times New Roman" w:cs="Times New Roman"/>
                <w:noProof/>
                <w:webHidden/>
                <w:sz w:val="28"/>
                <w:szCs w:val="28"/>
              </w:rPr>
              <w:fldChar w:fldCharType="end"/>
            </w:r>
          </w:hyperlink>
        </w:p>
        <w:p w14:paraId="2A9B0C7A" w14:textId="4FE63263"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9" w:history="1">
            <w:r w:rsidR="00907192" w:rsidRPr="00907192">
              <w:rPr>
                <w:rStyle w:val="Hyperlink"/>
                <w:rFonts w:ascii="Times New Roman" w:eastAsia="Calibri" w:hAnsi="Times New Roman" w:cs="Times New Roman"/>
                <w:noProof/>
                <w:sz w:val="28"/>
                <w:szCs w:val="28"/>
              </w:rPr>
              <w:t>5.2. Инициация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58</w:t>
            </w:r>
            <w:r w:rsidR="00907192" w:rsidRPr="00907192">
              <w:rPr>
                <w:rFonts w:ascii="Times New Roman" w:hAnsi="Times New Roman" w:cs="Times New Roman"/>
                <w:noProof/>
                <w:webHidden/>
                <w:sz w:val="28"/>
                <w:szCs w:val="28"/>
              </w:rPr>
              <w:fldChar w:fldCharType="end"/>
            </w:r>
          </w:hyperlink>
        </w:p>
        <w:p w14:paraId="193A74F2" w14:textId="41F5A8E2"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0" w:history="1">
            <w:r w:rsidR="00907192" w:rsidRPr="00907192">
              <w:rPr>
                <w:rStyle w:val="Hyperlink"/>
                <w:rFonts w:ascii="Times New Roman" w:eastAsia="Calibri" w:hAnsi="Times New Roman" w:cs="Times New Roman"/>
                <w:noProof/>
                <w:sz w:val="28"/>
                <w:szCs w:val="28"/>
              </w:rPr>
              <w:t>5.2.1. Цели и результат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58</w:t>
            </w:r>
            <w:r w:rsidR="00907192" w:rsidRPr="00907192">
              <w:rPr>
                <w:rFonts w:ascii="Times New Roman" w:hAnsi="Times New Roman" w:cs="Times New Roman"/>
                <w:noProof/>
                <w:webHidden/>
                <w:sz w:val="28"/>
                <w:szCs w:val="28"/>
              </w:rPr>
              <w:fldChar w:fldCharType="end"/>
            </w:r>
          </w:hyperlink>
        </w:p>
        <w:p w14:paraId="72A52C78" w14:textId="12F3D1EA"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1" w:history="1">
            <w:r w:rsidR="00907192" w:rsidRPr="00907192">
              <w:rPr>
                <w:rStyle w:val="Hyperlink"/>
                <w:rFonts w:ascii="Times New Roman" w:eastAsia="Calibri" w:hAnsi="Times New Roman" w:cs="Times New Roman"/>
                <w:noProof/>
                <w:sz w:val="28"/>
                <w:szCs w:val="28"/>
              </w:rPr>
              <w:t>5.2.2. Организационная структура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60</w:t>
            </w:r>
            <w:r w:rsidR="00907192" w:rsidRPr="00907192">
              <w:rPr>
                <w:rFonts w:ascii="Times New Roman" w:hAnsi="Times New Roman" w:cs="Times New Roman"/>
                <w:noProof/>
                <w:webHidden/>
                <w:sz w:val="28"/>
                <w:szCs w:val="28"/>
              </w:rPr>
              <w:fldChar w:fldCharType="end"/>
            </w:r>
          </w:hyperlink>
        </w:p>
        <w:p w14:paraId="45A7FF83" w14:textId="6EC42661"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2" w:history="1">
            <w:r w:rsidR="00907192" w:rsidRPr="00907192">
              <w:rPr>
                <w:rStyle w:val="Hyperlink"/>
                <w:rFonts w:ascii="Times New Roman" w:eastAsia="Calibri" w:hAnsi="Times New Roman" w:cs="Times New Roman"/>
                <w:noProof/>
                <w:sz w:val="28"/>
                <w:szCs w:val="28"/>
              </w:rPr>
              <w:t>5.3. Планирование управления научно-техническим проектом</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61</w:t>
            </w:r>
            <w:r w:rsidR="00907192" w:rsidRPr="00907192">
              <w:rPr>
                <w:rFonts w:ascii="Times New Roman" w:hAnsi="Times New Roman" w:cs="Times New Roman"/>
                <w:noProof/>
                <w:webHidden/>
                <w:sz w:val="28"/>
                <w:szCs w:val="28"/>
              </w:rPr>
              <w:fldChar w:fldCharType="end"/>
            </w:r>
          </w:hyperlink>
        </w:p>
        <w:p w14:paraId="5902319C" w14:textId="7100BCEC"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3" w:history="1">
            <w:r w:rsidR="00907192" w:rsidRPr="00907192">
              <w:rPr>
                <w:rStyle w:val="Hyperlink"/>
                <w:rFonts w:ascii="Times New Roman" w:eastAsia="Calibri" w:hAnsi="Times New Roman" w:cs="Times New Roman"/>
                <w:noProof/>
                <w:sz w:val="28"/>
                <w:szCs w:val="28"/>
              </w:rPr>
              <w:t>5.3.1. Иерархическая структура работ</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61</w:t>
            </w:r>
            <w:r w:rsidR="00907192" w:rsidRPr="00907192">
              <w:rPr>
                <w:rFonts w:ascii="Times New Roman" w:hAnsi="Times New Roman" w:cs="Times New Roman"/>
                <w:noProof/>
                <w:webHidden/>
                <w:sz w:val="28"/>
                <w:szCs w:val="28"/>
              </w:rPr>
              <w:fldChar w:fldCharType="end"/>
            </w:r>
          </w:hyperlink>
        </w:p>
        <w:p w14:paraId="44361287" w14:textId="03B86550"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4" w:history="1">
            <w:r w:rsidR="00907192" w:rsidRPr="00907192">
              <w:rPr>
                <w:rStyle w:val="Hyperlink"/>
                <w:rFonts w:ascii="Times New Roman" w:eastAsia="Calibri" w:hAnsi="Times New Roman" w:cs="Times New Roman"/>
                <w:noProof/>
                <w:sz w:val="28"/>
                <w:szCs w:val="28"/>
              </w:rPr>
              <w:t>5.3.2. Бюджет научного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64</w:t>
            </w:r>
            <w:r w:rsidR="00907192" w:rsidRPr="00907192">
              <w:rPr>
                <w:rFonts w:ascii="Times New Roman" w:hAnsi="Times New Roman" w:cs="Times New Roman"/>
                <w:noProof/>
                <w:webHidden/>
                <w:sz w:val="28"/>
                <w:szCs w:val="28"/>
              </w:rPr>
              <w:fldChar w:fldCharType="end"/>
            </w:r>
          </w:hyperlink>
        </w:p>
        <w:p w14:paraId="69718B40" w14:textId="1FBCE4C9"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5" w:history="1">
            <w:r w:rsidR="00907192" w:rsidRPr="00907192">
              <w:rPr>
                <w:rStyle w:val="Hyperlink"/>
                <w:rFonts w:ascii="Times New Roman" w:eastAsia="Times New Roman" w:hAnsi="Times New Roman" w:cs="Times New Roman"/>
                <w:noProof/>
                <w:sz w:val="28"/>
                <w:szCs w:val="28"/>
                <w:lang w:eastAsia="ru-RU"/>
              </w:rPr>
              <w:t>5.3.3. Организационная структура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67</w:t>
            </w:r>
            <w:r w:rsidR="00907192" w:rsidRPr="00907192">
              <w:rPr>
                <w:rFonts w:ascii="Times New Roman" w:hAnsi="Times New Roman" w:cs="Times New Roman"/>
                <w:noProof/>
                <w:webHidden/>
                <w:sz w:val="28"/>
                <w:szCs w:val="28"/>
              </w:rPr>
              <w:fldChar w:fldCharType="end"/>
            </w:r>
          </w:hyperlink>
        </w:p>
        <w:p w14:paraId="43F7F7A8" w14:textId="0678AAA3"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6" w:history="1">
            <w:r w:rsidR="00907192" w:rsidRPr="00907192">
              <w:rPr>
                <w:rStyle w:val="Hyperlink"/>
                <w:rFonts w:ascii="Times New Roman" w:eastAsia="Times New Roman" w:hAnsi="Times New Roman" w:cs="Times New Roman"/>
                <w:noProof/>
                <w:sz w:val="28"/>
                <w:szCs w:val="28"/>
                <w:lang w:eastAsia="ru-RU"/>
              </w:rPr>
              <w:t>5.3.4. План управления коммуникациями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67</w:t>
            </w:r>
            <w:r w:rsidR="00907192" w:rsidRPr="00907192">
              <w:rPr>
                <w:rFonts w:ascii="Times New Roman" w:hAnsi="Times New Roman" w:cs="Times New Roman"/>
                <w:noProof/>
                <w:webHidden/>
                <w:sz w:val="28"/>
                <w:szCs w:val="28"/>
              </w:rPr>
              <w:fldChar w:fldCharType="end"/>
            </w:r>
          </w:hyperlink>
        </w:p>
        <w:p w14:paraId="1AE4C6F8" w14:textId="50982293"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7" w:history="1">
            <w:r w:rsidR="00907192" w:rsidRPr="00907192">
              <w:rPr>
                <w:rStyle w:val="Hyperlink"/>
                <w:rFonts w:ascii="Times New Roman" w:eastAsia="Times New Roman" w:hAnsi="Times New Roman" w:cs="Times New Roman"/>
                <w:noProof/>
                <w:sz w:val="28"/>
                <w:szCs w:val="28"/>
                <w:lang w:eastAsia="ru-RU"/>
              </w:rPr>
              <w:t>5.3.5. Реестр рисков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68</w:t>
            </w:r>
            <w:r w:rsidR="00907192" w:rsidRPr="00907192">
              <w:rPr>
                <w:rFonts w:ascii="Times New Roman" w:hAnsi="Times New Roman" w:cs="Times New Roman"/>
                <w:noProof/>
                <w:webHidden/>
                <w:sz w:val="28"/>
                <w:szCs w:val="28"/>
              </w:rPr>
              <w:fldChar w:fldCharType="end"/>
            </w:r>
          </w:hyperlink>
        </w:p>
        <w:p w14:paraId="55B1D0E3" w14:textId="09E45171"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8" w:history="1">
            <w:r w:rsidR="00907192" w:rsidRPr="00907192">
              <w:rPr>
                <w:rStyle w:val="Hyperlink"/>
                <w:rFonts w:ascii="Times New Roman" w:eastAsia="Times New Roman" w:hAnsi="Times New Roman" w:cs="Times New Roman"/>
                <w:noProof/>
                <w:sz w:val="28"/>
                <w:szCs w:val="28"/>
                <w:lang w:eastAsia="ru-RU"/>
              </w:rPr>
              <w:t>5.4. Определение ресурсной эффективности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68</w:t>
            </w:r>
            <w:r w:rsidR="00907192" w:rsidRPr="00907192">
              <w:rPr>
                <w:rFonts w:ascii="Times New Roman" w:hAnsi="Times New Roman" w:cs="Times New Roman"/>
                <w:noProof/>
                <w:webHidden/>
                <w:sz w:val="28"/>
                <w:szCs w:val="28"/>
              </w:rPr>
              <w:fldChar w:fldCharType="end"/>
            </w:r>
          </w:hyperlink>
        </w:p>
        <w:p w14:paraId="21A78888" w14:textId="370455A2"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9" w:history="1">
            <w:r w:rsidR="00907192" w:rsidRPr="00907192">
              <w:rPr>
                <w:rStyle w:val="Hyperlink"/>
                <w:rFonts w:ascii="Times New Roman" w:eastAsia="Calibri" w:hAnsi="Times New Roman" w:cs="Times New Roman"/>
                <w:noProof/>
                <w:sz w:val="28"/>
                <w:szCs w:val="28"/>
              </w:rPr>
              <w:t>Выводы по разделу 5</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70</w:t>
            </w:r>
            <w:r w:rsidR="00907192" w:rsidRPr="00907192">
              <w:rPr>
                <w:rFonts w:ascii="Times New Roman" w:hAnsi="Times New Roman" w:cs="Times New Roman"/>
                <w:noProof/>
                <w:webHidden/>
                <w:sz w:val="28"/>
                <w:szCs w:val="28"/>
              </w:rPr>
              <w:fldChar w:fldCharType="end"/>
            </w:r>
          </w:hyperlink>
        </w:p>
        <w:p w14:paraId="332D8ABF" w14:textId="7A51AD61" w:rsidR="00907192" w:rsidRPr="00907192" w:rsidRDefault="00363BAE" w:rsidP="00907192">
          <w:pPr>
            <w:pStyle w:val="TOC1"/>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0" w:history="1">
            <w:r w:rsidR="00907192" w:rsidRPr="00907192">
              <w:rPr>
                <w:rStyle w:val="Hyperlink"/>
                <w:rFonts w:ascii="Times New Roman" w:eastAsia="Calibri" w:hAnsi="Times New Roman" w:cs="Times New Roman"/>
                <w:noProof/>
                <w:sz w:val="28"/>
                <w:szCs w:val="28"/>
              </w:rPr>
              <w:t>6. Социальная ответственность</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71</w:t>
            </w:r>
            <w:r w:rsidR="00907192" w:rsidRPr="00907192">
              <w:rPr>
                <w:rFonts w:ascii="Times New Roman" w:hAnsi="Times New Roman" w:cs="Times New Roman"/>
                <w:noProof/>
                <w:webHidden/>
                <w:sz w:val="28"/>
                <w:szCs w:val="28"/>
              </w:rPr>
              <w:fldChar w:fldCharType="end"/>
            </w:r>
          </w:hyperlink>
        </w:p>
        <w:p w14:paraId="753083D8" w14:textId="1F26E6B3"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1" w:history="1">
            <w:r w:rsidR="00907192" w:rsidRPr="00907192">
              <w:rPr>
                <w:rStyle w:val="Hyperlink"/>
                <w:rFonts w:ascii="Times New Roman" w:eastAsia="Calibri" w:hAnsi="Times New Roman" w:cs="Times New Roman"/>
                <w:noProof/>
                <w:snapToGrid w:val="0"/>
                <w:sz w:val="28"/>
                <w:szCs w:val="28"/>
              </w:rPr>
              <w:t>6.1. Правовые и организационные вопросы обеспечения безопасности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71</w:t>
            </w:r>
            <w:r w:rsidR="00907192" w:rsidRPr="00907192">
              <w:rPr>
                <w:rFonts w:ascii="Times New Roman" w:hAnsi="Times New Roman" w:cs="Times New Roman"/>
                <w:noProof/>
                <w:webHidden/>
                <w:sz w:val="28"/>
                <w:szCs w:val="28"/>
              </w:rPr>
              <w:fldChar w:fldCharType="end"/>
            </w:r>
          </w:hyperlink>
        </w:p>
        <w:p w14:paraId="613EFA17" w14:textId="54F98979"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2" w:history="1">
            <w:r w:rsidR="00907192" w:rsidRPr="00907192">
              <w:rPr>
                <w:rStyle w:val="Hyperlink"/>
                <w:rFonts w:ascii="Times New Roman" w:eastAsia="Calibri" w:hAnsi="Times New Roman" w:cs="Times New Roman"/>
                <w:noProof/>
                <w:sz w:val="28"/>
                <w:szCs w:val="28"/>
              </w:rPr>
              <w:t>6.2. Производственная безопасность</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73</w:t>
            </w:r>
            <w:r w:rsidR="00907192" w:rsidRPr="00907192">
              <w:rPr>
                <w:rFonts w:ascii="Times New Roman" w:hAnsi="Times New Roman" w:cs="Times New Roman"/>
                <w:noProof/>
                <w:webHidden/>
                <w:sz w:val="28"/>
                <w:szCs w:val="28"/>
              </w:rPr>
              <w:fldChar w:fldCharType="end"/>
            </w:r>
          </w:hyperlink>
        </w:p>
        <w:p w14:paraId="480D31AD" w14:textId="370F78B9"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3" w:history="1">
            <w:r w:rsidR="00907192" w:rsidRPr="00907192">
              <w:rPr>
                <w:rStyle w:val="Hyperlink"/>
                <w:rFonts w:ascii="Times New Roman" w:eastAsia="Calibri" w:hAnsi="Times New Roman" w:cs="Times New Roman"/>
                <w:noProof/>
                <w:sz w:val="28"/>
                <w:szCs w:val="28"/>
              </w:rPr>
              <w:t>6.2.1. Анализ вредных и опасных производственных факторов</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73</w:t>
            </w:r>
            <w:r w:rsidR="00907192" w:rsidRPr="00907192">
              <w:rPr>
                <w:rFonts w:ascii="Times New Roman" w:hAnsi="Times New Roman" w:cs="Times New Roman"/>
                <w:noProof/>
                <w:webHidden/>
                <w:sz w:val="28"/>
                <w:szCs w:val="28"/>
              </w:rPr>
              <w:fldChar w:fldCharType="end"/>
            </w:r>
          </w:hyperlink>
        </w:p>
        <w:p w14:paraId="3D379436" w14:textId="38E62717"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4" w:history="1">
            <w:r w:rsidR="00907192" w:rsidRPr="00907192">
              <w:rPr>
                <w:rStyle w:val="Hyperlink"/>
                <w:rFonts w:ascii="Times New Roman" w:eastAsia="Calibri" w:hAnsi="Times New Roman" w:cs="Times New Roman"/>
                <w:noProof/>
                <w:sz w:val="28"/>
                <w:szCs w:val="28"/>
              </w:rPr>
              <w:t>6.2.2.1. Повышенный уровень шума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75</w:t>
            </w:r>
            <w:r w:rsidR="00907192" w:rsidRPr="00907192">
              <w:rPr>
                <w:rFonts w:ascii="Times New Roman" w:hAnsi="Times New Roman" w:cs="Times New Roman"/>
                <w:noProof/>
                <w:webHidden/>
                <w:sz w:val="28"/>
                <w:szCs w:val="28"/>
              </w:rPr>
              <w:fldChar w:fldCharType="end"/>
            </w:r>
          </w:hyperlink>
        </w:p>
        <w:p w14:paraId="183DB7B5" w14:textId="659AA7C9"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5" w:history="1">
            <w:r w:rsidR="00907192" w:rsidRPr="00907192">
              <w:rPr>
                <w:rStyle w:val="Hyperlink"/>
                <w:rFonts w:ascii="Times New Roman" w:eastAsia="Calibri" w:hAnsi="Times New Roman" w:cs="Times New Roman"/>
                <w:noProof/>
                <w:sz w:val="28"/>
                <w:szCs w:val="28"/>
              </w:rPr>
              <w:t>6.2.2.2. Поражение электрическим током</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75</w:t>
            </w:r>
            <w:r w:rsidR="00907192" w:rsidRPr="00907192">
              <w:rPr>
                <w:rFonts w:ascii="Times New Roman" w:hAnsi="Times New Roman" w:cs="Times New Roman"/>
                <w:noProof/>
                <w:webHidden/>
                <w:sz w:val="28"/>
                <w:szCs w:val="28"/>
              </w:rPr>
              <w:fldChar w:fldCharType="end"/>
            </w:r>
          </w:hyperlink>
        </w:p>
        <w:p w14:paraId="12BD574D" w14:textId="6A55EB82"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6" w:history="1">
            <w:r w:rsidR="00907192" w:rsidRPr="00907192">
              <w:rPr>
                <w:rStyle w:val="Hyperlink"/>
                <w:rFonts w:ascii="Times New Roman" w:eastAsia="Calibri" w:hAnsi="Times New Roman" w:cs="Times New Roman"/>
                <w:noProof/>
                <w:sz w:val="28"/>
                <w:szCs w:val="28"/>
              </w:rPr>
              <w:t>6.2.2.3. Повышенный уровень электромагнитных и ионизирующих излучений в рабочей зоне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77</w:t>
            </w:r>
            <w:r w:rsidR="00907192" w:rsidRPr="00907192">
              <w:rPr>
                <w:rFonts w:ascii="Times New Roman" w:hAnsi="Times New Roman" w:cs="Times New Roman"/>
                <w:noProof/>
                <w:webHidden/>
                <w:sz w:val="28"/>
                <w:szCs w:val="28"/>
              </w:rPr>
              <w:fldChar w:fldCharType="end"/>
            </w:r>
          </w:hyperlink>
        </w:p>
        <w:p w14:paraId="04CACF76" w14:textId="6D926E0F"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7" w:history="1">
            <w:r w:rsidR="00907192" w:rsidRPr="00907192">
              <w:rPr>
                <w:rStyle w:val="Hyperlink"/>
                <w:rFonts w:ascii="Times New Roman" w:eastAsia="Calibri" w:hAnsi="Times New Roman" w:cs="Times New Roman"/>
                <w:noProof/>
                <w:sz w:val="28"/>
                <w:szCs w:val="28"/>
              </w:rPr>
              <w:t>6.3. Отклонение показателей микроклимата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78</w:t>
            </w:r>
            <w:r w:rsidR="00907192" w:rsidRPr="00907192">
              <w:rPr>
                <w:rFonts w:ascii="Times New Roman" w:hAnsi="Times New Roman" w:cs="Times New Roman"/>
                <w:noProof/>
                <w:webHidden/>
                <w:sz w:val="28"/>
                <w:szCs w:val="28"/>
              </w:rPr>
              <w:fldChar w:fldCharType="end"/>
            </w:r>
          </w:hyperlink>
        </w:p>
        <w:p w14:paraId="738594F7" w14:textId="75433F18"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8" w:history="1">
            <w:r w:rsidR="00907192" w:rsidRPr="00907192">
              <w:rPr>
                <w:rStyle w:val="Hyperlink"/>
                <w:rFonts w:ascii="Times New Roman" w:eastAsia="Calibri" w:hAnsi="Times New Roman" w:cs="Times New Roman"/>
                <w:noProof/>
                <w:sz w:val="28"/>
                <w:szCs w:val="28"/>
                <w:lang w:bidi="en-US"/>
              </w:rPr>
              <w:t>6.3.2. Недостаточная освещенность рабочей зоны</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79</w:t>
            </w:r>
            <w:r w:rsidR="00907192" w:rsidRPr="00907192">
              <w:rPr>
                <w:rFonts w:ascii="Times New Roman" w:hAnsi="Times New Roman" w:cs="Times New Roman"/>
                <w:noProof/>
                <w:webHidden/>
                <w:sz w:val="28"/>
                <w:szCs w:val="28"/>
              </w:rPr>
              <w:fldChar w:fldCharType="end"/>
            </w:r>
          </w:hyperlink>
        </w:p>
        <w:p w14:paraId="66B0C349" w14:textId="40C3F6FD" w:rsidR="00907192" w:rsidRPr="00907192" w:rsidRDefault="00363BAE" w:rsidP="00907192">
          <w:pPr>
            <w:pStyle w:val="TOC3"/>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9" w:history="1">
            <w:r w:rsidR="00907192" w:rsidRPr="00907192">
              <w:rPr>
                <w:rStyle w:val="Hyperlink"/>
                <w:rFonts w:ascii="Times New Roman" w:eastAsia="Calibri" w:hAnsi="Times New Roman" w:cs="Times New Roman"/>
                <w:noProof/>
                <w:sz w:val="28"/>
                <w:szCs w:val="28"/>
                <w:lang w:bidi="en-US"/>
              </w:rPr>
              <w:t>6.3.3. Психофизические нагрузки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82</w:t>
            </w:r>
            <w:r w:rsidR="00907192" w:rsidRPr="00907192">
              <w:rPr>
                <w:rFonts w:ascii="Times New Roman" w:hAnsi="Times New Roman" w:cs="Times New Roman"/>
                <w:noProof/>
                <w:webHidden/>
                <w:sz w:val="28"/>
                <w:szCs w:val="28"/>
              </w:rPr>
              <w:fldChar w:fldCharType="end"/>
            </w:r>
          </w:hyperlink>
        </w:p>
        <w:p w14:paraId="2640B597" w14:textId="291A4D0F"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0" w:history="1">
            <w:r w:rsidR="00907192" w:rsidRPr="00907192">
              <w:rPr>
                <w:rStyle w:val="Hyperlink"/>
                <w:rFonts w:ascii="Times New Roman" w:eastAsia="Calibri" w:hAnsi="Times New Roman" w:cs="Times New Roman"/>
                <w:noProof/>
                <w:sz w:val="28"/>
                <w:szCs w:val="28"/>
                <w:lang w:bidi="en-US"/>
              </w:rPr>
              <w:t>6.4. Экологическая безопасность</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84</w:t>
            </w:r>
            <w:r w:rsidR="00907192" w:rsidRPr="00907192">
              <w:rPr>
                <w:rFonts w:ascii="Times New Roman" w:hAnsi="Times New Roman" w:cs="Times New Roman"/>
                <w:noProof/>
                <w:webHidden/>
                <w:sz w:val="28"/>
                <w:szCs w:val="28"/>
              </w:rPr>
              <w:fldChar w:fldCharType="end"/>
            </w:r>
          </w:hyperlink>
        </w:p>
        <w:p w14:paraId="1B83352E" w14:textId="1C547CAB"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1" w:history="1">
            <w:r w:rsidR="00907192" w:rsidRPr="00907192">
              <w:rPr>
                <w:rStyle w:val="Hyperlink"/>
                <w:rFonts w:ascii="Times New Roman" w:eastAsia="Calibri" w:hAnsi="Times New Roman" w:cs="Times New Roman"/>
                <w:noProof/>
                <w:sz w:val="28"/>
                <w:szCs w:val="28"/>
                <w:lang w:bidi="en-US"/>
              </w:rPr>
              <w:t>6.5. Безопасность в чрезвычайных ситуациях</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87</w:t>
            </w:r>
            <w:r w:rsidR="00907192" w:rsidRPr="00907192">
              <w:rPr>
                <w:rFonts w:ascii="Times New Roman" w:hAnsi="Times New Roman" w:cs="Times New Roman"/>
                <w:noProof/>
                <w:webHidden/>
                <w:sz w:val="28"/>
                <w:szCs w:val="28"/>
              </w:rPr>
              <w:fldChar w:fldCharType="end"/>
            </w:r>
          </w:hyperlink>
        </w:p>
        <w:p w14:paraId="139BD897" w14:textId="31D5EDFB" w:rsidR="00907192" w:rsidRPr="00907192" w:rsidRDefault="00363BAE" w:rsidP="00907192">
          <w:pPr>
            <w:pStyle w:val="TOC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2" w:history="1">
            <w:r w:rsidR="00907192" w:rsidRPr="00907192">
              <w:rPr>
                <w:rStyle w:val="Hyperlink"/>
                <w:rFonts w:ascii="Times New Roman" w:eastAsia="Times New Roman" w:hAnsi="Times New Roman" w:cs="Times New Roman"/>
                <w:noProof/>
                <w:sz w:val="28"/>
                <w:szCs w:val="28"/>
                <w:lang w:bidi="en-US"/>
              </w:rPr>
              <w:t>Выводы по разделу 6</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88</w:t>
            </w:r>
            <w:r w:rsidR="00907192" w:rsidRPr="00907192">
              <w:rPr>
                <w:rFonts w:ascii="Times New Roman" w:hAnsi="Times New Roman" w:cs="Times New Roman"/>
                <w:noProof/>
                <w:webHidden/>
                <w:sz w:val="28"/>
                <w:szCs w:val="28"/>
              </w:rPr>
              <w:fldChar w:fldCharType="end"/>
            </w:r>
          </w:hyperlink>
        </w:p>
        <w:p w14:paraId="5CD0D924" w14:textId="7679F352" w:rsidR="00907192" w:rsidRPr="00907192" w:rsidRDefault="00363BAE" w:rsidP="00907192">
          <w:pPr>
            <w:pStyle w:val="TOC1"/>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3" w:history="1">
            <w:r w:rsidR="00907192" w:rsidRPr="00907192">
              <w:rPr>
                <w:rStyle w:val="Hyperlink"/>
                <w:rFonts w:ascii="Times New Roman" w:hAnsi="Times New Roman" w:cs="Times New Roman"/>
                <w:noProof/>
                <w:sz w:val="28"/>
                <w:szCs w:val="28"/>
              </w:rPr>
              <w:t>Заключение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89</w:t>
            </w:r>
            <w:r w:rsidR="00907192" w:rsidRPr="00907192">
              <w:rPr>
                <w:rFonts w:ascii="Times New Roman" w:hAnsi="Times New Roman" w:cs="Times New Roman"/>
                <w:noProof/>
                <w:webHidden/>
                <w:sz w:val="28"/>
                <w:szCs w:val="28"/>
              </w:rPr>
              <w:fldChar w:fldCharType="end"/>
            </w:r>
          </w:hyperlink>
        </w:p>
        <w:p w14:paraId="5327346F" w14:textId="42DAE171" w:rsidR="00907192" w:rsidRPr="00907192" w:rsidRDefault="00363BAE" w:rsidP="00907192">
          <w:pPr>
            <w:pStyle w:val="TOC1"/>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4" w:history="1">
            <w:r w:rsidR="00907192" w:rsidRPr="00907192">
              <w:rPr>
                <w:rStyle w:val="Hyperlink"/>
                <w:rFonts w:ascii="Times New Roman" w:hAnsi="Times New Roman" w:cs="Times New Roman"/>
                <w:noProof/>
                <w:sz w:val="28"/>
                <w:szCs w:val="28"/>
              </w:rPr>
              <w:t>Список литературы</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90</w:t>
            </w:r>
            <w:r w:rsidR="00907192" w:rsidRPr="00907192">
              <w:rPr>
                <w:rFonts w:ascii="Times New Roman" w:hAnsi="Times New Roman" w:cs="Times New Roman"/>
                <w:noProof/>
                <w:webHidden/>
                <w:sz w:val="28"/>
                <w:szCs w:val="28"/>
              </w:rPr>
              <w:fldChar w:fldCharType="end"/>
            </w:r>
          </w:hyperlink>
        </w:p>
        <w:p w14:paraId="043102D7" w14:textId="544E8920" w:rsidR="000B5799" w:rsidRPr="00907192" w:rsidRDefault="000B5799" w:rsidP="00907192">
          <w:pPr>
            <w:spacing w:after="0" w:line="360" w:lineRule="auto"/>
            <w:contextualSpacing/>
            <w:jc w:val="both"/>
            <w:rPr>
              <w:rFonts w:ascii="Times New Roman" w:hAnsi="Times New Roman" w:cs="Times New Roman"/>
              <w:sz w:val="28"/>
              <w:szCs w:val="28"/>
            </w:rPr>
          </w:pPr>
          <w:r w:rsidRPr="00907192">
            <w:rPr>
              <w:rFonts w:ascii="Times New Roman" w:hAnsi="Times New Roman" w:cs="Times New Roman"/>
              <w:b/>
              <w:bCs/>
              <w:sz w:val="28"/>
              <w:szCs w:val="28"/>
            </w:rPr>
            <w:fldChar w:fldCharType="end"/>
          </w:r>
        </w:p>
      </w:sdtContent>
    </w:sdt>
    <w:p w14:paraId="0331A02C" w14:textId="0BA0FFE5" w:rsidR="00AF035E" w:rsidRDefault="00AF035E" w:rsidP="00AF035E">
      <w:pPr>
        <w:spacing w:after="0" w:line="360" w:lineRule="auto"/>
        <w:ind w:firstLine="709"/>
        <w:contextualSpacing/>
        <w:jc w:val="both"/>
        <w:rPr>
          <w:rFonts w:ascii="Times New Roman" w:hAnsi="Times New Roman" w:cs="Times New Roman"/>
          <w:sz w:val="28"/>
          <w:lang w:val="en-US"/>
        </w:rPr>
      </w:pPr>
    </w:p>
    <w:p w14:paraId="3A8599BB" w14:textId="792725B6" w:rsidR="00AF035E" w:rsidRDefault="00AF035E" w:rsidP="00AF035E">
      <w:pPr>
        <w:spacing w:after="0" w:line="360" w:lineRule="auto"/>
        <w:ind w:firstLine="709"/>
        <w:contextualSpacing/>
        <w:jc w:val="both"/>
        <w:rPr>
          <w:rFonts w:ascii="Times New Roman" w:hAnsi="Times New Roman" w:cs="Times New Roman"/>
          <w:sz w:val="28"/>
          <w:lang w:val="en-US"/>
        </w:rPr>
      </w:pPr>
    </w:p>
    <w:p w14:paraId="6DDEBB37" w14:textId="27C4D7B8" w:rsidR="00AF035E" w:rsidRDefault="00AF035E" w:rsidP="00AF035E">
      <w:pPr>
        <w:spacing w:after="0" w:line="360" w:lineRule="auto"/>
        <w:ind w:firstLine="709"/>
        <w:contextualSpacing/>
        <w:jc w:val="both"/>
        <w:rPr>
          <w:rFonts w:ascii="Times New Roman" w:hAnsi="Times New Roman" w:cs="Times New Roman"/>
          <w:sz w:val="28"/>
          <w:lang w:val="en-US"/>
        </w:rPr>
      </w:pPr>
    </w:p>
    <w:p w14:paraId="45947ED7" w14:textId="129A88D2" w:rsidR="00AF035E" w:rsidRDefault="00AF035E" w:rsidP="00AF035E">
      <w:pPr>
        <w:spacing w:after="0" w:line="360" w:lineRule="auto"/>
        <w:ind w:firstLine="709"/>
        <w:contextualSpacing/>
        <w:jc w:val="both"/>
        <w:rPr>
          <w:rFonts w:ascii="Times New Roman" w:hAnsi="Times New Roman" w:cs="Times New Roman"/>
          <w:sz w:val="28"/>
          <w:lang w:val="en-US"/>
        </w:rPr>
      </w:pPr>
    </w:p>
    <w:p w14:paraId="4D7FA034" w14:textId="493B16B0" w:rsidR="00AF035E" w:rsidRDefault="00AF035E" w:rsidP="00AF035E">
      <w:pPr>
        <w:spacing w:after="0" w:line="360" w:lineRule="auto"/>
        <w:ind w:firstLine="709"/>
        <w:contextualSpacing/>
        <w:jc w:val="both"/>
        <w:rPr>
          <w:rFonts w:ascii="Times New Roman" w:hAnsi="Times New Roman" w:cs="Times New Roman"/>
          <w:sz w:val="28"/>
          <w:lang w:val="en-US"/>
        </w:rPr>
      </w:pPr>
    </w:p>
    <w:p w14:paraId="7AE24243" w14:textId="4547D9A9" w:rsidR="00AF035E" w:rsidRDefault="00AF035E" w:rsidP="00AF035E">
      <w:pPr>
        <w:spacing w:after="0" w:line="360" w:lineRule="auto"/>
        <w:ind w:firstLine="709"/>
        <w:contextualSpacing/>
        <w:jc w:val="both"/>
        <w:rPr>
          <w:rFonts w:ascii="Times New Roman" w:hAnsi="Times New Roman" w:cs="Times New Roman"/>
          <w:sz w:val="28"/>
          <w:lang w:val="en-US"/>
        </w:rPr>
      </w:pPr>
    </w:p>
    <w:p w14:paraId="70760C45" w14:textId="38D585E8" w:rsidR="00AF035E" w:rsidRDefault="00AF035E" w:rsidP="00AF035E">
      <w:pPr>
        <w:spacing w:after="0" w:line="360" w:lineRule="auto"/>
        <w:ind w:firstLine="709"/>
        <w:contextualSpacing/>
        <w:jc w:val="both"/>
        <w:rPr>
          <w:rFonts w:ascii="Times New Roman" w:hAnsi="Times New Roman" w:cs="Times New Roman"/>
          <w:sz w:val="28"/>
          <w:lang w:val="en-US"/>
        </w:rPr>
      </w:pPr>
    </w:p>
    <w:p w14:paraId="727EE501" w14:textId="00585F85" w:rsidR="00AF035E" w:rsidRDefault="00AF035E" w:rsidP="00AF035E">
      <w:pPr>
        <w:spacing w:after="0" w:line="360" w:lineRule="auto"/>
        <w:ind w:firstLine="709"/>
        <w:contextualSpacing/>
        <w:jc w:val="both"/>
        <w:rPr>
          <w:rFonts w:ascii="Times New Roman" w:hAnsi="Times New Roman" w:cs="Times New Roman"/>
          <w:sz w:val="28"/>
          <w:lang w:val="en-US"/>
        </w:rPr>
      </w:pPr>
    </w:p>
    <w:p w14:paraId="595533C7" w14:textId="2E4E8529" w:rsidR="00AF035E" w:rsidRDefault="00AF035E" w:rsidP="00AF035E">
      <w:pPr>
        <w:spacing w:after="0" w:line="360" w:lineRule="auto"/>
        <w:ind w:firstLine="709"/>
        <w:contextualSpacing/>
        <w:jc w:val="both"/>
        <w:rPr>
          <w:rFonts w:ascii="Times New Roman" w:hAnsi="Times New Roman" w:cs="Times New Roman"/>
          <w:sz w:val="28"/>
          <w:lang w:val="en-US"/>
        </w:rPr>
      </w:pPr>
    </w:p>
    <w:p w14:paraId="2C96327C" w14:textId="16947BCE" w:rsidR="00AF035E" w:rsidRDefault="00AF035E" w:rsidP="00907192">
      <w:pPr>
        <w:spacing w:after="0" w:line="360" w:lineRule="auto"/>
        <w:contextualSpacing/>
        <w:jc w:val="both"/>
        <w:rPr>
          <w:rFonts w:ascii="Times New Roman" w:hAnsi="Times New Roman" w:cs="Times New Roman"/>
          <w:sz w:val="28"/>
          <w:lang w:val="en-US"/>
        </w:rPr>
      </w:pPr>
    </w:p>
    <w:p w14:paraId="3F5C1748" w14:textId="77777777" w:rsidR="00115DC3" w:rsidRPr="00147562" w:rsidRDefault="00115DC3" w:rsidP="00536818">
      <w:pPr>
        <w:pStyle w:val="Heading1"/>
      </w:pPr>
      <w:bookmarkStart w:id="17" w:name="_Toc62602996"/>
      <w:r w:rsidRPr="00115DC3">
        <w:lastRenderedPageBreak/>
        <w:t>Введение</w:t>
      </w:r>
      <w:bookmarkEnd w:id="17"/>
    </w:p>
    <w:p w14:paraId="4AF60584"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 xml:space="preserve">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w:t>
      </w:r>
      <w:proofErr w:type="spellStart"/>
      <w:r w:rsidRPr="007E7BB1">
        <w:rPr>
          <w:rFonts w:ascii="Times New Roman" w:hAnsi="Times New Roman" w:cs="Times New Roman"/>
          <w:sz w:val="28"/>
        </w:rPr>
        <w:t>программно</w:t>
      </w:r>
      <w:proofErr w:type="spellEnd"/>
      <w:r w:rsidRPr="007E7BB1">
        <w:rPr>
          <w:rFonts w:ascii="Times New Roman" w:hAnsi="Times New Roman" w:cs="Times New Roman"/>
          <w:sz w:val="28"/>
        </w:rPr>
        <w:t xml:space="preserve">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544A6E5B" w:rsidR="00115DC3" w:rsidRPr="00115DC3" w:rsidRDefault="00652966" w:rsidP="00115DC3">
      <w:pPr>
        <w:spacing w:after="0" w:line="360" w:lineRule="auto"/>
        <w:ind w:firstLine="709"/>
        <w:contextualSpacing/>
        <w:jc w:val="both"/>
        <w:rPr>
          <w:rFonts w:ascii="Times New Roman" w:hAnsi="Times New Roman" w:cs="Times New Roman"/>
          <w:sz w:val="28"/>
        </w:rPr>
      </w:pPr>
      <w:commentRangeStart w:id="18"/>
      <w:commentRangeStart w:id="19"/>
      <w:r w:rsidRPr="00115DC3">
        <w:rPr>
          <w:rFonts w:ascii="Times New Roman" w:hAnsi="Times New Roman" w:cs="Times New Roman"/>
          <w:sz w:val="28"/>
        </w:rPr>
        <w:t>Задачи</w:t>
      </w:r>
      <w:commentRangeEnd w:id="18"/>
      <w:r>
        <w:rPr>
          <w:rStyle w:val="CommentReference"/>
        </w:rPr>
        <w:commentReference w:id="18"/>
      </w:r>
      <w:commentRangeEnd w:id="19"/>
      <w:r w:rsidR="00D47834">
        <w:rPr>
          <w:rStyle w:val="CommentReference"/>
        </w:rPr>
        <w:commentReference w:id="19"/>
      </w:r>
      <w:r w:rsidR="00115DC3" w:rsidRPr="00115DC3">
        <w:rPr>
          <w:rFonts w:ascii="Times New Roman" w:hAnsi="Times New Roman" w:cs="Times New Roman"/>
          <w:sz w:val="28"/>
        </w:rPr>
        <w:t>:</w:t>
      </w:r>
    </w:p>
    <w:p w14:paraId="7F56C1DE" w14:textId="487901FA" w:rsidR="00652966" w:rsidRDefault="00652966" w:rsidP="00652966">
      <w:pPr>
        <w:pStyle w:val="ListParagraph"/>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а</w:t>
      </w:r>
      <w:r w:rsidRPr="00652966">
        <w:rPr>
          <w:rFonts w:ascii="Times New Roman" w:hAnsi="Times New Roman" w:cs="Times New Roman"/>
          <w:sz w:val="28"/>
        </w:rPr>
        <w:t>нализ существующих архитектур централизованной противоаварийной автоматики</w:t>
      </w:r>
      <w:r>
        <w:rPr>
          <w:rFonts w:ascii="Times New Roman" w:hAnsi="Times New Roman" w:cs="Times New Roman"/>
          <w:sz w:val="28"/>
        </w:rPr>
        <w:t>.</w:t>
      </w:r>
    </w:p>
    <w:p w14:paraId="780F2023" w14:textId="792FB214" w:rsidR="00652966" w:rsidRDefault="00652966" w:rsidP="00652966">
      <w:pPr>
        <w:pStyle w:val="ListParagraph"/>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архитектуру централизованной АЛАР.</w:t>
      </w:r>
    </w:p>
    <w:p w14:paraId="71206334" w14:textId="64775721" w:rsidR="00C23DB1" w:rsidRPr="00C23DB1" w:rsidRDefault="00652966" w:rsidP="008947BB">
      <w:pPr>
        <w:pStyle w:val="ListParagraph"/>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Выполнить проектирование </w:t>
      </w:r>
      <w:r w:rsidR="00D47834">
        <w:rPr>
          <w:rFonts w:ascii="Times New Roman" w:hAnsi="Times New Roman" w:cs="Times New Roman"/>
          <w:sz w:val="28"/>
        </w:rPr>
        <w:t>программного обеспечения централизованной АЛАР</w:t>
      </w:r>
      <w:r w:rsidR="00C23DB1" w:rsidRPr="00C23DB1">
        <w:rPr>
          <w:rFonts w:ascii="Times New Roman" w:hAnsi="Times New Roman" w:cs="Times New Roman"/>
          <w:sz w:val="28"/>
        </w:rPr>
        <w:t>.</w:t>
      </w:r>
    </w:p>
    <w:p w14:paraId="028ABC8D" w14:textId="0D86AAC0" w:rsidR="00C23DB1" w:rsidRPr="00C23DB1" w:rsidRDefault="00D47834" w:rsidP="008947BB">
      <w:pPr>
        <w:pStyle w:val="ListParagraph"/>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программное обеспечение централизованной АЛАР</w:t>
      </w:r>
      <w:r w:rsidR="00C23DB1" w:rsidRPr="00C23DB1">
        <w:rPr>
          <w:rFonts w:ascii="Times New Roman" w:hAnsi="Times New Roman" w:cs="Times New Roman"/>
          <w:sz w:val="28"/>
        </w:rPr>
        <w:t>.</w:t>
      </w:r>
    </w:p>
    <w:p w14:paraId="2DA2EDAF" w14:textId="77777777" w:rsidR="00C23DB1" w:rsidRPr="00C23DB1" w:rsidRDefault="00C23DB1" w:rsidP="008947BB">
      <w:pPr>
        <w:pStyle w:val="ListParagraph"/>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тестирование разработанного ПО.</w:t>
      </w:r>
    </w:p>
    <w:p w14:paraId="5E8517F5" w14:textId="77A3E809" w:rsidR="008B644F" w:rsidRPr="00C23DB1" w:rsidRDefault="00C23DB1" w:rsidP="008947BB">
      <w:pPr>
        <w:pStyle w:val="ListParagraph"/>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r w:rsidR="00D47834">
        <w:rPr>
          <w:rFonts w:ascii="Times New Roman" w:hAnsi="Times New Roman" w:cs="Times New Roman"/>
          <w:sz w:val="28"/>
        </w:rPr>
        <w:t xml:space="preserve"> </w:t>
      </w:r>
      <w:r w:rsidR="00D47834" w:rsidRPr="00C23DB1">
        <w:rPr>
          <w:rFonts w:ascii="Times New Roman" w:hAnsi="Times New Roman" w:cs="Times New Roman"/>
          <w:sz w:val="28"/>
        </w:rPr>
        <w:t>ПО</w:t>
      </w:r>
      <w:r w:rsidR="00D47834" w:rsidRPr="00D47834">
        <w:rPr>
          <w:rFonts w:ascii="Times New Roman" w:hAnsi="Times New Roman" w:cs="Times New Roman"/>
          <w:sz w:val="28"/>
        </w:rPr>
        <w:t xml:space="preserve"> </w:t>
      </w:r>
      <w:r w:rsidR="00D47834">
        <w:rPr>
          <w:rFonts w:ascii="Times New Roman" w:hAnsi="Times New Roman" w:cs="Times New Roman"/>
          <w:sz w:val="28"/>
        </w:rPr>
        <w:t>централизованной АЛАР</w:t>
      </w:r>
      <w:r w:rsidRPr="00C23DB1">
        <w:rPr>
          <w:rFonts w:ascii="Times New Roman" w:hAnsi="Times New Roman" w:cs="Times New Roman"/>
          <w:sz w:val="28"/>
        </w:rPr>
        <w:t>.</w:t>
      </w:r>
    </w:p>
    <w:p w14:paraId="32F4F37D" w14:textId="25914F00"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и практическая новизна: </w:t>
      </w:r>
      <w:r w:rsidR="00963A24">
        <w:rPr>
          <w:rFonts w:ascii="Times New Roman" w:hAnsi="Times New Roman" w:cs="Times New Roman"/>
          <w:sz w:val="28"/>
        </w:rPr>
        <w:t>п</w:t>
      </w:r>
      <w:r w:rsidR="00963A24" w:rsidRPr="00963A24">
        <w:rPr>
          <w:rFonts w:ascii="Times New Roman" w:hAnsi="Times New Roman" w:cs="Times New Roman"/>
          <w:sz w:val="28"/>
        </w:rPr>
        <w:t xml:space="preserve">редложена оригинальная архитектура централизованной АЛАР, обеспечивающая функции прогнозирования </w:t>
      </w:r>
      <w:r w:rsidR="00963A24" w:rsidRPr="00963A24">
        <w:rPr>
          <w:rFonts w:ascii="Times New Roman" w:hAnsi="Times New Roman" w:cs="Times New Roman"/>
          <w:sz w:val="28"/>
        </w:rPr>
        <w:lastRenderedPageBreak/>
        <w:t xml:space="preserve">возникновения асинхронного режима, определения групп когерентных генераторов и </w:t>
      </w:r>
      <w:r w:rsidR="00D47834">
        <w:rPr>
          <w:rFonts w:ascii="Times New Roman" w:hAnsi="Times New Roman" w:cs="Times New Roman"/>
          <w:sz w:val="28"/>
        </w:rPr>
        <w:t>поиска</w:t>
      </w:r>
      <w:r w:rsidR="00963A24" w:rsidRPr="00963A24">
        <w:rPr>
          <w:rFonts w:ascii="Times New Roman" w:hAnsi="Times New Roman" w:cs="Times New Roman"/>
          <w:sz w:val="28"/>
        </w:rPr>
        <w:t xml:space="preserve"> сечения деления системы.</w:t>
      </w:r>
    </w:p>
    <w:p w14:paraId="7A2DC1F2" w14:textId="77777777"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46EBF449" w:rsidR="00DB3EE1" w:rsidRDefault="00DB3EE1" w:rsidP="00115DC3">
      <w:pPr>
        <w:spacing w:after="0" w:line="360" w:lineRule="auto"/>
        <w:ind w:firstLine="709"/>
        <w:contextualSpacing/>
        <w:jc w:val="both"/>
        <w:rPr>
          <w:rFonts w:ascii="Times New Roman" w:hAnsi="Times New Roman" w:cs="Times New Roman"/>
          <w:sz w:val="28"/>
        </w:rPr>
      </w:pPr>
    </w:p>
    <w:p w14:paraId="65076537" w14:textId="2270B91A" w:rsidR="00D47834" w:rsidRDefault="00D47834" w:rsidP="00115DC3">
      <w:pPr>
        <w:spacing w:after="0" w:line="360" w:lineRule="auto"/>
        <w:ind w:firstLine="709"/>
        <w:contextualSpacing/>
        <w:jc w:val="both"/>
        <w:rPr>
          <w:rFonts w:ascii="Times New Roman" w:hAnsi="Times New Roman" w:cs="Times New Roman"/>
          <w:sz w:val="28"/>
        </w:rPr>
      </w:pPr>
    </w:p>
    <w:p w14:paraId="5979DACF" w14:textId="19ED6371" w:rsidR="00D47834" w:rsidRDefault="00D47834" w:rsidP="00115DC3">
      <w:pPr>
        <w:spacing w:after="0" w:line="360" w:lineRule="auto"/>
        <w:ind w:firstLine="709"/>
        <w:contextualSpacing/>
        <w:jc w:val="both"/>
        <w:rPr>
          <w:rFonts w:ascii="Times New Roman" w:hAnsi="Times New Roman" w:cs="Times New Roman"/>
          <w:sz w:val="28"/>
        </w:rPr>
      </w:pPr>
    </w:p>
    <w:p w14:paraId="12FBF5C7" w14:textId="6E9551B2" w:rsidR="00D47834" w:rsidRDefault="00D47834"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00A68B95" w14:textId="77777777" w:rsidR="005D6C6A" w:rsidRDefault="005D6C6A" w:rsidP="00963A24">
      <w:pPr>
        <w:pStyle w:val="Heading1"/>
      </w:pPr>
      <w:bookmarkStart w:id="20" w:name="_Toc62602997"/>
      <w:r w:rsidRPr="005D6C6A">
        <w:lastRenderedPageBreak/>
        <w:t>1.</w:t>
      </w:r>
      <w:r>
        <w:t xml:space="preserve"> </w:t>
      </w:r>
      <w:r w:rsidR="00963A24">
        <w:t xml:space="preserve">Анализ </w:t>
      </w:r>
      <w:r w:rsidR="00963A24" w:rsidRPr="00963A24">
        <w:t>существующих архитектур централизованной противоаварийной автоматики</w:t>
      </w:r>
      <w:bookmarkEnd w:id="20"/>
    </w:p>
    <w:p w14:paraId="1045718E" w14:textId="5062F867" w:rsidR="009D0F98" w:rsidRDefault="0043728C" w:rsidP="00115DC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65146124"/>
          <w:citation/>
        </w:sdtPr>
        <w:sdtEndPr/>
        <w:sdtContent>
          <w:r>
            <w:rPr>
              <w:rFonts w:ascii="Times New Roman" w:hAnsi="Times New Roman" w:cs="Times New Roman"/>
              <w:sz w:val="28"/>
            </w:rPr>
            <w:fldChar w:fldCharType="begin"/>
          </w:r>
          <w:r w:rsidR="005B3252">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sidR="00827689">
        <w:rPr>
          <w:rFonts w:ascii="Times New Roman" w:hAnsi="Times New Roman" w:cs="Times New Roman"/>
          <w:sz w:val="28"/>
        </w:rPr>
        <w:t xml:space="preserve"> </w:t>
      </w:r>
      <w:r w:rsidR="00FC4C9F" w:rsidRPr="00FC4C9F">
        <w:rPr>
          <w:rFonts w:ascii="Times New Roman" w:hAnsi="Times New Roman" w:cs="Times New Roman"/>
          <w:sz w:val="28"/>
        </w:rPr>
        <w:t>существующие</w:t>
      </w:r>
      <w:r w:rsidR="00F31A5D">
        <w:rPr>
          <w:rFonts w:ascii="Times New Roman" w:hAnsi="Times New Roman" w:cs="Times New Roman"/>
          <w:sz w:val="28"/>
        </w:rPr>
        <w:t xml:space="preserve"> программно-аппаратные комплексы, обеспечивающие выполнение функций</w:t>
      </w:r>
      <w:r w:rsidR="00FC4C9F">
        <w:rPr>
          <w:rFonts w:ascii="Times New Roman" w:hAnsi="Times New Roman" w:cs="Times New Roman"/>
          <w:sz w:val="28"/>
        </w:rPr>
        <w:t xml:space="preserve"> </w:t>
      </w:r>
      <w:commentRangeStart w:id="21"/>
      <w:commentRangeStart w:id="22"/>
      <w:commentRangeStart w:id="23"/>
      <w:r w:rsidR="00F31A5D" w:rsidRPr="00FC4C9F">
        <w:rPr>
          <w:rFonts w:ascii="Times New Roman" w:hAnsi="Times New Roman" w:cs="Times New Roman"/>
          <w:sz w:val="28"/>
        </w:rPr>
        <w:t xml:space="preserve">АЛАР </w:t>
      </w:r>
      <w:commentRangeEnd w:id="21"/>
      <w:r w:rsidR="00F31A5D">
        <w:rPr>
          <w:rStyle w:val="CommentReference"/>
        </w:rPr>
        <w:commentReference w:id="21"/>
      </w:r>
      <w:commentRangeEnd w:id="22"/>
      <w:r w:rsidR="00F31A5D">
        <w:rPr>
          <w:rStyle w:val="CommentReference"/>
        </w:rPr>
        <w:commentReference w:id="22"/>
      </w:r>
      <w:commentRangeEnd w:id="23"/>
      <w:r w:rsidR="006223BF">
        <w:rPr>
          <w:rStyle w:val="CommentReference"/>
        </w:rPr>
        <w:commentReference w:id="23"/>
      </w:r>
      <w:r w:rsidR="00F31A5D">
        <w:rPr>
          <w:rFonts w:ascii="Times New Roman" w:hAnsi="Times New Roman" w:cs="Times New Roman"/>
          <w:sz w:val="28"/>
        </w:rPr>
        <w:t xml:space="preserve"> обладают рядом недостатков. Программная логика таких устройств не всегда обеспечивает работу АЛАР</w:t>
      </w:r>
      <w:r w:rsidR="00FC4C9F" w:rsidRPr="00FC4C9F">
        <w:rPr>
          <w:rFonts w:ascii="Times New Roman" w:hAnsi="Times New Roman" w:cs="Times New Roman"/>
          <w:sz w:val="28"/>
        </w:rPr>
        <w:t xml:space="preserve"> с</w:t>
      </w:r>
      <w:r w:rsidR="00F31A5D">
        <w:rPr>
          <w:rFonts w:ascii="Times New Roman" w:hAnsi="Times New Roman" w:cs="Times New Roman"/>
          <w:sz w:val="28"/>
        </w:rPr>
        <w:t xml:space="preserve"> высокими </w:t>
      </w:r>
      <w:r w:rsidR="00FC4C9F" w:rsidRPr="00FC4C9F">
        <w:rPr>
          <w:rFonts w:ascii="Times New Roman" w:hAnsi="Times New Roman" w:cs="Times New Roman"/>
          <w:sz w:val="28"/>
        </w:rPr>
        <w:t>быстродействием, селективностью и чувствительностью.</w:t>
      </w:r>
      <w:r w:rsidR="00F31A5D">
        <w:rPr>
          <w:rFonts w:ascii="Times New Roman" w:hAnsi="Times New Roman" w:cs="Times New Roman"/>
          <w:sz w:val="28"/>
        </w:rPr>
        <w:t xml:space="preserve"> При настройке таких устройств используются программные комплексы </w:t>
      </w:r>
      <w:proofErr w:type="spellStart"/>
      <w:r w:rsidR="00F31A5D">
        <w:rPr>
          <w:rFonts w:ascii="Times New Roman" w:hAnsi="Times New Roman" w:cs="Times New Roman"/>
          <w:sz w:val="28"/>
          <w:lang w:val="en-US"/>
        </w:rPr>
        <w:t>RastrWin</w:t>
      </w:r>
      <w:proofErr w:type="spellEnd"/>
      <w:r w:rsidR="00F31A5D" w:rsidRPr="00F31A5D">
        <w:rPr>
          <w:rFonts w:ascii="Times New Roman" w:hAnsi="Times New Roman" w:cs="Times New Roman"/>
          <w:sz w:val="28"/>
        </w:rPr>
        <w:t xml:space="preserve">3 </w:t>
      </w:r>
      <w:r w:rsidR="00F31A5D">
        <w:rPr>
          <w:rFonts w:ascii="Times New Roman" w:hAnsi="Times New Roman" w:cs="Times New Roman"/>
          <w:sz w:val="28"/>
        </w:rPr>
        <w:t xml:space="preserve">и </w:t>
      </w:r>
      <w:r w:rsidR="00F31A5D">
        <w:rPr>
          <w:rFonts w:ascii="Times New Roman" w:hAnsi="Times New Roman" w:cs="Times New Roman"/>
          <w:sz w:val="28"/>
          <w:lang w:val="en-US"/>
        </w:rPr>
        <w:t>EUROSTAG</w:t>
      </w:r>
      <w:r w:rsidR="00F31A5D" w:rsidRPr="00F31A5D">
        <w:rPr>
          <w:rFonts w:ascii="Times New Roman" w:hAnsi="Times New Roman" w:cs="Times New Roman"/>
          <w:sz w:val="28"/>
        </w:rPr>
        <w:t>.</w:t>
      </w:r>
      <w:r w:rsidR="00F31A5D">
        <w:rPr>
          <w:rFonts w:ascii="Times New Roman" w:hAnsi="Times New Roman" w:cs="Times New Roman"/>
          <w:sz w:val="28"/>
        </w:rPr>
        <w:t xml:space="preserve"> При этом </w:t>
      </w:r>
      <w:r w:rsidR="00F31A5D" w:rsidRPr="00F31A5D">
        <w:rPr>
          <w:rFonts w:ascii="Times New Roman" w:hAnsi="Times New Roman" w:cs="Times New Roman"/>
          <w:sz w:val="28"/>
        </w:rPr>
        <w:t>процесс настройки представляет собой многократный расчет переходных процессов</w:t>
      </w:r>
      <w:r w:rsidR="00FC4C9F" w:rsidRPr="00FC4C9F">
        <w:rPr>
          <w:rFonts w:ascii="Times New Roman" w:hAnsi="Times New Roman" w:cs="Times New Roman"/>
          <w:sz w:val="28"/>
        </w:rPr>
        <w:t xml:space="preserve">, </w:t>
      </w:r>
      <w:r w:rsidR="00F31A5D">
        <w:rPr>
          <w:rFonts w:ascii="Times New Roman" w:hAnsi="Times New Roman" w:cs="Times New Roman"/>
          <w:sz w:val="28"/>
        </w:rPr>
        <w:t>что требует больших трудозатрат. Слабая автоматизация данного процесса</w:t>
      </w:r>
      <w:r w:rsidR="00FC4C9F" w:rsidRPr="00FC4C9F">
        <w:rPr>
          <w:rFonts w:ascii="Times New Roman" w:hAnsi="Times New Roman" w:cs="Times New Roman"/>
          <w:sz w:val="28"/>
        </w:rPr>
        <w:t xml:space="preserve"> может привести к человеческой ошибке при расчете или задании уставок устройства АЛАР.</w:t>
      </w:r>
      <w:r w:rsidR="00FC4C9F">
        <w:rPr>
          <w:rFonts w:ascii="Times New Roman" w:hAnsi="Times New Roman" w:cs="Times New Roman"/>
          <w:sz w:val="28"/>
        </w:rPr>
        <w:t xml:space="preserve"> В работе </w:t>
      </w:r>
      <w:sdt>
        <w:sdtPr>
          <w:rPr>
            <w:rFonts w:ascii="Times New Roman" w:hAnsi="Times New Roman" w:cs="Times New Roman"/>
            <w:sz w:val="28"/>
          </w:rPr>
          <w:id w:val="737902170"/>
          <w:citation/>
        </w:sdtPr>
        <w:sdtEndPr/>
        <w:sdtContent>
          <w:r w:rsidR="00FC4C9F">
            <w:rPr>
              <w:rFonts w:ascii="Times New Roman" w:hAnsi="Times New Roman" w:cs="Times New Roman"/>
              <w:sz w:val="28"/>
            </w:rPr>
            <w:fldChar w:fldCharType="begin"/>
          </w:r>
          <w:r w:rsidR="00FC4C9F">
            <w:rPr>
              <w:rFonts w:ascii="Times New Roman" w:hAnsi="Times New Roman" w:cs="Times New Roman"/>
              <w:sz w:val="28"/>
            </w:rPr>
            <w:instrText xml:space="preserve"> CITATION МагДис \l 1049 </w:instrText>
          </w:r>
          <w:r w:rsidR="00FC4C9F">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FC4C9F">
            <w:rPr>
              <w:rFonts w:ascii="Times New Roman" w:hAnsi="Times New Roman" w:cs="Times New Roman"/>
              <w:sz w:val="28"/>
            </w:rPr>
            <w:fldChar w:fldCharType="end"/>
          </w:r>
        </w:sdtContent>
      </w:sdt>
      <w:r w:rsidR="00FC4C9F">
        <w:rPr>
          <w:rFonts w:ascii="Times New Roman" w:hAnsi="Times New Roman" w:cs="Times New Roman"/>
          <w:sz w:val="28"/>
        </w:rPr>
        <w:t xml:space="preserve"> предложена концепция </w:t>
      </w:r>
      <w:r w:rsidR="00FC4C9F" w:rsidRPr="00FC4C9F">
        <w:rPr>
          <w:rFonts w:ascii="Times New Roman" w:hAnsi="Times New Roman" w:cs="Times New Roman"/>
          <w:sz w:val="28"/>
        </w:rPr>
        <w:t>централизованной автоматики</w:t>
      </w:r>
      <w:r w:rsidR="00FC4C9F">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r w:rsidR="009D0F98">
        <w:rPr>
          <w:rFonts w:ascii="Times New Roman" w:hAnsi="Times New Roman" w:cs="Times New Roman"/>
          <w:sz w:val="28"/>
        </w:rPr>
        <w:t xml:space="preserve"> Согласно данной концепции централизованная АЛАР включает в себя два основных блока: </w:t>
      </w:r>
    </w:p>
    <w:p w14:paraId="060F82FC" w14:textId="77777777" w:rsidR="006223BF" w:rsidRPr="009D0F98" w:rsidRDefault="006223BF" w:rsidP="006223BF">
      <w:pPr>
        <w:pStyle w:val="ListParagraph"/>
        <w:numPr>
          <w:ilvl w:val="0"/>
          <w:numId w:val="2"/>
        </w:numPr>
        <w:spacing w:after="0" w:line="360" w:lineRule="auto"/>
        <w:jc w:val="both"/>
        <w:rPr>
          <w:rFonts w:ascii="Times New Roman" w:hAnsi="Times New Roman" w:cs="Times New Roman"/>
          <w:sz w:val="28"/>
        </w:rPr>
      </w:pPr>
      <w:commentRangeStart w:id="24"/>
      <w:commentRangeStart w:id="25"/>
      <w:r w:rsidRPr="009D0F98">
        <w:rPr>
          <w:rFonts w:ascii="Times New Roman" w:hAnsi="Times New Roman" w:cs="Times New Roman"/>
          <w:sz w:val="28"/>
        </w:rPr>
        <w:t>прогнозирующий выявительный орган</w:t>
      </w:r>
      <w:r>
        <w:rPr>
          <w:rFonts w:ascii="Times New Roman" w:hAnsi="Times New Roman" w:cs="Times New Roman"/>
          <w:sz w:val="28"/>
        </w:rPr>
        <w:t>,</w:t>
      </w:r>
    </w:p>
    <w:p w14:paraId="5A267BCC" w14:textId="1C20AA95" w:rsidR="009D0F98" w:rsidRPr="009D0F98" w:rsidRDefault="006223BF" w:rsidP="006223BF">
      <w:pPr>
        <w:pStyle w:val="ListParagraph"/>
        <w:numPr>
          <w:ilvl w:val="0"/>
          <w:numId w:val="2"/>
        </w:numPr>
        <w:spacing w:after="0" w:line="360" w:lineRule="auto"/>
        <w:jc w:val="both"/>
        <w:rPr>
          <w:rFonts w:ascii="Times New Roman" w:hAnsi="Times New Roman" w:cs="Times New Roman"/>
          <w:sz w:val="28"/>
        </w:rPr>
      </w:pPr>
      <w:r w:rsidRPr="009D0F98">
        <w:rPr>
          <w:rFonts w:ascii="Times New Roman" w:hAnsi="Times New Roman" w:cs="Times New Roman"/>
          <w:sz w:val="28"/>
        </w:rPr>
        <w:t>орган централизованного определения сечения деления системы</w:t>
      </w:r>
      <w:r>
        <w:rPr>
          <w:rFonts w:ascii="Times New Roman" w:hAnsi="Times New Roman" w:cs="Times New Roman"/>
          <w:sz w:val="28"/>
        </w:rPr>
        <w:t>.</w:t>
      </w:r>
      <w:commentRangeEnd w:id="24"/>
      <w:r>
        <w:rPr>
          <w:rStyle w:val="CommentReference"/>
        </w:rPr>
        <w:commentReference w:id="24"/>
      </w:r>
      <w:commentRangeEnd w:id="25"/>
      <w:r>
        <w:rPr>
          <w:rStyle w:val="CommentReference"/>
        </w:rPr>
        <w:commentReference w:id="25"/>
      </w:r>
    </w:p>
    <w:p w14:paraId="536F2575" w14:textId="77777777" w:rsidR="005F7973" w:rsidRDefault="006223BF" w:rsidP="00115DC3">
      <w:pPr>
        <w:spacing w:after="0" w:line="360" w:lineRule="auto"/>
        <w:ind w:firstLine="709"/>
        <w:contextualSpacing/>
        <w:jc w:val="both"/>
        <w:rPr>
          <w:ins w:id="26" w:author="Пользователь Windows" w:date="2021-01-27T15:46:00Z"/>
          <w:rFonts w:ascii="Times New Roman" w:hAnsi="Times New Roman" w:cs="Times New Roman"/>
          <w:sz w:val="28"/>
        </w:rPr>
      </w:pPr>
      <w:commentRangeStart w:id="27"/>
      <w:commentRangeStart w:id="28"/>
      <w:commentRangeStart w:id="29"/>
      <w:r>
        <w:rPr>
          <w:rFonts w:ascii="Times New Roman" w:hAnsi="Times New Roman" w:cs="Times New Roman"/>
          <w:sz w:val="28"/>
        </w:rPr>
        <w:t xml:space="preserve">Исследования </w:t>
      </w:r>
      <w:sdt>
        <w:sdtPr>
          <w:rPr>
            <w:rFonts w:ascii="Times New Roman" w:hAnsi="Times New Roman" w:cs="Times New Roman"/>
            <w:sz w:val="28"/>
          </w:rPr>
          <w:id w:val="289863440"/>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централизация АЛАР позволяет</w:t>
      </w:r>
      <w:ins w:id="30" w:author="Пользователь Windows" w:date="2021-01-27T15:46:00Z">
        <w:r w:rsidR="005F7973">
          <w:rPr>
            <w:rFonts w:ascii="Times New Roman" w:hAnsi="Times New Roman" w:cs="Times New Roman"/>
            <w:sz w:val="28"/>
          </w:rPr>
          <w:t>:</w:t>
        </w:r>
      </w:ins>
    </w:p>
    <w:p w14:paraId="690269C0" w14:textId="77777777" w:rsidR="005F7973" w:rsidRDefault="006223BF">
      <w:pPr>
        <w:pStyle w:val="ListParagraph"/>
        <w:numPr>
          <w:ilvl w:val="0"/>
          <w:numId w:val="42"/>
        </w:numPr>
        <w:spacing w:after="0" w:line="360" w:lineRule="auto"/>
        <w:jc w:val="both"/>
        <w:rPr>
          <w:ins w:id="31" w:author="Пользователь Windows" w:date="2021-01-27T15:47:00Z"/>
          <w:rFonts w:ascii="Times New Roman" w:hAnsi="Times New Roman" w:cs="Times New Roman"/>
          <w:sz w:val="28"/>
        </w:rPr>
        <w:pPrChange w:id="32" w:author="Пользователь Windows" w:date="2021-01-27T15:46:00Z">
          <w:pPr>
            <w:spacing w:after="0" w:line="360" w:lineRule="auto"/>
            <w:ind w:firstLine="709"/>
            <w:contextualSpacing/>
            <w:jc w:val="both"/>
          </w:pPr>
        </w:pPrChange>
      </w:pPr>
      <w:del w:id="33" w:author="Пользователь Windows" w:date="2021-01-27T15:46:00Z">
        <w:r w:rsidRPr="005F7973" w:rsidDel="005F7973">
          <w:rPr>
            <w:rFonts w:ascii="Times New Roman" w:hAnsi="Times New Roman" w:cs="Times New Roman"/>
            <w:sz w:val="28"/>
            <w:rPrChange w:id="34" w:author="Пользователь Windows" w:date="2021-01-27T15:46:00Z">
              <w:rPr/>
            </w:rPrChange>
          </w:rPr>
          <w:delText xml:space="preserve"> </w:delText>
        </w:r>
      </w:del>
      <w:r w:rsidRPr="005F7973">
        <w:rPr>
          <w:rFonts w:ascii="Times New Roman" w:hAnsi="Times New Roman" w:cs="Times New Roman"/>
          <w:sz w:val="28"/>
          <w:rPrChange w:id="35" w:author="Пользователь Windows" w:date="2021-01-27T15:46:00Z">
            <w:rPr/>
          </w:rPrChange>
        </w:rPr>
        <w:t>повысить эффективность выбора управляющих воздействий</w:t>
      </w:r>
      <w:ins w:id="36" w:author="Пользователь Windows" w:date="2021-01-27T15:44:00Z">
        <w:r w:rsidR="005F7973" w:rsidRPr="005F7973">
          <w:rPr>
            <w:rFonts w:ascii="Times New Roman" w:hAnsi="Times New Roman" w:cs="Times New Roman"/>
            <w:sz w:val="28"/>
            <w:rPrChange w:id="37" w:author="Пользователь Windows" w:date="2021-01-27T15:46:00Z">
              <w:rPr/>
            </w:rPrChange>
          </w:rPr>
          <w:t xml:space="preserve"> </w:t>
        </w:r>
      </w:ins>
      <w:ins w:id="38" w:author="Пользователь Windows" w:date="2021-01-27T15:45:00Z">
        <w:r w:rsidR="005F7973" w:rsidRPr="005F7973">
          <w:rPr>
            <w:rFonts w:ascii="Times New Roman" w:hAnsi="Times New Roman" w:cs="Times New Roman"/>
            <w:sz w:val="28"/>
            <w:rPrChange w:id="39" w:author="Пользователь Windows" w:date="2021-01-27T15:46:00Z">
              <w:rPr/>
            </w:rPrChange>
          </w:rPr>
          <w:t>за счет</w:t>
        </w:r>
      </w:ins>
      <w:ins w:id="40" w:author="Пользователь Windows" w:date="2021-01-27T15:47:00Z">
        <w:r w:rsidR="005F7973">
          <w:rPr>
            <w:rFonts w:ascii="Times New Roman" w:hAnsi="Times New Roman" w:cs="Times New Roman"/>
            <w:sz w:val="28"/>
          </w:rPr>
          <w:t>:</w:t>
        </w:r>
      </w:ins>
    </w:p>
    <w:p w14:paraId="21018904" w14:textId="16B65B63" w:rsidR="005F7973" w:rsidRDefault="005F7973">
      <w:pPr>
        <w:pStyle w:val="ListParagraph"/>
        <w:numPr>
          <w:ilvl w:val="1"/>
          <w:numId w:val="42"/>
        </w:numPr>
        <w:spacing w:after="0" w:line="360" w:lineRule="auto"/>
        <w:jc w:val="both"/>
        <w:rPr>
          <w:ins w:id="41" w:author="Пользователь Windows" w:date="2021-01-27T15:47:00Z"/>
          <w:rFonts w:ascii="Times New Roman" w:hAnsi="Times New Roman" w:cs="Times New Roman"/>
          <w:sz w:val="28"/>
        </w:rPr>
        <w:pPrChange w:id="42" w:author="Пользователь Windows" w:date="2021-01-27T15:47:00Z">
          <w:pPr>
            <w:spacing w:after="0" w:line="360" w:lineRule="auto"/>
            <w:ind w:firstLine="709"/>
            <w:contextualSpacing/>
            <w:jc w:val="both"/>
          </w:pPr>
        </w:pPrChange>
      </w:pPr>
      <w:ins w:id="43" w:author="Пользователь Windows" w:date="2021-01-27T15:45:00Z">
        <w:r w:rsidRPr="005F7973">
          <w:rPr>
            <w:rFonts w:ascii="Times New Roman" w:hAnsi="Times New Roman" w:cs="Times New Roman"/>
            <w:sz w:val="28"/>
            <w:rPrChange w:id="44" w:author="Пользователь Windows" w:date="2021-01-27T15:46:00Z">
              <w:rPr/>
            </w:rPrChange>
          </w:rPr>
          <w:t xml:space="preserve">применения алгоритмов </w:t>
        </w:r>
      </w:ins>
      <w:ins w:id="45" w:author="Пользователь Windows" w:date="2021-01-27T15:48:00Z">
        <w:r w:rsidRPr="00EB6D44">
          <w:rPr>
            <w:rFonts w:ascii="Times New Roman" w:hAnsi="Times New Roman" w:cs="Times New Roman"/>
            <w:sz w:val="28"/>
            <w:lang w:val="en-US"/>
          </w:rPr>
          <w:t>II</w:t>
        </w:r>
        <w:r w:rsidRPr="00EB6D44">
          <w:rPr>
            <w:rFonts w:ascii="Times New Roman" w:hAnsi="Times New Roman" w:cs="Times New Roman"/>
            <w:sz w:val="28"/>
          </w:rPr>
          <w:t>-ДО</w:t>
        </w:r>
        <w:r w:rsidRPr="005F7973">
          <w:rPr>
            <w:rFonts w:ascii="Times New Roman" w:hAnsi="Times New Roman" w:cs="Times New Roman"/>
            <w:sz w:val="28"/>
          </w:rPr>
          <w:t xml:space="preserve"> </w:t>
        </w:r>
      </w:ins>
      <w:ins w:id="46" w:author="Пользователь Windows" w:date="2021-01-27T15:45:00Z">
        <w:r w:rsidRPr="005F7973">
          <w:rPr>
            <w:rFonts w:ascii="Times New Roman" w:hAnsi="Times New Roman" w:cs="Times New Roman"/>
            <w:sz w:val="28"/>
            <w:rPrChange w:id="47" w:author="Пользователь Windows" w:date="2021-01-27T15:46:00Z">
              <w:rPr/>
            </w:rPrChange>
          </w:rPr>
          <w:t>определения сечений деления системы и обучения классификатора</w:t>
        </w:r>
      </w:ins>
      <w:ins w:id="48" w:author="Пользователь Windows" w:date="2021-01-27T15:49:00Z">
        <w:r w:rsidR="00B030F8">
          <w:rPr>
            <w:rFonts w:ascii="Times New Roman" w:hAnsi="Times New Roman" w:cs="Times New Roman"/>
            <w:sz w:val="28"/>
          </w:rPr>
          <w:t>;</w:t>
        </w:r>
      </w:ins>
    </w:p>
    <w:p w14:paraId="5CD2B9F8" w14:textId="68FEB8DA" w:rsidR="005F7973" w:rsidRDefault="005F7973">
      <w:pPr>
        <w:pStyle w:val="ListParagraph"/>
        <w:numPr>
          <w:ilvl w:val="1"/>
          <w:numId w:val="42"/>
        </w:numPr>
        <w:spacing w:after="0" w:line="360" w:lineRule="auto"/>
        <w:jc w:val="both"/>
        <w:rPr>
          <w:ins w:id="49" w:author="Пользователь Windows" w:date="2021-01-27T15:45:00Z"/>
          <w:rFonts w:ascii="Times New Roman" w:hAnsi="Times New Roman" w:cs="Times New Roman"/>
          <w:sz w:val="28"/>
        </w:rPr>
        <w:pPrChange w:id="50" w:author="Пользователь Windows" w:date="2021-01-27T15:47:00Z">
          <w:pPr>
            <w:spacing w:after="0" w:line="360" w:lineRule="auto"/>
            <w:ind w:firstLine="709"/>
            <w:contextualSpacing/>
            <w:jc w:val="both"/>
          </w:pPr>
        </w:pPrChange>
      </w:pPr>
      <w:ins w:id="51" w:author="Пользователь Windows" w:date="2021-01-27T15:47:00Z">
        <w:r>
          <w:rPr>
            <w:rFonts w:ascii="Times New Roman" w:hAnsi="Times New Roman" w:cs="Times New Roman"/>
            <w:sz w:val="28"/>
          </w:rPr>
          <w:t xml:space="preserve">применения алгоритма </w:t>
        </w:r>
      </w:ins>
      <w:ins w:id="52" w:author="Пользователь Windows" w:date="2021-01-27T15:48:00Z">
        <w:r>
          <w:rPr>
            <w:rFonts w:ascii="Times New Roman" w:hAnsi="Times New Roman" w:cs="Times New Roman"/>
            <w:sz w:val="28"/>
            <w:lang w:val="en-US"/>
          </w:rPr>
          <w:t>I</w:t>
        </w:r>
        <w:r w:rsidRPr="005F7973">
          <w:rPr>
            <w:rFonts w:ascii="Times New Roman" w:hAnsi="Times New Roman" w:cs="Times New Roman"/>
            <w:sz w:val="28"/>
            <w:rPrChange w:id="53" w:author="Пользователь Windows" w:date="2021-01-27T15:48:00Z">
              <w:rPr>
                <w:rFonts w:ascii="Times New Roman" w:hAnsi="Times New Roman" w:cs="Times New Roman"/>
                <w:sz w:val="28"/>
                <w:lang w:val="en-US"/>
              </w:rPr>
            </w:rPrChange>
          </w:rPr>
          <w:t>-</w:t>
        </w:r>
        <w:r>
          <w:rPr>
            <w:rFonts w:ascii="Times New Roman" w:hAnsi="Times New Roman" w:cs="Times New Roman"/>
            <w:sz w:val="28"/>
          </w:rPr>
          <w:t xml:space="preserve">ДО </w:t>
        </w:r>
      </w:ins>
      <w:ins w:id="54" w:author="Пользователь Windows" w:date="2021-01-27T15:47:00Z">
        <w:r>
          <w:rPr>
            <w:rFonts w:ascii="Times New Roman" w:hAnsi="Times New Roman" w:cs="Times New Roman"/>
            <w:sz w:val="28"/>
          </w:rPr>
          <w:t>выбора</w:t>
        </w:r>
      </w:ins>
      <w:ins w:id="55" w:author="Пользователь Windows" w:date="2021-01-27T15:48:00Z">
        <w:r w:rsidR="00B030F8">
          <w:rPr>
            <w:rFonts w:ascii="Times New Roman" w:hAnsi="Times New Roman" w:cs="Times New Roman"/>
            <w:sz w:val="28"/>
          </w:rPr>
          <w:t xml:space="preserve"> сечений ДС и обученного классификатора, соответствующих текущему режиму работы ЭЭС</w:t>
        </w:r>
      </w:ins>
      <w:ins w:id="56" w:author="Пользователь Windows" w:date="2021-01-27T15:49:00Z">
        <w:r w:rsidR="00B030F8">
          <w:rPr>
            <w:rFonts w:ascii="Times New Roman" w:hAnsi="Times New Roman" w:cs="Times New Roman"/>
            <w:sz w:val="28"/>
          </w:rPr>
          <w:t>;</w:t>
        </w:r>
      </w:ins>
    </w:p>
    <w:p w14:paraId="116827C4" w14:textId="7AEB089C" w:rsidR="00FC4C9F" w:rsidRPr="005F7973" w:rsidRDefault="006223BF">
      <w:pPr>
        <w:pStyle w:val="ListParagraph"/>
        <w:numPr>
          <w:ilvl w:val="0"/>
          <w:numId w:val="42"/>
        </w:numPr>
        <w:spacing w:after="0" w:line="360" w:lineRule="auto"/>
        <w:jc w:val="both"/>
        <w:rPr>
          <w:rFonts w:ascii="Times New Roman" w:hAnsi="Times New Roman" w:cs="Times New Roman"/>
          <w:sz w:val="28"/>
          <w:rPrChange w:id="57" w:author="Пользователь Windows" w:date="2021-01-27T15:46:00Z">
            <w:rPr/>
          </w:rPrChange>
        </w:rPr>
        <w:pPrChange w:id="58" w:author="Пользователь Windows" w:date="2021-01-27T15:48:00Z">
          <w:pPr>
            <w:spacing w:after="0" w:line="360" w:lineRule="auto"/>
            <w:ind w:firstLine="709"/>
            <w:contextualSpacing/>
            <w:jc w:val="both"/>
          </w:pPr>
        </w:pPrChange>
      </w:pPr>
      <w:del w:id="59" w:author="Пользователь Windows" w:date="2021-01-27T15:48:00Z">
        <w:r w:rsidRPr="005F7973" w:rsidDel="00B030F8">
          <w:rPr>
            <w:rFonts w:ascii="Times New Roman" w:hAnsi="Times New Roman" w:cs="Times New Roman"/>
            <w:sz w:val="28"/>
            <w:rPrChange w:id="60" w:author="Пользователь Windows" w:date="2021-01-27T15:46:00Z">
              <w:rPr/>
            </w:rPrChange>
          </w:rPr>
          <w:delText xml:space="preserve"> и в некоторых </w:delText>
        </w:r>
      </w:del>
      <w:del w:id="61" w:author="Пользователь Windows" w:date="2021-01-27T15:49:00Z">
        <w:r w:rsidRPr="005F7973" w:rsidDel="00B030F8">
          <w:rPr>
            <w:rFonts w:ascii="Times New Roman" w:hAnsi="Times New Roman" w:cs="Times New Roman"/>
            <w:sz w:val="28"/>
            <w:rPrChange w:id="62" w:author="Пользователь Windows" w:date="2021-01-27T15:46:00Z">
              <w:rPr/>
            </w:rPrChange>
          </w:rPr>
          <w:delText xml:space="preserve">случаях </w:delText>
        </w:r>
      </w:del>
      <w:r w:rsidRPr="005F7973">
        <w:rPr>
          <w:rFonts w:ascii="Times New Roman" w:hAnsi="Times New Roman" w:cs="Times New Roman"/>
          <w:sz w:val="28"/>
          <w:rPrChange w:id="63" w:author="Пользователь Windows" w:date="2021-01-27T15:46:00Z">
            <w:rPr/>
          </w:rPrChange>
        </w:rPr>
        <w:t xml:space="preserve">улучшить быстродействие </w:t>
      </w:r>
      <w:del w:id="64" w:author="Пользователь Windows" w:date="2021-01-27T15:49:00Z">
        <w:r w:rsidRPr="005F7973" w:rsidDel="00B030F8">
          <w:rPr>
            <w:rFonts w:ascii="Times New Roman" w:hAnsi="Times New Roman" w:cs="Times New Roman"/>
            <w:sz w:val="28"/>
            <w:rPrChange w:id="65" w:author="Пользователь Windows" w:date="2021-01-27T15:46:00Z">
              <w:rPr/>
            </w:rPrChange>
          </w:rPr>
          <w:delText xml:space="preserve">данной </w:delText>
        </w:r>
      </w:del>
      <w:r w:rsidRPr="005F7973">
        <w:rPr>
          <w:rFonts w:ascii="Times New Roman" w:hAnsi="Times New Roman" w:cs="Times New Roman"/>
          <w:sz w:val="28"/>
          <w:rPrChange w:id="66" w:author="Пользователь Windows" w:date="2021-01-27T15:46:00Z">
            <w:rPr/>
          </w:rPrChange>
        </w:rPr>
        <w:t>автоматики</w:t>
      </w:r>
      <w:commentRangeEnd w:id="27"/>
      <w:r>
        <w:rPr>
          <w:rStyle w:val="CommentReference"/>
        </w:rPr>
        <w:commentReference w:id="27"/>
      </w:r>
      <w:commentRangeEnd w:id="28"/>
      <w:r>
        <w:rPr>
          <w:rStyle w:val="CommentReference"/>
        </w:rPr>
        <w:commentReference w:id="28"/>
      </w:r>
      <w:commentRangeEnd w:id="29"/>
      <w:r w:rsidR="00B030F8">
        <w:rPr>
          <w:rStyle w:val="CommentReference"/>
        </w:rPr>
        <w:commentReference w:id="29"/>
      </w:r>
      <w:r w:rsidRPr="005F7973">
        <w:rPr>
          <w:rFonts w:ascii="Times New Roman" w:hAnsi="Times New Roman" w:cs="Times New Roman"/>
          <w:sz w:val="28"/>
          <w:rPrChange w:id="67" w:author="Пользователь Windows" w:date="2021-01-27T15:46:00Z">
            <w:rPr/>
          </w:rPrChange>
        </w:rPr>
        <w:t xml:space="preserve"> за счет применения </w:t>
      </w:r>
      <w:del w:id="68" w:author="Пользователь Windows" w:date="2021-01-27T15:49:00Z">
        <w:r w:rsidRPr="005F7973" w:rsidDel="00B030F8">
          <w:rPr>
            <w:rFonts w:ascii="Times New Roman" w:hAnsi="Times New Roman" w:cs="Times New Roman"/>
            <w:sz w:val="28"/>
            <w:rPrChange w:id="69" w:author="Пользователь Windows" w:date="2021-01-27T15:46:00Z">
              <w:rPr/>
            </w:rPrChange>
          </w:rPr>
          <w:delText xml:space="preserve">оригинального </w:delText>
        </w:r>
      </w:del>
      <w:r w:rsidRPr="005F7973">
        <w:rPr>
          <w:rFonts w:ascii="Times New Roman" w:hAnsi="Times New Roman" w:cs="Times New Roman"/>
          <w:sz w:val="28"/>
          <w:rPrChange w:id="70" w:author="Пользователь Windows" w:date="2021-01-27T15:46:00Z">
            <w:rPr/>
          </w:rPrChange>
        </w:rPr>
        <w:t>алгоритма</w:t>
      </w:r>
      <w:ins w:id="71" w:author="Пользователь Windows" w:date="2021-01-27T15:49:00Z">
        <w:r w:rsidR="00B030F8">
          <w:rPr>
            <w:rFonts w:ascii="Times New Roman" w:hAnsi="Times New Roman" w:cs="Times New Roman"/>
            <w:sz w:val="28"/>
          </w:rPr>
          <w:t xml:space="preserve"> идентификации возникновения АР</w:t>
        </w:r>
      </w:ins>
      <w:r w:rsidRPr="005F7973">
        <w:rPr>
          <w:rFonts w:ascii="Times New Roman" w:hAnsi="Times New Roman" w:cs="Times New Roman"/>
          <w:sz w:val="28"/>
          <w:rPrChange w:id="72" w:author="Пользователь Windows" w:date="2021-01-27T15:46:00Z">
            <w:rPr/>
          </w:rPrChange>
        </w:rPr>
        <w:t xml:space="preserve"> с использованием предиктивных технологий</w:t>
      </w:r>
      <w:r w:rsidR="00585030" w:rsidRPr="005F7973">
        <w:rPr>
          <w:rFonts w:ascii="Times New Roman" w:hAnsi="Times New Roman" w:cs="Times New Roman"/>
          <w:sz w:val="28"/>
          <w:rPrChange w:id="73" w:author="Пользователь Windows" w:date="2021-01-27T15:46:00Z">
            <w:rPr/>
          </w:rPrChange>
        </w:rPr>
        <w:t>.</w:t>
      </w:r>
    </w:p>
    <w:p w14:paraId="63CA37D5" w14:textId="0819AE72" w:rsidR="00585030" w:rsidDel="00B030F8" w:rsidRDefault="00C34E4B" w:rsidP="00C34E4B">
      <w:pPr>
        <w:spacing w:after="0" w:line="360" w:lineRule="auto"/>
        <w:ind w:firstLine="709"/>
        <w:contextualSpacing/>
        <w:jc w:val="both"/>
        <w:rPr>
          <w:del w:id="74" w:author="Пользователь Windows" w:date="2021-01-27T15:50:00Z"/>
          <w:rFonts w:ascii="Times New Roman" w:hAnsi="Times New Roman" w:cs="Times New Roman"/>
          <w:sz w:val="28"/>
        </w:rPr>
      </w:pPr>
      <w:del w:id="75" w:author="Пользователь Windows" w:date="2021-01-27T15:50:00Z">
        <w:r w:rsidRPr="00C34E4B" w:rsidDel="00B030F8">
          <w:rPr>
            <w:rFonts w:ascii="Times New Roman" w:hAnsi="Times New Roman" w:cs="Times New Roman"/>
            <w:sz w:val="28"/>
          </w:rPr>
          <w:delText>В настоящее время в энергосистемах примеры реализации централизованной автоматики ликвидации асинхронного режима</w:delText>
        </w:r>
        <w:r w:rsidR="00352500" w:rsidRPr="00352500" w:rsidDel="00B030F8">
          <w:rPr>
            <w:rFonts w:ascii="Times New Roman" w:hAnsi="Times New Roman" w:cs="Times New Roman"/>
            <w:sz w:val="28"/>
          </w:rPr>
          <w:delText xml:space="preserve"> </w:delText>
        </w:r>
        <w:r w:rsidR="00352500" w:rsidRPr="00C34E4B" w:rsidDel="00B030F8">
          <w:rPr>
            <w:rFonts w:ascii="Times New Roman" w:hAnsi="Times New Roman" w:cs="Times New Roman"/>
            <w:sz w:val="28"/>
          </w:rPr>
          <w:delText>отсутствуют</w:delText>
        </w:r>
        <w:r w:rsidR="00877B1B" w:rsidDel="00B030F8">
          <w:rPr>
            <w:rFonts w:ascii="Times New Roman" w:hAnsi="Times New Roman" w:cs="Times New Roman"/>
            <w:sz w:val="28"/>
          </w:rPr>
          <w:delText>.</w:delText>
        </w:r>
      </w:del>
    </w:p>
    <w:p w14:paraId="4E0C3EA2" w14:textId="77777777" w:rsidR="00B030F8" w:rsidRDefault="00146B3B" w:rsidP="00C34E4B">
      <w:pPr>
        <w:spacing w:after="0" w:line="360" w:lineRule="auto"/>
        <w:ind w:firstLine="709"/>
        <w:contextualSpacing/>
        <w:jc w:val="both"/>
        <w:rPr>
          <w:ins w:id="76" w:author="Пользователь Windows" w:date="2021-01-27T15:51:00Z"/>
          <w:rFonts w:ascii="Times New Roman" w:hAnsi="Times New Roman" w:cs="Times New Roman"/>
          <w:sz w:val="28"/>
        </w:rPr>
      </w:pPr>
      <w:r w:rsidRPr="00146B3B">
        <w:rPr>
          <w:rFonts w:ascii="Times New Roman" w:hAnsi="Times New Roman" w:cs="Times New Roman"/>
          <w:sz w:val="28"/>
        </w:rPr>
        <w:t>В зарубежных энергосистемах активно веду</w:t>
      </w:r>
      <w:ins w:id="77" w:author="Пользователь Windows" w:date="2021-01-27T15:51:00Z">
        <w:r w:rsidR="00B030F8">
          <w:rPr>
            <w:rFonts w:ascii="Times New Roman" w:hAnsi="Times New Roman" w:cs="Times New Roman"/>
            <w:sz w:val="28"/>
          </w:rPr>
          <w:t>т</w:t>
        </w:r>
      </w:ins>
      <w:r w:rsidRPr="00146B3B">
        <w:rPr>
          <w:rFonts w:ascii="Times New Roman" w:hAnsi="Times New Roman" w:cs="Times New Roman"/>
          <w:sz w:val="28"/>
        </w:rPr>
        <w:t xml:space="preserve">ся работы по разработке и внедрению технологии </w:t>
      </w:r>
      <w:r w:rsidR="00877B1B">
        <w:rPr>
          <w:rFonts w:ascii="Times New Roman" w:hAnsi="Times New Roman" w:cs="Times New Roman"/>
          <w:sz w:val="28"/>
        </w:rPr>
        <w:t>WAMPAC</w:t>
      </w:r>
      <w:r w:rsidR="00877B1B" w:rsidRPr="00877B1B">
        <w:rPr>
          <w:rFonts w:ascii="Times New Roman" w:hAnsi="Times New Roman" w:cs="Times New Roman"/>
          <w:sz w:val="28"/>
        </w:rPr>
        <w:t xml:space="preserve"> </w:t>
      </w:r>
      <w:r w:rsidR="00877B1B">
        <w:rPr>
          <w:rFonts w:ascii="Times New Roman" w:hAnsi="Times New Roman" w:cs="Times New Roman"/>
          <w:sz w:val="28"/>
        </w:rPr>
        <w:t>(</w:t>
      </w:r>
      <w:proofErr w:type="spellStart"/>
      <w:r w:rsidR="00877B1B" w:rsidRPr="00877B1B">
        <w:rPr>
          <w:rFonts w:ascii="Times New Roman" w:hAnsi="Times New Roman" w:cs="Times New Roman"/>
          <w:sz w:val="28"/>
        </w:rPr>
        <w:t>wide-area</w:t>
      </w:r>
      <w:proofErr w:type="spellEnd"/>
      <w:r w:rsidR="00877B1B" w:rsidRPr="00877B1B">
        <w:rPr>
          <w:rFonts w:ascii="Times New Roman" w:hAnsi="Times New Roman" w:cs="Times New Roman"/>
          <w:sz w:val="28"/>
        </w:rPr>
        <w:t xml:space="preserve"> </w:t>
      </w:r>
      <w:proofErr w:type="spellStart"/>
      <w:r w:rsidR="00877B1B" w:rsidRPr="00877B1B">
        <w:rPr>
          <w:rFonts w:ascii="Times New Roman" w:hAnsi="Times New Roman" w:cs="Times New Roman"/>
          <w:sz w:val="28"/>
        </w:rPr>
        <w:t>monitoring</w:t>
      </w:r>
      <w:proofErr w:type="spellEnd"/>
      <w:r w:rsidR="00877B1B" w:rsidRPr="00877B1B">
        <w:rPr>
          <w:rFonts w:ascii="Times New Roman" w:hAnsi="Times New Roman" w:cs="Times New Roman"/>
          <w:sz w:val="28"/>
        </w:rPr>
        <w:t xml:space="preserve">, </w:t>
      </w:r>
      <w:proofErr w:type="spellStart"/>
      <w:r w:rsidR="00877B1B">
        <w:rPr>
          <w:rFonts w:ascii="Times New Roman" w:hAnsi="Times New Roman" w:cs="Times New Roman"/>
          <w:sz w:val="28"/>
        </w:rPr>
        <w:t>protectio</w:t>
      </w:r>
      <w:r w:rsidR="009408D3">
        <w:rPr>
          <w:rFonts w:ascii="Times New Roman" w:hAnsi="Times New Roman" w:cs="Times New Roman"/>
          <w:sz w:val="28"/>
        </w:rPr>
        <w:t>n</w:t>
      </w:r>
      <w:proofErr w:type="spellEnd"/>
      <w:r w:rsidR="00877B1B">
        <w:rPr>
          <w:rFonts w:ascii="Times New Roman" w:hAnsi="Times New Roman" w:cs="Times New Roman"/>
          <w:sz w:val="28"/>
        </w:rPr>
        <w:t xml:space="preserve"> </w:t>
      </w:r>
      <w:proofErr w:type="spellStart"/>
      <w:r w:rsidR="00877B1B">
        <w:rPr>
          <w:rFonts w:ascii="Times New Roman" w:hAnsi="Times New Roman" w:cs="Times New Roman"/>
          <w:sz w:val="28"/>
        </w:rPr>
        <w:t>and</w:t>
      </w:r>
      <w:proofErr w:type="spellEnd"/>
      <w:r w:rsidR="00877B1B">
        <w:rPr>
          <w:rFonts w:ascii="Times New Roman" w:hAnsi="Times New Roman" w:cs="Times New Roman"/>
          <w:sz w:val="28"/>
        </w:rPr>
        <w:t xml:space="preserve"> </w:t>
      </w:r>
      <w:proofErr w:type="spellStart"/>
      <w:r w:rsidR="00877B1B">
        <w:rPr>
          <w:rFonts w:ascii="Times New Roman" w:hAnsi="Times New Roman" w:cs="Times New Roman"/>
          <w:sz w:val="28"/>
        </w:rPr>
        <w:t>control</w:t>
      </w:r>
      <w:proofErr w:type="spellEnd"/>
      <w:r w:rsidR="00877B1B">
        <w:rPr>
          <w:rFonts w:ascii="Times New Roman" w:hAnsi="Times New Roman" w:cs="Times New Roman"/>
          <w:sz w:val="28"/>
        </w:rPr>
        <w:t>)</w:t>
      </w:r>
      <w:r w:rsidR="006222FB">
        <w:rPr>
          <w:rFonts w:ascii="Times New Roman" w:hAnsi="Times New Roman" w:cs="Times New Roman"/>
          <w:sz w:val="28"/>
        </w:rPr>
        <w:t xml:space="preserve">, </w:t>
      </w:r>
      <w:r w:rsidR="006222FB" w:rsidRPr="006222FB">
        <w:rPr>
          <w:rFonts w:ascii="Times New Roman" w:hAnsi="Times New Roman" w:cs="Times New Roman"/>
          <w:sz w:val="28"/>
        </w:rPr>
        <w:t>которая</w:t>
      </w:r>
      <w:r w:rsidR="006222FB">
        <w:rPr>
          <w:rFonts w:ascii="Times New Roman" w:hAnsi="Times New Roman" w:cs="Times New Roman"/>
          <w:sz w:val="28"/>
        </w:rPr>
        <w:t xml:space="preserve"> предназначена для</w:t>
      </w:r>
      <w:r w:rsidR="006222FB" w:rsidRPr="006222FB">
        <w:rPr>
          <w:rFonts w:ascii="Times New Roman" w:hAnsi="Times New Roman" w:cs="Times New Roman"/>
          <w:sz w:val="28"/>
        </w:rPr>
        <w:t xml:space="preserve"> централиз</w:t>
      </w:r>
      <w:r w:rsidR="006222FB">
        <w:rPr>
          <w:rFonts w:ascii="Times New Roman" w:hAnsi="Times New Roman" w:cs="Times New Roman"/>
          <w:sz w:val="28"/>
        </w:rPr>
        <w:t>ации</w:t>
      </w:r>
      <w:r w:rsidR="006222FB" w:rsidRPr="006222FB">
        <w:rPr>
          <w:rFonts w:ascii="Times New Roman" w:hAnsi="Times New Roman" w:cs="Times New Roman"/>
          <w:sz w:val="28"/>
        </w:rPr>
        <w:t xml:space="preserve"> </w:t>
      </w:r>
      <w:r w:rsidR="006222FB">
        <w:rPr>
          <w:rFonts w:ascii="Times New Roman" w:hAnsi="Times New Roman" w:cs="Times New Roman"/>
          <w:sz w:val="28"/>
        </w:rPr>
        <w:t xml:space="preserve">информации об энергосистеме для </w:t>
      </w:r>
      <w:r w:rsidR="006222FB">
        <w:rPr>
          <w:rFonts w:ascii="Times New Roman" w:hAnsi="Times New Roman" w:cs="Times New Roman"/>
          <w:sz w:val="28"/>
        </w:rPr>
        <w:lastRenderedPageBreak/>
        <w:t>мониторинга, анализа,</w:t>
      </w:r>
      <w:r w:rsidR="006222FB" w:rsidRPr="006222FB">
        <w:rPr>
          <w:rFonts w:ascii="Times New Roman" w:hAnsi="Times New Roman" w:cs="Times New Roman"/>
          <w:sz w:val="28"/>
        </w:rPr>
        <w:t xml:space="preserve"> прогнозирования состояния энергосистемы</w:t>
      </w:r>
      <w:r w:rsidR="006222FB">
        <w:rPr>
          <w:rFonts w:ascii="Times New Roman" w:hAnsi="Times New Roman" w:cs="Times New Roman"/>
          <w:sz w:val="28"/>
        </w:rPr>
        <w:t xml:space="preserve"> и распределения сигналов о необходимости </w:t>
      </w:r>
      <w:r w:rsidR="00395118">
        <w:rPr>
          <w:rFonts w:ascii="Times New Roman" w:hAnsi="Times New Roman" w:cs="Times New Roman"/>
          <w:sz w:val="28"/>
        </w:rPr>
        <w:t xml:space="preserve">выбора </w:t>
      </w:r>
      <w:r w:rsidR="006222FB">
        <w:rPr>
          <w:rFonts w:ascii="Times New Roman" w:hAnsi="Times New Roman" w:cs="Times New Roman"/>
          <w:sz w:val="28"/>
        </w:rPr>
        <w:t>управляющих воздействий на нижестоящие устройства противоаварийной автоматики</w:t>
      </w:r>
      <w:r w:rsidR="005A5F6B">
        <w:rPr>
          <w:rFonts w:ascii="Times New Roman" w:hAnsi="Times New Roman" w:cs="Times New Roman"/>
          <w:sz w:val="28"/>
        </w:rPr>
        <w:t xml:space="preserve"> </w:t>
      </w:r>
      <w:sdt>
        <w:sdtPr>
          <w:rPr>
            <w:rFonts w:ascii="Times New Roman" w:hAnsi="Times New Roman" w:cs="Times New Roman"/>
            <w:sz w:val="28"/>
          </w:rPr>
          <w:id w:val="-1069496886"/>
          <w:citation/>
        </w:sdtPr>
        <w:sdtEndPr/>
        <w:sdtContent>
          <w:r w:rsidR="005A5F6B">
            <w:rPr>
              <w:rFonts w:ascii="Times New Roman" w:hAnsi="Times New Roman" w:cs="Times New Roman"/>
              <w:sz w:val="28"/>
            </w:rPr>
            <w:fldChar w:fldCharType="begin"/>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CITATION</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AJo</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l</w:instrText>
          </w:r>
          <w:r w:rsidR="005A5F6B" w:rsidRPr="005A5F6B">
            <w:rPr>
              <w:rFonts w:ascii="Times New Roman" w:hAnsi="Times New Roman" w:cs="Times New Roman"/>
              <w:sz w:val="28"/>
            </w:rPr>
            <w:instrText xml:space="preserve"> 1033 </w:instrText>
          </w:r>
          <w:r w:rsidR="005A5F6B">
            <w:rPr>
              <w:rFonts w:ascii="Times New Roman" w:hAnsi="Times New Roman" w:cs="Times New Roman"/>
              <w:sz w:val="28"/>
            </w:rPr>
            <w:fldChar w:fldCharType="separate"/>
          </w:r>
          <w:r w:rsidR="00387B53" w:rsidRPr="00CF7458">
            <w:rPr>
              <w:rFonts w:ascii="Times New Roman" w:hAnsi="Times New Roman" w:cs="Times New Roman"/>
              <w:noProof/>
              <w:sz w:val="28"/>
            </w:rPr>
            <w:t>[2]</w:t>
          </w:r>
          <w:r w:rsidR="005A5F6B">
            <w:rPr>
              <w:rFonts w:ascii="Times New Roman" w:hAnsi="Times New Roman" w:cs="Times New Roman"/>
              <w:sz w:val="28"/>
            </w:rPr>
            <w:fldChar w:fldCharType="end"/>
          </w:r>
        </w:sdtContent>
      </w:sdt>
      <w:r w:rsidR="006222FB">
        <w:rPr>
          <w:rFonts w:ascii="Times New Roman" w:hAnsi="Times New Roman" w:cs="Times New Roman"/>
          <w:sz w:val="28"/>
        </w:rPr>
        <w:t>.</w:t>
      </w:r>
      <w:r w:rsidR="009408D3">
        <w:rPr>
          <w:rFonts w:ascii="Times New Roman" w:hAnsi="Times New Roman" w:cs="Times New Roman"/>
          <w:sz w:val="28"/>
        </w:rPr>
        <w:t xml:space="preserve"> </w:t>
      </w:r>
      <w:r w:rsidR="00CA6200">
        <w:rPr>
          <w:rFonts w:ascii="Times New Roman" w:hAnsi="Times New Roman" w:cs="Times New Roman"/>
          <w:sz w:val="28"/>
        </w:rPr>
        <w:t xml:space="preserve">Системы </w:t>
      </w:r>
      <w:r w:rsidR="00CA6200">
        <w:rPr>
          <w:rFonts w:ascii="Times New Roman" w:hAnsi="Times New Roman" w:cs="Times New Roman"/>
          <w:sz w:val="28"/>
          <w:lang w:val="en-US"/>
        </w:rPr>
        <w:t>WAM</w:t>
      </w:r>
      <w:r>
        <w:rPr>
          <w:rFonts w:ascii="Times New Roman" w:hAnsi="Times New Roman" w:cs="Times New Roman"/>
          <w:sz w:val="28"/>
          <w:lang w:val="en-US"/>
        </w:rPr>
        <w:t>S</w:t>
      </w:r>
      <w:r w:rsidR="00CA6200">
        <w:rPr>
          <w:rFonts w:ascii="Times New Roman" w:hAnsi="Times New Roman" w:cs="Times New Roman"/>
          <w:sz w:val="28"/>
        </w:rPr>
        <w:t>,</w:t>
      </w:r>
      <w:r w:rsidR="009408D3">
        <w:rPr>
          <w:rFonts w:ascii="Times New Roman" w:hAnsi="Times New Roman" w:cs="Times New Roman"/>
          <w:sz w:val="28"/>
        </w:rPr>
        <w:t xml:space="preserve"> </w:t>
      </w:r>
      <w:r w:rsidR="009408D3">
        <w:rPr>
          <w:rFonts w:ascii="Times New Roman" w:hAnsi="Times New Roman" w:cs="Times New Roman"/>
          <w:sz w:val="28"/>
          <w:lang w:val="en-US"/>
        </w:rPr>
        <w:t>WAP</w:t>
      </w:r>
      <w:r>
        <w:rPr>
          <w:rFonts w:ascii="Times New Roman" w:hAnsi="Times New Roman" w:cs="Times New Roman"/>
          <w:sz w:val="28"/>
          <w:lang w:val="en-US"/>
        </w:rPr>
        <w:t>S</w:t>
      </w:r>
      <w:r w:rsidR="009408D3" w:rsidRPr="00CA6200">
        <w:rPr>
          <w:rFonts w:ascii="Times New Roman" w:hAnsi="Times New Roman" w:cs="Times New Roman"/>
          <w:sz w:val="28"/>
        </w:rPr>
        <w:t xml:space="preserve"> </w:t>
      </w:r>
      <w:r w:rsidR="009408D3">
        <w:rPr>
          <w:rFonts w:ascii="Times New Roman" w:hAnsi="Times New Roman" w:cs="Times New Roman"/>
          <w:sz w:val="28"/>
        </w:rPr>
        <w:t xml:space="preserve">и </w:t>
      </w:r>
      <w:r w:rsidR="009408D3">
        <w:rPr>
          <w:rFonts w:ascii="Times New Roman" w:hAnsi="Times New Roman" w:cs="Times New Roman"/>
          <w:sz w:val="28"/>
          <w:lang w:val="en-US"/>
        </w:rPr>
        <w:t>WAC</w:t>
      </w:r>
      <w:r>
        <w:rPr>
          <w:rFonts w:ascii="Times New Roman" w:hAnsi="Times New Roman" w:cs="Times New Roman"/>
          <w:sz w:val="28"/>
          <w:lang w:val="en-US"/>
        </w:rPr>
        <w:t>S</w:t>
      </w:r>
      <w:r w:rsidR="009408D3" w:rsidRPr="00CA6200">
        <w:rPr>
          <w:rFonts w:ascii="Times New Roman" w:hAnsi="Times New Roman" w:cs="Times New Roman"/>
          <w:sz w:val="28"/>
        </w:rPr>
        <w:t xml:space="preserve"> </w:t>
      </w:r>
      <w:r w:rsidR="00CA6200">
        <w:rPr>
          <w:rFonts w:ascii="Times New Roman" w:hAnsi="Times New Roman" w:cs="Times New Roman"/>
          <w:sz w:val="28"/>
        </w:rPr>
        <w:t xml:space="preserve">имеют </w:t>
      </w:r>
      <w:r w:rsidR="004033D6" w:rsidRPr="004033D6">
        <w:rPr>
          <w:rFonts w:ascii="Times New Roman" w:hAnsi="Times New Roman" w:cs="Times New Roman"/>
          <w:sz w:val="28"/>
        </w:rPr>
        <w:t>сходство</w:t>
      </w:r>
      <w:r w:rsidR="004033D6">
        <w:rPr>
          <w:rFonts w:ascii="Times New Roman" w:hAnsi="Times New Roman" w:cs="Times New Roman"/>
          <w:sz w:val="28"/>
        </w:rPr>
        <w:t>, которое</w:t>
      </w:r>
      <w:r w:rsidR="004033D6" w:rsidRPr="004033D6">
        <w:rPr>
          <w:rFonts w:ascii="Times New Roman" w:hAnsi="Times New Roman" w:cs="Times New Roman"/>
          <w:sz w:val="28"/>
        </w:rPr>
        <w:t xml:space="preserve"> благоприятствует</w:t>
      </w:r>
      <w:r w:rsidR="004033D6">
        <w:rPr>
          <w:rFonts w:ascii="Times New Roman" w:hAnsi="Times New Roman" w:cs="Times New Roman"/>
          <w:sz w:val="28"/>
        </w:rPr>
        <w:t xml:space="preserve"> </w:t>
      </w:r>
      <w:commentRangeStart w:id="78"/>
      <w:commentRangeStart w:id="79"/>
      <w:r>
        <w:rPr>
          <w:rFonts w:ascii="Times New Roman" w:hAnsi="Times New Roman" w:cs="Times New Roman"/>
          <w:sz w:val="28"/>
        </w:rPr>
        <w:t>их</w:t>
      </w:r>
      <w:r w:rsidRPr="004033D6">
        <w:rPr>
          <w:rFonts w:ascii="Times New Roman" w:hAnsi="Times New Roman" w:cs="Times New Roman"/>
          <w:sz w:val="28"/>
        </w:rPr>
        <w:t xml:space="preserve"> интегр</w:t>
      </w:r>
      <w:r>
        <w:rPr>
          <w:rFonts w:ascii="Times New Roman" w:hAnsi="Times New Roman" w:cs="Times New Roman"/>
          <w:sz w:val="28"/>
        </w:rPr>
        <w:t>ации</w:t>
      </w:r>
      <w:r w:rsidRPr="004033D6">
        <w:rPr>
          <w:rFonts w:ascii="Times New Roman" w:hAnsi="Times New Roman" w:cs="Times New Roman"/>
          <w:sz w:val="28"/>
        </w:rPr>
        <w:t xml:space="preserve"> </w:t>
      </w:r>
      <w:r>
        <w:rPr>
          <w:rFonts w:ascii="Times New Roman" w:hAnsi="Times New Roman" w:cs="Times New Roman"/>
          <w:sz w:val="28"/>
        </w:rPr>
        <w:t>в систему</w:t>
      </w:r>
      <w:r w:rsidRPr="004033D6">
        <w:rPr>
          <w:rFonts w:ascii="Times New Roman" w:hAnsi="Times New Roman" w:cs="Times New Roman"/>
          <w:sz w:val="28"/>
        </w:rPr>
        <w:t xml:space="preserve"> WAMPAC</w:t>
      </w:r>
      <w:commentRangeEnd w:id="78"/>
      <w:r>
        <w:rPr>
          <w:rStyle w:val="CommentReference"/>
        </w:rPr>
        <w:commentReference w:id="78"/>
      </w:r>
      <w:commentRangeEnd w:id="79"/>
      <w:r>
        <w:rPr>
          <w:rStyle w:val="CommentReference"/>
        </w:rPr>
        <w:commentReference w:id="79"/>
      </w:r>
      <w:r w:rsidR="004033D6">
        <w:rPr>
          <w:rFonts w:ascii="Times New Roman" w:hAnsi="Times New Roman" w:cs="Times New Roman"/>
          <w:sz w:val="28"/>
        </w:rPr>
        <w:t>.</w:t>
      </w:r>
    </w:p>
    <w:p w14:paraId="5FCCD7F8" w14:textId="16E2349D" w:rsidR="00877B1B" w:rsidRPr="0000341F" w:rsidRDefault="00750235" w:rsidP="00C34E4B">
      <w:pPr>
        <w:spacing w:after="0" w:line="360" w:lineRule="auto"/>
        <w:ind w:firstLine="709"/>
        <w:contextualSpacing/>
        <w:jc w:val="both"/>
        <w:rPr>
          <w:rFonts w:ascii="Times New Roman" w:hAnsi="Times New Roman" w:cs="Times New Roman"/>
          <w:sz w:val="28"/>
        </w:rPr>
      </w:pPr>
      <w:del w:id="80" w:author="Пользователь Windows" w:date="2021-01-27T15:51:00Z">
        <w:r w:rsidDel="00B030F8">
          <w:rPr>
            <w:rFonts w:ascii="Times New Roman" w:hAnsi="Times New Roman" w:cs="Times New Roman"/>
            <w:sz w:val="28"/>
          </w:rPr>
          <w:delText xml:space="preserve"> Схожесть </w:delText>
        </w:r>
        <w:r w:rsidR="0048739D" w:rsidDel="00B030F8">
          <w:rPr>
            <w:rFonts w:ascii="Times New Roman" w:hAnsi="Times New Roman" w:cs="Times New Roman"/>
            <w:sz w:val="28"/>
          </w:rPr>
          <w:delText>данных</w:delText>
        </w:r>
      </w:del>
      <w:ins w:id="81" w:author="Пользователь Windows" w:date="2021-01-27T15:51:00Z">
        <w:r w:rsidR="00B030F8">
          <w:rPr>
            <w:rFonts w:ascii="Times New Roman" w:hAnsi="Times New Roman" w:cs="Times New Roman"/>
            <w:sz w:val="28"/>
          </w:rPr>
          <w:t>Общим для</w:t>
        </w:r>
      </w:ins>
      <w:r>
        <w:rPr>
          <w:rFonts w:ascii="Times New Roman" w:hAnsi="Times New Roman" w:cs="Times New Roman"/>
          <w:sz w:val="28"/>
        </w:rPr>
        <w:t xml:space="preserve"> систем </w:t>
      </w:r>
      <w:ins w:id="82" w:author="Пользователь Windows" w:date="2021-01-27T15:51:00Z">
        <w:r w:rsidR="00B030F8">
          <w:rPr>
            <w:rFonts w:ascii="Times New Roman" w:hAnsi="Times New Roman" w:cs="Times New Roman"/>
            <w:sz w:val="28"/>
            <w:lang w:val="en-US"/>
          </w:rPr>
          <w:t>WAMPAC</w:t>
        </w:r>
        <w:r w:rsidR="00B030F8" w:rsidRPr="00B030F8">
          <w:rPr>
            <w:rFonts w:ascii="Times New Roman" w:hAnsi="Times New Roman" w:cs="Times New Roman"/>
            <w:sz w:val="28"/>
            <w:rPrChange w:id="83" w:author="Пользователь Windows" w:date="2021-01-27T15:51:00Z">
              <w:rPr>
                <w:rFonts w:ascii="Times New Roman" w:hAnsi="Times New Roman" w:cs="Times New Roman"/>
                <w:sz w:val="28"/>
                <w:lang w:val="en-US"/>
              </w:rPr>
            </w:rPrChange>
          </w:rPr>
          <w:t xml:space="preserve">, </w:t>
        </w:r>
      </w:ins>
      <w:ins w:id="84" w:author="Пользователь Windows" w:date="2021-01-27T15:52:00Z">
        <w:r w:rsidR="00B030F8">
          <w:rPr>
            <w:rFonts w:ascii="Times New Roman" w:hAnsi="Times New Roman" w:cs="Times New Roman"/>
            <w:sz w:val="28"/>
          </w:rPr>
          <w:t xml:space="preserve">использующих данные СВИ, </w:t>
        </w:r>
      </w:ins>
      <w:del w:id="85" w:author="Пользователь Windows" w:date="2021-01-27T15:52:00Z">
        <w:r w:rsidDel="00B030F8">
          <w:rPr>
            <w:rFonts w:ascii="Times New Roman" w:hAnsi="Times New Roman" w:cs="Times New Roman"/>
            <w:sz w:val="28"/>
          </w:rPr>
          <w:delText>в первую очередь состоит в</w:delText>
        </w:r>
      </w:del>
      <w:ins w:id="86" w:author="Пользователь Windows" w:date="2021-01-27T15:52:00Z">
        <w:r w:rsidR="00B030F8">
          <w:rPr>
            <w:rFonts w:ascii="Times New Roman" w:hAnsi="Times New Roman" w:cs="Times New Roman"/>
            <w:sz w:val="28"/>
          </w:rPr>
          <w:t>является</w:t>
        </w:r>
      </w:ins>
      <w:r>
        <w:rPr>
          <w:rFonts w:ascii="Times New Roman" w:hAnsi="Times New Roman" w:cs="Times New Roman"/>
          <w:sz w:val="28"/>
        </w:rPr>
        <w:t xml:space="preserve"> сбор</w:t>
      </w:r>
      <w:del w:id="87" w:author="Пользователь Windows" w:date="2021-01-27T15:52:00Z">
        <w:r w:rsidDel="00B030F8">
          <w:rPr>
            <w:rFonts w:ascii="Times New Roman" w:hAnsi="Times New Roman" w:cs="Times New Roman"/>
            <w:sz w:val="28"/>
          </w:rPr>
          <w:delText>е</w:delText>
        </w:r>
      </w:del>
      <w:r>
        <w:rPr>
          <w:rFonts w:ascii="Times New Roman" w:hAnsi="Times New Roman" w:cs="Times New Roman"/>
          <w:sz w:val="28"/>
        </w:rPr>
        <w:t xml:space="preserve"> данных </w:t>
      </w:r>
      <w:del w:id="88" w:author="Пользователь Windows" w:date="2021-01-27T15:52:00Z">
        <w:r w:rsidDel="00B030F8">
          <w:rPr>
            <w:rFonts w:ascii="Times New Roman" w:hAnsi="Times New Roman" w:cs="Times New Roman"/>
            <w:sz w:val="28"/>
          </w:rPr>
          <w:delText>с энергосистемы</w:delText>
        </w:r>
        <w:r w:rsidR="00F82DD1" w:rsidDel="00B030F8">
          <w:rPr>
            <w:rFonts w:ascii="Times New Roman" w:hAnsi="Times New Roman" w:cs="Times New Roman"/>
            <w:sz w:val="28"/>
          </w:rPr>
          <w:delText xml:space="preserve"> </w:delText>
        </w:r>
      </w:del>
      <w:r>
        <w:rPr>
          <w:rFonts w:ascii="Times New Roman" w:hAnsi="Times New Roman" w:cs="Times New Roman"/>
          <w:sz w:val="28"/>
        </w:rPr>
        <w:t>(</w:t>
      </w:r>
      <w:commentRangeStart w:id="89"/>
      <w:commentRangeStart w:id="90"/>
      <w:r w:rsidR="003131BF">
        <w:rPr>
          <w:rFonts w:ascii="Times New Roman" w:hAnsi="Times New Roman" w:cs="Times New Roman"/>
          <w:sz w:val="28"/>
        </w:rPr>
        <w:t>рисунке 1</w:t>
      </w:r>
      <w:r>
        <w:rPr>
          <w:rFonts w:ascii="Times New Roman" w:hAnsi="Times New Roman" w:cs="Times New Roman"/>
          <w:sz w:val="28"/>
        </w:rPr>
        <w:t>)</w:t>
      </w:r>
      <w:r w:rsidR="003131BF">
        <w:rPr>
          <w:rFonts w:ascii="Times New Roman" w:hAnsi="Times New Roman" w:cs="Times New Roman"/>
          <w:sz w:val="28"/>
        </w:rPr>
        <w:t>.</w:t>
      </w:r>
      <w:r w:rsidR="003131BF" w:rsidRPr="0000341F">
        <w:rPr>
          <w:rFonts w:ascii="Times New Roman" w:hAnsi="Times New Roman" w:cs="Times New Roman"/>
          <w:sz w:val="28"/>
        </w:rPr>
        <w:t xml:space="preserve"> </w:t>
      </w:r>
      <w:commentRangeEnd w:id="89"/>
      <w:r w:rsidR="003131BF">
        <w:rPr>
          <w:rStyle w:val="CommentReference"/>
        </w:rPr>
        <w:commentReference w:id="89"/>
      </w:r>
      <w:commentRangeEnd w:id="90"/>
      <w:r w:rsidR="0048739D">
        <w:rPr>
          <w:rStyle w:val="CommentReference"/>
        </w:rPr>
        <w:commentReference w:id="90"/>
      </w:r>
      <w:r w:rsidR="0000341F">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w:t>
      </w:r>
      <w:r w:rsidR="000B75AB">
        <w:rPr>
          <w:rFonts w:ascii="Times New Roman" w:hAnsi="Times New Roman" w:cs="Times New Roman"/>
          <w:sz w:val="28"/>
        </w:rPr>
        <w:t>электро</w:t>
      </w:r>
      <w:r w:rsidR="0000341F">
        <w:rPr>
          <w:rFonts w:ascii="Times New Roman" w:hAnsi="Times New Roman" w:cs="Times New Roman"/>
          <w:sz w:val="28"/>
        </w:rPr>
        <w:t>энергетики, а затем поступают в КСВД более в</w:t>
      </w:r>
      <w:r w:rsidR="00352500">
        <w:rPr>
          <w:rFonts w:ascii="Times New Roman" w:hAnsi="Times New Roman" w:cs="Times New Roman"/>
          <w:sz w:val="28"/>
        </w:rPr>
        <w:t>ысоко</w:t>
      </w:r>
      <w:r w:rsidR="0000341F">
        <w:rPr>
          <w:rFonts w:ascii="Times New Roman" w:hAnsi="Times New Roman" w:cs="Times New Roman"/>
          <w:sz w:val="28"/>
        </w:rPr>
        <w:t>го уровня. После этого данные со всех региональных КСВД собираются в КСВД</w:t>
      </w:r>
      <w:r w:rsidR="00352500">
        <w:rPr>
          <w:rFonts w:ascii="Times New Roman" w:hAnsi="Times New Roman" w:cs="Times New Roman"/>
          <w:sz w:val="28"/>
        </w:rPr>
        <w:t xml:space="preserve"> главного уровня</w:t>
      </w:r>
      <w:r w:rsidR="0000341F">
        <w:rPr>
          <w:rFonts w:ascii="Times New Roman" w:hAnsi="Times New Roman" w:cs="Times New Roman"/>
          <w:sz w:val="28"/>
        </w:rPr>
        <w:t>.</w:t>
      </w:r>
    </w:p>
    <w:p w14:paraId="50862D05" w14:textId="77777777" w:rsidR="008666DD" w:rsidRPr="008911B9" w:rsidRDefault="00F82DD1" w:rsidP="00F82DD1">
      <w:pPr>
        <w:spacing w:after="0" w:line="360" w:lineRule="auto"/>
        <w:ind w:firstLine="709"/>
        <w:contextualSpacing/>
        <w:jc w:val="center"/>
        <w:rPr>
          <w:rFonts w:ascii="Times New Roman" w:hAnsi="Times New Roman" w:cs="Times New Roman"/>
          <w:sz w:val="28"/>
          <w:lang w:val="en-US"/>
        </w:rPr>
      </w:pPr>
      <w:r w:rsidRPr="00F82DD1">
        <w:rPr>
          <w:noProof/>
          <w:lang w:eastAsia="ru-RU"/>
        </w:rPr>
        <w:drawing>
          <wp:inline distT="0" distB="0" distL="0" distR="0" wp14:anchorId="70ADD3B8" wp14:editId="57A040B7">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6006" cy="3409317"/>
                    </a:xfrm>
                    <a:prstGeom prst="rect">
                      <a:avLst/>
                    </a:prstGeom>
                  </pic:spPr>
                </pic:pic>
              </a:graphicData>
            </a:graphic>
          </wp:inline>
        </w:drawing>
      </w:r>
    </w:p>
    <w:p w14:paraId="4679F02F" w14:textId="644AE27E" w:rsidR="009D0F98" w:rsidRPr="0080299B" w:rsidRDefault="00F82DD1" w:rsidP="00F82DD1">
      <w:pPr>
        <w:spacing w:after="0" w:line="360" w:lineRule="auto"/>
        <w:ind w:firstLine="709"/>
        <w:contextualSpacing/>
        <w:jc w:val="center"/>
        <w:rPr>
          <w:ins w:id="91" w:author="Пользователь Windows" w:date="2021-01-27T15:52:00Z"/>
          <w:rFonts w:ascii="Times New Roman" w:hAnsi="Times New Roman" w:cs="Times New Roman"/>
          <w:sz w:val="28"/>
          <w:rPrChange w:id="92" w:author="Пользователь Windows" w:date="2021-01-27T18:40:00Z">
            <w:rPr>
              <w:ins w:id="93" w:author="Пользователь Windows" w:date="2021-01-27T15:52:00Z"/>
              <w:rFonts w:ascii="Times New Roman" w:hAnsi="Times New Roman" w:cs="Times New Roman"/>
              <w:sz w:val="28"/>
              <w:lang w:val="en-US"/>
            </w:rPr>
          </w:rPrChange>
        </w:rPr>
      </w:pPr>
      <w:r>
        <w:rPr>
          <w:rFonts w:ascii="Times New Roman" w:hAnsi="Times New Roman" w:cs="Times New Roman"/>
          <w:sz w:val="28"/>
        </w:rPr>
        <w:t xml:space="preserve">Рисунок 1 – </w:t>
      </w:r>
      <w:r w:rsidR="00750235">
        <w:rPr>
          <w:rFonts w:ascii="Times New Roman" w:hAnsi="Times New Roman" w:cs="Times New Roman"/>
          <w:sz w:val="28"/>
        </w:rPr>
        <w:t>Система сбора данных</w:t>
      </w:r>
      <w:r>
        <w:rPr>
          <w:rFonts w:ascii="Times New Roman" w:hAnsi="Times New Roman" w:cs="Times New Roman"/>
          <w:sz w:val="28"/>
        </w:rPr>
        <w:t xml:space="preserve"> </w:t>
      </w:r>
      <w:r>
        <w:rPr>
          <w:rFonts w:ascii="Times New Roman" w:hAnsi="Times New Roman" w:cs="Times New Roman"/>
          <w:sz w:val="28"/>
          <w:lang w:val="en-US"/>
        </w:rPr>
        <w:t>WAMPAC</w:t>
      </w:r>
    </w:p>
    <w:p w14:paraId="0EE39702" w14:textId="17672462" w:rsidR="00937FBA" w:rsidRDefault="00937FBA">
      <w:pPr>
        <w:spacing w:after="0" w:line="360" w:lineRule="auto"/>
        <w:ind w:firstLine="709"/>
        <w:contextualSpacing/>
        <w:jc w:val="both"/>
        <w:rPr>
          <w:ins w:id="94" w:author="Пользователь Windows" w:date="2021-01-27T16:25:00Z"/>
          <w:rFonts w:ascii="Times New Roman" w:hAnsi="Times New Roman" w:cs="Times New Roman"/>
          <w:sz w:val="28"/>
        </w:rPr>
        <w:pPrChange w:id="95" w:author="Пользователь Windows" w:date="2021-01-27T15:53:00Z">
          <w:pPr>
            <w:spacing w:after="0" w:line="360" w:lineRule="auto"/>
            <w:ind w:firstLine="709"/>
            <w:contextualSpacing/>
            <w:jc w:val="center"/>
          </w:pPr>
        </w:pPrChange>
      </w:pPr>
      <w:moveToRangeStart w:id="96" w:author="Пользователь Windows" w:date="2021-01-27T16:25:00Z" w:name="move62657172"/>
      <w:moveTo w:id="97" w:author="Пользователь Windows" w:date="2021-01-27T16:25:00Z">
        <w:r>
          <w:rPr>
            <w:rFonts w:ascii="Times New Roman" w:hAnsi="Times New Roman" w:cs="Times New Roman"/>
            <w:sz w:val="28"/>
          </w:rPr>
          <w:t xml:space="preserve">В случае централизованной АЛАР главный уровень в большинстве случаев будет отсутствовать, так как предметом контроля ЦАЛАР являются одно или несколько сечений. Следовательно, для работы ЦАЛАР необходим ограниченный объем данных СВИ. Таким образом, архитектура централизованной АЛАР содержит в себе региональный и объектовый уровни. А региональный КСВД может находиться как в РДУ или ОДУ, так и на объекте электроэнергетики, потому что на расположение сервера ЦАЛАР в первую очередь влияет скорость передачи данных СВИ от КСВД объектового уровня </w:t>
        </w:r>
        <w:r>
          <w:rPr>
            <w:rFonts w:ascii="Times New Roman" w:hAnsi="Times New Roman" w:cs="Times New Roman"/>
            <w:sz w:val="28"/>
          </w:rPr>
          <w:lastRenderedPageBreak/>
          <w:t>или автономных УСВИ и скорость передачи сигналов на устройства деления системы. Но при этом сервер ЦАЛАР будет находиться под управлением ОДУ или ЦДУ.</w:t>
        </w:r>
      </w:moveTo>
      <w:moveToRangeEnd w:id="96"/>
    </w:p>
    <w:p w14:paraId="27DFEEA4" w14:textId="20704A6A" w:rsidR="00B030F8" w:rsidRDefault="00B030F8">
      <w:pPr>
        <w:spacing w:after="0" w:line="360" w:lineRule="auto"/>
        <w:ind w:firstLine="709"/>
        <w:contextualSpacing/>
        <w:jc w:val="both"/>
        <w:rPr>
          <w:ins w:id="98" w:author="Пользователь Windows" w:date="2021-01-27T15:57:00Z"/>
          <w:rFonts w:ascii="Times New Roman" w:hAnsi="Times New Roman" w:cs="Times New Roman"/>
          <w:sz w:val="28"/>
        </w:rPr>
        <w:pPrChange w:id="99" w:author="Пользователь Windows" w:date="2021-01-27T15:53:00Z">
          <w:pPr>
            <w:spacing w:after="0" w:line="360" w:lineRule="auto"/>
            <w:ind w:firstLine="709"/>
            <w:contextualSpacing/>
            <w:jc w:val="center"/>
          </w:pPr>
        </w:pPrChange>
      </w:pPr>
      <w:ins w:id="100" w:author="Пользователь Windows" w:date="2021-01-27T15:53:00Z">
        <w:r>
          <w:rPr>
            <w:rFonts w:ascii="Times New Roman" w:hAnsi="Times New Roman" w:cs="Times New Roman"/>
            <w:sz w:val="28"/>
          </w:rPr>
          <w:t xml:space="preserve">Аналогом </w:t>
        </w:r>
        <w:r>
          <w:rPr>
            <w:rFonts w:ascii="Times New Roman" w:hAnsi="Times New Roman" w:cs="Times New Roman"/>
            <w:sz w:val="28"/>
            <w:lang w:val="en-US"/>
          </w:rPr>
          <w:t>WAPS</w:t>
        </w:r>
        <w:r w:rsidRPr="00B030F8">
          <w:rPr>
            <w:rFonts w:ascii="Times New Roman" w:hAnsi="Times New Roman" w:cs="Times New Roman"/>
            <w:sz w:val="28"/>
            <w:rPrChange w:id="101" w:author="Пользователь Windows" w:date="2021-01-27T15:53:00Z">
              <w:rPr>
                <w:rFonts w:ascii="Times New Roman" w:hAnsi="Times New Roman" w:cs="Times New Roman"/>
                <w:sz w:val="28"/>
                <w:lang w:val="en-US"/>
              </w:rPr>
            </w:rPrChange>
          </w:rPr>
          <w:t xml:space="preserve"> </w:t>
        </w:r>
        <w:r>
          <w:rPr>
            <w:rFonts w:ascii="Times New Roman" w:hAnsi="Times New Roman" w:cs="Times New Roman"/>
            <w:sz w:val="28"/>
          </w:rPr>
          <w:t>в России можно считать централизованную систему противоаварийной автоматики (ЦСПА).</w:t>
        </w:r>
      </w:ins>
      <w:ins w:id="102" w:author="Пользователь Windows" w:date="2021-01-27T15:54:00Z">
        <w:r>
          <w:rPr>
            <w:rFonts w:ascii="Times New Roman" w:hAnsi="Times New Roman" w:cs="Times New Roman"/>
            <w:sz w:val="28"/>
          </w:rPr>
          <w:t xml:space="preserve"> Она служит для снижения объемов противоаварийного управления и координации действия </w:t>
        </w:r>
      </w:ins>
      <w:ins w:id="103" w:author="Пользователь Windows" w:date="2021-01-27T15:55:00Z">
        <w:r>
          <w:rPr>
            <w:rFonts w:ascii="Times New Roman" w:hAnsi="Times New Roman" w:cs="Times New Roman"/>
            <w:sz w:val="28"/>
          </w:rPr>
          <w:t>районных комплексов</w:t>
        </w:r>
        <w:r w:rsidRPr="00B030F8">
          <w:rPr>
            <w:rFonts w:ascii="Times New Roman" w:hAnsi="Times New Roman" w:cs="Times New Roman"/>
            <w:sz w:val="28"/>
          </w:rPr>
          <w:t xml:space="preserve"> </w:t>
        </w:r>
        <w:r>
          <w:rPr>
            <w:rFonts w:ascii="Times New Roman" w:hAnsi="Times New Roman" w:cs="Times New Roman"/>
            <w:sz w:val="28"/>
          </w:rPr>
          <w:t>противоаварийного</w:t>
        </w:r>
        <w:r w:rsidRPr="00B030F8">
          <w:rPr>
            <w:rFonts w:ascii="Times New Roman" w:hAnsi="Times New Roman" w:cs="Times New Roman"/>
            <w:sz w:val="28"/>
          </w:rPr>
          <w:t xml:space="preserve"> </w:t>
        </w:r>
        <w:r>
          <w:rPr>
            <w:rFonts w:ascii="Times New Roman" w:hAnsi="Times New Roman" w:cs="Times New Roman"/>
            <w:sz w:val="28"/>
          </w:rPr>
          <w:t xml:space="preserve">управления. Наиболее общей </w:t>
        </w:r>
      </w:ins>
      <w:ins w:id="104" w:author="Пользователь Windows" w:date="2021-01-27T15:56:00Z">
        <w:r>
          <w:rPr>
            <w:rFonts w:ascii="Times New Roman" w:hAnsi="Times New Roman" w:cs="Times New Roman"/>
            <w:sz w:val="28"/>
          </w:rPr>
          <w:t>схемой, описывающей принцип построения</w:t>
        </w:r>
      </w:ins>
      <w:ins w:id="105" w:author="Пользователь Windows" w:date="2021-01-27T15:55:00Z">
        <w:r>
          <w:rPr>
            <w:rFonts w:ascii="Times New Roman" w:hAnsi="Times New Roman" w:cs="Times New Roman"/>
            <w:sz w:val="28"/>
          </w:rPr>
          <w:t xml:space="preserve"> </w:t>
        </w:r>
      </w:ins>
      <w:ins w:id="106" w:author="Пользователь Windows" w:date="2021-01-27T15:56:00Z">
        <w:r>
          <w:rPr>
            <w:rFonts w:ascii="Times New Roman" w:hAnsi="Times New Roman" w:cs="Times New Roman"/>
            <w:sz w:val="28"/>
          </w:rPr>
          <w:t>систем централизованного противоаварийного управления</w:t>
        </w:r>
      </w:ins>
      <w:ins w:id="107" w:author="Пользователь Windows" w:date="2021-01-27T15:57:00Z">
        <w:r>
          <w:rPr>
            <w:rFonts w:ascii="Times New Roman" w:hAnsi="Times New Roman" w:cs="Times New Roman"/>
            <w:sz w:val="28"/>
          </w:rPr>
          <w:t>, является схема КСПА (координирующая система противоаварийной автоматики)</w:t>
        </w:r>
      </w:ins>
      <w:ins w:id="108" w:author="Пользователь Windows" w:date="2021-01-27T15:58:00Z">
        <w:r w:rsidR="00572533">
          <w:rPr>
            <w:rFonts w:ascii="Times New Roman" w:hAnsi="Times New Roman" w:cs="Times New Roman"/>
            <w:sz w:val="28"/>
          </w:rPr>
          <w:t xml:space="preserve"> (рисунок 2)</w:t>
        </w:r>
      </w:ins>
      <w:ins w:id="109" w:author="Пользователь Windows" w:date="2021-01-27T15:57:00Z">
        <w:r>
          <w:rPr>
            <w:rFonts w:ascii="Times New Roman" w:hAnsi="Times New Roman" w:cs="Times New Roman"/>
            <w:sz w:val="28"/>
          </w:rPr>
          <w:t>.</w:t>
        </w:r>
      </w:ins>
    </w:p>
    <w:p w14:paraId="076E8575" w14:textId="77C8BD2B" w:rsidR="00B030F8" w:rsidRDefault="00CD3A99">
      <w:pPr>
        <w:spacing w:after="0" w:line="360" w:lineRule="auto"/>
        <w:ind w:firstLine="709"/>
        <w:contextualSpacing/>
        <w:jc w:val="center"/>
        <w:rPr>
          <w:ins w:id="110" w:author="Пользователь Windows" w:date="2021-01-27T15:58:00Z"/>
          <w:rFonts w:ascii="Times New Roman" w:hAnsi="Times New Roman" w:cs="Times New Roman"/>
          <w:sz w:val="28"/>
        </w:rPr>
      </w:pPr>
      <w:ins w:id="111" w:author="Пользователь Windows" w:date="2021-01-27T16:40:00Z">
        <w:r>
          <w:object w:dxaOrig="9109" w:dyaOrig="6685" w14:anchorId="5ACCA4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5pt;height:334.5pt" o:ole="">
              <v:imagedata r:id="rId13" o:title=""/>
            </v:shape>
            <o:OLEObject Type="Embed" ProgID="Visio.Drawing.15" ShapeID="_x0000_i1025" DrawAspect="Content" ObjectID="_1673457980" r:id="rId14"/>
          </w:object>
        </w:r>
      </w:ins>
    </w:p>
    <w:p w14:paraId="48B6E63D" w14:textId="08C23232" w:rsidR="00B030F8" w:rsidRPr="00B030F8" w:rsidRDefault="00B030F8">
      <w:pPr>
        <w:spacing w:after="0" w:line="360" w:lineRule="auto"/>
        <w:ind w:firstLine="709"/>
        <w:contextualSpacing/>
        <w:jc w:val="center"/>
        <w:rPr>
          <w:rFonts w:ascii="Times New Roman" w:hAnsi="Times New Roman" w:cs="Times New Roman"/>
          <w:sz w:val="28"/>
        </w:rPr>
      </w:pPr>
      <w:ins w:id="112" w:author="Пользователь Windows" w:date="2021-01-27T15:58:00Z">
        <w:r>
          <w:rPr>
            <w:rFonts w:ascii="Times New Roman" w:hAnsi="Times New Roman" w:cs="Times New Roman"/>
            <w:sz w:val="28"/>
          </w:rPr>
          <w:t xml:space="preserve">Рисунок 2 – </w:t>
        </w:r>
        <w:r w:rsidR="00572533">
          <w:rPr>
            <w:rFonts w:ascii="Times New Roman" w:hAnsi="Times New Roman" w:cs="Times New Roman"/>
            <w:sz w:val="28"/>
          </w:rPr>
          <w:t>КСПА</w:t>
        </w:r>
      </w:ins>
    </w:p>
    <w:p w14:paraId="3E45B491" w14:textId="519E9286" w:rsidR="00572533" w:rsidRDefault="00572533" w:rsidP="00FD650C">
      <w:pPr>
        <w:spacing w:after="0" w:line="360" w:lineRule="auto"/>
        <w:ind w:firstLine="709"/>
        <w:contextualSpacing/>
        <w:jc w:val="both"/>
        <w:rPr>
          <w:ins w:id="113" w:author="Пользователь Windows" w:date="2021-01-27T16:02:00Z"/>
          <w:rFonts w:ascii="Times New Roman" w:hAnsi="Times New Roman" w:cs="Times New Roman"/>
          <w:sz w:val="28"/>
        </w:rPr>
      </w:pPr>
      <w:ins w:id="114" w:author="Пользователь Windows" w:date="2021-01-27T16:00:00Z">
        <w:r>
          <w:rPr>
            <w:rFonts w:ascii="Times New Roman" w:hAnsi="Times New Roman" w:cs="Times New Roman"/>
            <w:sz w:val="28"/>
          </w:rPr>
          <w:t xml:space="preserve">В настоящее время в России применяется только ЦСПА, которое координирует работу районных </w:t>
        </w:r>
      </w:ins>
      <w:ins w:id="115" w:author="Пользователь Windows" w:date="2021-01-27T16:01:00Z">
        <w:r>
          <w:rPr>
            <w:rFonts w:ascii="Times New Roman" w:hAnsi="Times New Roman" w:cs="Times New Roman"/>
            <w:sz w:val="28"/>
          </w:rPr>
          <w:t>комплексов</w:t>
        </w:r>
      </w:ins>
      <w:ins w:id="116" w:author="Пользователь Windows" w:date="2021-01-27T16:00:00Z">
        <w:r>
          <w:rPr>
            <w:rFonts w:ascii="Times New Roman" w:hAnsi="Times New Roman" w:cs="Times New Roman"/>
            <w:sz w:val="28"/>
          </w:rPr>
          <w:t xml:space="preserve"> </w:t>
        </w:r>
      </w:ins>
      <w:ins w:id="117" w:author="Пользователь Windows" w:date="2021-01-27T16:01:00Z">
        <w:r>
          <w:rPr>
            <w:rFonts w:ascii="Times New Roman" w:hAnsi="Times New Roman" w:cs="Times New Roman"/>
            <w:sz w:val="28"/>
          </w:rPr>
          <w:t>ПА. То есть верхний уровень на рисунке 2 отсутствует.</w:t>
        </w:r>
      </w:ins>
    </w:p>
    <w:p w14:paraId="4B67F66C" w14:textId="110F7E2B" w:rsidR="00572533" w:rsidRDefault="00572533" w:rsidP="00FD650C">
      <w:pPr>
        <w:spacing w:after="0" w:line="360" w:lineRule="auto"/>
        <w:ind w:firstLine="709"/>
        <w:contextualSpacing/>
        <w:jc w:val="both"/>
        <w:rPr>
          <w:ins w:id="118" w:author="Пользователь Windows" w:date="2021-01-27T16:07:00Z"/>
          <w:rFonts w:ascii="Times New Roman" w:hAnsi="Times New Roman" w:cs="Times New Roman"/>
          <w:sz w:val="28"/>
        </w:rPr>
      </w:pPr>
      <w:ins w:id="119" w:author="Пользователь Windows" w:date="2021-01-27T16:02:00Z">
        <w:r>
          <w:rPr>
            <w:rFonts w:ascii="Times New Roman" w:hAnsi="Times New Roman" w:cs="Times New Roman"/>
            <w:sz w:val="28"/>
          </w:rPr>
          <w:t xml:space="preserve">ПТК верхнего уровня собирает </w:t>
        </w:r>
        <w:proofErr w:type="spellStart"/>
        <w:r>
          <w:rPr>
            <w:rFonts w:ascii="Times New Roman" w:hAnsi="Times New Roman" w:cs="Times New Roman"/>
            <w:sz w:val="28"/>
          </w:rPr>
          <w:t>доаварийную</w:t>
        </w:r>
        <w:proofErr w:type="spellEnd"/>
        <w:r>
          <w:rPr>
            <w:rFonts w:ascii="Times New Roman" w:hAnsi="Times New Roman" w:cs="Times New Roman"/>
            <w:sz w:val="28"/>
          </w:rPr>
          <w:t xml:space="preserve"> информацию о схеме и режиме работы ЭЭС с </w:t>
        </w:r>
      </w:ins>
      <w:ins w:id="120" w:author="Пользователь Windows" w:date="2021-01-27T16:03:00Z">
        <w:r>
          <w:rPr>
            <w:rFonts w:ascii="Times New Roman" w:hAnsi="Times New Roman" w:cs="Times New Roman"/>
            <w:sz w:val="28"/>
          </w:rPr>
          <w:t xml:space="preserve">ЛАПНУ и ОИК. Также от ЛАПНУ в ПТК поступает </w:t>
        </w:r>
        <w:r>
          <w:rPr>
            <w:rFonts w:ascii="Times New Roman" w:hAnsi="Times New Roman" w:cs="Times New Roman"/>
            <w:sz w:val="28"/>
          </w:rPr>
          <w:lastRenderedPageBreak/>
          <w:t>информация о настройке устройства нижнего уровня</w:t>
        </w:r>
      </w:ins>
      <w:ins w:id="121" w:author="Пользователь Windows" w:date="2021-01-27T16:04:00Z">
        <w:r>
          <w:rPr>
            <w:rFonts w:ascii="Times New Roman" w:hAnsi="Times New Roman" w:cs="Times New Roman"/>
            <w:sz w:val="28"/>
          </w:rPr>
          <w:t xml:space="preserve">. А ПТК в свою очередь передает на ЛАПНУ </w:t>
        </w:r>
      </w:ins>
      <w:ins w:id="122" w:author="Пользователь Windows" w:date="2021-01-27T16:05:00Z">
        <w:r>
          <w:rPr>
            <w:rFonts w:ascii="Times New Roman" w:hAnsi="Times New Roman" w:cs="Times New Roman"/>
            <w:sz w:val="28"/>
          </w:rPr>
          <w:t>рассчитанные УВ для каждого учитываемого аварийного возмущения.</w:t>
        </w:r>
      </w:ins>
    </w:p>
    <w:p w14:paraId="1A67EB79" w14:textId="53CC7202" w:rsidR="00572533" w:rsidRDefault="00572533" w:rsidP="00FD650C">
      <w:pPr>
        <w:spacing w:after="0" w:line="360" w:lineRule="auto"/>
        <w:ind w:firstLine="709"/>
        <w:contextualSpacing/>
        <w:jc w:val="both"/>
        <w:rPr>
          <w:ins w:id="123" w:author="Пользователь Windows" w:date="2021-01-27T16:06:00Z"/>
          <w:rFonts w:ascii="Times New Roman" w:hAnsi="Times New Roman" w:cs="Times New Roman"/>
          <w:sz w:val="28"/>
        </w:rPr>
      </w:pPr>
      <w:ins w:id="124" w:author="Пользователь Windows" w:date="2021-01-27T16:08:00Z">
        <w:r>
          <w:rPr>
            <w:rFonts w:ascii="Times New Roman" w:hAnsi="Times New Roman" w:cs="Times New Roman"/>
            <w:sz w:val="28"/>
          </w:rPr>
          <w:t xml:space="preserve">Архитектуру ЦСПА можно изобразить в виде, представленном на рисунке 3. </w:t>
        </w:r>
        <w:r w:rsidR="00460A60">
          <w:rPr>
            <w:rFonts w:ascii="Times New Roman" w:hAnsi="Times New Roman" w:cs="Times New Roman"/>
            <w:sz w:val="28"/>
          </w:rPr>
          <w:t xml:space="preserve">Подсистема телемеханики принимает и </w:t>
        </w:r>
      </w:ins>
      <w:ins w:id="125" w:author="Пользователь Windows" w:date="2021-01-27T16:09:00Z">
        <w:r w:rsidR="00460A60">
          <w:rPr>
            <w:rFonts w:ascii="Times New Roman" w:hAnsi="Times New Roman" w:cs="Times New Roman"/>
            <w:sz w:val="28"/>
          </w:rPr>
          <w:t xml:space="preserve">передает ПТК верхнего уровня ЦСПА </w:t>
        </w:r>
        <w:proofErr w:type="spellStart"/>
        <w:r w:rsidR="00460A60">
          <w:rPr>
            <w:rFonts w:ascii="Times New Roman" w:hAnsi="Times New Roman" w:cs="Times New Roman"/>
            <w:sz w:val="28"/>
          </w:rPr>
          <w:t>доаварийную</w:t>
        </w:r>
        <w:proofErr w:type="spellEnd"/>
        <w:r w:rsidR="00460A60">
          <w:rPr>
            <w:rFonts w:ascii="Times New Roman" w:hAnsi="Times New Roman" w:cs="Times New Roman"/>
            <w:sz w:val="28"/>
          </w:rPr>
          <w:t xml:space="preserve"> информацию от объектов управления и </w:t>
        </w:r>
      </w:ins>
      <w:ins w:id="126" w:author="Пользователь Windows" w:date="2021-01-27T16:10:00Z">
        <w:r w:rsidR="00460A60">
          <w:rPr>
            <w:rFonts w:ascii="Times New Roman" w:hAnsi="Times New Roman" w:cs="Times New Roman"/>
            <w:sz w:val="28"/>
          </w:rPr>
          <w:t>телеинформацию из ОИК. После оценки телеинформации ПТК выполняет расчет УВ для заданного набора пусковых органов</w:t>
        </w:r>
      </w:ins>
      <w:ins w:id="127" w:author="Пользователь Windows" w:date="2021-01-27T16:11:00Z">
        <w:r w:rsidR="00460A60">
          <w:rPr>
            <w:rFonts w:ascii="Times New Roman" w:hAnsi="Times New Roman" w:cs="Times New Roman"/>
            <w:sz w:val="28"/>
          </w:rPr>
          <w:t xml:space="preserve"> и передает их в ЛАПНУ (низовой уровень ЦСПА).</w:t>
        </w:r>
      </w:ins>
      <w:ins w:id="128" w:author="Пользователь Windows" w:date="2021-01-27T16:12:00Z">
        <w:r w:rsidR="00460A60">
          <w:rPr>
            <w:rFonts w:ascii="Times New Roman" w:hAnsi="Times New Roman" w:cs="Times New Roman"/>
            <w:sz w:val="28"/>
          </w:rPr>
          <w:t xml:space="preserve"> ЛАПНУ в свою очередь при появлении сигналов об аварийном отключении передает</w:t>
        </w:r>
      </w:ins>
      <w:ins w:id="129" w:author="Пользователь Windows" w:date="2021-01-27T16:13:00Z">
        <w:r w:rsidR="00460A60">
          <w:rPr>
            <w:rFonts w:ascii="Times New Roman" w:hAnsi="Times New Roman" w:cs="Times New Roman"/>
            <w:sz w:val="28"/>
          </w:rPr>
          <w:t xml:space="preserve"> на объекты управления</w:t>
        </w:r>
      </w:ins>
      <w:ins w:id="130" w:author="Пользователь Windows" w:date="2021-01-27T16:12:00Z">
        <w:r w:rsidR="00460A60">
          <w:rPr>
            <w:rFonts w:ascii="Times New Roman" w:hAnsi="Times New Roman" w:cs="Times New Roman"/>
            <w:sz w:val="28"/>
          </w:rPr>
          <w:t xml:space="preserve"> УВ через подсистему передачи аварийной и управляющей информации.</w:t>
        </w:r>
      </w:ins>
    </w:p>
    <w:p w14:paraId="2DB400EA" w14:textId="68363F6A" w:rsidR="00572533" w:rsidRDefault="00CD3A99">
      <w:pPr>
        <w:spacing w:after="0" w:line="360" w:lineRule="auto"/>
        <w:ind w:firstLine="709"/>
        <w:contextualSpacing/>
        <w:jc w:val="center"/>
        <w:rPr>
          <w:ins w:id="131" w:author="Пользователь Windows" w:date="2021-01-27T16:07:00Z"/>
          <w:rFonts w:ascii="Times New Roman" w:hAnsi="Times New Roman" w:cs="Times New Roman"/>
          <w:sz w:val="28"/>
        </w:rPr>
        <w:pPrChange w:id="132" w:author="Пользователь Windows" w:date="2021-01-27T16:07:00Z">
          <w:pPr>
            <w:spacing w:after="0" w:line="360" w:lineRule="auto"/>
            <w:ind w:firstLine="709"/>
            <w:contextualSpacing/>
            <w:jc w:val="both"/>
          </w:pPr>
        </w:pPrChange>
      </w:pPr>
      <w:ins w:id="133" w:author="Пользователь Windows" w:date="2021-01-27T16:50:00Z">
        <w:r>
          <w:object w:dxaOrig="9600" w:dyaOrig="5737" w14:anchorId="6961CE5A">
            <v:shape id="_x0000_i1026" type="#_x0000_t75" style="width:480pt;height:287pt" o:ole="">
              <v:imagedata r:id="rId15" o:title=""/>
            </v:shape>
            <o:OLEObject Type="Embed" ProgID="Visio.Drawing.15" ShapeID="_x0000_i1026" DrawAspect="Content" ObjectID="_1673457981" r:id="rId16"/>
          </w:object>
        </w:r>
      </w:ins>
    </w:p>
    <w:p w14:paraId="2922D181" w14:textId="2A650493" w:rsidR="00572533" w:rsidRDefault="00572533">
      <w:pPr>
        <w:spacing w:after="0" w:line="360" w:lineRule="auto"/>
        <w:ind w:firstLine="709"/>
        <w:contextualSpacing/>
        <w:jc w:val="center"/>
        <w:rPr>
          <w:ins w:id="134" w:author="Пользователь Windows" w:date="2021-01-27T16:06:00Z"/>
          <w:rFonts w:ascii="Times New Roman" w:hAnsi="Times New Roman" w:cs="Times New Roman"/>
          <w:sz w:val="28"/>
        </w:rPr>
        <w:pPrChange w:id="135" w:author="Пользователь Windows" w:date="2021-01-27T16:07:00Z">
          <w:pPr>
            <w:spacing w:after="0" w:line="360" w:lineRule="auto"/>
            <w:ind w:firstLine="709"/>
            <w:contextualSpacing/>
            <w:jc w:val="both"/>
          </w:pPr>
        </w:pPrChange>
      </w:pPr>
      <w:ins w:id="136" w:author="Пользователь Windows" w:date="2021-01-27T16:07:00Z">
        <w:r>
          <w:rPr>
            <w:rFonts w:ascii="Times New Roman" w:hAnsi="Times New Roman" w:cs="Times New Roman"/>
            <w:sz w:val="28"/>
          </w:rPr>
          <w:t>Рисунок 3 – Архитектура ЦСПА</w:t>
        </w:r>
      </w:ins>
    </w:p>
    <w:p w14:paraId="19BB4C7D" w14:textId="319490B0" w:rsidR="00572533" w:rsidRDefault="00937FBA" w:rsidP="00FD650C">
      <w:pPr>
        <w:spacing w:after="0" w:line="360" w:lineRule="auto"/>
        <w:ind w:firstLine="709"/>
        <w:contextualSpacing/>
        <w:jc w:val="both"/>
        <w:rPr>
          <w:ins w:id="137" w:author="Пользователь Windows" w:date="2021-01-27T15:59:00Z"/>
          <w:rFonts w:ascii="Times New Roman" w:hAnsi="Times New Roman" w:cs="Times New Roman"/>
          <w:sz w:val="28"/>
        </w:rPr>
      </w:pPr>
      <w:ins w:id="138" w:author="Пользователь Windows" w:date="2021-01-27T16:19:00Z">
        <w:r>
          <w:rPr>
            <w:rFonts w:ascii="Times New Roman" w:hAnsi="Times New Roman" w:cs="Times New Roman"/>
            <w:sz w:val="28"/>
          </w:rPr>
          <w:t>Так как</w:t>
        </w:r>
      </w:ins>
      <w:ins w:id="139" w:author="Пользователь Windows" w:date="2021-01-27T16:22:00Z">
        <w:r w:rsidRPr="00937FBA">
          <w:rPr>
            <w:rFonts w:ascii="Times New Roman" w:hAnsi="Times New Roman" w:cs="Times New Roman"/>
            <w:sz w:val="28"/>
          </w:rPr>
          <w:t xml:space="preserve"> </w:t>
        </w:r>
        <w:r>
          <w:rPr>
            <w:rFonts w:ascii="Times New Roman" w:hAnsi="Times New Roman" w:cs="Times New Roman"/>
            <w:sz w:val="28"/>
          </w:rPr>
          <w:t>для АЛАР</w:t>
        </w:r>
      </w:ins>
      <w:ins w:id="140" w:author="Пользователь Windows" w:date="2021-01-27T16:19:00Z">
        <w:r>
          <w:rPr>
            <w:rFonts w:ascii="Times New Roman" w:hAnsi="Times New Roman" w:cs="Times New Roman"/>
            <w:sz w:val="28"/>
          </w:rPr>
          <w:t xml:space="preserve"> быстродействие </w:t>
        </w:r>
      </w:ins>
      <w:ins w:id="141" w:author="Пользователь Windows" w:date="2021-01-27T16:20:00Z">
        <w:r>
          <w:rPr>
            <w:rFonts w:ascii="Times New Roman" w:hAnsi="Times New Roman" w:cs="Times New Roman"/>
            <w:sz w:val="28"/>
          </w:rPr>
          <w:t>критично, то в архитектуре системы централизованной АЛАР</w:t>
        </w:r>
      </w:ins>
      <w:ins w:id="142" w:author="Пользователь Windows" w:date="2021-01-27T16:21:00Z">
        <w:r>
          <w:rPr>
            <w:rFonts w:ascii="Times New Roman" w:hAnsi="Times New Roman" w:cs="Times New Roman"/>
            <w:sz w:val="28"/>
          </w:rPr>
          <w:t xml:space="preserve">, предназначенной для защиты от АР одного или нескольких смежных сечений, применение </w:t>
        </w:r>
      </w:ins>
      <w:ins w:id="143" w:author="Пользователь Windows" w:date="2021-01-27T16:22:00Z">
        <w:r>
          <w:rPr>
            <w:rFonts w:ascii="Times New Roman" w:hAnsi="Times New Roman" w:cs="Times New Roman"/>
            <w:sz w:val="28"/>
          </w:rPr>
          <w:t xml:space="preserve">иерархической структуры бессмысленно. </w:t>
        </w:r>
      </w:ins>
      <w:ins w:id="144" w:author="Пользователь Windows" w:date="2021-01-27T16:23:00Z">
        <w:r>
          <w:rPr>
            <w:rFonts w:ascii="Times New Roman" w:hAnsi="Times New Roman" w:cs="Times New Roman"/>
            <w:sz w:val="28"/>
          </w:rPr>
          <w:t xml:space="preserve">Однако </w:t>
        </w:r>
      </w:ins>
      <w:ins w:id="145" w:author="Пользователь Windows" w:date="2021-01-27T16:15:00Z">
        <w:r w:rsidR="00406004">
          <w:rPr>
            <w:rFonts w:ascii="Times New Roman" w:hAnsi="Times New Roman" w:cs="Times New Roman"/>
            <w:sz w:val="28"/>
          </w:rPr>
          <w:t xml:space="preserve">принцип построения ЦСПА </w:t>
        </w:r>
      </w:ins>
      <w:ins w:id="146" w:author="Пользователь Windows" w:date="2021-01-27T16:16:00Z">
        <w:r w:rsidR="00406004">
          <w:rPr>
            <w:rFonts w:ascii="Times New Roman" w:hAnsi="Times New Roman" w:cs="Times New Roman"/>
            <w:sz w:val="28"/>
          </w:rPr>
          <w:t>мо</w:t>
        </w:r>
      </w:ins>
      <w:ins w:id="147" w:author="Пользователь Windows" w:date="2021-01-27T16:18:00Z">
        <w:r w:rsidR="00406004">
          <w:rPr>
            <w:rFonts w:ascii="Times New Roman" w:hAnsi="Times New Roman" w:cs="Times New Roman"/>
            <w:sz w:val="28"/>
          </w:rPr>
          <w:t>же</w:t>
        </w:r>
      </w:ins>
      <w:ins w:id="148" w:author="Пользователь Windows" w:date="2021-01-27T16:16:00Z">
        <w:r w:rsidR="00406004">
          <w:rPr>
            <w:rFonts w:ascii="Times New Roman" w:hAnsi="Times New Roman" w:cs="Times New Roman"/>
            <w:sz w:val="28"/>
          </w:rPr>
          <w:t>т быть прим</w:t>
        </w:r>
        <w:r>
          <w:rPr>
            <w:rFonts w:ascii="Times New Roman" w:hAnsi="Times New Roman" w:cs="Times New Roman"/>
            <w:sz w:val="28"/>
          </w:rPr>
          <w:t xml:space="preserve">енен </w:t>
        </w:r>
      </w:ins>
      <w:ins w:id="149" w:author="Пользователь Windows" w:date="2021-01-27T16:19:00Z">
        <w:r>
          <w:rPr>
            <w:rFonts w:ascii="Times New Roman" w:hAnsi="Times New Roman" w:cs="Times New Roman"/>
            <w:sz w:val="28"/>
          </w:rPr>
          <w:t>для большей централизации</w:t>
        </w:r>
      </w:ins>
      <w:ins w:id="150" w:author="Пользователь Windows" w:date="2021-01-27T16:23:00Z">
        <w:r>
          <w:rPr>
            <w:rFonts w:ascii="Times New Roman" w:hAnsi="Times New Roman" w:cs="Times New Roman"/>
            <w:sz w:val="28"/>
          </w:rPr>
          <w:t xml:space="preserve"> АЛАР</w:t>
        </w:r>
      </w:ins>
      <w:ins w:id="151" w:author="Пользователь Windows" w:date="2021-01-27T16:19:00Z">
        <w:r>
          <w:rPr>
            <w:rFonts w:ascii="Times New Roman" w:hAnsi="Times New Roman" w:cs="Times New Roman"/>
            <w:sz w:val="28"/>
          </w:rPr>
          <w:t xml:space="preserve"> </w:t>
        </w:r>
      </w:ins>
      <w:ins w:id="152" w:author="Пользователь Windows" w:date="2021-01-27T16:16:00Z">
        <w:r>
          <w:rPr>
            <w:rFonts w:ascii="Times New Roman" w:hAnsi="Times New Roman" w:cs="Times New Roman"/>
            <w:sz w:val="28"/>
          </w:rPr>
          <w:t>при дальнейших разработках</w:t>
        </w:r>
      </w:ins>
      <w:ins w:id="153" w:author="Пользователь Windows" w:date="2021-01-27T16:18:00Z">
        <w:r>
          <w:rPr>
            <w:rFonts w:ascii="Times New Roman" w:hAnsi="Times New Roman" w:cs="Times New Roman"/>
            <w:sz w:val="28"/>
          </w:rPr>
          <w:t>.</w:t>
        </w:r>
      </w:ins>
    </w:p>
    <w:p w14:paraId="4F000CF8" w14:textId="13837D03" w:rsidR="009F0979" w:rsidDel="00937FBA" w:rsidRDefault="00A36F57" w:rsidP="00FD650C">
      <w:pPr>
        <w:spacing w:after="0" w:line="360" w:lineRule="auto"/>
        <w:ind w:firstLine="709"/>
        <w:contextualSpacing/>
        <w:jc w:val="both"/>
        <w:rPr>
          <w:del w:id="154" w:author="Пользователь Windows" w:date="2021-01-27T16:25:00Z"/>
          <w:rFonts w:ascii="Times New Roman" w:hAnsi="Times New Roman" w:cs="Times New Roman"/>
          <w:sz w:val="28"/>
        </w:rPr>
      </w:pPr>
      <w:r>
        <w:rPr>
          <w:rFonts w:ascii="Times New Roman" w:hAnsi="Times New Roman" w:cs="Times New Roman"/>
          <w:sz w:val="28"/>
        </w:rPr>
        <w:lastRenderedPageBreak/>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w:t>
      </w:r>
      <w:r w:rsidR="001D3544">
        <w:rPr>
          <w:rFonts w:ascii="Times New Roman" w:hAnsi="Times New Roman" w:cs="Times New Roman"/>
          <w:sz w:val="28"/>
        </w:rPr>
        <w:t>ринга переходных режимов (СМПР).</w:t>
      </w:r>
      <w:r>
        <w:rPr>
          <w:rFonts w:ascii="Times New Roman" w:hAnsi="Times New Roman" w:cs="Times New Roman"/>
          <w:sz w:val="28"/>
        </w:rPr>
        <w:t xml:space="preserve"> </w:t>
      </w:r>
      <w:r w:rsidR="001D3544">
        <w:rPr>
          <w:rFonts w:ascii="Times New Roman" w:hAnsi="Times New Roman" w:cs="Times New Roman"/>
          <w:sz w:val="28"/>
        </w:rPr>
        <w:t>Она</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энергосистемы</w:t>
      </w:r>
      <w:r w:rsidR="001D3544">
        <w:rPr>
          <w:rFonts w:ascii="Times New Roman" w:hAnsi="Times New Roman" w:cs="Times New Roman"/>
          <w:sz w:val="28"/>
        </w:rPr>
        <w:t xml:space="preserve"> и при переходных процессах</w:t>
      </w:r>
      <w:r w:rsidRPr="00FD650C">
        <w:rPr>
          <w:rFonts w:ascii="Times New Roman" w:hAnsi="Times New Roman" w:cs="Times New Roman"/>
          <w:sz w:val="28"/>
        </w:rPr>
        <w:t xml:space="preserve"> </w:t>
      </w:r>
      <w:r>
        <w:rPr>
          <w:rFonts w:ascii="Times New Roman" w:hAnsi="Times New Roman" w:cs="Times New Roman"/>
          <w:sz w:val="28"/>
        </w:rPr>
        <w:t xml:space="preserve">в реальном времени и по запросу. </w:t>
      </w:r>
      <w:r w:rsidR="009F0979">
        <w:rPr>
          <w:rFonts w:ascii="Times New Roman" w:hAnsi="Times New Roman" w:cs="Times New Roman"/>
          <w:sz w:val="28"/>
        </w:rPr>
        <w:t>В российской энергосистеме объектовым уровнем является уровень объектов электроэнергетики, региональным – уровень РДУ и ОДУ, главным – ЦДУ.</w:t>
      </w:r>
      <w:del w:id="155" w:author="Пользователь Windows" w:date="2021-01-27T16:25:00Z">
        <w:r w:rsidR="009F0979" w:rsidDel="00937FBA">
          <w:rPr>
            <w:rFonts w:ascii="Times New Roman" w:hAnsi="Times New Roman" w:cs="Times New Roman"/>
            <w:sz w:val="28"/>
          </w:rPr>
          <w:delText xml:space="preserve"> </w:delText>
        </w:r>
      </w:del>
    </w:p>
    <w:p w14:paraId="4FFE7463" w14:textId="36D30864" w:rsidR="00792F11" w:rsidRDefault="00792F11" w:rsidP="00FD650C">
      <w:pPr>
        <w:spacing w:after="0" w:line="360" w:lineRule="auto"/>
        <w:ind w:firstLine="709"/>
        <w:contextualSpacing/>
        <w:jc w:val="both"/>
        <w:rPr>
          <w:rFonts w:ascii="Times New Roman" w:hAnsi="Times New Roman" w:cs="Times New Roman"/>
          <w:sz w:val="28"/>
        </w:rPr>
      </w:pPr>
      <w:moveFromRangeStart w:id="156" w:author="Пользователь Windows" w:date="2021-01-27T16:25:00Z" w:name="move62657172"/>
      <w:moveFrom w:id="157" w:author="Пользователь Windows" w:date="2021-01-27T16:25:00Z">
        <w:r w:rsidDel="00937FBA">
          <w:rPr>
            <w:rFonts w:ascii="Times New Roman" w:hAnsi="Times New Roman" w:cs="Times New Roman"/>
            <w:sz w:val="28"/>
          </w:rPr>
          <w:t>В случае централизованной АЛАР главный уровень в большинстве случаев будет отсутствовать, так как предметом контроля ЦАЛАР являются одно или нескольк</w:t>
        </w:r>
        <w:r w:rsidR="000D1C39" w:rsidDel="00937FBA">
          <w:rPr>
            <w:rFonts w:ascii="Times New Roman" w:hAnsi="Times New Roman" w:cs="Times New Roman"/>
            <w:sz w:val="28"/>
          </w:rPr>
          <w:t>о</w:t>
        </w:r>
        <w:r w:rsidDel="00937FBA">
          <w:rPr>
            <w:rFonts w:ascii="Times New Roman" w:hAnsi="Times New Roman" w:cs="Times New Roman"/>
            <w:sz w:val="28"/>
          </w:rPr>
          <w:t xml:space="preserve"> сечений. Следовательно, </w:t>
        </w:r>
        <w:r w:rsidR="000D1C39" w:rsidDel="00937FBA">
          <w:rPr>
            <w:rFonts w:ascii="Times New Roman" w:hAnsi="Times New Roman" w:cs="Times New Roman"/>
            <w:sz w:val="28"/>
          </w:rPr>
          <w:t xml:space="preserve">для работы ЦАЛАР необходим ограниченный объем данных СВИ. </w:t>
        </w:r>
        <w:r w:rsidR="009F0979" w:rsidDel="00937FBA">
          <w:rPr>
            <w:rFonts w:ascii="Times New Roman" w:hAnsi="Times New Roman" w:cs="Times New Roman"/>
            <w:sz w:val="28"/>
          </w:rPr>
          <w:t xml:space="preserve">Таким образом, архитектура централизованной АЛАР содержит в себе региональный и объектовый уровни. А региональный КСВД может находиться как в РДУ или ОДУ, так и на объекте электроэнергетики, потому что </w:t>
        </w:r>
        <w:r w:rsidR="00A36F57" w:rsidDel="00937FBA">
          <w:rPr>
            <w:rFonts w:ascii="Times New Roman" w:hAnsi="Times New Roman" w:cs="Times New Roman"/>
            <w:sz w:val="28"/>
          </w:rPr>
          <w:t>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деления системы. Но при этом сервер ЦАЛАР будет находиться под управлением ОДУ или ЦДУ.</w:t>
        </w:r>
      </w:moveFrom>
      <w:moveFromRangeEnd w:id="156"/>
    </w:p>
    <w:p w14:paraId="6FC3E230" w14:textId="07330AE6" w:rsidR="00F82DD1" w:rsidRDefault="00F00609" w:rsidP="00FD650C">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296071389"/>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[3]</w:t>
          </w:r>
          <w:r>
            <w:rPr>
              <w:rFonts w:ascii="Times New Roman" w:hAnsi="Times New Roman" w:cs="Times New Roman"/>
              <w:sz w:val="28"/>
            </w:rPr>
            <w:fldChar w:fldCharType="end"/>
          </w:r>
        </w:sdtContent>
      </w:sdt>
      <w:r w:rsidRPr="00F00609">
        <w:rPr>
          <w:rFonts w:ascii="Times New Roman" w:hAnsi="Times New Roman" w:cs="Times New Roman"/>
          <w:sz w:val="28"/>
        </w:rPr>
        <w:t>. 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(АССИ)</w:t>
      </w:r>
      <w:r>
        <w:rPr>
          <w:rFonts w:ascii="Times New Roman" w:hAnsi="Times New Roman" w:cs="Times New Roman"/>
          <w:sz w:val="28"/>
        </w:rPr>
        <w:t xml:space="preserve"> </w:t>
      </w:r>
      <w:sdt>
        <w:sdtPr>
          <w:rPr>
            <w:rFonts w:ascii="Times New Roman" w:hAnsi="Times New Roman" w:cs="Times New Roman"/>
            <w:sz w:val="28"/>
          </w:rPr>
          <w:id w:val="1601676741"/>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8C93EAD" w14:textId="77777777" w:rsidR="002820C2" w:rsidRDefault="002820C2"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АССИ СМПР:</w:t>
      </w:r>
    </w:p>
    <w:p w14:paraId="6B765AC5" w14:textId="77777777" w:rsidR="002820C2"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3685354C" w14:textId="77777777" w:rsidR="00F00609" w:rsidRPr="002820C2"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х</w:t>
      </w:r>
      <w:r w:rsidR="00352500">
        <w:rPr>
          <w:rFonts w:ascii="Times New Roman" w:hAnsi="Times New Roman" w:cs="Times New Roman"/>
          <w:sz w:val="28"/>
        </w:rPr>
        <w:t>ранилище данных</w:t>
      </w:r>
      <w:r>
        <w:rPr>
          <w:rFonts w:ascii="Times New Roman" w:hAnsi="Times New Roman" w:cs="Times New Roman"/>
          <w:sz w:val="28"/>
        </w:rPr>
        <w:t>,</w:t>
      </w:r>
    </w:p>
    <w:p w14:paraId="2F5A76A8" w14:textId="77777777" w:rsidR="00F00609" w:rsidRPr="00F00609"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р</w:t>
      </w:r>
      <w:r w:rsidR="00F00609" w:rsidRPr="00F00609">
        <w:rPr>
          <w:rFonts w:ascii="Times New Roman" w:hAnsi="Times New Roman" w:cs="Times New Roman"/>
          <w:sz w:val="28"/>
        </w:rPr>
        <w:t>асчетный модуль</w:t>
      </w:r>
      <w:r>
        <w:rPr>
          <w:rFonts w:ascii="Times New Roman" w:hAnsi="Times New Roman" w:cs="Times New Roman"/>
          <w:sz w:val="28"/>
        </w:rPr>
        <w:t>,</w:t>
      </w:r>
    </w:p>
    <w:p w14:paraId="3C86E0E6" w14:textId="77777777" w:rsidR="00F00609" w:rsidRPr="00F00609"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1D6EB78A" w14:textId="77777777" w:rsidR="00F00609" w:rsidRPr="00F00609"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3B83F6C2" w14:textId="77777777" w:rsidR="00F00609" w:rsidRPr="00F00609"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509E5135" w14:textId="77777777" w:rsidR="00F00609" w:rsidRPr="00F00609" w:rsidRDefault="002820C2" w:rsidP="008947BB">
      <w:pPr>
        <w:pStyle w:val="ListParagraph"/>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49E4B33" w14:textId="0855EF77" w:rsidR="00FD650C" w:rsidRDefault="0027524D" w:rsidP="0027524D">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энергообъект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185565195"/>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[5]</w:t>
          </w:r>
          <w:r>
            <w:rPr>
              <w:rFonts w:ascii="Times New Roman" w:hAnsi="Times New Roman" w:cs="Times New Roman"/>
              <w:sz w:val="28"/>
            </w:rPr>
            <w:fldChar w:fldCharType="end"/>
          </w:r>
        </w:sdtContent>
      </w:sdt>
      <w:r w:rsidRPr="0027524D">
        <w:rPr>
          <w:rFonts w:ascii="Times New Roman" w:hAnsi="Times New Roman" w:cs="Times New Roman"/>
          <w:sz w:val="28"/>
        </w:rPr>
        <w:t>.</w:t>
      </w:r>
    </w:p>
    <w:p w14:paraId="63D05D6D" w14:textId="29E66FD8" w:rsidR="0048739D" w:rsidRPr="00047952" w:rsidRDefault="0048739D" w:rsidP="0027524D">
      <w:pPr>
        <w:spacing w:after="0" w:line="360" w:lineRule="auto"/>
        <w:ind w:firstLine="709"/>
        <w:contextualSpacing/>
        <w:jc w:val="both"/>
        <w:rPr>
          <w:rFonts w:ascii="Times New Roman" w:hAnsi="Times New Roman" w:cs="Times New Roman"/>
          <w:sz w:val="28"/>
          <w:rPrChange w:id="158" w:author="Пользователь Windows" w:date="2021-01-27T16:50:00Z">
            <w:rPr>
              <w:rFonts w:ascii="Times New Roman" w:hAnsi="Times New Roman" w:cs="Times New Roman"/>
              <w:sz w:val="28"/>
              <w:lang w:val="en-US"/>
            </w:rPr>
          </w:rPrChange>
        </w:rPr>
      </w:pPr>
      <w:r>
        <w:rPr>
          <w:rFonts w:ascii="Times New Roman" w:hAnsi="Times New Roman" w:cs="Times New Roman"/>
          <w:sz w:val="28"/>
        </w:rPr>
        <w:t xml:space="preserve">Взаимодействие АС СИ СМПР с внешними системами представлено на рисунке </w:t>
      </w:r>
      <w:del w:id="159" w:author="Пользователь Windows" w:date="2021-01-27T16:50:00Z">
        <w:r w:rsidDel="00047952">
          <w:rPr>
            <w:rFonts w:ascii="Times New Roman" w:hAnsi="Times New Roman" w:cs="Times New Roman"/>
            <w:sz w:val="28"/>
          </w:rPr>
          <w:delText>2</w:delText>
        </w:r>
      </w:del>
      <w:ins w:id="160" w:author="Пользователь Windows" w:date="2021-01-27T16:50:00Z">
        <w:r w:rsidR="00047952">
          <w:rPr>
            <w:rFonts w:ascii="Times New Roman" w:hAnsi="Times New Roman" w:cs="Times New Roman"/>
            <w:sz w:val="28"/>
          </w:rPr>
          <w:t>4</w:t>
        </w:r>
      </w:ins>
      <w:r>
        <w:rPr>
          <w:rFonts w:ascii="Times New Roman" w:hAnsi="Times New Roman" w:cs="Times New Roman"/>
          <w:sz w:val="28"/>
        </w:rPr>
        <w:t xml:space="preserve">. Взаимодействие обеспечивается рядом протоколов: </w:t>
      </w:r>
    </w:p>
    <w:p w14:paraId="6CD43E0C" w14:textId="1226EFEC" w:rsidR="0048739D" w:rsidRDefault="0048739D" w:rsidP="0048739D">
      <w:pPr>
        <w:pStyle w:val="ListParagraph"/>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C37.118;</w:t>
      </w:r>
    </w:p>
    <w:p w14:paraId="7ACED991" w14:textId="5D56C924" w:rsidR="0048739D" w:rsidRDefault="0048739D" w:rsidP="0048739D">
      <w:pPr>
        <w:pStyle w:val="ListParagraph"/>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Thrift API;</w:t>
      </w:r>
    </w:p>
    <w:p w14:paraId="656F5BE4" w14:textId="0D4E1A6E" w:rsidR="0048739D" w:rsidRPr="0048739D" w:rsidRDefault="0048739D" w:rsidP="0048739D">
      <w:pPr>
        <w:pStyle w:val="ListParagraph"/>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HTTP/SOAP, FTP.</w:t>
      </w:r>
    </w:p>
    <w:p w14:paraId="3C1AFC7B" w14:textId="7858BD35" w:rsidR="0048739D" w:rsidRPr="0048739D" w:rsidRDefault="0048739D" w:rsidP="0027524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Отметим, что для передачи данных в режиме онлайн используется протокол </w:t>
      </w:r>
      <w:r>
        <w:rPr>
          <w:rFonts w:ascii="Times New Roman" w:hAnsi="Times New Roman" w:cs="Times New Roman"/>
          <w:sz w:val="28"/>
          <w:lang w:val="en-US"/>
        </w:rPr>
        <w:t>C</w:t>
      </w:r>
      <w:r w:rsidRPr="0048739D">
        <w:rPr>
          <w:rFonts w:ascii="Times New Roman" w:hAnsi="Times New Roman" w:cs="Times New Roman"/>
          <w:sz w:val="28"/>
        </w:rPr>
        <w:t>37.118.</w:t>
      </w:r>
    </w:p>
    <w:p w14:paraId="56C33508" w14:textId="5FEE5E85" w:rsidR="0048739D" w:rsidRDefault="0048739D" w:rsidP="0048739D">
      <w:pPr>
        <w:spacing w:after="0" w:line="360" w:lineRule="auto"/>
        <w:ind w:firstLine="709"/>
        <w:contextualSpacing/>
        <w:jc w:val="center"/>
        <w:rPr>
          <w:rFonts w:ascii="Times New Roman" w:hAnsi="Times New Roman" w:cs="Times New Roman"/>
          <w:sz w:val="28"/>
        </w:rPr>
      </w:pPr>
      <w:del w:id="161" w:author="Пользователь Windows" w:date="2021-01-27T16:55:00Z">
        <w:r w:rsidRPr="0048739D" w:rsidDel="00350B99">
          <w:rPr>
            <w:rFonts w:ascii="Times New Roman" w:hAnsi="Times New Roman" w:cs="Times New Roman"/>
            <w:noProof/>
            <w:sz w:val="28"/>
            <w:lang w:eastAsia="ru-RU"/>
          </w:rPr>
          <w:lastRenderedPageBreak/>
          <w:drawing>
            <wp:inline distT="0" distB="0" distL="0" distR="0" wp14:anchorId="58968114" wp14:editId="6BCC24D6">
              <wp:extent cx="2095792" cy="4001058"/>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792" cy="4001058"/>
                      </a:xfrm>
                      <a:prstGeom prst="rect">
                        <a:avLst/>
                      </a:prstGeom>
                    </pic:spPr>
                  </pic:pic>
                </a:graphicData>
              </a:graphic>
            </wp:inline>
          </w:drawing>
        </w:r>
      </w:del>
      <w:ins w:id="162" w:author="Пользователь Windows" w:date="2021-01-27T16:55:00Z">
        <w:r w:rsidR="00350B99" w:rsidRPr="00350B99">
          <w:t xml:space="preserve"> </w:t>
        </w:r>
      </w:ins>
      <w:ins w:id="163" w:author="Пользователь Windows" w:date="2021-01-27T16:55:00Z">
        <w:r w:rsidR="00350B99">
          <w:object w:dxaOrig="5305" w:dyaOrig="5041" w14:anchorId="0AD5E5EB">
            <v:shape id="_x0000_i1027" type="#_x0000_t75" style="width:265.5pt;height:252pt" o:ole="">
              <v:imagedata r:id="rId18" o:title=""/>
            </v:shape>
            <o:OLEObject Type="Embed" ProgID="Visio.Drawing.15" ShapeID="_x0000_i1027" DrawAspect="Content" ObjectID="_1673457982" r:id="rId19"/>
          </w:object>
        </w:r>
      </w:ins>
    </w:p>
    <w:p w14:paraId="243F2F0B" w14:textId="201E470E" w:rsidR="0048739D" w:rsidRPr="0027524D" w:rsidRDefault="0048739D" w:rsidP="0048739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164" w:author="Пользователь Windows" w:date="2021-01-27T16:50:00Z">
        <w:r w:rsidDel="00047952">
          <w:rPr>
            <w:rFonts w:ascii="Times New Roman" w:hAnsi="Times New Roman" w:cs="Times New Roman"/>
            <w:sz w:val="28"/>
          </w:rPr>
          <w:delText xml:space="preserve">2 </w:delText>
        </w:r>
      </w:del>
      <w:ins w:id="165" w:author="Пользователь Windows" w:date="2021-01-27T16:50:00Z">
        <w:r w:rsidR="00047952">
          <w:rPr>
            <w:rFonts w:ascii="Times New Roman" w:hAnsi="Times New Roman" w:cs="Times New Roman"/>
            <w:sz w:val="28"/>
          </w:rPr>
          <w:t xml:space="preserve">4 </w:t>
        </w:r>
      </w:ins>
      <w:r>
        <w:rPr>
          <w:rFonts w:ascii="Times New Roman" w:hAnsi="Times New Roman" w:cs="Times New Roman"/>
          <w:sz w:val="28"/>
        </w:rPr>
        <w:t>– Взаимодействие АС СИ СМПР с внешними системами</w:t>
      </w:r>
    </w:p>
    <w:p w14:paraId="27B7C16A" w14:textId="43EC8FA0" w:rsidR="0027524D" w:rsidRDefault="00A36F57"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сервере централизованной АЛАР нет необходимости в компонентах АССИ, связанных с работой СМПР в режиме офлайн. Поэтому в ней нет необходимости.</w:t>
      </w:r>
      <w:r w:rsidR="0048739D">
        <w:rPr>
          <w:rFonts w:ascii="Times New Roman" w:hAnsi="Times New Roman" w:cs="Times New Roman"/>
          <w:sz w:val="28"/>
        </w:rPr>
        <w:t xml:space="preserve"> Однако в качестве протокола передачи данных также воспользуемся протоколом </w:t>
      </w:r>
      <w:r w:rsidR="0048739D">
        <w:rPr>
          <w:rFonts w:ascii="Times New Roman" w:hAnsi="Times New Roman" w:cs="Times New Roman"/>
          <w:sz w:val="28"/>
          <w:lang w:val="en-US"/>
        </w:rPr>
        <w:t>C</w:t>
      </w:r>
      <w:r w:rsidR="0048739D" w:rsidRPr="0048739D">
        <w:rPr>
          <w:rFonts w:ascii="Times New Roman" w:hAnsi="Times New Roman" w:cs="Times New Roman"/>
          <w:sz w:val="28"/>
        </w:rPr>
        <w:t>37.118.</w:t>
      </w:r>
      <w:r>
        <w:rPr>
          <w:rFonts w:ascii="Times New Roman" w:hAnsi="Times New Roman" w:cs="Times New Roman"/>
          <w:sz w:val="28"/>
        </w:rPr>
        <w:t xml:space="preserve"> </w:t>
      </w:r>
      <w:commentRangeStart w:id="166"/>
      <w:commentRangeStart w:id="167"/>
      <w:r w:rsidR="00750235">
        <w:rPr>
          <w:rFonts w:ascii="Times New Roman" w:hAnsi="Times New Roman" w:cs="Times New Roman"/>
          <w:sz w:val="28"/>
        </w:rPr>
        <w:t xml:space="preserve">В литературе нет примеров реализации </w:t>
      </w:r>
      <w:r w:rsidR="00750235" w:rsidRPr="00A36F57">
        <w:rPr>
          <w:rFonts w:ascii="Times New Roman" w:hAnsi="Times New Roman" w:cs="Times New Roman"/>
          <w:sz w:val="28"/>
        </w:rPr>
        <w:t>централизованной</w:t>
      </w:r>
      <w:r w:rsidR="00750235">
        <w:rPr>
          <w:rFonts w:ascii="Times New Roman" w:hAnsi="Times New Roman" w:cs="Times New Roman"/>
          <w:sz w:val="28"/>
        </w:rPr>
        <w:t xml:space="preserve"> автоматики ликвидации асинхронного режима. </w:t>
      </w:r>
      <w:commentRangeEnd w:id="166"/>
      <w:r w:rsidR="00750235">
        <w:rPr>
          <w:rStyle w:val="CommentReference"/>
        </w:rPr>
        <w:commentReference w:id="166"/>
      </w:r>
      <w:commentRangeEnd w:id="167"/>
      <w:r w:rsidR="00750235">
        <w:rPr>
          <w:rStyle w:val="CommentReference"/>
        </w:rPr>
        <w:commentReference w:id="167"/>
      </w:r>
      <w:r>
        <w:rPr>
          <w:rFonts w:ascii="Times New Roman" w:hAnsi="Times New Roman" w:cs="Times New Roman"/>
          <w:sz w:val="28"/>
        </w:rPr>
        <w:t xml:space="preserve">Таким образом, </w:t>
      </w:r>
      <w:r w:rsidR="00B12904">
        <w:rPr>
          <w:rFonts w:ascii="Times New Roman" w:hAnsi="Times New Roman" w:cs="Times New Roman"/>
          <w:sz w:val="28"/>
        </w:rPr>
        <w:t>основополагающей задачей работы является разработка архитектуры ЦАЛАР.</w:t>
      </w:r>
    </w:p>
    <w:p w14:paraId="4F83C9D6" w14:textId="36AF365C" w:rsidR="00B12904" w:rsidRDefault="00963A24" w:rsidP="00963A24">
      <w:pPr>
        <w:pStyle w:val="Heading2"/>
      </w:pPr>
      <w:bookmarkStart w:id="168" w:name="_Toc62602998"/>
      <w:r>
        <w:t xml:space="preserve">Выводы по разделу </w:t>
      </w:r>
      <w:commentRangeStart w:id="169"/>
      <w:commentRangeStart w:id="170"/>
      <w:r w:rsidR="00750235">
        <w:t>1</w:t>
      </w:r>
      <w:commentRangeEnd w:id="169"/>
      <w:r w:rsidR="00750235">
        <w:rPr>
          <w:rStyle w:val="CommentReference"/>
          <w:rFonts w:asciiTheme="minorHAnsi" w:eastAsiaTheme="minorHAnsi" w:hAnsiTheme="minorHAnsi" w:cstheme="minorBidi"/>
          <w:b w:val="0"/>
          <w:color w:val="auto"/>
        </w:rPr>
        <w:commentReference w:id="169"/>
      </w:r>
      <w:commentRangeEnd w:id="170"/>
      <w:r w:rsidR="00C501D6">
        <w:rPr>
          <w:rStyle w:val="CommentReference"/>
          <w:rFonts w:asciiTheme="minorHAnsi" w:eastAsiaTheme="minorHAnsi" w:hAnsiTheme="minorHAnsi" w:cstheme="minorBidi"/>
          <w:b w:val="0"/>
          <w:color w:val="auto"/>
        </w:rPr>
        <w:commentReference w:id="170"/>
      </w:r>
      <w:bookmarkEnd w:id="168"/>
    </w:p>
    <w:p w14:paraId="0DE2F7C7" w14:textId="77777777" w:rsidR="005C1A27" w:rsidRPr="00963A24" w:rsidDel="00EB5D74" w:rsidRDefault="00963A24" w:rsidP="00115DC3">
      <w:pPr>
        <w:spacing w:after="0" w:line="360" w:lineRule="auto"/>
        <w:ind w:firstLine="709"/>
        <w:contextualSpacing/>
        <w:jc w:val="both"/>
        <w:rPr>
          <w:del w:id="171" w:author="Пользователь Windows" w:date="2021-01-27T16:56:00Z"/>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На основе анализа зарубежной и российской литературы была описана архитектура </w:t>
      </w:r>
      <w:r>
        <w:rPr>
          <w:rFonts w:ascii="Times New Roman" w:hAnsi="Times New Roman" w:cs="Times New Roman"/>
          <w:sz w:val="28"/>
          <w:lang w:val="en-US"/>
        </w:rPr>
        <w:t>WAMPAC</w:t>
      </w:r>
      <w:r w:rsidRPr="00963A24">
        <w:rPr>
          <w:rFonts w:ascii="Times New Roman" w:hAnsi="Times New Roman" w:cs="Times New Roman"/>
          <w:sz w:val="28"/>
        </w:rPr>
        <w:t xml:space="preserve"> </w:t>
      </w:r>
      <w:r>
        <w:rPr>
          <w:rFonts w:ascii="Times New Roman" w:hAnsi="Times New Roman" w:cs="Times New Roman"/>
          <w:sz w:val="28"/>
        </w:rPr>
        <w:t xml:space="preserve">в общем виде. Замечено, что для централизованной АЛАР нужны только два нижних уровня архитектуры </w:t>
      </w:r>
      <w:r>
        <w:rPr>
          <w:rFonts w:ascii="Times New Roman" w:hAnsi="Times New Roman" w:cs="Times New Roman"/>
          <w:sz w:val="28"/>
          <w:lang w:val="en-US"/>
        </w:rPr>
        <w:t>WAMPAC</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и что может потребоваться нахождение сервера ЦАЛАР вне ДЦ. Определено, что в использовании АССИ СМПР при реализации системы ЦАЛАР нет необходимости. Сказано также,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 </w:t>
      </w:r>
      <w:r w:rsidR="0018490C" w:rsidRPr="0018490C">
        <w:rPr>
          <w:rFonts w:ascii="Times New Roman" w:hAnsi="Times New Roman" w:cs="Times New Roman"/>
          <w:sz w:val="28"/>
        </w:rPr>
        <w:t>архитектур</w:t>
      </w:r>
      <w:r w:rsidR="0018490C">
        <w:rPr>
          <w:rFonts w:ascii="Times New Roman" w:hAnsi="Times New Roman" w:cs="Times New Roman"/>
          <w:sz w:val="28"/>
        </w:rPr>
        <w:t>а</w:t>
      </w:r>
      <w:r w:rsidR="0018490C" w:rsidRPr="0018490C">
        <w:rPr>
          <w:rFonts w:ascii="Times New Roman" w:hAnsi="Times New Roman" w:cs="Times New Roman"/>
          <w:sz w:val="28"/>
        </w:rPr>
        <w:t xml:space="preserve"> ЦАЛАР </w:t>
      </w:r>
      <w:r w:rsidR="0018490C">
        <w:rPr>
          <w:rFonts w:ascii="Times New Roman" w:hAnsi="Times New Roman" w:cs="Times New Roman"/>
          <w:sz w:val="28"/>
        </w:rPr>
        <w:t>должна быть разработана в данной работе</w:t>
      </w:r>
      <w:r w:rsidR="0018490C" w:rsidRPr="0018490C">
        <w:rPr>
          <w:rFonts w:ascii="Times New Roman" w:hAnsi="Times New Roman" w:cs="Times New Roman"/>
          <w:sz w:val="28"/>
        </w:rPr>
        <w:t>.</w:t>
      </w:r>
    </w:p>
    <w:p w14:paraId="57484962" w14:textId="77777777" w:rsidR="005C1A27" w:rsidRPr="0027524D" w:rsidRDefault="005C1A27">
      <w:pPr>
        <w:spacing w:after="0" w:line="360" w:lineRule="auto"/>
        <w:ind w:firstLine="709"/>
        <w:contextualSpacing/>
        <w:jc w:val="both"/>
        <w:rPr>
          <w:rFonts w:ascii="Times New Roman" w:hAnsi="Times New Roman" w:cs="Times New Roman"/>
          <w:sz w:val="28"/>
        </w:rPr>
      </w:pPr>
    </w:p>
    <w:p w14:paraId="0B34285F" w14:textId="77777777" w:rsidR="00656E91" w:rsidRDefault="005D6C6A" w:rsidP="005C1A27">
      <w:pPr>
        <w:pStyle w:val="Heading1"/>
      </w:pPr>
      <w:bookmarkStart w:id="172" w:name="_Toc62602999"/>
      <w:r>
        <w:lastRenderedPageBreak/>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172"/>
    </w:p>
    <w:p w14:paraId="1CDCF170" w14:textId="2E1F8336" w:rsidR="0048739D" w:rsidRDefault="0048739D" w:rsidP="0048739D">
      <w:pPr>
        <w:pStyle w:val="Heading2"/>
      </w:pPr>
      <w:bookmarkStart w:id="173" w:name="_Toc62603000"/>
      <w:r>
        <w:t xml:space="preserve">2.1. </w:t>
      </w:r>
      <w:r w:rsidR="00E124B2">
        <w:t>А</w:t>
      </w:r>
      <w:r>
        <w:t>рхитектур</w:t>
      </w:r>
      <w:r w:rsidR="00E124B2">
        <w:t>а программного обеспечения</w:t>
      </w:r>
      <w:r>
        <w:t xml:space="preserve"> </w:t>
      </w:r>
      <w:r w:rsidRPr="00AF035E">
        <w:t>централизованной АЛАР</w:t>
      </w:r>
      <w:bookmarkEnd w:id="173"/>
    </w:p>
    <w:p w14:paraId="632717FF" w14:textId="77777777" w:rsidR="0048739D" w:rsidRPr="00A417E1" w:rsidRDefault="0048739D" w:rsidP="0048739D">
      <w:pPr>
        <w:pStyle w:val="Heading3"/>
      </w:pPr>
      <w:bookmarkStart w:id="174" w:name="_Toc62603001"/>
      <w:r>
        <w:t>2.1.1. Укрупненная структура централизованной АЛАР</w:t>
      </w:r>
      <w:bookmarkEnd w:id="174"/>
    </w:p>
    <w:p w14:paraId="61C1320A" w14:textId="71125AD2" w:rsidR="002F59C0" w:rsidRDefault="0048739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175" w:author="Пользователь Windows" w:date="2021-01-27T20:01:00Z">
        <w:r w:rsidR="00C501D6" w:rsidDel="009C67B8">
          <w:rPr>
            <w:rFonts w:ascii="Times New Roman" w:hAnsi="Times New Roman" w:cs="Times New Roman"/>
            <w:sz w:val="28"/>
          </w:rPr>
          <w:delText>3</w:delText>
        </w:r>
        <w:r w:rsidDel="009C67B8">
          <w:rPr>
            <w:rFonts w:ascii="Times New Roman" w:hAnsi="Times New Roman" w:cs="Times New Roman"/>
            <w:sz w:val="28"/>
          </w:rPr>
          <w:delText xml:space="preserve"> </w:delText>
        </w:r>
      </w:del>
      <w:ins w:id="176" w:author="Пользователь Windows" w:date="2021-01-27T20:01:00Z">
        <w:r w:rsidR="009C67B8">
          <w:rPr>
            <w:rFonts w:ascii="Times New Roman" w:hAnsi="Times New Roman" w:cs="Times New Roman"/>
            <w:sz w:val="28"/>
          </w:rPr>
          <w:t xml:space="preserve">5 </w:t>
        </w:r>
      </w:ins>
      <w:r>
        <w:rPr>
          <w:rFonts w:ascii="Times New Roman" w:hAnsi="Times New Roman" w:cs="Times New Roman"/>
          <w:sz w:val="28"/>
        </w:rPr>
        <w:t xml:space="preserve">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Желтым цветом показан функциональный блок, предназначенный для прогнозирования возникновения асинхронного режима. Синим цветом отмечен функциональный блок, решающий задачу для выбора сечения деления системы в случае, когда возникает АР. Фиолетовым цветом указан </w:t>
      </w:r>
      <w:commentRangeStart w:id="177"/>
      <w:commentRangeStart w:id="178"/>
      <w:r>
        <w:rPr>
          <w:rFonts w:ascii="Times New Roman" w:hAnsi="Times New Roman" w:cs="Times New Roman"/>
          <w:sz w:val="28"/>
        </w:rPr>
        <w:t>блок выявления возмущения в энергосистеме</w:t>
      </w:r>
      <w:commentRangeEnd w:id="177"/>
      <w:r>
        <w:rPr>
          <w:rStyle w:val="CommentReference"/>
        </w:rPr>
        <w:commentReference w:id="177"/>
      </w:r>
      <w:commentRangeEnd w:id="178"/>
      <w:r w:rsidR="00E124B2">
        <w:rPr>
          <w:rStyle w:val="CommentReference"/>
        </w:rPr>
        <w:commentReference w:id="178"/>
      </w:r>
      <w:r>
        <w:rPr>
          <w:rFonts w:ascii="Times New Roman" w:hAnsi="Times New Roman" w:cs="Times New Roman"/>
          <w:sz w:val="28"/>
        </w:rPr>
        <w:t xml:space="preserve"> и определения групп когерентных генераторов. По </w:t>
      </w:r>
      <w:sdt>
        <w:sdtPr>
          <w:rPr>
            <w:rFonts w:ascii="Times New Roman" w:hAnsi="Times New Roman" w:cs="Times New Roman"/>
            <w:sz w:val="28"/>
          </w:rPr>
          <w:id w:val="-1185898921"/>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данный блок относится к </w:t>
      </w:r>
      <w:r w:rsidRPr="009D0F98">
        <w:rPr>
          <w:rFonts w:ascii="Times New Roman" w:hAnsi="Times New Roman" w:cs="Times New Roman"/>
          <w:sz w:val="28"/>
        </w:rPr>
        <w:t>орган</w:t>
      </w:r>
      <w:r>
        <w:rPr>
          <w:rFonts w:ascii="Times New Roman" w:hAnsi="Times New Roman" w:cs="Times New Roman"/>
          <w:sz w:val="28"/>
        </w:rPr>
        <w:t>у</w:t>
      </w:r>
      <w:r w:rsidRPr="009D0F98">
        <w:rPr>
          <w:rFonts w:ascii="Times New Roman" w:hAnsi="Times New Roman" w:cs="Times New Roman"/>
          <w:sz w:val="28"/>
        </w:rPr>
        <w:t xml:space="preserve"> централизованного определения сечения деления системы</w:t>
      </w:r>
      <w:r>
        <w:rPr>
          <w:rFonts w:ascii="Times New Roman" w:hAnsi="Times New Roman" w:cs="Times New Roman"/>
          <w:sz w:val="28"/>
        </w:rPr>
        <w:t>. Но так как от факта выявления им возмущения зависит, будет ли происходить идентификация АР, то данный блок вынесен отдельно.</w:t>
      </w:r>
    </w:p>
    <w:p w14:paraId="4BA9857F" w14:textId="4581D542" w:rsidR="002F59C0" w:rsidRDefault="00E124B2" w:rsidP="00DD6B66">
      <w:pPr>
        <w:spacing w:after="0" w:line="360" w:lineRule="auto"/>
        <w:ind w:firstLine="709"/>
        <w:contextualSpacing/>
        <w:jc w:val="center"/>
        <w:rPr>
          <w:rFonts w:ascii="Times New Roman" w:hAnsi="Times New Roman" w:cs="Times New Roman"/>
          <w:sz w:val="28"/>
        </w:rPr>
      </w:pPr>
      <w:r w:rsidRPr="00E124B2">
        <w:rPr>
          <w:rFonts w:ascii="Times New Roman" w:hAnsi="Times New Roman" w:cs="Times New Roman"/>
          <w:noProof/>
          <w:sz w:val="28"/>
          <w:lang w:eastAsia="ru-RU"/>
        </w:rPr>
        <w:drawing>
          <wp:inline distT="0" distB="0" distL="0" distR="0" wp14:anchorId="20DF0DE2" wp14:editId="380BF28F">
            <wp:extent cx="5630333" cy="3694359"/>
            <wp:effectExtent l="0" t="0" r="889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5510" cy="3704318"/>
                    </a:xfrm>
                    <a:prstGeom prst="rect">
                      <a:avLst/>
                    </a:prstGeom>
                  </pic:spPr>
                </pic:pic>
              </a:graphicData>
            </a:graphic>
          </wp:inline>
        </w:drawing>
      </w:r>
    </w:p>
    <w:p w14:paraId="41732723" w14:textId="0842DE6B"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w:t>
      </w:r>
      <w:del w:id="179" w:author="Пользователь Windows" w:date="2021-01-27T20:01:00Z">
        <w:r w:rsidR="00C501D6" w:rsidDel="009C67B8">
          <w:rPr>
            <w:rFonts w:ascii="Times New Roman" w:hAnsi="Times New Roman" w:cs="Times New Roman"/>
            <w:sz w:val="28"/>
          </w:rPr>
          <w:delText>3</w:delText>
        </w:r>
        <w:r w:rsidR="00CF4958" w:rsidRPr="00CF4958" w:rsidDel="009C67B8">
          <w:rPr>
            <w:rFonts w:ascii="Times New Roman" w:hAnsi="Times New Roman" w:cs="Times New Roman"/>
            <w:sz w:val="28"/>
          </w:rPr>
          <w:delText xml:space="preserve"> </w:delText>
        </w:r>
      </w:del>
      <w:ins w:id="180" w:author="Пользователь Windows" w:date="2021-01-27T20:01:00Z">
        <w:r w:rsidR="009C67B8">
          <w:rPr>
            <w:rFonts w:ascii="Times New Roman" w:hAnsi="Times New Roman" w:cs="Times New Roman"/>
            <w:sz w:val="28"/>
          </w:rPr>
          <w:t>5</w:t>
        </w:r>
        <w:r w:rsidR="009C67B8" w:rsidRPr="00CF4958">
          <w:rPr>
            <w:rFonts w:ascii="Times New Roman" w:hAnsi="Times New Roman" w:cs="Times New Roman"/>
            <w:sz w:val="28"/>
          </w:rPr>
          <w:t xml:space="preserve"> </w:t>
        </w:r>
      </w:ins>
      <w:r w:rsidR="00CF4958" w:rsidRPr="00CF4958">
        <w:rPr>
          <w:rFonts w:ascii="Times New Roman" w:hAnsi="Times New Roman" w:cs="Times New Roman"/>
          <w:sz w:val="28"/>
        </w:rPr>
        <w:t xml:space="preserve">–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5F665E90" w14:textId="77777777" w:rsidR="00FD4150" w:rsidRDefault="00FD4150" w:rsidP="00E124B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Работа разрабатываемой</w:t>
      </w:r>
      <w:commentRangeStart w:id="181"/>
      <w:commentRangeStart w:id="182"/>
      <w:r w:rsidR="00E124B2" w:rsidRPr="00B83429">
        <w:rPr>
          <w:rFonts w:ascii="Times New Roman" w:hAnsi="Times New Roman" w:cs="Times New Roman"/>
          <w:sz w:val="28"/>
        </w:rPr>
        <w:t xml:space="preserve"> системы </w:t>
      </w:r>
      <w:r>
        <w:rPr>
          <w:rFonts w:ascii="Times New Roman" w:hAnsi="Times New Roman" w:cs="Times New Roman"/>
          <w:sz w:val="28"/>
        </w:rPr>
        <w:t>основана на</w:t>
      </w:r>
      <w:r w:rsidR="00E124B2" w:rsidRPr="00B83429">
        <w:rPr>
          <w:rFonts w:ascii="Times New Roman" w:hAnsi="Times New Roman" w:cs="Times New Roman"/>
          <w:sz w:val="28"/>
        </w:rPr>
        <w:t xml:space="preserve"> тр</w:t>
      </w:r>
      <w:r>
        <w:rPr>
          <w:rFonts w:ascii="Times New Roman" w:hAnsi="Times New Roman" w:cs="Times New Roman"/>
          <w:sz w:val="28"/>
        </w:rPr>
        <w:t>ех</w:t>
      </w:r>
      <w:r w:rsidR="00E124B2" w:rsidRPr="00B83429">
        <w:rPr>
          <w:rFonts w:ascii="Times New Roman" w:hAnsi="Times New Roman" w:cs="Times New Roman"/>
          <w:sz w:val="28"/>
        </w:rPr>
        <w:t xml:space="preserve"> </w:t>
      </w:r>
      <w:r>
        <w:rPr>
          <w:rFonts w:ascii="Times New Roman" w:hAnsi="Times New Roman" w:cs="Times New Roman"/>
          <w:sz w:val="28"/>
        </w:rPr>
        <w:t>принципах</w:t>
      </w:r>
      <w:r w:rsidR="00E124B2" w:rsidRPr="00B83429">
        <w:rPr>
          <w:rFonts w:ascii="Times New Roman" w:hAnsi="Times New Roman" w:cs="Times New Roman"/>
          <w:sz w:val="28"/>
        </w:rPr>
        <w:t xml:space="preserve"> работы</w:t>
      </w:r>
      <w:commentRangeEnd w:id="181"/>
      <w:r w:rsidR="00E124B2">
        <w:rPr>
          <w:rStyle w:val="CommentReference"/>
        </w:rPr>
        <w:commentReference w:id="181"/>
      </w:r>
      <w:commentRangeEnd w:id="182"/>
      <w:r>
        <w:rPr>
          <w:rStyle w:val="CommentReference"/>
        </w:rPr>
        <w:commentReference w:id="182"/>
      </w:r>
      <w:r w:rsidR="00E124B2" w:rsidRPr="00B83429">
        <w:rPr>
          <w:rFonts w:ascii="Times New Roman" w:hAnsi="Times New Roman" w:cs="Times New Roman"/>
          <w:sz w:val="28"/>
        </w:rPr>
        <w:t xml:space="preserve">: </w:t>
      </w:r>
    </w:p>
    <w:p w14:paraId="6647DBE2" w14:textId="773B37CF" w:rsidR="00FD4150" w:rsidRDefault="00FD4150" w:rsidP="00FD4150">
      <w:pPr>
        <w:pStyle w:val="ListParagraph"/>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II-ДО: офлайн, время выполнения не имеет ограничений.</w:t>
      </w:r>
    </w:p>
    <w:p w14:paraId="578211BD" w14:textId="5599A41E" w:rsidR="00FD4150" w:rsidRDefault="00E124B2" w:rsidP="00FD4150">
      <w:pPr>
        <w:pStyle w:val="ListParagraph"/>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I-ДО</w:t>
      </w:r>
      <w:r w:rsidR="00FD4150">
        <w:rPr>
          <w:rFonts w:ascii="Times New Roman" w:hAnsi="Times New Roman" w:cs="Times New Roman"/>
          <w:sz w:val="28"/>
        </w:rPr>
        <w:t>: офлайн, время выполнения не более 30 с.</w:t>
      </w:r>
    </w:p>
    <w:p w14:paraId="7DA904B7" w14:textId="4CCADD2B" w:rsidR="00FD4150" w:rsidRPr="00FD4150" w:rsidRDefault="00E124B2" w:rsidP="00FD4150">
      <w:pPr>
        <w:pStyle w:val="ListParagraph"/>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lastRenderedPageBreak/>
        <w:t>ПОСЛЕ</w:t>
      </w:r>
      <w:r w:rsidR="00FD4150">
        <w:rPr>
          <w:rFonts w:ascii="Times New Roman" w:hAnsi="Times New Roman" w:cs="Times New Roman"/>
          <w:sz w:val="28"/>
        </w:rPr>
        <w:t>:</w:t>
      </w:r>
      <w:r w:rsidRPr="00FD4150">
        <w:rPr>
          <w:rFonts w:ascii="Times New Roman" w:hAnsi="Times New Roman" w:cs="Times New Roman"/>
          <w:sz w:val="28"/>
        </w:rPr>
        <w:t xml:space="preserve"> </w:t>
      </w:r>
      <w:r w:rsidR="00FD4150">
        <w:rPr>
          <w:rFonts w:ascii="Times New Roman" w:hAnsi="Times New Roman" w:cs="Times New Roman"/>
          <w:sz w:val="28"/>
        </w:rPr>
        <w:t>онлайн, выполнение в темпе процесса.</w:t>
      </w:r>
    </w:p>
    <w:p w14:paraId="3F735869" w14:textId="3AAA5BAF"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II-ДО</w:t>
      </w:r>
      <w:r w:rsidR="00FD4150" w:rsidRPr="00FD4150">
        <w:rPr>
          <w:rFonts w:ascii="Times New Roman" w:hAnsi="Times New Roman" w:cs="Times New Roman"/>
          <w:sz w:val="28"/>
        </w:rPr>
        <w:t xml:space="preserve"> </w:t>
      </w:r>
      <w:r w:rsidR="00FD4150">
        <w:rPr>
          <w:rFonts w:ascii="Times New Roman" w:hAnsi="Times New Roman" w:cs="Times New Roman"/>
          <w:sz w:val="28"/>
        </w:rPr>
        <w:t xml:space="preserve">при помощи ПК </w:t>
      </w:r>
      <w:proofErr w:type="spellStart"/>
      <w:r w:rsidR="00FD4150">
        <w:rPr>
          <w:rFonts w:ascii="Times New Roman" w:hAnsi="Times New Roman" w:cs="Times New Roman"/>
          <w:sz w:val="28"/>
          <w:lang w:val="en-US"/>
        </w:rPr>
        <w:t>RastrWin</w:t>
      </w:r>
      <w:proofErr w:type="spellEnd"/>
      <w:r w:rsidR="00FD4150" w:rsidRPr="002F59C0">
        <w:rPr>
          <w:rFonts w:ascii="Times New Roman" w:hAnsi="Times New Roman" w:cs="Times New Roman"/>
          <w:sz w:val="28"/>
        </w:rPr>
        <w:t xml:space="preserve">3 </w:t>
      </w:r>
      <w:r w:rsidR="00FD4150">
        <w:rPr>
          <w:rFonts w:ascii="Times New Roman" w:hAnsi="Times New Roman" w:cs="Times New Roman"/>
          <w:sz w:val="28"/>
        </w:rPr>
        <w:t xml:space="preserve">и ПАК </w:t>
      </w:r>
      <w:proofErr w:type="spellStart"/>
      <w:r w:rsidR="00FD4150">
        <w:rPr>
          <w:rFonts w:ascii="Times New Roman" w:hAnsi="Times New Roman" w:cs="Times New Roman"/>
          <w:sz w:val="28"/>
          <w:lang w:val="en-US"/>
        </w:rPr>
        <w:t>Eurostag</w:t>
      </w:r>
      <w:proofErr w:type="spellEnd"/>
      <w:r w:rsidRPr="00B83429">
        <w:rPr>
          <w:rFonts w:ascii="Times New Roman" w:hAnsi="Times New Roman" w:cs="Times New Roman"/>
          <w:sz w:val="28"/>
        </w:rPr>
        <w:t xml:space="preserve"> проводится большой объем предварительных расчетов</w:t>
      </w:r>
      <w:r w:rsidR="00FD4150">
        <w:rPr>
          <w:rFonts w:ascii="Times New Roman" w:hAnsi="Times New Roman" w:cs="Times New Roman"/>
          <w:sz w:val="28"/>
        </w:rPr>
        <w:t xml:space="preserve"> для</w:t>
      </w:r>
      <w:r>
        <w:rPr>
          <w:rFonts w:ascii="Times New Roman" w:hAnsi="Times New Roman" w:cs="Times New Roman"/>
          <w:sz w:val="28"/>
        </w:rPr>
        <w:t xml:space="preserve"> </w:t>
      </w:r>
      <w:commentRangeStart w:id="183"/>
      <w:commentRangeStart w:id="184"/>
      <w:r>
        <w:rPr>
          <w:rFonts w:ascii="Times New Roman" w:hAnsi="Times New Roman" w:cs="Times New Roman"/>
          <w:sz w:val="28"/>
        </w:rPr>
        <w:t>формир</w:t>
      </w:r>
      <w:r w:rsidR="00FD4150">
        <w:rPr>
          <w:rFonts w:ascii="Times New Roman" w:hAnsi="Times New Roman" w:cs="Times New Roman"/>
          <w:sz w:val="28"/>
        </w:rPr>
        <w:t>ования наборов</w:t>
      </w:r>
      <w:r w:rsidRPr="00B83429">
        <w:rPr>
          <w:rFonts w:ascii="Times New Roman" w:hAnsi="Times New Roman" w:cs="Times New Roman"/>
          <w:sz w:val="28"/>
        </w:rPr>
        <w:t xml:space="preserve"> данных</w:t>
      </w:r>
      <w:r w:rsidR="00FD4150">
        <w:rPr>
          <w:rFonts w:ascii="Times New Roman" w:hAnsi="Times New Roman" w:cs="Times New Roman"/>
          <w:sz w:val="28"/>
        </w:rPr>
        <w:t>.</w:t>
      </w:r>
      <w:r w:rsidRPr="00B83429">
        <w:rPr>
          <w:rFonts w:ascii="Times New Roman" w:hAnsi="Times New Roman" w:cs="Times New Roman"/>
          <w:sz w:val="28"/>
        </w:rPr>
        <w:t xml:space="preserve"> </w:t>
      </w:r>
      <w:r w:rsidR="00FD4150">
        <w:rPr>
          <w:rFonts w:ascii="Times New Roman" w:hAnsi="Times New Roman" w:cs="Times New Roman"/>
          <w:sz w:val="28"/>
        </w:rPr>
        <w:t>Наборы данных включают в себя</w:t>
      </w:r>
      <w:r>
        <w:rPr>
          <w:rFonts w:ascii="Times New Roman" w:hAnsi="Times New Roman" w:cs="Times New Roman"/>
          <w:sz w:val="28"/>
        </w:rPr>
        <w:t xml:space="preserve"> обученные классификаторы и наборы сечений-кандидатов </w:t>
      </w:r>
      <w:r w:rsidR="00FD4150">
        <w:rPr>
          <w:rFonts w:ascii="Times New Roman" w:hAnsi="Times New Roman" w:cs="Times New Roman"/>
          <w:sz w:val="28"/>
        </w:rPr>
        <w:t>деления системы</w:t>
      </w:r>
      <w:r>
        <w:rPr>
          <w:rFonts w:ascii="Times New Roman" w:hAnsi="Times New Roman" w:cs="Times New Roman"/>
          <w:sz w:val="28"/>
        </w:rPr>
        <w:t>.</w:t>
      </w:r>
    </w:p>
    <w:p w14:paraId="471396FA" w14:textId="4BDD7381"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FD4150">
        <w:rPr>
          <w:rFonts w:ascii="Times New Roman" w:hAnsi="Times New Roman" w:cs="Times New Roman"/>
          <w:sz w:val="28"/>
        </w:rPr>
        <w:t>олняется анализ текущего режима.</w:t>
      </w:r>
      <w:r>
        <w:rPr>
          <w:rFonts w:ascii="Times New Roman" w:hAnsi="Times New Roman" w:cs="Times New Roman"/>
          <w:sz w:val="28"/>
        </w:rPr>
        <w:t xml:space="preserve"> </w:t>
      </w:r>
      <w:r w:rsidR="00FD4150">
        <w:rPr>
          <w:rFonts w:ascii="Times New Roman" w:hAnsi="Times New Roman" w:cs="Times New Roman"/>
          <w:sz w:val="28"/>
        </w:rPr>
        <w:t>На основе анализа</w:t>
      </w:r>
      <w:r w:rsidRPr="00B83429">
        <w:rPr>
          <w:rFonts w:ascii="Times New Roman" w:hAnsi="Times New Roman" w:cs="Times New Roman"/>
          <w:sz w:val="28"/>
        </w:rPr>
        <w:t xml:space="preserve"> выбираются сечения-кандидаты</w:t>
      </w:r>
      <w:r>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Pr>
          <w:rFonts w:ascii="Times New Roman" w:hAnsi="Times New Roman" w:cs="Times New Roman"/>
          <w:sz w:val="28"/>
        </w:rPr>
        <w:t xml:space="preserve">, которые соответствуют </w:t>
      </w:r>
      <w:r w:rsidR="00FD4150">
        <w:rPr>
          <w:rFonts w:ascii="Times New Roman" w:hAnsi="Times New Roman" w:cs="Times New Roman"/>
          <w:sz w:val="28"/>
        </w:rPr>
        <w:t>текущему режиму работы ЭЭС</w:t>
      </w:r>
      <w:r w:rsidRPr="00B83429">
        <w:rPr>
          <w:rFonts w:ascii="Times New Roman" w:hAnsi="Times New Roman" w:cs="Times New Roman"/>
          <w:sz w:val="28"/>
        </w:rPr>
        <w:t>.</w:t>
      </w:r>
    </w:p>
    <w:p w14:paraId="50350A85" w14:textId="7760967F" w:rsidR="002F59C0"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ПОСЛЕ</w:t>
      </w:r>
      <w:r w:rsidR="00FD4150">
        <w:rPr>
          <w:rFonts w:ascii="Times New Roman" w:hAnsi="Times New Roman" w:cs="Times New Roman"/>
          <w:sz w:val="28"/>
        </w:rPr>
        <w:t xml:space="preserve"> выполняется</w:t>
      </w:r>
      <w:r w:rsidRPr="00B83429">
        <w:rPr>
          <w:rFonts w:ascii="Times New Roman" w:hAnsi="Times New Roman" w:cs="Times New Roman"/>
          <w:sz w:val="28"/>
        </w:rPr>
        <w:t xml:space="preserve"> </w:t>
      </w:r>
      <w:r>
        <w:rPr>
          <w:rFonts w:ascii="Times New Roman" w:hAnsi="Times New Roman" w:cs="Times New Roman"/>
          <w:sz w:val="28"/>
        </w:rPr>
        <w:t>выявл</w:t>
      </w:r>
      <w:r w:rsidR="00FD4150">
        <w:rPr>
          <w:rFonts w:ascii="Times New Roman" w:hAnsi="Times New Roman" w:cs="Times New Roman"/>
          <w:sz w:val="28"/>
        </w:rPr>
        <w:t>ение</w:t>
      </w:r>
      <w:r>
        <w:rPr>
          <w:rFonts w:ascii="Times New Roman" w:hAnsi="Times New Roman" w:cs="Times New Roman"/>
          <w:sz w:val="28"/>
        </w:rPr>
        <w:t xml:space="preserve"> возмущения, которое может привести к нарушению </w:t>
      </w:r>
      <w:r w:rsidR="00FD4150">
        <w:rPr>
          <w:rFonts w:ascii="Times New Roman" w:hAnsi="Times New Roman" w:cs="Times New Roman"/>
          <w:sz w:val="28"/>
        </w:rPr>
        <w:t>асинхронному режиму</w:t>
      </w:r>
      <w:r>
        <w:rPr>
          <w:rFonts w:ascii="Times New Roman" w:hAnsi="Times New Roman" w:cs="Times New Roman"/>
          <w:sz w:val="28"/>
        </w:rPr>
        <w:t xml:space="preserve">, и определяются группы когерентных генераторов. Если </w:t>
      </w:r>
      <w:r w:rsidR="00FD4150">
        <w:rPr>
          <w:rFonts w:ascii="Times New Roman" w:hAnsi="Times New Roman" w:cs="Times New Roman"/>
          <w:sz w:val="28"/>
        </w:rPr>
        <w:t>выявлено возникновение возмущения</w:t>
      </w:r>
      <w:r>
        <w:rPr>
          <w:rFonts w:ascii="Times New Roman" w:hAnsi="Times New Roman" w:cs="Times New Roman"/>
          <w:sz w:val="28"/>
        </w:rPr>
        <w:t xml:space="preserve">, запускается процесс </w:t>
      </w:r>
      <w:r w:rsidR="00FD4150">
        <w:rPr>
          <w:rFonts w:ascii="Times New Roman" w:hAnsi="Times New Roman" w:cs="Times New Roman"/>
          <w:sz w:val="28"/>
        </w:rPr>
        <w:t>идентификации</w:t>
      </w:r>
      <w:r>
        <w:rPr>
          <w:rFonts w:ascii="Times New Roman" w:hAnsi="Times New Roman" w:cs="Times New Roman"/>
          <w:sz w:val="28"/>
        </w:rPr>
        <w:t xml:space="preserve"> возникновения </w:t>
      </w:r>
      <w:r w:rsidR="00FD4150">
        <w:rPr>
          <w:rFonts w:ascii="Times New Roman" w:hAnsi="Times New Roman" w:cs="Times New Roman"/>
          <w:sz w:val="28"/>
        </w:rPr>
        <w:t>АР</w:t>
      </w:r>
      <w:r>
        <w:rPr>
          <w:rFonts w:ascii="Times New Roman" w:hAnsi="Times New Roman" w:cs="Times New Roman"/>
          <w:sz w:val="28"/>
        </w:rPr>
        <w:t xml:space="preserve"> и выбора сечения деления системы.</w:t>
      </w:r>
      <w:commentRangeEnd w:id="183"/>
      <w:r>
        <w:rPr>
          <w:rStyle w:val="CommentReference"/>
        </w:rPr>
        <w:commentReference w:id="183"/>
      </w:r>
      <w:commentRangeEnd w:id="184"/>
      <w:r w:rsidR="00FD4150">
        <w:rPr>
          <w:rStyle w:val="CommentReference"/>
        </w:rPr>
        <w:commentReference w:id="184"/>
      </w:r>
    </w:p>
    <w:p w14:paraId="6E4AFC27" w14:textId="61C9C638" w:rsidR="00775658" w:rsidDel="009C67B8" w:rsidRDefault="00775658" w:rsidP="00B83429">
      <w:pPr>
        <w:spacing w:after="0" w:line="360" w:lineRule="auto"/>
        <w:ind w:firstLine="709"/>
        <w:contextualSpacing/>
        <w:jc w:val="both"/>
        <w:rPr>
          <w:del w:id="185" w:author="Пользователь Windows" w:date="2021-01-27T20:01:00Z"/>
          <w:rFonts w:ascii="Times New Roman" w:hAnsi="Times New Roman" w:cs="Times New Roman"/>
          <w:sz w:val="28"/>
        </w:rPr>
      </w:pPr>
    </w:p>
    <w:p w14:paraId="685D0865" w14:textId="14C63C98" w:rsidR="00775658" w:rsidDel="009C67B8" w:rsidRDefault="00775658" w:rsidP="00B83429">
      <w:pPr>
        <w:spacing w:after="0" w:line="360" w:lineRule="auto"/>
        <w:ind w:firstLine="709"/>
        <w:contextualSpacing/>
        <w:jc w:val="both"/>
        <w:rPr>
          <w:del w:id="186" w:author="Пользователь Windows" w:date="2021-01-27T20:01:00Z"/>
          <w:rFonts w:ascii="Times New Roman" w:hAnsi="Times New Roman" w:cs="Times New Roman"/>
          <w:sz w:val="28"/>
        </w:rPr>
      </w:pPr>
    </w:p>
    <w:p w14:paraId="2EE6C99D" w14:textId="140F5C6D" w:rsidR="00775658" w:rsidDel="009C67B8" w:rsidRDefault="00775658" w:rsidP="00B83429">
      <w:pPr>
        <w:spacing w:after="0" w:line="360" w:lineRule="auto"/>
        <w:ind w:firstLine="709"/>
        <w:contextualSpacing/>
        <w:jc w:val="both"/>
        <w:rPr>
          <w:del w:id="187" w:author="Пользователь Windows" w:date="2021-01-27T20:01:00Z"/>
          <w:rFonts w:ascii="Times New Roman" w:hAnsi="Times New Roman" w:cs="Times New Roman"/>
          <w:sz w:val="28"/>
        </w:rPr>
      </w:pPr>
    </w:p>
    <w:p w14:paraId="7CB9E2AA" w14:textId="2C5986D5" w:rsidR="00775658" w:rsidDel="009C67B8" w:rsidRDefault="00775658" w:rsidP="00B83429">
      <w:pPr>
        <w:spacing w:after="0" w:line="360" w:lineRule="auto"/>
        <w:ind w:firstLine="709"/>
        <w:contextualSpacing/>
        <w:jc w:val="both"/>
        <w:rPr>
          <w:del w:id="188" w:author="Пользователь Windows" w:date="2021-01-27T20:01:00Z"/>
          <w:rFonts w:ascii="Times New Roman" w:hAnsi="Times New Roman" w:cs="Times New Roman"/>
          <w:sz w:val="28"/>
        </w:rPr>
      </w:pPr>
    </w:p>
    <w:p w14:paraId="7C09C581" w14:textId="01966CEE" w:rsidR="00775658" w:rsidDel="009C67B8" w:rsidRDefault="00775658" w:rsidP="00B83429">
      <w:pPr>
        <w:spacing w:after="0" w:line="360" w:lineRule="auto"/>
        <w:ind w:firstLine="709"/>
        <w:contextualSpacing/>
        <w:jc w:val="both"/>
        <w:rPr>
          <w:del w:id="189" w:author="Пользователь Windows" w:date="2021-01-27T20:01:00Z"/>
          <w:rFonts w:ascii="Times New Roman" w:hAnsi="Times New Roman" w:cs="Times New Roman"/>
          <w:sz w:val="28"/>
        </w:rPr>
      </w:pPr>
    </w:p>
    <w:p w14:paraId="43DE3CB4" w14:textId="02DD87E2" w:rsidR="00775658" w:rsidDel="009C67B8" w:rsidRDefault="00775658" w:rsidP="00B83429">
      <w:pPr>
        <w:spacing w:after="0" w:line="360" w:lineRule="auto"/>
        <w:ind w:firstLine="709"/>
        <w:contextualSpacing/>
        <w:jc w:val="both"/>
        <w:rPr>
          <w:del w:id="190" w:author="Пользователь Windows" w:date="2021-01-27T20:01:00Z"/>
          <w:rFonts w:ascii="Times New Roman" w:hAnsi="Times New Roman" w:cs="Times New Roman"/>
          <w:sz w:val="28"/>
        </w:rPr>
      </w:pPr>
    </w:p>
    <w:p w14:paraId="721922E9" w14:textId="07B29D08" w:rsidR="00775658" w:rsidDel="009C67B8" w:rsidRDefault="00775658" w:rsidP="00B83429">
      <w:pPr>
        <w:spacing w:after="0" w:line="360" w:lineRule="auto"/>
        <w:ind w:firstLine="709"/>
        <w:contextualSpacing/>
        <w:jc w:val="both"/>
        <w:rPr>
          <w:del w:id="191" w:author="Пользователь Windows" w:date="2021-01-27T20:01:00Z"/>
          <w:rFonts w:ascii="Times New Roman" w:hAnsi="Times New Roman" w:cs="Times New Roman"/>
          <w:sz w:val="28"/>
        </w:rPr>
      </w:pPr>
    </w:p>
    <w:p w14:paraId="72939903" w14:textId="6A3EF629" w:rsidR="00775658" w:rsidDel="009C67B8" w:rsidRDefault="00775658" w:rsidP="00B83429">
      <w:pPr>
        <w:spacing w:after="0" w:line="360" w:lineRule="auto"/>
        <w:ind w:firstLine="709"/>
        <w:contextualSpacing/>
        <w:jc w:val="both"/>
        <w:rPr>
          <w:del w:id="192" w:author="Пользователь Windows" w:date="2021-01-27T20:01:00Z"/>
          <w:rFonts w:ascii="Times New Roman" w:hAnsi="Times New Roman" w:cs="Times New Roman"/>
          <w:sz w:val="28"/>
        </w:rPr>
      </w:pPr>
    </w:p>
    <w:p w14:paraId="7D3F403B" w14:textId="0C766194" w:rsidR="00775658" w:rsidDel="009C67B8" w:rsidRDefault="00775658" w:rsidP="00B83429">
      <w:pPr>
        <w:spacing w:after="0" w:line="360" w:lineRule="auto"/>
        <w:ind w:firstLine="709"/>
        <w:contextualSpacing/>
        <w:jc w:val="both"/>
        <w:rPr>
          <w:del w:id="193" w:author="Пользователь Windows" w:date="2021-01-27T20:01:00Z"/>
          <w:rFonts w:ascii="Times New Roman" w:hAnsi="Times New Roman" w:cs="Times New Roman"/>
          <w:sz w:val="28"/>
        </w:rPr>
      </w:pPr>
    </w:p>
    <w:p w14:paraId="64E3E1E5" w14:textId="348A2D9A" w:rsidR="00775658" w:rsidDel="009C67B8" w:rsidRDefault="00775658" w:rsidP="00B83429">
      <w:pPr>
        <w:spacing w:after="0" w:line="360" w:lineRule="auto"/>
        <w:ind w:firstLine="709"/>
        <w:contextualSpacing/>
        <w:jc w:val="both"/>
        <w:rPr>
          <w:del w:id="194" w:author="Пользователь Windows" w:date="2021-01-27T20:01:00Z"/>
          <w:rFonts w:ascii="Times New Roman" w:hAnsi="Times New Roman" w:cs="Times New Roman"/>
          <w:sz w:val="28"/>
        </w:rPr>
      </w:pPr>
    </w:p>
    <w:p w14:paraId="4CBC74F6" w14:textId="340447AF" w:rsidR="00775658" w:rsidDel="009C67B8" w:rsidRDefault="00775658" w:rsidP="00B83429">
      <w:pPr>
        <w:spacing w:after="0" w:line="360" w:lineRule="auto"/>
        <w:ind w:firstLine="709"/>
        <w:contextualSpacing/>
        <w:jc w:val="both"/>
        <w:rPr>
          <w:del w:id="195" w:author="Пользователь Windows" w:date="2021-01-27T20:01:00Z"/>
          <w:rFonts w:ascii="Times New Roman" w:hAnsi="Times New Roman" w:cs="Times New Roman"/>
          <w:sz w:val="28"/>
        </w:rPr>
      </w:pPr>
    </w:p>
    <w:p w14:paraId="777AD14E" w14:textId="233EDD24" w:rsidR="00775658" w:rsidRPr="00B83429" w:rsidDel="009C67B8" w:rsidRDefault="00775658" w:rsidP="00B83429">
      <w:pPr>
        <w:spacing w:after="0" w:line="360" w:lineRule="auto"/>
        <w:ind w:firstLine="709"/>
        <w:contextualSpacing/>
        <w:jc w:val="both"/>
        <w:rPr>
          <w:del w:id="196" w:author="Пользователь Windows" w:date="2021-01-27T20:01:00Z"/>
          <w:rFonts w:ascii="Times New Roman" w:hAnsi="Times New Roman" w:cs="Times New Roman"/>
          <w:sz w:val="28"/>
        </w:rPr>
      </w:pPr>
    </w:p>
    <w:p w14:paraId="1DE1765F" w14:textId="77777777" w:rsidR="005D6C6A" w:rsidRDefault="005D6C6A" w:rsidP="005C1A27">
      <w:pPr>
        <w:pStyle w:val="Heading3"/>
      </w:pPr>
      <w:bookmarkStart w:id="197" w:name="_Toc62603002"/>
      <w:r>
        <w:t>2.</w:t>
      </w:r>
      <w:r w:rsidR="005C1A27">
        <w:t>1.</w:t>
      </w:r>
      <w:r>
        <w:t>2. Диаграмма компонентов разрабатываемого ПО</w:t>
      </w:r>
      <w:bookmarkEnd w:id="197"/>
    </w:p>
    <w:p w14:paraId="6D86DD1F" w14:textId="46B19B95"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На </w:t>
      </w:r>
      <w:del w:id="198" w:author="Пользователь Windows" w:date="2021-01-27T20:02:00Z">
        <w:r w:rsidR="007877D6" w:rsidDel="009C67B8">
          <w:rPr>
            <w:rFonts w:ascii="Times New Roman" w:hAnsi="Times New Roman" w:cs="Times New Roman"/>
            <w:sz w:val="28"/>
          </w:rPr>
          <w:delText xml:space="preserve">рисунке </w:delText>
        </w:r>
      </w:del>
      <w:ins w:id="199" w:author="Пользователь Windows" w:date="2021-01-27T20:02:00Z">
        <w:r w:rsidR="009C67B8">
          <w:rPr>
            <w:rFonts w:ascii="Times New Roman" w:hAnsi="Times New Roman" w:cs="Times New Roman"/>
            <w:sz w:val="28"/>
          </w:rPr>
          <w:t xml:space="preserve">рисунках </w:t>
        </w:r>
      </w:ins>
      <w:del w:id="200" w:author="Пользователь Windows" w:date="2021-01-27T20:02:00Z">
        <w:r w:rsidR="00C501D6" w:rsidDel="009C67B8">
          <w:rPr>
            <w:rFonts w:ascii="Times New Roman" w:hAnsi="Times New Roman" w:cs="Times New Roman"/>
            <w:sz w:val="28"/>
          </w:rPr>
          <w:delText>4</w:delText>
        </w:r>
        <w:r w:rsidRPr="006614C9" w:rsidDel="009C67B8">
          <w:rPr>
            <w:rFonts w:ascii="Times New Roman" w:hAnsi="Times New Roman" w:cs="Times New Roman"/>
            <w:sz w:val="28"/>
          </w:rPr>
          <w:delText xml:space="preserve"> </w:delText>
        </w:r>
      </w:del>
      <w:ins w:id="201" w:author="Пользователь Windows" w:date="2021-01-27T20:02:00Z">
        <w:r w:rsidR="009C67B8">
          <w:rPr>
            <w:rFonts w:ascii="Times New Roman" w:hAnsi="Times New Roman" w:cs="Times New Roman"/>
            <w:sz w:val="28"/>
          </w:rPr>
          <w:t>6 и 7</w:t>
        </w:r>
        <w:r w:rsidR="009C67B8" w:rsidRPr="006614C9">
          <w:rPr>
            <w:rFonts w:ascii="Times New Roman" w:hAnsi="Times New Roman" w:cs="Times New Roman"/>
            <w:sz w:val="28"/>
          </w:rPr>
          <w:t xml:space="preserve"> </w:t>
        </w:r>
      </w:ins>
      <w:r w:rsidRPr="006614C9">
        <w:rPr>
          <w:rFonts w:ascii="Times New Roman" w:hAnsi="Times New Roman" w:cs="Times New Roman"/>
          <w:sz w:val="28"/>
        </w:rPr>
        <w:t xml:space="preserve">представлена диаграмма компонентов </w:t>
      </w:r>
      <w:r w:rsidR="007877D6">
        <w:rPr>
          <w:rFonts w:ascii="Times New Roman" w:hAnsi="Times New Roman" w:cs="Times New Roman"/>
          <w:sz w:val="28"/>
        </w:rPr>
        <w:t>программного обеспечения</w:t>
      </w:r>
      <w:r w:rsidRPr="006614C9">
        <w:rPr>
          <w:rFonts w:ascii="Times New Roman" w:hAnsi="Times New Roman" w:cs="Times New Roman"/>
          <w:sz w:val="28"/>
        </w:rPr>
        <w:t>.</w:t>
      </w:r>
    </w:p>
    <w:p w14:paraId="69DDDA75" w14:textId="77777777"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Формирования набора данных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proofErr w:type="spellStart"/>
      <w:r w:rsidR="00275C6B">
        <w:rPr>
          <w:rFonts w:ascii="Times New Roman" w:hAnsi="Times New Roman" w:cs="Times New Roman"/>
          <w:sz w:val="28"/>
          <w:lang w:val="en-US"/>
        </w:rPr>
        <w:t>RastrWin</w:t>
      </w:r>
      <w:proofErr w:type="spellEnd"/>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proofErr w:type="spellStart"/>
      <w:r w:rsidR="00275C6B">
        <w:rPr>
          <w:rFonts w:ascii="Times New Roman" w:hAnsi="Times New Roman" w:cs="Times New Roman"/>
          <w:sz w:val="28"/>
          <w:lang w:val="en-US"/>
        </w:rPr>
        <w:t>Eurostag</w:t>
      </w:r>
      <w:proofErr w:type="spellEnd"/>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77777777"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Обработки ТМ из ОИК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77777777"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Подсистемы Обработки данных СВИ, Идентификации возникновения АР и Выбора УВ работают по принципу ПОСЛЕ.</w:t>
      </w:r>
      <w:r w:rsidR="00275C6B">
        <w:rPr>
          <w:rFonts w:ascii="Times New Roman" w:hAnsi="Times New Roman" w:cs="Times New Roman"/>
          <w:sz w:val="28"/>
        </w:rPr>
        <w:t xml:space="preserve"> Подсистема Обработки данных СВИ выявляет появление возмущения и определяет группы когерентных генераторов. Если возмущение возникло, то на подсистемы Идентификации возникновения АР и Выбора УВ подается сигнал на выполнение расчетов. </w:t>
      </w:r>
      <w:r w:rsidR="00EC48FD">
        <w:rPr>
          <w:rFonts w:ascii="Times New Roman" w:hAnsi="Times New Roman" w:cs="Times New Roman"/>
          <w:sz w:val="28"/>
        </w:rPr>
        <w:t xml:space="preserve">В </w:t>
      </w:r>
      <w:r w:rsidR="00EC48FD">
        <w:rPr>
          <w:rFonts w:ascii="Times New Roman" w:hAnsi="Times New Roman" w:cs="Times New Roman"/>
          <w:sz w:val="28"/>
        </w:rPr>
        <w:lastRenderedPageBreak/>
        <w:t xml:space="preserve">подсистему Идентификации возникновения АР также передается набор некоторых данных СВИ, а конкретно действующее значение напряжения и фаза напряжения узлов электрической сети. А в подсистему Выбора УВ передается информация о группах когерентных генераторов для выбора правильного сечения ДС. Если в результате работы подсистемы Идентификации возникновения АР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управляющих воздействий передается в подсистему Выбора УВ, которая должна разослать команды на деление системы на нижестоящие устройства.</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0278" cy="4390975"/>
                    </a:xfrm>
                    <a:prstGeom prst="rect">
                      <a:avLst/>
                    </a:prstGeom>
                  </pic:spPr>
                </pic:pic>
              </a:graphicData>
            </a:graphic>
          </wp:inline>
        </w:drawing>
      </w:r>
    </w:p>
    <w:p w14:paraId="0C396807" w14:textId="6C672AC4"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del w:id="202" w:author="Пользователь Windows" w:date="2021-01-27T20:01:00Z">
        <w:r w:rsidR="00C501D6" w:rsidDel="009C67B8">
          <w:rPr>
            <w:rFonts w:ascii="Times New Roman" w:hAnsi="Times New Roman" w:cs="Times New Roman"/>
            <w:sz w:val="28"/>
          </w:rPr>
          <w:delText>4</w:delText>
        </w:r>
        <w:r w:rsidRPr="00775658" w:rsidDel="009C67B8">
          <w:rPr>
            <w:rFonts w:ascii="Times New Roman" w:hAnsi="Times New Roman" w:cs="Times New Roman"/>
            <w:sz w:val="28"/>
          </w:rPr>
          <w:delText xml:space="preserve"> </w:delText>
        </w:r>
      </w:del>
      <w:ins w:id="203" w:author="Пользователь Windows" w:date="2021-01-27T20:01:00Z">
        <w:r w:rsidR="009C67B8">
          <w:rPr>
            <w:rFonts w:ascii="Times New Roman" w:hAnsi="Times New Roman" w:cs="Times New Roman"/>
            <w:sz w:val="28"/>
          </w:rPr>
          <w:t>6</w:t>
        </w:r>
        <w:r w:rsidR="009C67B8" w:rsidRPr="00775658">
          <w:rPr>
            <w:rFonts w:ascii="Times New Roman" w:hAnsi="Times New Roman" w:cs="Times New Roman"/>
            <w:sz w:val="28"/>
          </w:rPr>
          <w:t xml:space="preserve"> </w:t>
        </w:r>
      </w:ins>
      <w:r w:rsidRPr="00775658">
        <w:rPr>
          <w:rFonts w:ascii="Times New Roman" w:hAnsi="Times New Roman" w:cs="Times New Roman"/>
          <w:sz w:val="28"/>
        </w:rPr>
        <w:t>–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lastRenderedPageBreak/>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2"/>
                    <a:stretch>
                      <a:fillRect/>
                    </a:stretch>
                  </pic:blipFill>
                  <pic:spPr>
                    <a:xfrm>
                      <a:off x="0" y="0"/>
                      <a:ext cx="4907705" cy="3269263"/>
                    </a:xfrm>
                    <a:prstGeom prst="rect">
                      <a:avLst/>
                    </a:prstGeom>
                  </pic:spPr>
                </pic:pic>
              </a:graphicData>
            </a:graphic>
          </wp:inline>
        </w:drawing>
      </w:r>
    </w:p>
    <w:p w14:paraId="221AFF12" w14:textId="6E23AB91"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del w:id="204" w:author="Пользователь Windows" w:date="2021-01-27T20:02:00Z">
        <w:r w:rsidR="009221F8" w:rsidDel="009C67B8">
          <w:rPr>
            <w:rFonts w:ascii="Times New Roman" w:hAnsi="Times New Roman" w:cs="Times New Roman"/>
            <w:sz w:val="28"/>
          </w:rPr>
          <w:delText>5</w:delText>
        </w:r>
        <w:r w:rsidRPr="00775658" w:rsidDel="009C67B8">
          <w:rPr>
            <w:rFonts w:ascii="Times New Roman" w:hAnsi="Times New Roman" w:cs="Times New Roman"/>
            <w:sz w:val="28"/>
          </w:rPr>
          <w:delText xml:space="preserve"> </w:delText>
        </w:r>
      </w:del>
      <w:ins w:id="205" w:author="Пользователь Windows" w:date="2021-01-27T20:02:00Z">
        <w:r w:rsidR="009C67B8">
          <w:rPr>
            <w:rFonts w:ascii="Times New Roman" w:hAnsi="Times New Roman" w:cs="Times New Roman"/>
            <w:sz w:val="28"/>
          </w:rPr>
          <w:t>7</w:t>
        </w:r>
        <w:r w:rsidR="009C67B8" w:rsidRPr="00775658">
          <w:rPr>
            <w:rFonts w:ascii="Times New Roman" w:hAnsi="Times New Roman" w:cs="Times New Roman"/>
            <w:sz w:val="28"/>
          </w:rPr>
          <w:t xml:space="preserve"> </w:t>
        </w:r>
      </w:ins>
      <w:r w:rsidRPr="00775658">
        <w:rPr>
          <w:rFonts w:ascii="Times New Roman" w:hAnsi="Times New Roman" w:cs="Times New Roman"/>
          <w:sz w:val="28"/>
        </w:rPr>
        <w:t>– Диаграмма компонентов подсистемы Формирования набора данных</w:t>
      </w:r>
    </w:p>
    <w:p w14:paraId="340CF8C6" w14:textId="45A33DD2"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работе разрабатывается ПО, включающее только подсистемы, выделенные цветами: Обработки ТМ из ОИК, Обработки данных СВИ, Идентификации возникновения АР и Выбора УВ.</w:t>
      </w:r>
    </w:p>
    <w:p w14:paraId="70B09E38" w14:textId="77777777" w:rsidR="005D6C6A" w:rsidRDefault="005D6C6A" w:rsidP="005C1A27">
      <w:pPr>
        <w:pStyle w:val="Heading3"/>
      </w:pPr>
      <w:bookmarkStart w:id="206" w:name="_Toc62603003"/>
      <w:r>
        <w:t>2.</w:t>
      </w:r>
      <w:r w:rsidR="005C1A27">
        <w:t>1.</w:t>
      </w:r>
      <w:r>
        <w:t>3. Диаграмма пакетов</w:t>
      </w:r>
      <w:r w:rsidRPr="005D6C6A">
        <w:t xml:space="preserve"> </w:t>
      </w:r>
      <w:r>
        <w:t>разрабатываемого ПО</w:t>
      </w:r>
      <w:bookmarkEnd w:id="206"/>
    </w:p>
    <w:p w14:paraId="42B2AAF7" w14:textId="0648E517"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del w:id="207" w:author="Пользователь Windows" w:date="2021-01-27T20:02:00Z">
        <w:r w:rsidR="009221F8" w:rsidDel="009C67B8">
          <w:rPr>
            <w:rFonts w:ascii="Times New Roman" w:hAnsi="Times New Roman" w:cs="Times New Roman"/>
            <w:sz w:val="28"/>
          </w:rPr>
          <w:delText>6</w:delText>
        </w:r>
      </w:del>
      <w:ins w:id="208" w:author="Пользователь Windows" w:date="2021-01-27T20:02:00Z">
        <w:r w:rsidR="009C67B8">
          <w:rPr>
            <w:rFonts w:ascii="Times New Roman" w:hAnsi="Times New Roman" w:cs="Times New Roman"/>
            <w:sz w:val="28"/>
          </w:rPr>
          <w:t>8</w:t>
        </w:r>
      </w:ins>
      <w:r>
        <w:rPr>
          <w:rFonts w:ascii="Times New Roman" w:hAnsi="Times New Roman" w:cs="Times New Roman"/>
          <w:sz w:val="28"/>
        </w:rPr>
        <w:t>.</w:t>
      </w:r>
    </w:p>
    <w:p w14:paraId="5B559514" w14:textId="77777777"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расчетного режима по текущему, и соответствующих ему обученного классификатора и сечений-кандидатов ДС.</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lastRenderedPageBreak/>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7758" cy="4161626"/>
                    </a:xfrm>
                    <a:prstGeom prst="rect">
                      <a:avLst/>
                    </a:prstGeom>
                  </pic:spPr>
                </pic:pic>
              </a:graphicData>
            </a:graphic>
          </wp:inline>
        </w:drawing>
      </w:r>
    </w:p>
    <w:p w14:paraId="131D8D24" w14:textId="6807C264" w:rsidR="00CF4958"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09" w:author="Пользователь Windows" w:date="2021-01-27T20:02:00Z">
        <w:r w:rsidR="009221F8" w:rsidDel="009C67B8">
          <w:rPr>
            <w:rFonts w:ascii="Times New Roman" w:hAnsi="Times New Roman" w:cs="Times New Roman"/>
            <w:sz w:val="28"/>
          </w:rPr>
          <w:delText>6</w:delText>
        </w:r>
        <w:r w:rsidDel="009C67B8">
          <w:rPr>
            <w:rFonts w:ascii="Times New Roman" w:hAnsi="Times New Roman" w:cs="Times New Roman"/>
            <w:sz w:val="28"/>
          </w:rPr>
          <w:delText xml:space="preserve"> </w:delText>
        </w:r>
      </w:del>
      <w:ins w:id="210" w:author="Пользователь Windows" w:date="2021-01-27T20:02:00Z">
        <w:r w:rsidR="009C67B8">
          <w:rPr>
            <w:rFonts w:ascii="Times New Roman" w:hAnsi="Times New Roman" w:cs="Times New Roman"/>
            <w:sz w:val="28"/>
          </w:rPr>
          <w:t xml:space="preserve">8 </w:t>
        </w:r>
      </w:ins>
      <w:r>
        <w:rPr>
          <w:rFonts w:ascii="Times New Roman" w:hAnsi="Times New Roman" w:cs="Times New Roman"/>
          <w:sz w:val="28"/>
        </w:rPr>
        <w:t>– Диаграмма пакетов</w:t>
      </w:r>
    </w:p>
    <w:p w14:paraId="486E4F08" w14:textId="2D4C3153" w:rsidR="00775658" w:rsidRDefault="00775658" w:rsidP="00981E0D">
      <w:pPr>
        <w:spacing w:after="0" w:line="360" w:lineRule="auto"/>
        <w:ind w:firstLine="709"/>
        <w:contextualSpacing/>
        <w:jc w:val="center"/>
        <w:rPr>
          <w:rFonts w:ascii="Times New Roman" w:hAnsi="Times New Roman" w:cs="Times New Roman"/>
          <w:sz w:val="28"/>
        </w:rPr>
      </w:pPr>
    </w:p>
    <w:p w14:paraId="5F0D1B1C" w14:textId="4DFEC597" w:rsidR="00775658" w:rsidRDefault="00775658" w:rsidP="00981E0D">
      <w:pPr>
        <w:spacing w:after="0" w:line="360" w:lineRule="auto"/>
        <w:ind w:firstLine="709"/>
        <w:contextualSpacing/>
        <w:jc w:val="center"/>
        <w:rPr>
          <w:rFonts w:ascii="Times New Roman" w:hAnsi="Times New Roman" w:cs="Times New Roman"/>
          <w:sz w:val="28"/>
        </w:rPr>
      </w:pPr>
    </w:p>
    <w:p w14:paraId="41EF02C7" w14:textId="71B366ED" w:rsidR="00775658" w:rsidRDefault="00775658" w:rsidP="00981E0D">
      <w:pPr>
        <w:spacing w:after="0" w:line="360" w:lineRule="auto"/>
        <w:ind w:firstLine="709"/>
        <w:contextualSpacing/>
        <w:jc w:val="center"/>
        <w:rPr>
          <w:rFonts w:ascii="Times New Roman" w:hAnsi="Times New Roman" w:cs="Times New Roman"/>
          <w:sz w:val="28"/>
        </w:rPr>
      </w:pPr>
    </w:p>
    <w:p w14:paraId="0A807A40" w14:textId="51E4BFE8" w:rsidR="00775658" w:rsidRDefault="00775658" w:rsidP="00981E0D">
      <w:pPr>
        <w:spacing w:after="0" w:line="360" w:lineRule="auto"/>
        <w:ind w:firstLine="709"/>
        <w:contextualSpacing/>
        <w:jc w:val="center"/>
        <w:rPr>
          <w:rFonts w:ascii="Times New Roman" w:hAnsi="Times New Roman" w:cs="Times New Roman"/>
          <w:sz w:val="28"/>
        </w:rPr>
      </w:pPr>
    </w:p>
    <w:p w14:paraId="4FA2FC19" w14:textId="142FC118" w:rsidR="00775658" w:rsidRDefault="00775658" w:rsidP="00981E0D">
      <w:pPr>
        <w:spacing w:after="0" w:line="360" w:lineRule="auto"/>
        <w:ind w:firstLine="709"/>
        <w:contextualSpacing/>
        <w:jc w:val="center"/>
        <w:rPr>
          <w:rFonts w:ascii="Times New Roman" w:hAnsi="Times New Roman" w:cs="Times New Roman"/>
          <w:sz w:val="28"/>
        </w:rPr>
      </w:pPr>
    </w:p>
    <w:p w14:paraId="070F67ED" w14:textId="5B00C5D7" w:rsidR="00775658" w:rsidRDefault="00775658" w:rsidP="00981E0D">
      <w:pPr>
        <w:spacing w:after="0" w:line="360" w:lineRule="auto"/>
        <w:ind w:firstLine="709"/>
        <w:contextualSpacing/>
        <w:jc w:val="center"/>
        <w:rPr>
          <w:rFonts w:ascii="Times New Roman" w:hAnsi="Times New Roman" w:cs="Times New Roman"/>
          <w:sz w:val="28"/>
        </w:rPr>
      </w:pPr>
    </w:p>
    <w:p w14:paraId="47B2AEC8" w14:textId="668E77A5" w:rsidR="00775658" w:rsidDel="009C67B8" w:rsidRDefault="00775658" w:rsidP="00981E0D">
      <w:pPr>
        <w:spacing w:after="0" w:line="360" w:lineRule="auto"/>
        <w:ind w:firstLine="709"/>
        <w:contextualSpacing/>
        <w:jc w:val="center"/>
        <w:rPr>
          <w:del w:id="211" w:author="Пользователь Windows" w:date="2021-01-27T20:02:00Z"/>
          <w:rFonts w:ascii="Times New Roman" w:hAnsi="Times New Roman" w:cs="Times New Roman"/>
          <w:sz w:val="28"/>
        </w:rPr>
      </w:pPr>
    </w:p>
    <w:p w14:paraId="55FD9B21" w14:textId="0290D035" w:rsidR="00775658" w:rsidDel="009C67B8" w:rsidRDefault="00775658" w:rsidP="00981E0D">
      <w:pPr>
        <w:spacing w:after="0" w:line="360" w:lineRule="auto"/>
        <w:ind w:firstLine="709"/>
        <w:contextualSpacing/>
        <w:jc w:val="center"/>
        <w:rPr>
          <w:del w:id="212" w:author="Пользователь Windows" w:date="2021-01-27T20:02:00Z"/>
          <w:rFonts w:ascii="Times New Roman" w:hAnsi="Times New Roman" w:cs="Times New Roman"/>
          <w:sz w:val="28"/>
        </w:rPr>
      </w:pPr>
    </w:p>
    <w:p w14:paraId="48E9E814" w14:textId="08903DE0" w:rsidR="00775658" w:rsidDel="009C67B8" w:rsidRDefault="00775658" w:rsidP="00981E0D">
      <w:pPr>
        <w:spacing w:after="0" w:line="360" w:lineRule="auto"/>
        <w:ind w:firstLine="709"/>
        <w:contextualSpacing/>
        <w:jc w:val="center"/>
        <w:rPr>
          <w:del w:id="213" w:author="Пользователь Windows" w:date="2021-01-27T20:02:00Z"/>
          <w:rFonts w:ascii="Times New Roman" w:hAnsi="Times New Roman" w:cs="Times New Roman"/>
          <w:sz w:val="28"/>
        </w:rPr>
      </w:pPr>
    </w:p>
    <w:p w14:paraId="42C25978" w14:textId="20A26BD5" w:rsidR="00775658" w:rsidDel="009C67B8" w:rsidRDefault="00775658" w:rsidP="00981E0D">
      <w:pPr>
        <w:spacing w:after="0" w:line="360" w:lineRule="auto"/>
        <w:ind w:firstLine="709"/>
        <w:contextualSpacing/>
        <w:jc w:val="center"/>
        <w:rPr>
          <w:del w:id="214" w:author="Пользователь Windows" w:date="2021-01-27T20:02:00Z"/>
          <w:rFonts w:ascii="Times New Roman" w:hAnsi="Times New Roman" w:cs="Times New Roman"/>
          <w:sz w:val="28"/>
        </w:rPr>
      </w:pPr>
    </w:p>
    <w:p w14:paraId="72CB449C" w14:textId="120F905B" w:rsidR="00775658" w:rsidDel="009C67B8" w:rsidRDefault="00775658" w:rsidP="00981E0D">
      <w:pPr>
        <w:spacing w:after="0" w:line="360" w:lineRule="auto"/>
        <w:ind w:firstLine="709"/>
        <w:contextualSpacing/>
        <w:jc w:val="center"/>
        <w:rPr>
          <w:del w:id="215" w:author="Пользователь Windows" w:date="2021-01-27T20:02:00Z"/>
          <w:rFonts w:ascii="Times New Roman" w:hAnsi="Times New Roman" w:cs="Times New Roman"/>
          <w:sz w:val="28"/>
        </w:rPr>
      </w:pPr>
    </w:p>
    <w:p w14:paraId="32164B38" w14:textId="7A21B04F" w:rsidR="00775658" w:rsidDel="009C67B8" w:rsidRDefault="00775658" w:rsidP="00981E0D">
      <w:pPr>
        <w:spacing w:after="0" w:line="360" w:lineRule="auto"/>
        <w:ind w:firstLine="709"/>
        <w:contextualSpacing/>
        <w:jc w:val="center"/>
        <w:rPr>
          <w:del w:id="216" w:author="Пользователь Windows" w:date="2021-01-27T20:02:00Z"/>
          <w:rFonts w:ascii="Times New Roman" w:hAnsi="Times New Roman" w:cs="Times New Roman"/>
          <w:sz w:val="28"/>
        </w:rPr>
      </w:pPr>
    </w:p>
    <w:p w14:paraId="6AC06E15" w14:textId="4203E73B" w:rsidR="00775658" w:rsidRPr="00981E0D" w:rsidRDefault="00775658" w:rsidP="00981E0D">
      <w:pPr>
        <w:spacing w:after="0" w:line="360" w:lineRule="auto"/>
        <w:ind w:firstLine="709"/>
        <w:contextualSpacing/>
        <w:jc w:val="center"/>
        <w:rPr>
          <w:rFonts w:ascii="Times New Roman" w:hAnsi="Times New Roman" w:cs="Times New Roman"/>
          <w:sz w:val="28"/>
        </w:rPr>
      </w:pPr>
    </w:p>
    <w:p w14:paraId="6FBC6B1A" w14:textId="77777777" w:rsidR="00981E0D" w:rsidRDefault="005C1A27" w:rsidP="005C1A27">
      <w:pPr>
        <w:pStyle w:val="Heading2"/>
      </w:pPr>
      <w:bookmarkStart w:id="217" w:name="_Toc62603004"/>
      <w:r w:rsidRPr="005C1A27">
        <w:lastRenderedPageBreak/>
        <w:t>2.2.</w:t>
      </w:r>
      <w:r w:rsidRPr="005C1A27">
        <w:tab/>
        <w:t>Решения по взаимосвязям системы со смежными системами</w:t>
      </w:r>
      <w:bookmarkEnd w:id="217"/>
    </w:p>
    <w:p w14:paraId="2A65BA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взаимосвязана система,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системами</w:t>
      </w:r>
    </w:p>
    <w:tbl>
      <w:tblPr>
        <w:tblStyle w:val="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Оперативно-информационный комплекс</w:t>
            </w:r>
          </w:p>
        </w:tc>
        <w:tc>
          <w:tcPr>
            <w:tcW w:w="3686" w:type="dxa"/>
          </w:tcPr>
          <w:p w14:paraId="6AD549BD" w14:textId="100CA8A3" w:rsidR="00AF275D" w:rsidRPr="00AF275D" w:rsidRDefault="00363BAE" w:rsidP="00C935FF">
            <w:pPr>
              <w:spacing w:line="360" w:lineRule="auto"/>
              <w:contextualSpacing/>
              <w:jc w:val="both"/>
              <w:rPr>
                <w:rFonts w:ascii="Times New Roman" w:hAnsi="Times New Roman" w:cs="Times New Roman"/>
                <w:color w:val="000000" w:themeColor="text1"/>
                <w:sz w:val="28"/>
              </w:rPr>
            </w:pPr>
            <w:hyperlink r:id="rId24" w:tgtFrame="_blank" w:history="1">
              <w:r w:rsidR="007C1419" w:rsidRPr="007C1419">
                <w:rPr>
                  <w:rFonts w:ascii="Times New Roman" w:hAnsi="Times New Roman" w:cs="Times New Roman"/>
                  <w:color w:val="000000" w:themeColor="text1"/>
                  <w:sz w:val="28"/>
                </w:rPr>
                <w:t xml:space="preserve">МЭК 60870-5-104 </w:t>
              </w:r>
            </w:hyperlink>
          </w:p>
        </w:tc>
      </w:tr>
      <w:tr w:rsidR="00AF275D" w:rsidRPr="00AF275D" w14:paraId="68A80E6D" w14:textId="77777777" w:rsidTr="001F6D71">
        <w:tc>
          <w:tcPr>
            <w:tcW w:w="5098" w:type="dxa"/>
          </w:tcPr>
          <w:p w14:paraId="65EF821F" w14:textId="77777777" w:rsidR="00AF275D" w:rsidRPr="00AF275D" w:rsidRDefault="001D4205"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Энергообъекты</w:t>
            </w:r>
            <w:r w:rsidR="00DE0755">
              <w:rPr>
                <w:rFonts w:ascii="Times New Roman" w:hAnsi="Times New Roman" w:cs="Times New Roman"/>
                <w:color w:val="000000" w:themeColor="text1"/>
                <w:sz w:val="28"/>
              </w:rPr>
              <w:t xml:space="preserve"> (УСВИ, КСВД)</w:t>
            </w:r>
          </w:p>
        </w:tc>
        <w:tc>
          <w:tcPr>
            <w:tcW w:w="3686" w:type="dxa"/>
          </w:tcPr>
          <w:p w14:paraId="305FDCD8" w14:textId="0EC808EB" w:rsidR="00AF275D" w:rsidRPr="00AF275D" w:rsidRDefault="00363BAE" w:rsidP="00C935FF">
            <w:pPr>
              <w:spacing w:line="360" w:lineRule="auto"/>
              <w:contextualSpacing/>
              <w:jc w:val="both"/>
              <w:rPr>
                <w:rFonts w:ascii="Times New Roman" w:hAnsi="Times New Roman" w:cs="Times New Roman"/>
                <w:color w:val="000000" w:themeColor="text1"/>
                <w:sz w:val="28"/>
              </w:rPr>
            </w:pPr>
            <w:hyperlink r:id="rId25" w:tgtFrame="_blank" w:history="1">
              <w:r w:rsidR="007C1419" w:rsidRPr="007C1419">
                <w:rPr>
                  <w:rFonts w:ascii="Times New Roman" w:hAnsi="Times New Roman" w:cs="Times New Roman"/>
                  <w:color w:val="000000" w:themeColor="text1"/>
                  <w:sz w:val="28"/>
                </w:rPr>
                <w:t>C37.118.1</w:t>
              </w:r>
            </w:hyperlink>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6F47E4F0" w:rsidR="001D4205"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218" w:author="Пользователь Windows" w:date="2021-01-27T20:02:00Z">
        <w:r w:rsidR="009221F8" w:rsidDel="009C67B8">
          <w:rPr>
            <w:rFonts w:ascii="Times New Roman" w:hAnsi="Times New Roman" w:cs="Times New Roman"/>
            <w:sz w:val="28"/>
          </w:rPr>
          <w:delText>7</w:delText>
        </w:r>
        <w:r w:rsidDel="009C67B8">
          <w:rPr>
            <w:rFonts w:ascii="Times New Roman" w:hAnsi="Times New Roman" w:cs="Times New Roman"/>
            <w:sz w:val="28"/>
          </w:rPr>
          <w:delText xml:space="preserve"> </w:delText>
        </w:r>
      </w:del>
      <w:ins w:id="219" w:author="Пользователь Windows" w:date="2021-01-27T20:02:00Z">
        <w:r w:rsidR="009C67B8">
          <w:rPr>
            <w:rFonts w:ascii="Times New Roman" w:hAnsi="Times New Roman" w:cs="Times New Roman"/>
            <w:sz w:val="28"/>
          </w:rPr>
          <w:t xml:space="preserve">9 </w:t>
        </w:r>
      </w:ins>
      <w:r>
        <w:rPr>
          <w:rFonts w:ascii="Times New Roman" w:hAnsi="Times New Roman" w:cs="Times New Roman"/>
          <w:sz w:val="28"/>
        </w:rPr>
        <w:t>представлена схема взаимодействия с внешними системами.</w:t>
      </w:r>
    </w:p>
    <w:p w14:paraId="34A7950E" w14:textId="6F388D36" w:rsidR="005C1A27" w:rsidRDefault="00C935FF" w:rsidP="002C3E07">
      <w:pPr>
        <w:spacing w:after="0" w:line="360" w:lineRule="auto"/>
        <w:ind w:firstLine="709"/>
        <w:contextualSpacing/>
        <w:jc w:val="center"/>
      </w:pPr>
      <w:r>
        <w:object w:dxaOrig="11449" w:dyaOrig="4584" w14:anchorId="49789202">
          <v:shape id="_x0000_i1028" type="#_x0000_t75" style="width:481.5pt;height:192.5pt" o:ole="">
            <v:imagedata r:id="rId26" o:title=""/>
          </v:shape>
          <o:OLEObject Type="Embed" ProgID="Visio.Drawing.15" ShapeID="_x0000_i1028" DrawAspect="Content" ObjectID="_1673457983" r:id="rId27"/>
        </w:object>
      </w:r>
    </w:p>
    <w:p w14:paraId="1C0DF92E" w14:textId="1F43457F"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del w:id="220" w:author="Пользователь Windows" w:date="2021-01-27T20:02:00Z">
        <w:r w:rsidR="009221F8" w:rsidDel="009C67B8">
          <w:rPr>
            <w:rFonts w:ascii="Times New Roman" w:hAnsi="Times New Roman" w:cs="Times New Roman"/>
            <w:sz w:val="28"/>
          </w:rPr>
          <w:delText>7</w:delText>
        </w:r>
        <w:r w:rsidDel="009C67B8">
          <w:rPr>
            <w:rFonts w:ascii="Times New Roman" w:hAnsi="Times New Roman" w:cs="Times New Roman"/>
            <w:sz w:val="28"/>
          </w:rPr>
          <w:delText xml:space="preserve"> </w:delText>
        </w:r>
      </w:del>
      <w:ins w:id="221" w:author="Пользователь Windows" w:date="2021-01-27T20:02:00Z">
        <w:r w:rsidR="009C67B8">
          <w:rPr>
            <w:rFonts w:ascii="Times New Roman" w:hAnsi="Times New Roman" w:cs="Times New Roman"/>
            <w:sz w:val="28"/>
          </w:rPr>
          <w:t xml:space="preserve">9 </w:t>
        </w:r>
      </w:ins>
      <w:r>
        <w:rPr>
          <w:rFonts w:ascii="Times New Roman" w:hAnsi="Times New Roman" w:cs="Times New Roman"/>
          <w:sz w:val="28"/>
        </w:rPr>
        <w:t>– Схема взаимодействия с внешними системами</w:t>
      </w:r>
    </w:p>
    <w:p w14:paraId="201F3FB7" w14:textId="5C1761C4" w:rsidR="00775658" w:rsidRDefault="00775658" w:rsidP="002C3E07">
      <w:pPr>
        <w:spacing w:after="0" w:line="360" w:lineRule="auto"/>
        <w:ind w:firstLine="709"/>
        <w:contextualSpacing/>
        <w:jc w:val="center"/>
        <w:rPr>
          <w:rFonts w:ascii="Times New Roman" w:hAnsi="Times New Roman" w:cs="Times New Roman"/>
          <w:sz w:val="28"/>
        </w:rPr>
      </w:pPr>
    </w:p>
    <w:p w14:paraId="080E80D6" w14:textId="74F39C99" w:rsidR="00775658" w:rsidRDefault="00775658" w:rsidP="002C3E07">
      <w:pPr>
        <w:spacing w:after="0" w:line="360" w:lineRule="auto"/>
        <w:ind w:firstLine="709"/>
        <w:contextualSpacing/>
        <w:jc w:val="center"/>
        <w:rPr>
          <w:rFonts w:ascii="Times New Roman" w:hAnsi="Times New Roman" w:cs="Times New Roman"/>
          <w:sz w:val="28"/>
        </w:rPr>
      </w:pPr>
    </w:p>
    <w:p w14:paraId="40CBA04E" w14:textId="16695BB0" w:rsidR="00775658" w:rsidRDefault="00775658" w:rsidP="002C3E07">
      <w:pPr>
        <w:spacing w:after="0" w:line="360" w:lineRule="auto"/>
        <w:ind w:firstLine="709"/>
        <w:contextualSpacing/>
        <w:jc w:val="center"/>
        <w:rPr>
          <w:rFonts w:ascii="Times New Roman" w:hAnsi="Times New Roman" w:cs="Times New Roman"/>
          <w:sz w:val="28"/>
        </w:rPr>
      </w:pPr>
    </w:p>
    <w:p w14:paraId="62EF3020" w14:textId="6A0BF587" w:rsidR="00775658" w:rsidRDefault="00775658" w:rsidP="002C3E07">
      <w:pPr>
        <w:spacing w:after="0" w:line="360" w:lineRule="auto"/>
        <w:ind w:firstLine="709"/>
        <w:contextualSpacing/>
        <w:jc w:val="center"/>
        <w:rPr>
          <w:rFonts w:ascii="Times New Roman" w:hAnsi="Times New Roman" w:cs="Times New Roman"/>
          <w:sz w:val="28"/>
        </w:rPr>
      </w:pPr>
    </w:p>
    <w:p w14:paraId="67D73546" w14:textId="3207B1E6" w:rsidR="00775658" w:rsidRDefault="00775658" w:rsidP="002C3E07">
      <w:pPr>
        <w:spacing w:after="0" w:line="360" w:lineRule="auto"/>
        <w:ind w:firstLine="709"/>
        <w:contextualSpacing/>
        <w:jc w:val="center"/>
        <w:rPr>
          <w:rFonts w:ascii="Times New Roman" w:hAnsi="Times New Roman" w:cs="Times New Roman"/>
          <w:sz w:val="28"/>
        </w:rPr>
      </w:pPr>
    </w:p>
    <w:p w14:paraId="6C4086F0" w14:textId="224F0619" w:rsidR="00775658" w:rsidRDefault="00775658" w:rsidP="002C3E07">
      <w:pPr>
        <w:spacing w:after="0" w:line="360" w:lineRule="auto"/>
        <w:ind w:firstLine="709"/>
        <w:contextualSpacing/>
        <w:jc w:val="center"/>
        <w:rPr>
          <w:rFonts w:ascii="Times New Roman" w:hAnsi="Times New Roman" w:cs="Times New Roman"/>
          <w:sz w:val="28"/>
        </w:rPr>
      </w:pPr>
    </w:p>
    <w:p w14:paraId="4CA9BB15" w14:textId="77777777" w:rsidR="002B5FFB" w:rsidRDefault="002B5FFB" w:rsidP="002C3E07">
      <w:pPr>
        <w:spacing w:after="0" w:line="360" w:lineRule="auto"/>
        <w:ind w:firstLine="709"/>
        <w:contextualSpacing/>
        <w:jc w:val="center"/>
        <w:rPr>
          <w:rFonts w:ascii="Times New Roman" w:hAnsi="Times New Roman" w:cs="Times New Roman"/>
          <w:sz w:val="28"/>
        </w:rPr>
      </w:pPr>
    </w:p>
    <w:p w14:paraId="0CE28365" w14:textId="77777777" w:rsidR="00775658" w:rsidRPr="001D4205" w:rsidRDefault="00775658"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Heading2"/>
      </w:pPr>
      <w:bookmarkStart w:id="222" w:name="_Toc62603005"/>
      <w:r w:rsidRPr="00A67742">
        <w:lastRenderedPageBreak/>
        <w:t>2.3. Состав функций, реализуемых системой</w:t>
      </w:r>
      <w:bookmarkEnd w:id="222"/>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8947BB">
      <w:pPr>
        <w:pStyle w:val="ListParagraph"/>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8947BB">
      <w:pPr>
        <w:pStyle w:val="ListParagraph"/>
        <w:numPr>
          <w:ilvl w:val="0"/>
          <w:numId w:val="4"/>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8947BB">
      <w:pPr>
        <w:pStyle w:val="ListParagraph"/>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8947BB">
      <w:pPr>
        <w:pStyle w:val="ListParagraph"/>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8947BB">
      <w:pPr>
        <w:pStyle w:val="ListParagraph"/>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8947BB">
      <w:pPr>
        <w:pStyle w:val="ListParagraph"/>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493CB405"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дентификации нарушения устойчивости</w:t>
      </w:r>
      <w:r>
        <w:rPr>
          <w:rFonts w:ascii="Times New Roman" w:hAnsi="Times New Roman" w:cs="Times New Roman"/>
          <w:color w:val="000000" w:themeColor="text1"/>
          <w:sz w:val="28"/>
        </w:rPr>
        <w:t>»:</w:t>
      </w:r>
    </w:p>
    <w:p w14:paraId="513E59A2" w14:textId="77777777" w:rsidR="00A67742" w:rsidRDefault="00A67742" w:rsidP="008947BB">
      <w:pPr>
        <w:pStyle w:val="ListParagraph"/>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Кластеризация набора данных на группы по признаку возникновения АР.</w:t>
      </w:r>
    </w:p>
    <w:p w14:paraId="60016C79" w14:textId="77777777" w:rsidR="00A67742" w:rsidRDefault="00A67742" w:rsidP="008947BB">
      <w:pPr>
        <w:pStyle w:val="ListParagraph"/>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Обучение классификатора.</w:t>
      </w:r>
    </w:p>
    <w:p w14:paraId="31AB48E2" w14:textId="77777777" w:rsidR="00A67742" w:rsidRPr="00885E83" w:rsidRDefault="00A67742" w:rsidP="008947BB">
      <w:pPr>
        <w:pStyle w:val="ListParagraph"/>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115F471F" w14:textId="77777777" w:rsidR="00A67742" w:rsidRPr="00A67742" w:rsidRDefault="00A67742" w:rsidP="008947BB">
      <w:pPr>
        <w:pStyle w:val="ListParagraph"/>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КПР</w:t>
      </w:r>
    </w:p>
    <w:p w14:paraId="0F3820D2" w14:textId="77777777" w:rsidR="00A67742" w:rsidRPr="00A67742" w:rsidRDefault="00A67742" w:rsidP="008947BB">
      <w:pPr>
        <w:pStyle w:val="ListParagraph"/>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53C4B28" w:rsidR="00A67742" w:rsidRDefault="00A67742" w:rsidP="008947BB">
      <w:pPr>
        <w:pStyle w:val="ListParagraph"/>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51C3C89" w14:textId="220B3B29"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E94C51" w14:textId="0B99BAAC"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9B0704" w14:textId="59F3F8F7"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7FA2FDA8" w14:textId="408F1F36"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DAD36B4" w14:textId="77777777" w:rsidR="00775658" w:rsidRPr="00AA0BDE"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9940388" w14:textId="77777777" w:rsidR="00243D5D" w:rsidRPr="00243D5D" w:rsidRDefault="00243D5D" w:rsidP="00243D5D">
      <w:pPr>
        <w:pStyle w:val="Heading2"/>
      </w:pPr>
      <w:bookmarkStart w:id="223" w:name="_Toc62603006"/>
      <w:r>
        <w:lastRenderedPageBreak/>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223"/>
      <w:r w:rsidRPr="00243D5D">
        <w:t xml:space="preserve"> </w:t>
      </w:r>
    </w:p>
    <w:p w14:paraId="2AACCF64" w14:textId="221B567A" w:rsidR="00EB007C" w:rsidRDefault="00E16A9D" w:rsidP="00EB007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TableGrid"/>
        <w:tblW w:w="9639" w:type="dxa"/>
        <w:tblInd w:w="-5" w:type="dxa"/>
        <w:tblLook w:val="04A0" w:firstRow="1" w:lastRow="0" w:firstColumn="1" w:lastColumn="0" w:noHBand="0" w:noVBand="1"/>
      </w:tblPr>
      <w:tblGrid>
        <w:gridCol w:w="3686"/>
        <w:gridCol w:w="5953"/>
      </w:tblGrid>
      <w:tr w:rsidR="00243D5D" w14:paraId="38F87016" w14:textId="77777777" w:rsidTr="00EB007C">
        <w:tc>
          <w:tcPr>
            <w:tcW w:w="3686"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r w:rsidRPr="007566E0">
              <w:rPr>
                <w:rFonts w:ascii="Times New Roman" w:hAnsi="Times New Roman" w:cs="Times New Roman"/>
                <w:color w:val="000000" w:themeColor="text1"/>
                <w:sz w:val="28"/>
              </w:rPr>
              <w:t>Требование</w:t>
            </w:r>
          </w:p>
        </w:tc>
        <w:tc>
          <w:tcPr>
            <w:tcW w:w="5953"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EB007C">
        <w:tc>
          <w:tcPr>
            <w:tcW w:w="3686" w:type="dxa"/>
          </w:tcPr>
          <w:p w14:paraId="2DF0C5A6" w14:textId="77777777" w:rsidR="00243D5D" w:rsidRPr="007566E0" w:rsidRDefault="00243D5D" w:rsidP="001F6D71">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Время выполнения задач определения сечения ДС и идентификации нарушения устойчивости должно составлять менее 1 с</w:t>
            </w:r>
            <w:r w:rsidR="009C7DD0">
              <w:rPr>
                <w:rFonts w:ascii="Times New Roman" w:hAnsi="Times New Roman" w:cs="Times New Roman"/>
                <w:color w:val="000000" w:themeColor="text1"/>
                <w:sz w:val="28"/>
              </w:rPr>
              <w:t>.</w:t>
            </w:r>
          </w:p>
        </w:tc>
        <w:tc>
          <w:tcPr>
            <w:tcW w:w="5953" w:type="dxa"/>
          </w:tcPr>
          <w:p w14:paraId="08DB39FD" w14:textId="77777777" w:rsidR="00243D5D" w:rsidRPr="00243D5D" w:rsidRDefault="00243D5D"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EB007C">
        <w:tc>
          <w:tcPr>
            <w:tcW w:w="3686"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5953" w:type="dxa"/>
          </w:tcPr>
          <w:p w14:paraId="22F48B7E" w14:textId="77777777" w:rsidR="00243D5D" w:rsidRDefault="00243D5D"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-До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8947BB">
            <w:pPr>
              <w:pStyle w:val="ListParagraph"/>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Формирование набора данных, состоящего из расчетных режимов 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Heading2"/>
      </w:pPr>
      <w:bookmarkStart w:id="224" w:name="_Toc62603007"/>
      <w:r>
        <w:lastRenderedPageBreak/>
        <w:t xml:space="preserve">2.5. </w:t>
      </w:r>
      <w:r w:rsidRPr="003208AC">
        <w:t>Методы и средства разработки</w:t>
      </w:r>
      <w:bookmarkEnd w:id="224"/>
    </w:p>
    <w:p w14:paraId="4495210B" w14:textId="77777777" w:rsidR="003208AC" w:rsidRPr="003208AC" w:rsidRDefault="00781D8A" w:rsidP="003208A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w:t>
      </w:r>
      <w:r w:rsidR="003208AC" w:rsidRPr="003208AC">
        <w:rPr>
          <w:rFonts w:ascii="Times New Roman" w:hAnsi="Times New Roman" w:cs="Times New Roman"/>
          <w:color w:val="000000" w:themeColor="text1"/>
          <w:sz w:val="28"/>
        </w:rPr>
        <w:t>оздани</w:t>
      </w:r>
      <w:r>
        <w:rPr>
          <w:rFonts w:ascii="Times New Roman" w:hAnsi="Times New Roman" w:cs="Times New Roman"/>
          <w:color w:val="000000" w:themeColor="text1"/>
          <w:sz w:val="28"/>
        </w:rPr>
        <w:t>е</w:t>
      </w:r>
      <w:r w:rsidR="003208AC" w:rsidRPr="003208AC">
        <w:rPr>
          <w:rFonts w:ascii="Times New Roman" w:hAnsi="Times New Roman" w:cs="Times New Roman"/>
          <w:color w:val="000000" w:themeColor="text1"/>
          <w:sz w:val="28"/>
        </w:rPr>
        <w:t xml:space="preserve"> программно</w:t>
      </w:r>
      <w:r>
        <w:rPr>
          <w:rFonts w:ascii="Times New Roman" w:hAnsi="Times New Roman" w:cs="Times New Roman"/>
          <w:color w:val="000000" w:themeColor="text1"/>
          <w:sz w:val="28"/>
        </w:rPr>
        <w:t xml:space="preserve">го обеспечения </w:t>
      </w:r>
      <w:r w:rsidR="007E0A18">
        <w:rPr>
          <w:rFonts w:ascii="Times New Roman" w:hAnsi="Times New Roman" w:cs="Times New Roman"/>
          <w:color w:val="000000" w:themeColor="text1"/>
          <w:sz w:val="28"/>
        </w:rPr>
        <w:t>выполняет</w:t>
      </w:r>
      <w:r>
        <w:rPr>
          <w:rFonts w:ascii="Times New Roman" w:hAnsi="Times New Roman" w:cs="Times New Roman"/>
          <w:color w:val="000000" w:themeColor="text1"/>
          <w:sz w:val="28"/>
        </w:rPr>
        <w:t>ся на</w:t>
      </w:r>
      <w:r w:rsidR="003208AC" w:rsidRPr="003208AC">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операционной системе</w:t>
      </w:r>
      <w:r w:rsidR="003208AC" w:rsidRPr="003208AC">
        <w:rPr>
          <w:rFonts w:ascii="Times New Roman" w:hAnsi="Times New Roman" w:cs="Times New Roman"/>
          <w:color w:val="000000" w:themeColor="text1"/>
          <w:sz w:val="28"/>
        </w:rPr>
        <w:t xml:space="preserve"> </w:t>
      </w:r>
      <w:r w:rsidR="003208AC" w:rsidRPr="003208AC">
        <w:rPr>
          <w:rFonts w:ascii="Times New Roman" w:hAnsi="Times New Roman" w:cs="Times New Roman"/>
          <w:color w:val="000000" w:themeColor="text1"/>
          <w:sz w:val="28"/>
          <w:lang w:val="en-US"/>
        </w:rPr>
        <w:t>Windows</w:t>
      </w:r>
      <w:r w:rsidR="003208AC" w:rsidRPr="003208AC">
        <w:rPr>
          <w:rFonts w:ascii="Times New Roman" w:hAnsi="Times New Roman" w:cs="Times New Roman"/>
          <w:color w:val="000000" w:themeColor="text1"/>
          <w:sz w:val="28"/>
        </w:rPr>
        <w:t xml:space="preserve"> </w:t>
      </w:r>
      <w:r w:rsidR="003208AC">
        <w:rPr>
          <w:rFonts w:ascii="Times New Roman" w:hAnsi="Times New Roman" w:cs="Times New Roman"/>
          <w:color w:val="000000" w:themeColor="text1"/>
          <w:sz w:val="28"/>
        </w:rPr>
        <w:t>10</w:t>
      </w:r>
      <w:r w:rsidR="003208AC" w:rsidRPr="003208AC">
        <w:rPr>
          <w:rFonts w:ascii="Times New Roman" w:hAnsi="Times New Roman" w:cs="Times New Roman"/>
          <w:color w:val="000000" w:themeColor="text1"/>
          <w:sz w:val="28"/>
        </w:rPr>
        <w:t>.</w:t>
      </w:r>
    </w:p>
    <w:p w14:paraId="282185C1" w14:textId="77777777" w:rsidR="003208AC" w:rsidRDefault="003208AC" w:rsidP="003208AC">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p>
    <w:p w14:paraId="29150007" w14:textId="77777777" w:rsidR="00A67742" w:rsidRDefault="003208AC" w:rsidP="003208AC">
      <w:pPr>
        <w:spacing w:after="0" w:line="360" w:lineRule="auto"/>
        <w:ind w:firstLine="709"/>
        <w:contextualSpacing/>
        <w:jc w:val="both"/>
        <w:rPr>
          <w:rFonts w:ascii="Times New Roman" w:hAnsi="Times New Roman" w:cs="Times New Roman"/>
          <w:sz w:val="28"/>
        </w:rPr>
      </w:pP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p>
    <w:p w14:paraId="25AEC7E3" w14:textId="77777777" w:rsidR="005C1A27" w:rsidRDefault="003D3B00" w:rsidP="003D3B00">
      <w:pPr>
        <w:pStyle w:val="Heading2"/>
      </w:pPr>
      <w:bookmarkStart w:id="225" w:name="_Toc62603008"/>
      <w:r>
        <w:t>2</w:t>
      </w:r>
      <w:r w:rsidRPr="003D3B00">
        <w:t>.</w:t>
      </w:r>
      <w:r>
        <w:t>5</w:t>
      </w:r>
      <w:r w:rsidR="007E0A18">
        <w:t>.</w:t>
      </w:r>
      <w:r w:rsidRPr="003D3B00">
        <w:t xml:space="preserve"> Требования к видам обеспечения</w:t>
      </w:r>
      <w:bookmarkEnd w:id="225"/>
    </w:p>
    <w:p w14:paraId="3D3723E9" w14:textId="77777777" w:rsidR="003D3B00" w:rsidRPr="003D3B00" w:rsidRDefault="003D3B00" w:rsidP="003D3B00">
      <w:pPr>
        <w:pStyle w:val="Heading3"/>
      </w:pPr>
      <w:bookmarkStart w:id="226" w:name="_Toc62603009"/>
      <w:r>
        <w:t>2</w:t>
      </w:r>
      <w:r w:rsidRPr="003D3B00">
        <w:t>.</w:t>
      </w:r>
      <w:r>
        <w:t>5</w:t>
      </w:r>
      <w:r w:rsidRPr="003D3B00">
        <w:t>.1</w:t>
      </w:r>
      <w:r w:rsidR="007E0A18">
        <w:t>.</w:t>
      </w:r>
      <w:r w:rsidRPr="003D3B00">
        <w:t xml:space="preserve"> Требования к информационному обеспечению</w:t>
      </w:r>
      <w:bookmarkEnd w:id="226"/>
    </w:p>
    <w:p w14:paraId="07697053" w14:textId="77777777"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 xml:space="preserve">включенное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потребляемая</w:t>
      </w:r>
      <w:r w:rsidR="0058694C" w:rsidRPr="003D3B00">
        <w:rPr>
          <w:rFonts w:ascii="Times New Roman" w:hAnsi="Times New Roman" w:cs="Times New Roman"/>
          <w:sz w:val="28"/>
        </w:rPr>
        <w:t xml:space="preserve">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мощность,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7777777"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Состав данных СВИ, полученных 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7777777"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содержатся в формате </w:t>
      </w:r>
      <w:r>
        <w:rPr>
          <w:rFonts w:ascii="Times New Roman" w:hAnsi="Times New Roman" w:cs="Times New Roman"/>
          <w:sz w:val="28"/>
          <w:lang w:val="en-US"/>
        </w:rPr>
        <w:t>CSV</w:t>
      </w:r>
      <w:r>
        <w:rPr>
          <w:rFonts w:ascii="Times New Roman" w:hAnsi="Times New Roman" w:cs="Times New Roman"/>
          <w:sz w:val="28"/>
        </w:rPr>
        <w:t xml:space="preserve"> (при реализации ЦАЛАР их необходимо поместить в БД).</w:t>
      </w:r>
    </w:p>
    <w:p w14:paraId="0F7ED6D0" w14:textId="77777777" w:rsidR="007E0A18" w:rsidRPr="007E0A18" w:rsidRDefault="007E0A18" w:rsidP="007E0A18">
      <w:pPr>
        <w:pStyle w:val="Heading3"/>
      </w:pPr>
      <w:bookmarkStart w:id="227" w:name="_Toc62603010"/>
      <w:r>
        <w:t>2.5.</w:t>
      </w:r>
      <w:r w:rsidRPr="007E0A18">
        <w:t>2</w:t>
      </w:r>
      <w:r>
        <w:t>.</w:t>
      </w:r>
      <w:r w:rsidRPr="007E0A18">
        <w:t xml:space="preserve"> Требования к программному обеспечению</w:t>
      </w:r>
      <w:bookmarkEnd w:id="227"/>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8947BB">
      <w:pPr>
        <w:pStyle w:val="ListParagraph"/>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534404C9" w14:textId="168B9D2B" w:rsidR="00775658" w:rsidRPr="00EB007C" w:rsidRDefault="007E0A18" w:rsidP="00652966">
      <w:pPr>
        <w:pStyle w:val="ListParagraph"/>
        <w:numPr>
          <w:ilvl w:val="0"/>
          <w:numId w:val="8"/>
        </w:numPr>
        <w:spacing w:after="0" w:line="360" w:lineRule="auto"/>
        <w:jc w:val="both"/>
        <w:rPr>
          <w:rFonts w:ascii="Times New Roman" w:hAnsi="Times New Roman" w:cs="Times New Roman"/>
          <w:sz w:val="28"/>
        </w:rPr>
      </w:pPr>
      <w:r w:rsidRPr="00EB007C">
        <w:rPr>
          <w:rFonts w:ascii="Times New Roman" w:hAnsi="Times New Roman" w:cs="Times New Roman"/>
          <w:sz w:val="28"/>
        </w:rPr>
        <w:t xml:space="preserve">ПАК </w:t>
      </w:r>
      <w:proofErr w:type="spellStart"/>
      <w:r w:rsidRPr="00EB007C">
        <w:rPr>
          <w:rFonts w:ascii="Times New Roman" w:hAnsi="Times New Roman" w:cs="Times New Roman"/>
          <w:sz w:val="28"/>
        </w:rPr>
        <w:t>Eurostag</w:t>
      </w:r>
      <w:proofErr w:type="spellEnd"/>
      <w:r w:rsidRPr="00EB007C">
        <w:rPr>
          <w:rFonts w:ascii="Times New Roman" w:hAnsi="Times New Roman" w:cs="Times New Roman"/>
          <w:sz w:val="28"/>
        </w:rPr>
        <w:t xml:space="preserve"> версии 5.1 или совместимой.</w:t>
      </w:r>
    </w:p>
    <w:p w14:paraId="6C92ED08" w14:textId="77777777" w:rsidR="005C1A27" w:rsidRDefault="005B01D4" w:rsidP="005B01D4">
      <w:pPr>
        <w:pStyle w:val="Heading3"/>
      </w:pPr>
      <w:bookmarkStart w:id="228" w:name="_Toc62603011"/>
      <w:r>
        <w:t xml:space="preserve">2.5.3. </w:t>
      </w:r>
      <w:r w:rsidRPr="005B01D4">
        <w:t>Требования к техническому обеспечению</w:t>
      </w:r>
      <w:bookmarkEnd w:id="228"/>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77777777" w:rsidR="005B01D4" w:rsidRPr="004A4750" w:rsidRDefault="005B01D4" w:rsidP="008947BB">
      <w:pPr>
        <w:pStyle w:val="ListParagraph"/>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 IBM x3750 M4;</w:t>
      </w:r>
    </w:p>
    <w:p w14:paraId="1A24208B" w14:textId="77777777" w:rsidR="005B01D4" w:rsidRPr="004A4750" w:rsidRDefault="005B01D4" w:rsidP="008947BB">
      <w:pPr>
        <w:pStyle w:val="ListParagraph"/>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Pr="004A4750">
        <w:rPr>
          <w:rFonts w:ascii="Times New Roman" w:hAnsi="Times New Roman" w:cs="Times New Roman"/>
          <w:sz w:val="28"/>
          <w:lang w:val="en-US"/>
        </w:rPr>
        <w:t xml:space="preserve"> Intel Xeon 8C Processor Model E5-4650 130W 2.7GHz/1600MHz/20MB;</w:t>
      </w:r>
    </w:p>
    <w:p w14:paraId="77014617" w14:textId="77777777" w:rsidR="005B01D4" w:rsidRPr="00F73C2C" w:rsidRDefault="005B01D4" w:rsidP="008947BB">
      <w:pPr>
        <w:pStyle w:val="ListParagraph"/>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x</w:t>
      </w:r>
      <w:r w:rsidRPr="00F73C2C">
        <w:rPr>
          <w:rFonts w:ascii="Times New Roman" w:hAnsi="Times New Roman" w:cs="Times New Roman"/>
          <w:sz w:val="28"/>
          <w:lang w:val="en-US"/>
        </w:rPr>
        <w:t>8</w:t>
      </w:r>
      <w:r w:rsidRPr="004A4750">
        <w:rPr>
          <w:rFonts w:ascii="Times New Roman" w:hAnsi="Times New Roman" w:cs="Times New Roman"/>
          <w:sz w:val="28"/>
          <w:lang w:val="en-US"/>
        </w:rPr>
        <w:t>GB</w:t>
      </w:r>
      <w:r w:rsidRPr="00F73C2C">
        <w:rPr>
          <w:rFonts w:ascii="Times New Roman" w:hAnsi="Times New Roman" w:cs="Times New Roman"/>
          <w:sz w:val="28"/>
          <w:lang w:val="en-US"/>
        </w:rPr>
        <w:t>, 2</w:t>
      </w:r>
      <w:r w:rsidRPr="004A4750">
        <w:rPr>
          <w:rFonts w:ascii="Times New Roman" w:hAnsi="Times New Roman" w:cs="Times New Roman"/>
          <w:sz w:val="28"/>
          <w:lang w:val="en-US"/>
        </w:rPr>
        <w:t>Rx</w:t>
      </w:r>
      <w:r w:rsidRPr="00F73C2C">
        <w:rPr>
          <w:rFonts w:ascii="Times New Roman" w:hAnsi="Times New Roman" w:cs="Times New Roman"/>
          <w:sz w:val="28"/>
          <w:lang w:val="en-US"/>
        </w:rPr>
        <w:t>4, 1.35</w:t>
      </w:r>
      <w:r w:rsidRPr="004A4750">
        <w:rPr>
          <w:rFonts w:ascii="Times New Roman" w:hAnsi="Times New Roman" w:cs="Times New Roman"/>
          <w:sz w:val="28"/>
          <w:lang w:val="en-US"/>
        </w:rPr>
        <w:t>V</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PC</w:t>
      </w:r>
      <w:r w:rsidRPr="00F73C2C">
        <w:rPr>
          <w:rFonts w:ascii="Times New Roman" w:hAnsi="Times New Roman" w:cs="Times New Roman"/>
          <w:sz w:val="28"/>
          <w:lang w:val="en-US"/>
        </w:rPr>
        <w:t>3</w:t>
      </w:r>
      <w:r w:rsidRPr="004A4750">
        <w:rPr>
          <w:rFonts w:ascii="Times New Roman" w:hAnsi="Times New Roman" w:cs="Times New Roman"/>
          <w:sz w:val="28"/>
          <w:lang w:val="en-US"/>
        </w:rPr>
        <w:t>L</w:t>
      </w:r>
      <w:r w:rsidRPr="00F73C2C">
        <w:rPr>
          <w:rFonts w:ascii="Times New Roman" w:hAnsi="Times New Roman" w:cs="Times New Roman"/>
          <w:sz w:val="28"/>
          <w:lang w:val="en-US"/>
        </w:rPr>
        <w:t xml:space="preserve">-10600 </w:t>
      </w:r>
      <w:r w:rsidRPr="004A4750">
        <w:rPr>
          <w:rFonts w:ascii="Times New Roman" w:hAnsi="Times New Roman" w:cs="Times New Roman"/>
          <w:sz w:val="28"/>
          <w:lang w:val="en-US"/>
        </w:rPr>
        <w:t>CL</w:t>
      </w:r>
      <w:r w:rsidRPr="00F73C2C">
        <w:rPr>
          <w:rFonts w:ascii="Times New Roman" w:hAnsi="Times New Roman" w:cs="Times New Roman"/>
          <w:sz w:val="28"/>
          <w:lang w:val="en-US"/>
        </w:rPr>
        <w:t xml:space="preserve">9 </w:t>
      </w:r>
      <w:r w:rsidRPr="004A4750">
        <w:rPr>
          <w:rFonts w:ascii="Times New Roman" w:hAnsi="Times New Roman" w:cs="Times New Roman"/>
          <w:sz w:val="28"/>
          <w:lang w:val="en-US"/>
        </w:rPr>
        <w:t>ECC</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DDR</w:t>
      </w:r>
      <w:r w:rsidRPr="00F73C2C">
        <w:rPr>
          <w:rFonts w:ascii="Times New Roman" w:hAnsi="Times New Roman" w:cs="Times New Roman"/>
          <w:sz w:val="28"/>
          <w:lang w:val="en-US"/>
        </w:rPr>
        <w:t>3 1333</w:t>
      </w:r>
      <w:r w:rsidRPr="004A4750">
        <w:rPr>
          <w:rFonts w:ascii="Times New Roman" w:hAnsi="Times New Roman" w:cs="Times New Roman"/>
          <w:sz w:val="28"/>
          <w:lang w:val="en-US"/>
        </w:rPr>
        <w:t>MHz</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LP</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RDIMM</w:t>
      </w:r>
      <w:r w:rsidRPr="00F73C2C">
        <w:rPr>
          <w:rFonts w:ascii="Times New Roman" w:hAnsi="Times New Roman" w:cs="Times New Roman"/>
          <w:sz w:val="28"/>
          <w:lang w:val="en-US"/>
        </w:rPr>
        <w:t>;</w:t>
      </w:r>
    </w:p>
    <w:p w14:paraId="06EAD925" w14:textId="77777777" w:rsidR="005B01D4" w:rsidRPr="004A4750" w:rsidRDefault="005B01D4" w:rsidP="008947BB">
      <w:pPr>
        <w:pStyle w:val="ListParagraph"/>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lastRenderedPageBreak/>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IBM 256GB SATA 2.5in MLC HS Enterprise Value SSD;</w:t>
      </w:r>
    </w:p>
    <w:p w14:paraId="7A990C6C" w14:textId="77777777" w:rsidR="005B01D4" w:rsidRPr="00F73C2C" w:rsidRDefault="005B01D4" w:rsidP="008947BB">
      <w:pPr>
        <w:pStyle w:val="ListParagraph"/>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жесткий</w:t>
      </w:r>
      <w:r w:rsidRPr="00F73C2C">
        <w:rPr>
          <w:rFonts w:ascii="Times New Roman" w:hAnsi="Times New Roman" w:cs="Times New Roman"/>
          <w:sz w:val="28"/>
          <w:lang w:val="en-US"/>
        </w:rPr>
        <w:t xml:space="preserve"> </w:t>
      </w:r>
      <w:r w:rsidRPr="004A4750">
        <w:rPr>
          <w:rFonts w:ascii="Times New Roman" w:hAnsi="Times New Roman" w:cs="Times New Roman"/>
          <w:sz w:val="28"/>
        </w:rPr>
        <w:t>диск</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IBM</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TB</w:t>
      </w:r>
      <w:r w:rsidRPr="00F73C2C">
        <w:rPr>
          <w:rFonts w:ascii="Times New Roman" w:hAnsi="Times New Roman" w:cs="Times New Roman"/>
          <w:sz w:val="28"/>
          <w:lang w:val="en-US"/>
        </w:rPr>
        <w:t xml:space="preserve"> 2.5</w:t>
      </w:r>
      <w:r w:rsidRPr="004A4750">
        <w:rPr>
          <w:rFonts w:ascii="Times New Roman" w:hAnsi="Times New Roman" w:cs="Times New Roman"/>
          <w:sz w:val="28"/>
          <w:lang w:val="en-US"/>
        </w:rPr>
        <w:t>in</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SFF</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HS</w:t>
      </w:r>
      <w:r w:rsidRPr="00F73C2C">
        <w:rPr>
          <w:rFonts w:ascii="Times New Roman" w:hAnsi="Times New Roman" w:cs="Times New Roman"/>
          <w:sz w:val="28"/>
          <w:lang w:val="en-US"/>
        </w:rPr>
        <w:t xml:space="preserve"> 7.2</w:t>
      </w:r>
      <w:r w:rsidRPr="004A4750">
        <w:rPr>
          <w:rFonts w:ascii="Times New Roman" w:hAnsi="Times New Roman" w:cs="Times New Roman"/>
          <w:sz w:val="28"/>
          <w:lang w:val="en-US"/>
        </w:rPr>
        <w:t>K</w:t>
      </w:r>
      <w:r w:rsidRPr="00F73C2C">
        <w:rPr>
          <w:rFonts w:ascii="Times New Roman" w:hAnsi="Times New Roman" w:cs="Times New Roman"/>
          <w:sz w:val="28"/>
          <w:lang w:val="en-US"/>
        </w:rPr>
        <w:t xml:space="preserve"> 6</w:t>
      </w:r>
      <w:r w:rsidRPr="004A4750">
        <w:rPr>
          <w:rFonts w:ascii="Times New Roman" w:hAnsi="Times New Roman" w:cs="Times New Roman"/>
          <w:sz w:val="28"/>
          <w:lang w:val="en-US"/>
        </w:rPr>
        <w:t>Gbps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NL</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SAS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HDD</w:t>
      </w:r>
      <w:r w:rsidRPr="00F73C2C">
        <w:rPr>
          <w:rFonts w:ascii="Times New Roman" w:hAnsi="Times New Roman" w:cs="Times New Roman"/>
          <w:sz w:val="28"/>
          <w:lang w:val="en-US"/>
        </w:rPr>
        <w:t>.</w:t>
      </w:r>
    </w:p>
    <w:p w14:paraId="5C7E7CF9" w14:textId="77777777" w:rsidR="005B01D4" w:rsidRPr="005B01D4" w:rsidRDefault="005B01D4" w:rsidP="005B01D4">
      <w:pPr>
        <w:spacing w:after="0" w:line="360" w:lineRule="auto"/>
        <w:ind w:firstLine="709"/>
        <w:contextualSpacing/>
        <w:jc w:val="both"/>
        <w:rPr>
          <w:rFonts w:ascii="Times New Roman" w:hAnsi="Times New Roman" w:cs="Times New Roman"/>
          <w:sz w:val="28"/>
        </w:rPr>
      </w:pPr>
      <w:r w:rsidRPr="005B01D4">
        <w:rPr>
          <w:rFonts w:ascii="Times New Roman" w:hAnsi="Times New Roman" w:cs="Times New Roman"/>
          <w:sz w:val="28"/>
        </w:rPr>
        <w:t>Сервера должны быть размещены в шкафу 19 производства APC.</w:t>
      </w:r>
      <w:r w:rsidR="004A4750">
        <w:rPr>
          <w:rFonts w:ascii="Times New Roman" w:hAnsi="Times New Roman" w:cs="Times New Roman"/>
          <w:sz w:val="28"/>
        </w:rPr>
        <w:t xml:space="preserve"> </w:t>
      </w:r>
      <w:r w:rsidRPr="005B01D4">
        <w:rPr>
          <w:rFonts w:ascii="Times New Roman" w:hAnsi="Times New Roman" w:cs="Times New Roman"/>
          <w:sz w:val="28"/>
        </w:rPr>
        <w:t xml:space="preserve">В шкафу также </w:t>
      </w:r>
      <w:r w:rsidR="004A4750">
        <w:rPr>
          <w:rFonts w:ascii="Times New Roman" w:hAnsi="Times New Roman" w:cs="Times New Roman"/>
          <w:sz w:val="28"/>
        </w:rPr>
        <w:t xml:space="preserve">должны быть </w:t>
      </w:r>
      <w:r w:rsidRPr="005B01D4">
        <w:rPr>
          <w:rFonts w:ascii="Times New Roman" w:hAnsi="Times New Roman" w:cs="Times New Roman"/>
          <w:sz w:val="28"/>
        </w:rPr>
        <w:t>размещены:</w:t>
      </w:r>
    </w:p>
    <w:p w14:paraId="7B8D5277" w14:textId="77777777" w:rsidR="005B01D4" w:rsidRPr="004A4750" w:rsidRDefault="005B01D4" w:rsidP="008947BB">
      <w:pPr>
        <w:pStyle w:val="ListParagraph"/>
        <w:numPr>
          <w:ilvl w:val="0"/>
          <w:numId w:val="10"/>
        </w:numPr>
        <w:spacing w:after="0" w:line="360" w:lineRule="auto"/>
        <w:jc w:val="both"/>
        <w:rPr>
          <w:rFonts w:ascii="Times New Roman" w:hAnsi="Times New Roman" w:cs="Times New Roman"/>
          <w:sz w:val="28"/>
        </w:rPr>
      </w:pPr>
      <w:r w:rsidRPr="004A4750">
        <w:rPr>
          <w:rFonts w:ascii="Times New Roman" w:hAnsi="Times New Roman" w:cs="Times New Roman"/>
          <w:sz w:val="28"/>
        </w:rPr>
        <w:t>источник бесперебойного питания;</w:t>
      </w:r>
    </w:p>
    <w:p w14:paraId="77A1A2A7" w14:textId="77777777" w:rsidR="005C1A27" w:rsidRDefault="004A4750" w:rsidP="008947BB">
      <w:pPr>
        <w:pStyle w:val="ListParagraph"/>
        <w:numPr>
          <w:ilvl w:val="0"/>
          <w:numId w:val="10"/>
        </w:numPr>
        <w:spacing w:after="0" w:line="360" w:lineRule="auto"/>
        <w:jc w:val="both"/>
        <w:rPr>
          <w:rFonts w:ascii="Times New Roman" w:hAnsi="Times New Roman" w:cs="Times New Roman"/>
          <w:sz w:val="28"/>
        </w:rPr>
      </w:pPr>
      <w:r>
        <w:rPr>
          <w:rFonts w:ascii="Times New Roman" w:hAnsi="Times New Roman" w:cs="Times New Roman"/>
          <w:sz w:val="28"/>
        </w:rPr>
        <w:t xml:space="preserve">сетевые коммутаторы </w:t>
      </w:r>
      <w:proofErr w:type="spellStart"/>
      <w:r>
        <w:rPr>
          <w:rFonts w:ascii="Times New Roman" w:hAnsi="Times New Roman" w:cs="Times New Roman"/>
          <w:sz w:val="28"/>
        </w:rPr>
        <w:t>Cisco</w:t>
      </w:r>
      <w:proofErr w:type="spellEnd"/>
      <w:r>
        <w:rPr>
          <w:rFonts w:ascii="Times New Roman" w:hAnsi="Times New Roman" w:cs="Times New Roman"/>
          <w:sz w:val="28"/>
        </w:rPr>
        <w:t>.</w:t>
      </w:r>
    </w:p>
    <w:p w14:paraId="0EE9D197" w14:textId="77777777" w:rsidR="005D6C6A" w:rsidRPr="00656E91" w:rsidRDefault="005D6C6A" w:rsidP="003B65A0">
      <w:pPr>
        <w:pStyle w:val="Heading2"/>
      </w:pPr>
      <w:bookmarkStart w:id="229" w:name="_Toc62603012"/>
      <w:r>
        <w:t>Выводы по разделу 2</w:t>
      </w:r>
      <w:bookmarkEnd w:id="229"/>
    </w:p>
    <w:p w14:paraId="3B1A3724" w14:textId="77777777"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 разработан проект ПО</w:t>
      </w:r>
      <w:r w:rsidR="00E8790D">
        <w:rPr>
          <w:rFonts w:ascii="Times New Roman" w:hAnsi="Times New Roman" w:cs="Times New Roman"/>
          <w:sz w:val="28"/>
        </w:rPr>
        <w:t>: предложены решения по архитектуре системы и взаимодействию подсистемы со внешними системами, описаны требования к характеристикам системы, к средствам разработки и видам обеспечения разрабатываемой системы.</w:t>
      </w:r>
      <w:r w:rsidR="001E55F2">
        <w:rPr>
          <w:rFonts w:ascii="Times New Roman" w:hAnsi="Times New Roman" w:cs="Times New Roman"/>
          <w:sz w:val="28"/>
        </w:rPr>
        <w:t xml:space="preserve"> Определены компоненты системы,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77C23D23" w14:textId="24463A61" w:rsidR="00CC3330" w:rsidRDefault="00CC3330" w:rsidP="00CC3330">
      <w:pPr>
        <w:spacing w:after="0" w:line="360" w:lineRule="auto"/>
        <w:ind w:firstLine="709"/>
        <w:contextualSpacing/>
        <w:jc w:val="both"/>
        <w:rPr>
          <w:rFonts w:ascii="Times New Roman" w:hAnsi="Times New Roman" w:cs="Times New Roman"/>
          <w:sz w:val="28"/>
        </w:rPr>
      </w:pPr>
    </w:p>
    <w:p w14:paraId="353A542F" w14:textId="7689BD62" w:rsidR="00775658" w:rsidRDefault="00775658" w:rsidP="00CC3330">
      <w:pPr>
        <w:spacing w:after="0" w:line="360" w:lineRule="auto"/>
        <w:ind w:firstLine="709"/>
        <w:contextualSpacing/>
        <w:jc w:val="both"/>
        <w:rPr>
          <w:rFonts w:ascii="Times New Roman" w:hAnsi="Times New Roman" w:cs="Times New Roman"/>
          <w:sz w:val="28"/>
        </w:rPr>
      </w:pPr>
    </w:p>
    <w:p w14:paraId="1D333E48" w14:textId="77F54C29" w:rsidR="00775658" w:rsidRDefault="00775658" w:rsidP="00CC3330">
      <w:pPr>
        <w:spacing w:after="0" w:line="360" w:lineRule="auto"/>
        <w:ind w:firstLine="709"/>
        <w:contextualSpacing/>
        <w:jc w:val="both"/>
        <w:rPr>
          <w:rFonts w:ascii="Times New Roman" w:hAnsi="Times New Roman" w:cs="Times New Roman"/>
          <w:sz w:val="28"/>
        </w:rPr>
      </w:pPr>
    </w:p>
    <w:p w14:paraId="1877ABF8" w14:textId="52675882" w:rsidR="002B5FFB" w:rsidRDefault="002B5FFB" w:rsidP="00CC3330">
      <w:pPr>
        <w:spacing w:after="0" w:line="360" w:lineRule="auto"/>
        <w:ind w:firstLine="709"/>
        <w:contextualSpacing/>
        <w:jc w:val="both"/>
        <w:rPr>
          <w:rFonts w:ascii="Times New Roman" w:hAnsi="Times New Roman" w:cs="Times New Roman"/>
          <w:sz w:val="28"/>
        </w:rPr>
      </w:pPr>
    </w:p>
    <w:p w14:paraId="61BB65DD" w14:textId="5F016F7C" w:rsidR="002B5FFB" w:rsidRDefault="002B5FFB" w:rsidP="00CC3330">
      <w:pPr>
        <w:spacing w:after="0" w:line="360" w:lineRule="auto"/>
        <w:ind w:firstLine="709"/>
        <w:contextualSpacing/>
        <w:jc w:val="both"/>
        <w:rPr>
          <w:rFonts w:ascii="Times New Roman" w:hAnsi="Times New Roman" w:cs="Times New Roman"/>
          <w:sz w:val="28"/>
        </w:rPr>
      </w:pPr>
    </w:p>
    <w:p w14:paraId="551EDE95" w14:textId="27C65F66" w:rsidR="002B5FFB" w:rsidRDefault="002B5FFB" w:rsidP="00CC3330">
      <w:pPr>
        <w:spacing w:after="0" w:line="360" w:lineRule="auto"/>
        <w:ind w:firstLine="709"/>
        <w:contextualSpacing/>
        <w:jc w:val="both"/>
        <w:rPr>
          <w:rFonts w:ascii="Times New Roman" w:hAnsi="Times New Roman" w:cs="Times New Roman"/>
          <w:sz w:val="28"/>
        </w:rPr>
      </w:pPr>
    </w:p>
    <w:p w14:paraId="004683A8" w14:textId="774974EA" w:rsidR="002B5FFB" w:rsidRDefault="002B5FFB" w:rsidP="00CC3330">
      <w:pPr>
        <w:spacing w:after="0" w:line="360" w:lineRule="auto"/>
        <w:ind w:firstLine="709"/>
        <w:contextualSpacing/>
        <w:jc w:val="both"/>
        <w:rPr>
          <w:rFonts w:ascii="Times New Roman" w:hAnsi="Times New Roman" w:cs="Times New Roman"/>
          <w:sz w:val="28"/>
        </w:rPr>
      </w:pPr>
    </w:p>
    <w:p w14:paraId="58172D0B" w14:textId="65675EBA" w:rsidR="002B5FFB" w:rsidRDefault="002B5FFB" w:rsidP="00CC3330">
      <w:pPr>
        <w:spacing w:after="0" w:line="360" w:lineRule="auto"/>
        <w:ind w:firstLine="709"/>
        <w:contextualSpacing/>
        <w:jc w:val="both"/>
        <w:rPr>
          <w:rFonts w:ascii="Times New Roman" w:hAnsi="Times New Roman" w:cs="Times New Roman"/>
          <w:sz w:val="28"/>
        </w:rPr>
      </w:pPr>
    </w:p>
    <w:p w14:paraId="49A9EA6C" w14:textId="06FAC933" w:rsidR="002B5FFB" w:rsidRDefault="002B5FFB" w:rsidP="00CC3330">
      <w:pPr>
        <w:spacing w:after="0" w:line="360" w:lineRule="auto"/>
        <w:ind w:firstLine="709"/>
        <w:contextualSpacing/>
        <w:jc w:val="both"/>
        <w:rPr>
          <w:rFonts w:ascii="Times New Roman" w:hAnsi="Times New Roman" w:cs="Times New Roman"/>
          <w:sz w:val="28"/>
        </w:rPr>
      </w:pPr>
    </w:p>
    <w:p w14:paraId="5E056EAF" w14:textId="71A1A415" w:rsidR="002B5FFB" w:rsidRDefault="002B5FFB" w:rsidP="00CC3330">
      <w:pPr>
        <w:spacing w:after="0" w:line="360" w:lineRule="auto"/>
        <w:ind w:firstLine="709"/>
        <w:contextualSpacing/>
        <w:jc w:val="both"/>
        <w:rPr>
          <w:rFonts w:ascii="Times New Roman" w:hAnsi="Times New Roman" w:cs="Times New Roman"/>
          <w:sz w:val="28"/>
        </w:rPr>
      </w:pPr>
    </w:p>
    <w:p w14:paraId="6120A825" w14:textId="77777777" w:rsidR="002B5FFB" w:rsidRDefault="002B5FFB" w:rsidP="00CC3330">
      <w:pPr>
        <w:spacing w:after="0" w:line="360" w:lineRule="auto"/>
        <w:ind w:firstLine="709"/>
        <w:contextualSpacing/>
        <w:jc w:val="both"/>
        <w:rPr>
          <w:rFonts w:ascii="Times New Roman" w:hAnsi="Times New Roman" w:cs="Times New Roman"/>
          <w:sz w:val="28"/>
        </w:rPr>
      </w:pPr>
    </w:p>
    <w:p w14:paraId="1274056F" w14:textId="6E3FE0CB" w:rsidR="00775658" w:rsidRPr="00CC3330" w:rsidRDefault="00775658" w:rsidP="00CC3330">
      <w:pPr>
        <w:spacing w:after="0" w:line="360" w:lineRule="auto"/>
        <w:ind w:firstLine="709"/>
        <w:contextualSpacing/>
        <w:jc w:val="both"/>
        <w:rPr>
          <w:rFonts w:ascii="Times New Roman" w:hAnsi="Times New Roman" w:cs="Times New Roman"/>
          <w:sz w:val="28"/>
        </w:rPr>
      </w:pPr>
    </w:p>
    <w:p w14:paraId="71B0587B" w14:textId="77777777" w:rsidR="005150D8" w:rsidRDefault="005D6C6A" w:rsidP="001F6D71">
      <w:pPr>
        <w:pStyle w:val="Heading1"/>
      </w:pPr>
      <w:bookmarkStart w:id="230" w:name="_Toc62603013"/>
      <w:r>
        <w:lastRenderedPageBreak/>
        <w:t>3. Разработка</w:t>
      </w:r>
      <w:r w:rsidRPr="005D6C6A">
        <w:t xml:space="preserve"> </w:t>
      </w:r>
      <w:r w:rsidRPr="00656E91">
        <w:t>программного обеспечения централизованной АЛАР</w:t>
      </w:r>
      <w:bookmarkEnd w:id="230"/>
    </w:p>
    <w:p w14:paraId="153F4EC3" w14:textId="77777777" w:rsidR="001F6D71" w:rsidRDefault="001F6D71" w:rsidP="001F6D71">
      <w:pPr>
        <w:pStyle w:val="Heading2"/>
      </w:pPr>
      <w:bookmarkStart w:id="231" w:name="_Toc62603014"/>
      <w:r>
        <w:t>3.1. Описание используемых алгоритмов</w:t>
      </w:r>
      <w:bookmarkEnd w:id="231"/>
    </w:p>
    <w:p w14:paraId="38BD4DDB" w14:textId="77777777" w:rsidR="001F6D71" w:rsidRDefault="001F6D71" w:rsidP="001F6D71">
      <w:pPr>
        <w:pStyle w:val="Heading3"/>
      </w:pPr>
      <w:bookmarkStart w:id="232" w:name="_Toc62603015"/>
      <w:r>
        <w:t>3.1.1. Теоретическая основа программной реализации подсистемы Обработки данных СВИ</w:t>
      </w:r>
      <w:bookmarkEnd w:id="232"/>
    </w:p>
    <w:p w14:paraId="51609B2E" w14:textId="7164B9E1" w:rsidR="001F6D71" w:rsidRPr="00C81D6B"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 определения когерентных групп генераторов</w:t>
      </w:r>
      <w:r>
        <w:rPr>
          <w:rFonts w:ascii="Times New Roman" w:hAnsi="Times New Roman" w:cs="Times New Roman"/>
          <w:sz w:val="28"/>
        </w:rPr>
        <w:t xml:space="preserve">. В соответствии с ним сначала определяется центр углов </w:t>
      </w:r>
      <w:proofErr w:type="spellStart"/>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proofErr w:type="spellEnd"/>
      <w:r>
        <w:rPr>
          <w:rFonts w:ascii="Times New Roman" w:hAnsi="Times New Roman" w:cs="Times New Roman"/>
          <w:sz w:val="28"/>
        </w:rPr>
        <w:t xml:space="preserve">. Затем для каждого отдельного генератора определяется отклонение от </w:t>
      </w:r>
      <w:proofErr w:type="spellStart"/>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proofErr w:type="spellEnd"/>
      <w:r>
        <w:rPr>
          <w:rFonts w:ascii="Times New Roman" w:hAnsi="Times New Roman" w:cs="Times New Roman"/>
          <w:sz w:val="28"/>
        </w:rPr>
        <w:t xml:space="preserve"> и накопленная ошибка за промежуток времени </w:t>
      </w:r>
      <w:proofErr w:type="spellStart"/>
      <w:r w:rsidRPr="00C81D6B">
        <w:rPr>
          <w:rFonts w:ascii="Times New Roman" w:hAnsi="Times New Roman" w:cs="Times New Roman"/>
          <w:i/>
          <w:sz w:val="28"/>
        </w:rPr>
        <w:t>Σω</w:t>
      </w:r>
      <w:proofErr w:type="spellEnd"/>
      <w:r>
        <w:rPr>
          <w:rFonts w:ascii="Times New Roman" w:hAnsi="Times New Roman" w:cs="Times New Roman"/>
          <w:sz w:val="28"/>
        </w:rPr>
        <w:t xml:space="preserve">. При достижении максимальной накопленной ошибки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фиксируется возникновение возмущения и запускается процесс определения групп когерентных генераторов.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для каждого сечения должен быть взят индивидуально в соответствии с расчетными испытаниями. В данной работе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sidRPr="00C81D6B">
        <w:rPr>
          <w:rFonts w:ascii="Times New Roman" w:hAnsi="Times New Roman" w:cs="Times New Roman"/>
          <w:sz w:val="28"/>
        </w:rPr>
        <w:t xml:space="preserve"> </w:t>
      </w:r>
      <w:r>
        <w:rPr>
          <w:rFonts w:ascii="Times New Roman" w:hAnsi="Times New Roman" w:cs="Times New Roman"/>
          <w:sz w:val="28"/>
        </w:rPr>
        <w:t xml:space="preserve">для сечения «Братск-Красноярск» </w:t>
      </w:r>
      <w:r w:rsidRPr="00C81D6B">
        <w:rPr>
          <w:rFonts w:ascii="Times New Roman" w:hAnsi="Times New Roman" w:cs="Times New Roman"/>
          <w:sz w:val="28"/>
        </w:rPr>
        <w:t xml:space="preserve">с запасом </w:t>
      </w:r>
      <w:r>
        <w:rPr>
          <w:rFonts w:ascii="Times New Roman" w:hAnsi="Times New Roman" w:cs="Times New Roman"/>
          <w:sz w:val="28"/>
        </w:rPr>
        <w:t>была принята</w:t>
      </w:r>
      <w:r w:rsidRPr="00C81D6B">
        <w:rPr>
          <w:rFonts w:ascii="Times New Roman" w:hAnsi="Times New Roman" w:cs="Times New Roman"/>
          <w:sz w:val="28"/>
        </w:rPr>
        <w:t xml:space="preserve"> равной (-30; +30)</w:t>
      </w:r>
      <w:r>
        <w:rPr>
          <w:rFonts w:ascii="Times New Roman" w:hAnsi="Times New Roman" w:cs="Times New Roman"/>
          <w:sz w:val="28"/>
        </w:rPr>
        <w:t xml:space="preserve">. Однако запас был взят неверно, что может привести к тому, что не будет зафиксировано возмущение, которое потенциально может привести к возникновению АР. Следовательно, при разработке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возьмём равной (-23; +23). На рисунке </w:t>
      </w:r>
      <w:del w:id="233" w:author="Пользователь Windows" w:date="2021-01-27T20:02:00Z">
        <w:r w:rsidR="002B5FFB" w:rsidDel="009C67B8">
          <w:rPr>
            <w:rFonts w:ascii="Times New Roman" w:hAnsi="Times New Roman" w:cs="Times New Roman"/>
            <w:sz w:val="28"/>
          </w:rPr>
          <w:delText>8</w:delText>
        </w:r>
        <w:r w:rsidDel="009C67B8">
          <w:rPr>
            <w:rFonts w:ascii="Times New Roman" w:hAnsi="Times New Roman" w:cs="Times New Roman"/>
            <w:sz w:val="28"/>
          </w:rPr>
          <w:delText xml:space="preserve"> </w:delText>
        </w:r>
      </w:del>
      <w:ins w:id="234" w:author="Пользователь Windows" w:date="2021-01-27T20:02:00Z">
        <w:r w:rsidR="009C67B8">
          <w:rPr>
            <w:rFonts w:ascii="Times New Roman" w:hAnsi="Times New Roman" w:cs="Times New Roman"/>
            <w:sz w:val="28"/>
          </w:rPr>
          <w:t xml:space="preserve">10 </w:t>
        </w:r>
      </w:ins>
      <w:r>
        <w:rPr>
          <w:rFonts w:ascii="Times New Roman" w:hAnsi="Times New Roman" w:cs="Times New Roman"/>
          <w:sz w:val="28"/>
        </w:rPr>
        <w:t>представлены графики</w:t>
      </w:r>
      <w:r w:rsidRPr="002805A4">
        <w:t xml:space="preserve"> </w:t>
      </w:r>
      <w:r>
        <w:rPr>
          <w:rFonts w:ascii="Times New Roman" w:hAnsi="Times New Roman" w:cs="Times New Roman"/>
          <w:sz w:val="28"/>
        </w:rPr>
        <w:t>у</w:t>
      </w:r>
      <w:r w:rsidRPr="002805A4">
        <w:rPr>
          <w:rFonts w:ascii="Times New Roman" w:hAnsi="Times New Roman" w:cs="Times New Roman"/>
          <w:sz w:val="28"/>
        </w:rPr>
        <w:t>гл</w:t>
      </w:r>
      <w:r>
        <w:rPr>
          <w:rFonts w:ascii="Times New Roman" w:hAnsi="Times New Roman" w:cs="Times New Roman"/>
          <w:sz w:val="28"/>
        </w:rPr>
        <w:t>ов</w:t>
      </w:r>
      <w:r w:rsidRPr="002805A4">
        <w:rPr>
          <w:rFonts w:ascii="Times New Roman" w:hAnsi="Times New Roman" w:cs="Times New Roman"/>
          <w:sz w:val="28"/>
        </w:rPr>
        <w:t xml:space="preserve"> и центр</w:t>
      </w:r>
      <w:r>
        <w:rPr>
          <w:rFonts w:ascii="Times New Roman" w:hAnsi="Times New Roman" w:cs="Times New Roman"/>
          <w:sz w:val="28"/>
        </w:rPr>
        <w:t>ов</w:t>
      </w:r>
      <w:r w:rsidRPr="002805A4">
        <w:rPr>
          <w:rFonts w:ascii="Times New Roman" w:hAnsi="Times New Roman" w:cs="Times New Roman"/>
          <w:sz w:val="28"/>
        </w:rPr>
        <w:t xml:space="preserve"> углов для случая, не приводящего к возникновению АР (а), и для случая, приводящего к возникновению АР (б)</w:t>
      </w:r>
      <w:r>
        <w:rPr>
          <w:rFonts w:ascii="Times New Roman" w:hAnsi="Times New Roman" w:cs="Times New Roman"/>
          <w:sz w:val="28"/>
        </w:rPr>
        <w:t xml:space="preserve">, а также </w:t>
      </w:r>
      <w:proofErr w:type="spellStart"/>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proofErr w:type="spellEnd"/>
      <w:r>
        <w:rPr>
          <w:rFonts w:ascii="Times New Roman" w:hAnsi="Times New Roman" w:cs="Times New Roman"/>
          <w:sz w:val="28"/>
        </w:rPr>
        <w:t xml:space="preserve">, момент превышения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и момент достижения АР.</w:t>
      </w:r>
    </w:p>
    <w:p w14:paraId="022E1EA3"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3360" behindDoc="0" locked="0" layoutInCell="1" allowOverlap="1" wp14:anchorId="241D564C" wp14:editId="14845C95">
                <wp:simplePos x="0" y="0"/>
                <wp:positionH relativeFrom="column">
                  <wp:posOffset>3179445</wp:posOffset>
                </wp:positionH>
                <wp:positionV relativeFrom="paragraph">
                  <wp:posOffset>6350</wp:posOffset>
                </wp:positionV>
                <wp:extent cx="914400" cy="281940"/>
                <wp:effectExtent l="0" t="0" r="0" b="3810"/>
                <wp:wrapNone/>
                <wp:docPr id="17" name="Надпись 17"/>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4155FDE2" w14:textId="77777777" w:rsidR="0080299B" w:rsidRPr="000E157D" w:rsidRDefault="0080299B"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1D564C" id="_x0000_t202" coordsize="21600,21600" o:spt="202" path="m,l,21600r21600,l21600,xe">
                <v:stroke joinstyle="miter"/>
                <v:path gradientshapeok="t" o:connecttype="rect"/>
              </v:shapetype>
              <v:shape id="Надпись 17" o:spid="_x0000_s1026" type="#_x0000_t202" style="position:absolute;left:0;text-align:left;margin-left:250.35pt;margin-top:.5pt;width:1in;height:22.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" filled="f" stroked="f" strokeweight=".5pt">
                <v:textbox>
                  <w:txbxContent>
                    <w:p w14:paraId="4155FDE2" w14:textId="77777777" w:rsidR="0080299B" w:rsidRPr="000E157D" w:rsidRDefault="0080299B"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61312" behindDoc="0" locked="0" layoutInCell="1" allowOverlap="1" wp14:anchorId="34E071BC" wp14:editId="2177F637">
                <wp:simplePos x="0" y="0"/>
                <wp:positionH relativeFrom="column">
                  <wp:posOffset>268605</wp:posOffset>
                </wp:positionH>
                <wp:positionV relativeFrom="paragraph">
                  <wp:posOffset>6350</wp:posOffset>
                </wp:positionV>
                <wp:extent cx="914400" cy="281940"/>
                <wp:effectExtent l="0" t="0" r="0" b="3810"/>
                <wp:wrapNone/>
                <wp:docPr id="11" name="Надпись 11"/>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7788B93C" w14:textId="77777777" w:rsidR="0080299B" w:rsidRPr="000E157D" w:rsidRDefault="0080299B"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071BC" id="Надпись 11" o:spid="_x0000_s1027" type="#_x0000_t202" style="position:absolute;left:0;text-align:left;margin-left:21.15pt;margin-top:.5pt;width:1in;height:22.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" filled="f" stroked="f" strokeweight=".5pt">
                <v:textbox>
                  <w:txbxContent>
                    <w:p w14:paraId="7788B93C" w14:textId="77777777" w:rsidR="0080299B" w:rsidRPr="000E157D" w:rsidRDefault="0080299B"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59264" behindDoc="0" locked="0" layoutInCell="1" allowOverlap="1" wp14:anchorId="122D694F" wp14:editId="732DC08E">
                <wp:simplePos x="0" y="0"/>
                <wp:positionH relativeFrom="column">
                  <wp:posOffset>652145</wp:posOffset>
                </wp:positionH>
                <wp:positionV relativeFrom="paragraph">
                  <wp:posOffset>396875</wp:posOffset>
                </wp:positionV>
                <wp:extent cx="0" cy="1437640"/>
                <wp:effectExtent l="0" t="0" r="19050" b="1016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0" cy="1437640"/>
                        </a:xfrm>
                        <a:prstGeom prst="line">
                          <a:avLst/>
                        </a:prstGeom>
                        <a:ln w="1270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9FC33" id="Прямая соединительная линия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31.25pt" to="51.3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" strokecolor="black [3213]" strokeweight="1pt">
                <v:stroke dashstyle="longDashDotDot" joinstyle="miter"/>
              </v:lin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2336" behindDoc="0" locked="0" layoutInCell="1" allowOverlap="1" wp14:anchorId="3D410504" wp14:editId="026A46FE">
                <wp:simplePos x="0" y="0"/>
                <wp:positionH relativeFrom="column">
                  <wp:posOffset>5631815</wp:posOffset>
                </wp:positionH>
                <wp:positionV relativeFrom="paragraph">
                  <wp:posOffset>1853565</wp:posOffset>
                </wp:positionV>
                <wp:extent cx="914400" cy="360218"/>
                <wp:effectExtent l="0" t="0" r="0" b="1905"/>
                <wp:wrapNone/>
                <wp:docPr id="16" name="Надпись 16"/>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619EADB" w14:textId="77777777" w:rsidR="0080299B" w:rsidRPr="000E157D" w:rsidRDefault="0080299B"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410504" id="Надпись 16" o:spid="_x0000_s1028" type="#_x0000_t202" style="position:absolute;left:0;text-align:left;margin-left:443.45pt;margin-top:145.95pt;width:1in;height:28.3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" filled="f" stroked="f" strokeweight=".5pt">
                <v:textbox>
                  <w:txbxContent>
                    <w:p w14:paraId="0619EADB" w14:textId="77777777" w:rsidR="0080299B" w:rsidRPr="000E157D" w:rsidRDefault="0080299B"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v:shape>
            </w:pict>
          </mc:Fallback>
        </mc:AlternateContent>
      </w:r>
      <w:r>
        <w:rPr>
          <w:noProof/>
          <w:lang w:eastAsia="ru-RU"/>
        </w:rPr>
        <mc:AlternateContent>
          <mc:Choice Requires="wps">
            <w:drawing>
              <wp:anchor distT="0" distB="0" distL="114300" distR="114300" simplePos="0" relativeHeight="251660288" behindDoc="0" locked="0" layoutInCell="1" allowOverlap="1" wp14:anchorId="42323E43" wp14:editId="1C8B6ED4">
                <wp:simplePos x="0" y="0"/>
                <wp:positionH relativeFrom="leftMargin">
                  <wp:posOffset>3710940</wp:posOffset>
                </wp:positionH>
                <wp:positionV relativeFrom="paragraph">
                  <wp:posOffset>1739900</wp:posOffset>
                </wp:positionV>
                <wp:extent cx="914400" cy="360218"/>
                <wp:effectExtent l="0" t="0" r="0" b="1905"/>
                <wp:wrapNone/>
                <wp:docPr id="10" name="Надпись 1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3FA3C81B" w14:textId="77777777" w:rsidR="0080299B" w:rsidRPr="000E157D" w:rsidRDefault="0080299B"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23E43" id="Надпись 10" o:spid="_x0000_s1029" type="#_x0000_t202" style="position:absolute;left:0;text-align:left;margin-left:292.2pt;margin-top:137pt;width:1in;height:28.35pt;z-index:2516602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" filled="f" stroked="f" strokeweight=".5pt">
                <v:textbox>
                  <w:txbxContent>
                    <w:p w14:paraId="3FA3C81B" w14:textId="77777777" w:rsidR="0080299B" w:rsidRPr="000E157D" w:rsidRDefault="0080299B"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w10:wrap anchorx="margin"/>
              </v:shape>
            </w:pict>
          </mc:Fallback>
        </mc:AlternateContent>
      </w:r>
      <w:r>
        <w:rPr>
          <w:noProof/>
          <w:lang w:eastAsia="ru-RU"/>
        </w:rPr>
        <w:drawing>
          <wp:inline distT="0" distB="0" distL="0" distR="0" wp14:anchorId="2C27875E" wp14:editId="0380FE83">
            <wp:extent cx="2895600" cy="217551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lang w:eastAsia="ru-RU"/>
        </w:rPr>
        <w:drawing>
          <wp:inline distT="0" distB="0" distL="0" distR="0" wp14:anchorId="06B0A782" wp14:editId="4216D761">
            <wp:extent cx="2936875" cy="2182495"/>
            <wp:effectExtent l="0" t="0" r="15875" b="825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E5A0E69" w14:textId="77777777"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а                                                                   б</w:t>
      </w:r>
    </w:p>
    <w:p w14:paraId="1FE798A8" w14:textId="3820089D"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35" w:author="Пользователь Windows" w:date="2021-01-27T20:02:00Z">
        <w:r w:rsidR="002B5FFB" w:rsidDel="009C67B8">
          <w:rPr>
            <w:rFonts w:ascii="Times New Roman" w:hAnsi="Times New Roman" w:cs="Times New Roman"/>
            <w:sz w:val="28"/>
          </w:rPr>
          <w:delText>8</w:delText>
        </w:r>
        <w:r w:rsidDel="009C67B8">
          <w:rPr>
            <w:rFonts w:ascii="Times New Roman" w:hAnsi="Times New Roman" w:cs="Times New Roman"/>
            <w:sz w:val="28"/>
          </w:rPr>
          <w:delText xml:space="preserve"> </w:delText>
        </w:r>
      </w:del>
      <w:ins w:id="236" w:author="Пользователь Windows" w:date="2021-01-27T20:02:00Z">
        <w:r w:rsidR="009C67B8">
          <w:rPr>
            <w:rFonts w:ascii="Times New Roman" w:hAnsi="Times New Roman" w:cs="Times New Roman"/>
            <w:sz w:val="28"/>
          </w:rPr>
          <w:t xml:space="preserve">10 </w:t>
        </w:r>
      </w:ins>
      <w:r>
        <w:rPr>
          <w:rFonts w:ascii="Times New Roman" w:hAnsi="Times New Roman" w:cs="Times New Roman"/>
          <w:sz w:val="28"/>
        </w:rPr>
        <w:t>– Углы и центр углов для случая, не приводящего к возникновению АР (а), и для случая, приводящего к возникновению АР (б)</w:t>
      </w:r>
    </w:p>
    <w:p w14:paraId="12D82C97" w14:textId="6B9CC162"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У</w:t>
      </w:r>
      <w:r w:rsidRPr="00934A07">
        <w:rPr>
          <w:rFonts w:ascii="Times New Roman" w:hAnsi="Times New Roman" w:cs="Times New Roman"/>
          <w:sz w:val="28"/>
        </w:rPr>
        <w:t xml:space="preserve"> когерентных генераторов</w:t>
      </w:r>
      <w:r>
        <w:rPr>
          <w:rFonts w:ascii="Times New Roman" w:hAnsi="Times New Roman" w:cs="Times New Roman"/>
          <w:sz w:val="28"/>
        </w:rPr>
        <w:t xml:space="preserve"> </w:t>
      </w:r>
      <w:proofErr w:type="spellStart"/>
      <w:r w:rsidRPr="00C81D6B">
        <w:rPr>
          <w:rFonts w:ascii="Times New Roman" w:hAnsi="Times New Roman" w:cs="Times New Roman"/>
          <w:i/>
          <w:sz w:val="28"/>
        </w:rPr>
        <w:t>Σω</w:t>
      </w:r>
      <w:proofErr w:type="spellEnd"/>
      <w:r w:rsidRPr="00934A07">
        <w:rPr>
          <w:rFonts w:ascii="Times New Roman" w:hAnsi="Times New Roman" w:cs="Times New Roman"/>
          <w:sz w:val="28"/>
        </w:rPr>
        <w:t xml:space="preserve"> накапливается практически одинаково</w:t>
      </w:r>
      <w:r>
        <w:rPr>
          <w:rFonts w:ascii="Times New Roman" w:hAnsi="Times New Roman" w:cs="Times New Roman"/>
          <w:sz w:val="28"/>
        </w:rPr>
        <w:t xml:space="preserve"> (рисунок </w:t>
      </w:r>
      <w:del w:id="237" w:author="Пользователь Windows" w:date="2021-01-27T20:03:00Z">
        <w:r w:rsidR="002B5FFB" w:rsidDel="009C67B8">
          <w:rPr>
            <w:rFonts w:ascii="Times New Roman" w:hAnsi="Times New Roman" w:cs="Times New Roman"/>
            <w:sz w:val="28"/>
          </w:rPr>
          <w:delText>9</w:delText>
        </w:r>
      </w:del>
      <w:ins w:id="238" w:author="Пользователь Windows" w:date="2021-01-27T20:03:00Z">
        <w:r w:rsidR="009C67B8">
          <w:rPr>
            <w:rFonts w:ascii="Times New Roman" w:hAnsi="Times New Roman" w:cs="Times New Roman"/>
            <w:sz w:val="28"/>
          </w:rPr>
          <w:t>11</w:t>
        </w:r>
      </w:ins>
      <w:r>
        <w:rPr>
          <w:rFonts w:ascii="Times New Roman" w:hAnsi="Times New Roman" w:cs="Times New Roman"/>
          <w:sz w:val="28"/>
        </w:rPr>
        <w:t xml:space="preserve">). Для сечения «Братск-Красноярск» возможен только двухчастотный АР. Поэтому для определения групп когерентных генераторов при реализации достаточно оценить знак </w:t>
      </w:r>
      <w:proofErr w:type="spellStart"/>
      <w:r w:rsidRPr="00C81D6B">
        <w:rPr>
          <w:rFonts w:ascii="Times New Roman" w:hAnsi="Times New Roman" w:cs="Times New Roman"/>
          <w:i/>
          <w:sz w:val="28"/>
        </w:rPr>
        <w:t>Σω</w:t>
      </w:r>
      <w:proofErr w:type="spellEnd"/>
      <w:r>
        <w:rPr>
          <w:rFonts w:ascii="Times New Roman" w:hAnsi="Times New Roman" w:cs="Times New Roman"/>
          <w:sz w:val="28"/>
        </w:rPr>
        <w:t>: положительный знак – одна группа когерентных генераторов, отрицательный – вторая.</w:t>
      </w:r>
    </w:p>
    <w:p w14:paraId="0A33623E"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5408" behindDoc="0" locked="0" layoutInCell="1" allowOverlap="1" wp14:anchorId="01518413" wp14:editId="2F448C98">
                <wp:simplePos x="0" y="0"/>
                <wp:positionH relativeFrom="column">
                  <wp:posOffset>4953000</wp:posOffset>
                </wp:positionH>
                <wp:positionV relativeFrom="paragraph">
                  <wp:posOffset>866140</wp:posOffset>
                </wp:positionV>
                <wp:extent cx="914400" cy="360218"/>
                <wp:effectExtent l="0" t="0" r="0" b="1905"/>
                <wp:wrapNone/>
                <wp:docPr id="19" name="Надпись 19"/>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99E6C7A" w14:textId="77777777" w:rsidR="0080299B" w:rsidRPr="000E157D" w:rsidRDefault="0080299B" w:rsidP="001F6D71">
                            <w:pPr>
                              <w:rPr>
                                <w:rFonts w:ascii="Times New Roman" w:hAnsi="Times New Roman" w:cs="Times New Roman"/>
                                <w:lang w:val="en-US"/>
                              </w:rPr>
                            </w:pPr>
                            <w:proofErr w:type="gramStart"/>
                            <w:r>
                              <w:rPr>
                                <w:rFonts w:ascii="Times New Roman" w:hAnsi="Times New Roman" w:cs="Times New Roman"/>
                                <w:sz w:val="28"/>
                                <w:lang w:val="en-US"/>
                              </w:rPr>
                              <w:t>t,</w:t>
                            </w:r>
                            <w:r w:rsidRPr="000E157D">
                              <w:rPr>
                                <w:rFonts w:ascii="Times New Roman" w:hAnsi="Times New Roman" w:cs="Times New Roman"/>
                                <w:sz w:val="28"/>
                              </w:rPr>
                              <w:t>с</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18413" id="Надпись 19" o:spid="_x0000_s1030" type="#_x0000_t202" style="position:absolute;left:0;text-align:left;margin-left:390pt;margin-top:68.2pt;width:1in;height:28.3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" filled="f" stroked="f" strokeweight=".5pt">
                <v:textbox>
                  <w:txbxContent>
                    <w:p w14:paraId="099E6C7A" w14:textId="77777777" w:rsidR="0080299B" w:rsidRPr="000E157D" w:rsidRDefault="0080299B" w:rsidP="001F6D71">
                      <w:pPr>
                        <w:rPr>
                          <w:rFonts w:ascii="Times New Roman" w:hAnsi="Times New Roman" w:cs="Times New Roman"/>
                          <w:lang w:val="en-US"/>
                        </w:rPr>
                      </w:pPr>
                      <w:proofErr w:type="gramStart"/>
                      <w:r>
                        <w:rPr>
                          <w:rFonts w:ascii="Times New Roman" w:hAnsi="Times New Roman" w:cs="Times New Roman"/>
                          <w:sz w:val="28"/>
                          <w:lang w:val="en-US"/>
                        </w:rPr>
                        <w:t>t,</w:t>
                      </w:r>
                      <w:r w:rsidRPr="000E157D">
                        <w:rPr>
                          <w:rFonts w:ascii="Times New Roman" w:hAnsi="Times New Roman" w:cs="Times New Roman"/>
                          <w:sz w:val="28"/>
                        </w:rPr>
                        <w:t>с</w:t>
                      </w:r>
                      <w:proofErr w:type="gramEnd"/>
                    </w:p>
                  </w:txbxContent>
                </v:textbox>
              </v:shape>
            </w:pict>
          </mc:Fallback>
        </mc:AlternateContent>
      </w:r>
      <w:r>
        <w:rPr>
          <w:noProof/>
          <w:lang w:eastAsia="ru-RU"/>
        </w:rPr>
        <mc:AlternateContent>
          <mc:Choice Requires="wps">
            <w:drawing>
              <wp:anchor distT="0" distB="0" distL="114300" distR="114300" simplePos="0" relativeHeight="251664384" behindDoc="0" locked="0" layoutInCell="1" allowOverlap="1" wp14:anchorId="73D265D4" wp14:editId="69996DB6">
                <wp:simplePos x="0" y="0"/>
                <wp:positionH relativeFrom="column">
                  <wp:posOffset>992505</wp:posOffset>
                </wp:positionH>
                <wp:positionV relativeFrom="paragraph">
                  <wp:posOffset>1164590</wp:posOffset>
                </wp:positionV>
                <wp:extent cx="4130040" cy="0"/>
                <wp:effectExtent l="0" t="76200" r="22860" b="95250"/>
                <wp:wrapNone/>
                <wp:docPr id="18" name="Прямая со стрелкой 18"/>
                <wp:cNvGraphicFramePr/>
                <a:graphic xmlns:a="http://schemas.openxmlformats.org/drawingml/2006/main">
                  <a:graphicData uri="http://schemas.microsoft.com/office/word/2010/wordprocessingShape">
                    <wps:wsp>
                      <wps:cNvCnPr/>
                      <wps:spPr>
                        <a:xfrm>
                          <a:off x="0" y="0"/>
                          <a:ext cx="41300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EED027" id="_x0000_t32" coordsize="21600,21600" o:spt="32" o:oned="t" path="m,l21600,21600e" filled="f">
                <v:path arrowok="t" fillok="f" o:connecttype="none"/>
                <o:lock v:ext="edit" shapetype="t"/>
              </v:shapetype>
              <v:shape id="Прямая со стрелкой 18" o:spid="_x0000_s1026" type="#_x0000_t32" style="position:absolute;margin-left:78.15pt;margin-top:91.7pt;width:325.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" strokecolor="black [3213]" strokeweight=".5pt">
                <v:stroke endarrow="block" joinstyle="miter"/>
              </v:shap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E12D2BB" wp14:editId="732B342F">
                <wp:simplePos x="0" y="0"/>
                <wp:positionH relativeFrom="column">
                  <wp:posOffset>975360</wp:posOffset>
                </wp:positionH>
                <wp:positionV relativeFrom="paragraph">
                  <wp:posOffset>-142875</wp:posOffset>
                </wp:positionV>
                <wp:extent cx="914400" cy="360218"/>
                <wp:effectExtent l="0" t="0" r="0" b="1905"/>
                <wp:wrapNone/>
                <wp:docPr id="20" name="Надпись 2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24B68B54" w14:textId="77777777" w:rsidR="0080299B" w:rsidRPr="000E157D" w:rsidRDefault="0080299B" w:rsidP="001F6D71">
                            <w:pPr>
                              <w:rPr>
                                <w:rFonts w:ascii="Times New Roman" w:hAnsi="Times New Roman" w:cs="Times New Roman"/>
                                <w:lang w:val="en-US"/>
                              </w:rPr>
                            </w:pPr>
                            <w:r>
                              <w:rPr>
                                <w:rFonts w:ascii="Times New Roman" w:hAnsi="Times New Roman" w:cs="Times New Roman"/>
                                <w:sz w:val="28"/>
                                <w:lang w:val="en-US"/>
                              </w:rPr>
                              <w:t>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2D2BB" id="Надпись 20" o:spid="_x0000_s1031" type="#_x0000_t202" style="position:absolute;left:0;text-align:left;margin-left:76.8pt;margin-top:-11.25pt;width:1in;height:28.3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" filled="f" stroked="f" strokeweight=".5pt">
                <v:textbox>
                  <w:txbxContent>
                    <w:p w14:paraId="24B68B54" w14:textId="77777777" w:rsidR="0080299B" w:rsidRPr="000E157D" w:rsidRDefault="0080299B" w:rsidP="001F6D71">
                      <w:pPr>
                        <w:rPr>
                          <w:rFonts w:ascii="Times New Roman" w:hAnsi="Times New Roman" w:cs="Times New Roman"/>
                          <w:lang w:val="en-US"/>
                        </w:rPr>
                      </w:pPr>
                      <w:r>
                        <w:rPr>
                          <w:rFonts w:ascii="Times New Roman" w:hAnsi="Times New Roman" w:cs="Times New Roman"/>
                          <w:sz w:val="28"/>
                          <w:lang w:val="en-US"/>
                        </w:rPr>
                        <w:t>ω</w:t>
                      </w:r>
                    </w:p>
                  </w:txbxContent>
                </v:textbox>
              </v:shape>
            </w:pict>
          </mc:Fallback>
        </mc:AlternateContent>
      </w:r>
      <w:r>
        <w:rPr>
          <w:noProof/>
          <w:lang w:eastAsia="ru-RU"/>
        </w:rPr>
        <w:drawing>
          <wp:inline distT="0" distB="0" distL="0" distR="0" wp14:anchorId="5B7DF0A0" wp14:editId="09850637">
            <wp:extent cx="4450080" cy="2331720"/>
            <wp:effectExtent l="0" t="0" r="7620"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04C9FA4" w14:textId="6B11DAE5"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39" w:author="Пользователь Windows" w:date="2021-01-27T20:02:00Z">
        <w:r w:rsidR="002B5FFB" w:rsidDel="009C67B8">
          <w:rPr>
            <w:rFonts w:ascii="Times New Roman" w:hAnsi="Times New Roman" w:cs="Times New Roman"/>
            <w:sz w:val="28"/>
          </w:rPr>
          <w:delText>9</w:delText>
        </w:r>
        <w:r w:rsidDel="009C67B8">
          <w:rPr>
            <w:rFonts w:ascii="Times New Roman" w:hAnsi="Times New Roman" w:cs="Times New Roman"/>
            <w:sz w:val="28"/>
          </w:rPr>
          <w:delText xml:space="preserve"> </w:delText>
        </w:r>
      </w:del>
      <w:ins w:id="240" w:author="Пользователь Windows" w:date="2021-01-27T20:02:00Z">
        <w:r w:rsidR="009C67B8">
          <w:rPr>
            <w:rFonts w:ascii="Times New Roman" w:hAnsi="Times New Roman" w:cs="Times New Roman"/>
            <w:sz w:val="28"/>
          </w:rPr>
          <w:t xml:space="preserve">11 </w:t>
        </w:r>
      </w:ins>
      <w:r>
        <w:rPr>
          <w:rFonts w:ascii="Times New Roman" w:hAnsi="Times New Roman" w:cs="Times New Roman"/>
          <w:sz w:val="28"/>
        </w:rPr>
        <w:t>– Накопленные ошибки</w:t>
      </w:r>
      <w:r w:rsidRPr="00934A07">
        <w:rPr>
          <w:rFonts w:ascii="Times New Roman" w:hAnsi="Times New Roman" w:cs="Times New Roman"/>
          <w:sz w:val="28"/>
        </w:rPr>
        <w:t xml:space="preserve"> </w:t>
      </w:r>
      <w:r>
        <w:rPr>
          <w:rFonts w:ascii="Times New Roman" w:hAnsi="Times New Roman" w:cs="Times New Roman"/>
          <w:sz w:val="28"/>
        </w:rPr>
        <w:t>генераторов</w:t>
      </w:r>
      <w:r w:rsidRPr="00934A07">
        <w:t xml:space="preserve"> </w:t>
      </w:r>
      <w:r w:rsidRPr="00934A07">
        <w:rPr>
          <w:rFonts w:ascii="Times New Roman" w:hAnsi="Times New Roman" w:cs="Times New Roman"/>
          <w:sz w:val="28"/>
        </w:rPr>
        <w:t>для случая, приводящего к возникновению АР</w:t>
      </w:r>
    </w:p>
    <w:p w14:paraId="46953C7B" w14:textId="77777777" w:rsidR="001F6D71" w:rsidRPr="001F6D71" w:rsidRDefault="001F6D71" w:rsidP="001F6D71">
      <w:pPr>
        <w:pStyle w:val="Heading3"/>
      </w:pPr>
      <w:bookmarkStart w:id="241" w:name="_Toc62603016"/>
      <w:r w:rsidRPr="001F6D71">
        <w:t xml:space="preserve">3.1.2. Теоретическая основа программной реализации подсистемы </w:t>
      </w:r>
      <w:r w:rsidR="00DD10B7">
        <w:t>И</w:t>
      </w:r>
      <w:r w:rsidRPr="001F6D71">
        <w:t>дентификации возникновения асинхронного режима</w:t>
      </w:r>
      <w:bookmarkEnd w:id="241"/>
    </w:p>
    <w:p w14:paraId="663E15B8" w14:textId="30AE8B08" w:rsidR="001F6D71" w:rsidRPr="00725682"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описано, что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 xml:space="preserve">возникновения АР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76D42847"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41A3656"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3CA35589"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3. Обучение классификатора на основе данных, полученных при кластеризации.</w:t>
      </w:r>
    </w:p>
    <w:p w14:paraId="61154FDF" w14:textId="77777777" w:rsidR="001F6D71"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09A5F575" w14:textId="77777777"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proofErr w:type="spellStart"/>
      <w:r w:rsidRPr="00725682">
        <w:rPr>
          <w:rFonts w:ascii="Times New Roman" w:hAnsi="Times New Roman" w:cs="Times New Roman"/>
          <w:sz w:val="28"/>
        </w:rPr>
        <w:t>Eurostag</w:t>
      </w:r>
      <w:proofErr w:type="spellEnd"/>
      <w:r w:rsidRPr="00725682">
        <w:rPr>
          <w:rFonts w:ascii="Times New Roman" w:hAnsi="Times New Roman" w:cs="Times New Roman"/>
          <w:sz w:val="28"/>
        </w:rPr>
        <w:t>.</w:t>
      </w:r>
      <w:r>
        <w:rPr>
          <w:rFonts w:ascii="Times New Roman" w:hAnsi="Times New Roman" w:cs="Times New Roman"/>
          <w:sz w:val="28"/>
        </w:rPr>
        <w:t xml:space="preserve"> Кластеризация и классификация выполняется 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w:t>
      </w:r>
      <w:proofErr w:type="spellStart"/>
      <w:r w:rsidRPr="007F29EF">
        <w:rPr>
          <w:rFonts w:ascii="Times New Roman" w:hAnsi="Times New Roman" w:cs="Times New Roman"/>
          <w:sz w:val="28"/>
        </w:rPr>
        <w:t>means</w:t>
      </w:r>
      <w:proofErr w:type="spellEnd"/>
      <w:r w:rsidRPr="007F29EF">
        <w:rPr>
          <w:rFonts w:ascii="Times New Roman" w:hAnsi="Times New Roman" w:cs="Times New Roman"/>
          <w:sz w:val="28"/>
        </w:rPr>
        <w:t>)</w:t>
      </w:r>
      <w:r>
        <w:rPr>
          <w:rFonts w:ascii="Times New Roman" w:hAnsi="Times New Roman" w:cs="Times New Roman"/>
          <w:sz w:val="28"/>
        </w:rPr>
        <w:t xml:space="preserve">. При обучении используется </w:t>
      </w:r>
      <w:r w:rsidRPr="00A61ADF">
        <w:rPr>
          <w:rFonts w:ascii="Times New Roman" w:hAnsi="Times New Roman" w:cs="Times New Roman"/>
          <w:sz w:val="28"/>
        </w:rPr>
        <w:t xml:space="preserve">классификатор на основе метода опорных </w:t>
      </w:r>
      <w:r w:rsidRPr="00A61ADF">
        <w:rPr>
          <w:rFonts w:ascii="Times New Roman" w:hAnsi="Times New Roman" w:cs="Times New Roman"/>
          <w:sz w:val="28"/>
        </w:rPr>
        <w:lastRenderedPageBreak/>
        <w:t>векторов (</w:t>
      </w:r>
      <w:proofErr w:type="spellStart"/>
      <w:r w:rsidRPr="00A61ADF">
        <w:rPr>
          <w:rFonts w:ascii="Times New Roman" w:hAnsi="Times New Roman" w:cs="Times New Roman"/>
          <w:sz w:val="28"/>
        </w:rPr>
        <w:t>support</w:t>
      </w:r>
      <w:proofErr w:type="spellEnd"/>
      <w:r w:rsidRPr="00A61ADF">
        <w:rPr>
          <w:rFonts w:ascii="Times New Roman" w:hAnsi="Times New Roman" w:cs="Times New Roman"/>
          <w:sz w:val="28"/>
        </w:rPr>
        <w:t xml:space="preserve"> </w:t>
      </w:r>
      <w:proofErr w:type="spellStart"/>
      <w:r w:rsidRPr="00A61ADF">
        <w:rPr>
          <w:rFonts w:ascii="Times New Roman" w:hAnsi="Times New Roman" w:cs="Times New Roman"/>
          <w:sz w:val="28"/>
        </w:rPr>
        <w:t>vector</w:t>
      </w:r>
      <w:proofErr w:type="spellEnd"/>
      <w:r w:rsidRPr="00A61ADF">
        <w:rPr>
          <w:rFonts w:ascii="Times New Roman" w:hAnsi="Times New Roman" w:cs="Times New Roman"/>
          <w:sz w:val="28"/>
        </w:rPr>
        <w:t xml:space="preserve"> </w:t>
      </w:r>
      <w:proofErr w:type="spellStart"/>
      <w:r w:rsidRPr="00A61ADF">
        <w:rPr>
          <w:rFonts w:ascii="Times New Roman" w:hAnsi="Times New Roman" w:cs="Times New Roman"/>
          <w:sz w:val="28"/>
        </w:rPr>
        <w:t>machine</w:t>
      </w:r>
      <w:proofErr w:type="spellEnd"/>
      <w:r w:rsidRPr="00A61ADF">
        <w:rPr>
          <w:rFonts w:ascii="Times New Roman" w:hAnsi="Times New Roman" w:cs="Times New Roman"/>
          <w:sz w:val="28"/>
        </w:rPr>
        <w:t xml:space="preserv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w:t>
      </w:r>
      <w:proofErr w:type="spellStart"/>
      <w:r w:rsidRPr="007F29EF">
        <w:rPr>
          <w:rFonts w:ascii="Times New Roman" w:hAnsi="Times New Roman" w:cs="Times New Roman"/>
          <w:sz w:val="28"/>
        </w:rPr>
        <w:t>fuzzy</w:t>
      </w:r>
      <w:proofErr w:type="spellEnd"/>
      <w:r w:rsidRPr="007F29EF">
        <w:rPr>
          <w:rFonts w:ascii="Times New Roman" w:hAnsi="Times New Roman" w:cs="Times New Roman"/>
          <w:sz w:val="28"/>
        </w:rPr>
        <w:t xml:space="preserve"> </w:t>
      </w:r>
      <w:proofErr w:type="spellStart"/>
      <w:r w:rsidRPr="007F29EF">
        <w:rPr>
          <w:rFonts w:ascii="Times New Roman" w:hAnsi="Times New Roman" w:cs="Times New Roman"/>
          <w:sz w:val="28"/>
        </w:rPr>
        <w:t>membership</w:t>
      </w:r>
      <w:proofErr w:type="spellEnd"/>
      <w:r w:rsidRPr="007F29EF">
        <w:rPr>
          <w:rFonts w:ascii="Times New Roman" w:hAnsi="Times New Roman" w:cs="Times New Roman"/>
          <w:sz w:val="28"/>
        </w:rPr>
        <w:t xml:space="preserve"> </w:t>
      </w:r>
      <w:proofErr w:type="spellStart"/>
      <w:r w:rsidRPr="007F29EF">
        <w:rPr>
          <w:rFonts w:ascii="Times New Roman" w:hAnsi="Times New Roman" w:cs="Times New Roman"/>
          <w:sz w:val="28"/>
        </w:rPr>
        <w:t>matriсes</w:t>
      </w:r>
      <w:proofErr w:type="spellEnd"/>
      <w:r w:rsidRPr="007F29EF">
        <w:rPr>
          <w:rFonts w:ascii="Times New Roman" w:hAnsi="Times New Roman" w:cs="Times New Roman"/>
          <w:sz w:val="28"/>
        </w:rPr>
        <w:t>)</w:t>
      </w:r>
      <w:r>
        <w:rPr>
          <w:rFonts w:ascii="Times New Roman" w:hAnsi="Times New Roman" w:cs="Times New Roman"/>
          <w:sz w:val="28"/>
        </w:rPr>
        <w:t>. Данные методики были выбраны на основе анализа научной литературы.</w:t>
      </w:r>
    </w:p>
    <w:p w14:paraId="3EC63C02" w14:textId="5FE916C8"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 xml:space="preserve">ДО. Четвертый выполняется на этапе ПОСЛЕ и входит в подсистему Идентификации возникновения АР. По итогам выполнения первых трех пунктов сформированы обученные классификаторы, которые включают в себя кластеры и модель классификации. Они были сохранены 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В реализации системы централизованной АЛАР классификаторы должны содержаться в базе данных.</w:t>
      </w:r>
    </w:p>
    <w:p w14:paraId="55F8DC89" w14:textId="77777777" w:rsidR="001F6D71" w:rsidRDefault="001F6D71" w:rsidP="001F6D71">
      <w:pPr>
        <w:pStyle w:val="Heading3"/>
      </w:pPr>
      <w:bookmarkStart w:id="242" w:name="_Toc62603017"/>
      <w:r>
        <w:t>3.1.3</w:t>
      </w:r>
      <w:r w:rsidRPr="001F6D71">
        <w:t xml:space="preserve">. Теоретическая основа программной реализации подсистемы </w:t>
      </w:r>
      <w:r w:rsidR="00E44EC3" w:rsidRPr="00E44EC3">
        <w:t>Обработки телеметрии из ОИК</w:t>
      </w:r>
      <w:bookmarkEnd w:id="242"/>
    </w:p>
    <w:p w14:paraId="47315C5F" w14:textId="1F3A526A" w:rsidR="001F6D71" w:rsidRDefault="00E44EC3" w:rsidP="001F6D71">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специальный алгоритм сравнения. Он представлен в виде блок-схемы на рисунке </w:t>
      </w:r>
      <w:del w:id="243" w:author="Пользователь Windows" w:date="2021-01-27T20:03:00Z">
        <w:r w:rsidR="002B5FFB" w:rsidDel="009C67B8">
          <w:rPr>
            <w:rFonts w:ascii="Times New Roman" w:hAnsi="Times New Roman" w:cs="Times New Roman"/>
            <w:sz w:val="28"/>
          </w:rPr>
          <w:delText>10</w:delText>
        </w:r>
      </w:del>
      <w:ins w:id="244" w:author="Пользователь Windows" w:date="2021-01-27T20:03:00Z">
        <w:r w:rsidR="009C67B8">
          <w:rPr>
            <w:rFonts w:ascii="Times New Roman" w:hAnsi="Times New Roman" w:cs="Times New Roman"/>
            <w:sz w:val="28"/>
          </w:rPr>
          <w:t>12</w:t>
        </w:r>
      </w:ins>
      <w:r>
        <w:rPr>
          <w:rFonts w:ascii="Times New Roman" w:hAnsi="Times New Roman" w:cs="Times New Roman"/>
          <w:sz w:val="28"/>
        </w:rPr>
        <w:t>.</w:t>
      </w:r>
    </w:p>
    <w:p w14:paraId="4BB171DE" w14:textId="77777777" w:rsidR="00CA056E" w:rsidRDefault="00CA056E"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w:t>
      </w:r>
      <w:r w:rsidR="00BB735F">
        <w:rPr>
          <w:rFonts w:ascii="Times New Roman" w:hAnsi="Times New Roman" w:cs="Times New Roman"/>
          <w:sz w:val="28"/>
        </w:rPr>
        <w:t>текущему, выбирается</w:t>
      </w:r>
      <w:r>
        <w:rPr>
          <w:rFonts w:ascii="Times New Roman" w:hAnsi="Times New Roman" w:cs="Times New Roman"/>
          <w:sz w:val="28"/>
        </w:rPr>
        <w:t xml:space="preserve"> тот, который имеет наименьший рейтинг.</w:t>
      </w:r>
    </w:p>
    <w:p w14:paraId="716A24D1" w14:textId="011297F8" w:rsidR="00E44EC3" w:rsidRPr="00E44EC3" w:rsidRDefault="005F3AD1" w:rsidP="00E44EC3">
      <w:pPr>
        <w:spacing w:after="0" w:line="360" w:lineRule="auto"/>
        <w:ind w:firstLine="709"/>
        <w:contextualSpacing/>
        <w:jc w:val="center"/>
      </w:pPr>
      <w:r w:rsidRPr="005F3AD1">
        <w:lastRenderedPageBreak/>
        <w:t xml:space="preserve"> </w:t>
      </w:r>
      <w:r>
        <w:object w:dxaOrig="10297" w:dyaOrig="21121" w14:anchorId="52B9FC27">
          <v:shape id="_x0000_i1029" type="#_x0000_t75" style="width:354.5pt;height:727.5pt" o:ole="">
            <v:imagedata r:id="rId31" o:title=""/>
          </v:shape>
          <o:OLEObject Type="Embed" ProgID="Visio.Drawing.15" ShapeID="_x0000_i1029" DrawAspect="Content" ObjectID="_1673457984" r:id="rId32"/>
        </w:object>
      </w:r>
      <w:r>
        <w:rPr>
          <w:rStyle w:val="CommentReference"/>
        </w:rPr>
        <w:t xml:space="preserve"> </w:t>
      </w:r>
    </w:p>
    <w:p w14:paraId="10135798" w14:textId="6BDA43AD" w:rsidR="00E44EC3" w:rsidRDefault="000C7911" w:rsidP="00E44EC3">
      <w:pPr>
        <w:spacing w:after="0" w:line="360" w:lineRule="auto"/>
        <w:ind w:firstLine="709"/>
        <w:contextualSpacing/>
        <w:jc w:val="center"/>
        <w:rPr>
          <w:rFonts w:ascii="Times New Roman" w:hAnsi="Times New Roman" w:cs="Times New Roman"/>
          <w:sz w:val="28"/>
        </w:rPr>
      </w:pPr>
      <w:r>
        <w:object w:dxaOrig="5461" w:dyaOrig="9421" w14:anchorId="346C4F4D">
          <v:shape id="_x0000_i1030" type="#_x0000_t75" style="width:198.5pt;height:342.5pt" o:ole="">
            <v:imagedata r:id="rId33" o:title=""/>
          </v:shape>
          <o:OLEObject Type="Embed" ProgID="Visio.Drawing.15" ShapeID="_x0000_i1030" DrawAspect="Content" ObjectID="_1673457985" r:id="rId34"/>
        </w:object>
      </w:r>
    </w:p>
    <w:p w14:paraId="51142AD3" w14:textId="047E0E21" w:rsidR="00E44EC3" w:rsidRPr="00C67B5F" w:rsidRDefault="00E44EC3" w:rsidP="00E44EC3">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 xml:space="preserve">Рисунок </w:t>
      </w:r>
      <w:del w:id="245" w:author="Пользователь Windows" w:date="2021-01-27T20:03:00Z">
        <w:r w:rsidR="002B5FFB" w:rsidDel="009C67B8">
          <w:rPr>
            <w:rFonts w:ascii="Times New Roman" w:hAnsi="Times New Roman" w:cs="Times New Roman"/>
            <w:sz w:val="28"/>
          </w:rPr>
          <w:delText>10</w:delText>
        </w:r>
        <w:r w:rsidDel="009C67B8">
          <w:rPr>
            <w:rFonts w:ascii="Times New Roman" w:hAnsi="Times New Roman" w:cs="Times New Roman"/>
            <w:sz w:val="28"/>
          </w:rPr>
          <w:delText xml:space="preserve"> </w:delText>
        </w:r>
      </w:del>
      <w:ins w:id="246" w:author="Пользователь Windows" w:date="2021-01-27T20:03:00Z">
        <w:r w:rsidR="009C67B8">
          <w:rPr>
            <w:rFonts w:ascii="Times New Roman" w:hAnsi="Times New Roman" w:cs="Times New Roman"/>
            <w:sz w:val="28"/>
          </w:rPr>
          <w:t xml:space="preserve">12 </w:t>
        </w:r>
      </w:ins>
      <w:r>
        <w:rPr>
          <w:rFonts w:ascii="Times New Roman" w:hAnsi="Times New Roman" w:cs="Times New Roman"/>
          <w:sz w:val="28"/>
        </w:rPr>
        <w:t>– Блок-схема алгоритма сравнения режимов</w:t>
      </w:r>
    </w:p>
    <w:p w14:paraId="1E75A0F2" w14:textId="065476A3" w:rsidR="00E44EC3" w:rsidRDefault="00E44EC3" w:rsidP="001F6D71">
      <w:pPr>
        <w:spacing w:after="0" w:line="360" w:lineRule="auto"/>
        <w:ind w:firstLine="709"/>
        <w:contextualSpacing/>
        <w:jc w:val="both"/>
        <w:rPr>
          <w:rFonts w:ascii="Times New Roman" w:hAnsi="Times New Roman" w:cs="Times New Roman"/>
          <w:sz w:val="28"/>
        </w:rPr>
      </w:pPr>
    </w:p>
    <w:p w14:paraId="7157F339" w14:textId="7F82023C" w:rsidR="002B5FFB" w:rsidRDefault="002B5FFB" w:rsidP="001F6D71">
      <w:pPr>
        <w:spacing w:after="0" w:line="360" w:lineRule="auto"/>
        <w:ind w:firstLine="709"/>
        <w:contextualSpacing/>
        <w:jc w:val="both"/>
        <w:rPr>
          <w:rFonts w:ascii="Times New Roman" w:hAnsi="Times New Roman" w:cs="Times New Roman"/>
          <w:sz w:val="28"/>
        </w:rPr>
      </w:pPr>
    </w:p>
    <w:p w14:paraId="399CAD83" w14:textId="49468D79" w:rsidR="002B5FFB" w:rsidRDefault="002B5FFB" w:rsidP="001F6D71">
      <w:pPr>
        <w:spacing w:after="0" w:line="360" w:lineRule="auto"/>
        <w:ind w:firstLine="709"/>
        <w:contextualSpacing/>
        <w:jc w:val="both"/>
        <w:rPr>
          <w:rFonts w:ascii="Times New Roman" w:hAnsi="Times New Roman" w:cs="Times New Roman"/>
          <w:sz w:val="28"/>
        </w:rPr>
      </w:pPr>
    </w:p>
    <w:p w14:paraId="32AE2D87" w14:textId="77514BF0" w:rsidR="002B5FFB" w:rsidRDefault="002B5FFB" w:rsidP="001F6D71">
      <w:pPr>
        <w:spacing w:after="0" w:line="360" w:lineRule="auto"/>
        <w:ind w:firstLine="709"/>
        <w:contextualSpacing/>
        <w:jc w:val="both"/>
        <w:rPr>
          <w:rFonts w:ascii="Times New Roman" w:hAnsi="Times New Roman" w:cs="Times New Roman"/>
          <w:sz w:val="28"/>
        </w:rPr>
      </w:pPr>
    </w:p>
    <w:p w14:paraId="04DB2130" w14:textId="76C438F6" w:rsidR="002B5FFB" w:rsidRDefault="002B5FFB" w:rsidP="001F6D71">
      <w:pPr>
        <w:spacing w:after="0" w:line="360" w:lineRule="auto"/>
        <w:ind w:firstLine="709"/>
        <w:contextualSpacing/>
        <w:jc w:val="both"/>
        <w:rPr>
          <w:rFonts w:ascii="Times New Roman" w:hAnsi="Times New Roman" w:cs="Times New Roman"/>
          <w:sz w:val="28"/>
        </w:rPr>
      </w:pPr>
    </w:p>
    <w:p w14:paraId="60CA211D" w14:textId="55A2ECB8" w:rsidR="002B5FFB" w:rsidRDefault="002B5FFB" w:rsidP="001F6D71">
      <w:pPr>
        <w:spacing w:after="0" w:line="360" w:lineRule="auto"/>
        <w:ind w:firstLine="709"/>
        <w:contextualSpacing/>
        <w:jc w:val="both"/>
        <w:rPr>
          <w:rFonts w:ascii="Times New Roman" w:hAnsi="Times New Roman" w:cs="Times New Roman"/>
          <w:sz w:val="28"/>
        </w:rPr>
      </w:pPr>
    </w:p>
    <w:p w14:paraId="666034AB" w14:textId="41CC7BB8" w:rsidR="002B5FFB" w:rsidRDefault="002B5FFB" w:rsidP="001F6D71">
      <w:pPr>
        <w:spacing w:after="0" w:line="360" w:lineRule="auto"/>
        <w:ind w:firstLine="709"/>
        <w:contextualSpacing/>
        <w:jc w:val="both"/>
        <w:rPr>
          <w:rFonts w:ascii="Times New Roman" w:hAnsi="Times New Roman" w:cs="Times New Roman"/>
          <w:sz w:val="28"/>
        </w:rPr>
      </w:pPr>
    </w:p>
    <w:p w14:paraId="5CB32C47" w14:textId="1C69F1AF" w:rsidR="002B5FFB" w:rsidRDefault="002B5FFB" w:rsidP="001F6D71">
      <w:pPr>
        <w:spacing w:after="0" w:line="360" w:lineRule="auto"/>
        <w:ind w:firstLine="709"/>
        <w:contextualSpacing/>
        <w:jc w:val="both"/>
        <w:rPr>
          <w:rFonts w:ascii="Times New Roman" w:hAnsi="Times New Roman" w:cs="Times New Roman"/>
          <w:sz w:val="28"/>
        </w:rPr>
      </w:pPr>
    </w:p>
    <w:p w14:paraId="27699148" w14:textId="1CAFF7DC" w:rsidR="002B5FFB" w:rsidRDefault="002B5FFB" w:rsidP="001F6D71">
      <w:pPr>
        <w:spacing w:after="0" w:line="360" w:lineRule="auto"/>
        <w:ind w:firstLine="709"/>
        <w:contextualSpacing/>
        <w:jc w:val="both"/>
        <w:rPr>
          <w:rFonts w:ascii="Times New Roman" w:hAnsi="Times New Roman" w:cs="Times New Roman"/>
          <w:sz w:val="28"/>
        </w:rPr>
      </w:pPr>
    </w:p>
    <w:p w14:paraId="25C475C3" w14:textId="13C32B60" w:rsidR="002B5FFB" w:rsidRDefault="002B5FFB" w:rsidP="001F6D71">
      <w:pPr>
        <w:spacing w:after="0" w:line="360" w:lineRule="auto"/>
        <w:ind w:firstLine="709"/>
        <w:contextualSpacing/>
        <w:jc w:val="both"/>
        <w:rPr>
          <w:rFonts w:ascii="Times New Roman" w:hAnsi="Times New Roman" w:cs="Times New Roman"/>
          <w:sz w:val="28"/>
        </w:rPr>
      </w:pPr>
    </w:p>
    <w:p w14:paraId="4163B367" w14:textId="77777777" w:rsidR="002B5FFB" w:rsidRPr="001F6D71" w:rsidRDefault="002B5FFB" w:rsidP="001F6D71">
      <w:pPr>
        <w:spacing w:after="0" w:line="360" w:lineRule="auto"/>
        <w:ind w:firstLine="709"/>
        <w:contextualSpacing/>
        <w:jc w:val="both"/>
        <w:rPr>
          <w:rFonts w:ascii="Times New Roman" w:hAnsi="Times New Roman" w:cs="Times New Roman"/>
          <w:sz w:val="28"/>
        </w:rPr>
      </w:pPr>
    </w:p>
    <w:p w14:paraId="21AC1CDD" w14:textId="77777777" w:rsidR="004F6B3F" w:rsidRDefault="00656E91" w:rsidP="00BB735F">
      <w:pPr>
        <w:pStyle w:val="Heading2"/>
      </w:pPr>
      <w:bookmarkStart w:id="247" w:name="_Toc62603018"/>
      <w:r>
        <w:lastRenderedPageBreak/>
        <w:t>3.</w:t>
      </w:r>
      <w:r w:rsidR="00CA056E">
        <w:t>2</w:t>
      </w:r>
      <w:r w:rsidR="005D6C6A">
        <w:t>.</w:t>
      </w:r>
      <w:r>
        <w:t xml:space="preserve"> </w:t>
      </w:r>
      <w:r w:rsidR="00BB735F">
        <w:t>Рабочая документация</w:t>
      </w:r>
      <w:bookmarkEnd w:id="247"/>
    </w:p>
    <w:p w14:paraId="62DBFF8F" w14:textId="77777777" w:rsidR="00F73C2C" w:rsidRDefault="00F73C2C" w:rsidP="00F73C2C">
      <w:pPr>
        <w:pStyle w:val="Heading3"/>
      </w:pPr>
      <w:bookmarkStart w:id="248" w:name="_Toc62603019"/>
      <w:r>
        <w:t>3.2.1. Общие сведения о системе</w:t>
      </w:r>
      <w:bookmarkEnd w:id="248"/>
    </w:p>
    <w:p w14:paraId="2CE7F069"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программно-аппаратный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p>
    <w:p w14:paraId="3D9A0D47" w14:textId="77777777" w:rsidR="00F73C2C" w:rsidRPr="00F73C2C" w:rsidRDefault="008F4C3A" w:rsidP="008F4C3A">
      <w:pPr>
        <w:pStyle w:val="Heading3"/>
      </w:pPr>
      <w:bookmarkStart w:id="249" w:name="_Toc62603020"/>
      <w:r>
        <w:t>3.2.2. Архитектура и принципы функционирования</w:t>
      </w:r>
      <w:bookmarkEnd w:id="249"/>
    </w:p>
    <w:p w14:paraId="59FC20C0" w14:textId="77777777"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Pr>
          <w:rFonts w:ascii="Times New Roman" w:hAnsi="Times New Roman" w:cs="Times New Roman"/>
          <w:sz w:val="28"/>
        </w:rPr>
        <w:t>с</w:t>
      </w:r>
      <w:r w:rsidRPr="00454914">
        <w:rPr>
          <w:rFonts w:ascii="Times New Roman" w:hAnsi="Times New Roman" w:cs="Times New Roman"/>
          <w:sz w:val="28"/>
        </w:rPr>
        <w:t xml:space="preserve"> </w:t>
      </w:r>
      <w:r>
        <w:rPr>
          <w:rFonts w:ascii="Times New Roman" w:hAnsi="Times New Roman" w:cs="Times New Roman"/>
          <w:sz w:val="28"/>
        </w:rPr>
        <w:t xml:space="preserve">использованием </w:t>
      </w:r>
      <w:r w:rsidRPr="00454914">
        <w:rPr>
          <w:rFonts w:ascii="Times New Roman" w:hAnsi="Times New Roman" w:cs="Times New Roman"/>
          <w:sz w:val="28"/>
        </w:rPr>
        <w:t xml:space="preserve">синхронизированных векторных измерений в </w:t>
      </w:r>
      <w:r>
        <w:rPr>
          <w:rFonts w:ascii="Times New Roman" w:hAnsi="Times New Roman" w:cs="Times New Roman"/>
          <w:sz w:val="28"/>
        </w:rPr>
        <w:t>электроэнергетической системе</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0F116758"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250" w:author="Пользователь Windows" w:date="2021-01-27T20:03:00Z">
        <w:r w:rsidR="00A7393C" w:rsidDel="009C67B8">
          <w:rPr>
            <w:rFonts w:ascii="Times New Roman" w:hAnsi="Times New Roman" w:cs="Times New Roman"/>
            <w:sz w:val="28"/>
          </w:rPr>
          <w:delText>1</w:delText>
        </w:r>
        <w:r w:rsidR="002B5FFB" w:rsidDel="009C67B8">
          <w:rPr>
            <w:rFonts w:ascii="Times New Roman" w:hAnsi="Times New Roman" w:cs="Times New Roman"/>
            <w:sz w:val="28"/>
          </w:rPr>
          <w:delText>1</w:delText>
        </w:r>
        <w:r w:rsidDel="009C67B8">
          <w:rPr>
            <w:rFonts w:ascii="Times New Roman" w:hAnsi="Times New Roman" w:cs="Times New Roman"/>
            <w:sz w:val="28"/>
          </w:rPr>
          <w:delText xml:space="preserve"> </w:delText>
        </w:r>
      </w:del>
      <w:ins w:id="251" w:author="Пользователь Windows" w:date="2021-01-27T20:03:00Z">
        <w:r w:rsidR="009C67B8">
          <w:rPr>
            <w:rFonts w:ascii="Times New Roman" w:hAnsi="Times New Roman" w:cs="Times New Roman"/>
            <w:sz w:val="28"/>
          </w:rPr>
          <w:t xml:space="preserve">13 </w:t>
        </w:r>
      </w:ins>
      <w:r>
        <w:rPr>
          <w:rFonts w:ascii="Times New Roman" w:hAnsi="Times New Roman" w:cs="Times New Roman"/>
          <w:sz w:val="28"/>
        </w:rPr>
        <w:t>представлена диаграмма компонентов системы ЦАЛАР.</w:t>
      </w:r>
    </w:p>
    <w:p w14:paraId="23E1D30B" w14:textId="776CA38F" w:rsidR="00CE1D45" w:rsidRPr="00A7393C" w:rsidRDefault="00424742" w:rsidP="00454914">
      <w:pPr>
        <w:spacing w:after="0" w:line="360" w:lineRule="auto"/>
        <w:ind w:firstLine="426"/>
        <w:contextualSpacing/>
        <w:jc w:val="center"/>
        <w:rPr>
          <w:rFonts w:ascii="Times New Roman" w:hAnsi="Times New Roman" w:cs="Times New Roman"/>
          <w:sz w:val="28"/>
        </w:rPr>
      </w:pPr>
      <w:r w:rsidRPr="00424742">
        <w:rPr>
          <w:noProof/>
          <w:lang w:eastAsia="ru-RU"/>
        </w:rPr>
        <w:lastRenderedPageBreak/>
        <w:t xml:space="preserve"> </w:t>
      </w:r>
      <w:r w:rsidR="00694AD8" w:rsidRPr="00694AD8">
        <w:rPr>
          <w:noProof/>
          <w:lang w:eastAsia="ru-RU"/>
        </w:rPr>
        <w:drawing>
          <wp:inline distT="0" distB="0" distL="0" distR="0" wp14:anchorId="1DCBA54E" wp14:editId="2EF94710">
            <wp:extent cx="5068570" cy="39494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9858" cy="3958263"/>
                    </a:xfrm>
                    <a:prstGeom prst="rect">
                      <a:avLst/>
                    </a:prstGeom>
                  </pic:spPr>
                </pic:pic>
              </a:graphicData>
            </a:graphic>
          </wp:inline>
        </w:drawing>
      </w:r>
    </w:p>
    <w:p w14:paraId="296A039F" w14:textId="3BCB0F48"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del w:id="252" w:author="Пользователь Windows" w:date="2021-01-27T20:03:00Z">
        <w:r w:rsidR="00775658" w:rsidDel="009C67B8">
          <w:rPr>
            <w:rFonts w:ascii="Times New Roman" w:hAnsi="Times New Roman" w:cs="Times New Roman"/>
            <w:sz w:val="28"/>
          </w:rPr>
          <w:delText>1</w:delText>
        </w:r>
        <w:r w:rsidR="002B5FFB" w:rsidDel="009C67B8">
          <w:rPr>
            <w:rFonts w:ascii="Times New Roman" w:hAnsi="Times New Roman" w:cs="Times New Roman"/>
            <w:sz w:val="28"/>
          </w:rPr>
          <w:delText>1</w:delText>
        </w:r>
        <w:r w:rsidR="00395118" w:rsidDel="009C67B8">
          <w:rPr>
            <w:rFonts w:ascii="Times New Roman" w:hAnsi="Times New Roman" w:cs="Times New Roman"/>
            <w:sz w:val="28"/>
          </w:rPr>
          <w:delText xml:space="preserve"> </w:delText>
        </w:r>
      </w:del>
      <w:ins w:id="253" w:author="Пользователь Windows" w:date="2021-01-27T20:03:00Z">
        <w:r w:rsidR="009C67B8">
          <w:rPr>
            <w:rFonts w:ascii="Times New Roman" w:hAnsi="Times New Roman" w:cs="Times New Roman"/>
            <w:sz w:val="28"/>
          </w:rPr>
          <w:t xml:space="preserve">13 </w:t>
        </w:r>
      </w:ins>
      <w:r w:rsidR="00395118">
        <w:rPr>
          <w:rFonts w:ascii="Times New Roman" w:hAnsi="Times New Roman" w:cs="Times New Roman"/>
          <w:sz w:val="28"/>
        </w:rPr>
        <w:t>– Диаграмма компонентов</w:t>
      </w:r>
    </w:p>
    <w:p w14:paraId="6319AE32" w14:textId="6D99B91F"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w:t>
      </w:r>
      <w:r w:rsidR="00694AD8">
        <w:rPr>
          <w:rFonts w:ascii="Times New Roman" w:hAnsi="Times New Roman" w:cs="Times New Roman"/>
          <w:sz w:val="28"/>
        </w:rPr>
        <w:t>е</w:t>
      </w:r>
      <w:r w:rsidR="00775658">
        <w:rPr>
          <w:rFonts w:ascii="Times New Roman" w:hAnsi="Times New Roman" w:cs="Times New Roman"/>
          <w:sz w:val="28"/>
        </w:rPr>
        <w:t xml:space="preserve"> </w:t>
      </w:r>
      <w:del w:id="254" w:author="Пользователь Windows" w:date="2021-01-27T20:03:00Z">
        <w:r w:rsidR="00694AD8" w:rsidDel="009C67B8">
          <w:rPr>
            <w:rFonts w:ascii="Times New Roman" w:hAnsi="Times New Roman" w:cs="Times New Roman"/>
            <w:sz w:val="28"/>
          </w:rPr>
          <w:delText>1</w:delText>
        </w:r>
        <w:r w:rsidR="002B5FFB" w:rsidDel="009C67B8">
          <w:rPr>
            <w:rFonts w:ascii="Times New Roman" w:hAnsi="Times New Roman" w:cs="Times New Roman"/>
            <w:sz w:val="28"/>
          </w:rPr>
          <w:delText>2</w:delText>
        </w:r>
        <w:r w:rsidDel="009C67B8">
          <w:rPr>
            <w:rFonts w:ascii="Times New Roman" w:hAnsi="Times New Roman" w:cs="Times New Roman"/>
            <w:sz w:val="28"/>
          </w:rPr>
          <w:delText xml:space="preserve"> </w:delText>
        </w:r>
      </w:del>
      <w:ins w:id="255" w:author="Пользователь Windows" w:date="2021-01-27T20:03:00Z">
        <w:r w:rsidR="009C67B8">
          <w:rPr>
            <w:rFonts w:ascii="Times New Roman" w:hAnsi="Times New Roman" w:cs="Times New Roman"/>
            <w:sz w:val="28"/>
          </w:rPr>
          <w:t xml:space="preserve">14 </w:t>
        </w:r>
      </w:ins>
      <w:r>
        <w:rPr>
          <w:rFonts w:ascii="Times New Roman" w:hAnsi="Times New Roman" w:cs="Times New Roman"/>
          <w:sz w:val="28"/>
        </w:rPr>
        <w:t>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74715A83" w14:textId="076A1791"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PDC</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rPr>
        <w:t xml:space="preserve">использующие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 xml:space="preserve">симулируют передачу данных СВИ по протоколу </w:t>
      </w:r>
      <w:r>
        <w:rPr>
          <w:rFonts w:ascii="Times New Roman" w:hAnsi="Times New Roman" w:cs="Times New Roman"/>
          <w:sz w:val="28"/>
          <w:lang w:val="en-US"/>
        </w:rPr>
        <w:t>C</w:t>
      </w:r>
      <w:r w:rsidRPr="00034F07">
        <w:rPr>
          <w:rFonts w:ascii="Times New Roman" w:hAnsi="Times New Roman" w:cs="Times New Roman"/>
          <w:sz w:val="28"/>
        </w:rPr>
        <w:t xml:space="preserve">37.118 </w:t>
      </w:r>
      <w:r>
        <w:rPr>
          <w:rFonts w:ascii="Times New Roman" w:hAnsi="Times New Roman" w:cs="Times New Roman"/>
          <w:sz w:val="28"/>
        </w:rPr>
        <w:t xml:space="preserve">от КСВД на сервер ЦАЛАР. Пакет </w:t>
      </w:r>
      <w:proofErr w:type="spellStart"/>
      <w:r>
        <w:rPr>
          <w:rFonts w:ascii="Times New Roman" w:hAnsi="Times New Roman" w:cs="Times New Roman"/>
          <w:sz w:val="28"/>
          <w:lang w:val="en-US"/>
        </w:rPr>
        <w:t>Sunchronized</w:t>
      </w:r>
      <w:proofErr w:type="spellEnd"/>
      <w:r w:rsidRPr="00034F07">
        <w:rPr>
          <w:rFonts w:ascii="Times New Roman" w:hAnsi="Times New Roman" w:cs="Times New Roman"/>
          <w:sz w:val="28"/>
        </w:rPr>
        <w:t xml:space="preserve"> </w:t>
      </w:r>
      <w:r>
        <w:rPr>
          <w:rFonts w:ascii="Times New Roman" w:hAnsi="Times New Roman" w:cs="Times New Roman"/>
          <w:sz w:val="28"/>
          <w:lang w:val="en-US"/>
        </w:rPr>
        <w:t>Vector</w:t>
      </w:r>
      <w:r w:rsidRPr="00034F07">
        <w:rPr>
          <w:rFonts w:ascii="Times New Roman" w:hAnsi="Times New Roman" w:cs="Times New Roman"/>
          <w:sz w:val="28"/>
        </w:rPr>
        <w:t xml:space="preserve"> </w:t>
      </w:r>
      <w:r>
        <w:rPr>
          <w:rFonts w:ascii="Times New Roman" w:hAnsi="Times New Roman" w:cs="Times New Roman"/>
          <w:sz w:val="28"/>
          <w:lang w:val="en-US"/>
        </w:rPr>
        <w:t>Measurement</w:t>
      </w:r>
      <w:r w:rsidRPr="00034F07">
        <w:rPr>
          <w:rFonts w:ascii="Times New Roman" w:hAnsi="Times New Roman" w:cs="Times New Roman"/>
          <w:sz w:val="28"/>
        </w:rPr>
        <w:t xml:space="preserve"> </w:t>
      </w:r>
      <w:r>
        <w:rPr>
          <w:rFonts w:ascii="Times New Roman" w:hAnsi="Times New Roman" w:cs="Times New Roman"/>
          <w:sz w:val="28"/>
          <w:lang w:val="en-US"/>
        </w:rPr>
        <w:t>Processing</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данных СВИ», а конкретно выявление опасного возмущения в энергосистеме и определение групп когерентных генераторов.</w:t>
      </w:r>
    </w:p>
    <w:p w14:paraId="0C16CE7A" w14:textId="187FD36A"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OIK</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 xml:space="preserve">использующие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симулируют передачу телеметрии по протоколу МЭК-104</w:t>
      </w:r>
      <w:r w:rsidRPr="00034F07">
        <w:rPr>
          <w:rFonts w:ascii="Times New Roman" w:hAnsi="Times New Roman" w:cs="Times New Roman"/>
          <w:sz w:val="28"/>
        </w:rPr>
        <w:t xml:space="preserve"> </w:t>
      </w:r>
      <w:r>
        <w:rPr>
          <w:rFonts w:ascii="Times New Roman" w:hAnsi="Times New Roman" w:cs="Times New Roman"/>
          <w:sz w:val="28"/>
        </w:rPr>
        <w:t xml:space="preserve">от ОИК, установленного в ДЦ, на сервер ЦАЛАР. Пакет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ТМ из ОИК».  Результаты</w:t>
      </w:r>
      <w:r w:rsidRPr="00034F07">
        <w:rPr>
          <w:rFonts w:ascii="Times New Roman" w:hAnsi="Times New Roman" w:cs="Times New Roman"/>
          <w:sz w:val="28"/>
        </w:rPr>
        <w:t xml:space="preserve"> </w:t>
      </w:r>
      <w:r>
        <w:rPr>
          <w:rFonts w:ascii="Times New Roman" w:hAnsi="Times New Roman" w:cs="Times New Roman"/>
          <w:sz w:val="28"/>
        </w:rPr>
        <w:t>работы</w:t>
      </w:r>
      <w:r w:rsidRPr="00034F07">
        <w:rPr>
          <w:rFonts w:ascii="Times New Roman" w:hAnsi="Times New Roman" w:cs="Times New Roman"/>
          <w:sz w:val="28"/>
        </w:rPr>
        <w:t xml:space="preserve">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и</w:t>
      </w:r>
      <w:r w:rsidRPr="00034F07">
        <w:rPr>
          <w:rFonts w:ascii="Times New Roman" w:hAnsi="Times New Roman" w:cs="Times New Roman"/>
          <w:sz w:val="28"/>
        </w:rPr>
        <w:t xml:space="preserve">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передаются</w:t>
      </w:r>
      <w:r w:rsidRPr="00034F07">
        <w:rPr>
          <w:rFonts w:ascii="Times New Roman" w:hAnsi="Times New Roman" w:cs="Times New Roman"/>
          <w:sz w:val="28"/>
        </w:rPr>
        <w:t xml:space="preserve"> </w:t>
      </w:r>
      <w:r>
        <w:rPr>
          <w:rFonts w:ascii="Times New Roman" w:hAnsi="Times New Roman" w:cs="Times New Roman"/>
          <w:sz w:val="28"/>
        </w:rPr>
        <w:t>в</w:t>
      </w:r>
      <w:r w:rsidRPr="00034F07">
        <w:rPr>
          <w:rFonts w:ascii="Times New Roman" w:hAnsi="Times New Roman" w:cs="Times New Roman"/>
          <w:sz w:val="28"/>
        </w:rPr>
        <w:t xml:space="preserve"> </w:t>
      </w:r>
      <w:r>
        <w:rPr>
          <w:rFonts w:ascii="Times New Roman" w:hAnsi="Times New Roman" w:cs="Times New Roman"/>
          <w:sz w:val="28"/>
          <w:lang w:val="en-US"/>
        </w:rPr>
        <w:t>Server</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Interaction</w:t>
      </w:r>
      <w:r w:rsidRPr="00034F07">
        <w:rPr>
          <w:rFonts w:ascii="Times New Roman" w:hAnsi="Times New Roman" w:cs="Times New Roman"/>
          <w:sz w:val="28"/>
        </w:rPr>
        <w:t xml:space="preserve"> </w:t>
      </w:r>
      <w:r>
        <w:rPr>
          <w:rFonts w:ascii="Times New Roman" w:hAnsi="Times New Roman" w:cs="Times New Roman"/>
          <w:sz w:val="28"/>
          <w:lang w:val="en-US"/>
        </w:rPr>
        <w:t>with</w:t>
      </w:r>
      <w:r w:rsidRPr="00034F07">
        <w:rPr>
          <w:rFonts w:ascii="Times New Roman" w:hAnsi="Times New Roman" w:cs="Times New Roman"/>
          <w:sz w:val="28"/>
        </w:rPr>
        <w:t xml:space="preserve"> </w:t>
      </w:r>
      <w:r>
        <w:rPr>
          <w:rFonts w:ascii="Times New Roman" w:hAnsi="Times New Roman" w:cs="Times New Roman"/>
          <w:sz w:val="28"/>
          <w:lang w:val="en-US"/>
        </w:rPr>
        <w:t>Main</w:t>
      </w:r>
      <w:r w:rsidRPr="00034F07">
        <w:rPr>
          <w:rFonts w:ascii="Times New Roman" w:hAnsi="Times New Roman" w:cs="Times New Roman"/>
          <w:sz w:val="28"/>
        </w:rPr>
        <w:t xml:space="preserve"> </w:t>
      </w:r>
      <w:r>
        <w:rPr>
          <w:rFonts w:ascii="Times New Roman" w:hAnsi="Times New Roman" w:cs="Times New Roman"/>
          <w:sz w:val="28"/>
          <w:lang w:val="en-US"/>
        </w:rPr>
        <w:t>Modules</w:t>
      </w:r>
      <w:r w:rsidRPr="00034F07">
        <w:rPr>
          <w:rFonts w:ascii="Times New Roman" w:hAnsi="Times New Roman" w:cs="Times New Roman"/>
          <w:sz w:val="28"/>
        </w:rPr>
        <w:t xml:space="preserve">, </w:t>
      </w:r>
      <w:r>
        <w:rPr>
          <w:rFonts w:ascii="Times New Roman" w:hAnsi="Times New Roman" w:cs="Times New Roman"/>
          <w:sz w:val="28"/>
        </w:rPr>
        <w:t>к которому в любой момент времени могут обратиться подсистемы «Идентификации возникновения АР» и «Выбора УВ» за соответственно обученным классификатором и сечениями-кандидатами ДС, актуальными для данного режима работы ЭЭС.</w:t>
      </w:r>
    </w:p>
    <w:p w14:paraId="7974FB7F" w14:textId="4A7B7D05" w:rsidR="00694AD8" w:rsidRDefault="00613D80" w:rsidP="00613D80">
      <w:pPr>
        <w:spacing w:after="0" w:line="360" w:lineRule="auto"/>
        <w:ind w:firstLine="709"/>
        <w:contextualSpacing/>
        <w:jc w:val="center"/>
        <w:rPr>
          <w:rFonts w:ascii="Times New Roman" w:hAnsi="Times New Roman" w:cs="Times New Roman"/>
          <w:sz w:val="28"/>
          <w:lang w:val="en-US"/>
        </w:rPr>
      </w:pPr>
      <w:r w:rsidRPr="00613D80">
        <w:rPr>
          <w:rFonts w:ascii="Times New Roman" w:hAnsi="Times New Roman" w:cs="Times New Roman"/>
          <w:noProof/>
          <w:sz w:val="28"/>
          <w:lang w:eastAsia="ru-RU"/>
        </w:rPr>
        <w:lastRenderedPageBreak/>
        <w:drawing>
          <wp:inline distT="0" distB="0" distL="0" distR="0" wp14:anchorId="0D411795" wp14:editId="78FFDD58">
            <wp:extent cx="4732020" cy="52593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482" cy="5272067"/>
                    </a:xfrm>
                    <a:prstGeom prst="rect">
                      <a:avLst/>
                    </a:prstGeom>
                  </pic:spPr>
                </pic:pic>
              </a:graphicData>
            </a:graphic>
          </wp:inline>
        </w:drawing>
      </w:r>
    </w:p>
    <w:p w14:paraId="7E78050D" w14:textId="1088903E" w:rsidR="00613D80" w:rsidRPr="002B5FFB" w:rsidRDefault="00613D80" w:rsidP="00613D80">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2B5FFB">
        <w:rPr>
          <w:rFonts w:ascii="Times New Roman" w:hAnsi="Times New Roman" w:cs="Times New Roman"/>
          <w:sz w:val="28"/>
          <w:lang w:val="en-US"/>
        </w:rPr>
        <w:t xml:space="preserve"> </w:t>
      </w:r>
      <w:del w:id="256" w:author="Пользователь Windows" w:date="2021-01-27T20:03:00Z">
        <w:r w:rsidRPr="002B5FFB" w:rsidDel="009C67B8">
          <w:rPr>
            <w:rFonts w:ascii="Times New Roman" w:hAnsi="Times New Roman" w:cs="Times New Roman"/>
            <w:sz w:val="28"/>
            <w:lang w:val="en-US"/>
          </w:rPr>
          <w:delText>1</w:delText>
        </w:r>
        <w:r w:rsidR="002B5FFB" w:rsidRPr="002B5FFB" w:rsidDel="009C67B8">
          <w:rPr>
            <w:rFonts w:ascii="Times New Roman" w:hAnsi="Times New Roman" w:cs="Times New Roman"/>
            <w:sz w:val="28"/>
            <w:lang w:val="en-US"/>
          </w:rPr>
          <w:delText>2</w:delText>
        </w:r>
        <w:r w:rsidRPr="002B5FFB" w:rsidDel="009C67B8">
          <w:rPr>
            <w:rFonts w:ascii="Times New Roman" w:hAnsi="Times New Roman" w:cs="Times New Roman"/>
            <w:sz w:val="28"/>
            <w:lang w:val="en-US"/>
          </w:rPr>
          <w:delText xml:space="preserve"> </w:delText>
        </w:r>
      </w:del>
      <w:ins w:id="257" w:author="Пользователь Windows" w:date="2021-01-27T20:03:00Z">
        <w:r w:rsidR="009C67B8" w:rsidRPr="002B5FFB">
          <w:rPr>
            <w:rFonts w:ascii="Times New Roman" w:hAnsi="Times New Roman" w:cs="Times New Roman"/>
            <w:sz w:val="28"/>
            <w:lang w:val="en-US"/>
          </w:rPr>
          <w:t>1</w:t>
        </w:r>
        <w:r w:rsidR="009C67B8" w:rsidRPr="008163A2">
          <w:rPr>
            <w:rFonts w:ascii="Times New Roman" w:hAnsi="Times New Roman" w:cs="Times New Roman"/>
            <w:sz w:val="28"/>
            <w:lang w:val="en-US"/>
            <w:rPrChange w:id="258" w:author="AAK" w:date="2021-01-29T20:34:00Z">
              <w:rPr>
                <w:rFonts w:ascii="Times New Roman" w:hAnsi="Times New Roman" w:cs="Times New Roman"/>
                <w:sz w:val="28"/>
              </w:rPr>
            </w:rPrChange>
          </w:rPr>
          <w:t>4</w:t>
        </w:r>
        <w:r w:rsidR="009C67B8" w:rsidRPr="002B5FFB">
          <w:rPr>
            <w:rFonts w:ascii="Times New Roman" w:hAnsi="Times New Roman" w:cs="Times New Roman"/>
            <w:sz w:val="28"/>
            <w:lang w:val="en-US"/>
          </w:rPr>
          <w:t xml:space="preserve"> </w:t>
        </w:r>
      </w:ins>
      <w:r w:rsidRPr="002B5FFB">
        <w:rPr>
          <w:rFonts w:ascii="Times New Roman" w:hAnsi="Times New Roman" w:cs="Times New Roman"/>
          <w:sz w:val="28"/>
          <w:lang w:val="en-US"/>
        </w:rPr>
        <w:t xml:space="preserve">– </w:t>
      </w:r>
      <w:r>
        <w:rPr>
          <w:rFonts w:ascii="Times New Roman" w:hAnsi="Times New Roman" w:cs="Times New Roman"/>
          <w:sz w:val="28"/>
        </w:rPr>
        <w:t>Диаграмма</w:t>
      </w:r>
      <w:r w:rsidRPr="002B5FFB">
        <w:rPr>
          <w:rFonts w:ascii="Times New Roman" w:hAnsi="Times New Roman" w:cs="Times New Roman"/>
          <w:sz w:val="28"/>
          <w:lang w:val="en-US"/>
        </w:rPr>
        <w:t xml:space="preserve"> </w:t>
      </w:r>
      <w:r>
        <w:rPr>
          <w:rFonts w:ascii="Times New Roman" w:hAnsi="Times New Roman" w:cs="Times New Roman"/>
          <w:sz w:val="28"/>
        </w:rPr>
        <w:t>пакетов</w:t>
      </w:r>
    </w:p>
    <w:p w14:paraId="38FFC9E2" w14:textId="77777777" w:rsidR="00B93569" w:rsidRPr="002B5FFB" w:rsidRDefault="00034F07" w:rsidP="00B93569">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Control</w:t>
      </w:r>
      <w:r w:rsidRPr="002B5FFB">
        <w:rPr>
          <w:rFonts w:ascii="Times New Roman" w:hAnsi="Times New Roman" w:cs="Times New Roman"/>
          <w:sz w:val="28"/>
          <w:lang w:val="en-US"/>
        </w:rPr>
        <w:t xml:space="preserve"> </w:t>
      </w:r>
      <w:r>
        <w:rPr>
          <w:rFonts w:ascii="Times New Roman" w:hAnsi="Times New Roman" w:cs="Times New Roman"/>
          <w:sz w:val="28"/>
          <w:lang w:val="en-US"/>
        </w:rPr>
        <w:t>Actions</w:t>
      </w:r>
      <w:r w:rsidRPr="002B5FFB">
        <w:rPr>
          <w:rFonts w:ascii="Times New Roman" w:hAnsi="Times New Roman" w:cs="Times New Roman"/>
          <w:sz w:val="28"/>
          <w:lang w:val="en-US"/>
        </w:rPr>
        <w:t xml:space="preserve"> </w:t>
      </w:r>
      <w:r>
        <w:rPr>
          <w:rFonts w:ascii="Times New Roman" w:hAnsi="Times New Roman" w:cs="Times New Roman"/>
          <w:sz w:val="28"/>
          <w:lang w:val="en-US"/>
        </w:rPr>
        <w:t>Selection</w:t>
      </w:r>
      <w:r w:rsidRPr="002B5FFB">
        <w:rPr>
          <w:rFonts w:ascii="Times New Roman" w:hAnsi="Times New Roman" w:cs="Times New Roman"/>
          <w:sz w:val="28"/>
          <w:lang w:val="en-US"/>
        </w:rPr>
        <w:t xml:space="preserve"> </w:t>
      </w:r>
      <w:r>
        <w:rPr>
          <w:rFonts w:ascii="Times New Roman" w:hAnsi="Times New Roman" w:cs="Times New Roman"/>
          <w:sz w:val="28"/>
        </w:rPr>
        <w:t>реализует</w:t>
      </w:r>
      <w:r w:rsidRPr="002B5FFB">
        <w:rPr>
          <w:rFonts w:ascii="Times New Roman" w:hAnsi="Times New Roman" w:cs="Times New Roman"/>
          <w:sz w:val="28"/>
          <w:lang w:val="en-US"/>
        </w:rPr>
        <w:t xml:space="preserve"> </w:t>
      </w:r>
      <w:r>
        <w:rPr>
          <w:rFonts w:ascii="Times New Roman" w:hAnsi="Times New Roman" w:cs="Times New Roman"/>
          <w:sz w:val="28"/>
        </w:rPr>
        <w:t>функционал</w:t>
      </w:r>
      <w:r w:rsidRPr="002B5FFB">
        <w:rPr>
          <w:rFonts w:ascii="Times New Roman" w:hAnsi="Times New Roman" w:cs="Times New Roman"/>
          <w:sz w:val="28"/>
          <w:lang w:val="en-US"/>
        </w:rPr>
        <w:t xml:space="preserve">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Идентификации</w:t>
      </w:r>
      <w:r w:rsidRPr="002B5FFB">
        <w:rPr>
          <w:rFonts w:ascii="Times New Roman" w:hAnsi="Times New Roman" w:cs="Times New Roman"/>
          <w:sz w:val="28"/>
          <w:lang w:val="en-US"/>
        </w:rPr>
        <w:t xml:space="preserve"> </w:t>
      </w:r>
      <w:r>
        <w:rPr>
          <w:rFonts w:ascii="Times New Roman" w:hAnsi="Times New Roman" w:cs="Times New Roman"/>
          <w:sz w:val="28"/>
        </w:rPr>
        <w:t>возникновения</w:t>
      </w:r>
      <w:r w:rsidRPr="002B5FFB">
        <w:rPr>
          <w:rFonts w:ascii="Times New Roman" w:hAnsi="Times New Roman" w:cs="Times New Roman"/>
          <w:sz w:val="28"/>
          <w:lang w:val="en-US"/>
        </w:rPr>
        <w:t xml:space="preserve"> </w:t>
      </w:r>
      <w:r>
        <w:rPr>
          <w:rFonts w:ascii="Times New Roman" w:hAnsi="Times New Roman" w:cs="Times New Roman"/>
          <w:sz w:val="28"/>
        </w:rPr>
        <w:t>АР</w:t>
      </w:r>
      <w:r w:rsidRPr="002B5FFB">
        <w:rPr>
          <w:rFonts w:ascii="Times New Roman" w:hAnsi="Times New Roman" w:cs="Times New Roman"/>
          <w:sz w:val="28"/>
          <w:lang w:val="en-US"/>
        </w:rPr>
        <w:t xml:space="preserve">», </w:t>
      </w:r>
      <w:r>
        <w:rPr>
          <w:rFonts w:ascii="Times New Roman" w:hAnsi="Times New Roman" w:cs="Times New Roman"/>
          <w:sz w:val="28"/>
        </w:rPr>
        <w:t>а</w:t>
      </w:r>
      <w:r w:rsidRPr="002B5FFB">
        <w:rPr>
          <w:rFonts w:ascii="Times New Roman" w:hAnsi="Times New Roman" w:cs="Times New Roman"/>
          <w:sz w:val="28"/>
          <w:lang w:val="en-US"/>
        </w:rPr>
        <w:t xml:space="preserve"> </w:t>
      </w: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Asynchrony</w:t>
      </w:r>
      <w:r w:rsidRPr="002B5FFB">
        <w:rPr>
          <w:rFonts w:ascii="Times New Roman" w:hAnsi="Times New Roman" w:cs="Times New Roman"/>
          <w:sz w:val="28"/>
          <w:lang w:val="en-US"/>
        </w:rPr>
        <w:t xml:space="preserve"> </w:t>
      </w:r>
      <w:r>
        <w:rPr>
          <w:rFonts w:ascii="Times New Roman" w:hAnsi="Times New Roman" w:cs="Times New Roman"/>
          <w:sz w:val="28"/>
          <w:lang w:val="en-US"/>
        </w:rPr>
        <w:t>Identification</w:t>
      </w:r>
      <w:r w:rsidRPr="002B5FFB">
        <w:rPr>
          <w:rFonts w:ascii="Times New Roman" w:hAnsi="Times New Roman" w:cs="Times New Roman"/>
          <w:sz w:val="28"/>
          <w:lang w:val="en-US"/>
        </w:rPr>
        <w:t xml:space="preserve"> –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Выбора</w:t>
      </w:r>
      <w:r w:rsidRPr="002B5FFB">
        <w:rPr>
          <w:rFonts w:ascii="Times New Roman" w:hAnsi="Times New Roman" w:cs="Times New Roman"/>
          <w:sz w:val="28"/>
          <w:lang w:val="en-US"/>
        </w:rPr>
        <w:t xml:space="preserve"> </w:t>
      </w:r>
      <w:r>
        <w:rPr>
          <w:rFonts w:ascii="Times New Roman" w:hAnsi="Times New Roman" w:cs="Times New Roman"/>
          <w:sz w:val="28"/>
        </w:rPr>
        <w:t>УВ</w:t>
      </w:r>
      <w:r w:rsidRPr="002B5FFB">
        <w:rPr>
          <w:rFonts w:ascii="Times New Roman" w:hAnsi="Times New Roman" w:cs="Times New Roman"/>
          <w:sz w:val="28"/>
          <w:lang w:val="en-US"/>
        </w:rPr>
        <w:t>».</w:t>
      </w:r>
    </w:p>
    <w:p w14:paraId="2F469A60" w14:textId="5B438F75" w:rsidR="00096377" w:rsidRDefault="00B93569" w:rsidP="0009637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259"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3</w:delText>
        </w:r>
        <w:r w:rsidDel="009C67B8">
          <w:rPr>
            <w:rFonts w:ascii="Times New Roman" w:hAnsi="Times New Roman" w:cs="Times New Roman"/>
            <w:sz w:val="28"/>
          </w:rPr>
          <w:delText xml:space="preserve"> </w:delText>
        </w:r>
      </w:del>
      <w:ins w:id="260" w:author="Пользователь Windows" w:date="2021-01-27T20:03:00Z">
        <w:r w:rsidR="009C67B8">
          <w:rPr>
            <w:rFonts w:ascii="Times New Roman" w:hAnsi="Times New Roman" w:cs="Times New Roman"/>
            <w:sz w:val="28"/>
          </w:rPr>
          <w:t xml:space="preserve">15 </w:t>
        </w:r>
      </w:ins>
      <w:r>
        <w:rPr>
          <w:rFonts w:ascii="Times New Roman" w:hAnsi="Times New Roman" w:cs="Times New Roman"/>
          <w:sz w:val="28"/>
        </w:rPr>
        <w:t>приведена общая диаграмма классов ПО централизованной АЛАР.  Над названием каждого класса написано наименование пакета, к которому он принадлежит.</w:t>
      </w:r>
    </w:p>
    <w:p w14:paraId="5DCBC309" w14:textId="4558A565" w:rsidR="00096377" w:rsidRPr="00B93569" w:rsidRDefault="00096377" w:rsidP="00096377">
      <w:pPr>
        <w:spacing w:after="0" w:line="360" w:lineRule="auto"/>
        <w:ind w:firstLine="709"/>
        <w:contextualSpacing/>
        <w:jc w:val="both"/>
        <w:rPr>
          <w:rFonts w:ascii="Times New Roman" w:hAnsi="Times New Roman" w:cs="Times New Roman"/>
          <w:sz w:val="28"/>
        </w:rPr>
        <w:sectPr w:rsidR="00096377" w:rsidRPr="00B93569" w:rsidSect="001F0697">
          <w:footerReference w:type="default" r:id="rId3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Н</w:t>
      </w:r>
      <w:r w:rsidR="002B5FFB">
        <w:rPr>
          <w:rFonts w:ascii="Times New Roman" w:hAnsi="Times New Roman" w:cs="Times New Roman"/>
          <w:sz w:val="28"/>
        </w:rPr>
        <w:t xml:space="preserve">а рисунках </w:t>
      </w:r>
      <w:del w:id="261" w:author="Пользователь Windows" w:date="2021-01-27T20:03:00Z">
        <w:r w:rsidR="002B5FFB" w:rsidDel="009C67B8">
          <w:rPr>
            <w:rFonts w:ascii="Times New Roman" w:hAnsi="Times New Roman" w:cs="Times New Roman"/>
            <w:sz w:val="28"/>
          </w:rPr>
          <w:delText>14</w:delText>
        </w:r>
      </w:del>
      <w:ins w:id="262" w:author="Пользователь Windows" w:date="2021-01-27T20:03:00Z">
        <w:r w:rsidR="009C67B8">
          <w:rPr>
            <w:rFonts w:ascii="Times New Roman" w:hAnsi="Times New Roman" w:cs="Times New Roman"/>
            <w:sz w:val="28"/>
          </w:rPr>
          <w:t>16</w:t>
        </w:r>
      </w:ins>
      <w:r w:rsidR="002B5FFB">
        <w:rPr>
          <w:rFonts w:ascii="Times New Roman" w:hAnsi="Times New Roman" w:cs="Times New Roman"/>
          <w:sz w:val="28"/>
        </w:rPr>
        <w:t>-</w:t>
      </w:r>
      <w:del w:id="263" w:author="Пользователь Windows" w:date="2021-01-27T20:03:00Z">
        <w:r w:rsidR="002B5FFB" w:rsidDel="009C67B8">
          <w:rPr>
            <w:rFonts w:ascii="Times New Roman" w:hAnsi="Times New Roman" w:cs="Times New Roman"/>
            <w:sz w:val="28"/>
          </w:rPr>
          <w:delText>17</w:delText>
        </w:r>
        <w:r w:rsidDel="009C67B8">
          <w:rPr>
            <w:rFonts w:ascii="Times New Roman" w:hAnsi="Times New Roman" w:cs="Times New Roman"/>
            <w:sz w:val="28"/>
          </w:rPr>
          <w:delText xml:space="preserve"> </w:delText>
        </w:r>
      </w:del>
      <w:ins w:id="264" w:author="Пользователь Windows" w:date="2021-01-27T20:03:00Z">
        <w:r w:rsidR="009C67B8">
          <w:rPr>
            <w:rFonts w:ascii="Times New Roman" w:hAnsi="Times New Roman" w:cs="Times New Roman"/>
            <w:sz w:val="28"/>
          </w:rPr>
          <w:t xml:space="preserve">19 </w:t>
        </w:r>
      </w:ins>
      <w:r>
        <w:rPr>
          <w:rFonts w:ascii="Times New Roman" w:hAnsi="Times New Roman" w:cs="Times New Roman"/>
          <w:sz w:val="28"/>
        </w:rPr>
        <w:t>представлены диаграммы классов реализованных модулей, описывающих реализованные подсистемы централизованной АЛАР.</w:t>
      </w:r>
    </w:p>
    <w:p w14:paraId="4F7A66ED" w14:textId="0576B674" w:rsidR="00B93569" w:rsidRDefault="00322377" w:rsidP="00B93569">
      <w:pPr>
        <w:spacing w:after="0" w:line="360" w:lineRule="auto"/>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36422A1A" wp14:editId="1B90459E">
            <wp:extent cx="9735233" cy="4148666"/>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740818" cy="4151046"/>
                    </a:xfrm>
                    <a:prstGeom prst="rect">
                      <a:avLst/>
                    </a:prstGeom>
                  </pic:spPr>
                </pic:pic>
              </a:graphicData>
            </a:graphic>
          </wp:inline>
        </w:drawing>
      </w:r>
    </w:p>
    <w:p w14:paraId="4F447EBC" w14:textId="4753078C" w:rsidR="00B93569" w:rsidRPr="00B93569" w:rsidRDefault="00B93569" w:rsidP="00B93569">
      <w:pPr>
        <w:spacing w:after="0" w:line="360" w:lineRule="auto"/>
        <w:contextualSpacing/>
        <w:jc w:val="center"/>
        <w:rPr>
          <w:rFonts w:ascii="Times New Roman" w:hAnsi="Times New Roman" w:cs="Times New Roman"/>
          <w:sz w:val="28"/>
          <w:lang w:val="en-US"/>
        </w:rPr>
        <w:sectPr w:rsidR="00B93569" w:rsidRPr="00B93569" w:rsidSect="00B93569">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w:t>
      </w:r>
      <w:r w:rsidRPr="00FD5458">
        <w:rPr>
          <w:rFonts w:ascii="Times New Roman" w:hAnsi="Times New Roman" w:cs="Times New Roman"/>
          <w:sz w:val="28"/>
        </w:rPr>
        <w:t xml:space="preserve"> </w:t>
      </w:r>
      <w:del w:id="265"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3</w:delText>
        </w:r>
        <w:r w:rsidDel="009C67B8">
          <w:rPr>
            <w:rFonts w:ascii="Times New Roman" w:hAnsi="Times New Roman" w:cs="Times New Roman"/>
            <w:sz w:val="28"/>
          </w:rPr>
          <w:delText xml:space="preserve"> </w:delText>
        </w:r>
      </w:del>
      <w:ins w:id="266" w:author="Пользователь Windows" w:date="2021-01-27T20:03:00Z">
        <w:r w:rsidR="009C67B8">
          <w:rPr>
            <w:rFonts w:ascii="Times New Roman" w:hAnsi="Times New Roman" w:cs="Times New Roman"/>
            <w:sz w:val="28"/>
          </w:rPr>
          <w:t xml:space="preserve">15 </w:t>
        </w:r>
      </w:ins>
      <w:r>
        <w:rPr>
          <w:rFonts w:ascii="Times New Roman" w:hAnsi="Times New Roman" w:cs="Times New Roman"/>
          <w:sz w:val="28"/>
        </w:rPr>
        <w:t xml:space="preserve">– </w:t>
      </w:r>
      <w:commentRangeStart w:id="267"/>
      <w:r>
        <w:rPr>
          <w:rFonts w:ascii="Times New Roman" w:hAnsi="Times New Roman" w:cs="Times New Roman"/>
          <w:sz w:val="28"/>
        </w:rPr>
        <w:t xml:space="preserve">Общая диаграмма </w:t>
      </w:r>
      <w:r w:rsidR="00096377">
        <w:rPr>
          <w:rFonts w:ascii="Times New Roman" w:hAnsi="Times New Roman" w:cs="Times New Roman"/>
          <w:sz w:val="28"/>
        </w:rPr>
        <w:t>классов</w:t>
      </w:r>
      <w:commentRangeEnd w:id="267"/>
      <w:r w:rsidR="008163A2">
        <w:rPr>
          <w:rStyle w:val="CommentReference"/>
        </w:rPr>
        <w:commentReference w:id="267"/>
      </w:r>
    </w:p>
    <w:p w14:paraId="47AE6AA4" w14:textId="3067E515" w:rsidR="005145C9" w:rsidRDefault="005145C9" w:rsidP="00096377">
      <w:pPr>
        <w:spacing w:after="0" w:line="360" w:lineRule="auto"/>
        <w:contextualSpacing/>
        <w:jc w:val="both"/>
        <w:rPr>
          <w:rFonts w:ascii="Times New Roman" w:hAnsi="Times New Roman" w:cs="Times New Roman"/>
          <w:sz w:val="28"/>
        </w:rPr>
      </w:pPr>
    </w:p>
    <w:p w14:paraId="093DE36F" w14:textId="32AFB4A2" w:rsidR="005145C9" w:rsidRDefault="00322377" w:rsidP="005145C9">
      <w:pPr>
        <w:spacing w:after="0" w:line="360" w:lineRule="auto"/>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19B178A1" wp14:editId="621D67CB">
            <wp:extent cx="6120130" cy="55194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519420"/>
                    </a:xfrm>
                    <a:prstGeom prst="rect">
                      <a:avLst/>
                    </a:prstGeom>
                  </pic:spPr>
                </pic:pic>
              </a:graphicData>
            </a:graphic>
          </wp:inline>
        </w:drawing>
      </w:r>
    </w:p>
    <w:p w14:paraId="264AC23D" w14:textId="31D73977"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del w:id="268" w:author="Пользователь Windows" w:date="2021-01-27T20:03:00Z">
        <w:r w:rsidRPr="005145C9" w:rsidDel="009C67B8">
          <w:rPr>
            <w:rFonts w:ascii="Times New Roman" w:hAnsi="Times New Roman" w:cs="Times New Roman"/>
            <w:sz w:val="28"/>
            <w:lang w:val="en-US"/>
          </w:rPr>
          <w:delText>1</w:delText>
        </w:r>
        <w:r w:rsidR="002B5FFB" w:rsidDel="009C67B8">
          <w:rPr>
            <w:rFonts w:ascii="Times New Roman" w:hAnsi="Times New Roman" w:cs="Times New Roman"/>
            <w:sz w:val="28"/>
            <w:lang w:val="en-US"/>
          </w:rPr>
          <w:delText>4</w:delText>
        </w:r>
        <w:r w:rsidRPr="00900EB2" w:rsidDel="009C67B8">
          <w:rPr>
            <w:rFonts w:ascii="Times New Roman" w:hAnsi="Times New Roman" w:cs="Times New Roman"/>
            <w:sz w:val="28"/>
            <w:lang w:val="en-US"/>
          </w:rPr>
          <w:delText xml:space="preserve"> </w:delText>
        </w:r>
      </w:del>
      <w:ins w:id="269" w:author="Пользователь Windows" w:date="2021-01-27T20:03:00Z">
        <w:r w:rsidR="009C67B8" w:rsidRPr="005145C9">
          <w:rPr>
            <w:rFonts w:ascii="Times New Roman" w:hAnsi="Times New Roman" w:cs="Times New Roman"/>
            <w:sz w:val="28"/>
            <w:lang w:val="en-US"/>
          </w:rPr>
          <w:t>1</w:t>
        </w:r>
        <w:r w:rsidR="009C67B8" w:rsidRPr="009C67B8">
          <w:rPr>
            <w:rFonts w:ascii="Times New Roman" w:hAnsi="Times New Roman" w:cs="Times New Roman"/>
            <w:sz w:val="28"/>
            <w:lang w:val="en-US"/>
            <w:rPrChange w:id="270" w:author="Пользователь Windows" w:date="2021-01-27T20:03:00Z">
              <w:rPr>
                <w:rFonts w:ascii="Times New Roman" w:hAnsi="Times New Roman" w:cs="Times New Roman"/>
                <w:sz w:val="28"/>
              </w:rPr>
            </w:rPrChange>
          </w:rPr>
          <w:t xml:space="preserve">6 </w:t>
        </w:r>
      </w:ins>
      <w:r w:rsidRPr="00900EB2">
        <w:rPr>
          <w:rFonts w:ascii="Times New Roman" w:hAnsi="Times New Roman" w:cs="Times New Roman"/>
          <w:sz w:val="28"/>
          <w:lang w:val="en-US"/>
        </w:rPr>
        <w:t xml:space="preserve">–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4C68FEBB" w:rsidR="005145C9" w:rsidRDefault="00322377" w:rsidP="005145C9">
      <w:pPr>
        <w:spacing w:after="0" w:line="360" w:lineRule="auto"/>
        <w:ind w:firstLine="709"/>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73013D13" wp14:editId="603F57E4">
            <wp:extent cx="5655733" cy="4012648"/>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5880" cy="4026942"/>
                    </a:xfrm>
                    <a:prstGeom prst="rect">
                      <a:avLst/>
                    </a:prstGeom>
                  </pic:spPr>
                </pic:pic>
              </a:graphicData>
            </a:graphic>
          </wp:inline>
        </w:drawing>
      </w:r>
    </w:p>
    <w:p w14:paraId="30ED6040" w14:textId="04B3DE02"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del w:id="271"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5</w:delText>
        </w:r>
        <w:r w:rsidRPr="000D7D38" w:rsidDel="009C67B8">
          <w:rPr>
            <w:rFonts w:ascii="Times New Roman" w:hAnsi="Times New Roman" w:cs="Times New Roman"/>
            <w:sz w:val="28"/>
          </w:rPr>
          <w:delText xml:space="preserve"> </w:delText>
        </w:r>
      </w:del>
      <w:ins w:id="272" w:author="Пользователь Windows" w:date="2021-01-27T20:03:00Z">
        <w:r w:rsidR="009C67B8">
          <w:rPr>
            <w:rFonts w:ascii="Times New Roman" w:hAnsi="Times New Roman" w:cs="Times New Roman"/>
            <w:sz w:val="28"/>
          </w:rPr>
          <w:t>17</w:t>
        </w:r>
        <w:r w:rsidR="009C67B8" w:rsidRPr="000D7D38">
          <w:rPr>
            <w:rFonts w:ascii="Times New Roman" w:hAnsi="Times New Roman" w:cs="Times New Roman"/>
            <w:sz w:val="28"/>
          </w:rPr>
          <w:t xml:space="preserve"> </w:t>
        </w:r>
      </w:ins>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30FB1577"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2B73388B" wp14:editId="4FC53BED">
            <wp:extent cx="5715000" cy="439802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85" cy="4412249"/>
                    </a:xfrm>
                    <a:prstGeom prst="rect">
                      <a:avLst/>
                    </a:prstGeom>
                  </pic:spPr>
                </pic:pic>
              </a:graphicData>
            </a:graphic>
          </wp:inline>
        </w:drawing>
      </w:r>
    </w:p>
    <w:p w14:paraId="0D555E09" w14:textId="1235B1AC"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 xml:space="preserve">Рисунок </w:t>
      </w:r>
      <w:del w:id="273"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6</w:delText>
        </w:r>
        <w:r w:rsidRPr="000D7D38" w:rsidDel="009C67B8">
          <w:rPr>
            <w:rFonts w:ascii="Times New Roman" w:hAnsi="Times New Roman" w:cs="Times New Roman"/>
            <w:sz w:val="28"/>
          </w:rPr>
          <w:delText xml:space="preserve"> </w:delText>
        </w:r>
      </w:del>
      <w:ins w:id="274" w:author="Пользователь Windows" w:date="2021-01-27T20:03:00Z">
        <w:r w:rsidR="009C67B8">
          <w:rPr>
            <w:rFonts w:ascii="Times New Roman" w:hAnsi="Times New Roman" w:cs="Times New Roman"/>
            <w:sz w:val="28"/>
          </w:rPr>
          <w:t>18</w:t>
        </w:r>
        <w:r w:rsidR="009C67B8" w:rsidRPr="000D7D38">
          <w:rPr>
            <w:rFonts w:ascii="Times New Roman" w:hAnsi="Times New Roman" w:cs="Times New Roman"/>
            <w:sz w:val="28"/>
          </w:rPr>
          <w:t xml:space="preserve"> </w:t>
        </w:r>
      </w:ins>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04CA7879"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lastRenderedPageBreak/>
        <w:drawing>
          <wp:inline distT="0" distB="0" distL="0" distR="0" wp14:anchorId="667C7047" wp14:editId="25314758">
            <wp:extent cx="6120130" cy="374523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45230"/>
                    </a:xfrm>
                    <a:prstGeom prst="rect">
                      <a:avLst/>
                    </a:prstGeom>
                  </pic:spPr>
                </pic:pic>
              </a:graphicData>
            </a:graphic>
          </wp:inline>
        </w:drawing>
      </w:r>
    </w:p>
    <w:p w14:paraId="279AC27D" w14:textId="50D01760" w:rsidR="005145C9" w:rsidRPr="002B5FFB"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75"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7</w:delText>
        </w:r>
        <w:r w:rsidRPr="000D7D38" w:rsidDel="009C67B8">
          <w:rPr>
            <w:rFonts w:ascii="Times New Roman" w:hAnsi="Times New Roman" w:cs="Times New Roman"/>
            <w:sz w:val="28"/>
          </w:rPr>
          <w:delText xml:space="preserve"> </w:delText>
        </w:r>
      </w:del>
      <w:ins w:id="276" w:author="Пользователь Windows" w:date="2021-01-27T20:03:00Z">
        <w:r w:rsidR="009C67B8">
          <w:rPr>
            <w:rFonts w:ascii="Times New Roman" w:hAnsi="Times New Roman" w:cs="Times New Roman"/>
            <w:sz w:val="28"/>
          </w:rPr>
          <w:t>19</w:t>
        </w:r>
        <w:r w:rsidR="009C67B8" w:rsidRPr="000D7D38">
          <w:rPr>
            <w:rFonts w:ascii="Times New Roman" w:hAnsi="Times New Roman" w:cs="Times New Roman"/>
            <w:sz w:val="28"/>
          </w:rPr>
          <w:t xml:space="preserve"> </w:t>
        </w:r>
      </w:ins>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43459090" w14:textId="4DBCF0DE" w:rsidR="002E4E13" w:rsidRPr="002E4E13" w:rsidRDefault="002E4E13" w:rsidP="002E4E13">
      <w:pPr>
        <w:pStyle w:val="Heading3"/>
      </w:pPr>
      <w:bookmarkStart w:id="277" w:name="_Toc62603021"/>
      <w:r>
        <w:t>3.2.3. Входные и выходные данные</w:t>
      </w:r>
      <w:bookmarkEnd w:id="277"/>
    </w:p>
    <w:p w14:paraId="5E41F5C1" w14:textId="28FA5617" w:rsidR="00453D10"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работы ПО необходимы входные данные, которые представлены в таблице 3.</w:t>
      </w:r>
    </w:p>
    <w:p w14:paraId="33FE4486" w14:textId="7D89997C" w:rsidR="002E4E13"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3 – </w:t>
      </w:r>
      <w:r w:rsidR="002E4E13">
        <w:rPr>
          <w:rFonts w:ascii="Times New Roman" w:hAnsi="Times New Roman" w:cs="Times New Roman"/>
          <w:sz w:val="28"/>
        </w:rPr>
        <w:t>Входные данные</w:t>
      </w:r>
      <w:r>
        <w:rPr>
          <w:rFonts w:ascii="Times New Roman" w:hAnsi="Times New Roman" w:cs="Times New Roman"/>
          <w:sz w:val="28"/>
        </w:rPr>
        <w:t>.</w:t>
      </w:r>
    </w:p>
    <w:tbl>
      <w:tblPr>
        <w:tblStyle w:val="TableGrid"/>
        <w:tblW w:w="9634" w:type="dxa"/>
        <w:tblLook w:val="04A0" w:firstRow="1" w:lastRow="0" w:firstColumn="1" w:lastColumn="0" w:noHBand="0" w:noVBand="1"/>
      </w:tblPr>
      <w:tblGrid>
        <w:gridCol w:w="2832"/>
        <w:gridCol w:w="2268"/>
        <w:gridCol w:w="4534"/>
      </w:tblGrid>
      <w:tr w:rsidR="00D34093" w14:paraId="307052C9" w14:textId="77777777" w:rsidTr="00453D10">
        <w:tc>
          <w:tcPr>
            <w:tcW w:w="2832" w:type="dxa"/>
          </w:tcPr>
          <w:p w14:paraId="4B12C346" w14:textId="073F11E7" w:rsidR="00D34093" w:rsidRDefault="00897D9A"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Данные</w:t>
            </w:r>
          </w:p>
        </w:tc>
        <w:tc>
          <w:tcPr>
            <w:tcW w:w="2268" w:type="dxa"/>
          </w:tcPr>
          <w:p w14:paraId="22233A0F" w14:textId="2066D2BE"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Тип</w:t>
            </w:r>
            <w:r w:rsidR="00897D9A">
              <w:rPr>
                <w:rFonts w:ascii="Times New Roman" w:hAnsi="Times New Roman" w:cs="Times New Roman"/>
                <w:sz w:val="28"/>
              </w:rPr>
              <w:t>, формат</w:t>
            </w:r>
          </w:p>
        </w:tc>
        <w:tc>
          <w:tcPr>
            <w:tcW w:w="4534" w:type="dxa"/>
          </w:tcPr>
          <w:p w14:paraId="29DA22A8" w14:textId="4650BB03"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Описание</w:t>
            </w:r>
          </w:p>
        </w:tc>
      </w:tr>
      <w:tr w:rsidR="00D34093" w14:paraId="1BE9A485" w14:textId="77777777" w:rsidTr="00453D10">
        <w:tc>
          <w:tcPr>
            <w:tcW w:w="2832" w:type="dxa"/>
            <w:vMerge w:val="restart"/>
          </w:tcPr>
          <w:p w14:paraId="2F69CF9B" w14:textId="348EA184"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Синхронизированные векторные измерения</w:t>
            </w:r>
          </w:p>
        </w:tc>
        <w:tc>
          <w:tcPr>
            <w:tcW w:w="2268" w:type="dxa"/>
          </w:tcPr>
          <w:p w14:paraId="3E6EF97A" w14:textId="4B40D537" w:rsidR="00D34093" w:rsidRP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Complex</w:t>
            </w:r>
          </w:p>
        </w:tc>
        <w:tc>
          <w:tcPr>
            <w:tcW w:w="4534" w:type="dxa"/>
          </w:tcPr>
          <w:p w14:paraId="094E4CEC" w14:textId="6CCC0E44" w:rsidR="00D34093" w:rsidRP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Вектор напряжения в узле электрической сети</w:t>
            </w:r>
          </w:p>
        </w:tc>
      </w:tr>
      <w:tr w:rsidR="00D34093" w14:paraId="796A72DE" w14:textId="77777777" w:rsidTr="00453D10">
        <w:tc>
          <w:tcPr>
            <w:tcW w:w="2832" w:type="dxa"/>
            <w:vMerge/>
          </w:tcPr>
          <w:p w14:paraId="5C09F346" w14:textId="6A3F999C" w:rsidR="00D34093" w:rsidRDefault="00D34093" w:rsidP="002917C6">
            <w:pPr>
              <w:spacing w:line="360" w:lineRule="auto"/>
              <w:contextualSpacing/>
              <w:rPr>
                <w:rFonts w:ascii="Times New Roman" w:hAnsi="Times New Roman" w:cs="Times New Roman"/>
                <w:sz w:val="28"/>
              </w:rPr>
            </w:pPr>
          </w:p>
        </w:tc>
        <w:tc>
          <w:tcPr>
            <w:tcW w:w="2268" w:type="dxa"/>
          </w:tcPr>
          <w:p w14:paraId="04C6AE28" w14:textId="0B037D92" w:rsid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float</w:t>
            </w:r>
          </w:p>
        </w:tc>
        <w:tc>
          <w:tcPr>
            <w:tcW w:w="4534" w:type="dxa"/>
          </w:tcPr>
          <w:p w14:paraId="5513F352" w14:textId="3467AF2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Активная мощность генератора</w:t>
            </w:r>
          </w:p>
        </w:tc>
      </w:tr>
      <w:tr w:rsidR="00D34093" w14:paraId="33BF1EFF" w14:textId="77777777" w:rsidTr="00453D10">
        <w:tc>
          <w:tcPr>
            <w:tcW w:w="2832" w:type="dxa"/>
          </w:tcPr>
          <w:p w14:paraId="71B0DF4B" w14:textId="1D4AE45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Телеизмерения</w:t>
            </w:r>
          </w:p>
        </w:tc>
        <w:tc>
          <w:tcPr>
            <w:tcW w:w="2268" w:type="dxa"/>
          </w:tcPr>
          <w:p w14:paraId="56DAA9B7" w14:textId="77777777" w:rsidR="00D34093" w:rsidRPr="00D34093" w:rsidRDefault="00D34093" w:rsidP="002917C6">
            <w:pPr>
              <w:spacing w:line="360" w:lineRule="auto"/>
              <w:contextualSpacing/>
              <w:rPr>
                <w:rFonts w:ascii="ArialMT" w:hAnsi="ArialMT" w:cs="ArialMT"/>
                <w:sz w:val="25"/>
                <w:szCs w:val="25"/>
              </w:rPr>
            </w:pPr>
            <w:r w:rsidRPr="00897D9A">
              <w:rPr>
                <w:rFonts w:ascii="Times New Roman" w:hAnsi="Times New Roman" w:cs="Times New Roman"/>
                <w:sz w:val="28"/>
                <w:lang w:val="en-US"/>
              </w:rPr>
              <w:t>M</w:t>
            </w:r>
            <w:r w:rsidRPr="00907192">
              <w:rPr>
                <w:rFonts w:ascii="Times New Roman" w:hAnsi="Times New Roman" w:cs="Times New Roman"/>
                <w:sz w:val="28"/>
              </w:rPr>
              <w:t>_</w:t>
            </w:r>
            <w:r w:rsidRPr="00897D9A">
              <w:rPr>
                <w:rFonts w:ascii="Times New Roman" w:hAnsi="Times New Roman" w:cs="Times New Roman"/>
                <w:sz w:val="28"/>
                <w:lang w:val="en-US"/>
              </w:rPr>
              <w:t>ME</w:t>
            </w:r>
            <w:r w:rsidRPr="00907192">
              <w:rPr>
                <w:rFonts w:ascii="Times New Roman" w:hAnsi="Times New Roman" w:cs="Times New Roman"/>
                <w:sz w:val="28"/>
              </w:rPr>
              <w:t>_</w:t>
            </w:r>
            <w:r w:rsidRPr="00897D9A">
              <w:rPr>
                <w:rFonts w:ascii="Times New Roman" w:hAnsi="Times New Roman" w:cs="Times New Roman"/>
                <w:sz w:val="28"/>
                <w:lang w:val="en-US"/>
              </w:rPr>
              <w:t>NC</w:t>
            </w:r>
            <w:r w:rsidRPr="00907192">
              <w:rPr>
                <w:rFonts w:ascii="Times New Roman" w:hAnsi="Times New Roman" w:cs="Times New Roman"/>
                <w:sz w:val="28"/>
              </w:rPr>
              <w:t>_1</w:t>
            </w:r>
            <w:r>
              <w:rPr>
                <w:rFonts w:ascii="ArialMT" w:hAnsi="ArialMT" w:cs="ArialMT"/>
                <w:sz w:val="25"/>
                <w:szCs w:val="25"/>
              </w:rPr>
              <w:t xml:space="preserve"> (</w:t>
            </w:r>
            <w:r w:rsidRPr="00D34093">
              <w:rPr>
                <w:rFonts w:ascii="ArialMT" w:hAnsi="ArialMT" w:cs="ArialMT"/>
                <w:sz w:val="25"/>
                <w:szCs w:val="25"/>
              </w:rPr>
              <w:t>значение измеряемой величины, короткий</w:t>
            </w:r>
          </w:p>
          <w:p w14:paraId="29732720" w14:textId="1DADC4B9" w:rsidR="00D34093" w:rsidRPr="00D34093" w:rsidRDefault="00D34093" w:rsidP="002917C6">
            <w:pPr>
              <w:spacing w:line="360" w:lineRule="auto"/>
              <w:contextualSpacing/>
              <w:rPr>
                <w:rFonts w:cs="Times New Roman"/>
                <w:sz w:val="28"/>
              </w:rPr>
            </w:pPr>
            <w:r w:rsidRPr="00D34093">
              <w:rPr>
                <w:rFonts w:ascii="ArialMT" w:hAnsi="ArialMT" w:cs="ArialMT"/>
                <w:sz w:val="25"/>
                <w:szCs w:val="25"/>
              </w:rPr>
              <w:t>формат с плавающей запятой</w:t>
            </w:r>
            <w:r>
              <w:rPr>
                <w:rFonts w:ascii="ArialMT" w:hAnsi="ArialMT" w:cs="ArialMT"/>
                <w:sz w:val="25"/>
                <w:szCs w:val="25"/>
              </w:rPr>
              <w:t>)</w:t>
            </w:r>
          </w:p>
        </w:tc>
        <w:tc>
          <w:tcPr>
            <w:tcW w:w="4534" w:type="dxa"/>
          </w:tcPr>
          <w:p w14:paraId="7C4A5287" w14:textId="77777777" w:rsidR="00D34093" w:rsidRPr="00D34093" w:rsidRDefault="00D34093" w:rsidP="002917C6">
            <w:pPr>
              <w:pStyle w:val="ListParagraph"/>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ECD756F" w14:textId="44345DF5" w:rsidR="00D34093" w:rsidRPr="00D34093" w:rsidRDefault="00D34093" w:rsidP="002917C6">
            <w:pPr>
              <w:pStyle w:val="ListParagraph"/>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59ABC481" w14:textId="5B01EB3C" w:rsidR="00D34093" w:rsidRPr="00D34093" w:rsidRDefault="00D34093" w:rsidP="002917C6">
            <w:pPr>
              <w:pStyle w:val="ListParagraph"/>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5C5C0A34" w14:textId="77777777" w:rsidR="00D34093" w:rsidRPr="00D34093" w:rsidRDefault="00D34093" w:rsidP="002917C6">
            <w:pPr>
              <w:pStyle w:val="ListParagraph"/>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Потребляемая активная и реактивная мощность</w:t>
            </w:r>
          </w:p>
          <w:p w14:paraId="41B0B93D" w14:textId="002D323D" w:rsidR="00D34093" w:rsidRPr="00D34093" w:rsidRDefault="00D34093" w:rsidP="002917C6">
            <w:pPr>
              <w:pStyle w:val="ListParagraph"/>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Переток активной и реактивной мощности</w:t>
            </w:r>
          </w:p>
        </w:tc>
      </w:tr>
      <w:tr w:rsidR="00D34093" w14:paraId="57499EC1" w14:textId="77777777" w:rsidTr="00453D10">
        <w:tc>
          <w:tcPr>
            <w:tcW w:w="2832" w:type="dxa"/>
          </w:tcPr>
          <w:p w14:paraId="03A2F9C9" w14:textId="0B6C8960"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lastRenderedPageBreak/>
              <w:t>Телесигналы</w:t>
            </w:r>
          </w:p>
        </w:tc>
        <w:tc>
          <w:tcPr>
            <w:tcW w:w="2268" w:type="dxa"/>
          </w:tcPr>
          <w:p w14:paraId="1E5557D5" w14:textId="7104BAF0" w:rsidR="00D34093" w:rsidRPr="00D34093" w:rsidRDefault="00D34093" w:rsidP="002917C6">
            <w:pPr>
              <w:spacing w:line="360" w:lineRule="auto"/>
              <w:contextualSpacing/>
              <w:rPr>
                <w:rFonts w:ascii="Times New Roman" w:hAnsi="Times New Roman" w:cs="Times New Roman"/>
                <w:sz w:val="28"/>
              </w:rPr>
            </w:pPr>
            <w:r w:rsidRPr="00D34093">
              <w:rPr>
                <w:rFonts w:ascii="Times New Roman" w:hAnsi="Times New Roman" w:cs="Times New Roman"/>
                <w:sz w:val="28"/>
                <w:lang w:val="en-US"/>
              </w:rPr>
              <w:t>M</w:t>
            </w:r>
            <w:r w:rsidRPr="00D34093">
              <w:rPr>
                <w:rFonts w:ascii="Times New Roman" w:hAnsi="Times New Roman" w:cs="Times New Roman"/>
                <w:sz w:val="28"/>
              </w:rPr>
              <w:t>_</w:t>
            </w:r>
            <w:r w:rsidRPr="00D34093">
              <w:rPr>
                <w:rFonts w:ascii="Times New Roman" w:hAnsi="Times New Roman" w:cs="Times New Roman"/>
                <w:sz w:val="28"/>
                <w:lang w:val="en-US"/>
              </w:rPr>
              <w:t>SP</w:t>
            </w:r>
            <w:r w:rsidRPr="00D34093">
              <w:rPr>
                <w:rFonts w:ascii="Times New Roman" w:hAnsi="Times New Roman" w:cs="Times New Roman"/>
                <w:sz w:val="28"/>
              </w:rPr>
              <w:t>_</w:t>
            </w:r>
            <w:r w:rsidRPr="00D34093">
              <w:rPr>
                <w:rFonts w:ascii="Times New Roman" w:hAnsi="Times New Roman" w:cs="Times New Roman"/>
                <w:sz w:val="28"/>
                <w:lang w:val="en-US"/>
              </w:rPr>
              <w:t>NA</w:t>
            </w:r>
            <w:r w:rsidRPr="00D34093">
              <w:rPr>
                <w:rFonts w:ascii="Times New Roman" w:hAnsi="Times New Roman" w:cs="Times New Roman"/>
                <w:sz w:val="28"/>
              </w:rPr>
              <w:t>_1 (одноэлементная информация)</w:t>
            </w:r>
          </w:p>
        </w:tc>
        <w:tc>
          <w:tcPr>
            <w:tcW w:w="4534" w:type="dxa"/>
          </w:tcPr>
          <w:p w14:paraId="3BB04CAD" w14:textId="77777777" w:rsidR="00D34093" w:rsidRDefault="002917C6" w:rsidP="002917C6">
            <w:pPr>
              <w:pStyle w:val="ListParagraph"/>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генераторов</w:t>
            </w:r>
          </w:p>
          <w:p w14:paraId="4B17489D" w14:textId="7E133327" w:rsidR="002917C6" w:rsidRPr="00D34093" w:rsidRDefault="002917C6" w:rsidP="002917C6">
            <w:pPr>
              <w:pStyle w:val="ListParagraph"/>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сетевых элементов</w:t>
            </w:r>
          </w:p>
        </w:tc>
      </w:tr>
      <w:tr w:rsidR="00897D9A" w14:paraId="0C50E496" w14:textId="77777777" w:rsidTr="00453D10">
        <w:tc>
          <w:tcPr>
            <w:tcW w:w="2832" w:type="dxa"/>
          </w:tcPr>
          <w:p w14:paraId="1E67CCEB" w14:textId="6A0852C2" w:rsidR="00897D9A" w:rsidRDefault="00897D9A" w:rsidP="00453D10">
            <w:pPr>
              <w:spacing w:line="360" w:lineRule="auto"/>
              <w:contextualSpacing/>
              <w:rPr>
                <w:rFonts w:ascii="Times New Roman" w:hAnsi="Times New Roman" w:cs="Times New Roman"/>
                <w:sz w:val="28"/>
              </w:rPr>
            </w:pPr>
            <w:r>
              <w:rPr>
                <w:rFonts w:ascii="Times New Roman" w:hAnsi="Times New Roman" w:cs="Times New Roman"/>
                <w:sz w:val="28"/>
              </w:rPr>
              <w:t>Обученны</w:t>
            </w:r>
            <w:r w:rsidR="00453D10">
              <w:rPr>
                <w:rFonts w:ascii="Times New Roman" w:hAnsi="Times New Roman" w:cs="Times New Roman"/>
                <w:sz w:val="28"/>
              </w:rPr>
              <w:t>е</w:t>
            </w:r>
            <w:r>
              <w:rPr>
                <w:rFonts w:ascii="Times New Roman" w:hAnsi="Times New Roman" w:cs="Times New Roman"/>
                <w:sz w:val="28"/>
              </w:rPr>
              <w:t xml:space="preserve"> классификатор</w:t>
            </w:r>
            <w:r w:rsidR="00453D10">
              <w:rPr>
                <w:rFonts w:ascii="Times New Roman" w:hAnsi="Times New Roman" w:cs="Times New Roman"/>
                <w:sz w:val="28"/>
              </w:rPr>
              <w:t>ы</w:t>
            </w:r>
          </w:p>
        </w:tc>
        <w:tc>
          <w:tcPr>
            <w:tcW w:w="2268" w:type="dxa"/>
          </w:tcPr>
          <w:p w14:paraId="0F2D06A0" w14:textId="6DBAC8B7" w:rsidR="00897D9A" w:rsidRPr="00897D9A" w:rsidRDefault="00897D9A" w:rsidP="002917C6">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68D6CCEE" w14:textId="77777777" w:rsidR="00897D9A" w:rsidRDefault="00897D9A" w:rsidP="00897D9A">
            <w:pPr>
              <w:pStyle w:val="ListParagraph"/>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Используемые кластеры</w:t>
            </w:r>
          </w:p>
          <w:p w14:paraId="4D63E4E4" w14:textId="1CB399EB" w:rsidR="00897D9A" w:rsidRDefault="00897D9A" w:rsidP="00897D9A">
            <w:pPr>
              <w:pStyle w:val="ListParagraph"/>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Модель классификации</w:t>
            </w:r>
          </w:p>
        </w:tc>
      </w:tr>
      <w:tr w:rsidR="00897D9A" w14:paraId="168709CA" w14:textId="77777777" w:rsidTr="00453D10">
        <w:tc>
          <w:tcPr>
            <w:tcW w:w="2832" w:type="dxa"/>
          </w:tcPr>
          <w:p w14:paraId="5833B414" w14:textId="11716B20"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Сечения-кандидаты деления системы</w:t>
            </w:r>
          </w:p>
        </w:tc>
        <w:tc>
          <w:tcPr>
            <w:tcW w:w="2268" w:type="dxa"/>
          </w:tcPr>
          <w:p w14:paraId="529051DC" w14:textId="437BE8BC"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05A142A9" w14:textId="77777777" w:rsidR="00897D9A" w:rsidRDefault="00897D9A" w:rsidP="00453D10">
            <w:pPr>
              <w:pStyle w:val="ListParagraph"/>
              <w:spacing w:line="360" w:lineRule="auto"/>
              <w:ind w:left="458"/>
              <w:rPr>
                <w:rFonts w:ascii="Times New Roman" w:hAnsi="Times New Roman" w:cs="Times New Roman"/>
                <w:sz w:val="28"/>
              </w:rPr>
            </w:pPr>
          </w:p>
        </w:tc>
      </w:tr>
      <w:tr w:rsidR="00453D10" w14:paraId="695DFDFB" w14:textId="77777777" w:rsidTr="00453D10">
        <w:tc>
          <w:tcPr>
            <w:tcW w:w="2832" w:type="dxa"/>
          </w:tcPr>
          <w:p w14:paraId="2DFFFEB3" w14:textId="66F6C7FB" w:rsidR="00453D10" w:rsidRDefault="00453D10" w:rsidP="00453D10">
            <w:pPr>
              <w:spacing w:line="360" w:lineRule="auto"/>
              <w:contextualSpacing/>
              <w:rPr>
                <w:rFonts w:ascii="Times New Roman" w:hAnsi="Times New Roman" w:cs="Times New Roman"/>
                <w:sz w:val="28"/>
              </w:rPr>
            </w:pPr>
            <w:r>
              <w:rPr>
                <w:rFonts w:ascii="Times New Roman" w:hAnsi="Times New Roman" w:cs="Times New Roman"/>
                <w:sz w:val="28"/>
              </w:rPr>
              <w:t>Расчетные режимы работы ЭЭС</w:t>
            </w:r>
          </w:p>
        </w:tc>
        <w:tc>
          <w:tcPr>
            <w:tcW w:w="2268" w:type="dxa"/>
          </w:tcPr>
          <w:p w14:paraId="50DAE5FA" w14:textId="6C3BC08C" w:rsidR="00453D10" w:rsidRPr="00453D10" w:rsidRDefault="00453D10" w:rsidP="00453D10">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76700259" w14:textId="77777777" w:rsidR="00453D10" w:rsidRPr="00D34093" w:rsidRDefault="00453D10" w:rsidP="00453D10">
            <w:pPr>
              <w:pStyle w:val="ListParagraph"/>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2171541" w14:textId="77777777" w:rsidR="00453D10" w:rsidRPr="00D34093" w:rsidRDefault="00453D10" w:rsidP="00453D10">
            <w:pPr>
              <w:pStyle w:val="ListParagraph"/>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0A974173" w14:textId="77777777" w:rsidR="00453D10" w:rsidRPr="00D34093" w:rsidRDefault="00453D10" w:rsidP="00453D10">
            <w:pPr>
              <w:pStyle w:val="ListParagraph"/>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6DEC3662" w14:textId="77777777" w:rsidR="00453D10" w:rsidRDefault="00453D10" w:rsidP="00652966">
            <w:pPr>
              <w:pStyle w:val="ListParagraph"/>
              <w:numPr>
                <w:ilvl w:val="0"/>
                <w:numId w:val="32"/>
              </w:numPr>
              <w:spacing w:line="360" w:lineRule="auto"/>
              <w:ind w:left="458"/>
              <w:rPr>
                <w:rFonts w:ascii="Times New Roman" w:hAnsi="Times New Roman" w:cs="Times New Roman"/>
                <w:sz w:val="28"/>
              </w:rPr>
            </w:pPr>
            <w:r w:rsidRPr="00453D10">
              <w:rPr>
                <w:rFonts w:ascii="Times New Roman" w:hAnsi="Times New Roman" w:cs="Times New Roman"/>
                <w:sz w:val="28"/>
              </w:rPr>
              <w:t>Потребляемая активная и реактивная мощность</w:t>
            </w:r>
          </w:p>
          <w:p w14:paraId="19D337B0" w14:textId="20260721" w:rsidR="00453D10" w:rsidRPr="00453D10" w:rsidRDefault="00453D10" w:rsidP="00652966">
            <w:pPr>
              <w:pStyle w:val="ListParagraph"/>
              <w:numPr>
                <w:ilvl w:val="0"/>
                <w:numId w:val="32"/>
              </w:numPr>
              <w:spacing w:line="360" w:lineRule="auto"/>
              <w:ind w:left="458"/>
              <w:rPr>
                <w:rFonts w:ascii="Times New Roman" w:hAnsi="Times New Roman" w:cs="Times New Roman"/>
                <w:sz w:val="28"/>
              </w:rPr>
            </w:pPr>
            <w:r w:rsidRPr="00453D10">
              <w:rPr>
                <w:rFonts w:ascii="Times New Roman" w:hAnsi="Times New Roman" w:cs="Times New Roman"/>
                <w:sz w:val="28"/>
              </w:rPr>
              <w:t>Переток активной и реактивной мощности</w:t>
            </w:r>
          </w:p>
          <w:p w14:paraId="246A4891" w14:textId="77777777" w:rsidR="00453D10" w:rsidRDefault="00453D10" w:rsidP="00453D10">
            <w:pPr>
              <w:pStyle w:val="ListParagraph"/>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генераторов</w:t>
            </w:r>
          </w:p>
          <w:p w14:paraId="78B59690" w14:textId="786DB94A" w:rsidR="00453D10" w:rsidRDefault="00453D10" w:rsidP="00453D10">
            <w:pPr>
              <w:pStyle w:val="ListParagraph"/>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сетевых элементов</w:t>
            </w:r>
          </w:p>
        </w:tc>
      </w:tr>
    </w:tbl>
    <w:p w14:paraId="3709A3F7" w14:textId="0ED7B289" w:rsidR="002E4E13" w:rsidRDefault="002E4E13" w:rsidP="002E4E13">
      <w:pPr>
        <w:spacing w:after="0" w:line="360" w:lineRule="auto"/>
        <w:ind w:firstLine="709"/>
        <w:contextualSpacing/>
        <w:jc w:val="both"/>
        <w:rPr>
          <w:rFonts w:ascii="Times New Roman" w:hAnsi="Times New Roman" w:cs="Times New Roman"/>
          <w:sz w:val="28"/>
        </w:rPr>
      </w:pPr>
    </w:p>
    <w:p w14:paraId="03E8E540" w14:textId="4F81BF78" w:rsidR="00453D10" w:rsidRPr="00B616A0" w:rsidRDefault="00B616A0" w:rsidP="00B616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Выходными данными является сечение деления системы для случая, если было идентифицировано, что асинхронный режим возникнет. Для визуализации результатов на консоль был выведен результат классификации и состав сечения деления системы (рисунок </w:t>
      </w:r>
      <w:del w:id="278" w:author="Пользователь Windows" w:date="2021-01-27T20:04:00Z">
        <w:r w:rsidDel="009C67B8">
          <w:rPr>
            <w:rFonts w:ascii="Times New Roman" w:hAnsi="Times New Roman" w:cs="Times New Roman"/>
            <w:sz w:val="28"/>
          </w:rPr>
          <w:delText>1</w:delText>
        </w:r>
        <w:r w:rsidR="002B5FFB" w:rsidDel="009C67B8">
          <w:rPr>
            <w:rFonts w:ascii="Times New Roman" w:hAnsi="Times New Roman" w:cs="Times New Roman"/>
            <w:sz w:val="28"/>
          </w:rPr>
          <w:delText>8</w:delText>
        </w:r>
      </w:del>
      <w:ins w:id="279" w:author="Пользователь Windows" w:date="2021-01-27T20:04:00Z">
        <w:r w:rsidR="009C67B8">
          <w:rPr>
            <w:rFonts w:ascii="Times New Roman" w:hAnsi="Times New Roman" w:cs="Times New Roman"/>
            <w:sz w:val="28"/>
          </w:rPr>
          <w:t>20</w:t>
        </w:r>
      </w:ins>
      <w:r>
        <w:rPr>
          <w:rFonts w:ascii="Times New Roman" w:hAnsi="Times New Roman" w:cs="Times New Roman"/>
          <w:sz w:val="28"/>
        </w:rPr>
        <w:t xml:space="preserve">). В состав сечения в данном случае входят линии, представленные двумя узлами. В качестве идентификаторов узлов берутся их номера в таблице узлов в </w:t>
      </w:r>
      <w:proofErr w:type="spellStart"/>
      <w:r>
        <w:rPr>
          <w:rFonts w:ascii="Times New Roman" w:hAnsi="Times New Roman" w:cs="Times New Roman"/>
          <w:sz w:val="28"/>
          <w:lang w:val="en-US"/>
        </w:rPr>
        <w:t>RastrWin</w:t>
      </w:r>
      <w:proofErr w:type="spellEnd"/>
      <w:r w:rsidRPr="00B616A0">
        <w:rPr>
          <w:rFonts w:ascii="Times New Roman" w:hAnsi="Times New Roman" w:cs="Times New Roman"/>
          <w:sz w:val="28"/>
        </w:rPr>
        <w:t xml:space="preserve">3. </w:t>
      </w:r>
      <w:r>
        <w:rPr>
          <w:rFonts w:ascii="Times New Roman" w:hAnsi="Times New Roman" w:cs="Times New Roman"/>
          <w:sz w:val="28"/>
        </w:rPr>
        <w:t>Для случая, когда АР не возникает, был выведен только результат</w:t>
      </w:r>
      <w:r w:rsidRPr="00B616A0">
        <w:rPr>
          <w:rFonts w:ascii="Times New Roman" w:hAnsi="Times New Roman" w:cs="Times New Roman"/>
          <w:sz w:val="28"/>
        </w:rPr>
        <w:t xml:space="preserve"> </w:t>
      </w:r>
      <w:r>
        <w:rPr>
          <w:rFonts w:ascii="Times New Roman" w:hAnsi="Times New Roman" w:cs="Times New Roman"/>
          <w:sz w:val="28"/>
        </w:rPr>
        <w:t xml:space="preserve">классификации (рисунок </w:t>
      </w:r>
      <w:del w:id="280" w:author="Пользователь Windows" w:date="2021-01-27T20:04:00Z">
        <w:r w:rsidDel="009C67B8">
          <w:rPr>
            <w:rFonts w:ascii="Times New Roman" w:hAnsi="Times New Roman" w:cs="Times New Roman"/>
            <w:sz w:val="28"/>
          </w:rPr>
          <w:delText>1</w:delText>
        </w:r>
        <w:r w:rsidR="002B5FFB" w:rsidDel="009C67B8">
          <w:rPr>
            <w:rFonts w:ascii="Times New Roman" w:hAnsi="Times New Roman" w:cs="Times New Roman"/>
            <w:sz w:val="28"/>
          </w:rPr>
          <w:delText>9</w:delText>
        </w:r>
      </w:del>
      <w:ins w:id="281" w:author="Пользователь Windows" w:date="2021-01-27T20:04:00Z">
        <w:r w:rsidR="009C67B8">
          <w:rPr>
            <w:rFonts w:ascii="Times New Roman" w:hAnsi="Times New Roman" w:cs="Times New Roman"/>
            <w:sz w:val="28"/>
          </w:rPr>
          <w:t>21</w:t>
        </w:r>
      </w:ins>
      <w:r>
        <w:rPr>
          <w:rFonts w:ascii="Times New Roman" w:hAnsi="Times New Roman" w:cs="Times New Roman"/>
          <w:sz w:val="28"/>
        </w:rPr>
        <w:t>) без сечения ДС, так как деление системы в этом случае не требуется.</w:t>
      </w:r>
    </w:p>
    <w:p w14:paraId="0DC8C409" w14:textId="1410AE19" w:rsidR="00E707A9" w:rsidRDefault="00E707A9" w:rsidP="00E707A9">
      <w:pPr>
        <w:spacing w:after="0" w:line="360" w:lineRule="auto"/>
        <w:ind w:firstLine="709"/>
        <w:contextualSpacing/>
        <w:jc w:val="center"/>
        <w:rPr>
          <w:rFonts w:ascii="Times New Roman" w:hAnsi="Times New Roman" w:cs="Times New Roman"/>
          <w:sz w:val="28"/>
          <w:lang w:val="en-US"/>
        </w:rPr>
      </w:pPr>
      <w:r>
        <w:rPr>
          <w:noProof/>
          <w:lang w:eastAsia="ru-RU"/>
        </w:rPr>
        <w:lastRenderedPageBreak/>
        <w:drawing>
          <wp:inline distT="0" distB="0" distL="0" distR="0" wp14:anchorId="47354941" wp14:editId="6CE81F45">
            <wp:extent cx="4678680" cy="2587295"/>
            <wp:effectExtent l="0" t="0" r="762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0411" r="5602" b="3370"/>
                    <a:stretch/>
                  </pic:blipFill>
                  <pic:spPr bwMode="auto">
                    <a:xfrm>
                      <a:off x="0" y="0"/>
                      <a:ext cx="4707018" cy="2602966"/>
                    </a:xfrm>
                    <a:prstGeom prst="rect">
                      <a:avLst/>
                    </a:prstGeom>
                    <a:ln>
                      <a:noFill/>
                    </a:ln>
                    <a:extLst>
                      <a:ext uri="{53640926-AAD7-44D8-BBD7-CCE9431645EC}">
                        <a14:shadowObscured xmlns:a14="http://schemas.microsoft.com/office/drawing/2010/main"/>
                      </a:ext>
                    </a:extLst>
                  </pic:spPr>
                </pic:pic>
              </a:graphicData>
            </a:graphic>
          </wp:inline>
        </w:drawing>
      </w:r>
    </w:p>
    <w:p w14:paraId="795873F7" w14:textId="306205AF" w:rsidR="00B616A0" w:rsidRPr="00B616A0" w:rsidRDefault="00B616A0" w:rsidP="00E707A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82" w:author="Пользователь Windows" w:date="2021-01-27T20:04:00Z">
        <w:r w:rsidRPr="00B616A0" w:rsidDel="009C67B8">
          <w:rPr>
            <w:rFonts w:ascii="Times New Roman" w:hAnsi="Times New Roman" w:cs="Times New Roman"/>
            <w:sz w:val="28"/>
          </w:rPr>
          <w:delText>1</w:delText>
        </w:r>
        <w:r w:rsidR="002B5FFB" w:rsidDel="009C67B8">
          <w:rPr>
            <w:rFonts w:ascii="Times New Roman" w:hAnsi="Times New Roman" w:cs="Times New Roman"/>
            <w:sz w:val="28"/>
          </w:rPr>
          <w:delText>8</w:delText>
        </w:r>
        <w:r w:rsidDel="009C67B8">
          <w:rPr>
            <w:rFonts w:ascii="Times New Roman" w:hAnsi="Times New Roman" w:cs="Times New Roman"/>
            <w:sz w:val="28"/>
          </w:rPr>
          <w:delText xml:space="preserve"> </w:delText>
        </w:r>
      </w:del>
      <w:ins w:id="283" w:author="Пользователь Windows" w:date="2021-01-27T20:04:00Z">
        <w:r w:rsidR="009C67B8">
          <w:rPr>
            <w:rFonts w:ascii="Times New Roman" w:hAnsi="Times New Roman" w:cs="Times New Roman"/>
            <w:sz w:val="28"/>
          </w:rPr>
          <w:t xml:space="preserve">20 </w:t>
        </w:r>
      </w:ins>
      <w:r>
        <w:rPr>
          <w:rFonts w:ascii="Times New Roman" w:hAnsi="Times New Roman" w:cs="Times New Roman"/>
          <w:sz w:val="28"/>
        </w:rPr>
        <w:t>– Выходные данные в случае возникновения АР</w:t>
      </w:r>
    </w:p>
    <w:p w14:paraId="4BF42F96" w14:textId="142DFAE2" w:rsidR="00B616A0" w:rsidRDefault="00B616A0" w:rsidP="00E707A9">
      <w:pPr>
        <w:spacing w:after="0" w:line="360" w:lineRule="auto"/>
        <w:ind w:firstLine="709"/>
        <w:contextualSpacing/>
        <w:jc w:val="center"/>
        <w:rPr>
          <w:rFonts w:ascii="Times New Roman" w:hAnsi="Times New Roman" w:cs="Times New Roman"/>
          <w:sz w:val="28"/>
          <w:lang w:val="en-US"/>
        </w:rPr>
      </w:pPr>
      <w:r>
        <w:rPr>
          <w:noProof/>
          <w:lang w:eastAsia="ru-RU"/>
        </w:rPr>
        <w:drawing>
          <wp:inline distT="0" distB="0" distL="0" distR="0" wp14:anchorId="60CD0933" wp14:editId="03AF848D">
            <wp:extent cx="5156200" cy="357193"/>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3293" r="6121" b="50334"/>
                    <a:stretch/>
                  </pic:blipFill>
                  <pic:spPr bwMode="auto">
                    <a:xfrm>
                      <a:off x="0" y="0"/>
                      <a:ext cx="5204169" cy="360516"/>
                    </a:xfrm>
                    <a:prstGeom prst="rect">
                      <a:avLst/>
                    </a:prstGeom>
                    <a:ln>
                      <a:noFill/>
                    </a:ln>
                    <a:extLst>
                      <a:ext uri="{53640926-AAD7-44D8-BBD7-CCE9431645EC}">
                        <a14:shadowObscured xmlns:a14="http://schemas.microsoft.com/office/drawing/2010/main"/>
                      </a:ext>
                    </a:extLst>
                  </pic:spPr>
                </pic:pic>
              </a:graphicData>
            </a:graphic>
          </wp:inline>
        </w:drawing>
      </w:r>
    </w:p>
    <w:p w14:paraId="384803A7" w14:textId="62AC6C27" w:rsidR="00453D10" w:rsidRPr="005C1A27" w:rsidRDefault="00B616A0" w:rsidP="00B616A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84" w:author="Пользователь Windows" w:date="2021-01-27T20:04:00Z">
        <w:r w:rsidRPr="00B616A0" w:rsidDel="009C67B8">
          <w:rPr>
            <w:rFonts w:ascii="Times New Roman" w:hAnsi="Times New Roman" w:cs="Times New Roman"/>
            <w:sz w:val="28"/>
          </w:rPr>
          <w:delText>1</w:delText>
        </w:r>
        <w:r w:rsidR="002B5FFB" w:rsidDel="009C67B8">
          <w:rPr>
            <w:rFonts w:ascii="Times New Roman" w:hAnsi="Times New Roman" w:cs="Times New Roman"/>
            <w:sz w:val="28"/>
          </w:rPr>
          <w:delText>9</w:delText>
        </w:r>
        <w:r w:rsidDel="009C67B8">
          <w:rPr>
            <w:rFonts w:ascii="Times New Roman" w:hAnsi="Times New Roman" w:cs="Times New Roman"/>
            <w:sz w:val="28"/>
          </w:rPr>
          <w:delText xml:space="preserve"> </w:delText>
        </w:r>
      </w:del>
      <w:ins w:id="285" w:author="Пользователь Windows" w:date="2021-01-27T20:04:00Z">
        <w:r w:rsidR="009C67B8">
          <w:rPr>
            <w:rFonts w:ascii="Times New Roman" w:hAnsi="Times New Roman" w:cs="Times New Roman"/>
            <w:sz w:val="28"/>
          </w:rPr>
          <w:t xml:space="preserve">21 </w:t>
        </w:r>
      </w:ins>
      <w:r>
        <w:rPr>
          <w:rFonts w:ascii="Times New Roman" w:hAnsi="Times New Roman" w:cs="Times New Roman"/>
          <w:sz w:val="28"/>
        </w:rPr>
        <w:t>– Выходные данные в случае, когда АР не возникает</w:t>
      </w:r>
    </w:p>
    <w:p w14:paraId="7723FF10" w14:textId="5626C2D3" w:rsidR="005145C9" w:rsidRDefault="00034FDB" w:rsidP="00034FDB">
      <w:pPr>
        <w:pStyle w:val="Heading3"/>
      </w:pPr>
      <w:bookmarkStart w:id="286" w:name="_Toc62603022"/>
      <w:r>
        <w:t>3.2.</w:t>
      </w:r>
      <w:r w:rsidR="002E4E13">
        <w:t>4</w:t>
      </w:r>
      <w:r>
        <w:t>. Системные требования</w:t>
      </w:r>
      <w:bookmarkEnd w:id="286"/>
    </w:p>
    <w:p w14:paraId="3AFCF7DB" w14:textId="7AB44A11"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Система ЦАЛАР была протестирована на пользовательской рабочей станции и показала удовлетворительные результаты. В связи с этим параметры рабочей станции приняты за рекомендуемые и представлены в таблице </w:t>
      </w:r>
      <w:r w:rsidR="00D91A16">
        <w:rPr>
          <w:rFonts w:ascii="Times New Roman" w:hAnsi="Times New Roman" w:cs="Times New Roman"/>
          <w:sz w:val="28"/>
        </w:rPr>
        <w:t>4</w:t>
      </w:r>
      <w:r>
        <w:rPr>
          <w:rFonts w:ascii="Times New Roman" w:hAnsi="Times New Roman" w:cs="Times New Roman"/>
          <w:sz w:val="28"/>
        </w:rPr>
        <w:t>.</w:t>
      </w:r>
    </w:p>
    <w:p w14:paraId="15BD6DE5" w14:textId="59B36848"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w:t>
      </w:r>
      <w:r w:rsidR="00D91A16">
        <w:rPr>
          <w:rFonts w:ascii="Times New Roman" w:hAnsi="Times New Roman" w:cs="Times New Roman"/>
          <w:sz w:val="28"/>
        </w:rPr>
        <w:t>4</w:t>
      </w:r>
      <w:r>
        <w:rPr>
          <w:rFonts w:ascii="Times New Roman" w:hAnsi="Times New Roman" w:cs="Times New Roman"/>
          <w:sz w:val="28"/>
        </w:rPr>
        <w:t xml:space="preserve"> – Системные требования для работы системы ЦАЛАР</w:t>
      </w:r>
    </w:p>
    <w:tbl>
      <w:tblPr>
        <w:tblStyle w:val="TableGrid"/>
        <w:tblW w:w="0" w:type="auto"/>
        <w:tblLook w:val="04A0" w:firstRow="1" w:lastRow="0" w:firstColumn="1" w:lastColumn="0" w:noHBand="0" w:noVBand="1"/>
      </w:tblPr>
      <w:tblGrid>
        <w:gridCol w:w="4672"/>
        <w:gridCol w:w="4673"/>
      </w:tblGrid>
      <w:tr w:rsidR="00034FDB" w14:paraId="32C13FDF" w14:textId="77777777" w:rsidTr="00034FDB">
        <w:tc>
          <w:tcPr>
            <w:tcW w:w="4672" w:type="dxa"/>
          </w:tcPr>
          <w:p w14:paraId="1F2D9BCC"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Параметр</w:t>
            </w:r>
          </w:p>
        </w:tc>
        <w:tc>
          <w:tcPr>
            <w:tcW w:w="4673" w:type="dxa"/>
          </w:tcPr>
          <w:p w14:paraId="33BE9E07"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Рекомендуемые</w:t>
            </w:r>
            <w:r>
              <w:rPr>
                <w:rFonts w:ascii="Times New Roman" w:hAnsi="Times New Roman" w:cs="Times New Roman"/>
                <w:sz w:val="28"/>
              </w:rPr>
              <w:t xml:space="preserve"> требования</w:t>
            </w:r>
          </w:p>
        </w:tc>
      </w:tr>
      <w:tr w:rsidR="00034FDB" w14:paraId="3D9DF7A7" w14:textId="77777777" w:rsidTr="00034FDB">
        <w:tc>
          <w:tcPr>
            <w:tcW w:w="4672" w:type="dxa"/>
          </w:tcPr>
          <w:p w14:paraId="3ABC12DF"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Процессор</w:t>
            </w:r>
            <w:r w:rsidR="00320427">
              <w:rPr>
                <w:rFonts w:ascii="Times New Roman" w:hAnsi="Times New Roman" w:cs="Times New Roman"/>
                <w:sz w:val="28"/>
              </w:rPr>
              <w:t>, ГГц</w:t>
            </w:r>
          </w:p>
        </w:tc>
        <w:tc>
          <w:tcPr>
            <w:tcW w:w="4673" w:type="dxa"/>
          </w:tcPr>
          <w:p w14:paraId="5C2CCC14" w14:textId="77777777" w:rsidR="00034FDB" w:rsidRDefault="00034FDB" w:rsidP="00320427">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2.</w:t>
            </w:r>
            <w:r w:rsidR="00320427">
              <w:rPr>
                <w:rFonts w:ascii="Times New Roman" w:hAnsi="Times New Roman" w:cs="Times New Roman"/>
                <w:sz w:val="28"/>
              </w:rPr>
              <w:t>3</w:t>
            </w:r>
          </w:p>
        </w:tc>
      </w:tr>
      <w:tr w:rsidR="00034FDB" w14:paraId="2B23C419" w14:textId="77777777" w:rsidTr="00034FDB">
        <w:tc>
          <w:tcPr>
            <w:tcW w:w="4672" w:type="dxa"/>
          </w:tcPr>
          <w:p w14:paraId="70329A15"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Оперативная память</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04DFE5B" w14:textId="77777777" w:rsidR="00034FDB" w:rsidRDefault="00034FDB" w:rsidP="00320427">
            <w:pPr>
              <w:spacing w:line="360" w:lineRule="auto"/>
              <w:contextualSpacing/>
              <w:jc w:val="center"/>
              <w:rPr>
                <w:rFonts w:ascii="Times New Roman" w:hAnsi="Times New Roman" w:cs="Times New Roman"/>
                <w:sz w:val="28"/>
              </w:rPr>
            </w:pPr>
            <w:r>
              <w:rPr>
                <w:rFonts w:ascii="Times New Roman" w:hAnsi="Times New Roman" w:cs="Times New Roman"/>
                <w:sz w:val="28"/>
              </w:rPr>
              <w:t>16</w:t>
            </w:r>
          </w:p>
        </w:tc>
      </w:tr>
      <w:tr w:rsidR="00034FDB" w14:paraId="3E7ABD56" w14:textId="77777777" w:rsidTr="00034FDB">
        <w:tc>
          <w:tcPr>
            <w:tcW w:w="4672" w:type="dxa"/>
          </w:tcPr>
          <w:p w14:paraId="1626C129"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 xml:space="preserve">Свободное место на </w:t>
            </w:r>
            <w:r>
              <w:rPr>
                <w:rFonts w:ascii="Times New Roman" w:hAnsi="Times New Roman" w:cs="Times New Roman"/>
                <w:sz w:val="28"/>
                <w:lang w:val="en-US"/>
              </w:rPr>
              <w:t>SS</w:t>
            </w:r>
            <w:r w:rsidRPr="00034FDB">
              <w:rPr>
                <w:rFonts w:ascii="Times New Roman" w:hAnsi="Times New Roman" w:cs="Times New Roman"/>
                <w:sz w:val="28"/>
              </w:rPr>
              <w:t>D</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7CCFFB5" w14:textId="77777777" w:rsidR="00034FDB"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1</w:t>
            </w:r>
          </w:p>
        </w:tc>
      </w:tr>
      <w:tr w:rsidR="00320427" w14:paraId="2B75F32E" w14:textId="77777777" w:rsidTr="00034FDB">
        <w:tc>
          <w:tcPr>
            <w:tcW w:w="4672" w:type="dxa"/>
          </w:tcPr>
          <w:p w14:paraId="05BE6C61" w14:textId="77777777" w:rsidR="00320427"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Количество ядер</w:t>
            </w:r>
          </w:p>
        </w:tc>
        <w:tc>
          <w:tcPr>
            <w:tcW w:w="4673" w:type="dxa"/>
          </w:tcPr>
          <w:p w14:paraId="75507A6F" w14:textId="77777777" w:rsidR="00320427"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4</w:t>
            </w:r>
          </w:p>
        </w:tc>
      </w:tr>
      <w:tr w:rsidR="00034FDB" w14:paraId="68B2407A" w14:textId="77777777" w:rsidTr="00034FDB">
        <w:tc>
          <w:tcPr>
            <w:tcW w:w="4672" w:type="dxa"/>
          </w:tcPr>
          <w:p w14:paraId="66FEF31E"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Операционная система</w:t>
            </w:r>
          </w:p>
        </w:tc>
        <w:tc>
          <w:tcPr>
            <w:tcW w:w="4673" w:type="dxa"/>
          </w:tcPr>
          <w:p w14:paraId="5DC1A3B5" w14:textId="77777777" w:rsidR="00034FDB" w:rsidRDefault="00034FDB" w:rsidP="00034FDB">
            <w:pPr>
              <w:spacing w:line="360" w:lineRule="auto"/>
              <w:contextualSpacing/>
              <w:jc w:val="center"/>
              <w:rPr>
                <w:rFonts w:ascii="Times New Roman" w:hAnsi="Times New Roman" w:cs="Times New Roman"/>
                <w:sz w:val="28"/>
              </w:rPr>
            </w:pPr>
            <w:proofErr w:type="spellStart"/>
            <w:r w:rsidRPr="00034FDB">
              <w:rPr>
                <w:rFonts w:ascii="Times New Roman" w:hAnsi="Times New Roman" w:cs="Times New Roman"/>
                <w:sz w:val="28"/>
              </w:rPr>
              <w:t>Windows</w:t>
            </w:r>
            <w:proofErr w:type="spellEnd"/>
            <w:r w:rsidRPr="00034FDB">
              <w:rPr>
                <w:rFonts w:ascii="Times New Roman" w:hAnsi="Times New Roman" w:cs="Times New Roman"/>
                <w:sz w:val="28"/>
              </w:rPr>
              <w:t xml:space="preserve"> 10</w:t>
            </w:r>
          </w:p>
        </w:tc>
      </w:tr>
    </w:tbl>
    <w:p w14:paraId="19606D7A" w14:textId="77777777" w:rsidR="00034FDB" w:rsidRDefault="00034FDB" w:rsidP="005145C9">
      <w:pPr>
        <w:spacing w:after="0" w:line="360" w:lineRule="auto"/>
        <w:ind w:firstLine="709"/>
        <w:contextualSpacing/>
        <w:jc w:val="both"/>
        <w:rPr>
          <w:rFonts w:ascii="Times New Roman" w:hAnsi="Times New Roman" w:cs="Times New Roman"/>
          <w:sz w:val="28"/>
        </w:rPr>
      </w:pPr>
    </w:p>
    <w:p w14:paraId="3A01F9E4" w14:textId="72E1E7A1" w:rsidR="00E5286F" w:rsidRDefault="00E5286F" w:rsidP="00E5286F">
      <w:pPr>
        <w:pStyle w:val="Heading3"/>
      </w:pPr>
      <w:bookmarkStart w:id="287" w:name="_Toc62603023"/>
      <w:r>
        <w:t>3.2.</w:t>
      </w:r>
      <w:r w:rsidR="002E4E13">
        <w:t>5</w:t>
      </w:r>
      <w:r>
        <w:t xml:space="preserve">. </w:t>
      </w:r>
      <w:r w:rsidRPr="00E5286F">
        <w:t xml:space="preserve">Требования к </w:t>
      </w:r>
      <w:r>
        <w:t>пользователю</w:t>
      </w:r>
      <w:r w:rsidRPr="00E5286F">
        <w:t xml:space="preserve"> системы</w:t>
      </w:r>
      <w:bookmarkEnd w:id="287"/>
    </w:p>
    <w:p w14:paraId="78DC7578" w14:textId="77777777" w:rsidR="00E5286F" w:rsidRP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 xml:space="preserve">Система </w:t>
      </w:r>
      <w:r>
        <w:rPr>
          <w:rFonts w:ascii="Times New Roman" w:hAnsi="Times New Roman" w:cs="Times New Roman"/>
          <w:sz w:val="28"/>
        </w:rPr>
        <w:t>предназначена</w:t>
      </w:r>
      <w:r w:rsidRPr="00E5286F">
        <w:rPr>
          <w:rFonts w:ascii="Times New Roman" w:hAnsi="Times New Roman" w:cs="Times New Roman"/>
          <w:sz w:val="28"/>
        </w:rPr>
        <w:t xml:space="preserve"> для использования сотрудниками АО «СО ЕЭС».</w:t>
      </w:r>
    </w:p>
    <w:p w14:paraId="3C936E09"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 xml:space="preserve">Пользователь системы должен обладать базовыми навыками работы с операционной системой </w:t>
      </w:r>
      <w:proofErr w:type="spellStart"/>
      <w:r w:rsidRPr="00E5286F">
        <w:rPr>
          <w:rFonts w:ascii="Times New Roman" w:hAnsi="Times New Roman" w:cs="Times New Roman"/>
          <w:sz w:val="28"/>
        </w:rPr>
        <w:t>Windows</w:t>
      </w:r>
      <w:proofErr w:type="spellEnd"/>
      <w:r w:rsidRPr="00E5286F">
        <w:rPr>
          <w:rFonts w:ascii="Times New Roman" w:hAnsi="Times New Roman" w:cs="Times New Roman"/>
          <w:sz w:val="28"/>
        </w:rPr>
        <w:t>.</w:t>
      </w:r>
    </w:p>
    <w:p w14:paraId="7EF12968"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Пользователь системы должен обладать</w:t>
      </w:r>
      <w:r>
        <w:rPr>
          <w:rFonts w:ascii="Times New Roman" w:hAnsi="Times New Roman" w:cs="Times New Roman"/>
          <w:sz w:val="28"/>
        </w:rPr>
        <w:t xml:space="preserve"> правами на обновление расчетных данных в базе данных.</w:t>
      </w:r>
    </w:p>
    <w:p w14:paraId="04CE6855" w14:textId="5D50EA1B" w:rsidR="00034FDB" w:rsidRPr="00CD489A" w:rsidRDefault="00CD489A" w:rsidP="00CD489A">
      <w:pPr>
        <w:pStyle w:val="Heading3"/>
      </w:pPr>
      <w:bookmarkStart w:id="288" w:name="_Toc62603024"/>
      <w:r w:rsidRPr="00CD489A">
        <w:lastRenderedPageBreak/>
        <w:t>3</w:t>
      </w:r>
      <w:r>
        <w:t>.2.</w:t>
      </w:r>
      <w:r w:rsidR="002E4E13">
        <w:t>6</w:t>
      </w:r>
      <w:r>
        <w:t>. Интерфейс пользователя</w:t>
      </w:r>
      <w:bookmarkEnd w:id="288"/>
    </w:p>
    <w:p w14:paraId="7D852791" w14:textId="5959ABEC" w:rsidR="00034FDB" w:rsidRPr="00E5286F" w:rsidRDefault="00E5286F"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Интерфейс АРМ ЦАЛАР предоставляет пользователю возможность осуществлять запуск обновления расчётных данных в базе данных. Так как обновление происходит периодически, то интерфейс позволяет узнать дату последне</w:t>
      </w:r>
      <w:r w:rsidR="00775658">
        <w:rPr>
          <w:rFonts w:ascii="Times New Roman" w:hAnsi="Times New Roman" w:cs="Times New Roman"/>
          <w:sz w:val="28"/>
        </w:rPr>
        <w:t xml:space="preserve">го обновления данных (рисунок </w:t>
      </w:r>
      <w:del w:id="289" w:author="Пользователь Windows" w:date="2021-01-27T20:04:00Z">
        <w:r w:rsidR="00AF2964" w:rsidDel="009C67B8">
          <w:rPr>
            <w:rFonts w:ascii="Times New Roman" w:hAnsi="Times New Roman" w:cs="Times New Roman"/>
            <w:sz w:val="28"/>
          </w:rPr>
          <w:delText>20</w:delText>
        </w:r>
      </w:del>
      <w:ins w:id="290" w:author="Пользователь Windows" w:date="2021-01-27T20:04:00Z">
        <w:r w:rsidR="009C67B8">
          <w:rPr>
            <w:rFonts w:ascii="Times New Roman" w:hAnsi="Times New Roman" w:cs="Times New Roman"/>
            <w:sz w:val="28"/>
          </w:rPr>
          <w:t>22</w:t>
        </w:r>
      </w:ins>
      <w:r>
        <w:rPr>
          <w:rFonts w:ascii="Times New Roman" w:hAnsi="Times New Roman" w:cs="Times New Roman"/>
          <w:sz w:val="28"/>
        </w:rPr>
        <w:t>). Для запуска обновления необходимо нажать кнопку «Обновить» и затем в открывшемся окне ввести логин и пароль и нажать «</w:t>
      </w:r>
      <w:r w:rsidR="003B12ED">
        <w:rPr>
          <w:rFonts w:ascii="Times New Roman" w:hAnsi="Times New Roman" w:cs="Times New Roman"/>
          <w:sz w:val="28"/>
        </w:rPr>
        <w:t>Вход</w:t>
      </w:r>
      <w:r w:rsidR="00775658">
        <w:rPr>
          <w:rFonts w:ascii="Times New Roman" w:hAnsi="Times New Roman" w:cs="Times New Roman"/>
          <w:sz w:val="28"/>
        </w:rPr>
        <w:t xml:space="preserve">» (рисунок </w:t>
      </w:r>
      <w:del w:id="291" w:author="Пользователь Windows" w:date="2021-01-27T20:04:00Z">
        <w:r w:rsidR="00AF2964" w:rsidDel="009C67B8">
          <w:rPr>
            <w:rFonts w:ascii="Times New Roman" w:hAnsi="Times New Roman" w:cs="Times New Roman"/>
            <w:sz w:val="28"/>
          </w:rPr>
          <w:delText>21</w:delText>
        </w:r>
      </w:del>
      <w:ins w:id="292" w:author="Пользователь Windows" w:date="2021-01-27T20:04:00Z">
        <w:r w:rsidR="009C67B8">
          <w:rPr>
            <w:rFonts w:ascii="Times New Roman" w:hAnsi="Times New Roman" w:cs="Times New Roman"/>
            <w:sz w:val="28"/>
          </w:rPr>
          <w:t>23</w:t>
        </w:r>
      </w:ins>
      <w:r>
        <w:rPr>
          <w:rFonts w:ascii="Times New Roman" w:hAnsi="Times New Roman" w:cs="Times New Roman"/>
          <w:sz w:val="28"/>
        </w:rPr>
        <w:t>).</w:t>
      </w:r>
    </w:p>
    <w:p w14:paraId="784BE9B2"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E3C4F48" wp14:editId="2ABA4D08">
            <wp:extent cx="2072640" cy="1561389"/>
            <wp:effectExtent l="0" t="0" r="381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5937" cy="1578939"/>
                    </a:xfrm>
                    <a:prstGeom prst="rect">
                      <a:avLst/>
                    </a:prstGeom>
                  </pic:spPr>
                </pic:pic>
              </a:graphicData>
            </a:graphic>
          </wp:inline>
        </w:drawing>
      </w:r>
    </w:p>
    <w:p w14:paraId="135153F8" w14:textId="419A4215"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93" w:author="Пользователь Windows" w:date="2021-01-27T20:04:00Z">
        <w:r w:rsidR="00AF2964" w:rsidDel="009C67B8">
          <w:rPr>
            <w:rFonts w:ascii="Times New Roman" w:hAnsi="Times New Roman" w:cs="Times New Roman"/>
            <w:sz w:val="28"/>
          </w:rPr>
          <w:delText>20</w:delText>
        </w:r>
        <w:r w:rsidR="0079741F" w:rsidDel="009C67B8">
          <w:rPr>
            <w:rFonts w:ascii="Times New Roman" w:hAnsi="Times New Roman" w:cs="Times New Roman"/>
            <w:sz w:val="28"/>
          </w:rPr>
          <w:delText xml:space="preserve"> </w:delText>
        </w:r>
      </w:del>
      <w:ins w:id="294" w:author="Пользователь Windows" w:date="2021-01-27T20:04:00Z">
        <w:r w:rsidR="009C67B8">
          <w:rPr>
            <w:rFonts w:ascii="Times New Roman" w:hAnsi="Times New Roman" w:cs="Times New Roman"/>
            <w:sz w:val="28"/>
          </w:rPr>
          <w:t xml:space="preserve">22 </w:t>
        </w:r>
      </w:ins>
      <w:r w:rsidR="0079741F">
        <w:rPr>
          <w:rFonts w:ascii="Times New Roman" w:hAnsi="Times New Roman" w:cs="Times New Roman"/>
          <w:sz w:val="28"/>
        </w:rPr>
        <w:t>– Стартовое окно</w:t>
      </w:r>
    </w:p>
    <w:p w14:paraId="320EFFC6"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4829F782" wp14:editId="0D091AA2">
            <wp:extent cx="2095500" cy="1578610"/>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2496" cy="1614014"/>
                    </a:xfrm>
                    <a:prstGeom prst="rect">
                      <a:avLst/>
                    </a:prstGeom>
                  </pic:spPr>
                </pic:pic>
              </a:graphicData>
            </a:graphic>
          </wp:inline>
        </w:drawing>
      </w:r>
    </w:p>
    <w:p w14:paraId="04772EFE" w14:textId="24A6E41E"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95" w:author="Пользователь Windows" w:date="2021-01-27T20:04:00Z">
        <w:r w:rsidR="00AF2964" w:rsidDel="009C67B8">
          <w:rPr>
            <w:rFonts w:ascii="Times New Roman" w:hAnsi="Times New Roman" w:cs="Times New Roman"/>
            <w:sz w:val="28"/>
          </w:rPr>
          <w:delText>21</w:delText>
        </w:r>
        <w:r w:rsidR="0079741F" w:rsidDel="009C67B8">
          <w:rPr>
            <w:rFonts w:ascii="Times New Roman" w:hAnsi="Times New Roman" w:cs="Times New Roman"/>
            <w:sz w:val="28"/>
          </w:rPr>
          <w:delText xml:space="preserve"> </w:delText>
        </w:r>
      </w:del>
      <w:ins w:id="296" w:author="Пользователь Windows" w:date="2021-01-27T20:04:00Z">
        <w:r w:rsidR="009C67B8">
          <w:rPr>
            <w:rFonts w:ascii="Times New Roman" w:hAnsi="Times New Roman" w:cs="Times New Roman"/>
            <w:sz w:val="28"/>
          </w:rPr>
          <w:t xml:space="preserve">23 </w:t>
        </w:r>
      </w:ins>
      <w:r w:rsidR="0079741F">
        <w:rPr>
          <w:rFonts w:ascii="Times New Roman" w:hAnsi="Times New Roman" w:cs="Times New Roman"/>
          <w:sz w:val="28"/>
        </w:rPr>
        <w:t>– Ввод логина и пароля</w:t>
      </w:r>
    </w:p>
    <w:p w14:paraId="6B527480" w14:textId="1E5A246A" w:rsidR="00E5286F" w:rsidRPr="00E5286F" w:rsidRDefault="00E5286F" w:rsidP="00E5286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успешном обновлении появи</w:t>
      </w:r>
      <w:r w:rsidR="00775658">
        <w:rPr>
          <w:rFonts w:ascii="Times New Roman" w:hAnsi="Times New Roman" w:cs="Times New Roman"/>
          <w:sz w:val="28"/>
        </w:rPr>
        <w:t xml:space="preserve">тся сообщение, как на рисунке </w:t>
      </w:r>
      <w:del w:id="297" w:author="Пользователь Windows" w:date="2021-01-27T20:04:00Z">
        <w:r w:rsidR="00D91A16" w:rsidDel="009C67B8">
          <w:rPr>
            <w:rFonts w:ascii="Times New Roman" w:hAnsi="Times New Roman" w:cs="Times New Roman"/>
            <w:sz w:val="28"/>
          </w:rPr>
          <w:delText>2</w:delText>
        </w:r>
        <w:r w:rsidR="00AF2964" w:rsidDel="009C67B8">
          <w:rPr>
            <w:rFonts w:ascii="Times New Roman" w:hAnsi="Times New Roman" w:cs="Times New Roman"/>
            <w:sz w:val="28"/>
          </w:rPr>
          <w:delText>2</w:delText>
        </w:r>
      </w:del>
      <w:ins w:id="298" w:author="Пользователь Windows" w:date="2021-01-27T20:04:00Z">
        <w:r w:rsidR="009C67B8">
          <w:rPr>
            <w:rFonts w:ascii="Times New Roman" w:hAnsi="Times New Roman" w:cs="Times New Roman"/>
            <w:sz w:val="28"/>
          </w:rPr>
          <w:t>24</w:t>
        </w:r>
      </w:ins>
      <w:r>
        <w:rPr>
          <w:rFonts w:ascii="Times New Roman" w:hAnsi="Times New Roman" w:cs="Times New Roman"/>
          <w:sz w:val="28"/>
        </w:rPr>
        <w:t>. В обратном случае пользователь получит</w:t>
      </w:r>
      <w:r w:rsidR="00775658">
        <w:rPr>
          <w:rFonts w:ascii="Times New Roman" w:hAnsi="Times New Roman" w:cs="Times New Roman"/>
          <w:sz w:val="28"/>
        </w:rPr>
        <w:t xml:space="preserve"> сообщение об ошибке (рисунок </w:t>
      </w:r>
      <w:del w:id="299" w:author="Пользователь Windows" w:date="2021-01-27T20:04:00Z">
        <w:r w:rsidR="00D91A16" w:rsidDel="009C67B8">
          <w:rPr>
            <w:rFonts w:ascii="Times New Roman" w:hAnsi="Times New Roman" w:cs="Times New Roman"/>
            <w:sz w:val="28"/>
          </w:rPr>
          <w:delText>2</w:delText>
        </w:r>
        <w:r w:rsidR="00AF2964" w:rsidDel="009C67B8">
          <w:rPr>
            <w:rFonts w:ascii="Times New Roman" w:hAnsi="Times New Roman" w:cs="Times New Roman"/>
            <w:sz w:val="28"/>
          </w:rPr>
          <w:delText>3</w:delText>
        </w:r>
      </w:del>
      <w:ins w:id="300" w:author="Пользователь Windows" w:date="2021-01-27T20:04:00Z">
        <w:r w:rsidR="009C67B8">
          <w:rPr>
            <w:rFonts w:ascii="Times New Roman" w:hAnsi="Times New Roman" w:cs="Times New Roman"/>
            <w:sz w:val="28"/>
          </w:rPr>
          <w:t>25</w:t>
        </w:r>
      </w:ins>
      <w:r>
        <w:rPr>
          <w:rFonts w:ascii="Times New Roman" w:hAnsi="Times New Roman" w:cs="Times New Roman"/>
          <w:sz w:val="28"/>
        </w:rPr>
        <w:t>).</w:t>
      </w:r>
    </w:p>
    <w:p w14:paraId="554C5579"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14F7B9D" wp14:editId="514609CE">
            <wp:extent cx="2141220" cy="155101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59031" cy="1563914"/>
                    </a:xfrm>
                    <a:prstGeom prst="rect">
                      <a:avLst/>
                    </a:prstGeom>
                  </pic:spPr>
                </pic:pic>
              </a:graphicData>
            </a:graphic>
          </wp:inline>
        </w:drawing>
      </w:r>
    </w:p>
    <w:p w14:paraId="6C77F046" w14:textId="78DCE7C7"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301" w:author="Пользователь Windows" w:date="2021-01-27T20:04:00Z">
        <w:r w:rsidR="00D91A16" w:rsidDel="009C67B8">
          <w:rPr>
            <w:rFonts w:ascii="Times New Roman" w:hAnsi="Times New Roman" w:cs="Times New Roman"/>
            <w:sz w:val="28"/>
          </w:rPr>
          <w:delText>2</w:delText>
        </w:r>
        <w:r w:rsidR="00AF2964" w:rsidDel="009C67B8">
          <w:rPr>
            <w:rFonts w:ascii="Times New Roman" w:hAnsi="Times New Roman" w:cs="Times New Roman"/>
            <w:sz w:val="28"/>
          </w:rPr>
          <w:delText>2</w:delText>
        </w:r>
        <w:r w:rsidR="0079741F" w:rsidDel="009C67B8">
          <w:rPr>
            <w:rFonts w:ascii="Times New Roman" w:hAnsi="Times New Roman" w:cs="Times New Roman"/>
            <w:sz w:val="28"/>
          </w:rPr>
          <w:delText xml:space="preserve"> </w:delText>
        </w:r>
      </w:del>
      <w:ins w:id="302" w:author="Пользователь Windows" w:date="2021-01-27T20:04:00Z">
        <w:r w:rsidR="009C67B8">
          <w:rPr>
            <w:rFonts w:ascii="Times New Roman" w:hAnsi="Times New Roman" w:cs="Times New Roman"/>
            <w:sz w:val="28"/>
          </w:rPr>
          <w:t xml:space="preserve">24 </w:t>
        </w:r>
      </w:ins>
      <w:r w:rsidR="0079741F">
        <w:rPr>
          <w:rFonts w:ascii="Times New Roman" w:hAnsi="Times New Roman" w:cs="Times New Roman"/>
          <w:sz w:val="28"/>
        </w:rPr>
        <w:t>– Сообщение об успешном выполнении</w:t>
      </w:r>
    </w:p>
    <w:p w14:paraId="5049AE28"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06F30087" wp14:editId="3367E29B">
            <wp:extent cx="2141220" cy="15814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7087" cy="1600528"/>
                    </a:xfrm>
                    <a:prstGeom prst="rect">
                      <a:avLst/>
                    </a:prstGeom>
                  </pic:spPr>
                </pic:pic>
              </a:graphicData>
            </a:graphic>
          </wp:inline>
        </w:drawing>
      </w:r>
    </w:p>
    <w:p w14:paraId="35AB10C5" w14:textId="45A2B441" w:rsidR="00CD489A" w:rsidRDefault="00775658" w:rsidP="0079741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303" w:author="Пользователь Windows" w:date="2021-01-27T20:04:00Z">
        <w:r w:rsidR="00D91A16" w:rsidDel="009C67B8">
          <w:rPr>
            <w:rFonts w:ascii="Times New Roman" w:hAnsi="Times New Roman" w:cs="Times New Roman"/>
            <w:sz w:val="28"/>
          </w:rPr>
          <w:delText>2</w:delText>
        </w:r>
        <w:r w:rsidR="00AF2964" w:rsidDel="009C67B8">
          <w:rPr>
            <w:rFonts w:ascii="Times New Roman" w:hAnsi="Times New Roman" w:cs="Times New Roman"/>
            <w:sz w:val="28"/>
          </w:rPr>
          <w:delText>3</w:delText>
        </w:r>
        <w:r w:rsidR="0079741F" w:rsidDel="009C67B8">
          <w:rPr>
            <w:rFonts w:ascii="Times New Roman" w:hAnsi="Times New Roman" w:cs="Times New Roman"/>
            <w:sz w:val="28"/>
          </w:rPr>
          <w:delText xml:space="preserve"> </w:delText>
        </w:r>
      </w:del>
      <w:ins w:id="304" w:author="Пользователь Windows" w:date="2021-01-27T20:04:00Z">
        <w:r w:rsidR="009C67B8">
          <w:rPr>
            <w:rFonts w:ascii="Times New Roman" w:hAnsi="Times New Roman" w:cs="Times New Roman"/>
            <w:sz w:val="28"/>
          </w:rPr>
          <w:t xml:space="preserve">25 </w:t>
        </w:r>
      </w:ins>
      <w:r w:rsidR="0079741F">
        <w:rPr>
          <w:rFonts w:ascii="Times New Roman" w:hAnsi="Times New Roman" w:cs="Times New Roman"/>
          <w:sz w:val="28"/>
        </w:rPr>
        <w:t>– Сообщение об ошибке</w:t>
      </w:r>
    </w:p>
    <w:p w14:paraId="7EAF200B" w14:textId="77777777" w:rsidR="003B65A0" w:rsidRDefault="003B65A0" w:rsidP="003B65A0">
      <w:pPr>
        <w:pStyle w:val="Heading2"/>
      </w:pPr>
      <w:bookmarkStart w:id="305" w:name="_Toc62603025"/>
      <w:r>
        <w:t>Выводы по разделу 3</w:t>
      </w:r>
      <w:bookmarkEnd w:id="305"/>
    </w:p>
    <w:p w14:paraId="1F6D34F8" w14:textId="0A891B48"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были описаны</w:t>
      </w:r>
      <w:r w:rsidRPr="003B65A0">
        <w:rPr>
          <w:rFonts w:ascii="Times New Roman" w:hAnsi="Times New Roman" w:cs="Times New Roman"/>
          <w:sz w:val="28"/>
        </w:rPr>
        <w:t xml:space="preserve"> используемы</w:t>
      </w:r>
      <w:r w:rsidR="00E95C41">
        <w:rPr>
          <w:rFonts w:ascii="Times New Roman" w:hAnsi="Times New Roman" w:cs="Times New Roman"/>
          <w:sz w:val="28"/>
        </w:rPr>
        <w:t>е</w:t>
      </w:r>
      <w:r w:rsidRPr="003B65A0">
        <w:rPr>
          <w:rFonts w:ascii="Times New Roman" w:hAnsi="Times New Roman" w:cs="Times New Roman"/>
          <w:sz w:val="28"/>
        </w:rPr>
        <w:t xml:space="preserve"> </w:t>
      </w:r>
      <w:r>
        <w:rPr>
          <w:rFonts w:ascii="Times New Roman" w:hAnsi="Times New Roman" w:cs="Times New Roman"/>
          <w:sz w:val="28"/>
        </w:rPr>
        <w:t xml:space="preserve">алгоритмы и </w:t>
      </w:r>
      <w:r w:rsidRPr="003B65A0">
        <w:rPr>
          <w:rFonts w:ascii="Times New Roman" w:hAnsi="Times New Roman" w:cs="Times New Roman"/>
          <w:sz w:val="28"/>
        </w:rPr>
        <w:t>технологи</w:t>
      </w:r>
      <w:r w:rsidR="00E95C41">
        <w:rPr>
          <w:rFonts w:ascii="Times New Roman" w:hAnsi="Times New Roman" w:cs="Times New Roman"/>
          <w:sz w:val="28"/>
        </w:rPr>
        <w:t>и</w:t>
      </w:r>
      <w:r>
        <w:rPr>
          <w:rFonts w:ascii="Times New Roman" w:hAnsi="Times New Roman" w:cs="Times New Roman"/>
          <w:sz w:val="28"/>
        </w:rPr>
        <w:t xml:space="preserve"> при создании ПО централизованной АЛАР. </w:t>
      </w:r>
      <w:r w:rsidR="00226E92">
        <w:rPr>
          <w:rFonts w:ascii="Times New Roman" w:hAnsi="Times New Roman" w:cs="Times New Roman"/>
          <w:sz w:val="28"/>
        </w:rPr>
        <w:t>Затем была разработана рабочая документация к программному обеспечению.</w:t>
      </w:r>
      <w:r w:rsidR="00E95C41">
        <w:rPr>
          <w:rFonts w:ascii="Times New Roman" w:hAnsi="Times New Roman" w:cs="Times New Roman"/>
          <w:sz w:val="28"/>
        </w:rPr>
        <w:t xml:space="preserve"> Рабочая документация</w:t>
      </w:r>
      <w:del w:id="306" w:author="AAK" w:date="2021-01-29T20:39:00Z">
        <w:r w:rsidR="00E95C41" w:rsidDel="008163A2">
          <w:rPr>
            <w:rFonts w:ascii="Times New Roman" w:hAnsi="Times New Roman" w:cs="Times New Roman"/>
            <w:sz w:val="28"/>
          </w:rPr>
          <w:delText xml:space="preserve"> </w:delText>
        </w:r>
      </w:del>
      <w:r w:rsidR="00E95C41">
        <w:rPr>
          <w:rFonts w:ascii="Times New Roman" w:hAnsi="Times New Roman" w:cs="Times New Roman"/>
          <w:sz w:val="28"/>
        </w:rPr>
        <w:t xml:space="preserve"> включает в себя общие сведения о системе, архитектуру и принципы функционирования системы, входные и выходные данные, системные требования, требования к пользователям системы, а также интерфейс пользователя.</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410D157F" w:rsidR="00775658" w:rsidRDefault="00775658" w:rsidP="003B65A0">
      <w:pPr>
        <w:spacing w:after="0" w:line="360" w:lineRule="auto"/>
        <w:ind w:firstLine="709"/>
        <w:contextualSpacing/>
        <w:jc w:val="both"/>
        <w:rPr>
          <w:rFonts w:ascii="Times New Roman" w:hAnsi="Times New Roman" w:cs="Times New Roman"/>
          <w:sz w:val="28"/>
        </w:rPr>
      </w:pPr>
    </w:p>
    <w:p w14:paraId="2DFE81C7" w14:textId="1042918D" w:rsidR="00AF2964" w:rsidRDefault="00AF2964" w:rsidP="003B65A0">
      <w:pPr>
        <w:spacing w:after="0" w:line="360" w:lineRule="auto"/>
        <w:ind w:firstLine="709"/>
        <w:contextualSpacing/>
        <w:jc w:val="both"/>
        <w:rPr>
          <w:rFonts w:ascii="Times New Roman" w:hAnsi="Times New Roman" w:cs="Times New Roman"/>
          <w:sz w:val="28"/>
        </w:rPr>
      </w:pPr>
    </w:p>
    <w:p w14:paraId="64D67E66" w14:textId="10B9B076" w:rsidR="00AF2964" w:rsidRDefault="00AF2964" w:rsidP="003B65A0">
      <w:pPr>
        <w:spacing w:after="0" w:line="360" w:lineRule="auto"/>
        <w:ind w:firstLine="709"/>
        <w:contextualSpacing/>
        <w:jc w:val="both"/>
        <w:rPr>
          <w:rFonts w:ascii="Times New Roman" w:hAnsi="Times New Roman" w:cs="Times New Roman"/>
          <w:sz w:val="28"/>
        </w:rPr>
      </w:pPr>
    </w:p>
    <w:p w14:paraId="3EB36AFF" w14:textId="7513CCB1" w:rsidR="00AF2964" w:rsidRDefault="00AF2964" w:rsidP="003B65A0">
      <w:pPr>
        <w:spacing w:after="0" w:line="360" w:lineRule="auto"/>
        <w:ind w:firstLine="709"/>
        <w:contextualSpacing/>
        <w:jc w:val="both"/>
        <w:rPr>
          <w:rFonts w:ascii="Times New Roman" w:hAnsi="Times New Roman" w:cs="Times New Roman"/>
          <w:sz w:val="28"/>
        </w:rPr>
      </w:pPr>
    </w:p>
    <w:p w14:paraId="13A085A9" w14:textId="77777777" w:rsidR="00AF2964" w:rsidRDefault="00AF2964" w:rsidP="003B65A0">
      <w:pPr>
        <w:spacing w:after="0" w:line="360" w:lineRule="auto"/>
        <w:ind w:firstLine="709"/>
        <w:contextualSpacing/>
        <w:jc w:val="both"/>
        <w:rPr>
          <w:rFonts w:ascii="Times New Roman" w:hAnsi="Times New Roman" w:cs="Times New Roman"/>
          <w:sz w:val="28"/>
        </w:rPr>
      </w:pPr>
    </w:p>
    <w:p w14:paraId="59CB5ED4" w14:textId="76B6A029"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3B65A0">
      <w:pPr>
        <w:spacing w:after="0" w:line="360" w:lineRule="auto"/>
        <w:ind w:firstLine="709"/>
        <w:contextualSpacing/>
        <w:jc w:val="both"/>
        <w:rPr>
          <w:rFonts w:ascii="Times New Roman" w:hAnsi="Times New Roman" w:cs="Times New Roman"/>
          <w:sz w:val="28"/>
        </w:rPr>
      </w:pPr>
    </w:p>
    <w:p w14:paraId="7B410EEF" w14:textId="77777777" w:rsidR="00034FDB" w:rsidRPr="005145C9" w:rsidRDefault="009D4381" w:rsidP="009D4381">
      <w:pPr>
        <w:pStyle w:val="Heading1"/>
      </w:pPr>
      <w:bookmarkStart w:id="307" w:name="_Toc62603026"/>
      <w:r>
        <w:lastRenderedPageBreak/>
        <w:t>4</w:t>
      </w:r>
      <w:r w:rsidR="00B66A4C">
        <w:t>. Тестирование</w:t>
      </w:r>
      <w:r w:rsidR="00B66A4C" w:rsidRPr="00B66A4C">
        <w:t xml:space="preserve"> программного обеспечения централизованной АЛАР</w:t>
      </w:r>
      <w:bookmarkEnd w:id="307"/>
    </w:p>
    <w:p w14:paraId="09E6CDDB" w14:textId="77777777" w:rsidR="004F6B3F" w:rsidRPr="00952BAB" w:rsidRDefault="009D4381" w:rsidP="009D4381">
      <w:pPr>
        <w:pStyle w:val="Heading2"/>
      </w:pPr>
      <w:bookmarkStart w:id="308" w:name="_Toc62603027"/>
      <w:r>
        <w:t>4</w:t>
      </w:r>
      <w:r w:rsidR="00847D25">
        <w:t>.</w:t>
      </w:r>
      <w:r w:rsidR="00BB735F">
        <w:t>1</w:t>
      </w:r>
      <w:r w:rsidR="00847D25">
        <w:t xml:space="preserve">. </w:t>
      </w:r>
      <w:r w:rsidR="00B66A4C">
        <w:t>Т</w:t>
      </w:r>
      <w:r w:rsidR="00847D25">
        <w:t>естирование подсистемы Обработки данных СВИ</w:t>
      </w:r>
      <w:bookmarkEnd w:id="308"/>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w:t>
      </w:r>
      <w:proofErr w:type="spellStart"/>
      <w:r w:rsidR="007552B4">
        <w:rPr>
          <w:rFonts w:ascii="Times New Roman" w:hAnsi="Times New Roman" w:cs="Times New Roman"/>
          <w:sz w:val="28"/>
        </w:rPr>
        <w:t>мс</w:t>
      </w:r>
      <w:proofErr w:type="spellEnd"/>
      <w:r w:rsidR="007552B4">
        <w:rPr>
          <w:rFonts w:ascii="Times New Roman" w:hAnsi="Times New Roman" w:cs="Times New Roman"/>
          <w:sz w:val="28"/>
        </w:rPr>
        <w:t>.</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598100FA" w14:textId="454679EB" w:rsidR="00952BAB" w:rsidRDefault="007552B4" w:rsidP="004F6B3F">
      <w:pPr>
        <w:spacing w:after="0" w:line="360" w:lineRule="auto"/>
        <w:ind w:firstLine="709"/>
        <w:contextualSpacing/>
        <w:jc w:val="both"/>
        <w:rPr>
          <w:rFonts w:ascii="Times New Roman" w:hAnsi="Times New Roman" w:cs="Times New Roman"/>
          <w:sz w:val="28"/>
        </w:rPr>
      </w:pPr>
      <w:del w:id="309" w:author="Пользователь Windows" w:date="2021-01-27T19:40:00Z">
        <w:r w:rsidDel="002817B5">
          <w:rPr>
            <w:rFonts w:ascii="Times New Roman" w:hAnsi="Times New Roman" w:cs="Times New Roman"/>
            <w:sz w:val="28"/>
          </w:rPr>
          <w:delText>Прот</w:delText>
        </w:r>
      </w:del>
      <w:ins w:id="310" w:author="Пользователь Windows" w:date="2021-01-27T19:40:00Z">
        <w:r w:rsidR="002817B5">
          <w:rPr>
            <w:rFonts w:ascii="Times New Roman" w:hAnsi="Times New Roman" w:cs="Times New Roman"/>
            <w:sz w:val="28"/>
          </w:rPr>
          <w:t>Т</w:t>
        </w:r>
      </w:ins>
      <w:r>
        <w:rPr>
          <w:rFonts w:ascii="Times New Roman" w:hAnsi="Times New Roman" w:cs="Times New Roman"/>
          <w:sz w:val="28"/>
        </w:rPr>
        <w:t xml:space="preserve">естируем </w:t>
      </w:r>
      <w:ins w:id="311" w:author="Пользователь Windows" w:date="2021-01-27T19:38:00Z">
        <w:r w:rsidR="002817B5">
          <w:rPr>
            <w:rFonts w:ascii="Times New Roman" w:hAnsi="Times New Roman" w:cs="Times New Roman"/>
            <w:sz w:val="28"/>
          </w:rPr>
          <w:t>подсистему на выполнение выявления возмущения</w:t>
        </w:r>
      </w:ins>
      <w:del w:id="312" w:author="Пользователь Windows" w:date="2021-01-27T19:38:00Z">
        <w:r w:rsidDel="002817B5">
          <w:rPr>
            <w:rFonts w:ascii="Times New Roman" w:hAnsi="Times New Roman" w:cs="Times New Roman"/>
            <w:sz w:val="28"/>
          </w:rPr>
          <w:delText>работу подсистемы</w:delText>
        </w:r>
      </w:del>
      <w:r>
        <w:rPr>
          <w:rFonts w:ascii="Times New Roman" w:hAnsi="Times New Roman" w:cs="Times New Roman"/>
          <w:sz w:val="28"/>
        </w:rPr>
        <w:t>.</w:t>
      </w:r>
      <w:del w:id="313" w:author="Пользователь Windows" w:date="2021-01-27T19:37:00Z">
        <w:r w:rsidDel="002817B5">
          <w:rPr>
            <w:rFonts w:ascii="Times New Roman" w:hAnsi="Times New Roman" w:cs="Times New Roman"/>
            <w:sz w:val="28"/>
          </w:rPr>
          <w:delText xml:space="preserve"> </w:delText>
        </w:r>
      </w:del>
      <w:ins w:id="314" w:author="Пользователь Windows" w:date="2021-01-27T19:37:00Z">
        <w:r w:rsidR="002817B5" w:rsidRPr="002817B5">
          <w:rPr>
            <w:rFonts w:ascii="Times New Roman" w:hAnsi="Times New Roman" w:cs="Times New Roman"/>
            <w:sz w:val="28"/>
            <w:rPrChange w:id="315" w:author="Пользователь Windows" w:date="2021-01-27T19:37:00Z">
              <w:rPr>
                <w:rFonts w:ascii="Times New Roman" w:hAnsi="Times New Roman" w:cs="Times New Roman"/>
                <w:sz w:val="28"/>
                <w:lang w:val="en-US"/>
              </w:rPr>
            </w:rPrChange>
          </w:rPr>
          <w:t xml:space="preserve"> </w:t>
        </w:r>
      </w:ins>
      <w:r>
        <w:rPr>
          <w:rFonts w:ascii="Times New Roman" w:hAnsi="Times New Roman" w:cs="Times New Roman"/>
          <w:sz w:val="28"/>
        </w:rPr>
        <w:t xml:space="preserve">На рисунке </w:t>
      </w:r>
      <w:del w:id="316" w:author="Пользователь Windows" w:date="2021-01-27T20:05:00Z">
        <w:r w:rsidR="00775658" w:rsidDel="009C67B8">
          <w:rPr>
            <w:rFonts w:ascii="Times New Roman" w:hAnsi="Times New Roman" w:cs="Times New Roman"/>
            <w:sz w:val="28"/>
          </w:rPr>
          <w:delText>2</w:delText>
        </w:r>
        <w:r w:rsidR="00AF2964" w:rsidDel="009C67B8">
          <w:rPr>
            <w:rFonts w:ascii="Times New Roman" w:hAnsi="Times New Roman" w:cs="Times New Roman"/>
            <w:sz w:val="28"/>
          </w:rPr>
          <w:delText>4</w:delText>
        </w:r>
        <w:r w:rsidDel="009C67B8">
          <w:rPr>
            <w:rFonts w:ascii="Times New Roman" w:hAnsi="Times New Roman" w:cs="Times New Roman"/>
            <w:sz w:val="28"/>
          </w:rPr>
          <w:delText xml:space="preserve"> </w:delText>
        </w:r>
      </w:del>
      <w:ins w:id="317" w:author="Пользователь Windows" w:date="2021-01-27T20:05:00Z">
        <w:r w:rsidR="009C67B8">
          <w:rPr>
            <w:rFonts w:ascii="Times New Roman" w:hAnsi="Times New Roman" w:cs="Times New Roman"/>
            <w:sz w:val="28"/>
          </w:rPr>
          <w:t xml:space="preserve">26 </w:t>
        </w:r>
      </w:ins>
      <w:r>
        <w:rPr>
          <w:rFonts w:ascii="Times New Roman" w:hAnsi="Times New Roman" w:cs="Times New Roman"/>
          <w:sz w:val="28"/>
        </w:rPr>
        <w:t>можно увидеть время получения кадра</w:t>
      </w:r>
      <w:del w:id="318" w:author="Пользователь Windows" w:date="2021-01-27T19:39:00Z">
        <w:r w:rsidDel="002817B5">
          <w:rPr>
            <w:rFonts w:ascii="Times New Roman" w:hAnsi="Times New Roman" w:cs="Times New Roman"/>
            <w:sz w:val="28"/>
          </w:rPr>
          <w:delText>,</w:delText>
        </w:r>
      </w:del>
      <w:ins w:id="319" w:author="Пользователь Windows" w:date="2021-01-27T19:39:00Z">
        <w:r w:rsidR="002817B5">
          <w:rPr>
            <w:rFonts w:ascii="Times New Roman" w:hAnsi="Times New Roman" w:cs="Times New Roman"/>
            <w:sz w:val="28"/>
          </w:rPr>
          <w:t xml:space="preserve"> и</w:t>
        </w:r>
      </w:ins>
      <w:r>
        <w:rPr>
          <w:rFonts w:ascii="Times New Roman" w:hAnsi="Times New Roman" w:cs="Times New Roman"/>
          <w:sz w:val="28"/>
        </w:rPr>
        <w:t xml:space="preserve"> факт того, было ли выявлено возмущение</w:t>
      </w:r>
      <w:ins w:id="320" w:author="Пользователь Windows" w:date="2021-01-27T19:39:00Z">
        <w:r w:rsidR="002817B5">
          <w:rPr>
            <w:rFonts w:ascii="Times New Roman" w:hAnsi="Times New Roman" w:cs="Times New Roman"/>
            <w:sz w:val="28"/>
          </w:rPr>
          <w:t>:</w:t>
        </w:r>
      </w:ins>
      <w:r>
        <w:rPr>
          <w:rFonts w:ascii="Times New Roman" w:hAnsi="Times New Roman" w:cs="Times New Roman"/>
          <w:sz w:val="28"/>
        </w:rPr>
        <w:t xml:space="preserve"> </w:t>
      </w:r>
      <w:del w:id="321" w:author="Пользователь Windows" w:date="2021-01-27T19:39:00Z">
        <w:r w:rsidDel="002817B5">
          <w:rPr>
            <w:rFonts w:ascii="Times New Roman" w:hAnsi="Times New Roman" w:cs="Times New Roman"/>
            <w:sz w:val="28"/>
          </w:rPr>
          <w:delText xml:space="preserve">(на рисунке </w:delText>
        </w:r>
        <w:r w:rsidDel="002817B5">
          <w:rPr>
            <w:rFonts w:ascii="Times New Roman" w:hAnsi="Times New Roman" w:cs="Times New Roman"/>
            <w:sz w:val="28"/>
            <w:lang w:val="en-US"/>
          </w:rPr>
          <w:delText>status</w:delText>
        </w:r>
        <w:r w:rsidDel="002817B5">
          <w:rPr>
            <w:rFonts w:ascii="Times New Roman" w:hAnsi="Times New Roman" w:cs="Times New Roman"/>
            <w:sz w:val="28"/>
          </w:rPr>
          <w:delText>:</w:delText>
        </w:r>
        <w:r w:rsidRPr="007552B4" w:rsidDel="002817B5">
          <w:rPr>
            <w:rFonts w:ascii="Times New Roman" w:hAnsi="Times New Roman" w:cs="Times New Roman"/>
            <w:sz w:val="28"/>
          </w:rPr>
          <w:delText xml:space="preserve"> </w:delText>
        </w:r>
      </w:del>
      <w:r>
        <w:rPr>
          <w:rFonts w:ascii="Times New Roman" w:hAnsi="Times New Roman" w:cs="Times New Roman"/>
          <w:sz w:val="28"/>
          <w:lang w:val="en-US"/>
        </w:rPr>
        <w:t>false</w:t>
      </w:r>
      <w:ins w:id="322" w:author="Пользователь Windows" w:date="2021-01-27T19:39:00Z">
        <w:r w:rsidR="002817B5">
          <w:rPr>
            <w:rFonts w:ascii="Times New Roman" w:hAnsi="Times New Roman" w:cs="Times New Roman"/>
            <w:sz w:val="28"/>
          </w:rPr>
          <w:t xml:space="preserve"> означает отсутствие опасного возмущения,</w:t>
        </w:r>
      </w:ins>
      <w:r w:rsidRPr="007552B4">
        <w:rPr>
          <w:rFonts w:ascii="Times New Roman" w:hAnsi="Times New Roman" w:cs="Times New Roman"/>
          <w:sz w:val="28"/>
        </w:rPr>
        <w:t xml:space="preserve"> </w:t>
      </w:r>
      <w:del w:id="323" w:author="Пользователь Windows" w:date="2021-01-27T19:40:00Z">
        <w:r w:rsidDel="002817B5">
          <w:rPr>
            <w:rFonts w:ascii="Times New Roman" w:hAnsi="Times New Roman" w:cs="Times New Roman"/>
            <w:sz w:val="28"/>
          </w:rPr>
          <w:delText xml:space="preserve">или </w:delText>
        </w:r>
      </w:del>
      <w:r>
        <w:rPr>
          <w:rFonts w:ascii="Times New Roman" w:hAnsi="Times New Roman" w:cs="Times New Roman"/>
          <w:sz w:val="28"/>
          <w:lang w:val="en-US"/>
        </w:rPr>
        <w:t>true</w:t>
      </w:r>
      <w:del w:id="324" w:author="Пользователь Windows" w:date="2021-01-27T19:40:00Z">
        <w:r w:rsidRPr="007552B4" w:rsidDel="002817B5">
          <w:rPr>
            <w:rFonts w:ascii="Times New Roman" w:hAnsi="Times New Roman" w:cs="Times New Roman"/>
            <w:sz w:val="28"/>
          </w:rPr>
          <w:delText>)</w:delText>
        </w:r>
      </w:del>
      <w:ins w:id="325" w:author="Пользователь Windows" w:date="2021-01-27T19:40:00Z">
        <w:r w:rsidR="002817B5">
          <w:rPr>
            <w:rFonts w:ascii="Times New Roman" w:hAnsi="Times New Roman" w:cs="Times New Roman"/>
            <w:sz w:val="28"/>
          </w:rPr>
          <w:t xml:space="preserve"> – опасное возмущение выявлено</w:t>
        </w:r>
      </w:ins>
      <w:ins w:id="326" w:author="Пользователь Windows" w:date="2021-01-27T19:39:00Z">
        <w:r w:rsidR="002817B5">
          <w:rPr>
            <w:rFonts w:ascii="Times New Roman" w:hAnsi="Times New Roman" w:cs="Times New Roman"/>
            <w:sz w:val="28"/>
          </w:rPr>
          <w:t>.</w:t>
        </w:r>
      </w:ins>
      <w:ins w:id="327" w:author="Пользователь Windows" w:date="2021-01-27T19:40:00Z">
        <w:r w:rsidR="002817B5">
          <w:rPr>
            <w:rFonts w:ascii="Times New Roman" w:hAnsi="Times New Roman" w:cs="Times New Roman"/>
            <w:sz w:val="28"/>
          </w:rPr>
          <w:t xml:space="preserve"> Далее тестируем подсистему на выполнение </w:t>
        </w:r>
        <w:proofErr w:type="spellStart"/>
        <w:r w:rsidR="002817B5">
          <w:rPr>
            <w:rFonts w:ascii="Times New Roman" w:hAnsi="Times New Roman" w:cs="Times New Roman"/>
            <w:sz w:val="28"/>
          </w:rPr>
          <w:t>опредеения</w:t>
        </w:r>
        <w:proofErr w:type="spellEnd"/>
        <w:r w:rsidR="002817B5">
          <w:rPr>
            <w:rFonts w:ascii="Times New Roman" w:hAnsi="Times New Roman" w:cs="Times New Roman"/>
            <w:sz w:val="28"/>
          </w:rPr>
          <w:t xml:space="preserve"> групп когерентных генераторов.</w:t>
        </w:r>
      </w:ins>
      <w:del w:id="328" w:author="Пользователь Windows" w:date="2021-01-27T19:39:00Z">
        <w:r w:rsidDel="002817B5">
          <w:rPr>
            <w:rFonts w:ascii="Times New Roman" w:hAnsi="Times New Roman" w:cs="Times New Roman"/>
            <w:sz w:val="28"/>
          </w:rPr>
          <w:delText xml:space="preserve">, </w:delText>
        </w:r>
      </w:del>
      <w:ins w:id="329" w:author="Пользователь Windows" w:date="2021-01-27T19:40:00Z">
        <w:r w:rsidR="002817B5">
          <w:rPr>
            <w:rFonts w:ascii="Times New Roman" w:hAnsi="Times New Roman" w:cs="Times New Roman"/>
            <w:sz w:val="28"/>
          </w:rPr>
          <w:t xml:space="preserve"> </w:t>
        </w:r>
      </w:ins>
      <w:del w:id="330" w:author="Пользователь Windows" w:date="2021-01-27T19:40:00Z">
        <w:r w:rsidDel="002817B5">
          <w:rPr>
            <w:rFonts w:ascii="Times New Roman" w:hAnsi="Times New Roman" w:cs="Times New Roman"/>
            <w:sz w:val="28"/>
          </w:rPr>
          <w:delText>и индексы</w:delText>
        </w:r>
      </w:del>
      <w:ins w:id="331" w:author="Пользователь Windows" w:date="2021-01-27T19:40:00Z">
        <w:r w:rsidR="002817B5">
          <w:rPr>
            <w:rFonts w:ascii="Times New Roman" w:hAnsi="Times New Roman" w:cs="Times New Roman"/>
            <w:sz w:val="28"/>
          </w:rPr>
          <w:t>На</w:t>
        </w:r>
      </w:ins>
      <w:ins w:id="332" w:author="Пользователь Windows" w:date="2021-01-27T19:41:00Z">
        <w:r w:rsidR="002817B5">
          <w:rPr>
            <w:rFonts w:ascii="Times New Roman" w:hAnsi="Times New Roman" w:cs="Times New Roman"/>
            <w:sz w:val="28"/>
          </w:rPr>
          <w:t xml:space="preserve"> </w:t>
        </w:r>
      </w:ins>
      <w:ins w:id="333" w:author="Пользователь Windows" w:date="2021-01-27T19:40:00Z">
        <w:r w:rsidR="002817B5">
          <w:rPr>
            <w:rFonts w:ascii="Times New Roman" w:hAnsi="Times New Roman" w:cs="Times New Roman"/>
            <w:sz w:val="28"/>
          </w:rPr>
          <w:t>рисунке 2</w:t>
        </w:r>
      </w:ins>
      <w:ins w:id="334" w:author="Пользователь Windows" w:date="2021-01-27T20:05:00Z">
        <w:r w:rsidR="009C67B8">
          <w:rPr>
            <w:rFonts w:ascii="Times New Roman" w:hAnsi="Times New Roman" w:cs="Times New Roman"/>
            <w:sz w:val="28"/>
          </w:rPr>
          <w:t>7</w:t>
        </w:r>
      </w:ins>
      <w:ins w:id="335" w:author="Пользователь Windows" w:date="2021-01-27T19:41:00Z">
        <w:r w:rsidR="002817B5">
          <w:rPr>
            <w:rFonts w:ascii="Times New Roman" w:hAnsi="Times New Roman" w:cs="Times New Roman"/>
            <w:sz w:val="28"/>
          </w:rPr>
          <w:t xml:space="preserve"> представлено индексы</w:t>
        </w:r>
      </w:ins>
      <w:r>
        <w:rPr>
          <w:rFonts w:ascii="Times New Roman" w:hAnsi="Times New Roman" w:cs="Times New Roman"/>
          <w:sz w:val="28"/>
        </w:rPr>
        <w:t xml:space="preserve"> генераторов двух групп</w:t>
      </w:r>
      <w:ins w:id="336" w:author="Пользователь Windows" w:date="2021-01-27T19:41:00Z">
        <w:r w:rsidR="002817B5">
          <w:rPr>
            <w:rFonts w:ascii="Times New Roman" w:hAnsi="Times New Roman" w:cs="Times New Roman"/>
            <w:sz w:val="28"/>
          </w:rPr>
          <w:t>.</w:t>
        </w:r>
      </w:ins>
      <w:r>
        <w:rPr>
          <w:rFonts w:ascii="Times New Roman" w:hAnsi="Times New Roman" w:cs="Times New Roman"/>
          <w:sz w:val="28"/>
        </w:rPr>
        <w:t xml:space="preserve"> </w:t>
      </w:r>
      <w:del w:id="337" w:author="Пользователь Windows" w:date="2021-01-27T19:41:00Z">
        <w:r w:rsidDel="002817B5">
          <w:rPr>
            <w:rFonts w:ascii="Times New Roman" w:hAnsi="Times New Roman" w:cs="Times New Roman"/>
            <w:sz w:val="28"/>
          </w:rPr>
          <w:delText>когерентных генераторов</w:delText>
        </w:r>
        <w:r w:rsidR="00E75A4A" w:rsidDel="002817B5">
          <w:rPr>
            <w:rFonts w:ascii="Times New Roman" w:hAnsi="Times New Roman" w:cs="Times New Roman"/>
            <w:sz w:val="28"/>
          </w:rPr>
          <w:delText xml:space="preserve"> (н</w:delText>
        </w:r>
      </w:del>
      <w:ins w:id="338" w:author="Пользователь Windows" w:date="2021-01-27T19:41:00Z">
        <w:r w:rsidR="002817B5">
          <w:rPr>
            <w:rFonts w:ascii="Times New Roman" w:hAnsi="Times New Roman" w:cs="Times New Roman"/>
            <w:sz w:val="28"/>
          </w:rPr>
          <w:t>Индексы</w:t>
        </w:r>
      </w:ins>
      <w:del w:id="339" w:author="Пользователь Windows" w:date="2021-01-27T19:41:00Z">
        <w:r w:rsidR="00E75A4A" w:rsidDel="002817B5">
          <w:rPr>
            <w:rFonts w:ascii="Times New Roman" w:hAnsi="Times New Roman" w:cs="Times New Roman"/>
            <w:sz w:val="28"/>
          </w:rPr>
          <w:delText>омер</w:delText>
        </w:r>
      </w:del>
      <w:r w:rsidR="00E75A4A">
        <w:rPr>
          <w:rFonts w:ascii="Times New Roman" w:hAnsi="Times New Roman" w:cs="Times New Roman"/>
          <w:sz w:val="28"/>
        </w:rPr>
        <w:t xml:space="preserve"> генератор</w:t>
      </w:r>
      <w:ins w:id="340" w:author="Пользователь Windows" w:date="2021-01-27T19:41:00Z">
        <w:r w:rsidR="002817B5">
          <w:rPr>
            <w:rFonts w:ascii="Times New Roman" w:hAnsi="Times New Roman" w:cs="Times New Roman"/>
            <w:sz w:val="28"/>
          </w:rPr>
          <w:t>ов выбирались</w:t>
        </w:r>
      </w:ins>
      <w:del w:id="341" w:author="Пользователь Windows" w:date="2021-01-27T19:41:00Z">
        <w:r w:rsidR="00E75A4A" w:rsidDel="002817B5">
          <w:rPr>
            <w:rFonts w:ascii="Times New Roman" w:hAnsi="Times New Roman" w:cs="Times New Roman"/>
            <w:sz w:val="28"/>
          </w:rPr>
          <w:delText>а</w:delText>
        </w:r>
      </w:del>
      <w:r w:rsidR="00E75A4A">
        <w:rPr>
          <w:rFonts w:ascii="Times New Roman" w:hAnsi="Times New Roman" w:cs="Times New Roman"/>
          <w:sz w:val="28"/>
        </w:rPr>
        <w:t xml:space="preserve"> согласно</w:t>
      </w:r>
      <w:ins w:id="342" w:author="Пользователь Windows" w:date="2021-01-27T19:42:00Z">
        <w:r w:rsidR="002817B5">
          <w:rPr>
            <w:rFonts w:ascii="Times New Roman" w:hAnsi="Times New Roman" w:cs="Times New Roman"/>
            <w:sz w:val="28"/>
          </w:rPr>
          <w:t xml:space="preserve"> их номерам в</w:t>
        </w:r>
      </w:ins>
      <w:r w:rsidR="00E75A4A">
        <w:rPr>
          <w:rFonts w:ascii="Times New Roman" w:hAnsi="Times New Roman" w:cs="Times New Roman"/>
          <w:sz w:val="28"/>
        </w:rPr>
        <w:t xml:space="preserve"> модели в </w:t>
      </w:r>
      <w:proofErr w:type="spellStart"/>
      <w:r w:rsidR="00E75A4A">
        <w:rPr>
          <w:rFonts w:ascii="Times New Roman" w:hAnsi="Times New Roman" w:cs="Times New Roman"/>
          <w:sz w:val="28"/>
          <w:lang w:val="en-US"/>
        </w:rPr>
        <w:t>RastrWin</w:t>
      </w:r>
      <w:proofErr w:type="spellEnd"/>
      <w:r w:rsidR="00E75A4A" w:rsidRPr="00E75A4A">
        <w:rPr>
          <w:rFonts w:ascii="Times New Roman" w:hAnsi="Times New Roman" w:cs="Times New Roman"/>
          <w:sz w:val="28"/>
        </w:rPr>
        <w:t>3</w:t>
      </w:r>
      <w:del w:id="343" w:author="Пользователь Windows" w:date="2021-01-27T19:42:00Z">
        <w:r w:rsidR="00E75A4A" w:rsidRPr="00E75A4A" w:rsidDel="002817B5">
          <w:rPr>
            <w:rFonts w:ascii="Times New Roman" w:hAnsi="Times New Roman" w:cs="Times New Roman"/>
            <w:sz w:val="28"/>
          </w:rPr>
          <w:delText xml:space="preserve"> </w:delText>
        </w:r>
        <w:r w:rsidR="00E75A4A" w:rsidDel="002817B5">
          <w:rPr>
            <w:rFonts w:ascii="Times New Roman" w:hAnsi="Times New Roman" w:cs="Times New Roman"/>
            <w:sz w:val="28"/>
          </w:rPr>
          <w:delText xml:space="preserve">в формате </w:delText>
        </w:r>
        <w:r w:rsidR="00E75A4A" w:rsidDel="002817B5">
          <w:rPr>
            <w:rFonts w:ascii="Times New Roman" w:hAnsi="Times New Roman" w:cs="Times New Roman"/>
            <w:sz w:val="28"/>
            <w:lang w:val="en-US"/>
          </w:rPr>
          <w:delText>float</w:delText>
        </w:r>
        <w:r w:rsidR="00E75A4A" w:rsidDel="002817B5">
          <w:rPr>
            <w:rFonts w:ascii="Times New Roman" w:hAnsi="Times New Roman" w:cs="Times New Roman"/>
            <w:sz w:val="28"/>
          </w:rPr>
          <w:delText>)</w:delText>
        </w:r>
      </w:del>
      <w:r>
        <w:rPr>
          <w:rFonts w:ascii="Times New Roman" w:hAnsi="Times New Roman" w:cs="Times New Roman"/>
          <w:sz w:val="28"/>
        </w:rPr>
        <w:t>.</w:t>
      </w:r>
    </w:p>
    <w:p w14:paraId="450F5CA6" w14:textId="2FD10FF2" w:rsidR="005F4C72" w:rsidRDefault="005F4C72" w:rsidP="004F6B3F">
      <w:pPr>
        <w:spacing w:after="0" w:line="360" w:lineRule="auto"/>
        <w:ind w:firstLine="709"/>
        <w:contextualSpacing/>
        <w:jc w:val="both"/>
        <w:rPr>
          <w:ins w:id="344" w:author="Пользователь Windows" w:date="2021-01-27T19:14:00Z"/>
          <w:rFonts w:ascii="Times New Roman" w:hAnsi="Times New Roman" w:cs="Times New Roman"/>
          <w:sz w:val="28"/>
        </w:rPr>
      </w:pPr>
      <w:r>
        <w:rPr>
          <w:rFonts w:ascii="Times New Roman" w:hAnsi="Times New Roman" w:cs="Times New Roman"/>
          <w:sz w:val="28"/>
        </w:rPr>
        <w:t xml:space="preserve">Время выполнения процессов выявления возмущения и определения групп когерентных генераторов суммарно составляет менее 1 </w:t>
      </w:r>
      <w:proofErr w:type="spellStart"/>
      <w:r>
        <w:rPr>
          <w:rFonts w:ascii="Times New Roman" w:hAnsi="Times New Roman" w:cs="Times New Roman"/>
          <w:sz w:val="28"/>
        </w:rPr>
        <w:t>мс</w:t>
      </w:r>
      <w:proofErr w:type="spellEnd"/>
      <w:r>
        <w:rPr>
          <w:rFonts w:ascii="Times New Roman" w:hAnsi="Times New Roman" w:cs="Times New Roman"/>
          <w:sz w:val="28"/>
        </w:rPr>
        <w:t>.</w:t>
      </w:r>
    </w:p>
    <w:p w14:paraId="025D7E2D" w14:textId="219DE943" w:rsidR="0080299B" w:rsidRPr="002817B5" w:rsidRDefault="0080299B" w:rsidP="004F6B3F">
      <w:pPr>
        <w:spacing w:after="0" w:line="360" w:lineRule="auto"/>
        <w:ind w:firstLine="709"/>
        <w:contextualSpacing/>
        <w:jc w:val="both"/>
        <w:rPr>
          <w:ins w:id="345" w:author="Пользователь Windows" w:date="2021-01-27T19:36:00Z"/>
          <w:rFonts w:ascii="Times New Roman" w:hAnsi="Times New Roman" w:cs="Times New Roman"/>
          <w:sz w:val="28"/>
          <w:rPrChange w:id="346" w:author="Пользователь Windows" w:date="2021-01-27T19:41:00Z">
            <w:rPr>
              <w:ins w:id="347" w:author="Пользователь Windows" w:date="2021-01-27T19:36:00Z"/>
              <w:rFonts w:ascii="Times New Roman" w:hAnsi="Times New Roman" w:cs="Times New Roman"/>
              <w:sz w:val="28"/>
              <w:lang w:val="en-US"/>
            </w:rPr>
          </w:rPrChange>
        </w:rPr>
      </w:pPr>
      <w:ins w:id="348" w:author="Пользователь Windows" w:date="2021-01-27T19:15:00Z">
        <w:r>
          <w:rPr>
            <w:noProof/>
            <w:lang w:eastAsia="ru-RU"/>
          </w:rPr>
          <w:drawing>
            <wp:inline distT="0" distB="0" distL="0" distR="0" wp14:anchorId="264DA73E" wp14:editId="3F5D68A0">
              <wp:extent cx="5029200" cy="8915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4296" r="6713" b="6370"/>
                      <a:stretch/>
                    </pic:blipFill>
                    <pic:spPr bwMode="auto">
                      <a:xfrm>
                        <a:off x="0" y="0"/>
                        <a:ext cx="5029200" cy="891540"/>
                      </a:xfrm>
                      <a:prstGeom prst="rect">
                        <a:avLst/>
                      </a:prstGeom>
                      <a:ln>
                        <a:noFill/>
                      </a:ln>
                      <a:extLst>
                        <a:ext uri="{53640926-AAD7-44D8-BBD7-CCE9431645EC}">
                          <a14:shadowObscured xmlns:a14="http://schemas.microsoft.com/office/drawing/2010/main"/>
                        </a:ext>
                      </a:extLst>
                    </pic:spPr>
                  </pic:pic>
                </a:graphicData>
              </a:graphic>
            </wp:inline>
          </w:drawing>
        </w:r>
      </w:ins>
    </w:p>
    <w:p w14:paraId="420A6DAE" w14:textId="49D7848C" w:rsidR="002817B5" w:rsidRPr="002817B5" w:rsidRDefault="002817B5" w:rsidP="004F6B3F">
      <w:pPr>
        <w:spacing w:after="0" w:line="360" w:lineRule="auto"/>
        <w:ind w:firstLine="709"/>
        <w:contextualSpacing/>
        <w:jc w:val="both"/>
        <w:rPr>
          <w:rFonts w:ascii="Times New Roman" w:hAnsi="Times New Roman" w:cs="Times New Roman"/>
          <w:sz w:val="28"/>
        </w:rPr>
      </w:pPr>
      <w:ins w:id="349" w:author="Пользователь Windows" w:date="2021-01-27T19:37:00Z">
        <w:r>
          <w:rPr>
            <w:rFonts w:ascii="Times New Roman" w:hAnsi="Times New Roman" w:cs="Times New Roman"/>
            <w:sz w:val="28"/>
          </w:rPr>
          <w:t>Рисунок 2</w:t>
        </w:r>
      </w:ins>
      <w:ins w:id="350" w:author="Пользователь Windows" w:date="2021-01-27T20:04:00Z">
        <w:r w:rsidR="009C67B8">
          <w:rPr>
            <w:rFonts w:ascii="Times New Roman" w:hAnsi="Times New Roman" w:cs="Times New Roman"/>
            <w:sz w:val="28"/>
          </w:rPr>
          <w:t>6</w:t>
        </w:r>
      </w:ins>
      <w:ins w:id="351" w:author="Пользователь Windows" w:date="2021-01-27T19:37:00Z">
        <w:r>
          <w:rPr>
            <w:rFonts w:ascii="Times New Roman" w:hAnsi="Times New Roman" w:cs="Times New Roman"/>
            <w:sz w:val="28"/>
          </w:rPr>
          <w:t xml:space="preserve"> – </w:t>
        </w:r>
      </w:ins>
      <w:ins w:id="352" w:author="Пользователь Windows" w:date="2021-01-27T19:42:00Z">
        <w:r>
          <w:rPr>
            <w:rFonts w:ascii="Times New Roman" w:hAnsi="Times New Roman" w:cs="Times New Roman"/>
            <w:sz w:val="28"/>
          </w:rPr>
          <w:t>Выявление опасного возмущения</w:t>
        </w:r>
      </w:ins>
      <w:ins w:id="353" w:author="Пользователь Windows" w:date="2021-01-27T19:37:00Z">
        <w:r>
          <w:rPr>
            <w:rFonts w:ascii="Times New Roman" w:hAnsi="Times New Roman" w:cs="Times New Roman"/>
            <w:sz w:val="28"/>
          </w:rPr>
          <w:t xml:space="preserve"> подсистем</w:t>
        </w:r>
      </w:ins>
      <w:ins w:id="354" w:author="Пользователь Windows" w:date="2021-01-27T19:42:00Z">
        <w:r>
          <w:rPr>
            <w:rFonts w:ascii="Times New Roman" w:hAnsi="Times New Roman" w:cs="Times New Roman"/>
            <w:sz w:val="28"/>
          </w:rPr>
          <w:t>ой</w:t>
        </w:r>
      </w:ins>
      <w:ins w:id="355" w:author="Пользователь Windows" w:date="2021-01-27T19:37:00Z">
        <w:r>
          <w:rPr>
            <w:rFonts w:ascii="Times New Roman" w:hAnsi="Times New Roman" w:cs="Times New Roman"/>
            <w:sz w:val="28"/>
          </w:rPr>
          <w:t xml:space="preserve"> Обработки данных СВИ</w:t>
        </w:r>
      </w:ins>
    </w:p>
    <w:p w14:paraId="7962205F" w14:textId="35485B7E" w:rsidR="007552B4" w:rsidRPr="00E97B30" w:rsidRDefault="00402C70" w:rsidP="007552B4">
      <w:pPr>
        <w:spacing w:after="0" w:line="360" w:lineRule="auto"/>
        <w:ind w:firstLine="284"/>
        <w:contextualSpacing/>
        <w:jc w:val="center"/>
        <w:rPr>
          <w:rFonts w:ascii="Times New Roman" w:hAnsi="Times New Roman" w:cs="Times New Roman"/>
          <w:sz w:val="28"/>
          <w:lang w:val="en-US"/>
        </w:rPr>
      </w:pPr>
      <w:del w:id="356" w:author="Пользователь Windows" w:date="2021-01-27T19:36:00Z">
        <w:r w:rsidDel="002817B5">
          <w:rPr>
            <w:noProof/>
            <w:lang w:eastAsia="ru-RU"/>
          </w:rPr>
          <w:drawing>
            <wp:inline distT="0" distB="0" distL="0" distR="0" wp14:anchorId="336D2A8D" wp14:editId="1E2E1108">
              <wp:extent cx="5940425" cy="16484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648460"/>
                      </a:xfrm>
                      <a:prstGeom prst="rect">
                        <a:avLst/>
                      </a:prstGeom>
                    </pic:spPr>
                  </pic:pic>
                </a:graphicData>
              </a:graphic>
            </wp:inline>
          </w:drawing>
        </w:r>
      </w:del>
      <w:ins w:id="357" w:author="Пользователь Windows" w:date="2021-01-27T19:36:00Z">
        <w:r w:rsidR="002817B5">
          <w:rPr>
            <w:noProof/>
            <w:lang w:eastAsia="ru-RU"/>
          </w:rPr>
          <w:drawing>
            <wp:inline distT="0" distB="0" distL="0" distR="0" wp14:anchorId="33EAB52F" wp14:editId="3BB6D40B">
              <wp:extent cx="5920740" cy="7772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1709" r="3258" b="16784"/>
                      <a:stretch/>
                    </pic:blipFill>
                    <pic:spPr bwMode="auto">
                      <a:xfrm>
                        <a:off x="0" y="0"/>
                        <a:ext cx="5920740" cy="777240"/>
                      </a:xfrm>
                      <a:prstGeom prst="rect">
                        <a:avLst/>
                      </a:prstGeom>
                      <a:ln>
                        <a:noFill/>
                      </a:ln>
                      <a:extLst>
                        <a:ext uri="{53640926-AAD7-44D8-BBD7-CCE9431645EC}">
                          <a14:shadowObscured xmlns:a14="http://schemas.microsoft.com/office/drawing/2010/main"/>
                        </a:ext>
                      </a:extLst>
                    </pic:spPr>
                  </pic:pic>
                </a:graphicData>
              </a:graphic>
            </wp:inline>
          </w:drawing>
        </w:r>
      </w:ins>
    </w:p>
    <w:p w14:paraId="4480D512" w14:textId="349FA012" w:rsidR="00952BAB"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358" w:author="Пользователь Windows" w:date="2021-01-27T19:37:00Z">
        <w:r w:rsidR="00775658" w:rsidDel="002817B5">
          <w:rPr>
            <w:rFonts w:ascii="Times New Roman" w:hAnsi="Times New Roman" w:cs="Times New Roman"/>
            <w:sz w:val="28"/>
          </w:rPr>
          <w:delText>2</w:delText>
        </w:r>
        <w:r w:rsidR="00AF2964" w:rsidDel="002817B5">
          <w:rPr>
            <w:rFonts w:ascii="Times New Roman" w:hAnsi="Times New Roman" w:cs="Times New Roman"/>
            <w:sz w:val="28"/>
          </w:rPr>
          <w:delText>4</w:delText>
        </w:r>
        <w:r w:rsidDel="002817B5">
          <w:rPr>
            <w:rFonts w:ascii="Times New Roman" w:hAnsi="Times New Roman" w:cs="Times New Roman"/>
            <w:sz w:val="28"/>
          </w:rPr>
          <w:delText xml:space="preserve"> </w:delText>
        </w:r>
      </w:del>
      <w:ins w:id="359" w:author="Пользователь Windows" w:date="2021-01-27T19:37:00Z">
        <w:r w:rsidR="002817B5">
          <w:rPr>
            <w:rFonts w:ascii="Times New Roman" w:hAnsi="Times New Roman" w:cs="Times New Roman"/>
            <w:sz w:val="28"/>
          </w:rPr>
          <w:t>2</w:t>
        </w:r>
      </w:ins>
      <w:ins w:id="360" w:author="Пользователь Windows" w:date="2021-01-27T20:05:00Z">
        <w:r w:rsidR="009C67B8">
          <w:rPr>
            <w:rFonts w:ascii="Times New Roman" w:hAnsi="Times New Roman" w:cs="Times New Roman"/>
            <w:sz w:val="28"/>
          </w:rPr>
          <w:t>7</w:t>
        </w:r>
      </w:ins>
      <w:ins w:id="361" w:author="Пользователь Windows" w:date="2021-01-27T19:37:00Z">
        <w:r w:rsidR="002817B5">
          <w:rPr>
            <w:rFonts w:ascii="Times New Roman" w:hAnsi="Times New Roman" w:cs="Times New Roman"/>
            <w:sz w:val="28"/>
          </w:rPr>
          <w:t xml:space="preserve"> </w:t>
        </w:r>
      </w:ins>
      <w:r>
        <w:rPr>
          <w:rFonts w:ascii="Times New Roman" w:hAnsi="Times New Roman" w:cs="Times New Roman"/>
          <w:sz w:val="28"/>
        </w:rPr>
        <w:t xml:space="preserve">– </w:t>
      </w:r>
      <w:del w:id="362" w:author="Пользователь Windows" w:date="2021-01-27T19:42:00Z">
        <w:r w:rsidDel="002817B5">
          <w:rPr>
            <w:rFonts w:ascii="Times New Roman" w:hAnsi="Times New Roman" w:cs="Times New Roman"/>
            <w:sz w:val="28"/>
          </w:rPr>
          <w:delText>Результат работы</w:delText>
        </w:r>
      </w:del>
      <w:ins w:id="363" w:author="Пользователь Windows" w:date="2021-01-27T19:42:00Z">
        <w:r w:rsidR="002817B5">
          <w:rPr>
            <w:rFonts w:ascii="Times New Roman" w:hAnsi="Times New Roman" w:cs="Times New Roman"/>
            <w:sz w:val="28"/>
          </w:rPr>
          <w:t>Определение групп когерентных генераторов</w:t>
        </w:r>
      </w:ins>
      <w:r>
        <w:rPr>
          <w:rFonts w:ascii="Times New Roman" w:hAnsi="Times New Roman" w:cs="Times New Roman"/>
          <w:sz w:val="28"/>
        </w:rPr>
        <w:t xml:space="preserve"> подсистем</w:t>
      </w:r>
      <w:ins w:id="364" w:author="Пользователь Windows" w:date="2021-01-27T19:42:00Z">
        <w:r w:rsidR="002817B5">
          <w:rPr>
            <w:rFonts w:ascii="Times New Roman" w:hAnsi="Times New Roman" w:cs="Times New Roman"/>
            <w:sz w:val="28"/>
          </w:rPr>
          <w:t>ой</w:t>
        </w:r>
      </w:ins>
      <w:del w:id="365" w:author="Пользователь Windows" w:date="2021-01-27T19:42:00Z">
        <w:r w:rsidDel="002817B5">
          <w:rPr>
            <w:rFonts w:ascii="Times New Roman" w:hAnsi="Times New Roman" w:cs="Times New Roman"/>
            <w:sz w:val="28"/>
          </w:rPr>
          <w:delText>ы</w:delText>
        </w:r>
      </w:del>
      <w:r>
        <w:rPr>
          <w:rFonts w:ascii="Times New Roman" w:hAnsi="Times New Roman" w:cs="Times New Roman"/>
          <w:sz w:val="28"/>
        </w:rPr>
        <w:t xml:space="preserve"> Обработки данных СВИ</w:t>
      </w:r>
    </w:p>
    <w:p w14:paraId="17998051" w14:textId="73EA7896" w:rsidR="00775658" w:rsidRDefault="00775658" w:rsidP="007552B4">
      <w:pPr>
        <w:spacing w:after="0" w:line="360" w:lineRule="auto"/>
        <w:ind w:firstLine="709"/>
        <w:contextualSpacing/>
        <w:jc w:val="center"/>
        <w:rPr>
          <w:ins w:id="366" w:author="Пользователь Windows" w:date="2021-01-27T20:05:00Z"/>
          <w:rFonts w:ascii="Times New Roman" w:hAnsi="Times New Roman" w:cs="Times New Roman"/>
          <w:sz w:val="28"/>
        </w:rPr>
      </w:pPr>
    </w:p>
    <w:p w14:paraId="05211339" w14:textId="77777777" w:rsidR="009C67B8" w:rsidRDefault="009C67B8" w:rsidP="007552B4">
      <w:pPr>
        <w:spacing w:after="0" w:line="360" w:lineRule="auto"/>
        <w:ind w:firstLine="709"/>
        <w:contextualSpacing/>
        <w:jc w:val="center"/>
        <w:rPr>
          <w:rFonts w:ascii="Times New Roman" w:hAnsi="Times New Roman" w:cs="Times New Roman"/>
          <w:sz w:val="28"/>
        </w:rPr>
      </w:pPr>
    </w:p>
    <w:p w14:paraId="1D7AF76C" w14:textId="77777777" w:rsidR="00725682" w:rsidRDefault="009D4381" w:rsidP="009D4381">
      <w:pPr>
        <w:pStyle w:val="Heading2"/>
      </w:pPr>
      <w:bookmarkStart w:id="367" w:name="_Toc62603028"/>
      <w:r>
        <w:lastRenderedPageBreak/>
        <w:t>4</w:t>
      </w:r>
      <w:r w:rsidR="00725682">
        <w:t>.</w:t>
      </w:r>
      <w:r w:rsidR="00D94BC9">
        <w:t>2</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367"/>
    </w:p>
    <w:p w14:paraId="1172A295" w14:textId="2F2287B3" w:rsidR="00991C64" w:rsidRPr="00E21B5E" w:rsidDel="00AB2E3C" w:rsidRDefault="00991C64" w:rsidP="00AD0B46">
      <w:pPr>
        <w:spacing w:after="0" w:line="360" w:lineRule="auto"/>
        <w:ind w:firstLine="709"/>
        <w:contextualSpacing/>
        <w:jc w:val="both"/>
        <w:rPr>
          <w:del w:id="368" w:author="Пользователь Windows" w:date="2021-01-27T20:18:00Z"/>
          <w:rFonts w:ascii="Times New Roman" w:hAnsi="Times New Roman" w:cs="Times New Roman"/>
          <w:sz w:val="28"/>
        </w:rPr>
      </w:pPr>
      <w:r>
        <w:rPr>
          <w:rFonts w:ascii="Times New Roman" w:hAnsi="Times New Roman" w:cs="Times New Roman"/>
          <w:sz w:val="28"/>
        </w:rPr>
        <w:t>П</w:t>
      </w:r>
      <w:ins w:id="369" w:author="Пользователь Windows" w:date="2021-01-27T20:05:00Z">
        <w:r w:rsidR="009C67B8">
          <w:rPr>
            <w:rFonts w:ascii="Times New Roman" w:hAnsi="Times New Roman" w:cs="Times New Roman"/>
            <w:sz w:val="28"/>
          </w:rPr>
          <w:t>одсистема</w:t>
        </w:r>
      </w:ins>
      <w:ins w:id="370" w:author="Пользователь Windows" w:date="2021-01-27T20:06:00Z">
        <w:r w:rsidR="009C67B8" w:rsidRPr="009C67B8">
          <w:t xml:space="preserve"> </w:t>
        </w:r>
        <w:r w:rsidR="009C67B8" w:rsidRPr="009C67B8">
          <w:rPr>
            <w:rFonts w:ascii="Times New Roman" w:hAnsi="Times New Roman" w:cs="Times New Roman"/>
            <w:sz w:val="28"/>
          </w:rPr>
          <w:t>Идентификации возникновения асинхронного режима</w:t>
        </w:r>
        <w:r w:rsidR="009C67B8">
          <w:rPr>
            <w:rFonts w:ascii="Times New Roman" w:hAnsi="Times New Roman" w:cs="Times New Roman"/>
            <w:sz w:val="28"/>
          </w:rPr>
          <w:t xml:space="preserve"> начинает</w:t>
        </w:r>
      </w:ins>
      <w:ins w:id="371" w:author="Пользователь Windows" w:date="2021-01-27T20:05:00Z">
        <w:r w:rsidR="009C67B8">
          <w:rPr>
            <w:rFonts w:ascii="Times New Roman" w:hAnsi="Times New Roman" w:cs="Times New Roman"/>
            <w:sz w:val="28"/>
          </w:rPr>
          <w:t xml:space="preserve"> </w:t>
        </w:r>
      </w:ins>
      <w:ins w:id="372" w:author="Пользователь Windows" w:date="2021-01-27T20:06:00Z">
        <w:r w:rsidR="009C67B8">
          <w:rPr>
            <w:rFonts w:ascii="Times New Roman" w:hAnsi="Times New Roman" w:cs="Times New Roman"/>
            <w:sz w:val="28"/>
          </w:rPr>
          <w:t>п</w:t>
        </w:r>
      </w:ins>
      <w:r>
        <w:rPr>
          <w:rFonts w:ascii="Times New Roman" w:hAnsi="Times New Roman" w:cs="Times New Roman"/>
          <w:sz w:val="28"/>
        </w:rPr>
        <w:t>роцесс идентификации АР</w:t>
      </w:r>
      <w:del w:id="373" w:author="Пользователь Windows" w:date="2021-01-27T20:06:00Z">
        <w:r w:rsidDel="009C67B8">
          <w:rPr>
            <w:rFonts w:ascii="Times New Roman" w:hAnsi="Times New Roman" w:cs="Times New Roman"/>
            <w:sz w:val="28"/>
          </w:rPr>
          <w:delText xml:space="preserve"> выполняется</w:delText>
        </w:r>
      </w:del>
      <w:r>
        <w:rPr>
          <w:rFonts w:ascii="Times New Roman" w:hAnsi="Times New Roman" w:cs="Times New Roman"/>
          <w:sz w:val="28"/>
        </w:rPr>
        <w:t xml:space="preserve">, когда </w:t>
      </w:r>
      <w:ins w:id="374" w:author="Пользователь Windows" w:date="2021-01-27T20:06:00Z">
        <w:r w:rsidR="009C67B8">
          <w:rPr>
            <w:rFonts w:ascii="Times New Roman" w:hAnsi="Times New Roman" w:cs="Times New Roman"/>
            <w:sz w:val="28"/>
          </w:rPr>
          <w:t xml:space="preserve">получает от </w:t>
        </w:r>
      </w:ins>
      <w:del w:id="375" w:author="Пользователь Windows" w:date="2021-01-27T20:06:00Z">
        <w:r w:rsidR="005A0545" w:rsidDel="009C67B8">
          <w:rPr>
            <w:rFonts w:ascii="Times New Roman" w:hAnsi="Times New Roman" w:cs="Times New Roman"/>
            <w:sz w:val="28"/>
          </w:rPr>
          <w:delText xml:space="preserve">подсистема </w:delText>
        </w:r>
      </w:del>
      <w:ins w:id="376" w:author="Пользователь Windows" w:date="2021-01-27T20:06:00Z">
        <w:r w:rsidR="009C67B8">
          <w:rPr>
            <w:rFonts w:ascii="Times New Roman" w:hAnsi="Times New Roman" w:cs="Times New Roman"/>
            <w:sz w:val="28"/>
          </w:rPr>
          <w:t xml:space="preserve">подсистемы </w:t>
        </w:r>
      </w:ins>
      <w:r w:rsidR="005A0545">
        <w:rPr>
          <w:rFonts w:ascii="Times New Roman" w:hAnsi="Times New Roman" w:cs="Times New Roman"/>
          <w:sz w:val="28"/>
        </w:rPr>
        <w:t xml:space="preserve">Обработки данных СВИ </w:t>
      </w:r>
      <w:del w:id="377" w:author="Пользователь Windows" w:date="2021-01-27T20:06:00Z">
        <w:r w:rsidR="005A0545" w:rsidDel="009C67B8">
          <w:rPr>
            <w:rFonts w:ascii="Times New Roman" w:hAnsi="Times New Roman" w:cs="Times New Roman"/>
            <w:sz w:val="28"/>
          </w:rPr>
          <w:delText xml:space="preserve">подаст </w:delText>
        </w:r>
      </w:del>
      <w:r w:rsidR="005A0545">
        <w:rPr>
          <w:rFonts w:ascii="Times New Roman" w:hAnsi="Times New Roman" w:cs="Times New Roman"/>
          <w:sz w:val="28"/>
        </w:rPr>
        <w:t xml:space="preserve">сигнал о выявлении </w:t>
      </w:r>
      <w:ins w:id="378" w:author="Пользователь Windows" w:date="2021-01-27T20:06:00Z">
        <w:r w:rsidR="009C67B8">
          <w:rPr>
            <w:rFonts w:ascii="Times New Roman" w:hAnsi="Times New Roman" w:cs="Times New Roman"/>
            <w:sz w:val="28"/>
          </w:rPr>
          <w:t xml:space="preserve">опасного </w:t>
        </w:r>
      </w:ins>
      <w:r w:rsidR="005A0545">
        <w:rPr>
          <w:rFonts w:ascii="Times New Roman" w:hAnsi="Times New Roman" w:cs="Times New Roman"/>
          <w:sz w:val="28"/>
        </w:rPr>
        <w:t>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w:t>
      </w:r>
      <w:del w:id="379" w:author="Пользователь Windows" w:date="2021-01-27T20:07:00Z">
        <w:r w:rsidR="00E21B5E" w:rsidDel="009C67B8">
          <w:rPr>
            <w:rFonts w:ascii="Times New Roman" w:hAnsi="Times New Roman" w:cs="Times New Roman"/>
            <w:sz w:val="28"/>
          </w:rPr>
          <w:delText xml:space="preserve">рисунке </w:delText>
        </w:r>
      </w:del>
      <w:ins w:id="380" w:author="Пользователь Windows" w:date="2021-01-27T20:07:00Z">
        <w:r w:rsidR="009C67B8">
          <w:rPr>
            <w:rFonts w:ascii="Times New Roman" w:hAnsi="Times New Roman" w:cs="Times New Roman"/>
            <w:sz w:val="28"/>
          </w:rPr>
          <w:t xml:space="preserve">рисунках </w:t>
        </w:r>
      </w:ins>
      <w:del w:id="381" w:author="Пользователь Windows" w:date="2021-01-27T20:07:00Z">
        <w:r w:rsidR="0052091B" w:rsidDel="009C67B8">
          <w:rPr>
            <w:rFonts w:ascii="Times New Roman" w:hAnsi="Times New Roman" w:cs="Times New Roman"/>
            <w:sz w:val="28"/>
          </w:rPr>
          <w:delText>2</w:delText>
        </w:r>
        <w:r w:rsidR="00AF2964" w:rsidDel="009C67B8">
          <w:rPr>
            <w:rFonts w:ascii="Times New Roman" w:hAnsi="Times New Roman" w:cs="Times New Roman"/>
            <w:sz w:val="28"/>
          </w:rPr>
          <w:delText>5</w:delText>
        </w:r>
        <w:r w:rsidR="00E21B5E" w:rsidDel="009C67B8">
          <w:rPr>
            <w:rFonts w:ascii="Times New Roman" w:hAnsi="Times New Roman" w:cs="Times New Roman"/>
            <w:sz w:val="28"/>
          </w:rPr>
          <w:delText xml:space="preserve"> </w:delText>
        </w:r>
      </w:del>
      <w:ins w:id="382" w:author="Пользователь Windows" w:date="2021-01-27T20:07:00Z">
        <w:r w:rsidR="009C67B8">
          <w:rPr>
            <w:rFonts w:ascii="Times New Roman" w:hAnsi="Times New Roman" w:cs="Times New Roman"/>
            <w:sz w:val="28"/>
          </w:rPr>
          <w:t xml:space="preserve">20 и 21 </w:t>
        </w:r>
      </w:ins>
      <w:del w:id="383" w:author="Пользователь Windows" w:date="2021-01-27T20:07:00Z">
        <w:r w:rsidR="00E21B5E" w:rsidDel="009C67B8">
          <w:rPr>
            <w:rFonts w:ascii="Times New Roman" w:hAnsi="Times New Roman" w:cs="Times New Roman"/>
            <w:sz w:val="28"/>
          </w:rPr>
          <w:delText>видно</w:delText>
        </w:r>
      </w:del>
      <w:ins w:id="384" w:author="Пользователь Windows" w:date="2021-01-27T20:07:00Z">
        <w:r w:rsidR="009C67B8">
          <w:rPr>
            <w:rFonts w:ascii="Times New Roman" w:hAnsi="Times New Roman" w:cs="Times New Roman"/>
            <w:sz w:val="28"/>
          </w:rPr>
          <w:t>виден результат идентификации АР.</w:t>
        </w:r>
      </w:ins>
      <w:del w:id="385" w:author="Пользователь Windows" w:date="2021-01-27T20:07:00Z">
        <w:r w:rsidR="00E21B5E" w:rsidDel="009C67B8">
          <w:rPr>
            <w:rFonts w:ascii="Times New Roman" w:hAnsi="Times New Roman" w:cs="Times New Roman"/>
            <w:sz w:val="28"/>
          </w:rPr>
          <w:delText>,</w:delText>
        </w:r>
      </w:del>
      <w:r w:rsidR="00E21B5E">
        <w:rPr>
          <w:rFonts w:ascii="Times New Roman" w:hAnsi="Times New Roman" w:cs="Times New Roman"/>
          <w:sz w:val="28"/>
        </w:rPr>
        <w:t xml:space="preserve"> </w:t>
      </w:r>
      <w:ins w:id="386" w:author="Пользователь Windows" w:date="2021-01-27T20:07:00Z">
        <w:r w:rsidR="009C67B8">
          <w:rPr>
            <w:rFonts w:ascii="Times New Roman" w:hAnsi="Times New Roman" w:cs="Times New Roman"/>
            <w:sz w:val="28"/>
          </w:rPr>
          <w:t xml:space="preserve">В </w:t>
        </w:r>
      </w:ins>
      <w:del w:id="387" w:author="Пользователь Windows" w:date="2021-01-27T20:07:00Z">
        <w:r w:rsidR="00E21B5E" w:rsidDel="009C67B8">
          <w:rPr>
            <w:rFonts w:ascii="Times New Roman" w:hAnsi="Times New Roman" w:cs="Times New Roman"/>
            <w:sz w:val="28"/>
          </w:rPr>
          <w:delText>что был запущен процесс идентификации АР, и через небольшой промежуток времени был запущен ещё один. П</w:delText>
        </w:r>
      </w:del>
      <w:ins w:id="388" w:author="Пользователь Windows" w:date="2021-01-27T20:07:00Z">
        <w:r w:rsidR="009C67B8">
          <w:rPr>
            <w:rFonts w:ascii="Times New Roman" w:hAnsi="Times New Roman" w:cs="Times New Roman"/>
            <w:sz w:val="28"/>
          </w:rPr>
          <w:t>п</w:t>
        </w:r>
      </w:ins>
      <w:r w:rsidR="00E21B5E">
        <w:rPr>
          <w:rFonts w:ascii="Times New Roman" w:hAnsi="Times New Roman" w:cs="Times New Roman"/>
          <w:sz w:val="28"/>
        </w:rPr>
        <w:t>ерв</w:t>
      </w:r>
      <w:del w:id="389" w:author="Пользователь Windows" w:date="2021-01-27T20:07:00Z">
        <w:r w:rsidR="00E21B5E" w:rsidDel="009C67B8">
          <w:rPr>
            <w:rFonts w:ascii="Times New Roman" w:hAnsi="Times New Roman" w:cs="Times New Roman"/>
            <w:sz w:val="28"/>
          </w:rPr>
          <w:delText>ый</w:delText>
        </w:r>
      </w:del>
      <w:ins w:id="390" w:author="Пользователь Windows" w:date="2021-01-27T20:07:00Z">
        <w:r w:rsidR="009C67B8">
          <w:rPr>
            <w:rFonts w:ascii="Times New Roman" w:hAnsi="Times New Roman" w:cs="Times New Roman"/>
            <w:sz w:val="28"/>
          </w:rPr>
          <w:t xml:space="preserve">ом случае </w:t>
        </w:r>
      </w:ins>
      <w:del w:id="391" w:author="Пользователь Windows" w:date="2021-01-27T20:07:00Z">
        <w:r w:rsidR="00E21B5E" w:rsidDel="009C67B8">
          <w:rPr>
            <w:rFonts w:ascii="Times New Roman" w:hAnsi="Times New Roman" w:cs="Times New Roman"/>
            <w:sz w:val="28"/>
          </w:rPr>
          <w:delText xml:space="preserve"> запуск</w:delText>
        </w:r>
      </w:del>
      <w:ins w:id="392" w:author="Пользователь Windows" w:date="2021-01-27T20:07:00Z">
        <w:r w:rsidR="009C67B8">
          <w:rPr>
            <w:rFonts w:ascii="Times New Roman" w:hAnsi="Times New Roman" w:cs="Times New Roman"/>
            <w:sz w:val="28"/>
          </w:rPr>
          <w:t>подсистема</w:t>
        </w:r>
      </w:ins>
      <w:r w:rsidR="00E21B5E">
        <w:rPr>
          <w:rFonts w:ascii="Times New Roman" w:hAnsi="Times New Roman" w:cs="Times New Roman"/>
          <w:sz w:val="28"/>
        </w:rPr>
        <w:t xml:space="preserve"> вернул</w:t>
      </w:r>
      <w:ins w:id="393" w:author="Пользователь Windows" w:date="2021-01-27T20:08:00Z">
        <w:r w:rsidR="009C67B8">
          <w:rPr>
            <w:rFonts w:ascii="Times New Roman" w:hAnsi="Times New Roman" w:cs="Times New Roman"/>
            <w:sz w:val="28"/>
          </w:rPr>
          <w:t>а</w:t>
        </w:r>
      </w:ins>
      <w:r w:rsidR="00E21B5E">
        <w:rPr>
          <w:rFonts w:ascii="Times New Roman" w:hAnsi="Times New Roman" w:cs="Times New Roman"/>
          <w:sz w:val="28"/>
        </w:rPr>
        <w:t xml:space="preserve"> значение 1. Это означает, что АР наступит после действия АПНУ. 2 – означало бы наступление АР до действия АПНУ. </w:t>
      </w:r>
      <w:ins w:id="394" w:author="Пользователь Windows" w:date="2021-01-27T20:08:00Z">
        <w:r w:rsidR="009C67B8">
          <w:rPr>
            <w:rFonts w:ascii="Times New Roman" w:hAnsi="Times New Roman" w:cs="Times New Roman"/>
            <w:sz w:val="28"/>
          </w:rPr>
          <w:t xml:space="preserve">Во втором случае было получено значение </w:t>
        </w:r>
      </w:ins>
      <w:r w:rsidR="00E21B5E">
        <w:rPr>
          <w:rFonts w:ascii="Times New Roman" w:hAnsi="Times New Roman" w:cs="Times New Roman"/>
          <w:sz w:val="28"/>
        </w:rPr>
        <w:t>0</w:t>
      </w:r>
      <w:ins w:id="395" w:author="Пользователь Windows" w:date="2021-01-27T20:08:00Z">
        <w:r w:rsidR="009C67B8">
          <w:rPr>
            <w:rFonts w:ascii="Times New Roman" w:hAnsi="Times New Roman" w:cs="Times New Roman"/>
            <w:sz w:val="28"/>
          </w:rPr>
          <w:t>.</w:t>
        </w:r>
      </w:ins>
      <w:r w:rsidR="00E21B5E">
        <w:rPr>
          <w:rFonts w:ascii="Times New Roman" w:hAnsi="Times New Roman" w:cs="Times New Roman"/>
          <w:sz w:val="28"/>
        </w:rPr>
        <w:t xml:space="preserve"> </w:t>
      </w:r>
      <w:del w:id="396" w:author="Пользователь Windows" w:date="2021-01-27T20:08:00Z">
        <w:r w:rsidR="00E21B5E" w:rsidDel="009C67B8">
          <w:rPr>
            <w:rFonts w:ascii="Times New Roman" w:hAnsi="Times New Roman" w:cs="Times New Roman"/>
            <w:sz w:val="28"/>
          </w:rPr>
          <w:delText xml:space="preserve">– </w:delText>
        </w:r>
      </w:del>
      <w:ins w:id="397" w:author="Пользователь Windows" w:date="2021-01-27T20:08:00Z">
        <w:r w:rsidR="009C67B8">
          <w:rPr>
            <w:rFonts w:ascii="Times New Roman" w:hAnsi="Times New Roman" w:cs="Times New Roman"/>
            <w:sz w:val="28"/>
          </w:rPr>
          <w:t xml:space="preserve">Это </w:t>
        </w:r>
      </w:ins>
      <w:r w:rsidR="00E21B5E">
        <w:rPr>
          <w:rFonts w:ascii="Times New Roman" w:hAnsi="Times New Roman" w:cs="Times New Roman"/>
          <w:sz w:val="28"/>
        </w:rPr>
        <w:t xml:space="preserve">означает, что АР не наступит. </w:t>
      </w:r>
      <w:del w:id="398" w:author="Пользователь Windows" w:date="2021-01-27T20:09:00Z">
        <w:r w:rsidR="00E21B5E" w:rsidDel="009C67B8">
          <w:rPr>
            <w:rFonts w:ascii="Times New Roman" w:hAnsi="Times New Roman" w:cs="Times New Roman"/>
            <w:sz w:val="28"/>
          </w:rPr>
          <w:delText>Также на рисунке видно время, которое было потрачено на классификацию. В данном случае первый процесс идентификации занял 12 мс, а второй – 39 мс. При этом в</w:delText>
        </w:r>
      </w:del>
      <w:ins w:id="399" w:author="Пользователь Windows" w:date="2021-01-27T20:09:00Z">
        <w:r w:rsidR="009C67B8">
          <w:rPr>
            <w:rFonts w:ascii="Times New Roman" w:hAnsi="Times New Roman" w:cs="Times New Roman"/>
            <w:sz w:val="28"/>
          </w:rPr>
          <w:t>В</w:t>
        </w:r>
      </w:ins>
      <w:r w:rsidR="00E21B5E">
        <w:rPr>
          <w:rFonts w:ascii="Times New Roman" w:hAnsi="Times New Roman" w:cs="Times New Roman"/>
          <w:sz w:val="28"/>
        </w:rPr>
        <w:t xml:space="preserve">ремя </w:t>
      </w:r>
      <w:del w:id="400" w:author="Пользователь Windows" w:date="2021-01-27T20:09:00Z">
        <w:r w:rsidR="00E21B5E" w:rsidDel="009C67B8">
          <w:rPr>
            <w:rFonts w:ascii="Times New Roman" w:hAnsi="Times New Roman" w:cs="Times New Roman"/>
            <w:sz w:val="28"/>
          </w:rPr>
          <w:delText xml:space="preserve">на </w:delText>
        </w:r>
      </w:del>
      <w:r w:rsidR="00E21B5E">
        <w:rPr>
          <w:rFonts w:ascii="Times New Roman" w:hAnsi="Times New Roman" w:cs="Times New Roman"/>
          <w:sz w:val="28"/>
        </w:rPr>
        <w:t>классификаци</w:t>
      </w:r>
      <w:ins w:id="401" w:author="Пользователь Windows" w:date="2021-01-27T20:09:00Z">
        <w:r w:rsidR="009C67B8">
          <w:rPr>
            <w:rFonts w:ascii="Times New Roman" w:hAnsi="Times New Roman" w:cs="Times New Roman"/>
            <w:sz w:val="28"/>
          </w:rPr>
          <w:t>и данных</w:t>
        </w:r>
      </w:ins>
      <w:del w:id="402" w:author="Пользователь Windows" w:date="2021-01-27T20:09:00Z">
        <w:r w:rsidR="00E21B5E" w:rsidDel="009C67B8">
          <w:rPr>
            <w:rFonts w:ascii="Times New Roman" w:hAnsi="Times New Roman" w:cs="Times New Roman"/>
            <w:sz w:val="28"/>
          </w:rPr>
          <w:delText>ю</w:delText>
        </w:r>
      </w:del>
      <w:r w:rsidR="00E21B5E">
        <w:rPr>
          <w:rFonts w:ascii="Times New Roman" w:hAnsi="Times New Roman" w:cs="Times New Roman"/>
          <w:sz w:val="28"/>
        </w:rPr>
        <w:t xml:space="preserve"> варьирует</w:t>
      </w:r>
      <w:r w:rsidR="0052091B">
        <w:rPr>
          <w:rFonts w:ascii="Times New Roman" w:hAnsi="Times New Roman" w:cs="Times New Roman"/>
          <w:sz w:val="28"/>
        </w:rPr>
        <w:t>ся</w:t>
      </w:r>
      <w:r w:rsidR="00E21B5E">
        <w:rPr>
          <w:rFonts w:ascii="Times New Roman" w:hAnsi="Times New Roman" w:cs="Times New Roman"/>
          <w:sz w:val="28"/>
        </w:rPr>
        <w:t xml:space="preserve"> от 10 </w:t>
      </w:r>
      <w:proofErr w:type="spellStart"/>
      <w:r w:rsidR="00E21B5E">
        <w:rPr>
          <w:rFonts w:ascii="Times New Roman" w:hAnsi="Times New Roman" w:cs="Times New Roman"/>
          <w:sz w:val="28"/>
        </w:rPr>
        <w:t>мс</w:t>
      </w:r>
      <w:proofErr w:type="spellEnd"/>
      <w:r w:rsidR="00E21B5E">
        <w:rPr>
          <w:rFonts w:ascii="Times New Roman" w:hAnsi="Times New Roman" w:cs="Times New Roman"/>
          <w:sz w:val="28"/>
        </w:rPr>
        <w:t xml:space="preserve"> до </w:t>
      </w:r>
      <w:r w:rsidR="0052091B">
        <w:rPr>
          <w:rFonts w:ascii="Times New Roman" w:hAnsi="Times New Roman" w:cs="Times New Roman"/>
          <w:sz w:val="28"/>
        </w:rPr>
        <w:t>нескольких сотен миллисекунд</w:t>
      </w:r>
      <w:r w:rsidR="00E21B5E">
        <w:rPr>
          <w:rFonts w:ascii="Times New Roman" w:hAnsi="Times New Roman" w:cs="Times New Roman"/>
          <w:sz w:val="28"/>
        </w:rPr>
        <w:t xml:space="preserve"> в зависимости от загруженности процессора.</w:t>
      </w:r>
    </w:p>
    <w:p w14:paraId="75D3F861" w14:textId="2E2CA571" w:rsidR="005A0545" w:rsidDel="009C67B8" w:rsidRDefault="00E21B5E">
      <w:pPr>
        <w:spacing w:after="0" w:line="360" w:lineRule="auto"/>
        <w:contextualSpacing/>
        <w:rPr>
          <w:del w:id="403" w:author="Пользователь Windows" w:date="2021-01-27T20:05:00Z"/>
          <w:rFonts w:ascii="Times New Roman" w:hAnsi="Times New Roman" w:cs="Times New Roman"/>
          <w:sz w:val="28"/>
        </w:rPr>
        <w:pPrChange w:id="404" w:author="Пользователь Windows" w:date="2021-01-27T20:18:00Z">
          <w:pPr>
            <w:spacing w:after="0" w:line="360" w:lineRule="auto"/>
            <w:ind w:firstLine="709"/>
            <w:contextualSpacing/>
            <w:jc w:val="center"/>
          </w:pPr>
        </w:pPrChange>
      </w:pPr>
      <w:del w:id="405" w:author="Пользователь Windows" w:date="2021-01-27T20:05:00Z">
        <w:r w:rsidDel="009C67B8">
          <w:rPr>
            <w:noProof/>
            <w:lang w:eastAsia="ru-RU"/>
          </w:rPr>
          <w:drawing>
            <wp:inline distT="0" distB="0" distL="0" distR="0" wp14:anchorId="50C5FBF5" wp14:editId="565FC8AF">
              <wp:extent cx="3238500" cy="18480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5568" cy="1857797"/>
                      </a:xfrm>
                      <a:prstGeom prst="rect">
                        <a:avLst/>
                      </a:prstGeom>
                    </pic:spPr>
                  </pic:pic>
                </a:graphicData>
              </a:graphic>
            </wp:inline>
          </w:drawing>
        </w:r>
      </w:del>
    </w:p>
    <w:p w14:paraId="5FECA1AA" w14:textId="232583EF" w:rsidR="00E21B5E" w:rsidDel="009C67B8" w:rsidRDefault="00E21B5E">
      <w:pPr>
        <w:spacing w:after="0" w:line="360" w:lineRule="auto"/>
        <w:contextualSpacing/>
        <w:rPr>
          <w:del w:id="406" w:author="Пользователь Windows" w:date="2021-01-27T20:05:00Z"/>
          <w:rFonts w:ascii="Times New Roman" w:hAnsi="Times New Roman" w:cs="Times New Roman"/>
          <w:sz w:val="28"/>
        </w:rPr>
        <w:pPrChange w:id="407" w:author="Пользователь Windows" w:date="2021-01-27T20:18:00Z">
          <w:pPr>
            <w:spacing w:after="0" w:line="360" w:lineRule="auto"/>
            <w:ind w:firstLine="709"/>
            <w:contextualSpacing/>
            <w:jc w:val="center"/>
          </w:pPr>
        </w:pPrChange>
      </w:pPr>
      <w:del w:id="408" w:author="Пользователь Windows" w:date="2021-01-27T20:05:00Z">
        <w:r w:rsidDel="009C67B8">
          <w:rPr>
            <w:rFonts w:ascii="Times New Roman" w:hAnsi="Times New Roman" w:cs="Times New Roman"/>
            <w:sz w:val="28"/>
          </w:rPr>
          <w:delText xml:space="preserve">Рисунок </w:delText>
        </w:r>
        <w:r w:rsidR="0052091B" w:rsidDel="009C67B8">
          <w:rPr>
            <w:rFonts w:ascii="Times New Roman" w:hAnsi="Times New Roman" w:cs="Times New Roman"/>
            <w:sz w:val="28"/>
          </w:rPr>
          <w:delText>2</w:delText>
        </w:r>
        <w:r w:rsidR="00AF2964" w:rsidDel="009C67B8">
          <w:rPr>
            <w:rFonts w:ascii="Times New Roman" w:hAnsi="Times New Roman" w:cs="Times New Roman"/>
            <w:sz w:val="28"/>
          </w:rPr>
          <w:delText>5</w:delText>
        </w:r>
        <w:r w:rsidDel="009C67B8">
          <w:rPr>
            <w:rFonts w:ascii="Times New Roman" w:hAnsi="Times New Roman" w:cs="Times New Roman"/>
            <w:sz w:val="28"/>
          </w:rPr>
          <w:delText xml:space="preserve"> – Результат работы подсистемы Идентификации АР</w:delText>
        </w:r>
      </w:del>
    </w:p>
    <w:p w14:paraId="3A1CE418" w14:textId="77777777" w:rsidR="00AF2964" w:rsidRDefault="00AF2964">
      <w:pPr>
        <w:spacing w:after="0" w:line="360" w:lineRule="auto"/>
        <w:ind w:firstLine="709"/>
        <w:contextualSpacing/>
        <w:jc w:val="both"/>
        <w:rPr>
          <w:rFonts w:ascii="Times New Roman" w:hAnsi="Times New Roman" w:cs="Times New Roman"/>
          <w:sz w:val="28"/>
        </w:rPr>
        <w:pPrChange w:id="409" w:author="Пользователь Windows" w:date="2021-01-27T20:18:00Z">
          <w:pPr>
            <w:spacing w:after="0" w:line="360" w:lineRule="auto"/>
            <w:ind w:firstLine="709"/>
            <w:contextualSpacing/>
            <w:jc w:val="center"/>
          </w:pPr>
        </w:pPrChange>
      </w:pPr>
    </w:p>
    <w:p w14:paraId="1402DD7D" w14:textId="77777777" w:rsidR="00F00214" w:rsidRDefault="009D4381" w:rsidP="009D4381">
      <w:pPr>
        <w:pStyle w:val="Heading2"/>
      </w:pPr>
      <w:bookmarkStart w:id="410" w:name="_Toc62603029"/>
      <w:r>
        <w:t>4</w:t>
      </w:r>
      <w:r w:rsidR="00BB735F">
        <w:t>.</w:t>
      </w:r>
      <w:r w:rsidR="00F00214">
        <w:t xml:space="preserve">3.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410"/>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этапе ПОСЛЕ подсистема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56816F32" w14:textId="40F91D7E" w:rsidR="0068190D" w:rsidDel="00AB2E3C" w:rsidRDefault="0068190D" w:rsidP="00F00214">
      <w:pPr>
        <w:spacing w:after="0" w:line="360" w:lineRule="auto"/>
        <w:ind w:firstLine="709"/>
        <w:contextualSpacing/>
        <w:jc w:val="both"/>
        <w:rPr>
          <w:del w:id="411" w:author="Пользователь Windows" w:date="2021-01-27T20:17:00Z"/>
          <w:rFonts w:ascii="Times New Roman" w:hAnsi="Times New Roman" w:cs="Times New Roman"/>
          <w:sz w:val="28"/>
        </w:rPr>
      </w:pPr>
      <w:del w:id="412" w:author="Пользователь Windows" w:date="2021-01-27T20:17:00Z">
        <w:r w:rsidRPr="00AD0B46" w:rsidDel="00AB2E3C">
          <w:rPr>
            <w:rFonts w:ascii="Times New Roman" w:hAnsi="Times New Roman" w:cs="Times New Roman"/>
            <w:sz w:val="28"/>
          </w:rPr>
          <w:delText>В результате реализации подсистемы</w:delText>
        </w:r>
        <w:r w:rsidDel="00AB2E3C">
          <w:rPr>
            <w:rFonts w:ascii="Times New Roman" w:hAnsi="Times New Roman" w:cs="Times New Roman"/>
            <w:sz w:val="28"/>
          </w:rPr>
          <w:delText xml:space="preserve"> </w:delText>
        </w:r>
        <w:r w:rsidR="00395118" w:rsidDel="00AB2E3C">
          <w:rPr>
            <w:rFonts w:ascii="Times New Roman" w:hAnsi="Times New Roman" w:cs="Times New Roman"/>
            <w:sz w:val="28"/>
          </w:rPr>
          <w:delText xml:space="preserve">Выбора </w:delText>
        </w:r>
        <w:r w:rsidDel="00AB2E3C">
          <w:rPr>
            <w:rFonts w:ascii="Times New Roman" w:hAnsi="Times New Roman" w:cs="Times New Roman"/>
            <w:sz w:val="28"/>
          </w:rPr>
          <w:delText>УВ</w:delText>
        </w:r>
        <w:r w:rsidRPr="00AD0B46" w:rsidDel="00AB2E3C">
          <w:rPr>
            <w:rFonts w:ascii="Times New Roman" w:hAnsi="Times New Roman" w:cs="Times New Roman"/>
            <w:sz w:val="28"/>
          </w:rPr>
          <w:delText xml:space="preserve"> была сделана диаграмма классов, которая представлена в приложении </w:delText>
        </w:r>
        <w:r w:rsidRPr="00AD0B46" w:rsidDel="00AB2E3C">
          <w:rPr>
            <w:rFonts w:ascii="Times New Roman" w:hAnsi="Times New Roman" w:cs="Times New Roman"/>
            <w:sz w:val="28"/>
            <w:lang w:val="en-US"/>
          </w:rPr>
          <w:delText>A</w:delText>
        </w:r>
        <w:r w:rsidRPr="00AD0B46" w:rsidDel="00AB2E3C">
          <w:rPr>
            <w:rFonts w:ascii="Times New Roman" w:hAnsi="Times New Roman" w:cs="Times New Roman"/>
            <w:sz w:val="28"/>
          </w:rPr>
          <w:delText xml:space="preserve"> на рисунке </w:delText>
        </w:r>
        <w:r w:rsidRPr="00AD0B46" w:rsidDel="00AB2E3C">
          <w:rPr>
            <w:rFonts w:ascii="Times New Roman" w:hAnsi="Times New Roman" w:cs="Times New Roman"/>
            <w:sz w:val="28"/>
            <w:lang w:val="en-US"/>
          </w:rPr>
          <w:delText>A</w:delText>
        </w:r>
        <w:r w:rsidDel="00AB2E3C">
          <w:rPr>
            <w:rFonts w:ascii="Times New Roman" w:hAnsi="Times New Roman" w:cs="Times New Roman"/>
            <w:sz w:val="28"/>
          </w:rPr>
          <w:delText>.3</w:delText>
        </w:r>
        <w:r w:rsidRPr="00AD0B46" w:rsidDel="00AB2E3C">
          <w:rPr>
            <w:rFonts w:ascii="Times New Roman" w:hAnsi="Times New Roman" w:cs="Times New Roman"/>
            <w:sz w:val="28"/>
          </w:rPr>
          <w:delText>.</w:delText>
        </w:r>
      </w:del>
    </w:p>
    <w:p w14:paraId="3E93B977" w14:textId="2C939005"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413" w:author="Пользователь Windows" w:date="2021-01-27T20:17:00Z">
        <w:r w:rsidR="009D4381" w:rsidDel="00AB2E3C">
          <w:rPr>
            <w:rFonts w:ascii="Times New Roman" w:hAnsi="Times New Roman" w:cs="Times New Roman"/>
            <w:sz w:val="28"/>
          </w:rPr>
          <w:delText>2</w:delText>
        </w:r>
        <w:r w:rsidR="00AF2964" w:rsidDel="00AB2E3C">
          <w:rPr>
            <w:rFonts w:ascii="Times New Roman" w:hAnsi="Times New Roman" w:cs="Times New Roman"/>
            <w:sz w:val="28"/>
          </w:rPr>
          <w:delText>6</w:delText>
        </w:r>
        <w:r w:rsidR="0068190D" w:rsidDel="00AB2E3C">
          <w:rPr>
            <w:rFonts w:ascii="Times New Roman" w:hAnsi="Times New Roman" w:cs="Times New Roman"/>
            <w:sz w:val="28"/>
          </w:rPr>
          <w:delText xml:space="preserve"> </w:delText>
        </w:r>
      </w:del>
      <w:ins w:id="414" w:author="Пользователь Windows" w:date="2021-01-27T20:17:00Z">
        <w:r w:rsidR="00AB2E3C">
          <w:rPr>
            <w:rFonts w:ascii="Times New Roman" w:hAnsi="Times New Roman" w:cs="Times New Roman"/>
            <w:sz w:val="28"/>
          </w:rPr>
          <w:t xml:space="preserve">20 </w:t>
        </w:r>
      </w:ins>
      <w:r w:rsidR="0068190D">
        <w:rPr>
          <w:rFonts w:ascii="Times New Roman" w:hAnsi="Times New Roman" w:cs="Times New Roman"/>
          <w:sz w:val="28"/>
        </w:rPr>
        <w:t xml:space="preserve">представлен результат работы подсистемы. В подсистему была передана информация о группа когерентных генераторов, а конкретно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proofErr w:type="spellStart"/>
      <w:r w:rsidR="005F4C72">
        <w:rPr>
          <w:rFonts w:ascii="Times New Roman" w:hAnsi="Times New Roman" w:cs="Times New Roman"/>
          <w:sz w:val="28"/>
          <w:lang w:val="en-US"/>
        </w:rPr>
        <w:t>RastrWin</w:t>
      </w:r>
      <w:proofErr w:type="spellEnd"/>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несколько </w:t>
      </w:r>
      <w:proofErr w:type="spellStart"/>
      <w:r>
        <w:rPr>
          <w:rFonts w:ascii="Times New Roman" w:hAnsi="Times New Roman" w:cs="Times New Roman"/>
          <w:sz w:val="28"/>
        </w:rPr>
        <w:t>мс</w:t>
      </w:r>
      <w:proofErr w:type="spellEnd"/>
      <w:r>
        <w:rPr>
          <w:rFonts w:ascii="Times New Roman" w:hAnsi="Times New Roman" w:cs="Times New Roman"/>
          <w:sz w:val="28"/>
        </w:rPr>
        <w:t>,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443EDE13" w14:textId="123EDD8A" w:rsidR="0068190D" w:rsidDel="00AB2E3C" w:rsidRDefault="0068190D" w:rsidP="0068190D">
      <w:pPr>
        <w:spacing w:after="0" w:line="360" w:lineRule="auto"/>
        <w:ind w:firstLine="709"/>
        <w:contextualSpacing/>
        <w:jc w:val="center"/>
        <w:rPr>
          <w:del w:id="415" w:author="Пользователь Windows" w:date="2021-01-27T20:17:00Z"/>
          <w:rFonts w:ascii="Times New Roman" w:hAnsi="Times New Roman" w:cs="Times New Roman"/>
          <w:sz w:val="28"/>
        </w:rPr>
      </w:pPr>
      <w:del w:id="416" w:author="Пользователь Windows" w:date="2021-01-27T20:17:00Z">
        <w:r w:rsidDel="00AB2E3C">
          <w:rPr>
            <w:noProof/>
            <w:lang w:eastAsia="ru-RU"/>
          </w:rPr>
          <w:drawing>
            <wp:inline distT="0" distB="0" distL="0" distR="0" wp14:anchorId="33A2C3E2" wp14:editId="06417492">
              <wp:extent cx="3596640" cy="2395377"/>
              <wp:effectExtent l="0" t="0" r="381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7481" cy="2409257"/>
                      </a:xfrm>
                      <a:prstGeom prst="rect">
                        <a:avLst/>
                      </a:prstGeom>
                    </pic:spPr>
                  </pic:pic>
                </a:graphicData>
              </a:graphic>
            </wp:inline>
          </w:drawing>
        </w:r>
      </w:del>
    </w:p>
    <w:p w14:paraId="4AF90C3D" w14:textId="738959A4" w:rsidR="008D022B" w:rsidDel="00AB2E3C" w:rsidRDefault="004E02CB" w:rsidP="008D022B">
      <w:pPr>
        <w:spacing w:after="0" w:line="360" w:lineRule="auto"/>
        <w:ind w:firstLine="709"/>
        <w:contextualSpacing/>
        <w:jc w:val="center"/>
        <w:rPr>
          <w:del w:id="417" w:author="Пользователь Windows" w:date="2021-01-27T20:17:00Z"/>
          <w:rFonts w:ascii="Times New Roman" w:hAnsi="Times New Roman" w:cs="Times New Roman"/>
          <w:sz w:val="28"/>
        </w:rPr>
      </w:pPr>
      <w:del w:id="418" w:author="Пользователь Windows" w:date="2021-01-27T20:17:00Z">
        <w:r w:rsidDel="00AB2E3C">
          <w:rPr>
            <w:rFonts w:ascii="Times New Roman" w:hAnsi="Times New Roman" w:cs="Times New Roman"/>
            <w:sz w:val="28"/>
          </w:rPr>
          <w:delText xml:space="preserve">Рисунок </w:delText>
        </w:r>
        <w:r w:rsidR="009D4381" w:rsidDel="00AB2E3C">
          <w:rPr>
            <w:rFonts w:ascii="Times New Roman" w:hAnsi="Times New Roman" w:cs="Times New Roman"/>
            <w:sz w:val="28"/>
          </w:rPr>
          <w:delText>2</w:delText>
        </w:r>
        <w:r w:rsidR="00AF2964" w:rsidDel="00AB2E3C">
          <w:rPr>
            <w:rFonts w:ascii="Times New Roman" w:hAnsi="Times New Roman" w:cs="Times New Roman"/>
            <w:sz w:val="28"/>
          </w:rPr>
          <w:delText>6</w:delText>
        </w:r>
        <w:r w:rsidR="0068190D" w:rsidDel="00AB2E3C">
          <w:rPr>
            <w:rFonts w:ascii="Times New Roman" w:hAnsi="Times New Roman" w:cs="Times New Roman"/>
            <w:sz w:val="28"/>
          </w:rPr>
          <w:delText xml:space="preserve"> – Результат работы подсистемы </w:delText>
        </w:r>
        <w:r w:rsidR="00395118" w:rsidDel="00AB2E3C">
          <w:rPr>
            <w:rFonts w:ascii="Times New Roman" w:hAnsi="Times New Roman" w:cs="Times New Roman"/>
            <w:sz w:val="28"/>
          </w:rPr>
          <w:delText xml:space="preserve">Выбора </w:delText>
        </w:r>
        <w:r w:rsidR="008D022B" w:rsidDel="00AB2E3C">
          <w:rPr>
            <w:rFonts w:ascii="Times New Roman" w:hAnsi="Times New Roman" w:cs="Times New Roman"/>
            <w:sz w:val="28"/>
          </w:rPr>
          <w:delText>УВ</w:delText>
        </w:r>
      </w:del>
    </w:p>
    <w:p w14:paraId="025DD502" w14:textId="429052A6" w:rsidR="008D022B" w:rsidRDefault="008D022B" w:rsidP="008D022B">
      <w:pPr>
        <w:spacing w:after="0" w:line="360" w:lineRule="auto"/>
        <w:ind w:firstLine="709"/>
        <w:contextualSpacing/>
        <w:jc w:val="both"/>
        <w:rPr>
          <w:rFonts w:ascii="Times New Roman" w:hAnsi="Times New Roman" w:cs="Times New Roman"/>
          <w:sz w:val="28"/>
        </w:rPr>
        <w:sectPr w:rsidR="008D022B" w:rsidSect="001F069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 xml:space="preserve">Сечение ДС в соответствии с рисунком </w:t>
      </w:r>
      <w:del w:id="419" w:author="Пользователь Windows" w:date="2021-01-27T20:18:00Z">
        <w:r w:rsidDel="00AB2E3C">
          <w:rPr>
            <w:rFonts w:ascii="Times New Roman" w:hAnsi="Times New Roman" w:cs="Times New Roman"/>
            <w:sz w:val="28"/>
          </w:rPr>
          <w:delText>2</w:delText>
        </w:r>
        <w:r w:rsidR="00AF2964" w:rsidDel="00AB2E3C">
          <w:rPr>
            <w:rFonts w:ascii="Times New Roman" w:hAnsi="Times New Roman" w:cs="Times New Roman"/>
            <w:sz w:val="28"/>
          </w:rPr>
          <w:delText>6</w:delText>
        </w:r>
        <w:r w:rsidDel="00AB2E3C">
          <w:rPr>
            <w:rFonts w:ascii="Times New Roman" w:hAnsi="Times New Roman" w:cs="Times New Roman"/>
            <w:sz w:val="28"/>
          </w:rPr>
          <w:delText xml:space="preserve"> </w:delText>
        </w:r>
      </w:del>
      <w:ins w:id="420" w:author="Пользователь Windows" w:date="2021-01-27T20:18:00Z">
        <w:r w:rsidR="00AB2E3C">
          <w:rPr>
            <w:rFonts w:ascii="Times New Roman" w:hAnsi="Times New Roman" w:cs="Times New Roman"/>
            <w:sz w:val="28"/>
          </w:rPr>
          <w:t xml:space="preserve">20 </w:t>
        </w:r>
      </w:ins>
      <w:r>
        <w:rPr>
          <w:rFonts w:ascii="Times New Roman" w:hAnsi="Times New Roman" w:cs="Times New Roman"/>
          <w:sz w:val="28"/>
        </w:rPr>
        <w:t>представлено</w:t>
      </w:r>
      <w:r w:rsidRPr="008D022B">
        <w:rPr>
          <w:rFonts w:ascii="Times New Roman" w:hAnsi="Times New Roman" w:cs="Times New Roman"/>
          <w:sz w:val="28"/>
        </w:rPr>
        <w:t xml:space="preserve"> </w:t>
      </w:r>
      <w:r>
        <w:rPr>
          <w:rFonts w:ascii="Times New Roman" w:hAnsi="Times New Roman" w:cs="Times New Roman"/>
          <w:sz w:val="28"/>
        </w:rPr>
        <w:t xml:space="preserve">под номером 2 на схеме ЭЭС на рисунке </w:t>
      </w:r>
      <w:del w:id="421" w:author="Пользователь Windows" w:date="2021-01-27T20:19:00Z">
        <w:r w:rsidDel="00AB2E3C">
          <w:rPr>
            <w:rFonts w:ascii="Times New Roman" w:hAnsi="Times New Roman" w:cs="Times New Roman"/>
            <w:sz w:val="28"/>
          </w:rPr>
          <w:delText>2</w:delText>
        </w:r>
        <w:r w:rsidR="00AF2964" w:rsidDel="00AB2E3C">
          <w:rPr>
            <w:rFonts w:ascii="Times New Roman" w:hAnsi="Times New Roman" w:cs="Times New Roman"/>
            <w:sz w:val="28"/>
          </w:rPr>
          <w:delText>7</w:delText>
        </w:r>
      </w:del>
      <w:ins w:id="422" w:author="Пользователь Windows" w:date="2021-01-27T20:19:00Z">
        <w:r w:rsidR="00AB2E3C">
          <w:rPr>
            <w:rFonts w:ascii="Times New Roman" w:hAnsi="Times New Roman" w:cs="Times New Roman"/>
            <w:sz w:val="28"/>
          </w:rPr>
          <w:t>28</w:t>
        </w:r>
      </w:ins>
      <w:r>
        <w:rPr>
          <w:rFonts w:ascii="Times New Roman" w:hAnsi="Times New Roman" w:cs="Times New Roman"/>
          <w:sz w:val="28"/>
        </w:rPr>
        <w:t xml:space="preserve">. По </w:t>
      </w:r>
      <w:sdt>
        <w:sdtPr>
          <w:rPr>
            <w:rFonts w:ascii="Times New Roman" w:hAnsi="Times New Roman" w:cs="Times New Roman"/>
            <w:sz w:val="28"/>
          </w:rPr>
          <w:id w:val="79402016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8D022B">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сечение ДС, выполняемое существующими устройствами АЛАР, в сечении «Братск-Красноярск» проходит по линии под номером 1. Расчеты </w:t>
      </w:r>
      <w:sdt>
        <w:sdtPr>
          <w:rPr>
            <w:rFonts w:ascii="Times New Roman" w:hAnsi="Times New Roman" w:cs="Times New Roman"/>
            <w:sz w:val="28"/>
          </w:rPr>
          <w:id w:val="-150836060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8D022B">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деление энергосистемы по сечению №2 позволяет снизить объем отключаемой нагрузки на 56%.</w:t>
      </w:r>
    </w:p>
    <w:p w14:paraId="6621784A" w14:textId="56B5C981" w:rsidR="008D022B" w:rsidRDefault="008D022B" w:rsidP="008D022B">
      <w:pPr>
        <w:spacing w:after="0"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s">
            <w:drawing>
              <wp:anchor distT="0" distB="0" distL="114300" distR="114300" simplePos="0" relativeHeight="251672576" behindDoc="0" locked="0" layoutInCell="1" allowOverlap="1" wp14:anchorId="17004071" wp14:editId="37082A9D">
                <wp:simplePos x="0" y="0"/>
                <wp:positionH relativeFrom="column">
                  <wp:posOffset>1895687</wp:posOffset>
                </wp:positionH>
                <wp:positionV relativeFrom="paragraph">
                  <wp:posOffset>888153</wp:posOffset>
                </wp:positionV>
                <wp:extent cx="914400" cy="321734"/>
                <wp:effectExtent l="0" t="0" r="6985" b="2540"/>
                <wp:wrapNone/>
                <wp:docPr id="47" name="Надпись 47"/>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5416AB33" w14:textId="15CC9A17" w:rsidR="0080299B" w:rsidRPr="008D022B" w:rsidRDefault="0080299B" w:rsidP="008D022B">
                            <w:pPr>
                              <w:rPr>
                                <w:rFonts w:ascii="Times New Roman" w:hAnsi="Times New Roman" w:cs="Times New Roman"/>
                                <w:sz w:val="28"/>
                              </w:rPr>
                            </w:pPr>
                            <w:r>
                              <w:rPr>
                                <w:rFonts w:ascii="Times New Roman" w:hAnsi="Times New Roman" w:cs="Times New Roman"/>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04071" id="Надпись 47" o:spid="_x0000_s1032" type="#_x0000_t202" style="position:absolute;left:0;text-align:left;margin-left:149.25pt;margin-top:69.95pt;width:1in;height:25.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" fillcolor="white [3201]" stroked="f" strokeweight=".5pt">
                <v:textbox>
                  <w:txbxContent>
                    <w:p w14:paraId="5416AB33" w14:textId="15CC9A17" w:rsidR="0080299B" w:rsidRPr="008D022B" w:rsidRDefault="0080299B" w:rsidP="008D022B">
                      <w:pPr>
                        <w:rPr>
                          <w:rFonts w:ascii="Times New Roman" w:hAnsi="Times New Roman" w:cs="Times New Roman"/>
                          <w:sz w:val="28"/>
                        </w:rPr>
                      </w:pPr>
                      <w:r>
                        <w:rPr>
                          <w:rFonts w:ascii="Times New Roman" w:hAnsi="Times New Roman" w:cs="Times New Roman"/>
                          <w:sz w:val="28"/>
                        </w:rPr>
                        <w:t>1</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0528" behindDoc="0" locked="0" layoutInCell="1" allowOverlap="1" wp14:anchorId="7C19B8BE" wp14:editId="05DCD93F">
                <wp:simplePos x="0" y="0"/>
                <wp:positionH relativeFrom="column">
                  <wp:posOffset>2243032</wp:posOffset>
                </wp:positionH>
                <wp:positionV relativeFrom="paragraph">
                  <wp:posOffset>896620</wp:posOffset>
                </wp:positionV>
                <wp:extent cx="914400" cy="321734"/>
                <wp:effectExtent l="0" t="0" r="6985" b="2540"/>
                <wp:wrapNone/>
                <wp:docPr id="46" name="Надпись 46"/>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1CD65BA8" w14:textId="63577ABC" w:rsidR="0080299B" w:rsidRPr="008D022B" w:rsidRDefault="0080299B">
                            <w:pPr>
                              <w:rPr>
                                <w:rFonts w:ascii="Times New Roman" w:hAnsi="Times New Roman" w:cs="Times New Roman"/>
                                <w:sz w:val="28"/>
                              </w:rPr>
                            </w:pPr>
                            <w:r w:rsidRPr="008D022B">
                              <w:rPr>
                                <w:rFonts w:ascii="Times New Roman" w:hAnsi="Times New Roman" w:cs="Times New Roman"/>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9B8BE" id="Надпись 46" o:spid="_x0000_s1033" type="#_x0000_t202" style="position:absolute;left:0;text-align:left;margin-left:176.6pt;margin-top:70.6pt;width:1in;height:25.3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" fillcolor="white [3201]" stroked="f" strokeweight=".5pt">
                <v:textbox>
                  <w:txbxContent>
                    <w:p w14:paraId="1CD65BA8" w14:textId="63577ABC" w:rsidR="0080299B" w:rsidRPr="008D022B" w:rsidRDefault="0080299B">
                      <w:pPr>
                        <w:rPr>
                          <w:rFonts w:ascii="Times New Roman" w:hAnsi="Times New Roman" w:cs="Times New Roman"/>
                          <w:sz w:val="28"/>
                        </w:rPr>
                      </w:pPr>
                      <w:r w:rsidRPr="008D022B">
                        <w:rPr>
                          <w:rFonts w:ascii="Times New Roman" w:hAnsi="Times New Roman" w:cs="Times New Roman"/>
                          <w:sz w:val="28"/>
                        </w:rPr>
                        <w:t>2</w:t>
                      </w:r>
                    </w:p>
                  </w:txbxContent>
                </v:textbox>
              </v:shape>
            </w:pict>
          </mc:Fallback>
        </mc:AlternateContent>
      </w:r>
      <w:r w:rsidRPr="008D022B">
        <w:rPr>
          <w:rFonts w:ascii="Times New Roman" w:hAnsi="Times New Roman" w:cs="Times New Roman"/>
          <w:noProof/>
          <w:sz w:val="28"/>
          <w:lang w:eastAsia="ru-RU"/>
        </w:rPr>
        <w:drawing>
          <wp:inline distT="0" distB="0" distL="0" distR="0" wp14:anchorId="3B118BD4" wp14:editId="10942994">
            <wp:extent cx="9597069" cy="3361266"/>
            <wp:effectExtent l="0" t="0" r="0" b="0"/>
            <wp:docPr id="23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Рисунок 1"/>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609958" cy="3365780"/>
                    </a:xfrm>
                    <a:prstGeom prst="rect">
                      <a:avLst/>
                    </a:prstGeom>
                    <a:noFill/>
                    <a:ln>
                      <a:noFill/>
                    </a:ln>
                  </pic:spPr>
                </pic:pic>
              </a:graphicData>
            </a:graphic>
          </wp:inline>
        </w:drawing>
      </w:r>
    </w:p>
    <w:p w14:paraId="4D5B11A0" w14:textId="1ECA2A86" w:rsidR="008D022B" w:rsidRPr="008D022B" w:rsidRDefault="008D022B" w:rsidP="0068190D">
      <w:pPr>
        <w:spacing w:after="0" w:line="360" w:lineRule="auto"/>
        <w:ind w:firstLine="709"/>
        <w:contextualSpacing/>
        <w:jc w:val="center"/>
        <w:sectPr w:rsidR="008D022B" w:rsidRPr="008D022B" w:rsidSect="008D022B">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 xml:space="preserve">Рисунок </w:t>
      </w:r>
      <w:del w:id="423" w:author="Пользователь Windows" w:date="2021-01-27T20:19:00Z">
        <w:r w:rsidDel="00AB2E3C">
          <w:rPr>
            <w:rFonts w:ascii="Times New Roman" w:hAnsi="Times New Roman" w:cs="Times New Roman"/>
            <w:sz w:val="28"/>
          </w:rPr>
          <w:delText>2</w:delText>
        </w:r>
        <w:r w:rsidR="00AF2964" w:rsidDel="00AB2E3C">
          <w:rPr>
            <w:rFonts w:ascii="Times New Roman" w:hAnsi="Times New Roman" w:cs="Times New Roman"/>
            <w:sz w:val="28"/>
          </w:rPr>
          <w:delText>7</w:delText>
        </w:r>
        <w:r w:rsidDel="00AB2E3C">
          <w:rPr>
            <w:rFonts w:ascii="Times New Roman" w:hAnsi="Times New Roman" w:cs="Times New Roman"/>
            <w:sz w:val="28"/>
          </w:rPr>
          <w:delText xml:space="preserve"> </w:delText>
        </w:r>
      </w:del>
      <w:ins w:id="424" w:author="Пользователь Windows" w:date="2021-01-27T20:19:00Z">
        <w:r w:rsidR="00AB2E3C">
          <w:rPr>
            <w:rFonts w:ascii="Times New Roman" w:hAnsi="Times New Roman" w:cs="Times New Roman"/>
            <w:sz w:val="28"/>
          </w:rPr>
          <w:t xml:space="preserve">28 </w:t>
        </w:r>
      </w:ins>
      <w:r>
        <w:rPr>
          <w:rFonts w:ascii="Times New Roman" w:hAnsi="Times New Roman" w:cs="Times New Roman"/>
          <w:sz w:val="28"/>
        </w:rPr>
        <w:t xml:space="preserve">– </w:t>
      </w:r>
      <w:r w:rsidRPr="008D022B">
        <w:rPr>
          <w:rFonts w:ascii="Times New Roman" w:hAnsi="Times New Roman" w:cs="Times New Roman"/>
          <w:sz w:val="28"/>
        </w:rPr>
        <w:t>Се</w:t>
      </w:r>
      <w:r w:rsidR="00B13025">
        <w:rPr>
          <w:rFonts w:ascii="Times New Roman" w:hAnsi="Times New Roman" w:cs="Times New Roman"/>
          <w:sz w:val="28"/>
        </w:rPr>
        <w:t xml:space="preserve">чение ДС существующими устройствами АЛАР (1) </w:t>
      </w:r>
      <w:r w:rsidRPr="008D022B">
        <w:rPr>
          <w:rFonts w:ascii="Times New Roman" w:hAnsi="Times New Roman" w:cs="Times New Roman"/>
          <w:sz w:val="28"/>
        </w:rPr>
        <w:t>и сечение ДС</w:t>
      </w:r>
      <w:r w:rsidR="00B13025">
        <w:rPr>
          <w:rFonts w:ascii="Times New Roman" w:hAnsi="Times New Roman" w:cs="Times New Roman"/>
          <w:sz w:val="28"/>
        </w:rPr>
        <w:t xml:space="preserve"> централизованной АЛАР</w:t>
      </w:r>
      <w:r w:rsidRPr="008D022B">
        <w:rPr>
          <w:rFonts w:ascii="Times New Roman" w:hAnsi="Times New Roman" w:cs="Times New Roman"/>
          <w:sz w:val="28"/>
        </w:rPr>
        <w:t xml:space="preserve"> (</w:t>
      </w:r>
      <w:r w:rsidR="00B13025">
        <w:rPr>
          <w:rFonts w:ascii="Times New Roman" w:hAnsi="Times New Roman" w:cs="Times New Roman"/>
          <w:sz w:val="28"/>
        </w:rPr>
        <w:t>2</w:t>
      </w:r>
      <w:r w:rsidRPr="008D022B">
        <w:rPr>
          <w:rFonts w:ascii="Times New Roman" w:hAnsi="Times New Roman" w:cs="Times New Roman"/>
          <w:sz w:val="28"/>
        </w:rPr>
        <w:t>)</w:t>
      </w:r>
    </w:p>
    <w:p w14:paraId="6703D1C0" w14:textId="77777777" w:rsidR="00656E91" w:rsidRDefault="009D4381" w:rsidP="009D4381">
      <w:pPr>
        <w:pStyle w:val="Heading2"/>
      </w:pPr>
      <w:bookmarkStart w:id="425" w:name="_Toc62603030"/>
      <w:r>
        <w:lastRenderedPageBreak/>
        <w:t>4</w:t>
      </w:r>
      <w:r w:rsidR="00BB735F">
        <w:t>.</w:t>
      </w:r>
      <w:r w:rsidR="00F00214">
        <w:t>4</w:t>
      </w:r>
      <w:r w:rsidR="00656E91">
        <w:t xml:space="preserve">. </w:t>
      </w:r>
      <w:r>
        <w:t>Тестирование</w:t>
      </w:r>
      <w:r w:rsidR="00656E91">
        <w:t xml:space="preserve"> подсистемы </w:t>
      </w:r>
      <w:r w:rsidR="00EB22B7">
        <w:t>Обработки</w:t>
      </w:r>
      <w:r w:rsidR="00656E91">
        <w:t xml:space="preserve"> телеметрии</w:t>
      </w:r>
      <w:r w:rsidR="00EB22B7">
        <w:t xml:space="preserve"> из ОИК</w:t>
      </w:r>
      <w:bookmarkEnd w:id="425"/>
    </w:p>
    <w:p w14:paraId="1892AFBC" w14:textId="496DC9BC" w:rsidR="001F1226" w:rsidRPr="00CC0FB9" w:rsidRDefault="00317EF1" w:rsidP="001F12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del w:id="426" w:author="Пользователь Windows" w:date="2021-01-27T20:28:00Z">
        <w:r w:rsidR="009D4381" w:rsidDel="00CC0FB9">
          <w:rPr>
            <w:rFonts w:ascii="Times New Roman" w:hAnsi="Times New Roman" w:cs="Times New Roman"/>
            <w:sz w:val="28"/>
          </w:rPr>
          <w:delText>2</w:delText>
        </w:r>
        <w:r w:rsidR="00AF2964" w:rsidDel="00CC0FB9">
          <w:rPr>
            <w:rFonts w:ascii="Times New Roman" w:hAnsi="Times New Roman" w:cs="Times New Roman"/>
            <w:sz w:val="28"/>
          </w:rPr>
          <w:delText>8</w:delText>
        </w:r>
        <w:r w:rsidDel="00CC0FB9">
          <w:rPr>
            <w:rFonts w:ascii="Times New Roman" w:hAnsi="Times New Roman" w:cs="Times New Roman"/>
            <w:sz w:val="28"/>
          </w:rPr>
          <w:delText xml:space="preserve"> </w:delText>
        </w:r>
      </w:del>
      <w:ins w:id="427" w:author="Пользователь Windows" w:date="2021-01-27T20:28:00Z">
        <w:r w:rsidR="00CC0FB9">
          <w:rPr>
            <w:rFonts w:ascii="Times New Roman" w:hAnsi="Times New Roman" w:cs="Times New Roman"/>
            <w:sz w:val="28"/>
          </w:rPr>
          <w:t xml:space="preserve">29 </w:t>
        </w:r>
      </w:ins>
      <w:r>
        <w:rPr>
          <w:rFonts w:ascii="Times New Roman" w:hAnsi="Times New Roman" w:cs="Times New Roman"/>
          <w:sz w:val="28"/>
        </w:rPr>
        <w:t xml:space="preserve">показан прием </w:t>
      </w:r>
      <w:r>
        <w:rPr>
          <w:rFonts w:ascii="Times New Roman" w:hAnsi="Times New Roman" w:cs="Times New Roman"/>
          <w:sz w:val="28"/>
          <w:lang w:val="en-US"/>
        </w:rPr>
        <w:t>ASDU</w:t>
      </w:r>
      <w:r w:rsidRPr="009D4381">
        <w:rPr>
          <w:rFonts w:ascii="Times New Roman" w:hAnsi="Times New Roman" w:cs="Times New Roman"/>
          <w:sz w:val="28"/>
        </w:rPr>
        <w:t>.</w:t>
      </w:r>
      <w:r w:rsidR="009D4381">
        <w:rPr>
          <w:rFonts w:ascii="Times New Roman" w:hAnsi="Times New Roman" w:cs="Times New Roman"/>
          <w:sz w:val="28"/>
        </w:rPr>
        <w:t xml:space="preserve"> </w:t>
      </w:r>
      <w:ins w:id="428" w:author="Пользователь Windows" w:date="2021-01-27T20:29:00Z">
        <w:r w:rsidR="00CC0FB9">
          <w:rPr>
            <w:rFonts w:ascii="Times New Roman" w:hAnsi="Times New Roman" w:cs="Times New Roman"/>
            <w:sz w:val="28"/>
          </w:rPr>
          <w:t xml:space="preserve">В данном случае было получено несколько </w:t>
        </w:r>
        <w:r w:rsidR="00CC0FB9">
          <w:rPr>
            <w:rFonts w:ascii="Times New Roman" w:hAnsi="Times New Roman" w:cs="Times New Roman"/>
            <w:sz w:val="28"/>
            <w:lang w:val="en-US"/>
          </w:rPr>
          <w:t>ASDU</w:t>
        </w:r>
        <w:r w:rsidR="00CC0FB9">
          <w:rPr>
            <w:rFonts w:ascii="Times New Roman" w:hAnsi="Times New Roman" w:cs="Times New Roman"/>
            <w:sz w:val="28"/>
          </w:rPr>
          <w:t>, содержащих значения телесигналов.</w:t>
        </w:r>
      </w:ins>
    </w:p>
    <w:p w14:paraId="4E6C71DF" w14:textId="77777777" w:rsidR="005D6C6A" w:rsidRDefault="00317EF1" w:rsidP="00317EF1">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1821B2C0" wp14:editId="69B34B4F">
            <wp:extent cx="2523534" cy="746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7370" r="11156" b="40642"/>
                    <a:stretch/>
                  </pic:blipFill>
                  <pic:spPr bwMode="auto">
                    <a:xfrm>
                      <a:off x="0" y="0"/>
                      <a:ext cx="2554598" cy="755952"/>
                    </a:xfrm>
                    <a:prstGeom prst="rect">
                      <a:avLst/>
                    </a:prstGeom>
                    <a:ln>
                      <a:noFill/>
                    </a:ln>
                    <a:extLst>
                      <a:ext uri="{53640926-AAD7-44D8-BBD7-CCE9431645EC}">
                        <a14:shadowObscured xmlns:a14="http://schemas.microsoft.com/office/drawing/2010/main"/>
                      </a:ext>
                    </a:extLst>
                  </pic:spPr>
                </pic:pic>
              </a:graphicData>
            </a:graphic>
          </wp:inline>
        </w:drawing>
      </w:r>
    </w:p>
    <w:p w14:paraId="31596928" w14:textId="4E0EDECB" w:rsidR="008B644F" w:rsidRPr="00317EF1" w:rsidRDefault="00317EF1" w:rsidP="00317EF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429" w:author="Пользователь Windows" w:date="2021-01-27T20:28:00Z">
        <w:r w:rsidR="009D4381" w:rsidDel="00CC0FB9">
          <w:rPr>
            <w:rFonts w:ascii="Times New Roman" w:hAnsi="Times New Roman" w:cs="Times New Roman"/>
            <w:sz w:val="28"/>
          </w:rPr>
          <w:delText>2</w:delText>
        </w:r>
        <w:r w:rsidR="00AF2964" w:rsidDel="00CC0FB9">
          <w:rPr>
            <w:rFonts w:ascii="Times New Roman" w:hAnsi="Times New Roman" w:cs="Times New Roman"/>
            <w:sz w:val="28"/>
          </w:rPr>
          <w:delText>8</w:delText>
        </w:r>
        <w:r w:rsidDel="00CC0FB9">
          <w:rPr>
            <w:rFonts w:ascii="Times New Roman" w:hAnsi="Times New Roman" w:cs="Times New Roman"/>
            <w:sz w:val="28"/>
          </w:rPr>
          <w:delText xml:space="preserve"> </w:delText>
        </w:r>
      </w:del>
      <w:ins w:id="430" w:author="Пользователь Windows" w:date="2021-01-27T20:28:00Z">
        <w:r w:rsidR="00CC0FB9">
          <w:rPr>
            <w:rFonts w:ascii="Times New Roman" w:hAnsi="Times New Roman" w:cs="Times New Roman"/>
            <w:sz w:val="28"/>
          </w:rPr>
          <w:t xml:space="preserve">29 </w:t>
        </w:r>
      </w:ins>
      <w:r>
        <w:rPr>
          <w:rFonts w:ascii="Times New Roman" w:hAnsi="Times New Roman" w:cs="Times New Roman"/>
          <w:sz w:val="28"/>
        </w:rPr>
        <w:t>– Получение данных по протоколу МЭК-104</w:t>
      </w:r>
    </w:p>
    <w:p w14:paraId="4E23E1A5" w14:textId="3E1D3BA7" w:rsidR="00317EF1" w:rsidRPr="005C1A27" w:rsidRDefault="009D4381"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w:t>
      </w:r>
      <w:r w:rsidR="00331EDD">
        <w:rPr>
          <w:rFonts w:ascii="Times New Roman" w:hAnsi="Times New Roman" w:cs="Times New Roman"/>
          <w:sz w:val="28"/>
        </w:rPr>
        <w:t xml:space="preserve">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 xml:space="preserve">осуществляется сравнение параметров текущего режима с параметрами расчетных режимов, и выбирается ближайший к текущему из них. </w:t>
      </w:r>
      <w:r w:rsidR="00A928B4">
        <w:rPr>
          <w:rFonts w:ascii="Times New Roman" w:hAnsi="Times New Roman" w:cs="Times New Roman"/>
          <w:sz w:val="28"/>
        </w:rPr>
        <w:t xml:space="preserve">Было проведено тестирование подсистемы. На рисунке </w:t>
      </w:r>
      <w:del w:id="431" w:author="Пользователь Windows" w:date="2021-01-27T20:30:00Z">
        <w:r w:rsidDel="00CC0FB9">
          <w:rPr>
            <w:rFonts w:ascii="Times New Roman" w:hAnsi="Times New Roman" w:cs="Times New Roman"/>
            <w:sz w:val="28"/>
          </w:rPr>
          <w:delText>2</w:delText>
        </w:r>
        <w:r w:rsidR="00AF2964" w:rsidDel="00CC0FB9">
          <w:rPr>
            <w:rFonts w:ascii="Times New Roman" w:hAnsi="Times New Roman" w:cs="Times New Roman"/>
            <w:sz w:val="28"/>
          </w:rPr>
          <w:delText>9</w:delText>
        </w:r>
        <w:r w:rsidR="00A928B4" w:rsidDel="00CC0FB9">
          <w:rPr>
            <w:rFonts w:ascii="Times New Roman" w:hAnsi="Times New Roman" w:cs="Times New Roman"/>
            <w:sz w:val="28"/>
          </w:rPr>
          <w:delText xml:space="preserve"> </w:delText>
        </w:r>
      </w:del>
      <w:ins w:id="432" w:author="Пользователь Windows" w:date="2021-01-27T20:30:00Z">
        <w:r w:rsidR="00CC0FB9">
          <w:rPr>
            <w:rFonts w:ascii="Times New Roman" w:hAnsi="Times New Roman" w:cs="Times New Roman"/>
            <w:sz w:val="28"/>
          </w:rPr>
          <w:t xml:space="preserve">30 </w:t>
        </w:r>
      </w:ins>
      <w:r w:rsidR="00A928B4">
        <w:rPr>
          <w:rFonts w:ascii="Times New Roman" w:hAnsi="Times New Roman" w:cs="Times New Roman"/>
          <w:sz w:val="28"/>
        </w:rPr>
        <w:t xml:space="preserve">показано, что подсистема выдала наименование режима, наиболее похожего на текущий. </w:t>
      </w:r>
      <w:del w:id="433" w:author="Пользователь Windows" w:date="2021-01-27T20:36:00Z">
        <w:r w:rsidR="00A928B4" w:rsidDel="00CC0FB9">
          <w:rPr>
            <w:rFonts w:ascii="Times New Roman" w:hAnsi="Times New Roman" w:cs="Times New Roman"/>
            <w:sz w:val="28"/>
          </w:rPr>
          <w:delText>На данном этапе было выдано</w:delText>
        </w:r>
      </w:del>
      <w:ins w:id="434" w:author="Пользователь Windows" w:date="2021-01-27T20:36:00Z">
        <w:r w:rsidR="00CC0FB9">
          <w:rPr>
            <w:rFonts w:ascii="Times New Roman" w:hAnsi="Times New Roman" w:cs="Times New Roman"/>
            <w:sz w:val="28"/>
          </w:rPr>
          <w:t>В консоль было выведено</w:t>
        </w:r>
      </w:ins>
      <w:r w:rsidR="00A928B4">
        <w:rPr>
          <w:rFonts w:ascii="Times New Roman" w:hAnsi="Times New Roman" w:cs="Times New Roman"/>
          <w:sz w:val="28"/>
        </w:rPr>
        <w:t xml:space="preserve"> наименование </w:t>
      </w:r>
      <w:r w:rsidR="00A928B4">
        <w:rPr>
          <w:rFonts w:ascii="Times New Roman" w:hAnsi="Times New Roman" w:cs="Times New Roman"/>
          <w:sz w:val="28"/>
          <w:lang w:val="en-US"/>
        </w:rPr>
        <w:t>CSV</w:t>
      </w:r>
      <w:r w:rsidR="00A928B4" w:rsidRPr="00A928B4">
        <w:rPr>
          <w:rFonts w:ascii="Times New Roman" w:hAnsi="Times New Roman" w:cs="Times New Roman"/>
          <w:sz w:val="28"/>
        </w:rPr>
        <w:t>-</w:t>
      </w:r>
      <w:r w:rsidR="00A928B4">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w:t>
      </w:r>
      <w:r w:rsidR="00D31E7F">
        <w:rPr>
          <w:rFonts w:ascii="Times New Roman" w:hAnsi="Times New Roman" w:cs="Times New Roman"/>
          <w:sz w:val="28"/>
        </w:rPr>
        <w:t xml:space="preserve"> режимы и соответствующие им обученные классификаторы и сечения-кандидаты должны будут содержаться в БД.</w:t>
      </w:r>
    </w:p>
    <w:p w14:paraId="51946709" w14:textId="77777777" w:rsidR="00317EF1" w:rsidRDefault="00317EF1" w:rsidP="00317EF1">
      <w:pPr>
        <w:spacing w:after="0" w:line="360" w:lineRule="auto"/>
        <w:ind w:firstLine="709"/>
        <w:contextualSpacing/>
        <w:jc w:val="center"/>
        <w:rPr>
          <w:rFonts w:ascii="Times New Roman" w:hAnsi="Times New Roman" w:cs="Times New Roman"/>
          <w:b/>
          <w:sz w:val="28"/>
        </w:rPr>
      </w:pPr>
      <w:r>
        <w:rPr>
          <w:noProof/>
          <w:lang w:eastAsia="ru-RU"/>
        </w:rPr>
        <w:drawing>
          <wp:inline distT="0" distB="0" distL="0" distR="0" wp14:anchorId="40D606EF" wp14:editId="5C112C3C">
            <wp:extent cx="2210936" cy="685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4045" r="31825" b="25599"/>
                    <a:stretch/>
                  </pic:blipFill>
                  <pic:spPr bwMode="auto">
                    <a:xfrm>
                      <a:off x="0" y="0"/>
                      <a:ext cx="2281915" cy="707817"/>
                    </a:xfrm>
                    <a:prstGeom prst="rect">
                      <a:avLst/>
                    </a:prstGeom>
                    <a:ln>
                      <a:noFill/>
                    </a:ln>
                    <a:extLst>
                      <a:ext uri="{53640926-AAD7-44D8-BBD7-CCE9431645EC}">
                        <a14:shadowObscured xmlns:a14="http://schemas.microsoft.com/office/drawing/2010/main"/>
                      </a:ext>
                    </a:extLst>
                  </pic:spPr>
                </pic:pic>
              </a:graphicData>
            </a:graphic>
          </wp:inline>
        </w:drawing>
      </w:r>
    </w:p>
    <w:p w14:paraId="454193EB" w14:textId="7401BFF8" w:rsidR="00317EF1" w:rsidRDefault="00A928B4" w:rsidP="00A928B4">
      <w:pPr>
        <w:spacing w:after="0" w:line="360" w:lineRule="auto"/>
        <w:ind w:firstLine="709"/>
        <w:contextualSpacing/>
        <w:jc w:val="center"/>
        <w:rPr>
          <w:ins w:id="435" w:author="Пользователь Windows" w:date="2021-01-27T20:37:00Z"/>
          <w:rFonts w:ascii="Times New Roman" w:hAnsi="Times New Roman" w:cs="Times New Roman"/>
          <w:sz w:val="28"/>
        </w:rPr>
      </w:pPr>
      <w:r>
        <w:rPr>
          <w:rFonts w:ascii="Times New Roman" w:hAnsi="Times New Roman" w:cs="Times New Roman"/>
          <w:sz w:val="28"/>
        </w:rPr>
        <w:t xml:space="preserve">Рисунок </w:t>
      </w:r>
      <w:del w:id="436" w:author="Пользователь Windows" w:date="2021-01-27T20:30:00Z">
        <w:r w:rsidR="009D4381" w:rsidDel="00CC0FB9">
          <w:rPr>
            <w:rFonts w:ascii="Times New Roman" w:hAnsi="Times New Roman" w:cs="Times New Roman"/>
            <w:sz w:val="28"/>
          </w:rPr>
          <w:delText>2</w:delText>
        </w:r>
        <w:r w:rsidR="00AF2964" w:rsidDel="00CC0FB9">
          <w:rPr>
            <w:rFonts w:ascii="Times New Roman" w:hAnsi="Times New Roman" w:cs="Times New Roman"/>
            <w:sz w:val="28"/>
          </w:rPr>
          <w:delText>9</w:delText>
        </w:r>
        <w:r w:rsidDel="00CC0FB9">
          <w:rPr>
            <w:rFonts w:ascii="Times New Roman" w:hAnsi="Times New Roman" w:cs="Times New Roman"/>
            <w:sz w:val="28"/>
          </w:rPr>
          <w:delText xml:space="preserve"> </w:delText>
        </w:r>
      </w:del>
      <w:ins w:id="437" w:author="Пользователь Windows" w:date="2021-01-27T20:30:00Z">
        <w:r w:rsidR="00CC0FB9">
          <w:rPr>
            <w:rFonts w:ascii="Times New Roman" w:hAnsi="Times New Roman" w:cs="Times New Roman"/>
            <w:sz w:val="28"/>
          </w:rPr>
          <w:t xml:space="preserve">30 </w:t>
        </w:r>
      </w:ins>
      <w:r>
        <w:rPr>
          <w:rFonts w:ascii="Times New Roman" w:hAnsi="Times New Roman" w:cs="Times New Roman"/>
          <w:sz w:val="28"/>
        </w:rPr>
        <w:t xml:space="preserve">– </w:t>
      </w:r>
      <w:del w:id="438" w:author="Пользователь Windows" w:date="2021-01-27T20:37:00Z">
        <w:r w:rsidDel="00CC0FB9">
          <w:rPr>
            <w:rFonts w:ascii="Times New Roman" w:hAnsi="Times New Roman" w:cs="Times New Roman"/>
            <w:sz w:val="28"/>
          </w:rPr>
          <w:delText>Получение заранее</w:delText>
        </w:r>
      </w:del>
      <w:ins w:id="439" w:author="Пользователь Windows" w:date="2021-01-27T20:37:00Z">
        <w:r w:rsidR="00CC0FB9">
          <w:rPr>
            <w:rFonts w:ascii="Times New Roman" w:hAnsi="Times New Roman" w:cs="Times New Roman"/>
            <w:sz w:val="28"/>
          </w:rPr>
          <w:t>Вывод в консоль</w:t>
        </w:r>
      </w:ins>
      <w:r>
        <w:rPr>
          <w:rFonts w:ascii="Times New Roman" w:hAnsi="Times New Roman" w:cs="Times New Roman"/>
          <w:sz w:val="28"/>
        </w:rPr>
        <w:t xml:space="preserve"> ра</w:t>
      </w:r>
      <w:del w:id="440" w:author="Пользователь Windows" w:date="2021-01-27T20:38:00Z">
        <w:r w:rsidDel="00CC0FB9">
          <w:rPr>
            <w:rFonts w:ascii="Times New Roman" w:hAnsi="Times New Roman" w:cs="Times New Roman"/>
            <w:sz w:val="28"/>
          </w:rPr>
          <w:delText>с</w:delText>
        </w:r>
      </w:del>
      <w:del w:id="441" w:author="Пользователь Windows" w:date="2021-01-27T20:37:00Z">
        <w:r w:rsidDel="00CC0FB9">
          <w:rPr>
            <w:rFonts w:ascii="Times New Roman" w:hAnsi="Times New Roman" w:cs="Times New Roman"/>
            <w:sz w:val="28"/>
          </w:rPr>
          <w:delText>считанного</w:delText>
        </w:r>
      </w:del>
      <w:ins w:id="442" w:author="Пользователь Windows" w:date="2021-01-27T20:37:00Z">
        <w:r w:rsidR="00CC0FB9">
          <w:rPr>
            <w:rFonts w:ascii="Times New Roman" w:hAnsi="Times New Roman" w:cs="Times New Roman"/>
            <w:sz w:val="28"/>
          </w:rPr>
          <w:t>счетного</w:t>
        </w:r>
      </w:ins>
      <w:r>
        <w:rPr>
          <w:rFonts w:ascii="Times New Roman" w:hAnsi="Times New Roman" w:cs="Times New Roman"/>
          <w:sz w:val="28"/>
        </w:rPr>
        <w:t xml:space="preserve"> режима, соответствующего текущему</w:t>
      </w:r>
      <w:ins w:id="443" w:author="Пользователь Windows" w:date="2021-01-27T20:38:00Z">
        <w:r w:rsidR="00CC0FB9">
          <w:rPr>
            <w:rFonts w:ascii="Times New Roman" w:hAnsi="Times New Roman" w:cs="Times New Roman"/>
            <w:sz w:val="28"/>
          </w:rPr>
          <w:t xml:space="preserve"> режиму работы ЭЭС</w:t>
        </w:r>
      </w:ins>
    </w:p>
    <w:p w14:paraId="45FC85C7" w14:textId="7B992050" w:rsidR="00CC0FB9" w:rsidRPr="00AF71BE" w:rsidRDefault="00AF71BE">
      <w:pPr>
        <w:spacing w:after="0" w:line="360" w:lineRule="auto"/>
        <w:ind w:firstLine="709"/>
        <w:contextualSpacing/>
        <w:jc w:val="both"/>
        <w:rPr>
          <w:ins w:id="444" w:author="Пользователь Windows" w:date="2021-01-27T20:37:00Z"/>
          <w:rFonts w:ascii="Times New Roman" w:hAnsi="Times New Roman" w:cs="Times New Roman"/>
          <w:sz w:val="28"/>
        </w:rPr>
        <w:pPrChange w:id="445" w:author="Пользователь Windows" w:date="2021-01-27T20:37:00Z">
          <w:pPr>
            <w:spacing w:after="0" w:line="360" w:lineRule="auto"/>
            <w:ind w:firstLine="709"/>
            <w:contextualSpacing/>
            <w:jc w:val="center"/>
          </w:pPr>
        </w:pPrChange>
      </w:pPr>
      <w:ins w:id="446" w:author="Пользователь Windows" w:date="2021-01-27T20:38:00Z">
        <w:r>
          <w:rPr>
            <w:rFonts w:ascii="Times New Roman" w:hAnsi="Times New Roman" w:cs="Times New Roman"/>
            <w:sz w:val="28"/>
          </w:rPr>
          <w:t>Для</w:t>
        </w:r>
        <w:r w:rsidRPr="00AF71BE">
          <w:rPr>
            <w:rFonts w:ascii="Times New Roman" w:hAnsi="Times New Roman" w:cs="Times New Roman"/>
            <w:sz w:val="28"/>
          </w:rPr>
          <w:t xml:space="preserve"> </w:t>
        </w:r>
        <w:r>
          <w:rPr>
            <w:rFonts w:ascii="Times New Roman" w:hAnsi="Times New Roman" w:cs="Times New Roman"/>
            <w:sz w:val="28"/>
          </w:rPr>
          <w:t>взаимодействия</w:t>
        </w:r>
        <w:r w:rsidRPr="00AF71BE">
          <w:rPr>
            <w:rFonts w:ascii="Times New Roman" w:hAnsi="Times New Roman" w:cs="Times New Roman"/>
            <w:sz w:val="28"/>
          </w:rPr>
          <w:t xml:space="preserve"> </w:t>
        </w:r>
        <w:r>
          <w:rPr>
            <w:rFonts w:ascii="Times New Roman" w:hAnsi="Times New Roman" w:cs="Times New Roman"/>
            <w:sz w:val="28"/>
          </w:rPr>
          <w:t>с</w:t>
        </w:r>
        <w:r w:rsidRPr="00AF71BE">
          <w:rPr>
            <w:rFonts w:ascii="Times New Roman" w:hAnsi="Times New Roman" w:cs="Times New Roman"/>
            <w:sz w:val="28"/>
          </w:rPr>
          <w:t xml:space="preserve"> </w:t>
        </w:r>
        <w:r>
          <w:rPr>
            <w:rFonts w:ascii="Times New Roman" w:hAnsi="Times New Roman" w:cs="Times New Roman"/>
            <w:sz w:val="28"/>
          </w:rPr>
          <w:t>подсистемами</w:t>
        </w:r>
        <w:r w:rsidRPr="00AF71BE">
          <w:rPr>
            <w:rFonts w:ascii="Times New Roman" w:hAnsi="Times New Roman" w:cs="Times New Roman"/>
            <w:sz w:val="28"/>
          </w:rPr>
          <w:t xml:space="preserve"> </w:t>
        </w:r>
      </w:ins>
      <w:ins w:id="447" w:author="Пользователь Windows" w:date="2021-01-27T20:39:00Z">
        <w:r w:rsidRPr="00AF71BE">
          <w:rPr>
            <w:rFonts w:ascii="Times New Roman" w:hAnsi="Times New Roman" w:cs="Times New Roman"/>
            <w:sz w:val="28"/>
          </w:rPr>
          <w:t>«</w:t>
        </w:r>
        <w:r>
          <w:rPr>
            <w:rFonts w:ascii="Times New Roman" w:hAnsi="Times New Roman" w:cs="Times New Roman"/>
            <w:sz w:val="28"/>
          </w:rPr>
          <w:t>Идентификации возникновения АР» и «Выбора УВ» имеется пакет</w:t>
        </w:r>
        <w:r w:rsidRPr="00AF71BE">
          <w:rPr>
            <w:rFonts w:ascii="Times New Roman" w:hAnsi="Times New Roman" w:cs="Times New Roman"/>
            <w:sz w:val="28"/>
          </w:rPr>
          <w:t xml:space="preserve"> </w:t>
        </w:r>
      </w:ins>
      <w:ins w:id="448" w:author="Пользователь Windows" w:date="2021-01-27T20:38:00Z">
        <w:r w:rsidR="00CC0FB9">
          <w:rPr>
            <w:rFonts w:ascii="Times New Roman" w:hAnsi="Times New Roman" w:cs="Times New Roman"/>
            <w:sz w:val="28"/>
            <w:lang w:val="en-US"/>
          </w:rPr>
          <w:t>Server</w:t>
        </w:r>
        <w:r w:rsidR="00CC0FB9" w:rsidRPr="00AF71BE">
          <w:rPr>
            <w:rFonts w:ascii="Times New Roman" w:hAnsi="Times New Roman" w:cs="Times New Roman"/>
            <w:sz w:val="28"/>
            <w:rPrChange w:id="449"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of</w:t>
        </w:r>
        <w:r w:rsidR="00CC0FB9" w:rsidRPr="00AF71BE">
          <w:rPr>
            <w:rFonts w:ascii="Times New Roman" w:hAnsi="Times New Roman" w:cs="Times New Roman"/>
            <w:sz w:val="28"/>
            <w:rPrChange w:id="450"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Interaction</w:t>
        </w:r>
        <w:r w:rsidR="00CC0FB9" w:rsidRPr="00AF71BE">
          <w:rPr>
            <w:rFonts w:ascii="Times New Roman" w:hAnsi="Times New Roman" w:cs="Times New Roman"/>
            <w:sz w:val="28"/>
            <w:rPrChange w:id="451"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with</w:t>
        </w:r>
        <w:r w:rsidR="00CC0FB9" w:rsidRPr="00AF71BE">
          <w:rPr>
            <w:rFonts w:ascii="Times New Roman" w:hAnsi="Times New Roman" w:cs="Times New Roman"/>
            <w:sz w:val="28"/>
            <w:rPrChange w:id="452"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Main</w:t>
        </w:r>
        <w:r w:rsidR="00CC0FB9" w:rsidRPr="00AF71BE">
          <w:rPr>
            <w:rFonts w:ascii="Times New Roman" w:hAnsi="Times New Roman" w:cs="Times New Roman"/>
            <w:sz w:val="28"/>
            <w:rPrChange w:id="453"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Modules</w:t>
        </w:r>
      </w:ins>
      <w:ins w:id="454" w:author="Пользователь Windows" w:date="2021-01-27T20:39:00Z">
        <w:r>
          <w:rPr>
            <w:rFonts w:ascii="Times New Roman" w:hAnsi="Times New Roman" w:cs="Times New Roman"/>
            <w:sz w:val="28"/>
          </w:rPr>
          <w:t xml:space="preserve">. Он представляет собой сервер, куда </w:t>
        </w:r>
      </w:ins>
      <w:ins w:id="455" w:author="Пользователь Windows" w:date="2021-01-27T20:40:00Z">
        <w:r>
          <w:rPr>
            <w:rFonts w:ascii="Times New Roman" w:hAnsi="Times New Roman" w:cs="Times New Roman"/>
            <w:sz w:val="28"/>
            <w:lang w:val="en-US"/>
          </w:rPr>
          <w:t>Master</w:t>
        </w:r>
        <w:r w:rsidRPr="00AF71BE">
          <w:rPr>
            <w:rFonts w:ascii="Times New Roman" w:hAnsi="Times New Roman" w:cs="Times New Roman"/>
            <w:sz w:val="28"/>
            <w:rPrChange w:id="456" w:author="Пользователь Windows" w:date="2021-01-27T20:40:00Z">
              <w:rPr>
                <w:rFonts w:ascii="Times New Roman" w:hAnsi="Times New Roman" w:cs="Times New Roman"/>
                <w:sz w:val="28"/>
                <w:lang w:val="en-US"/>
              </w:rPr>
            </w:rPrChange>
          </w:rPr>
          <w:t xml:space="preserve"> </w:t>
        </w:r>
        <w:r>
          <w:rPr>
            <w:rFonts w:ascii="Times New Roman" w:hAnsi="Times New Roman" w:cs="Times New Roman"/>
            <w:sz w:val="28"/>
            <w:lang w:val="en-US"/>
          </w:rPr>
          <w:t>IEC</w:t>
        </w:r>
        <w:r w:rsidRPr="00AF71BE">
          <w:rPr>
            <w:rFonts w:ascii="Times New Roman" w:hAnsi="Times New Roman" w:cs="Times New Roman"/>
            <w:sz w:val="28"/>
            <w:rPrChange w:id="457" w:author="Пользователь Windows" w:date="2021-01-27T20:40:00Z">
              <w:rPr>
                <w:rFonts w:ascii="Times New Roman" w:hAnsi="Times New Roman" w:cs="Times New Roman"/>
                <w:sz w:val="28"/>
                <w:lang w:val="en-US"/>
              </w:rPr>
            </w:rPrChange>
          </w:rPr>
          <w:t xml:space="preserve">60870 </w:t>
        </w:r>
        <w:r>
          <w:rPr>
            <w:rFonts w:ascii="Times New Roman" w:hAnsi="Times New Roman" w:cs="Times New Roman"/>
            <w:sz w:val="28"/>
          </w:rPr>
          <w:t>передает информацию о номере режима, который наиболее близок к текущему (1 строка рисунка 31).</w:t>
        </w:r>
      </w:ins>
      <w:ins w:id="458" w:author="Пользователь Windows" w:date="2021-01-27T20:41:00Z">
        <w:r>
          <w:rPr>
            <w:rFonts w:ascii="Times New Roman" w:hAnsi="Times New Roman" w:cs="Times New Roman"/>
            <w:sz w:val="28"/>
          </w:rPr>
          <w:t xml:space="preserve"> Подсистема</w:t>
        </w:r>
        <w:r w:rsidRPr="00D25547">
          <w:rPr>
            <w:rFonts w:ascii="Times New Roman" w:hAnsi="Times New Roman" w:cs="Times New Roman"/>
            <w:sz w:val="28"/>
          </w:rPr>
          <w:t xml:space="preserve"> «</w:t>
        </w:r>
        <w:r>
          <w:rPr>
            <w:rFonts w:ascii="Times New Roman" w:hAnsi="Times New Roman" w:cs="Times New Roman"/>
            <w:sz w:val="28"/>
          </w:rPr>
          <w:t>Идентификации возникновения АР» обращается посредством сокет</w:t>
        </w:r>
      </w:ins>
      <w:ins w:id="459" w:author="Пользователь Windows" w:date="2021-01-27T20:42:00Z">
        <w:r>
          <w:rPr>
            <w:rFonts w:ascii="Times New Roman" w:hAnsi="Times New Roman" w:cs="Times New Roman"/>
            <w:sz w:val="28"/>
          </w:rPr>
          <w:t>ов</w:t>
        </w:r>
      </w:ins>
      <w:ins w:id="460" w:author="Пользователь Windows" w:date="2021-01-27T20:41:00Z">
        <w:r>
          <w:rPr>
            <w:rFonts w:ascii="Times New Roman" w:hAnsi="Times New Roman" w:cs="Times New Roman"/>
            <w:sz w:val="28"/>
          </w:rPr>
          <w:t xml:space="preserve"> к данному серверу</w:t>
        </w:r>
      </w:ins>
      <w:ins w:id="461" w:author="Пользователь Windows" w:date="2021-01-27T20:42:00Z">
        <w:r>
          <w:rPr>
            <w:rFonts w:ascii="Times New Roman" w:hAnsi="Times New Roman" w:cs="Times New Roman"/>
            <w:sz w:val="28"/>
          </w:rPr>
          <w:t xml:space="preserve"> (2 строка рисунка 31)</w:t>
        </w:r>
      </w:ins>
      <w:ins w:id="462" w:author="Пользователь Windows" w:date="2021-01-27T20:41:00Z">
        <w:r>
          <w:rPr>
            <w:rFonts w:ascii="Times New Roman" w:hAnsi="Times New Roman" w:cs="Times New Roman"/>
            <w:sz w:val="28"/>
          </w:rPr>
          <w:t xml:space="preserve"> и получает путь к файлу </w:t>
        </w:r>
      </w:ins>
      <w:ins w:id="463" w:author="Пользователь Windows" w:date="2021-01-27T20:42:00Z">
        <w:r>
          <w:rPr>
            <w:rFonts w:ascii="Times New Roman" w:hAnsi="Times New Roman" w:cs="Times New Roman"/>
            <w:sz w:val="28"/>
          </w:rPr>
          <w:t xml:space="preserve">обученного </w:t>
        </w:r>
      </w:ins>
      <w:ins w:id="464" w:author="Пользователь Windows" w:date="2021-01-27T20:41:00Z">
        <w:r>
          <w:rPr>
            <w:rFonts w:ascii="Times New Roman" w:hAnsi="Times New Roman" w:cs="Times New Roman"/>
            <w:sz w:val="28"/>
          </w:rPr>
          <w:t>классификатора</w:t>
        </w:r>
      </w:ins>
      <w:ins w:id="465" w:author="Пользователь Windows" w:date="2021-01-27T20:42:00Z">
        <w:r>
          <w:rPr>
            <w:rFonts w:ascii="Times New Roman" w:hAnsi="Times New Roman" w:cs="Times New Roman"/>
            <w:sz w:val="28"/>
          </w:rPr>
          <w:t xml:space="preserve">. В будущем планируется, что </w:t>
        </w:r>
      </w:ins>
      <w:ins w:id="466" w:author="Пользователь Windows" w:date="2021-01-27T20:43:00Z">
        <w:r>
          <w:rPr>
            <w:rFonts w:ascii="Times New Roman" w:hAnsi="Times New Roman" w:cs="Times New Roman"/>
            <w:sz w:val="28"/>
          </w:rPr>
          <w:t xml:space="preserve">вместо пути к файлу с классификатором будет передаваться сам обученный классификатор. </w:t>
        </w:r>
        <w:r>
          <w:rPr>
            <w:rFonts w:ascii="Times New Roman" w:hAnsi="Times New Roman" w:cs="Times New Roman"/>
            <w:sz w:val="28"/>
          </w:rPr>
          <w:lastRenderedPageBreak/>
          <w:t>Подсистема «Выбора УВ» также обращается к серверу</w:t>
        </w:r>
      </w:ins>
      <w:ins w:id="467" w:author="Пользователь Windows" w:date="2021-01-27T20:44:00Z">
        <w:r>
          <w:rPr>
            <w:rFonts w:ascii="Times New Roman" w:hAnsi="Times New Roman" w:cs="Times New Roman"/>
            <w:sz w:val="28"/>
          </w:rPr>
          <w:t xml:space="preserve"> (3 строка рисунка 31). В ответ сервер выдает список сечений-кандидатов ДС.</w:t>
        </w:r>
      </w:ins>
    </w:p>
    <w:p w14:paraId="45D9C206" w14:textId="00DDDA83" w:rsidR="00CC0FB9" w:rsidRDefault="00CC0FB9" w:rsidP="00A928B4">
      <w:pPr>
        <w:spacing w:after="0" w:line="360" w:lineRule="auto"/>
        <w:ind w:firstLine="709"/>
        <w:contextualSpacing/>
        <w:jc w:val="center"/>
        <w:rPr>
          <w:ins w:id="468" w:author="Пользователь Windows" w:date="2021-01-27T20:37:00Z"/>
          <w:rFonts w:ascii="Times New Roman" w:hAnsi="Times New Roman" w:cs="Times New Roman"/>
          <w:sz w:val="28"/>
        </w:rPr>
      </w:pPr>
      <w:ins w:id="469" w:author="Пользователь Windows" w:date="2021-01-27T20:37:00Z">
        <w:r>
          <w:rPr>
            <w:noProof/>
            <w:lang w:eastAsia="ru-RU"/>
          </w:rPr>
          <w:drawing>
            <wp:inline distT="0" distB="0" distL="0" distR="0" wp14:anchorId="2C2A0FEF" wp14:editId="412E1639">
              <wp:extent cx="5417820" cy="624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9374" r="8258" b="19376"/>
                      <a:stretch/>
                    </pic:blipFill>
                    <pic:spPr bwMode="auto">
                      <a:xfrm>
                        <a:off x="0" y="0"/>
                        <a:ext cx="5417820" cy="624840"/>
                      </a:xfrm>
                      <a:prstGeom prst="rect">
                        <a:avLst/>
                      </a:prstGeom>
                      <a:ln>
                        <a:noFill/>
                      </a:ln>
                      <a:extLst>
                        <a:ext uri="{53640926-AAD7-44D8-BBD7-CCE9431645EC}">
                          <a14:shadowObscured xmlns:a14="http://schemas.microsoft.com/office/drawing/2010/main"/>
                        </a:ext>
                      </a:extLst>
                    </pic:spPr>
                  </pic:pic>
                </a:graphicData>
              </a:graphic>
            </wp:inline>
          </w:drawing>
        </w:r>
      </w:ins>
    </w:p>
    <w:p w14:paraId="5A147DEC" w14:textId="7CC3EE2B" w:rsidR="00CC0FB9" w:rsidRPr="00A928B4" w:rsidRDefault="00CC0FB9" w:rsidP="00A928B4">
      <w:pPr>
        <w:spacing w:after="0" w:line="360" w:lineRule="auto"/>
        <w:ind w:firstLine="709"/>
        <w:contextualSpacing/>
        <w:jc w:val="center"/>
        <w:rPr>
          <w:rFonts w:ascii="Times New Roman" w:hAnsi="Times New Roman" w:cs="Times New Roman"/>
          <w:sz w:val="28"/>
        </w:rPr>
      </w:pPr>
      <w:ins w:id="470" w:author="Пользователь Windows" w:date="2021-01-27T20:37:00Z">
        <w:r>
          <w:rPr>
            <w:rFonts w:ascii="Times New Roman" w:hAnsi="Times New Roman" w:cs="Times New Roman"/>
            <w:sz w:val="28"/>
          </w:rPr>
          <w:t>Рисунок 3</w:t>
        </w:r>
      </w:ins>
      <w:ins w:id="471" w:author="Пользователь Windows" w:date="2021-01-27T20:40:00Z">
        <w:r w:rsidR="00AF71BE">
          <w:rPr>
            <w:rFonts w:ascii="Times New Roman" w:hAnsi="Times New Roman" w:cs="Times New Roman"/>
            <w:sz w:val="28"/>
          </w:rPr>
          <w:t>1</w:t>
        </w:r>
      </w:ins>
      <w:ins w:id="472" w:author="Пользователь Windows" w:date="2021-01-27T20:37:00Z">
        <w:r>
          <w:rPr>
            <w:rFonts w:ascii="Times New Roman" w:hAnsi="Times New Roman" w:cs="Times New Roman"/>
            <w:sz w:val="28"/>
          </w:rPr>
          <w:t xml:space="preserve"> – Получение</w:t>
        </w:r>
      </w:ins>
    </w:p>
    <w:p w14:paraId="7FD47B6E" w14:textId="59F17804" w:rsidR="00317EF1" w:rsidRDefault="00870850"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выполнения процессов подсистемы составляет менее 1 секунды,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1F962140" w14:textId="77777777" w:rsidR="00AF2964" w:rsidRDefault="00AF2964" w:rsidP="00317EF1">
      <w:pPr>
        <w:spacing w:after="0" w:line="360" w:lineRule="auto"/>
        <w:ind w:firstLine="709"/>
        <w:contextualSpacing/>
        <w:jc w:val="both"/>
        <w:rPr>
          <w:rFonts w:ascii="Times New Roman" w:hAnsi="Times New Roman" w:cs="Times New Roman"/>
          <w:sz w:val="28"/>
        </w:rPr>
      </w:pPr>
    </w:p>
    <w:p w14:paraId="15901BBB" w14:textId="77777777" w:rsidR="008B644F" w:rsidRDefault="008B644F" w:rsidP="00226E92">
      <w:pPr>
        <w:pStyle w:val="Heading2"/>
      </w:pPr>
      <w:bookmarkStart w:id="473" w:name="_Toc62603031"/>
      <w:r>
        <w:t>Выводы по разделу 4</w:t>
      </w:r>
      <w:bookmarkEnd w:id="473"/>
    </w:p>
    <w:p w14:paraId="548496A5" w14:textId="5FF24A58"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было протестировано программное обеспечение централизованной АЛАР. Учитывая, что на выявления возмущения, способного привести к АР, и на определение групп когерентных генераторов уходит менее 1 </w:t>
      </w:r>
      <w:proofErr w:type="spellStart"/>
      <w:r>
        <w:rPr>
          <w:rFonts w:ascii="Times New Roman" w:hAnsi="Times New Roman" w:cs="Times New Roman"/>
          <w:sz w:val="28"/>
        </w:rPr>
        <w:t>мс</w:t>
      </w:r>
      <w:proofErr w:type="spellEnd"/>
      <w:r>
        <w:rPr>
          <w:rFonts w:ascii="Times New Roman" w:hAnsi="Times New Roman" w:cs="Times New Roman"/>
          <w:sz w:val="28"/>
        </w:rPr>
        <w:t xml:space="preserve">, а процесс определения сечения ДС выполняется параллельно с процессом идентификации возникновения АР и при этом протекает быстрее, то время на идентификацию возникновения АР можно считать временем выполнения всего алгоритма ЦАЛАР.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End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AD3979">
            <w:rPr>
              <w:rFonts w:ascii="Times New Roman" w:hAnsi="Times New Roman" w:cs="Times New Roman"/>
              <w:sz w:val="28"/>
            </w:rPr>
            <w:fldChar w:fldCharType="end"/>
          </w:r>
        </w:sdtContent>
      </w:sdt>
      <w:r w:rsidR="00AD3979">
        <w:rPr>
          <w:rFonts w:ascii="Times New Roman" w:hAnsi="Times New Roman" w:cs="Times New Roman"/>
          <w:sz w:val="28"/>
        </w:rPr>
        <w:t xml:space="preserve"> самым быстрым временем наступления АР</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w:t>
      </w:r>
      <w:proofErr w:type="spellStart"/>
      <w:r w:rsidR="00AD3979">
        <w:rPr>
          <w:rFonts w:ascii="Times New Roman" w:hAnsi="Times New Roman" w:cs="Times New Roman"/>
          <w:sz w:val="28"/>
        </w:rPr>
        <w:t>мс</w:t>
      </w:r>
      <w:proofErr w:type="spellEnd"/>
      <w:r w:rsidR="00AD3979">
        <w:rPr>
          <w:rFonts w:ascii="Times New Roman" w:hAnsi="Times New Roman" w:cs="Times New Roman"/>
          <w:sz w:val="28"/>
        </w:rPr>
        <w:t xml:space="preserve">. С учетом, что для успешной идентификации АР требуется временной ряд длинной 60 </w:t>
      </w:r>
      <w:proofErr w:type="spellStart"/>
      <w:r w:rsidR="00AD3979">
        <w:rPr>
          <w:rFonts w:ascii="Times New Roman" w:hAnsi="Times New Roman" w:cs="Times New Roman"/>
          <w:sz w:val="28"/>
        </w:rPr>
        <w:t>мс</w:t>
      </w:r>
      <w:proofErr w:type="spellEnd"/>
      <w:r w:rsidR="00AD3979">
        <w:rPr>
          <w:rFonts w:ascii="Times New Roman" w:hAnsi="Times New Roman" w:cs="Times New Roman"/>
          <w:sz w:val="28"/>
        </w:rPr>
        <w:t>, и п</w:t>
      </w:r>
      <w:r>
        <w:rPr>
          <w:rFonts w:ascii="Times New Roman" w:hAnsi="Times New Roman" w:cs="Times New Roman"/>
          <w:sz w:val="28"/>
        </w:rPr>
        <w:t xml:space="preserve">риняв за среднее время классификации 50 </w:t>
      </w:r>
      <w:proofErr w:type="spellStart"/>
      <w:r>
        <w:rPr>
          <w:rFonts w:ascii="Times New Roman" w:hAnsi="Times New Roman" w:cs="Times New Roman"/>
          <w:sz w:val="28"/>
        </w:rPr>
        <w:t>мс</w:t>
      </w:r>
      <w:proofErr w:type="spellEnd"/>
      <w:r w:rsidR="00AD3979">
        <w:rPr>
          <w:rFonts w:ascii="Times New Roman" w:hAnsi="Times New Roman" w:cs="Times New Roman"/>
          <w:sz w:val="28"/>
        </w:rPr>
        <w:t xml:space="preserve">, получается, что время на передачу данных по сети составляет порядка 470 </w:t>
      </w:r>
      <w:proofErr w:type="spellStart"/>
      <w:r w:rsidR="00AD3979">
        <w:rPr>
          <w:rFonts w:ascii="Times New Roman" w:hAnsi="Times New Roman" w:cs="Times New Roman"/>
          <w:sz w:val="28"/>
        </w:rPr>
        <w:t>мс</w:t>
      </w:r>
      <w:proofErr w:type="spellEnd"/>
      <w:r>
        <w:rPr>
          <w:rFonts w:ascii="Times New Roman" w:hAnsi="Times New Roman" w:cs="Times New Roman"/>
          <w:sz w:val="28"/>
        </w:rPr>
        <w:t>.</w:t>
      </w:r>
    </w:p>
    <w:p w14:paraId="0B23E505" w14:textId="3A48D867" w:rsidR="00775658" w:rsidRDefault="00775658" w:rsidP="00226E92">
      <w:pPr>
        <w:spacing w:after="0" w:line="360" w:lineRule="auto"/>
        <w:ind w:firstLine="709"/>
        <w:contextualSpacing/>
        <w:jc w:val="both"/>
        <w:rPr>
          <w:rFonts w:ascii="Times New Roman" w:hAnsi="Times New Roman" w:cs="Times New Roman"/>
          <w:sz w:val="28"/>
        </w:rPr>
      </w:pPr>
    </w:p>
    <w:p w14:paraId="17A2C083" w14:textId="6615E525" w:rsidR="00775658" w:rsidRDefault="00775658" w:rsidP="00226E92">
      <w:pPr>
        <w:spacing w:after="0" w:line="360" w:lineRule="auto"/>
        <w:ind w:firstLine="709"/>
        <w:contextualSpacing/>
        <w:jc w:val="both"/>
        <w:rPr>
          <w:rFonts w:ascii="Times New Roman" w:hAnsi="Times New Roman" w:cs="Times New Roman"/>
          <w:sz w:val="28"/>
        </w:rPr>
      </w:pPr>
    </w:p>
    <w:p w14:paraId="7104BAD8" w14:textId="5F0BFF88" w:rsidR="00775658" w:rsidRDefault="00775658" w:rsidP="00226E92">
      <w:pPr>
        <w:spacing w:after="0" w:line="360" w:lineRule="auto"/>
        <w:ind w:firstLine="709"/>
        <w:contextualSpacing/>
        <w:jc w:val="both"/>
        <w:rPr>
          <w:rFonts w:ascii="Times New Roman" w:hAnsi="Times New Roman" w:cs="Times New Roman"/>
          <w:sz w:val="28"/>
        </w:rPr>
      </w:pPr>
    </w:p>
    <w:p w14:paraId="6A570043" w14:textId="14BC60A0" w:rsidR="00775658" w:rsidRDefault="00775658" w:rsidP="00226E92">
      <w:pPr>
        <w:spacing w:after="0" w:line="360" w:lineRule="auto"/>
        <w:ind w:firstLine="709"/>
        <w:contextualSpacing/>
        <w:jc w:val="both"/>
        <w:rPr>
          <w:rFonts w:ascii="Times New Roman" w:hAnsi="Times New Roman" w:cs="Times New Roman"/>
          <w:sz w:val="28"/>
        </w:rPr>
      </w:pPr>
    </w:p>
    <w:p w14:paraId="19D39792" w14:textId="45E797CE" w:rsidR="00AF2964" w:rsidRDefault="00AF2964" w:rsidP="00226E92">
      <w:pPr>
        <w:spacing w:after="0" w:line="360" w:lineRule="auto"/>
        <w:ind w:firstLine="709"/>
        <w:contextualSpacing/>
        <w:jc w:val="both"/>
        <w:rPr>
          <w:rFonts w:ascii="Times New Roman" w:hAnsi="Times New Roman" w:cs="Times New Roman"/>
          <w:sz w:val="28"/>
        </w:rPr>
      </w:pPr>
    </w:p>
    <w:p w14:paraId="60B7988B" w14:textId="728A4E30" w:rsidR="00AF2964" w:rsidRDefault="00AF2964" w:rsidP="00226E92">
      <w:pPr>
        <w:spacing w:after="0" w:line="360" w:lineRule="auto"/>
        <w:ind w:firstLine="709"/>
        <w:contextualSpacing/>
        <w:jc w:val="both"/>
        <w:rPr>
          <w:rFonts w:ascii="Times New Roman" w:hAnsi="Times New Roman" w:cs="Times New Roman"/>
          <w:sz w:val="28"/>
        </w:rPr>
      </w:pPr>
    </w:p>
    <w:p w14:paraId="3EE68E89" w14:textId="453FBA77" w:rsidR="00AF2964" w:rsidRDefault="00AF2964" w:rsidP="00226E92">
      <w:pPr>
        <w:spacing w:after="0" w:line="360" w:lineRule="auto"/>
        <w:ind w:firstLine="709"/>
        <w:contextualSpacing/>
        <w:jc w:val="both"/>
        <w:rPr>
          <w:rFonts w:ascii="Times New Roman" w:hAnsi="Times New Roman" w:cs="Times New Roman"/>
          <w:sz w:val="28"/>
        </w:rPr>
      </w:pPr>
    </w:p>
    <w:p w14:paraId="38E14245" w14:textId="6C6F6703" w:rsidR="00AF2964" w:rsidRDefault="00AF2964" w:rsidP="00226E92">
      <w:pPr>
        <w:spacing w:after="0" w:line="360" w:lineRule="auto"/>
        <w:ind w:firstLine="709"/>
        <w:contextualSpacing/>
        <w:jc w:val="both"/>
        <w:rPr>
          <w:rFonts w:ascii="Times New Roman" w:hAnsi="Times New Roman" w:cs="Times New Roman"/>
          <w:sz w:val="28"/>
        </w:rPr>
      </w:pPr>
    </w:p>
    <w:p w14:paraId="08CFBCCB" w14:textId="263276BE" w:rsidR="00AF2964" w:rsidRDefault="00AF2964" w:rsidP="00226E92">
      <w:pPr>
        <w:spacing w:after="0" w:line="360" w:lineRule="auto"/>
        <w:ind w:firstLine="709"/>
        <w:contextualSpacing/>
        <w:jc w:val="both"/>
        <w:rPr>
          <w:rFonts w:ascii="Times New Roman" w:hAnsi="Times New Roman" w:cs="Times New Roman"/>
          <w:sz w:val="28"/>
        </w:rPr>
      </w:pPr>
    </w:p>
    <w:p w14:paraId="7902271E" w14:textId="6A985A2F" w:rsidR="00AF2964" w:rsidDel="00AF71BE" w:rsidRDefault="00AF2964" w:rsidP="00226E92">
      <w:pPr>
        <w:spacing w:after="0" w:line="360" w:lineRule="auto"/>
        <w:ind w:firstLine="709"/>
        <w:contextualSpacing/>
        <w:jc w:val="both"/>
        <w:rPr>
          <w:del w:id="474" w:author="Пользователь Windows" w:date="2021-01-27T20:45:00Z"/>
          <w:rFonts w:ascii="Times New Roman" w:hAnsi="Times New Roman" w:cs="Times New Roman"/>
          <w:sz w:val="28"/>
        </w:rPr>
      </w:pPr>
    </w:p>
    <w:p w14:paraId="71C8BBB3" w14:textId="2EB2D621" w:rsidR="00AF2964" w:rsidDel="00AF71BE" w:rsidRDefault="00AF2964">
      <w:pPr>
        <w:spacing w:after="0" w:line="360" w:lineRule="auto"/>
        <w:contextualSpacing/>
        <w:jc w:val="both"/>
        <w:rPr>
          <w:del w:id="475" w:author="Пользователь Windows" w:date="2021-01-27T20:44:00Z"/>
          <w:rFonts w:ascii="Times New Roman" w:hAnsi="Times New Roman" w:cs="Times New Roman"/>
          <w:sz w:val="28"/>
        </w:rPr>
        <w:pPrChange w:id="476" w:author="Пользователь Windows" w:date="2021-01-27T20:45:00Z">
          <w:pPr>
            <w:spacing w:after="0" w:line="360" w:lineRule="auto"/>
            <w:ind w:firstLine="709"/>
            <w:contextualSpacing/>
            <w:jc w:val="both"/>
          </w:pPr>
        </w:pPrChange>
      </w:pPr>
    </w:p>
    <w:p w14:paraId="3A0A282D" w14:textId="1DCD6EB5" w:rsidR="00AF2964" w:rsidDel="00AF71BE" w:rsidRDefault="00AF2964">
      <w:pPr>
        <w:spacing w:after="0" w:line="360" w:lineRule="auto"/>
        <w:contextualSpacing/>
        <w:jc w:val="both"/>
        <w:rPr>
          <w:del w:id="477" w:author="Пользователь Windows" w:date="2021-01-27T20:44:00Z"/>
          <w:rFonts w:ascii="Times New Roman" w:hAnsi="Times New Roman" w:cs="Times New Roman"/>
          <w:sz w:val="28"/>
        </w:rPr>
        <w:pPrChange w:id="478" w:author="Пользователь Windows" w:date="2021-01-27T20:45:00Z">
          <w:pPr>
            <w:spacing w:after="0" w:line="360" w:lineRule="auto"/>
            <w:ind w:firstLine="709"/>
            <w:contextualSpacing/>
            <w:jc w:val="both"/>
          </w:pPr>
        </w:pPrChange>
      </w:pPr>
    </w:p>
    <w:p w14:paraId="47DFCC63" w14:textId="6D1CCA80" w:rsidR="00AF2964" w:rsidDel="00AF71BE" w:rsidRDefault="00AF2964">
      <w:pPr>
        <w:spacing w:after="0" w:line="360" w:lineRule="auto"/>
        <w:contextualSpacing/>
        <w:jc w:val="both"/>
        <w:rPr>
          <w:del w:id="479" w:author="Пользователь Windows" w:date="2021-01-27T20:44:00Z"/>
          <w:rFonts w:ascii="Times New Roman" w:hAnsi="Times New Roman" w:cs="Times New Roman"/>
          <w:sz w:val="28"/>
        </w:rPr>
        <w:pPrChange w:id="480" w:author="Пользователь Windows" w:date="2021-01-27T20:45:00Z">
          <w:pPr>
            <w:spacing w:after="0" w:line="360" w:lineRule="auto"/>
            <w:ind w:firstLine="709"/>
            <w:contextualSpacing/>
            <w:jc w:val="both"/>
          </w:pPr>
        </w:pPrChange>
      </w:pPr>
    </w:p>
    <w:p w14:paraId="19B3CF36" w14:textId="440335C1" w:rsidR="00775658" w:rsidRPr="00226E92" w:rsidRDefault="00775658">
      <w:pPr>
        <w:spacing w:after="0" w:line="360" w:lineRule="auto"/>
        <w:contextualSpacing/>
        <w:jc w:val="both"/>
        <w:rPr>
          <w:rFonts w:ascii="Times New Roman" w:hAnsi="Times New Roman" w:cs="Times New Roman"/>
          <w:sz w:val="28"/>
        </w:rPr>
        <w:pPrChange w:id="481" w:author="Пользователь Windows" w:date="2021-01-27T20:45:00Z">
          <w:pPr>
            <w:spacing w:after="0" w:line="360" w:lineRule="auto"/>
            <w:ind w:firstLine="709"/>
            <w:contextualSpacing/>
            <w:jc w:val="both"/>
          </w:pPr>
        </w:pPrChange>
      </w:pPr>
    </w:p>
    <w:p w14:paraId="7D941D3E" w14:textId="5B4D6196" w:rsidR="009D4381" w:rsidRDefault="001F0697" w:rsidP="001F0697">
      <w:pPr>
        <w:pStyle w:val="Heading1"/>
      </w:pPr>
      <w:bookmarkStart w:id="482" w:name="_Toc62603032"/>
      <w:r>
        <w:lastRenderedPageBreak/>
        <w:t xml:space="preserve">5. </w:t>
      </w:r>
      <w:r w:rsidRPr="001F0697">
        <w:t xml:space="preserve">Финансовый менеджмент, </w:t>
      </w:r>
      <w:proofErr w:type="spellStart"/>
      <w:r w:rsidRPr="001F0697">
        <w:t>ресурсоэффективность</w:t>
      </w:r>
      <w:proofErr w:type="spellEnd"/>
      <w:r w:rsidRPr="001F0697">
        <w:t xml:space="preserve"> и ресурсосбережение</w:t>
      </w:r>
      <w:bookmarkEnd w:id="482"/>
    </w:p>
    <w:p w14:paraId="6CF59858" w14:textId="3867E86B" w:rsidR="001F0697" w:rsidRPr="001F0697" w:rsidRDefault="001F0697" w:rsidP="001F0697">
      <w:pPr>
        <w:pStyle w:val="Heading2"/>
        <w:rPr>
          <w:rFonts w:eastAsia="Times New Roman"/>
          <w:lang w:eastAsia="ru-RU"/>
        </w:rPr>
      </w:pPr>
      <w:bookmarkStart w:id="483" w:name="_Toc62603033"/>
      <w:r>
        <w:rPr>
          <w:rFonts w:eastAsia="Times New Roman"/>
          <w:lang w:eastAsia="ru-RU"/>
        </w:rPr>
        <w:t>5.</w:t>
      </w:r>
      <w:r w:rsidRPr="001F0697">
        <w:rPr>
          <w:rFonts w:eastAsia="Times New Roman"/>
          <w:lang w:eastAsia="ru-RU"/>
        </w:rPr>
        <w:t>1. Предпроектный анализ</w:t>
      </w:r>
      <w:bookmarkEnd w:id="483"/>
    </w:p>
    <w:p w14:paraId="24E26028" w14:textId="5B8B89E0" w:rsidR="001F0697" w:rsidRPr="001F0697" w:rsidRDefault="001F0697" w:rsidP="001F0697">
      <w:pPr>
        <w:pStyle w:val="Heading3"/>
        <w:rPr>
          <w:rFonts w:eastAsia="Times New Roman"/>
          <w:lang w:eastAsia="ru-RU"/>
        </w:rPr>
      </w:pPr>
      <w:bookmarkStart w:id="484" w:name="_Toc62603034"/>
      <w:r>
        <w:rPr>
          <w:rFonts w:eastAsia="Times New Roman"/>
          <w:lang w:eastAsia="ru-RU"/>
        </w:rPr>
        <w:t>5.</w:t>
      </w:r>
      <w:r w:rsidRPr="001F0697">
        <w:rPr>
          <w:rFonts w:eastAsia="Times New Roman"/>
          <w:lang w:eastAsia="ru-RU"/>
        </w:rPr>
        <w:t>1.1. Потенциальные потребители результатов исследования</w:t>
      </w:r>
      <w:bookmarkEnd w:id="484"/>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F37F10C" w:rsidR="001F0697" w:rsidRPr="001F0697" w:rsidRDefault="001F0697" w:rsidP="001F0697">
      <w:pPr>
        <w:pStyle w:val="Heading3"/>
        <w:rPr>
          <w:rFonts w:eastAsia="Times New Roman"/>
          <w:lang w:eastAsia="ru-RU"/>
        </w:rPr>
      </w:pPr>
      <w:bookmarkStart w:id="485" w:name="_Toc62603035"/>
      <w:r>
        <w:rPr>
          <w:rFonts w:eastAsia="Times New Roman"/>
          <w:lang w:eastAsia="ru-RU"/>
        </w:rPr>
        <w:t>5.</w:t>
      </w:r>
      <w:r w:rsidRPr="001F0697">
        <w:rPr>
          <w:rFonts w:eastAsia="Times New Roman"/>
          <w:lang w:eastAsia="ru-RU"/>
        </w:rPr>
        <w:t xml:space="preserve">1.2. Анализ конкурентных технических решений с позиции </w:t>
      </w:r>
      <w:proofErr w:type="spellStart"/>
      <w:r w:rsidRPr="001F0697">
        <w:rPr>
          <w:rFonts w:eastAsia="Times New Roman"/>
          <w:lang w:eastAsia="ru-RU"/>
        </w:rPr>
        <w:t>ресурсоэффективности</w:t>
      </w:r>
      <w:proofErr w:type="spellEnd"/>
      <w:r w:rsidRPr="001F0697">
        <w:rPr>
          <w:rFonts w:eastAsia="Times New Roman"/>
          <w:lang w:eastAsia="ru-RU"/>
        </w:rPr>
        <w:t xml:space="preserve"> и ресурсосбережения</w:t>
      </w:r>
      <w:bookmarkEnd w:id="485"/>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Анализ конкурентных технических решений с позиции </w:t>
      </w:r>
      <w:proofErr w:type="spellStart"/>
      <w:r w:rsidRPr="001F0697">
        <w:rPr>
          <w:rFonts w:ascii="Times New Roman" w:eastAsia="Times New Roman" w:hAnsi="Times New Roman" w:cs="Times New Roman"/>
          <w:sz w:val="28"/>
          <w:szCs w:val="28"/>
          <w:lang w:eastAsia="ru-RU"/>
        </w:rPr>
        <w:t>ресурсоэффективности</w:t>
      </w:r>
      <w:proofErr w:type="spellEnd"/>
      <w:r w:rsidRPr="001F0697">
        <w:rPr>
          <w:rFonts w:ascii="Times New Roman" w:eastAsia="Times New Roman" w:hAnsi="Times New Roman" w:cs="Times New Roman"/>
          <w:sz w:val="28"/>
          <w:szCs w:val="28"/>
          <w:lang w:eastAsia="ru-RU"/>
        </w:rPr>
        <w:t xml:space="preserve">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0CBAC719"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sidR="00FC2E19">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w:t>
      </w:r>
      <w:proofErr w:type="spellStart"/>
      <w:r w:rsidRPr="001F0697">
        <w:rPr>
          <w:rFonts w:ascii="Times New Roman" w:eastAsia="Times New Roman" w:hAnsi="Times New Roman" w:cs="Times New Roman"/>
          <w:sz w:val="28"/>
          <w:szCs w:val="28"/>
          <w:lang w:eastAsia="ru-RU"/>
        </w:rPr>
        <w:t>Прософт</w:t>
      </w:r>
      <w:proofErr w:type="spellEnd"/>
      <w:r w:rsidRPr="001F0697">
        <w:rPr>
          <w:rFonts w:ascii="Times New Roman" w:eastAsia="Times New Roman" w:hAnsi="Times New Roman" w:cs="Times New Roman"/>
          <w:sz w:val="28"/>
          <w:szCs w:val="28"/>
          <w:lang w:eastAsia="ru-RU"/>
        </w:rPr>
        <w:t xml:space="preserve"> системы» (индекс 1);</w:t>
      </w:r>
    </w:p>
    <w:p w14:paraId="5791F5B7"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6F543BF8"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proofErr w:type="spellStart"/>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roofErr w:type="spellEnd"/>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proofErr w:type="spellStart"/>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roofErr w:type="spellEnd"/>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 xml:space="preserve">Технические критерии оценки </w:t>
            </w:r>
            <w:proofErr w:type="spellStart"/>
            <w:r w:rsidRPr="001F0697">
              <w:rPr>
                <w:rFonts w:ascii="Times New Roman" w:eastAsia="Times New Roman" w:hAnsi="Times New Roman" w:cs="Times New Roman"/>
                <w:b/>
                <w:bCs/>
                <w:sz w:val="24"/>
                <w:szCs w:val="24"/>
                <w:lang w:eastAsia="ru-RU"/>
              </w:rPr>
              <w:t>ресурсоэффективности</w:t>
            </w:r>
            <w:proofErr w:type="spellEnd"/>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3A842F93" w:rsid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7C21FEF4" w14:textId="2C179617"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1FE5CD1E" w14:textId="4D250ECB"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21B56CE5" w14:textId="77777777" w:rsidR="00FC2E19" w:rsidRPr="001F0697"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484B82C0" w14:textId="176F32AE" w:rsidR="001F0697" w:rsidRPr="001F0697" w:rsidRDefault="001F0697" w:rsidP="001F0697">
      <w:pPr>
        <w:pStyle w:val="Heading3"/>
        <w:rPr>
          <w:rFonts w:eastAsia="Times New Roman"/>
          <w:lang w:eastAsia="ru-RU"/>
        </w:rPr>
      </w:pPr>
      <w:bookmarkStart w:id="486" w:name="_Toc62603036"/>
      <w:r>
        <w:rPr>
          <w:rFonts w:eastAsia="Times New Roman"/>
          <w:lang w:eastAsia="ru-RU"/>
        </w:rPr>
        <w:lastRenderedPageBreak/>
        <w:t>5.</w:t>
      </w:r>
      <w:r w:rsidRPr="001F0697">
        <w:rPr>
          <w:rFonts w:eastAsia="Times New Roman"/>
          <w:lang w:eastAsia="ru-RU"/>
        </w:rPr>
        <w:t>1.3. SWOT-анализ</w:t>
      </w:r>
      <w:bookmarkEnd w:id="486"/>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2178A324"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sidR="00FC2E19">
        <w:rPr>
          <w:rFonts w:ascii="Times New Roman" w:eastAsia="Calibri" w:hAnsi="Times New Roman" w:cs="Times New Roman"/>
          <w:color w:val="000000"/>
          <w:sz w:val="28"/>
        </w:rPr>
        <w:t>6</w:t>
      </w:r>
      <w:r w:rsidRPr="001F0697">
        <w:rPr>
          <w:rFonts w:ascii="Times New Roman" w:eastAsia="Calibri" w:hAnsi="Times New Roman" w:cs="Times New Roman"/>
          <w:color w:val="000000"/>
          <w:sz w:val="28"/>
        </w:rPr>
        <w:t>).</w:t>
      </w:r>
    </w:p>
    <w:p w14:paraId="3CEE37DF" w14:textId="0501C95A"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proofErr w:type="spellStart"/>
            <w:r w:rsidRPr="001F0697">
              <w:rPr>
                <w:rFonts w:ascii="Times New Roman" w:hAnsi="Times New Roman" w:cs="Times New Roman"/>
                <w:b/>
                <w:sz w:val="24"/>
                <w:szCs w:val="24"/>
              </w:rPr>
              <w:t>Opportunities</w:t>
            </w:r>
            <w:proofErr w:type="spellEnd"/>
            <w:r w:rsidRPr="001F0697">
              <w:rPr>
                <w:rFonts w:ascii="Times New Roman" w:hAnsi="Times New Roman" w:cs="Times New Roman"/>
                <w:b/>
                <w:sz w:val="24"/>
                <w:szCs w:val="24"/>
              </w:rPr>
              <w:t xml:space="preserve">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proofErr w:type="spellStart"/>
            <w:r w:rsidRPr="001F0697">
              <w:rPr>
                <w:rFonts w:ascii="Times New Roman" w:hAnsi="Times New Roman" w:cs="Times New Roman"/>
                <w:b/>
                <w:sz w:val="24"/>
                <w:szCs w:val="24"/>
              </w:rPr>
              <w:t>Threats</w:t>
            </w:r>
            <w:proofErr w:type="spellEnd"/>
            <w:r w:rsidRPr="001F0697">
              <w:rPr>
                <w:rFonts w:ascii="Times New Roman" w:hAnsi="Times New Roman" w:cs="Times New Roman"/>
                <w:b/>
                <w:sz w:val="24"/>
                <w:szCs w:val="24"/>
              </w:rPr>
              <w:t xml:space="preserve">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w:t>
            </w:r>
            <w:proofErr w:type="spellStart"/>
            <w:r w:rsidRPr="001F0697">
              <w:rPr>
                <w:rFonts w:ascii="Times New Roman" w:hAnsi="Times New Roman" w:cs="Times New Roman"/>
                <w:sz w:val="24"/>
                <w:szCs w:val="24"/>
              </w:rPr>
              <w:t>Россети</w:t>
            </w:r>
            <w:proofErr w:type="spellEnd"/>
            <w:r w:rsidRPr="001F0697">
              <w:rPr>
                <w:rFonts w:ascii="Times New Roman" w:hAnsi="Times New Roman" w:cs="Times New Roman"/>
                <w:sz w:val="24"/>
                <w:szCs w:val="24"/>
              </w:rPr>
              <w:t>")</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Анализируя данную матрицу, можно сказать, что данное научное </w:t>
      </w:r>
      <w:proofErr w:type="gramStart"/>
      <w:r w:rsidRPr="001F0697">
        <w:rPr>
          <w:rFonts w:ascii="Times New Roman" w:eastAsia="Calibri" w:hAnsi="Times New Roman" w:cs="Times New Roman"/>
          <w:color w:val="000000"/>
          <w:sz w:val="28"/>
        </w:rPr>
        <w:t>исследование в частности</w:t>
      </w:r>
      <w:proofErr w:type="gramEnd"/>
      <w:r w:rsidRPr="001F0697">
        <w:rPr>
          <w:rFonts w:ascii="Times New Roman" w:eastAsia="Calibri" w:hAnsi="Times New Roman" w:cs="Times New Roman"/>
          <w:color w:val="000000"/>
          <w:sz w:val="28"/>
        </w:rPr>
        <w:t>,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Имеется ряд возможностей, повышающих привлекательность рассматриваемого решения. Также присутствуют угрозы, среди которых особого </w:t>
      </w:r>
      <w:r w:rsidRPr="001F0697">
        <w:rPr>
          <w:rFonts w:ascii="Times New Roman" w:eastAsia="Calibri" w:hAnsi="Times New Roman" w:cs="Times New Roman"/>
          <w:color w:val="000000"/>
          <w:sz w:val="28"/>
        </w:rPr>
        <w:lastRenderedPageBreak/>
        <w:t>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49E1A84E"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3F5517A2"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42A550CA" w:rsidR="00775658" w:rsidRDefault="00775658" w:rsidP="001F0697">
      <w:pPr>
        <w:spacing w:after="0" w:line="276" w:lineRule="auto"/>
        <w:ind w:firstLine="567"/>
        <w:jc w:val="both"/>
        <w:rPr>
          <w:rFonts w:ascii="Times New Roman" w:eastAsia="Times New Roman" w:hAnsi="Times New Roman" w:cs="Times New Roman"/>
          <w:sz w:val="24"/>
          <w:szCs w:val="24"/>
        </w:rPr>
      </w:pPr>
    </w:p>
    <w:p w14:paraId="5B193464" w14:textId="4F874C70"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148C3BFB" w14:textId="5C94DC6E"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5D942FF" w14:textId="688BBDE9"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40182C3" w14:textId="66CF9A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455CA539" w14:textId="40206237"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3564BEB5" w14:textId="0FFD41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01BC26A4" w14:textId="77777777" w:rsidR="00FC2E19" w:rsidRPr="001F0697" w:rsidRDefault="00FC2E19" w:rsidP="001F0697">
      <w:pPr>
        <w:spacing w:after="0" w:line="276" w:lineRule="auto"/>
        <w:ind w:firstLine="567"/>
        <w:jc w:val="both"/>
        <w:rPr>
          <w:rFonts w:ascii="Times New Roman" w:eastAsia="Times New Roman" w:hAnsi="Times New Roman" w:cs="Times New Roman"/>
          <w:sz w:val="24"/>
          <w:szCs w:val="24"/>
        </w:rPr>
      </w:pPr>
    </w:p>
    <w:p w14:paraId="1DEF1712" w14:textId="45102934" w:rsidR="001F0697" w:rsidRPr="001F0697" w:rsidRDefault="001F0697" w:rsidP="001F0697">
      <w:pPr>
        <w:pStyle w:val="Heading3"/>
        <w:rPr>
          <w:rFonts w:eastAsia="Times New Roman"/>
        </w:rPr>
      </w:pPr>
      <w:bookmarkStart w:id="487" w:name="_Toc62603037"/>
      <w:r>
        <w:rPr>
          <w:rFonts w:eastAsia="Times New Roman"/>
        </w:rPr>
        <w:lastRenderedPageBreak/>
        <w:t>5.</w:t>
      </w:r>
      <w:r w:rsidRPr="001F0697">
        <w:rPr>
          <w:rFonts w:eastAsia="Times New Roman"/>
        </w:rPr>
        <w:t>1.4. Оценка готовности проекта к коммерциализации</w:t>
      </w:r>
      <w:bookmarkEnd w:id="487"/>
    </w:p>
    <w:p w14:paraId="0E0B25C1" w14:textId="61BD4E50" w:rsidR="00775658"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6A96B8EB" w14:textId="0A2E3EA7"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Таблица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 xml:space="preserve">Значение </w:t>
      </w:r>
      <w:proofErr w:type="spellStart"/>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сум</w:t>
      </w:r>
      <w:proofErr w:type="spellEnd"/>
      <w:r w:rsidRPr="001F0697">
        <w:rPr>
          <w:rFonts w:ascii="Times New Roman" w:eastAsia="Times New Roman" w:hAnsi="Times New Roman" w:cs="Times New Roman"/>
          <w:bCs/>
          <w:sz w:val="28"/>
          <w:szCs w:val="28"/>
          <w:vertAlign w:val="subscript"/>
          <w:lang w:eastAsia="ru-RU"/>
        </w:rPr>
        <w:t xml:space="preserve">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00694694" w:rsidR="001F0697" w:rsidRPr="001F0697" w:rsidRDefault="001F0697" w:rsidP="001F0697">
      <w:pPr>
        <w:pStyle w:val="Heading3"/>
        <w:rPr>
          <w:rFonts w:eastAsia="Calibri"/>
        </w:rPr>
      </w:pPr>
      <w:bookmarkStart w:id="488" w:name="_Toc62603038"/>
      <w:r>
        <w:rPr>
          <w:rFonts w:eastAsia="Calibri"/>
        </w:rPr>
        <w:t>5.</w:t>
      </w:r>
      <w:r w:rsidRPr="001F0697">
        <w:rPr>
          <w:rFonts w:eastAsia="Calibri"/>
        </w:rPr>
        <w:t>1.5. Методы коммерциализации результатов научно-технического исследования</w:t>
      </w:r>
      <w:bookmarkEnd w:id="488"/>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497A9036" w:rsidR="001F0697" w:rsidRPr="001F0697" w:rsidRDefault="001F0697" w:rsidP="001F0697">
      <w:pPr>
        <w:pStyle w:val="Heading2"/>
        <w:rPr>
          <w:rFonts w:eastAsia="Calibri"/>
        </w:rPr>
      </w:pPr>
      <w:bookmarkStart w:id="489" w:name="_Toc62603039"/>
      <w:r>
        <w:rPr>
          <w:rFonts w:eastAsia="Calibri"/>
        </w:rPr>
        <w:t>5.</w:t>
      </w:r>
      <w:r w:rsidRPr="001F0697">
        <w:rPr>
          <w:rFonts w:eastAsia="Calibri"/>
        </w:rPr>
        <w:t>2. Инициация проекта</w:t>
      </w:r>
      <w:bookmarkEnd w:id="489"/>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490" w:name="_Toc388971738"/>
      <w:bookmarkStart w:id="491" w:name="_Toc418344466"/>
      <w:bookmarkStart w:id="492" w:name="_Toc418344500"/>
      <w:bookmarkStart w:id="493" w:name="_Toc418344704"/>
      <w:bookmarkStart w:id="494" w:name="_Toc419390700"/>
      <w:bookmarkStart w:id="495" w:name="_Toc421617741"/>
      <w:bookmarkStart w:id="496"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654E245" w:rsidR="001F0697" w:rsidRPr="001F0697" w:rsidRDefault="001F0697" w:rsidP="001F0697">
      <w:pPr>
        <w:pStyle w:val="Heading3"/>
        <w:rPr>
          <w:rFonts w:eastAsia="Calibri"/>
        </w:rPr>
      </w:pPr>
      <w:bookmarkStart w:id="497" w:name="_Toc43125388"/>
      <w:bookmarkStart w:id="498" w:name="_Toc62603040"/>
      <w:r>
        <w:rPr>
          <w:rFonts w:eastAsia="Calibri"/>
        </w:rPr>
        <w:t>5.</w:t>
      </w:r>
      <w:r w:rsidRPr="001F0697">
        <w:rPr>
          <w:rFonts w:eastAsia="Calibri"/>
        </w:rPr>
        <w:t>2.1. Цели и результат проекта</w:t>
      </w:r>
      <w:bookmarkEnd w:id="490"/>
      <w:bookmarkEnd w:id="491"/>
      <w:bookmarkEnd w:id="492"/>
      <w:bookmarkEnd w:id="493"/>
      <w:bookmarkEnd w:id="494"/>
      <w:bookmarkEnd w:id="495"/>
      <w:bookmarkEnd w:id="496"/>
      <w:bookmarkEnd w:id="497"/>
      <w:bookmarkEnd w:id="498"/>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499" w:name="_Toc388971740"/>
      <w:bookmarkStart w:id="500" w:name="_Toc418344468"/>
      <w:bookmarkStart w:id="501" w:name="_Toc418344502"/>
      <w:bookmarkStart w:id="502" w:name="_Toc418344706"/>
      <w:r w:rsidRPr="001F0697">
        <w:rPr>
          <w:rFonts w:ascii="Times New Roman" w:eastAsia="Calibri" w:hAnsi="Times New Roman" w:cs="Times New Roman"/>
          <w:color w:val="000000"/>
          <w:sz w:val="28"/>
        </w:rPr>
        <w:t xml:space="preserve">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w:t>
      </w:r>
      <w:r w:rsidRPr="001F0697">
        <w:rPr>
          <w:rFonts w:ascii="Times New Roman" w:eastAsia="Calibri" w:hAnsi="Times New Roman" w:cs="Times New Roman"/>
          <w:color w:val="000000"/>
          <w:sz w:val="28"/>
        </w:rPr>
        <w:lastRenderedPageBreak/>
        <w:t>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Под результатом проекта понимают продукцию, полезный эффект проекта. В качестве результата в зависимости от цели проекта, могут выступать: научная разработка; новый технологический процесс; программное средство и т.д.</w:t>
      </w:r>
    </w:p>
    <w:p w14:paraId="4B328B09" w14:textId="192C5DC5"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sidR="00FC2E19">
        <w:rPr>
          <w:rFonts w:ascii="Times New Roman" w:eastAsia="Times New Roman" w:hAnsi="Times New Roman" w:cs="Times New Roman"/>
          <w:color w:val="000000"/>
          <w:sz w:val="28"/>
        </w:rPr>
        <w:t>9</w:t>
      </w:r>
      <w:r w:rsidRPr="001F0697">
        <w:rPr>
          <w:rFonts w:ascii="Times New Roman" w:eastAsia="Times New Roman" w:hAnsi="Times New Roman" w:cs="Times New Roman"/>
          <w:color w:val="000000"/>
          <w:sz w:val="28"/>
        </w:rPr>
        <w:t xml:space="preserve"> – Заинтересованные стороны проекта</w:t>
      </w:r>
      <w:bookmarkEnd w:id="499"/>
      <w:bookmarkEnd w:id="500"/>
      <w:bookmarkEnd w:id="501"/>
      <w:bookmarkEnd w:id="502"/>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30A8D4B6"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10</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503" w:name="_Toc515405188"/>
      <w:r w:rsidRPr="001F0697">
        <w:rPr>
          <w:rFonts w:ascii="Times New Roman" w:eastAsia="Times New Roman" w:hAnsi="Times New Roman" w:cs="Times New Roman"/>
          <w:color w:val="000000"/>
          <w:sz w:val="28"/>
          <w:szCs w:val="28"/>
          <w:lang w:eastAsia="ru-RU"/>
        </w:rPr>
        <w:lastRenderedPageBreak/>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72CC777" w:rsidR="001F0697" w:rsidRPr="001F0697" w:rsidRDefault="001F0697" w:rsidP="001F0697">
      <w:pPr>
        <w:pStyle w:val="Heading3"/>
        <w:rPr>
          <w:rFonts w:eastAsia="Calibri"/>
        </w:rPr>
      </w:pPr>
      <w:bookmarkStart w:id="504" w:name="_Toc43125389"/>
      <w:bookmarkStart w:id="505" w:name="_Toc62603041"/>
      <w:r>
        <w:rPr>
          <w:rFonts w:eastAsia="Calibri"/>
        </w:rPr>
        <w:t>5.</w:t>
      </w:r>
      <w:r w:rsidRPr="001F0697">
        <w:rPr>
          <w:rFonts w:eastAsia="Calibri"/>
        </w:rPr>
        <w:t>2.2. Организационная структура проекта</w:t>
      </w:r>
      <w:bookmarkEnd w:id="503"/>
      <w:bookmarkEnd w:id="504"/>
      <w:bookmarkEnd w:id="505"/>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CE54D5E"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proofErr w:type="spellStart"/>
            <w:proofErr w:type="gramStart"/>
            <w:r w:rsidRPr="001F0697">
              <w:rPr>
                <w:rFonts w:ascii="Times New Roman" w:eastAsia="Times New Roman" w:hAnsi="Times New Roman" w:cs="Times New Roman"/>
                <w:b/>
                <w:bCs/>
                <w:sz w:val="24"/>
                <w:szCs w:val="24"/>
              </w:rPr>
              <w:t>Трудо</w:t>
            </w:r>
            <w:proofErr w:type="spellEnd"/>
            <w:r w:rsidRPr="001F0697">
              <w:rPr>
                <w:rFonts w:ascii="Times New Roman" w:eastAsia="Times New Roman" w:hAnsi="Times New Roman" w:cs="Times New Roman"/>
                <w:b/>
                <w:bCs/>
                <w:sz w:val="24"/>
                <w:szCs w:val="24"/>
              </w:rPr>
              <w:t>-затраты</w:t>
            </w:r>
            <w:proofErr w:type="gramEnd"/>
            <w:r w:rsidRPr="001F0697">
              <w:rPr>
                <w:rFonts w:ascii="Times New Roman" w:eastAsia="Times New Roman" w:hAnsi="Times New Roman" w:cs="Times New Roman"/>
                <w:b/>
                <w:bCs/>
                <w:sz w:val="24"/>
                <w:szCs w:val="24"/>
              </w:rPr>
              <w:t>,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proofErr w:type="spellStart"/>
            <w:r w:rsidRPr="001F0697">
              <w:rPr>
                <w:rFonts w:ascii="Times New Roman" w:eastAsia="Times New Roman" w:hAnsi="Times New Roman" w:cs="Times New Roman"/>
                <w:iCs/>
                <w:sz w:val="24"/>
                <w:szCs w:val="28"/>
              </w:rPr>
              <w:t>Калентьев</w:t>
            </w:r>
            <w:proofErr w:type="spellEnd"/>
            <w:r w:rsidRPr="001F0697">
              <w:rPr>
                <w:rFonts w:ascii="Times New Roman" w:eastAsia="Times New Roman" w:hAnsi="Times New Roman" w:cs="Times New Roman"/>
                <w:iCs/>
                <w:sz w:val="24"/>
                <w:szCs w:val="28"/>
              </w:rPr>
              <w:t xml:space="preserve">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proofErr w:type="spellStart"/>
            <w:r w:rsidRPr="001F0697">
              <w:rPr>
                <w:rFonts w:ascii="Times New Roman" w:eastAsia="Times New Roman" w:hAnsi="Times New Roman" w:cs="Times New Roman"/>
                <w:i/>
                <w:iCs/>
                <w:sz w:val="24"/>
                <w:szCs w:val="28"/>
              </w:rPr>
              <w:t>К.т.н</w:t>
            </w:r>
            <w:proofErr w:type="spellEnd"/>
            <w:r w:rsidRPr="001F0697">
              <w:rPr>
                <w:rFonts w:ascii="Times New Roman" w:eastAsia="Times New Roman" w:hAnsi="Times New Roman" w:cs="Times New Roman"/>
                <w:i/>
                <w:iCs/>
                <w:sz w:val="24"/>
                <w:szCs w:val="28"/>
              </w:rPr>
              <w:t>,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proofErr w:type="spellStart"/>
            <w:r w:rsidRPr="001F0697">
              <w:rPr>
                <w:rFonts w:ascii="Times New Roman" w:eastAsia="Times New Roman" w:hAnsi="Times New Roman" w:cs="Times New Roman"/>
                <w:sz w:val="24"/>
                <w:szCs w:val="24"/>
              </w:rPr>
              <w:t>Жиленков</w:t>
            </w:r>
            <w:proofErr w:type="spellEnd"/>
            <w:r w:rsidRPr="001F0697">
              <w:rPr>
                <w:rFonts w:ascii="Times New Roman" w:eastAsia="Times New Roman" w:hAnsi="Times New Roman" w:cs="Times New Roman"/>
                <w:sz w:val="24"/>
                <w:szCs w:val="24"/>
              </w:rPr>
              <w:t xml:space="preserve">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 xml:space="preserve">1. Расчет установившихся режимов и переходных </w:t>
            </w:r>
            <w:r w:rsidRPr="001F0697">
              <w:rPr>
                <w:rFonts w:ascii="Times New Roman" w:eastAsia="Times New Roman" w:hAnsi="Times New Roman" w:cs="Times New Roman"/>
                <w:sz w:val="24"/>
                <w:szCs w:val="24"/>
              </w:rPr>
              <w:lastRenderedPageBreak/>
              <w:t xml:space="preserve">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lastRenderedPageBreak/>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6029E81F" w:rsidR="001F0697" w:rsidRPr="001F0697" w:rsidRDefault="001F0697" w:rsidP="001F0697">
      <w:pPr>
        <w:pStyle w:val="Heading2"/>
        <w:rPr>
          <w:rFonts w:eastAsia="Calibri"/>
        </w:rPr>
      </w:pPr>
      <w:bookmarkStart w:id="506" w:name="_Toc62603042"/>
      <w:r>
        <w:rPr>
          <w:rFonts w:eastAsia="Calibri"/>
        </w:rPr>
        <w:t>5.</w:t>
      </w:r>
      <w:r w:rsidRPr="001F0697">
        <w:rPr>
          <w:rFonts w:eastAsia="Calibri"/>
        </w:rPr>
        <w:t>3. Планирование управления научно-техническим проектом</w:t>
      </w:r>
      <w:bookmarkEnd w:id="506"/>
    </w:p>
    <w:p w14:paraId="2C8A572E" w14:textId="77D93418" w:rsidR="001F0697" w:rsidRPr="001F0697" w:rsidRDefault="001F0697" w:rsidP="001F0697">
      <w:pPr>
        <w:pStyle w:val="Heading3"/>
        <w:rPr>
          <w:rFonts w:eastAsia="Calibri"/>
        </w:rPr>
      </w:pPr>
      <w:bookmarkStart w:id="507" w:name="_Toc62603043"/>
      <w:r>
        <w:rPr>
          <w:rFonts w:eastAsia="Calibri"/>
        </w:rPr>
        <w:t>5.</w:t>
      </w:r>
      <w:r w:rsidRPr="001F0697">
        <w:rPr>
          <w:rFonts w:eastAsia="Calibri"/>
        </w:rPr>
        <w:t>3.1. Иерархическая структура работ</w:t>
      </w:r>
      <w:bookmarkEnd w:id="507"/>
    </w:p>
    <w:p w14:paraId="523F3C7A" w14:textId="6A37D2FF"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del w:id="508" w:author="Пользователь Windows" w:date="2021-01-27T20:45:00Z">
        <w:r w:rsidR="00AF2964" w:rsidDel="00B816B7">
          <w:rPr>
            <w:rFonts w:ascii="Times New Roman" w:eastAsia="Calibri" w:hAnsi="Times New Roman" w:cs="Times New Roman"/>
            <w:color w:val="000000"/>
            <w:sz w:val="28"/>
          </w:rPr>
          <w:delText>31</w:delText>
        </w:r>
      </w:del>
      <w:ins w:id="509" w:author="Пользователь Windows" w:date="2021-01-27T20:45:00Z">
        <w:r w:rsidR="00B816B7">
          <w:rPr>
            <w:rFonts w:ascii="Times New Roman" w:eastAsia="Calibri" w:hAnsi="Times New Roman" w:cs="Times New Roman"/>
            <w:color w:val="000000"/>
            <w:sz w:val="28"/>
          </w:rPr>
          <w:t>32</w:t>
        </w:r>
      </w:ins>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31" type="#_x0000_t75" style="width:482pt;height:280.5pt" o:ole="">
            <v:imagedata r:id="rId59" o:title=""/>
          </v:shape>
          <o:OLEObject Type="Embed" ProgID="Visio.Drawing.15" ShapeID="_x0000_i1031" DrawAspect="Content" ObjectID="_1673457986" r:id="rId60"/>
        </w:object>
      </w:r>
    </w:p>
    <w:p w14:paraId="1D297802" w14:textId="1F736E9A"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del w:id="510" w:author="Пользователь Windows" w:date="2021-01-27T20:45:00Z">
        <w:r w:rsidR="00AF2964" w:rsidDel="00B816B7">
          <w:rPr>
            <w:rFonts w:ascii="Times New Roman" w:eastAsia="Calibri" w:hAnsi="Times New Roman" w:cs="Times New Roman"/>
            <w:color w:val="000000"/>
            <w:sz w:val="28"/>
          </w:rPr>
          <w:delText>31</w:delText>
        </w:r>
        <w:r w:rsidRPr="001F0697" w:rsidDel="00B816B7">
          <w:rPr>
            <w:rFonts w:ascii="Times New Roman" w:eastAsia="Calibri" w:hAnsi="Times New Roman" w:cs="Times New Roman"/>
            <w:color w:val="000000"/>
            <w:sz w:val="28"/>
          </w:rPr>
          <w:delText xml:space="preserve"> </w:delText>
        </w:r>
      </w:del>
      <w:ins w:id="511" w:author="Пользователь Windows" w:date="2021-01-27T20:45:00Z">
        <w:r w:rsidR="00B816B7">
          <w:rPr>
            <w:rFonts w:ascii="Times New Roman" w:eastAsia="Calibri" w:hAnsi="Times New Roman" w:cs="Times New Roman"/>
            <w:color w:val="000000"/>
            <w:sz w:val="28"/>
          </w:rPr>
          <w:t>32</w:t>
        </w:r>
        <w:r w:rsidR="00B816B7" w:rsidRPr="001F0697">
          <w:rPr>
            <w:rFonts w:ascii="Times New Roman" w:eastAsia="Calibri" w:hAnsi="Times New Roman" w:cs="Times New Roman"/>
            <w:color w:val="000000"/>
            <w:sz w:val="28"/>
          </w:rPr>
          <w:t xml:space="preserve"> </w:t>
        </w:r>
      </w:ins>
      <w:r w:rsidRPr="001F0697">
        <w:rPr>
          <w:rFonts w:ascii="Times New Roman" w:eastAsia="Calibri" w:hAnsi="Times New Roman" w:cs="Times New Roman"/>
          <w:color w:val="000000"/>
          <w:sz w:val="28"/>
        </w:rPr>
        <w:t>–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2550BECF" w:rsidR="001F0697" w:rsidRDefault="001F0697" w:rsidP="001F0697">
      <w:pPr>
        <w:spacing w:after="0" w:line="360" w:lineRule="auto"/>
        <w:ind w:firstLine="851"/>
        <w:jc w:val="both"/>
        <w:rPr>
          <w:rFonts w:ascii="Times New Roman" w:eastAsia="Times New Roman" w:hAnsi="Times New Roman" w:cs="Times New Roman"/>
          <w:color w:val="000000"/>
          <w:sz w:val="28"/>
          <w:szCs w:val="28"/>
          <w:lang w:eastAsia="ru-RU"/>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w:t>
      </w:r>
      <w:r w:rsidR="00FC2E19">
        <w:rPr>
          <w:rFonts w:ascii="Times New Roman" w:eastAsia="Calibri" w:hAnsi="Times New Roman" w:cs="Times New Roman"/>
          <w:color w:val="000000"/>
          <w:sz w:val="28"/>
        </w:rPr>
        <w:t>2</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w:t>
      </w:r>
      <w:r w:rsidR="00FC2E19">
        <w:rPr>
          <w:rFonts w:ascii="Times New Roman" w:eastAsia="Times New Roman" w:hAnsi="Times New Roman" w:cs="Times New Roman"/>
          <w:color w:val="000000"/>
          <w:sz w:val="28"/>
          <w:szCs w:val="28"/>
          <w:lang w:eastAsia="ru-RU"/>
        </w:rPr>
        <w:t>3</w:t>
      </w:r>
      <w:r w:rsidRPr="001F0697">
        <w:rPr>
          <w:rFonts w:ascii="Times New Roman" w:eastAsia="Times New Roman" w:hAnsi="Times New Roman" w:cs="Times New Roman"/>
          <w:color w:val="000000"/>
          <w:sz w:val="28"/>
          <w:szCs w:val="28"/>
          <w:lang w:eastAsia="ru-RU"/>
        </w:rPr>
        <w:t>.</w:t>
      </w:r>
    </w:p>
    <w:p w14:paraId="25B4C86B" w14:textId="5662FCF3"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2E8EE998" w14:textId="7206B737"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06AFC014" w14:textId="0479AF55"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4B480CF2" w14:textId="77777777" w:rsidR="00FC2E19" w:rsidRPr="001F0697" w:rsidRDefault="00FC2E19" w:rsidP="001F0697">
      <w:pPr>
        <w:spacing w:after="0" w:line="360" w:lineRule="auto"/>
        <w:ind w:firstLine="851"/>
        <w:jc w:val="both"/>
        <w:rPr>
          <w:rFonts w:ascii="Times New Roman" w:eastAsia="Calibri" w:hAnsi="Times New Roman" w:cs="Times New Roman"/>
          <w:color w:val="000000"/>
          <w:sz w:val="28"/>
        </w:rPr>
      </w:pPr>
    </w:p>
    <w:p w14:paraId="779E00D6" w14:textId="37B014CC"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lastRenderedPageBreak/>
        <w:t xml:space="preserve">Таблица </w:t>
      </w:r>
      <w:r w:rsidR="003C5E2F">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2</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w:t>
            </w:r>
            <w:proofErr w:type="spellStart"/>
            <w:r w:rsidRPr="001F0697">
              <w:rPr>
                <w:rFonts w:ascii="Times New Roman" w:eastAsia="Times New Roman" w:hAnsi="Times New Roman" w:cs="Times New Roman"/>
                <w:b/>
                <w:bCs/>
                <w:spacing w:val="-6"/>
                <w:sz w:val="20"/>
                <w:szCs w:val="20"/>
              </w:rPr>
              <w:t>ть</w:t>
            </w:r>
            <w:proofErr w:type="spellEnd"/>
            <w:r w:rsidRPr="001F0697">
              <w:rPr>
                <w:rFonts w:ascii="Times New Roman" w:eastAsia="Times New Roman" w:hAnsi="Times New Roman" w:cs="Times New Roman"/>
                <w:b/>
                <w:bCs/>
                <w:spacing w:val="-6"/>
                <w:sz w:val="20"/>
                <w:szCs w:val="20"/>
              </w:rPr>
              <w:t>,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proofErr w:type="gramStart"/>
            <w:r w:rsidRPr="001F0697">
              <w:rPr>
                <w:rFonts w:ascii="Times New Roman" w:eastAsia="Times New Roman" w:hAnsi="Times New Roman" w:cs="Times New Roman"/>
                <w:spacing w:val="-6"/>
                <w:sz w:val="20"/>
                <w:szCs w:val="20"/>
              </w:rPr>
              <w:t>Анализ архитектур</w:t>
            </w:r>
            <w:proofErr w:type="gramEnd"/>
            <w:r w:rsidRPr="001F0697">
              <w:rPr>
                <w:rFonts w:ascii="Times New Roman" w:eastAsia="Times New Roman" w:hAnsi="Times New Roman" w:cs="Times New Roman"/>
                <w:spacing w:val="-6"/>
                <w:sz w:val="20"/>
                <w:szCs w:val="20"/>
              </w:rPr>
              <w:t xml:space="preserve">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 xml:space="preserve">Финансовый менеджмент, </w:t>
            </w:r>
            <w:proofErr w:type="spellStart"/>
            <w:r w:rsidRPr="001F0697">
              <w:rPr>
                <w:rFonts w:ascii="Times New Roman" w:eastAsia="Times New Roman" w:hAnsi="Times New Roman" w:cs="Times New Roman"/>
                <w:b/>
                <w:bCs/>
                <w:spacing w:val="-6"/>
                <w:sz w:val="20"/>
                <w:szCs w:val="20"/>
              </w:rPr>
              <w:t>ресурсоэффективность</w:t>
            </w:r>
            <w:proofErr w:type="spellEnd"/>
            <w:r w:rsidRPr="001F0697">
              <w:rPr>
                <w:rFonts w:ascii="Times New Roman" w:eastAsia="Times New Roman" w:hAnsi="Times New Roman" w:cs="Times New Roman"/>
                <w:b/>
                <w:bCs/>
                <w:spacing w:val="-6"/>
                <w:sz w:val="20"/>
                <w:szCs w:val="20"/>
              </w:rPr>
              <w:t xml:space="preserve">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Предпроектный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notePr>
            <w:numFmt w:val="chicago"/>
          </w:footnotePr>
          <w:pgSz w:w="11906" w:h="16838"/>
          <w:pgMar w:top="1134" w:right="1134" w:bottom="1134" w:left="1134" w:header="709" w:footer="57" w:gutter="0"/>
          <w:cols w:space="708"/>
          <w:titlePg/>
          <w:docGrid w:linePitch="360"/>
        </w:sectPr>
      </w:pPr>
    </w:p>
    <w:p w14:paraId="3E6DAD4F" w14:textId="091341D4"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proofErr w:type="gramStart"/>
            <w:r w:rsidRPr="001F0697">
              <w:rPr>
                <w:rFonts w:ascii="Times New Roman" w:eastAsia="Times New Roman" w:hAnsi="Times New Roman" w:cs="Times New Roman"/>
                <w:color w:val="000000"/>
                <w:sz w:val="18"/>
                <w:szCs w:val="18"/>
                <w:lang w:eastAsia="ja-JP"/>
              </w:rPr>
              <w:t>Анализ архитектур</w:t>
            </w:r>
            <w:proofErr w:type="gramEnd"/>
            <w:r w:rsidRPr="001F0697">
              <w:rPr>
                <w:rFonts w:ascii="Times New Roman" w:eastAsia="Times New Roman" w:hAnsi="Times New Roman" w:cs="Times New Roman"/>
                <w:color w:val="000000"/>
                <w:sz w:val="18"/>
                <w:szCs w:val="18"/>
                <w:lang w:eastAsia="ja-JP"/>
              </w:rPr>
              <w:t xml:space="preserve">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Финансовый менеджмент, </w:t>
            </w:r>
            <w:proofErr w:type="spellStart"/>
            <w:r w:rsidRPr="001F0697">
              <w:rPr>
                <w:rFonts w:ascii="Times New Roman" w:eastAsia="Times New Roman" w:hAnsi="Times New Roman" w:cs="Times New Roman"/>
                <w:b/>
                <w:bCs/>
                <w:color w:val="000000"/>
                <w:sz w:val="18"/>
                <w:szCs w:val="18"/>
                <w:lang w:eastAsia="ja-JP"/>
              </w:rPr>
              <w:t>ресурсоэффективность</w:t>
            </w:r>
            <w:proofErr w:type="spellEnd"/>
            <w:r w:rsidRPr="001F0697">
              <w:rPr>
                <w:rFonts w:ascii="Times New Roman" w:eastAsia="Times New Roman" w:hAnsi="Times New Roman" w:cs="Times New Roman"/>
                <w:b/>
                <w:bCs/>
                <w:color w:val="000000"/>
                <w:sz w:val="18"/>
                <w:szCs w:val="18"/>
                <w:lang w:eastAsia="ja-JP"/>
              </w:rPr>
              <w:t xml:space="preserve">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Предпроектный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77C9668A" w:rsidR="001F0697" w:rsidRPr="001F0697" w:rsidRDefault="003C5E2F" w:rsidP="003C5E2F">
      <w:pPr>
        <w:pStyle w:val="Heading3"/>
        <w:rPr>
          <w:rFonts w:eastAsia="Calibri"/>
        </w:rPr>
      </w:pPr>
      <w:bookmarkStart w:id="512" w:name="_Toc62603044"/>
      <w:r>
        <w:rPr>
          <w:rFonts w:eastAsia="Calibri"/>
        </w:rPr>
        <w:lastRenderedPageBreak/>
        <w:t>5.</w:t>
      </w:r>
      <w:r w:rsidR="001F0697" w:rsidRPr="001F0697">
        <w:rPr>
          <w:rFonts w:eastAsia="Calibri"/>
        </w:rPr>
        <w:t>3.2. Бюджет научного исследования</w:t>
      </w:r>
      <w:bookmarkEnd w:id="512"/>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7D0CBBC3"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FC2E19">
        <w:rPr>
          <w:rFonts w:ascii="Times New Roman" w:eastAsia="Times New Roman" w:hAnsi="Times New Roman" w:cs="Times New Roman"/>
          <w:bCs/>
          <w:iCs/>
          <w:sz w:val="28"/>
          <w:szCs w:val="28"/>
          <w:lang w:eastAsia="ru-RU"/>
        </w:rPr>
        <w:t>4</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0EE48346"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 </w:t>
            </w:r>
            <w:proofErr w:type="spellStart"/>
            <w:r w:rsidRPr="001F0697">
              <w:rPr>
                <w:rFonts w:ascii="Times New Roman" w:eastAsia="Times New Roman" w:hAnsi="Times New Roman" w:cs="Times New Roman"/>
                <w:b/>
                <w:bCs/>
                <w:sz w:val="24"/>
                <w:szCs w:val="28"/>
                <w:lang w:eastAsia="ru-RU"/>
              </w:rPr>
              <w:t>п.п</w:t>
            </w:r>
            <w:proofErr w:type="spellEnd"/>
            <w:r w:rsidRPr="001F0697">
              <w:rPr>
                <w:rFonts w:ascii="Times New Roman" w:eastAsia="Times New Roman" w:hAnsi="Times New Roman" w:cs="Times New Roman"/>
                <w:b/>
                <w:bCs/>
                <w:sz w:val="24"/>
                <w:szCs w:val="28"/>
                <w:lang w:eastAsia="ru-RU"/>
              </w:rPr>
              <w:t>.</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Кол-во единиц </w:t>
            </w:r>
            <w:proofErr w:type="spellStart"/>
            <w:r w:rsidRPr="001F0697">
              <w:rPr>
                <w:rFonts w:ascii="Times New Roman" w:eastAsia="Times New Roman" w:hAnsi="Times New Roman" w:cs="Times New Roman"/>
                <w:b/>
                <w:bCs/>
                <w:sz w:val="24"/>
                <w:szCs w:val="28"/>
                <w:lang w:eastAsia="ru-RU"/>
              </w:rPr>
              <w:t>оборуд</w:t>
            </w:r>
            <w:proofErr w:type="spellEnd"/>
            <w:r w:rsidRPr="001F0697">
              <w:rPr>
                <w:rFonts w:ascii="Times New Roman" w:eastAsia="Times New Roman" w:hAnsi="Times New Roman" w:cs="Times New Roman"/>
                <w:b/>
                <w:bCs/>
                <w:sz w:val="24"/>
                <w:szCs w:val="28"/>
                <w:lang w:eastAsia="ru-RU"/>
              </w:rPr>
              <w:t>-я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Цена ед. </w:t>
            </w:r>
            <w:proofErr w:type="spellStart"/>
            <w:r w:rsidRPr="001F0697">
              <w:rPr>
                <w:rFonts w:ascii="Times New Roman" w:eastAsia="Times New Roman" w:hAnsi="Times New Roman" w:cs="Times New Roman"/>
                <w:b/>
                <w:bCs/>
                <w:sz w:val="24"/>
                <w:szCs w:val="28"/>
                <w:lang w:eastAsia="ru-RU"/>
              </w:rPr>
              <w:t>оборуд</w:t>
            </w:r>
            <w:proofErr w:type="spellEnd"/>
            <w:r w:rsidRPr="001F0697">
              <w:rPr>
                <w:rFonts w:ascii="Times New Roman" w:eastAsia="Times New Roman" w:hAnsi="Times New Roman" w:cs="Times New Roman"/>
                <w:b/>
                <w:bCs/>
                <w:sz w:val="24"/>
                <w:szCs w:val="28"/>
                <w:lang w:eastAsia="ru-RU"/>
              </w:rPr>
              <w:t>-я,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06B734B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FC2E19">
        <w:rPr>
          <w:rFonts w:ascii="Times New Roman" w:eastAsia="Times New Roman" w:hAnsi="Times New Roman" w:cs="Times New Roman"/>
          <w:color w:val="000000"/>
          <w:sz w:val="28"/>
        </w:rPr>
        <w:t>5</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9473F30"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37C89149"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FC2E19">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3B23CBC9"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6</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proofErr w:type="spellEnd"/>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proofErr w:type="spellStart"/>
            <w:r w:rsidRPr="001F0697">
              <w:rPr>
                <w:rFonts w:ascii="Times New Roman" w:eastAsia="Times New Roman" w:hAnsi="Times New Roman" w:cs="Times New Roman"/>
                <w:sz w:val="24"/>
                <w:szCs w:val="28"/>
                <w:vertAlign w:val="subscript"/>
                <w:lang w:eastAsia="ru-RU"/>
              </w:rPr>
              <w:t>пр</w:t>
            </w:r>
            <w:proofErr w:type="spellEnd"/>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proofErr w:type="spellEnd"/>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руб</w:t>
            </w:r>
            <w:proofErr w:type="spellEnd"/>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proofErr w:type="spellEnd"/>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roofErr w:type="spellEnd"/>
            <w:r w:rsidRPr="001F0697">
              <w:rPr>
                <w:rFonts w:ascii="Times New Roman" w:eastAsia="Times New Roman" w:hAnsi="Times New Roman" w:cs="Times New Roman"/>
                <w:sz w:val="24"/>
                <w:szCs w:val="28"/>
                <w:vertAlign w:val="subscript"/>
                <w:lang w:eastAsia="ru-RU"/>
              </w:rPr>
              <w:t>,</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 xml:space="preserve">раб. </w:t>
            </w:r>
            <w:proofErr w:type="spellStart"/>
            <w:r w:rsidRPr="001F0697">
              <w:rPr>
                <w:rFonts w:ascii="Times New Roman" w:eastAsia="Times New Roman" w:hAnsi="Times New Roman" w:cs="Times New Roman"/>
                <w:sz w:val="24"/>
                <w:szCs w:val="28"/>
                <w:lang w:eastAsia="ru-RU"/>
              </w:rPr>
              <w:t>дн</w:t>
            </w:r>
            <w:proofErr w:type="spellEnd"/>
            <w:r w:rsidRPr="001F0697">
              <w:rPr>
                <w:rFonts w:ascii="Times New Roman" w:eastAsia="Times New Roman" w:hAnsi="Times New Roman" w:cs="Times New Roman"/>
                <w:sz w:val="24"/>
                <w:szCs w:val="28"/>
                <w:lang w:eastAsia="ru-RU"/>
              </w:rPr>
              <w:t>.</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roofErr w:type="spellEnd"/>
            <w:r w:rsidRPr="001F0697">
              <w:rPr>
                <w:rFonts w:ascii="Times New Roman" w:eastAsia="Times New Roman" w:hAnsi="Times New Roman" w:cs="Times New Roman"/>
                <w:sz w:val="24"/>
                <w:szCs w:val="28"/>
                <w:vertAlign w:val="subscript"/>
                <w:lang w:eastAsia="ru-RU"/>
              </w:rPr>
              <w:t>,</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proofErr w:type="spellStart"/>
      <w:r w:rsidRPr="001F0697">
        <w:rPr>
          <w:rFonts w:ascii="Times New Roman" w:eastAsia="Times New Roman" w:hAnsi="Times New Roman" w:cs="Times New Roman"/>
          <w:sz w:val="28"/>
          <w:szCs w:val="28"/>
          <w:vertAlign w:val="subscript"/>
          <w:lang w:eastAsia="ru-RU"/>
        </w:rPr>
        <w:t>пр</w:t>
      </w:r>
      <w:proofErr w:type="spellEnd"/>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proofErr w:type="spellEnd"/>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proofErr w:type="spellEnd"/>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proofErr w:type="spellEnd"/>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proofErr w:type="spellEnd"/>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proofErr w:type="spellEnd"/>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363BAE"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5CB4DF75" w:rsidR="001F0697" w:rsidRPr="001F0697" w:rsidRDefault="001F0697" w:rsidP="004215EB">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363BAE"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B9CF61"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363BAE"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5369367F"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32" type="#_x0000_t75" style="width:140pt;height:23.5pt" o:ole="">
                  <v:imagedata r:id="rId61" o:title=""/>
                </v:shape>
                <o:OLEObject Type="Embed" ProgID="Equation.DSMT4" ShapeID="_x0000_i1032" DrawAspect="Content" ObjectID="_1673457987" r:id="rId62"/>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BF25606"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363BAE"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3" type="#_x0000_t75" style="width:140pt;height:23.5pt" o:ole="">
                  <v:imagedata r:id="rId63" o:title=""/>
                </v:shape>
                <o:OLEObject Type="Embed" ProgID="Equation.DSMT4" ShapeID="_x0000_i1033" DrawAspect="Content" ObjectID="_1673457988" r:id="rId64"/>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6DE8BCD4"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363BAE"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7E0BA477" w:rsidR="001F0697" w:rsidRPr="001F0697" w:rsidRDefault="003C5E2F" w:rsidP="003C5E2F">
      <w:pPr>
        <w:pStyle w:val="Heading3"/>
        <w:rPr>
          <w:rFonts w:eastAsia="Times New Roman"/>
          <w:lang w:eastAsia="ru-RU"/>
        </w:rPr>
      </w:pPr>
      <w:bookmarkStart w:id="513" w:name="_Toc62603045"/>
      <w:r>
        <w:rPr>
          <w:rFonts w:eastAsia="Times New Roman"/>
          <w:lang w:eastAsia="ru-RU"/>
        </w:rPr>
        <w:lastRenderedPageBreak/>
        <w:t>5.</w:t>
      </w:r>
      <w:r w:rsidR="001F0697" w:rsidRPr="001F0697">
        <w:rPr>
          <w:rFonts w:eastAsia="Times New Roman"/>
          <w:lang w:eastAsia="ru-RU"/>
        </w:rPr>
        <w:t>3.3. Организационная структура проекта</w:t>
      </w:r>
      <w:bookmarkEnd w:id="513"/>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638D5A5"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FC2E19">
        <w:rPr>
          <w:rFonts w:ascii="Times New Roman" w:eastAsia="Times New Roman" w:hAnsi="Times New Roman" w:cs="Times New Roman"/>
          <w:sz w:val="28"/>
          <w:szCs w:val="28"/>
          <w:lang w:eastAsia="ru-RU"/>
        </w:rPr>
        <w:t>7</w:t>
      </w:r>
      <w:r w:rsidRPr="001F0697">
        <w:rPr>
          <w:rFonts w:ascii="Times New Roman" w:eastAsia="Times New Roman" w:hAnsi="Times New Roman" w:cs="Times New Roman"/>
          <w:sz w:val="28"/>
          <w:szCs w:val="28"/>
          <w:lang w:eastAsia="ru-RU"/>
        </w:rPr>
        <w:t>.</w:t>
      </w:r>
    </w:p>
    <w:p w14:paraId="465517B5" w14:textId="79A3928F"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FC2E19">
        <w:rPr>
          <w:rFonts w:ascii="Times New Roman" w:eastAsia="Times New Roman" w:hAnsi="Times New Roman" w:cs="Times New Roman"/>
          <w:sz w:val="28"/>
          <w:szCs w:val="28"/>
        </w:rPr>
        <w:t>7</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0910013F" w14:textId="06396F65" w:rsidR="00775658"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48D81F69" w14:textId="590DD41F" w:rsidR="001F0697" w:rsidRPr="001F0697" w:rsidRDefault="003C5E2F" w:rsidP="003C5E2F">
      <w:pPr>
        <w:pStyle w:val="Heading3"/>
        <w:rPr>
          <w:rFonts w:eastAsia="Times New Roman"/>
          <w:lang w:eastAsia="ru-RU"/>
        </w:rPr>
      </w:pPr>
      <w:bookmarkStart w:id="514" w:name="_Toc62603046"/>
      <w:r>
        <w:rPr>
          <w:rFonts w:eastAsia="Times New Roman"/>
          <w:lang w:eastAsia="ru-RU"/>
        </w:rPr>
        <w:t>5.</w:t>
      </w:r>
      <w:r w:rsidR="001F0697" w:rsidRPr="001F0697">
        <w:rPr>
          <w:rFonts w:eastAsia="Times New Roman"/>
          <w:lang w:eastAsia="ru-RU"/>
        </w:rPr>
        <w:t>3.4. План управления коммуникациями проекта</w:t>
      </w:r>
      <w:bookmarkEnd w:id="514"/>
    </w:p>
    <w:p w14:paraId="2639D158" w14:textId="533F8C1C"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1320DA6A" w14:textId="19CB5703"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1E201087" w:rsidR="001F0697" w:rsidRPr="001F0697" w:rsidRDefault="003C5E2F" w:rsidP="003C5E2F">
      <w:pPr>
        <w:pStyle w:val="Heading3"/>
        <w:rPr>
          <w:rFonts w:eastAsia="Times New Roman"/>
          <w:lang w:eastAsia="ru-RU"/>
        </w:rPr>
      </w:pPr>
      <w:bookmarkStart w:id="515" w:name="_Toc62603047"/>
      <w:r>
        <w:rPr>
          <w:rFonts w:eastAsia="Times New Roman"/>
          <w:lang w:eastAsia="ru-RU"/>
        </w:rPr>
        <w:t>5.</w:t>
      </w:r>
      <w:r w:rsidR="001F0697" w:rsidRPr="001F0697">
        <w:rPr>
          <w:rFonts w:eastAsia="Times New Roman"/>
          <w:lang w:eastAsia="ru-RU"/>
        </w:rPr>
        <w:t>3.5. Реестр рисков проекта</w:t>
      </w:r>
      <w:bookmarkEnd w:id="515"/>
    </w:p>
    <w:p w14:paraId="1A408715" w14:textId="26A8A013"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w:t>
      </w:r>
    </w:p>
    <w:p w14:paraId="388AE109" w14:textId="6A79961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2030AF03" w:rsidR="001F0697" w:rsidRPr="001F0697" w:rsidRDefault="003C5E2F" w:rsidP="003C5E2F">
      <w:pPr>
        <w:pStyle w:val="Heading3"/>
        <w:rPr>
          <w:rFonts w:eastAsia="Times New Roman"/>
          <w:lang w:eastAsia="ru-RU"/>
        </w:rPr>
      </w:pPr>
      <w:bookmarkStart w:id="516" w:name="_Toc62603048"/>
      <w:r>
        <w:rPr>
          <w:rFonts w:eastAsia="Times New Roman"/>
          <w:lang w:eastAsia="ru-RU"/>
        </w:rPr>
        <w:t>5.</w:t>
      </w:r>
      <w:r w:rsidR="001F0697" w:rsidRPr="001F0697">
        <w:rPr>
          <w:rFonts w:eastAsia="Times New Roman"/>
          <w:lang w:eastAsia="ru-RU"/>
        </w:rPr>
        <w:t>4. Определение ресурсной эффективности исследования</w:t>
      </w:r>
      <w:bookmarkEnd w:id="516"/>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 xml:space="preserve">Его нахождение связано с определением двух средневзвешенных величин: финансовой эффективности и </w:t>
      </w:r>
      <w:proofErr w:type="spellStart"/>
      <w:r w:rsidRPr="001F0697">
        <w:rPr>
          <w:rFonts w:ascii="Times New Roman" w:eastAsia="Times New Roman" w:hAnsi="Times New Roman" w:cs="Times New Roman"/>
          <w:color w:val="000000"/>
          <w:sz w:val="28"/>
          <w:szCs w:val="28"/>
          <w:shd w:val="clear" w:color="auto" w:fill="FFFFFF"/>
        </w:rPr>
        <w:t>ресурсоэффективности</w:t>
      </w:r>
      <w:proofErr w:type="spellEnd"/>
      <w:r w:rsidRPr="001F0697">
        <w:rPr>
          <w:rFonts w:ascii="Times New Roman" w:eastAsia="Times New Roman" w:hAnsi="Times New Roman" w:cs="Times New Roman"/>
          <w:color w:val="000000"/>
          <w:sz w:val="28"/>
          <w:szCs w:val="28"/>
          <w:shd w:val="clear" w:color="auto" w:fill="FFFFFF"/>
        </w:rPr>
        <w:t xml:space="preserve">. Так как определение финансовой эффективности не представляется возможным в данном случае, произведем оценку </w:t>
      </w:r>
      <w:proofErr w:type="spellStart"/>
      <w:r w:rsidRPr="001F0697">
        <w:rPr>
          <w:rFonts w:ascii="Times New Roman" w:eastAsia="Times New Roman" w:hAnsi="Times New Roman" w:cs="Times New Roman"/>
          <w:color w:val="000000"/>
          <w:sz w:val="28"/>
          <w:szCs w:val="28"/>
          <w:shd w:val="clear" w:color="auto" w:fill="FFFFFF"/>
        </w:rPr>
        <w:t>ресурсоэффективности</w:t>
      </w:r>
      <w:proofErr w:type="spellEnd"/>
      <w:r w:rsidRPr="001F0697">
        <w:rPr>
          <w:rFonts w:ascii="Times New Roman" w:eastAsia="Times New Roman" w:hAnsi="Times New Roman" w:cs="Times New Roman"/>
          <w:color w:val="000000"/>
          <w:sz w:val="28"/>
          <w:szCs w:val="28"/>
          <w:shd w:val="clear" w:color="auto" w:fill="FFFFFF"/>
        </w:rPr>
        <w:t xml:space="preserve">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lastRenderedPageBreak/>
        <w:t xml:space="preserve">Интегральный показатель </w:t>
      </w:r>
      <w:proofErr w:type="spellStart"/>
      <w:r w:rsidRPr="001F0697">
        <w:rPr>
          <w:rFonts w:ascii="Times New Roman" w:eastAsia="Calibri" w:hAnsi="Times New Roman" w:cs="Times New Roman"/>
          <w:color w:val="000000"/>
          <w:sz w:val="28"/>
          <w:shd w:val="clear" w:color="auto" w:fill="FFFFFF"/>
        </w:rPr>
        <w:t>ресурсоэффективности</w:t>
      </w:r>
      <w:proofErr w:type="spellEnd"/>
      <w:r w:rsidRPr="001F0697">
        <w:rPr>
          <w:rFonts w:ascii="Times New Roman" w:eastAsia="Calibri" w:hAnsi="Times New Roman" w:cs="Times New Roman"/>
          <w:color w:val="000000"/>
          <w:sz w:val="28"/>
          <w:shd w:val="clear" w:color="auto" w:fill="FFFFFF"/>
        </w:rPr>
        <w:t xml:space="preserve">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4" type="#_x0000_t75" style="width:73pt;height:38pt" o:ole="">
            <v:imagedata r:id="rId65" o:title=""/>
          </v:shape>
          <o:OLEObject Type="Embed" ProgID="Equation.DSMT4" ShapeID="_x0000_i1034" DrawAspect="Content" ObjectID="_1673457989" r:id="rId66"/>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proofErr w:type="spellStart"/>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proofErr w:type="spellEnd"/>
      <w:r w:rsidRPr="001F0697">
        <w:rPr>
          <w:rFonts w:ascii="Times New Roman" w:eastAsia="Calibri" w:hAnsi="Times New Roman" w:cs="Times New Roman"/>
          <w:color w:val="000000"/>
          <w:sz w:val="28"/>
        </w:rPr>
        <w:t xml:space="preserve"> – интегральный показатель </w:t>
      </w:r>
      <w:proofErr w:type="spellStart"/>
      <w:r w:rsidRPr="001F0697">
        <w:rPr>
          <w:rFonts w:ascii="Times New Roman" w:eastAsia="Calibri" w:hAnsi="Times New Roman" w:cs="Times New Roman"/>
          <w:color w:val="000000"/>
          <w:sz w:val="28"/>
        </w:rPr>
        <w:t>ресурсоэффективности</w:t>
      </w:r>
      <w:proofErr w:type="spellEnd"/>
      <w:r w:rsidRPr="001F0697">
        <w:rPr>
          <w:rFonts w:ascii="Times New Roman" w:eastAsia="Calibri" w:hAnsi="Times New Roman" w:cs="Times New Roman"/>
          <w:color w:val="000000"/>
          <w:sz w:val="28"/>
        </w:rPr>
        <w:t xml:space="preserve"> для </w:t>
      </w:r>
      <w:proofErr w:type="spellStart"/>
      <w:r w:rsidRPr="001F0697">
        <w:rPr>
          <w:rFonts w:ascii="Times New Roman" w:eastAsia="Calibri" w:hAnsi="Times New Roman" w:cs="Times New Roman"/>
          <w:i/>
          <w:color w:val="000000"/>
          <w:sz w:val="28"/>
          <w:lang w:val="en-US"/>
        </w:rPr>
        <w:t>i</w:t>
      </w:r>
      <w:proofErr w:type="spellEnd"/>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proofErr w:type="gramStart"/>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w:t>
      </w:r>
      <w:proofErr w:type="gramEnd"/>
      <w:r w:rsidRPr="001F0697">
        <w:rPr>
          <w:rFonts w:ascii="Times New Roman" w:eastAsia="Calibri" w:hAnsi="Times New Roman" w:cs="Times New Roman"/>
          <w:color w:val="000000"/>
          <w:sz w:val="28"/>
        </w:rPr>
        <w:t xml:space="preserve"> весовой </w:t>
      </w:r>
      <w:proofErr w:type="spellStart"/>
      <w:r w:rsidRPr="001F0697">
        <w:rPr>
          <w:rFonts w:ascii="Times New Roman" w:eastAsia="Calibri" w:hAnsi="Times New Roman" w:cs="Times New Roman"/>
          <w:i/>
          <w:color w:val="000000"/>
          <w:sz w:val="28"/>
          <w:lang w:val="en-US"/>
        </w:rPr>
        <w:t>i</w:t>
      </w:r>
      <w:proofErr w:type="spellEnd"/>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-го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48E7114F"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Расчет интегрального показателя </w:t>
      </w:r>
      <w:proofErr w:type="spellStart"/>
      <w:r w:rsidRPr="001F0697">
        <w:rPr>
          <w:rFonts w:ascii="Times New Roman" w:eastAsia="Calibri" w:hAnsi="Times New Roman" w:cs="Times New Roman"/>
          <w:color w:val="000000"/>
          <w:sz w:val="28"/>
          <w:shd w:val="clear" w:color="auto" w:fill="FFFFFF"/>
        </w:rPr>
        <w:t>ресурсоэффективности</w:t>
      </w:r>
      <w:proofErr w:type="spellEnd"/>
      <w:r w:rsidRPr="001F0697">
        <w:rPr>
          <w:rFonts w:ascii="Times New Roman" w:eastAsia="Calibri" w:hAnsi="Times New Roman" w:cs="Times New Roman"/>
          <w:color w:val="000000"/>
          <w:sz w:val="28"/>
          <w:shd w:val="clear" w:color="auto" w:fill="FFFFFF"/>
        </w:rPr>
        <w:t xml:space="preserve"> представлены в форме таблицы (таблица </w:t>
      </w:r>
      <w:r w:rsidR="00FC2E19">
        <w:rPr>
          <w:rFonts w:ascii="Times New Roman" w:eastAsia="Calibri" w:hAnsi="Times New Roman" w:cs="Times New Roman"/>
          <w:color w:val="000000"/>
          <w:sz w:val="28"/>
          <w:shd w:val="clear" w:color="auto" w:fill="FFFFFF"/>
        </w:rPr>
        <w:t>20</w:t>
      </w:r>
      <w:r w:rsidRPr="001F0697">
        <w:rPr>
          <w:rFonts w:ascii="Times New Roman" w:eastAsia="Calibri" w:hAnsi="Times New Roman" w:cs="Times New Roman"/>
          <w:color w:val="000000"/>
          <w:sz w:val="28"/>
          <w:shd w:val="clear" w:color="auto" w:fill="FFFFFF"/>
        </w:rPr>
        <w:t>).</w:t>
      </w:r>
    </w:p>
    <w:p w14:paraId="3E1BC294" w14:textId="5CE861E1"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 xml:space="preserve">Таблица </w:t>
      </w:r>
      <w:r w:rsidR="00FC2E19">
        <w:rPr>
          <w:rFonts w:ascii="Times New Roman" w:eastAsia="Times New Roman" w:hAnsi="Times New Roman" w:cs="Times New Roman"/>
          <w:sz w:val="28"/>
          <w:szCs w:val="28"/>
          <w:shd w:val="clear" w:color="auto" w:fill="FFFFFF"/>
        </w:rPr>
        <w:t>20</w:t>
      </w:r>
      <w:r w:rsidRPr="001F0697">
        <w:rPr>
          <w:rFonts w:ascii="Times New Roman" w:eastAsia="Times New Roman" w:hAnsi="Times New Roman" w:cs="Times New Roman"/>
          <w:sz w:val="28"/>
          <w:szCs w:val="28"/>
          <w:shd w:val="clear" w:color="auto" w:fill="FFFFFF"/>
        </w:rPr>
        <w:t xml:space="preserve"> – Оценка </w:t>
      </w:r>
      <w:proofErr w:type="spellStart"/>
      <w:r w:rsidRPr="001F0697">
        <w:rPr>
          <w:rFonts w:ascii="Times New Roman" w:eastAsia="Times New Roman" w:hAnsi="Times New Roman" w:cs="Times New Roman"/>
          <w:sz w:val="28"/>
          <w:szCs w:val="28"/>
          <w:shd w:val="clear" w:color="auto" w:fill="FFFFFF"/>
        </w:rPr>
        <w:t>ресурсоэффективности</w:t>
      </w:r>
      <w:proofErr w:type="spellEnd"/>
      <w:r w:rsidRPr="001F0697">
        <w:rPr>
          <w:rFonts w:ascii="Times New Roman" w:eastAsia="Times New Roman" w:hAnsi="Times New Roman" w:cs="Times New Roman"/>
          <w:sz w:val="28"/>
          <w:szCs w:val="28"/>
          <w:shd w:val="clear" w:color="auto" w:fill="FFFFFF"/>
        </w:rPr>
        <w:t xml:space="preserve">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18B5C99F" w:rsid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В данном разделе была определена </w:t>
      </w:r>
      <w:proofErr w:type="spellStart"/>
      <w:r w:rsidRPr="001F0697">
        <w:rPr>
          <w:rFonts w:ascii="Times New Roman" w:eastAsia="Calibri" w:hAnsi="Times New Roman" w:cs="Times New Roman"/>
          <w:color w:val="000000"/>
          <w:sz w:val="28"/>
        </w:rPr>
        <w:t>ресурсоэффективность</w:t>
      </w:r>
      <w:proofErr w:type="spellEnd"/>
      <w:r w:rsidRPr="001F0697">
        <w:rPr>
          <w:rFonts w:ascii="Times New Roman" w:eastAsia="Calibri" w:hAnsi="Times New Roman" w:cs="Times New Roman"/>
          <w:color w:val="000000"/>
          <w:sz w:val="28"/>
        </w:rPr>
        <w:t xml:space="preserve"> проекта по интегральному показателю эффективности НИР, который составил 4,5 балла из 5.</w:t>
      </w:r>
    </w:p>
    <w:p w14:paraId="11048B31" w14:textId="77777777" w:rsidR="00FC2E19" w:rsidRPr="001F0697" w:rsidRDefault="00FC2E19" w:rsidP="001F0697">
      <w:pPr>
        <w:spacing w:before="120" w:after="0" w:line="360" w:lineRule="auto"/>
        <w:ind w:firstLine="851"/>
        <w:jc w:val="both"/>
        <w:rPr>
          <w:rFonts w:ascii="Times New Roman" w:eastAsia="Calibri" w:hAnsi="Times New Roman" w:cs="Times New Roman"/>
          <w:color w:val="000000"/>
          <w:sz w:val="28"/>
        </w:rPr>
      </w:pPr>
    </w:p>
    <w:p w14:paraId="67BB64AF" w14:textId="77777777" w:rsidR="009C4175" w:rsidRPr="009C4175" w:rsidRDefault="009C4175" w:rsidP="009C4175">
      <w:pPr>
        <w:pStyle w:val="Heading2"/>
        <w:rPr>
          <w:rFonts w:eastAsia="Calibri"/>
        </w:rPr>
      </w:pPr>
      <w:bookmarkStart w:id="517" w:name="_Toc515405197"/>
      <w:bookmarkStart w:id="518" w:name="_Toc43125399"/>
      <w:bookmarkStart w:id="519" w:name="_Toc62603049"/>
      <w:r w:rsidRPr="009C4175">
        <w:rPr>
          <w:rFonts w:eastAsia="Calibri"/>
        </w:rPr>
        <w:lastRenderedPageBreak/>
        <w:t>Выводы по разделу</w:t>
      </w:r>
      <w:bookmarkEnd w:id="517"/>
      <w:r w:rsidRPr="009C4175">
        <w:rPr>
          <w:rFonts w:eastAsia="Calibri"/>
        </w:rPr>
        <w:t xml:space="preserve"> 5</w:t>
      </w:r>
      <w:bookmarkEnd w:id="518"/>
      <w:bookmarkEnd w:id="519"/>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w:t>
      </w:r>
      <w:proofErr w:type="spellStart"/>
      <w:r w:rsidRPr="009C4175">
        <w:rPr>
          <w:rFonts w:ascii="Times New Roman" w:hAnsi="Times New Roman"/>
          <w:color w:val="000000" w:themeColor="text1"/>
          <w:sz w:val="28"/>
        </w:rPr>
        <w:t>ресурсоэффективность</w:t>
      </w:r>
      <w:proofErr w:type="spellEnd"/>
      <w:r w:rsidRPr="009C4175">
        <w:rPr>
          <w:rFonts w:ascii="Times New Roman" w:hAnsi="Times New Roman"/>
          <w:color w:val="000000" w:themeColor="text1"/>
          <w:sz w:val="28"/>
        </w:rPr>
        <w:t xml:space="preserve">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w:t>
      </w:r>
      <w:proofErr w:type="spellStart"/>
      <w:r w:rsidRPr="009C4175">
        <w:rPr>
          <w:rFonts w:ascii="Times New Roman" w:hAnsi="Times New Roman"/>
          <w:color w:val="000000" w:themeColor="text1"/>
          <w:sz w:val="28"/>
        </w:rPr>
        <w:t>ресурсоэффективности</w:t>
      </w:r>
      <w:proofErr w:type="spellEnd"/>
      <w:r w:rsidRPr="009C4175">
        <w:rPr>
          <w:rFonts w:ascii="Times New Roman" w:hAnsi="Times New Roman"/>
          <w:color w:val="000000" w:themeColor="text1"/>
          <w:sz w:val="28"/>
        </w:rPr>
        <w:t>,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2B81252F" w:rsidR="00872F1F" w:rsidRPr="00872F1F" w:rsidRDefault="00872F1F" w:rsidP="00872F1F">
      <w:pPr>
        <w:pStyle w:val="Heading1"/>
        <w:rPr>
          <w:rFonts w:eastAsia="Calibri"/>
        </w:rPr>
      </w:pPr>
      <w:bookmarkStart w:id="520" w:name="_Toc43125401"/>
      <w:bookmarkStart w:id="521" w:name="_Toc62603050"/>
      <w:r>
        <w:rPr>
          <w:rFonts w:eastAsia="Calibri"/>
        </w:rPr>
        <w:lastRenderedPageBreak/>
        <w:t xml:space="preserve">6. </w:t>
      </w:r>
      <w:bookmarkEnd w:id="520"/>
      <w:r>
        <w:rPr>
          <w:rFonts w:eastAsia="Calibri"/>
        </w:rPr>
        <w:t>Социальная ответственность</w:t>
      </w:r>
      <w:bookmarkEnd w:id="521"/>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33100EC1" w:rsidR="00872F1F" w:rsidRPr="00872F1F" w:rsidRDefault="00872F1F" w:rsidP="00872F1F">
      <w:pPr>
        <w:pStyle w:val="Heading2"/>
        <w:rPr>
          <w:rFonts w:eastAsia="Calibri"/>
          <w:snapToGrid w:val="0"/>
        </w:rPr>
      </w:pPr>
      <w:bookmarkStart w:id="522" w:name="_Toc43125402"/>
      <w:bookmarkStart w:id="523" w:name="_Toc62603051"/>
      <w:r>
        <w:rPr>
          <w:rFonts w:eastAsia="Calibri"/>
          <w:snapToGrid w:val="0"/>
        </w:rPr>
        <w:t>6.</w:t>
      </w:r>
      <w:r w:rsidRPr="00872F1F">
        <w:rPr>
          <w:rFonts w:eastAsia="Calibri"/>
          <w:snapToGrid w:val="0"/>
        </w:rPr>
        <w:t>1. Правовые и организационные вопросы обеспечения безопасности</w:t>
      </w:r>
      <w:bookmarkEnd w:id="522"/>
      <w:bookmarkEnd w:id="523"/>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5FF2BEE6"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End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387B53">
            <w:rPr>
              <w:rFonts w:ascii="Times New Roman" w:eastAsia="Calibri" w:hAnsi="Times New Roman" w:cs="Times New Roman"/>
              <w:noProof/>
              <w:color w:val="000000"/>
              <w:sz w:val="28"/>
              <w:lang w:bidi="en-US"/>
            </w:rPr>
            <w:t xml:space="preserve"> </w:t>
          </w:r>
          <w:r w:rsidR="00387B53" w:rsidRPr="00387B53">
            <w:rPr>
              <w:rFonts w:ascii="Times New Roman" w:eastAsia="Calibri" w:hAnsi="Times New Roman" w:cs="Times New Roman"/>
              <w:noProof/>
              <w:color w:val="000000"/>
              <w:sz w:val="28"/>
              <w:lang w:bidi="en-US"/>
            </w:rPr>
            <w:t>[6]</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Роспотребнадзора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1028D997" w:rsidR="00872F1F" w:rsidRPr="00872F1F" w:rsidRDefault="00872F1F" w:rsidP="00872F1F">
      <w:pPr>
        <w:pStyle w:val="Heading2"/>
        <w:rPr>
          <w:rFonts w:eastAsia="Calibri"/>
        </w:rPr>
      </w:pPr>
      <w:bookmarkStart w:id="524" w:name="_Toc43125403"/>
      <w:bookmarkStart w:id="525" w:name="_Toc62603052"/>
      <w:r>
        <w:rPr>
          <w:rFonts w:eastAsia="Calibri"/>
        </w:rPr>
        <w:t>6.</w:t>
      </w:r>
      <w:r w:rsidRPr="00872F1F">
        <w:rPr>
          <w:rFonts w:eastAsia="Calibri"/>
        </w:rPr>
        <w:t>2. Производственная безопасность</w:t>
      </w:r>
      <w:bookmarkEnd w:id="524"/>
      <w:bookmarkEnd w:id="525"/>
    </w:p>
    <w:p w14:paraId="2F36992B" w14:textId="4B8279B2" w:rsidR="00872F1F" w:rsidRPr="00872F1F" w:rsidRDefault="00872F1F" w:rsidP="00872F1F">
      <w:pPr>
        <w:pStyle w:val="Heading3"/>
        <w:rPr>
          <w:rFonts w:eastAsia="Calibri"/>
        </w:rPr>
      </w:pPr>
      <w:bookmarkStart w:id="526" w:name="_Toc43125404"/>
      <w:bookmarkStart w:id="527" w:name="_Toc62603053"/>
      <w:r>
        <w:rPr>
          <w:rFonts w:eastAsia="Calibri"/>
        </w:rPr>
        <w:t>6.</w:t>
      </w:r>
      <w:r w:rsidRPr="00872F1F">
        <w:rPr>
          <w:rFonts w:eastAsia="Calibri"/>
        </w:rPr>
        <w:t>2.1. Анализ вредных и опасных производственных факторов</w:t>
      </w:r>
      <w:bookmarkEnd w:id="526"/>
      <w:bookmarkEnd w:id="527"/>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474B861F"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End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w:t>
      </w:r>
      <w:r w:rsidR="00FC2E19">
        <w:rPr>
          <w:rFonts w:ascii="Times New Roman" w:eastAsia="Calibri" w:hAnsi="Times New Roman" w:cs="Times New Roman"/>
          <w:sz w:val="28"/>
        </w:rPr>
        <w:t>2</w:t>
      </w:r>
      <w:r w:rsidRPr="00872F1F">
        <w:rPr>
          <w:rFonts w:ascii="Times New Roman" w:eastAsia="Calibri" w:hAnsi="Times New Roman" w:cs="Times New Roman"/>
          <w:sz w:val="28"/>
        </w:rPr>
        <w:t>1.</w:t>
      </w:r>
    </w:p>
    <w:p w14:paraId="4F43B7A1" w14:textId="6188D7FC"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1</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Исследо</w:t>
            </w:r>
            <w:proofErr w:type="spellEnd"/>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вание</w:t>
            </w:r>
            <w:proofErr w:type="spellEnd"/>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Эксплу</w:t>
            </w:r>
            <w:proofErr w:type="spellEnd"/>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атация</w:t>
            </w:r>
            <w:proofErr w:type="spellEnd"/>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16E46133"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[8]</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[9]</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[10]</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7219F31E"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387B53">
                  <w:rPr>
                    <w:rFonts w:ascii="Times New Roman" w:eastAsia="Times New Roman" w:hAnsi="Times New Roman" w:cs="Times New Roman"/>
                    <w:noProof/>
                    <w:color w:val="000000"/>
                    <w:sz w:val="28"/>
                    <w:szCs w:val="28"/>
                    <w:lang w:eastAsia="ru-RU"/>
                  </w:rPr>
                  <w:t xml:space="preserve"> </w:t>
                </w:r>
                <w:r w:rsidR="00387B53" w:rsidRPr="00387B53">
                  <w:rPr>
                    <w:rFonts w:ascii="Times New Roman" w:eastAsia="Times New Roman" w:hAnsi="Times New Roman" w:cs="Times New Roman"/>
                    <w:noProof/>
                    <w:color w:val="000000"/>
                    <w:sz w:val="28"/>
                    <w:szCs w:val="28"/>
                    <w:lang w:eastAsia="ru-RU"/>
                  </w:rPr>
                  <w:t>[11]</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[12]</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775D0CA2"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[13]</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479E40A5"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61F2932D"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[16]</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[17]</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365C1DC0"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7252F721"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517B21AB" w:rsidR="00872F1F" w:rsidRPr="00872F1F" w:rsidRDefault="00872F1F" w:rsidP="00872F1F">
      <w:pPr>
        <w:pStyle w:val="Heading3"/>
        <w:rPr>
          <w:rFonts w:eastAsia="Calibri"/>
        </w:rPr>
      </w:pPr>
      <w:bookmarkStart w:id="528" w:name="_Toc43125405"/>
      <w:bookmarkStart w:id="529" w:name="_Toc62603054"/>
      <w:r>
        <w:rPr>
          <w:rFonts w:eastAsia="Calibri"/>
        </w:rPr>
        <w:lastRenderedPageBreak/>
        <w:t>6.</w:t>
      </w:r>
      <w:r w:rsidRPr="00872F1F">
        <w:rPr>
          <w:rFonts w:eastAsia="Calibri"/>
        </w:rPr>
        <w:t>2.2.1. Повышенный уровень шума</w:t>
      </w:r>
      <w:bookmarkEnd w:id="528"/>
      <w:bookmarkEnd w:id="529"/>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470DE07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w:t>
      </w:r>
    </w:p>
    <w:p w14:paraId="31B8D7C5" w14:textId="1DD294B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1054D82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3F2D3AD3" w:rsidR="00872F1F" w:rsidRPr="00872F1F" w:rsidRDefault="00872F1F" w:rsidP="00872F1F">
      <w:pPr>
        <w:pStyle w:val="Heading3"/>
        <w:rPr>
          <w:rFonts w:eastAsia="Calibri"/>
        </w:rPr>
      </w:pPr>
      <w:bookmarkStart w:id="530" w:name="_Toc43125406"/>
      <w:bookmarkStart w:id="531" w:name="_Toc62603055"/>
      <w:r>
        <w:rPr>
          <w:rFonts w:eastAsia="Calibri"/>
        </w:rPr>
        <w:t>6.</w:t>
      </w:r>
      <w:r w:rsidRPr="00872F1F">
        <w:rPr>
          <w:rFonts w:eastAsia="Calibri"/>
        </w:rPr>
        <w:t>2.2.2. Поражение электрическим током</w:t>
      </w:r>
      <w:bookmarkEnd w:id="530"/>
      <w:bookmarkEnd w:id="531"/>
    </w:p>
    <w:p w14:paraId="59D971CA" w14:textId="64EDF49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0C517D11"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proofErr w:type="gramStart"/>
      <w:r w:rsidRPr="00872F1F">
        <w:rPr>
          <w:rFonts w:ascii="Times New Roman" w:eastAsia="Calibri" w:hAnsi="Times New Roman" w:cs="Times New Roman"/>
          <w:color w:val="000000"/>
          <w:sz w:val="28"/>
        </w:rPr>
        <w:lastRenderedPageBreak/>
        <w:t>Электрический ток</w:t>
      </w:r>
      <w:proofErr w:type="gramEnd"/>
      <w:r w:rsidRPr="00872F1F">
        <w:rPr>
          <w:rFonts w:ascii="Times New Roman" w:eastAsia="Calibri" w:hAnsi="Times New Roman" w:cs="Times New Roman"/>
          <w:color w:val="000000"/>
          <w:sz w:val="28"/>
        </w:rPr>
        <w:t xml:space="preserve">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CABC0AE" w:rsidR="00872F1F" w:rsidRPr="00872F1F" w:rsidRDefault="00872F1F" w:rsidP="00872F1F">
      <w:pPr>
        <w:pStyle w:val="Heading3"/>
        <w:rPr>
          <w:rFonts w:eastAsia="Calibri"/>
        </w:rPr>
      </w:pPr>
      <w:bookmarkStart w:id="532" w:name="_Toc43125407"/>
      <w:bookmarkStart w:id="533" w:name="_Toc62603056"/>
      <w:r>
        <w:rPr>
          <w:rFonts w:eastAsia="Calibri"/>
        </w:rPr>
        <w:lastRenderedPageBreak/>
        <w:t>6.</w:t>
      </w:r>
      <w:r w:rsidRPr="00872F1F">
        <w:rPr>
          <w:rFonts w:eastAsia="Calibri"/>
        </w:rPr>
        <w:t>2.2.3. Повышенный уровень электромагнитных и ионизирующих излучений в рабочей зоне</w:t>
      </w:r>
      <w:bookmarkEnd w:id="532"/>
      <w:bookmarkEnd w:id="533"/>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5E54B328"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End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Pr="00387B53">
            <w:rPr>
              <w:rFonts w:ascii="Times New Roman" w:eastAsia="Calibri" w:hAnsi="Times New Roman" w:cs="Times New Roman"/>
              <w:noProof/>
              <w:sz w:val="28"/>
            </w:rPr>
            <w:t>[19]</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Современные мониторы должны иметь стандарт низкого излучения (</w:t>
      </w:r>
      <w:proofErr w:type="spellStart"/>
      <w:r w:rsidRPr="00872F1F">
        <w:rPr>
          <w:rFonts w:ascii="Times New Roman" w:eastAsia="Calibri" w:hAnsi="Times New Roman" w:cs="Times New Roman"/>
          <w:sz w:val="28"/>
        </w:rPr>
        <w:t>Low</w:t>
      </w:r>
      <w:proofErr w:type="spellEnd"/>
      <w:r w:rsidRPr="00872F1F">
        <w:rPr>
          <w:rFonts w:ascii="Times New Roman" w:eastAsia="Calibri" w:hAnsi="Times New Roman" w:cs="Times New Roman"/>
          <w:sz w:val="28"/>
        </w:rPr>
        <w:t xml:space="preserve"> </w:t>
      </w:r>
      <w:proofErr w:type="spellStart"/>
      <w:r w:rsidRPr="00872F1F">
        <w:rPr>
          <w:rFonts w:ascii="Times New Roman" w:eastAsia="Calibri" w:hAnsi="Times New Roman" w:cs="Times New Roman"/>
          <w:sz w:val="28"/>
        </w:rPr>
        <w:t>Radiation</w:t>
      </w:r>
      <w:proofErr w:type="spellEnd"/>
      <w:r w:rsidRPr="00872F1F">
        <w:rPr>
          <w:rFonts w:ascii="Times New Roman" w:eastAsia="Calibri" w:hAnsi="Times New Roman" w:cs="Times New Roman"/>
          <w:sz w:val="28"/>
        </w:rPr>
        <w:t xml:space="preserve">) и сертификат ТСО’99, эти стандарты означают, что мониторы имеют низкий уровень электромагнитного поля. </w:t>
      </w:r>
    </w:p>
    <w:p w14:paraId="5BC65175" w14:textId="73E97F8D"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End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387B53" w:rsidRPr="00387B53">
            <w:rPr>
              <w:rFonts w:ascii="Times New Roman" w:eastAsia="Calibri" w:hAnsi="Times New Roman" w:cs="Times New Roman"/>
              <w:noProof/>
              <w:color w:val="000000"/>
              <w:sz w:val="28"/>
              <w:szCs w:val="28"/>
            </w:rPr>
            <w:t>[17]</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363BAE"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Pr>
          <w:rFonts w:ascii="Times New Roman" w:eastAsia="Calibri" w:hAnsi="Times New Roman" w:cs="Times New Roman"/>
          <w:color w:val="000000"/>
          <w:position w:val="-24"/>
          <w:sz w:val="28"/>
          <w:szCs w:val="28"/>
        </w:rPr>
        <w:pict w14:anchorId="76F6A4D6">
          <v:shape id="_x0000_i1035" type="#_x0000_t75" style="width:65pt;height:36.5pt">
            <v:imagedata r:id="rId67" o:title=""/>
          </v:shape>
        </w:pict>
      </w:r>
      <w:r w:rsidR="00872F1F"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Е – напряженность электрического поля в </w:t>
      </w:r>
      <w:proofErr w:type="spellStart"/>
      <w:r w:rsidRPr="00872F1F">
        <w:rPr>
          <w:rFonts w:ascii="Times New Roman" w:eastAsia="Calibri" w:hAnsi="Times New Roman" w:cs="Times New Roman"/>
          <w:color w:val="000000"/>
          <w:sz w:val="28"/>
        </w:rPr>
        <w:t>кВ</w:t>
      </w:r>
      <w:proofErr w:type="spellEnd"/>
      <w:r w:rsidRPr="00872F1F">
        <w:rPr>
          <w:rFonts w:ascii="Times New Roman" w:eastAsia="Calibri" w:hAnsi="Times New Roman" w:cs="Times New Roman"/>
          <w:color w:val="000000"/>
          <w:sz w:val="28"/>
        </w:rPr>
        <w:t>/м.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lastRenderedPageBreak/>
        <w:t xml:space="preserve">Т.е. при напряженности 5 </w:t>
      </w:r>
      <w:proofErr w:type="spellStart"/>
      <w:r w:rsidRPr="00872F1F">
        <w:rPr>
          <w:rFonts w:ascii="Times New Roman" w:eastAsia="Times New Roman" w:hAnsi="Times New Roman" w:cs="Times New Roman"/>
          <w:sz w:val="28"/>
          <w:szCs w:val="24"/>
        </w:rPr>
        <w:t>кВ</w:t>
      </w:r>
      <w:proofErr w:type="spellEnd"/>
      <w:r w:rsidRPr="00872F1F">
        <w:rPr>
          <w:rFonts w:ascii="Times New Roman" w:eastAsia="Times New Roman" w:hAnsi="Times New Roman" w:cs="Times New Roman"/>
          <w:sz w:val="28"/>
          <w:szCs w:val="24"/>
        </w:rPr>
        <w:t>/м и менее допустимо нахождение человека в течение всей 8-часовой рабочей смены.</w:t>
      </w:r>
    </w:p>
    <w:p w14:paraId="78C9E603" w14:textId="42CF5899" w:rsidR="00872F1F" w:rsidRPr="00872F1F" w:rsidRDefault="00872F1F" w:rsidP="00872F1F">
      <w:pPr>
        <w:pStyle w:val="Heading2"/>
        <w:rPr>
          <w:rFonts w:eastAsia="Calibri"/>
        </w:rPr>
      </w:pPr>
      <w:bookmarkStart w:id="534" w:name="_Toc43125408"/>
      <w:bookmarkStart w:id="535" w:name="_Toc62603057"/>
      <w:r>
        <w:rPr>
          <w:rFonts w:eastAsia="Calibri"/>
        </w:rPr>
        <w:t>6.</w:t>
      </w:r>
      <w:r w:rsidRPr="00872F1F">
        <w:rPr>
          <w:rFonts w:eastAsia="Calibri"/>
        </w:rPr>
        <w:t>3. Отклонение показателей микроклимата</w:t>
      </w:r>
      <w:bookmarkEnd w:id="534"/>
      <w:bookmarkEnd w:id="535"/>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7281645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w:t>
      </w:r>
    </w:p>
    <w:p w14:paraId="539AE94D" w14:textId="562FC5F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proofErr w:type="spellStart"/>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roofErr w:type="spellEnd"/>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proofErr w:type="spellStart"/>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roofErr w:type="spellEnd"/>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596A08EB"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End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Pr="00387B53">
            <w:rPr>
              <w:rFonts w:ascii="Times New Roman" w:eastAsia="Calibri" w:hAnsi="Times New Roman" w:cs="Times New Roman"/>
              <w:noProof/>
              <w:color w:val="000000"/>
              <w:sz w:val="28"/>
            </w:rPr>
            <w:t>[6]</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43345739" w:rsidR="00872F1F" w:rsidRPr="00872F1F" w:rsidRDefault="00872F1F" w:rsidP="00872F1F">
      <w:pPr>
        <w:pStyle w:val="Heading3"/>
        <w:rPr>
          <w:rFonts w:eastAsia="Calibri"/>
          <w:lang w:bidi="en-US"/>
        </w:rPr>
      </w:pPr>
      <w:bookmarkStart w:id="536" w:name="_Toc43125409"/>
      <w:bookmarkStart w:id="537" w:name="_Toc62603058"/>
      <w:r>
        <w:rPr>
          <w:rFonts w:eastAsia="Calibri"/>
          <w:lang w:bidi="en-US"/>
        </w:rPr>
        <w:t>6.</w:t>
      </w:r>
      <w:r w:rsidRPr="00872F1F">
        <w:rPr>
          <w:rFonts w:eastAsia="Calibri"/>
          <w:lang w:bidi="en-US"/>
        </w:rPr>
        <w:t>3.2. Недостаточная освещенность рабочей зоны</w:t>
      </w:r>
      <w:bookmarkEnd w:id="536"/>
      <w:bookmarkEnd w:id="537"/>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4BC269A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1. Естественное освещение должно осуществляться через боковые </w:t>
      </w:r>
      <w:proofErr w:type="spellStart"/>
      <w:r w:rsidRPr="00872F1F">
        <w:rPr>
          <w:rFonts w:ascii="Times New Roman" w:eastAsia="Calibri" w:hAnsi="Times New Roman" w:cs="Times New Roman"/>
          <w:sz w:val="28"/>
        </w:rPr>
        <w:t>светопроемы</w:t>
      </w:r>
      <w:proofErr w:type="spellEnd"/>
      <w:r w:rsidRPr="00872F1F">
        <w:rPr>
          <w:rFonts w:ascii="Times New Roman" w:eastAsia="Calibri" w:hAnsi="Times New Roman" w:cs="Times New Roman"/>
          <w:sz w:val="28"/>
        </w:rPr>
        <w:t xml:space="preserve">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 Местное освещение не должно создавать бликов на поверхности экрана и увеличивать освещенность экрана более 300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 xml:space="preserve">.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 xml:space="preserve">5. Для освещения помещений с ПК необходимо применять светильники серии ЛПО 36 с </w:t>
      </w:r>
      <w:proofErr w:type="spellStart"/>
      <w:r w:rsidRPr="00872F1F">
        <w:rPr>
          <w:rFonts w:ascii="Times New Roman" w:eastAsia="Calibri" w:hAnsi="Times New Roman" w:cs="Times New Roman"/>
          <w:sz w:val="28"/>
        </w:rPr>
        <w:t>зеркализованными</w:t>
      </w:r>
      <w:proofErr w:type="spellEnd"/>
      <w:r w:rsidRPr="00872F1F">
        <w:rPr>
          <w:rFonts w:ascii="Times New Roman" w:eastAsia="Calibri" w:hAnsi="Times New Roman" w:cs="Times New Roman"/>
          <w:sz w:val="28"/>
        </w:rPr>
        <w:t xml:space="preserve">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6. При отсутствии светильников серии ЛПО 36 с ВЧ ПРА и без ВЧ ПРА в модификации "</w:t>
      </w:r>
      <w:proofErr w:type="spellStart"/>
      <w:r w:rsidRPr="00872F1F">
        <w:rPr>
          <w:rFonts w:ascii="Times New Roman" w:eastAsia="Calibri" w:hAnsi="Times New Roman" w:cs="Times New Roman"/>
          <w:sz w:val="28"/>
        </w:rPr>
        <w:t>Кососвет</w:t>
      </w:r>
      <w:proofErr w:type="spellEnd"/>
      <w:r w:rsidRPr="00872F1F">
        <w:rPr>
          <w:rFonts w:ascii="Times New Roman" w:eastAsia="Calibri" w:hAnsi="Times New Roman" w:cs="Times New Roman"/>
          <w:sz w:val="28"/>
        </w:rPr>
        <w:t xml:space="preserve">"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рассеивателей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w:t>
      </w:r>
      <w:proofErr w:type="spellStart"/>
      <w:r w:rsidRPr="00872F1F">
        <w:rPr>
          <w:rFonts w:ascii="Times New Roman" w:eastAsia="Calibri" w:hAnsi="Times New Roman" w:cs="Times New Roman"/>
          <w:sz w:val="28"/>
        </w:rPr>
        <w:t>ослепленности</w:t>
      </w:r>
      <w:proofErr w:type="spellEnd"/>
      <w:r w:rsidRPr="00872F1F">
        <w:rPr>
          <w:rFonts w:ascii="Times New Roman" w:eastAsia="Calibri" w:hAnsi="Times New Roman" w:cs="Times New Roman"/>
          <w:sz w:val="28"/>
        </w:rPr>
        <w:t xml:space="preserve">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363BAE"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28"/>
          <w:sz w:val="28"/>
        </w:rPr>
        <w:pict w14:anchorId="3AED5F7D">
          <v:shape id="_x0000_i1036" type="#_x0000_t75" style="width:92.5pt;height:36pt">
            <v:imagedata r:id="rId68" o:title=""/>
          </v:shape>
        </w:pict>
      </w:r>
      <w:r w:rsidR="00872F1F"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Комбинированная освещенность должна составлять 750 </w:t>
      </w:r>
      <w:proofErr w:type="spellStart"/>
      <w:r w:rsidRPr="00872F1F">
        <w:rPr>
          <w:rFonts w:ascii="Times New Roman" w:eastAsia="Times New Roman" w:hAnsi="Times New Roman" w:cs="Times New Roman"/>
          <w:sz w:val="28"/>
          <w:szCs w:val="24"/>
          <w:lang w:bidi="en-US"/>
        </w:rPr>
        <w:t>лк</w:t>
      </w:r>
      <w:proofErr w:type="spellEnd"/>
      <w:r w:rsidRPr="00872F1F">
        <w:rPr>
          <w:rFonts w:ascii="Times New Roman" w:eastAsia="Times New Roman" w:hAnsi="Times New Roman" w:cs="Times New Roman"/>
          <w:sz w:val="28"/>
          <w:szCs w:val="24"/>
          <w:lang w:bidi="en-US"/>
        </w:rPr>
        <w:t xml:space="preserve"> – при работах высокой точности, и 400 </w:t>
      </w:r>
      <w:proofErr w:type="spellStart"/>
      <w:r w:rsidRPr="00872F1F">
        <w:rPr>
          <w:rFonts w:ascii="Times New Roman" w:eastAsia="Times New Roman" w:hAnsi="Times New Roman" w:cs="Times New Roman"/>
          <w:sz w:val="28"/>
          <w:szCs w:val="24"/>
          <w:lang w:bidi="en-US"/>
        </w:rPr>
        <w:t>лк</w:t>
      </w:r>
      <w:proofErr w:type="spellEnd"/>
      <w:r w:rsidRPr="00872F1F">
        <w:rPr>
          <w:rFonts w:ascii="Times New Roman" w:eastAsia="Times New Roman" w:hAnsi="Times New Roman" w:cs="Times New Roman"/>
          <w:sz w:val="28"/>
          <w:szCs w:val="24"/>
          <w:lang w:bidi="en-US"/>
        </w:rPr>
        <w:t xml:space="preserve"> – при выполнении работ средней точности.</w:t>
      </w:r>
    </w:p>
    <w:p w14:paraId="4C8CB2B8" w14:textId="5DC6CBC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End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387B53" w:rsidRPr="00387B53">
            <w:rPr>
              <w:rFonts w:ascii="Times New Roman" w:eastAsia="Times New Roman" w:hAnsi="Times New Roman" w:cs="Times New Roman"/>
              <w:noProof/>
              <w:sz w:val="28"/>
              <w:szCs w:val="24"/>
              <w:lang w:bidi="en-US"/>
            </w:rPr>
            <w:t>[16]</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363BAE"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6"/>
          <w:sz w:val="28"/>
        </w:rPr>
        <w:pict w14:anchorId="3F74FED9">
          <v:shape id="_x0000_i1037" type="#_x0000_t75" style="width:83.5pt;height:40pt">
            <v:imagedata r:id="rId69" o:title=""/>
          </v:shape>
        </w:pict>
      </w:r>
      <w:r w:rsidR="00872F1F"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w:t>
      </w:r>
      <w:proofErr w:type="gramStart"/>
      <w:r w:rsidRPr="00872F1F">
        <w:rPr>
          <w:rFonts w:ascii="Times New Roman" w:eastAsia="Calibri" w:hAnsi="Times New Roman" w:cs="Times New Roman"/>
          <w:sz w:val="28"/>
        </w:rPr>
        <w:t>индекс помещения</w:t>
      </w:r>
      <w:proofErr w:type="gramEnd"/>
      <w:r w:rsidRPr="00872F1F">
        <w:rPr>
          <w:rFonts w:ascii="Times New Roman" w:eastAsia="Calibri" w:hAnsi="Times New Roman" w:cs="Times New Roman"/>
          <w:sz w:val="28"/>
        </w:rPr>
        <w:t xml:space="preserve">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363BAE"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4"/>
          <w:sz w:val="28"/>
        </w:rPr>
        <w:pict w14:anchorId="2D1A801D">
          <v:shape id="_x0000_i1038" type="#_x0000_t75" style="width:45.5pt;height:39.5pt">
            <v:imagedata r:id="rId70" o:title=""/>
          </v:shape>
        </w:pict>
      </w:r>
      <w:r w:rsidR="00872F1F"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proofErr w:type="spellStart"/>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proofErr w:type="spellEnd"/>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xml:space="preserve">– световой поток лампы, 6000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13410820" w:rsidR="00872F1F" w:rsidRPr="00872F1F" w:rsidRDefault="00872F1F" w:rsidP="00872F1F">
      <w:pPr>
        <w:pStyle w:val="Heading3"/>
        <w:rPr>
          <w:rFonts w:eastAsia="Calibri"/>
          <w:lang w:bidi="en-US"/>
        </w:rPr>
      </w:pPr>
      <w:bookmarkStart w:id="538" w:name="_Toc43125410"/>
      <w:bookmarkStart w:id="539" w:name="_Toc62603059"/>
      <w:r>
        <w:rPr>
          <w:rFonts w:eastAsia="Calibri"/>
          <w:lang w:bidi="en-US"/>
        </w:rPr>
        <w:t>6.</w:t>
      </w:r>
      <w:r w:rsidRPr="00872F1F">
        <w:rPr>
          <w:rFonts w:eastAsia="Calibri"/>
          <w:lang w:bidi="en-US"/>
        </w:rPr>
        <w:t>3.3. Психофизические нагрузки</w:t>
      </w:r>
      <w:bookmarkEnd w:id="538"/>
      <w:bookmarkEnd w:id="539"/>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46AE7EEA"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lastRenderedPageBreak/>
        <w:t xml:space="preserve">По </w:t>
      </w:r>
      <w:sdt>
        <w:sdtPr>
          <w:rPr>
            <w:rFonts w:ascii="Times New Roman" w:eastAsia="Calibri" w:hAnsi="Times New Roman" w:cs="Times New Roman"/>
            <w:color w:val="000000"/>
            <w:sz w:val="28"/>
            <w:lang w:bidi="en-US"/>
          </w:rPr>
          <w:id w:val="1818920392"/>
          <w:citation/>
        </w:sdtPr>
        <w:sdtEnd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Pr="00387B53">
            <w:rPr>
              <w:rFonts w:ascii="Times New Roman" w:eastAsia="Calibri" w:hAnsi="Times New Roman" w:cs="Times New Roman"/>
              <w:noProof/>
              <w:color w:val="000000"/>
              <w:sz w:val="28"/>
              <w:lang w:bidi="en-US"/>
            </w:rPr>
            <w:t>[7]</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 xml:space="preserve">монотонность труда, вызывающая </w:t>
      </w:r>
      <w:proofErr w:type="spellStart"/>
      <w:r w:rsidRPr="00872F1F">
        <w:rPr>
          <w:rFonts w:ascii="Times New Roman" w:eastAsia="Times New Roman" w:hAnsi="Times New Roman" w:cs="Times New Roman"/>
          <w:sz w:val="28"/>
          <w:szCs w:val="24"/>
        </w:rPr>
        <w:t>монотонию</w:t>
      </w:r>
      <w:proofErr w:type="spellEnd"/>
      <w:r w:rsidRPr="00872F1F">
        <w:rPr>
          <w:rFonts w:ascii="Times New Roman" w:eastAsia="Times New Roman" w:hAnsi="Times New Roman" w:cs="Times New Roman"/>
          <w:sz w:val="28"/>
          <w:szCs w:val="24"/>
        </w:rPr>
        <w:t>;</w:t>
      </w:r>
    </w:p>
    <w:p w14:paraId="10E33D8D"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79C5DB3A" w:rsidR="00872F1F" w:rsidRPr="00872F1F" w:rsidRDefault="00872F1F" w:rsidP="00872F1F">
      <w:pPr>
        <w:pStyle w:val="Heading2"/>
        <w:rPr>
          <w:rFonts w:eastAsia="Calibri"/>
          <w:lang w:bidi="en-US"/>
        </w:rPr>
      </w:pPr>
      <w:bookmarkStart w:id="540" w:name="_Toc43125411"/>
      <w:bookmarkStart w:id="541" w:name="_Toc62603060"/>
      <w:r>
        <w:rPr>
          <w:rFonts w:eastAsia="Calibri"/>
          <w:lang w:bidi="en-US"/>
        </w:rPr>
        <w:lastRenderedPageBreak/>
        <w:t>6.</w:t>
      </w:r>
      <w:r w:rsidRPr="00872F1F">
        <w:rPr>
          <w:rFonts w:eastAsia="Calibri"/>
          <w:lang w:bidi="en-US"/>
        </w:rPr>
        <w:t>4. Экологическая безопасность</w:t>
      </w:r>
      <w:bookmarkEnd w:id="540"/>
      <w:bookmarkEnd w:id="541"/>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Уголовным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w:t>
      </w:r>
      <w:proofErr w:type="spellStart"/>
      <w:r w:rsidRPr="00872F1F">
        <w:rPr>
          <w:rFonts w:ascii="Times New Roman" w:eastAsia="Calibri" w:hAnsi="Times New Roman" w:cs="Times New Roman"/>
          <w:sz w:val="28"/>
          <w:szCs w:val="28"/>
        </w:rPr>
        <w:t>озу</w:t>
      </w:r>
      <w:proofErr w:type="spellEnd"/>
      <w:r w:rsidRPr="00872F1F">
        <w:rPr>
          <w:rFonts w:ascii="Times New Roman" w:eastAsia="Calibri" w:hAnsi="Times New Roman" w:cs="Times New Roman"/>
          <w:sz w:val="28"/>
          <w:szCs w:val="28"/>
        </w:rPr>
        <w:t xml:space="preserve">, процессоры, платы расширения, серверные стойки/шкафы и т.д.); </w:t>
      </w:r>
    </w:p>
    <w:p w14:paraId="78029487"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lastRenderedPageBreak/>
        <w:t xml:space="preserve">АТС; </w:t>
      </w:r>
    </w:p>
    <w:p w14:paraId="1609007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мониторы; ИБП; сканеры, МФУ, принтеры и их комплектующие (</w:t>
      </w:r>
      <w:proofErr w:type="spellStart"/>
      <w:r w:rsidRPr="00872F1F">
        <w:rPr>
          <w:rFonts w:ascii="Times New Roman" w:eastAsia="Calibri" w:hAnsi="Times New Roman" w:cs="Times New Roman"/>
          <w:sz w:val="28"/>
          <w:szCs w:val="28"/>
        </w:rPr>
        <w:t>фотобарабаны</w:t>
      </w:r>
      <w:proofErr w:type="spellEnd"/>
      <w:r w:rsidRPr="00872F1F">
        <w:rPr>
          <w:rFonts w:ascii="Times New Roman" w:eastAsia="Calibri" w:hAnsi="Times New Roman" w:cs="Times New Roman"/>
          <w:sz w:val="28"/>
          <w:szCs w:val="28"/>
        </w:rPr>
        <w:t xml:space="preserve">, картриджи и т.д.); </w:t>
      </w:r>
    </w:p>
    <w:p w14:paraId="43BBDD1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41F98D35" w:rsidR="00872F1F" w:rsidRPr="00872F1F" w:rsidRDefault="00872F1F" w:rsidP="00872F1F">
      <w:pPr>
        <w:pStyle w:val="Heading2"/>
        <w:rPr>
          <w:rFonts w:eastAsia="Calibri"/>
          <w:lang w:bidi="en-US"/>
        </w:rPr>
      </w:pPr>
      <w:bookmarkStart w:id="542" w:name="_Toc43125412"/>
      <w:bookmarkStart w:id="543" w:name="_Toc62603061"/>
      <w:r>
        <w:rPr>
          <w:rFonts w:eastAsia="Calibri"/>
          <w:lang w:bidi="en-US"/>
        </w:rPr>
        <w:lastRenderedPageBreak/>
        <w:t>6.</w:t>
      </w:r>
      <w:r w:rsidRPr="00872F1F">
        <w:rPr>
          <w:rFonts w:eastAsia="Calibri"/>
          <w:lang w:bidi="en-US"/>
        </w:rPr>
        <w:t>5. Безопасность в чрезвычайных ситуациях</w:t>
      </w:r>
      <w:bookmarkEnd w:id="542"/>
      <w:bookmarkEnd w:id="543"/>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proofErr w:type="spellStart"/>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w:t>
      </w:r>
      <w:proofErr w:type="spellEnd"/>
      <w:r w:rsidRPr="00872F1F">
        <w:rPr>
          <w:rFonts w:ascii="Times New Roman" w:eastAsia="Times New Roman" w:hAnsi="Times New Roman" w:cs="Times New Roman"/>
          <w:sz w:val="28"/>
          <w:szCs w:val="24"/>
          <w:lang w:bidi="en-US"/>
        </w:rPr>
        <w:t>.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lastRenderedPageBreak/>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77777777" w:rsidR="00CF7458" w:rsidRPr="00CF7458" w:rsidRDefault="00CF7458" w:rsidP="00CF7458">
      <w:pPr>
        <w:pStyle w:val="Heading2"/>
        <w:rPr>
          <w:rFonts w:eastAsia="Times New Roman"/>
          <w:lang w:bidi="en-US"/>
        </w:rPr>
      </w:pPr>
      <w:bookmarkStart w:id="544" w:name="_Toc43125413"/>
      <w:bookmarkStart w:id="545" w:name="_Toc62603062"/>
      <w:r w:rsidRPr="00CF7458">
        <w:rPr>
          <w:rFonts w:eastAsia="Times New Roman"/>
          <w:lang w:bidi="en-US"/>
        </w:rPr>
        <w:t>Выводы по разделу 6</w:t>
      </w:r>
      <w:bookmarkEnd w:id="544"/>
      <w:bookmarkEnd w:id="545"/>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Heading1"/>
      </w:pPr>
      <w:bookmarkStart w:id="546" w:name="_Toc62603063"/>
      <w:r>
        <w:lastRenderedPageBreak/>
        <w:t>Заключение</w:t>
      </w:r>
      <w:bookmarkEnd w:id="546"/>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28D5CC8D"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Была разработана </w:t>
      </w:r>
      <w:del w:id="547" w:author="Пользователь Windows" w:date="2021-01-27T20:46:00Z">
        <w:r w:rsidDel="00A72F69">
          <w:rPr>
            <w:rFonts w:ascii="Times New Roman" w:hAnsi="Times New Roman" w:cs="Times New Roman"/>
            <w:sz w:val="28"/>
          </w:rPr>
          <w:delText xml:space="preserve">централизованная </w:delText>
        </w:r>
      </w:del>
      <w:r>
        <w:rPr>
          <w:rFonts w:ascii="Times New Roman" w:hAnsi="Times New Roman" w:cs="Times New Roman"/>
          <w:sz w:val="28"/>
        </w:rPr>
        <w:t>архитектура</w:t>
      </w:r>
      <w:ins w:id="548" w:author="Пользователь Windows" w:date="2021-01-27T20:46:00Z">
        <w:r w:rsidR="00A72F69">
          <w:rPr>
            <w:rFonts w:ascii="Times New Roman" w:hAnsi="Times New Roman" w:cs="Times New Roman"/>
            <w:sz w:val="28"/>
          </w:rPr>
          <w:t xml:space="preserve"> системы</w:t>
        </w:r>
      </w:ins>
      <w:r>
        <w:rPr>
          <w:rFonts w:ascii="Times New Roman" w:hAnsi="Times New Roman" w:cs="Times New Roman"/>
          <w:sz w:val="28"/>
        </w:rPr>
        <w:t xml:space="preserve"> централизованной АЛАР и определены способы взаимодействия с внешними системами.</w:t>
      </w:r>
    </w:p>
    <w:p w14:paraId="7AC56C53" w14:textId="77777777"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Выполнение процессов 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программного обеспечения не требует вмешательства человека, т.е. происходят автоматически.</w:t>
      </w:r>
    </w:p>
    <w:p w14:paraId="02D99821" w14:textId="5F95FE36"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выявления АР и определения сечения ДС в худшем случае позволяет иметь почти 0,5 с времени на передачу данных СВИ от энергообъектов и передачу команд на де</w:t>
      </w:r>
      <w:r w:rsidR="00630E79">
        <w:rPr>
          <w:rFonts w:ascii="Times New Roman" w:hAnsi="Times New Roman" w:cs="Times New Roman"/>
          <w:sz w:val="28"/>
        </w:rPr>
        <w:t>ление системы на энергообъекты.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1D3DB6B1" w:rsidR="00414715" w:rsidRDefault="00414715" w:rsidP="008947BB">
      <w:pPr>
        <w:pStyle w:val="ListParagraph"/>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ins w:id="549" w:author="Пользователь Windows" w:date="2021-01-27T20:50:00Z">
        <w:r w:rsidR="00490358">
          <w:rPr>
            <w:rFonts w:ascii="Times New Roman" w:hAnsi="Times New Roman" w:cs="Times New Roman"/>
            <w:sz w:val="28"/>
          </w:rPr>
          <w:t xml:space="preserve">: менее 50 </w:t>
        </w:r>
        <w:proofErr w:type="spellStart"/>
        <w:r w:rsidR="00490358">
          <w:rPr>
            <w:rFonts w:ascii="Times New Roman" w:hAnsi="Times New Roman" w:cs="Times New Roman"/>
            <w:sz w:val="28"/>
          </w:rPr>
          <w:t>мс</w:t>
        </w:r>
        <w:proofErr w:type="spellEnd"/>
        <w:r w:rsidR="00490358">
          <w:rPr>
            <w:rFonts w:ascii="Times New Roman" w:hAnsi="Times New Roman" w:cs="Times New Roman"/>
            <w:sz w:val="28"/>
          </w:rPr>
          <w:t xml:space="preserve"> на процессы реального времени</w:t>
        </w:r>
      </w:ins>
      <w:r>
        <w:rPr>
          <w:rFonts w:ascii="Times New Roman" w:hAnsi="Times New Roman" w:cs="Times New Roman"/>
          <w:sz w:val="28"/>
        </w:rPr>
        <w:t>;</w:t>
      </w:r>
    </w:p>
    <w:p w14:paraId="7625AE07" w14:textId="7F9554C7" w:rsidR="00414715" w:rsidRDefault="00414715" w:rsidP="008947BB">
      <w:pPr>
        <w:pStyle w:val="ListParagraph"/>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58D30768" w:rsidR="00414715" w:rsidRDefault="00414715" w:rsidP="008947BB">
      <w:pPr>
        <w:pStyle w:val="ListParagraph"/>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ins w:id="550" w:author="Пользователь Windows" w:date="2021-01-27T20:51:00Z">
        <w:r w:rsidR="00490358">
          <w:rPr>
            <w:rFonts w:ascii="Times New Roman" w:hAnsi="Times New Roman" w:cs="Times New Roman"/>
            <w:sz w:val="28"/>
          </w:rPr>
          <w:t>: подсистема «Формирования наборов данных»</w:t>
        </w:r>
      </w:ins>
      <w:r>
        <w:rPr>
          <w:rFonts w:ascii="Times New Roman" w:hAnsi="Times New Roman" w:cs="Times New Roman"/>
          <w:sz w:val="28"/>
        </w:rPr>
        <w:t>;</w:t>
      </w:r>
    </w:p>
    <w:p w14:paraId="0D7FE850" w14:textId="479AFBBE" w:rsidR="00414715" w:rsidRDefault="00414715" w:rsidP="008947BB">
      <w:pPr>
        <w:pStyle w:val="ListParagraph"/>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ins w:id="551" w:author="Пользователь Windows" w:date="2021-01-27T20:49:00Z">
        <w:r w:rsidR="00490358">
          <w:rPr>
            <w:rFonts w:ascii="Times New Roman" w:hAnsi="Times New Roman" w:cs="Times New Roman"/>
            <w:sz w:val="28"/>
          </w:rPr>
          <w:t xml:space="preserve">: точность прогнозирования </w:t>
        </w:r>
      </w:ins>
      <w:ins w:id="552" w:author="Пользователь Windows" w:date="2021-01-27T20:50:00Z">
        <w:r w:rsidR="00490358">
          <w:rPr>
            <w:rFonts w:ascii="Times New Roman" w:hAnsi="Times New Roman" w:cs="Times New Roman"/>
            <w:sz w:val="28"/>
          </w:rPr>
          <w:t>выше 99,9%</w:t>
        </w:r>
      </w:ins>
      <w:r>
        <w:rPr>
          <w:rFonts w:ascii="Times New Roman" w:hAnsi="Times New Roman" w:cs="Times New Roman"/>
          <w:sz w:val="28"/>
        </w:rPr>
        <w:t>.</w:t>
      </w:r>
    </w:p>
    <w:p w14:paraId="2BF1D770" w14:textId="2BDBCA16" w:rsidR="00775658" w:rsidRDefault="00775658" w:rsidP="00775658">
      <w:pPr>
        <w:spacing w:after="0" w:line="360" w:lineRule="auto"/>
        <w:jc w:val="both"/>
        <w:rPr>
          <w:rFonts w:ascii="Times New Roman" w:hAnsi="Times New Roman" w:cs="Times New Roman"/>
          <w:sz w:val="28"/>
        </w:rPr>
      </w:pPr>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0B7AA3B2" w14:textId="06EF785C" w:rsidR="00775658" w:rsidDel="00490358" w:rsidRDefault="00775658" w:rsidP="00775658">
      <w:pPr>
        <w:spacing w:after="0" w:line="360" w:lineRule="auto"/>
        <w:jc w:val="both"/>
        <w:rPr>
          <w:del w:id="553" w:author="Пользователь Windows" w:date="2021-01-27T20:51:00Z"/>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554" w:name="_Toc62603064"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EndPr/>
      <w:sdtContent>
        <w:p w14:paraId="4B8151DA" w14:textId="0D76AA93" w:rsidR="007E4141" w:rsidRDefault="007E4141">
          <w:pPr>
            <w:pStyle w:val="Heading1"/>
          </w:pPr>
          <w:r>
            <w:t>Список литературы</w:t>
          </w:r>
          <w:bookmarkEnd w:id="554"/>
        </w:p>
        <w:sdt>
          <w:sdtPr>
            <w:id w:val="111145805"/>
            <w:bibliography/>
          </w:sdtPr>
          <w:sdtEndPr/>
          <w:sdtContent>
            <w:p w14:paraId="0138C1C3" w14:textId="77777777" w:rsidR="00387B53" w:rsidRDefault="007E4141" w:rsidP="00387B53">
              <w:pPr>
                <w:pStyle w:val="Bibliography"/>
                <w:rPr>
                  <w:noProof/>
                  <w:vanish/>
                  <w:sz w:val="24"/>
                  <w:szCs w:val="24"/>
                </w:rPr>
              </w:pPr>
              <w:r>
                <w:fldChar w:fldCharType="begin"/>
              </w:r>
              <w:r>
                <w:instrText>BIBLIOGRAPHY</w:instrText>
              </w:r>
              <w:r>
                <w:fldChar w:fldCharType="separate"/>
              </w:r>
              <w:r w:rsidR="00387B5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387B53" w14:paraId="00758412" w14:textId="77777777" w:rsidTr="00387B53">
                <w:trPr>
                  <w:tblCellSpacing w:w="15" w:type="dxa"/>
                </w:trPr>
                <w:tc>
                  <w:tcPr>
                    <w:tcW w:w="0" w:type="auto"/>
                    <w:hideMark/>
                  </w:tcPr>
                  <w:p w14:paraId="796E03D8" w14:textId="77777777" w:rsidR="00387B53" w:rsidRDefault="00387B53">
                    <w:pPr>
                      <w:pStyle w:val="Bibliography"/>
                      <w:rPr>
                        <w:noProof/>
                      </w:rPr>
                    </w:pPr>
                    <w:r w:rsidRPr="00387B53">
                      <w:rPr>
                        <w:rFonts w:ascii="Times New Roman" w:hAnsi="Times New Roman" w:cs="Times New Roman"/>
                        <w:noProof/>
                        <w:sz w:val="28"/>
                      </w:rPr>
                      <w:t>1</w:t>
                    </w:r>
                    <w:r>
                      <w:rPr>
                        <w:noProof/>
                      </w:rPr>
                      <w:t>.</w:t>
                    </w:r>
                  </w:p>
                </w:tc>
                <w:tc>
                  <w:tcPr>
                    <w:tcW w:w="0" w:type="auto"/>
                    <w:hideMark/>
                  </w:tcPr>
                  <w:p w14:paraId="0C96638B"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387B53" w:rsidRPr="008163A2" w14:paraId="572B97B7" w14:textId="77777777" w:rsidTr="00387B53">
                <w:trPr>
                  <w:tblCellSpacing w:w="15" w:type="dxa"/>
                </w:trPr>
                <w:tc>
                  <w:tcPr>
                    <w:tcW w:w="0" w:type="auto"/>
                    <w:hideMark/>
                  </w:tcPr>
                  <w:p w14:paraId="37585F56"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2.</w:t>
                    </w:r>
                  </w:p>
                </w:tc>
                <w:tc>
                  <w:tcPr>
                    <w:tcW w:w="0" w:type="auto"/>
                    <w:hideMark/>
                  </w:tcPr>
                  <w:p w14:paraId="544E33F1" w14:textId="77777777" w:rsidR="00387B53" w:rsidRPr="00CF7458" w:rsidRDefault="00387B53" w:rsidP="00387B53">
                    <w:pPr>
                      <w:pStyle w:val="Bibliography"/>
                      <w:spacing w:after="0" w:line="360" w:lineRule="auto"/>
                      <w:contextualSpacing/>
                      <w:jc w:val="both"/>
                      <w:rPr>
                        <w:rFonts w:ascii="Times New Roman" w:hAnsi="Times New Roman" w:cs="Times New Roman"/>
                        <w:noProof/>
                        <w:sz w:val="28"/>
                        <w:lang w:val="en-US"/>
                      </w:rPr>
                    </w:pPr>
                    <w:r w:rsidRPr="00CF7458">
                      <w:rPr>
                        <w:rFonts w:ascii="Times New Roman" w:hAnsi="Times New Roman" w:cs="Times New Roman"/>
                        <w:noProof/>
                        <w:sz w:val="28"/>
                        <w:lang w:val="en-US"/>
                      </w:rPr>
                      <w:t>A. Johnson, J. Wen et al., "Integrated system architecture and technology roadmap toward WAMPAC", ISGT 2011, 17-19 Jan. 2011.</w:t>
                    </w:r>
                  </w:p>
                </w:tc>
              </w:tr>
              <w:tr w:rsidR="00387B53" w14:paraId="3BF2B817" w14:textId="77777777" w:rsidTr="00387B53">
                <w:trPr>
                  <w:tblCellSpacing w:w="15" w:type="dxa"/>
                </w:trPr>
                <w:tc>
                  <w:tcPr>
                    <w:tcW w:w="0" w:type="auto"/>
                    <w:hideMark/>
                  </w:tcPr>
                  <w:p w14:paraId="3E68284A"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3.</w:t>
                    </w:r>
                  </w:p>
                </w:tc>
                <w:tc>
                  <w:tcPr>
                    <w:tcW w:w="0" w:type="auto"/>
                    <w:hideMark/>
                  </w:tcPr>
                  <w:p w14:paraId="3CDE6C6F"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387B53" w14:paraId="611D5437" w14:textId="77777777" w:rsidTr="00387B53">
                <w:trPr>
                  <w:tblCellSpacing w:w="15" w:type="dxa"/>
                </w:trPr>
                <w:tc>
                  <w:tcPr>
                    <w:tcW w:w="0" w:type="auto"/>
                    <w:hideMark/>
                  </w:tcPr>
                  <w:p w14:paraId="698D150F"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4.</w:t>
                    </w:r>
                  </w:p>
                </w:tc>
                <w:tc>
                  <w:tcPr>
                    <w:tcW w:w="0" w:type="auto"/>
                    <w:hideMark/>
                  </w:tcPr>
                  <w:p w14:paraId="646DBDF5"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387B53" w14:paraId="66E66431" w14:textId="77777777" w:rsidTr="00387B53">
                <w:trPr>
                  <w:tblCellSpacing w:w="15" w:type="dxa"/>
                </w:trPr>
                <w:tc>
                  <w:tcPr>
                    <w:tcW w:w="0" w:type="auto"/>
                    <w:hideMark/>
                  </w:tcPr>
                  <w:p w14:paraId="3D34B79E"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5.</w:t>
                    </w:r>
                  </w:p>
                </w:tc>
                <w:tc>
                  <w:tcPr>
                    <w:tcW w:w="0" w:type="auto"/>
                    <w:hideMark/>
                  </w:tcPr>
                  <w:p w14:paraId="2A7508FC"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387B53" w14:paraId="506D64B5" w14:textId="77777777" w:rsidTr="00387B53">
                <w:trPr>
                  <w:tblCellSpacing w:w="15" w:type="dxa"/>
                </w:trPr>
                <w:tc>
                  <w:tcPr>
                    <w:tcW w:w="0" w:type="auto"/>
                    <w:hideMark/>
                  </w:tcPr>
                  <w:p w14:paraId="2F9E91EE"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6.</w:t>
                    </w:r>
                  </w:p>
                </w:tc>
                <w:tc>
                  <w:tcPr>
                    <w:tcW w:w="0" w:type="auto"/>
                    <w:hideMark/>
                  </w:tcPr>
                  <w:p w14:paraId="7151210A"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2.2.2/2.4.1340-03 Гигиенические требования к персональным электронно-вычислительным машинам и организации работы.</w:t>
                    </w:r>
                  </w:p>
                </w:tc>
              </w:tr>
              <w:tr w:rsidR="00387B53" w14:paraId="26836462" w14:textId="77777777" w:rsidTr="00387B53">
                <w:trPr>
                  <w:tblCellSpacing w:w="15" w:type="dxa"/>
                </w:trPr>
                <w:tc>
                  <w:tcPr>
                    <w:tcW w:w="0" w:type="auto"/>
                    <w:hideMark/>
                  </w:tcPr>
                  <w:p w14:paraId="0FBD5923"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7.</w:t>
                    </w:r>
                  </w:p>
                </w:tc>
                <w:tc>
                  <w:tcPr>
                    <w:tcW w:w="0" w:type="auto"/>
                    <w:hideMark/>
                  </w:tcPr>
                  <w:p w14:paraId="6E113DF9"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12.0.003-15 Система стандартов безопасности труда. Опасные и вредные производственные факторы. Классификация.</w:t>
                    </w:r>
                  </w:p>
                </w:tc>
              </w:tr>
              <w:tr w:rsidR="00387B53" w14:paraId="45B31435" w14:textId="77777777" w:rsidTr="00387B53">
                <w:trPr>
                  <w:tblCellSpacing w:w="15" w:type="dxa"/>
                </w:trPr>
                <w:tc>
                  <w:tcPr>
                    <w:tcW w:w="0" w:type="auto"/>
                    <w:hideMark/>
                  </w:tcPr>
                  <w:p w14:paraId="19AEBEDF"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8.</w:t>
                    </w:r>
                  </w:p>
                </w:tc>
                <w:tc>
                  <w:tcPr>
                    <w:tcW w:w="0" w:type="auto"/>
                    <w:hideMark/>
                  </w:tcPr>
                  <w:p w14:paraId="5FDD3E7C"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12.1.003-2014 Система стандартов безопасности труда. Шум. Общие требования безопасности.</w:t>
                    </w:r>
                  </w:p>
                </w:tc>
              </w:tr>
              <w:tr w:rsidR="00387B53" w14:paraId="5FB150CA" w14:textId="77777777" w:rsidTr="00387B53">
                <w:trPr>
                  <w:tblCellSpacing w:w="15" w:type="dxa"/>
                </w:trPr>
                <w:tc>
                  <w:tcPr>
                    <w:tcW w:w="0" w:type="auto"/>
                    <w:hideMark/>
                  </w:tcPr>
                  <w:p w14:paraId="021B0415"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9.</w:t>
                    </w:r>
                  </w:p>
                </w:tc>
                <w:tc>
                  <w:tcPr>
                    <w:tcW w:w="0" w:type="auto"/>
                    <w:hideMark/>
                  </w:tcPr>
                  <w:p w14:paraId="61785066"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12.1.029-80 Система стандартов безопасности труда. Средства и методы защиты от шума. Классификация.</w:t>
                    </w:r>
                  </w:p>
                </w:tc>
              </w:tr>
              <w:tr w:rsidR="00387B53" w14:paraId="35871F69" w14:textId="77777777" w:rsidTr="00387B53">
                <w:trPr>
                  <w:tblCellSpacing w:w="15" w:type="dxa"/>
                </w:trPr>
                <w:tc>
                  <w:tcPr>
                    <w:tcW w:w="0" w:type="auto"/>
                    <w:hideMark/>
                  </w:tcPr>
                  <w:p w14:paraId="30755044"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lastRenderedPageBreak/>
                      <w:t>10.</w:t>
                    </w:r>
                  </w:p>
                </w:tc>
                <w:tc>
                  <w:tcPr>
                    <w:tcW w:w="0" w:type="auto"/>
                    <w:hideMark/>
                  </w:tcPr>
                  <w:p w14:paraId="1F951659"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51.13330.2011. Защита от шума. Актуализированная редакция СНиП 23-03-2003.</w:t>
                    </w:r>
                  </w:p>
                </w:tc>
              </w:tr>
              <w:tr w:rsidR="00387B53" w14:paraId="126DCA85" w14:textId="77777777" w:rsidTr="00387B53">
                <w:trPr>
                  <w:tblCellSpacing w:w="15" w:type="dxa"/>
                </w:trPr>
                <w:tc>
                  <w:tcPr>
                    <w:tcW w:w="0" w:type="auto"/>
                    <w:hideMark/>
                  </w:tcPr>
                  <w:p w14:paraId="1BCCD923"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11.</w:t>
                    </w:r>
                  </w:p>
                </w:tc>
                <w:tc>
                  <w:tcPr>
                    <w:tcW w:w="0" w:type="auto"/>
                    <w:hideMark/>
                  </w:tcPr>
                  <w:p w14:paraId="1CB2CCF6"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387B53" w14:paraId="116E6C1E" w14:textId="77777777" w:rsidTr="00387B53">
                <w:trPr>
                  <w:tblCellSpacing w:w="15" w:type="dxa"/>
                </w:trPr>
                <w:tc>
                  <w:tcPr>
                    <w:tcW w:w="0" w:type="auto"/>
                    <w:hideMark/>
                  </w:tcPr>
                  <w:p w14:paraId="18FEF8EE"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12.</w:t>
                    </w:r>
                  </w:p>
                </w:tc>
                <w:tc>
                  <w:tcPr>
                    <w:tcW w:w="0" w:type="auto"/>
                    <w:hideMark/>
                  </w:tcPr>
                  <w:p w14:paraId="08A0872D"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r w:rsidR="00387B53" w14:paraId="6549A681" w14:textId="77777777" w:rsidTr="00387B53">
                <w:trPr>
                  <w:tblCellSpacing w:w="15" w:type="dxa"/>
                </w:trPr>
                <w:tc>
                  <w:tcPr>
                    <w:tcW w:w="0" w:type="auto"/>
                    <w:hideMark/>
                  </w:tcPr>
                  <w:p w14:paraId="5436792A"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13.</w:t>
                    </w:r>
                  </w:p>
                </w:tc>
                <w:tc>
                  <w:tcPr>
                    <w:tcW w:w="0" w:type="auto"/>
                    <w:hideMark/>
                  </w:tcPr>
                  <w:p w14:paraId="48D317EC"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СанПиН2.2.1/2.1.1.1278-03 Гигиенические требования к естественному, искусственному и совмещенному освещению жилых и общественных зданий.</w:t>
                    </w:r>
                  </w:p>
                </w:tc>
              </w:tr>
              <w:tr w:rsidR="00387B53" w14:paraId="6B944668" w14:textId="77777777" w:rsidTr="00387B53">
                <w:trPr>
                  <w:tblCellSpacing w:w="15" w:type="dxa"/>
                </w:trPr>
                <w:tc>
                  <w:tcPr>
                    <w:tcW w:w="0" w:type="auto"/>
                    <w:hideMark/>
                  </w:tcPr>
                  <w:p w14:paraId="558580AC"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14.</w:t>
                    </w:r>
                  </w:p>
                </w:tc>
                <w:tc>
                  <w:tcPr>
                    <w:tcW w:w="0" w:type="auto"/>
                    <w:hideMark/>
                  </w:tcPr>
                  <w:p w14:paraId="7DA63034"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52.13330.2016 Естественное и искусственное освещение.</w:t>
                    </w:r>
                  </w:p>
                </w:tc>
              </w:tr>
              <w:tr w:rsidR="00387B53" w14:paraId="61982556" w14:textId="77777777" w:rsidTr="00387B53">
                <w:trPr>
                  <w:tblCellSpacing w:w="15" w:type="dxa"/>
                </w:trPr>
                <w:tc>
                  <w:tcPr>
                    <w:tcW w:w="0" w:type="auto"/>
                    <w:hideMark/>
                  </w:tcPr>
                  <w:p w14:paraId="325DE603"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15.</w:t>
                    </w:r>
                  </w:p>
                </w:tc>
                <w:tc>
                  <w:tcPr>
                    <w:tcW w:w="0" w:type="auto"/>
                    <w:hideMark/>
                  </w:tcPr>
                  <w:p w14:paraId="574DE006"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2.2.4.548-96 Гигиенические требования к микроклимату производственных помещений.</w:t>
                    </w:r>
                  </w:p>
                </w:tc>
              </w:tr>
              <w:tr w:rsidR="00387B53" w14:paraId="21730219" w14:textId="77777777" w:rsidTr="00387B53">
                <w:trPr>
                  <w:tblCellSpacing w:w="15" w:type="dxa"/>
                </w:trPr>
                <w:tc>
                  <w:tcPr>
                    <w:tcW w:w="0" w:type="auto"/>
                    <w:hideMark/>
                  </w:tcPr>
                  <w:p w14:paraId="24DD484F"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16.</w:t>
                    </w:r>
                  </w:p>
                </w:tc>
                <w:tc>
                  <w:tcPr>
                    <w:tcW w:w="0" w:type="auto"/>
                    <w:hideMark/>
                  </w:tcPr>
                  <w:p w14:paraId="582BC009"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12.1.030-81 ССБТ Электробезопасность. Защитное заземление. Зануление.</w:t>
                    </w:r>
                  </w:p>
                </w:tc>
              </w:tr>
              <w:tr w:rsidR="00387B53" w14:paraId="0F0C83B4" w14:textId="77777777" w:rsidTr="00387B53">
                <w:trPr>
                  <w:tblCellSpacing w:w="15" w:type="dxa"/>
                </w:trPr>
                <w:tc>
                  <w:tcPr>
                    <w:tcW w:w="0" w:type="auto"/>
                    <w:hideMark/>
                  </w:tcPr>
                  <w:p w14:paraId="542430FA"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17.</w:t>
                    </w:r>
                  </w:p>
                </w:tc>
                <w:tc>
                  <w:tcPr>
                    <w:tcW w:w="0" w:type="auto"/>
                    <w:hideMark/>
                  </w:tcPr>
                  <w:p w14:paraId="0B77D3FF"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12.1.038-82 ССБТ Электробезопасность. Предельно допустимые значения напряжений прикосновения и токов.</w:t>
                    </w:r>
                  </w:p>
                </w:tc>
              </w:tr>
              <w:tr w:rsidR="00387B53" w14:paraId="1B55A506" w14:textId="77777777" w:rsidTr="00387B53">
                <w:trPr>
                  <w:tblCellSpacing w:w="15" w:type="dxa"/>
                </w:trPr>
                <w:tc>
                  <w:tcPr>
                    <w:tcW w:w="0" w:type="auto"/>
                    <w:hideMark/>
                  </w:tcPr>
                  <w:p w14:paraId="6E254E5B"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18.</w:t>
                    </w:r>
                  </w:p>
                </w:tc>
                <w:tc>
                  <w:tcPr>
                    <w:tcW w:w="0" w:type="auto"/>
                    <w:hideMark/>
                  </w:tcPr>
                  <w:p w14:paraId="283BDB37"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Правила устройства электроустановок. – СПб.: Изд-во ДЕАН, 2001. – 928 с.</w:t>
                    </w:r>
                  </w:p>
                </w:tc>
              </w:tr>
              <w:tr w:rsidR="00387B53" w14:paraId="511C08D6" w14:textId="77777777" w:rsidTr="00387B53">
                <w:trPr>
                  <w:tblCellSpacing w:w="15" w:type="dxa"/>
                </w:trPr>
                <w:tc>
                  <w:tcPr>
                    <w:tcW w:w="0" w:type="auto"/>
                    <w:hideMark/>
                  </w:tcPr>
                  <w:p w14:paraId="3FA89B11" w14:textId="77777777" w:rsidR="00387B53" w:rsidRPr="00387B53" w:rsidRDefault="00387B53">
                    <w:pPr>
                      <w:pStyle w:val="Bibliography"/>
                      <w:rPr>
                        <w:rFonts w:ascii="Times New Roman" w:hAnsi="Times New Roman" w:cs="Times New Roman"/>
                        <w:noProof/>
                        <w:sz w:val="28"/>
                      </w:rPr>
                    </w:pPr>
                    <w:r w:rsidRPr="00387B53">
                      <w:rPr>
                        <w:rFonts w:ascii="Times New Roman" w:hAnsi="Times New Roman" w:cs="Times New Roman"/>
                        <w:noProof/>
                        <w:sz w:val="28"/>
                      </w:rPr>
                      <w:t>19.</w:t>
                    </w:r>
                  </w:p>
                </w:tc>
                <w:tc>
                  <w:tcPr>
                    <w:tcW w:w="0" w:type="auto"/>
                    <w:hideMark/>
                  </w:tcPr>
                  <w:p w14:paraId="4251A462" w14:textId="77777777" w:rsidR="00387B53" w:rsidRPr="00387B53" w:rsidRDefault="00387B53" w:rsidP="00387B53">
                    <w:pPr>
                      <w:pStyle w:val="Bibliography"/>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bl>
            <w:p w14:paraId="3B8BCD4A" w14:textId="77777777" w:rsidR="00387B53" w:rsidRDefault="00387B53" w:rsidP="00387B53">
              <w:pPr>
                <w:pStyle w:val="Bibliography"/>
                <w:rPr>
                  <w:rFonts w:eastAsiaTheme="minorEastAsia"/>
                  <w:noProof/>
                  <w:vanish/>
                </w:rPr>
              </w:pPr>
              <w:r>
                <w:rPr>
                  <w:noProof/>
                  <w:vanish/>
                </w:rPr>
                <w:t>x</w:t>
              </w:r>
            </w:p>
            <w:p w14:paraId="3B2E031E" w14:textId="24AFF5D5" w:rsidR="007E4141" w:rsidRDefault="007E4141" w:rsidP="00387B53">
              <w:r>
                <w:rPr>
                  <w:b/>
                  <w:bCs/>
                </w:rPr>
                <w:fldChar w:fldCharType="end"/>
              </w:r>
            </w:p>
          </w:sdtContent>
        </w:sdt>
      </w:sdtContent>
    </w:sdt>
    <w:p w14:paraId="492ECF82" w14:textId="77777777" w:rsidR="007E4141" w:rsidRPr="00414715" w:rsidRDefault="007E4141" w:rsidP="007E4141">
      <w:pPr>
        <w:spacing w:after="0" w:line="360" w:lineRule="auto"/>
        <w:ind w:firstLine="709"/>
        <w:contextualSpacing/>
        <w:jc w:val="both"/>
        <w:rPr>
          <w:rFonts w:ascii="Times New Roman" w:hAnsi="Times New Roman" w:cs="Times New Roman"/>
          <w:sz w:val="28"/>
        </w:rPr>
      </w:pPr>
    </w:p>
    <w:sectPr w:rsidR="007E4141" w:rsidRPr="00414715" w:rsidSect="00AC4E0E">
      <w:footerReference w:type="default" r:id="rId71"/>
      <w:pgSz w:w="11906" w:h="16838" w:code="9"/>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Anton Prokhorov" w:date="2021-01-26T17:12:00Z" w:initials="AP">
    <w:p w14:paraId="67FEB0DC" w14:textId="77777777" w:rsidR="0080299B" w:rsidRDefault="0080299B" w:rsidP="006878A7">
      <w:pPr>
        <w:pStyle w:val="CommentText"/>
      </w:pPr>
      <w:r>
        <w:rPr>
          <w:rStyle w:val="CommentReference"/>
        </w:rPr>
        <w:annotationRef/>
      </w:r>
      <w:r>
        <w:rPr>
          <w:noProof/>
        </w:rPr>
        <w:t xml:space="preserve">Это все? </w:t>
      </w:r>
    </w:p>
  </w:comment>
  <w:comment w:id="3" w:author="Пользователь Windows" w:date="2021-01-26T23:14:00Z" w:initials="ПW">
    <w:p w14:paraId="1D2F712C" w14:textId="76562838" w:rsidR="0080299B" w:rsidRDefault="0080299B">
      <w:pPr>
        <w:pStyle w:val="CommentText"/>
      </w:pPr>
      <w:r>
        <w:rPr>
          <w:rStyle w:val="CommentReference"/>
        </w:rPr>
        <w:annotationRef/>
      </w:r>
      <w:r>
        <w:t>Что не так?</w:t>
      </w:r>
    </w:p>
  </w:comment>
  <w:comment w:id="12" w:author="Anton Prokhorov" w:date="2021-01-26T17:18:00Z" w:initials="AP">
    <w:p w14:paraId="6D1CFDD7" w14:textId="77777777" w:rsidR="0080299B" w:rsidRDefault="0080299B" w:rsidP="00652966">
      <w:pPr>
        <w:pStyle w:val="CommentText"/>
      </w:pPr>
      <w:r>
        <w:rPr>
          <w:rStyle w:val="CommentReference"/>
        </w:rPr>
        <w:annotationRef/>
      </w:r>
      <w:r>
        <w:rPr>
          <w:noProof/>
        </w:rPr>
        <w:t>не забудьте далее расшифровать критерии точности алгоритма</w:t>
      </w:r>
    </w:p>
  </w:comment>
  <w:comment w:id="13" w:author="Пользователь Windows" w:date="2021-01-26T23:53:00Z" w:initials="ПW">
    <w:p w14:paraId="7CE7BB65" w14:textId="158EB35D" w:rsidR="0080299B" w:rsidRDefault="0080299B">
      <w:pPr>
        <w:pStyle w:val="CommentText"/>
      </w:pPr>
      <w:r>
        <w:rPr>
          <w:rStyle w:val="CommentReference"/>
        </w:rPr>
        <w:annotationRef/>
      </w:r>
      <w:r>
        <w:t>В выводах, наверное, лучше?</w:t>
      </w:r>
    </w:p>
  </w:comment>
  <w:comment w:id="18" w:author="Anton Prokhorov" w:date="2021-01-26T17:40:00Z" w:initials="AP">
    <w:p w14:paraId="46788D46" w14:textId="77777777" w:rsidR="0080299B" w:rsidRDefault="0080299B" w:rsidP="00652966">
      <w:pPr>
        <w:pStyle w:val="CommentText"/>
      </w:pPr>
      <w:r>
        <w:rPr>
          <w:rStyle w:val="CommentReference"/>
        </w:rPr>
        <w:annotationRef/>
      </w:r>
      <w:r>
        <w:rPr>
          <w:noProof/>
        </w:rPr>
        <w:t xml:space="preserve">не согласовано с рефератом или я не поянл. В реферате пишете про </w:t>
      </w:r>
      <w:r>
        <w:rPr>
          <w:rFonts w:ascii="Times New Roman" w:hAnsi="Times New Roman" w:cs="Times New Roman"/>
          <w:sz w:val="28"/>
          <w:szCs w:val="28"/>
        </w:rPr>
        <w:t>анализ архитектур систем централизованной противоаварийной автоматики</w:t>
      </w:r>
    </w:p>
  </w:comment>
  <w:comment w:id="19" w:author="Пользователь Windows" w:date="2021-01-27T00:04:00Z" w:initials="ПW">
    <w:p w14:paraId="1D6978C0" w14:textId="72DC8971" w:rsidR="0080299B" w:rsidRDefault="0080299B">
      <w:pPr>
        <w:pStyle w:val="CommentText"/>
      </w:pPr>
      <w:r>
        <w:rPr>
          <w:rStyle w:val="CommentReference"/>
        </w:rPr>
        <w:annotationRef/>
      </w:r>
      <w:r>
        <w:t>Поправил</w:t>
      </w:r>
    </w:p>
  </w:comment>
  <w:comment w:id="21" w:author="Anton Prokhorov" w:date="2021-01-26T17:24:00Z" w:initials="AP">
    <w:p w14:paraId="3C1EED79" w14:textId="77777777" w:rsidR="0080299B" w:rsidRDefault="0080299B" w:rsidP="00F31A5D">
      <w:pPr>
        <w:pStyle w:val="CommentText"/>
        <w:rPr>
          <w:noProof/>
        </w:rPr>
      </w:pPr>
      <w:r>
        <w:rPr>
          <w:rStyle w:val="CommentReference"/>
        </w:rPr>
        <w:annotationRef/>
      </w:r>
      <w:r>
        <w:rPr>
          <w:noProof/>
        </w:rPr>
        <w:t>может стоит сказать, что это программно-аппаратные комплексы, в которых логика работы устройства реализована программно. Вы же должны описать объект и доказать его принадлежность к предметной области. Можно также сказать, что и настройка осуществляется с помощью программных комплексов, при этом процесс настройки представляет собой многократный расчет переходных процессов и слабо автоматизирован.</w:t>
      </w:r>
    </w:p>
    <w:p w14:paraId="09890D88" w14:textId="77777777" w:rsidR="0080299B" w:rsidRDefault="0080299B" w:rsidP="00F31A5D">
      <w:pPr>
        <w:pStyle w:val="CommentText"/>
      </w:pPr>
      <w:r>
        <w:rPr>
          <w:noProof/>
        </w:rPr>
        <w:t>Важно, наверное, отметить какая ВМ используется для реализации программы, а потом объяснить чем будут отличаться требования к ВМ при централизованной архитектуре.</w:t>
      </w:r>
    </w:p>
  </w:comment>
  <w:comment w:id="22" w:author="Пользователь Windows" w:date="2021-01-27T00:12:00Z" w:initials="ПW">
    <w:p w14:paraId="28D88066" w14:textId="54127E0C" w:rsidR="0080299B" w:rsidRDefault="0080299B">
      <w:pPr>
        <w:pStyle w:val="CommentText"/>
      </w:pPr>
      <w:r>
        <w:rPr>
          <w:rStyle w:val="CommentReference"/>
        </w:rPr>
        <w:annotationRef/>
      </w:r>
      <w:r>
        <w:t>ВМ – виртуальная машина?</w:t>
      </w:r>
    </w:p>
  </w:comment>
  <w:comment w:id="23" w:author="Пользователь Windows" w:date="2021-01-27T00:16:00Z" w:initials="ПW">
    <w:p w14:paraId="14942ACD" w14:textId="18E00389" w:rsidR="0080299B" w:rsidRDefault="0080299B">
      <w:pPr>
        <w:pStyle w:val="CommentText"/>
      </w:pPr>
      <w:r>
        <w:rPr>
          <w:rStyle w:val="CommentReference"/>
        </w:rPr>
        <w:annotationRef/>
      </w:r>
      <w:r>
        <w:t>Поправил немного</w:t>
      </w:r>
    </w:p>
  </w:comment>
  <w:comment w:id="24" w:author="Anton Prokhorov" w:date="2021-01-26T17:28:00Z" w:initials="AP">
    <w:p w14:paraId="2C3CCFFA" w14:textId="77777777" w:rsidR="0080299B" w:rsidRDefault="0080299B" w:rsidP="006223BF">
      <w:pPr>
        <w:pStyle w:val="CommentText"/>
      </w:pPr>
      <w:r>
        <w:rPr>
          <w:rStyle w:val="CommentReference"/>
        </w:rPr>
        <w:annotationRef/>
      </w:r>
      <w:r>
        <w:rPr>
          <w:noProof/>
        </w:rPr>
        <w:t>Это алгоритмы, а где про архитектуру?</w:t>
      </w:r>
    </w:p>
  </w:comment>
  <w:comment w:id="25" w:author="Пользователь Windows" w:date="2021-01-27T00:17:00Z" w:initials="ПW">
    <w:p w14:paraId="63EB44DC" w14:textId="1A09F965" w:rsidR="0080299B" w:rsidRDefault="0080299B">
      <w:pPr>
        <w:pStyle w:val="CommentText"/>
      </w:pPr>
      <w:r>
        <w:rPr>
          <w:rStyle w:val="CommentReference"/>
        </w:rPr>
        <w:annotationRef/>
      </w:r>
      <w:r>
        <w:t>Но я же тут про свою магистерскую говорю</w:t>
      </w:r>
    </w:p>
  </w:comment>
  <w:comment w:id="27" w:author="Anton Prokhorov" w:date="2021-01-26T17:28:00Z" w:initials="AP">
    <w:p w14:paraId="40FF7994" w14:textId="77777777" w:rsidR="0080299B" w:rsidRDefault="0080299B" w:rsidP="006223BF">
      <w:pPr>
        <w:pStyle w:val="CommentText"/>
      </w:pPr>
      <w:r>
        <w:rPr>
          <w:rStyle w:val="CommentReference"/>
        </w:rPr>
        <w:annotationRef/>
      </w:r>
      <w:r>
        <w:rPr>
          <w:noProof/>
        </w:rPr>
        <w:t>за счет чего?</w:t>
      </w:r>
    </w:p>
  </w:comment>
  <w:comment w:id="28" w:author="Пользователь Windows" w:date="2021-01-27T00:16:00Z" w:initials="ПW">
    <w:p w14:paraId="740473F0" w14:textId="1ABEC5FF" w:rsidR="0080299B" w:rsidRDefault="0080299B">
      <w:pPr>
        <w:pStyle w:val="CommentText"/>
      </w:pPr>
      <w:r>
        <w:rPr>
          <w:rStyle w:val="CommentReference"/>
        </w:rPr>
        <w:annotationRef/>
      </w:r>
      <w:r>
        <w:t>Поправил немного</w:t>
      </w:r>
    </w:p>
  </w:comment>
  <w:comment w:id="29" w:author="Пользователь Windows" w:date="2021-01-27T15:50:00Z" w:initials="ПW">
    <w:p w14:paraId="0F0EF930" w14:textId="48492F52" w:rsidR="0080299B" w:rsidRDefault="0080299B">
      <w:pPr>
        <w:pStyle w:val="CommentText"/>
      </w:pPr>
      <w:r>
        <w:rPr>
          <w:rStyle w:val="CommentReference"/>
        </w:rPr>
        <w:annotationRef/>
      </w:r>
      <w:r>
        <w:t>Еще поправил</w:t>
      </w:r>
    </w:p>
  </w:comment>
  <w:comment w:id="78" w:author="Anton Prokhorov" w:date="2021-01-26T17:31:00Z" w:initials="AP">
    <w:p w14:paraId="032F5263" w14:textId="77777777" w:rsidR="0080299B" w:rsidRPr="007A1258" w:rsidRDefault="0080299B" w:rsidP="00146B3B">
      <w:pPr>
        <w:pStyle w:val="CommentText"/>
      </w:pPr>
      <w:r>
        <w:rPr>
          <w:rStyle w:val="CommentReference"/>
        </w:rPr>
        <w:annotationRef/>
      </w:r>
      <w:r>
        <w:rPr>
          <w:noProof/>
        </w:rPr>
        <w:t xml:space="preserve">Не слышал про такую задачу. Суть в том, что основное ядро составляет система сбора и хранения СВИ, анаолгично традиционному ОИК, а к ней стыкуются прикладные подсистемы, типа </w:t>
      </w:r>
      <w:r>
        <w:rPr>
          <w:noProof/>
          <w:lang w:val="en-US"/>
        </w:rPr>
        <w:t>EMS</w:t>
      </w:r>
      <w:r w:rsidRPr="007A1258">
        <w:rPr>
          <w:noProof/>
        </w:rPr>
        <w:t xml:space="preserve"> </w:t>
      </w:r>
      <w:r>
        <w:rPr>
          <w:noProof/>
        </w:rPr>
        <w:t>и пр.</w:t>
      </w:r>
    </w:p>
  </w:comment>
  <w:comment w:id="79" w:author="Пользователь Windows" w:date="2021-01-27T00:19:00Z" w:initials="ПW">
    <w:p w14:paraId="41A20A93" w14:textId="765F6A21" w:rsidR="0080299B" w:rsidRPr="00146B3B" w:rsidRDefault="0080299B">
      <w:pPr>
        <w:pStyle w:val="CommentText"/>
      </w:pPr>
      <w:r>
        <w:rPr>
          <w:rStyle w:val="CommentReference"/>
        </w:rPr>
        <w:annotationRef/>
      </w:r>
      <w:r>
        <w:t xml:space="preserve">Тут имеется в виду, что </w:t>
      </w:r>
      <w:r>
        <w:rPr>
          <w:lang w:val="en-US"/>
        </w:rPr>
        <w:t>WAMPAC</w:t>
      </w:r>
      <w:r w:rsidRPr="00146B3B">
        <w:t xml:space="preserve"> </w:t>
      </w:r>
      <w:r>
        <w:t xml:space="preserve">может легко расширяться за счет </w:t>
      </w:r>
      <w:proofErr w:type="spellStart"/>
      <w:r>
        <w:t>прицепления</w:t>
      </w:r>
      <w:proofErr w:type="spellEnd"/>
      <w:r>
        <w:t xml:space="preserve"> подсистем, которые обеспечивают функции </w:t>
      </w:r>
      <w:proofErr w:type="gramStart"/>
      <w:r>
        <w:rPr>
          <w:lang w:val="en-US"/>
        </w:rPr>
        <w:t>WAMS</w:t>
      </w:r>
      <w:r w:rsidRPr="00146B3B">
        <w:t>,</w:t>
      </w:r>
      <w:r>
        <w:rPr>
          <w:lang w:val="en-US"/>
        </w:rPr>
        <w:t>WAPS</w:t>
      </w:r>
      <w:proofErr w:type="gramEnd"/>
      <w:r w:rsidRPr="00146B3B">
        <w:t>,</w:t>
      </w:r>
      <w:r>
        <w:rPr>
          <w:lang w:val="en-US"/>
        </w:rPr>
        <w:t>WACS</w:t>
      </w:r>
    </w:p>
  </w:comment>
  <w:comment w:id="89" w:author="Anton Prokhorov" w:date="2021-01-26T17:32:00Z" w:initials="AP">
    <w:p w14:paraId="1E88277B" w14:textId="77777777" w:rsidR="0080299B" w:rsidRDefault="0080299B" w:rsidP="003131BF">
      <w:pPr>
        <w:pStyle w:val="CommentText"/>
      </w:pPr>
      <w:r>
        <w:rPr>
          <w:rStyle w:val="CommentReference"/>
        </w:rPr>
        <w:annotationRef/>
      </w:r>
      <w:r>
        <w:rPr>
          <w:noProof/>
        </w:rPr>
        <w:t>Это не архитектура, здесь скорее про АССИ СМПР имеет смысл говорить, но есть и другие примеры за рубежом. По архитектуре см.  комментарий выше.</w:t>
      </w:r>
    </w:p>
  </w:comment>
  <w:comment w:id="90" w:author="Пользователь Windows" w:date="2021-01-27T00:47:00Z" w:initials="ПW">
    <w:p w14:paraId="12D0FCFE" w14:textId="69E6584E" w:rsidR="0080299B" w:rsidRDefault="0080299B">
      <w:pPr>
        <w:pStyle w:val="CommentText"/>
      </w:pPr>
      <w:r>
        <w:rPr>
          <w:rStyle w:val="CommentReference"/>
        </w:rPr>
        <w:annotationRef/>
      </w:r>
      <w:r>
        <w:t>Ниже попытался расписать поподробнее</w:t>
      </w:r>
    </w:p>
  </w:comment>
  <w:comment w:id="166" w:author="Anton Prokhorov" w:date="2021-01-26T17:39:00Z" w:initials="AP">
    <w:p w14:paraId="3D8691E1" w14:textId="77777777" w:rsidR="0080299B" w:rsidRDefault="0080299B" w:rsidP="00750235">
      <w:pPr>
        <w:pStyle w:val="CommentText"/>
      </w:pPr>
      <w:r>
        <w:rPr>
          <w:rStyle w:val="CommentReference"/>
        </w:rPr>
        <w:annotationRef/>
      </w:r>
      <w:r>
        <w:rPr>
          <w:noProof/>
        </w:rPr>
        <w:t>Да ладно, про ЦСПА много чего написано и зарубежные есть статьи</w:t>
      </w:r>
    </w:p>
  </w:comment>
  <w:comment w:id="167" w:author="Пользователь Windows" w:date="2021-01-27T00:29:00Z" w:initials="ПW">
    <w:p w14:paraId="081A8969" w14:textId="104E114C" w:rsidR="0080299B" w:rsidRDefault="0080299B">
      <w:pPr>
        <w:pStyle w:val="CommentText"/>
      </w:pPr>
      <w:r>
        <w:rPr>
          <w:rStyle w:val="CommentReference"/>
        </w:rPr>
        <w:annotationRef/>
      </w:r>
      <w:r>
        <w:t>Я не нашел ничего подходящего</w:t>
      </w:r>
    </w:p>
  </w:comment>
  <w:comment w:id="169" w:author="Anton Prokhorov" w:date="2021-01-26T17:41:00Z" w:initials="AP">
    <w:p w14:paraId="7AC530A9" w14:textId="77777777" w:rsidR="0080299B" w:rsidRDefault="0080299B" w:rsidP="00750235">
      <w:pPr>
        <w:pStyle w:val="CommentText"/>
      </w:pPr>
      <w:r>
        <w:rPr>
          <w:rStyle w:val="CommentReference"/>
        </w:rPr>
        <w:annotationRef/>
      </w:r>
      <w:r>
        <w:rPr>
          <w:noProof/>
        </w:rPr>
        <w:t xml:space="preserve">Не вижу анализа и выводов по архитектуре. Вы должны идти от общей архитектуры к ее частным подсистемам, которые будете разрабатывать и исследовать. </w:t>
      </w:r>
    </w:p>
  </w:comment>
  <w:comment w:id="170" w:author="Пользователь Windows" w:date="2021-01-27T01:07:00Z" w:initials="ПW">
    <w:p w14:paraId="3F176C6E" w14:textId="34AB7606" w:rsidR="0080299B" w:rsidRDefault="0080299B">
      <w:pPr>
        <w:pStyle w:val="CommentText"/>
      </w:pPr>
      <w:r>
        <w:rPr>
          <w:rStyle w:val="CommentReference"/>
        </w:rPr>
        <w:annotationRef/>
      </w:r>
      <w:r>
        <w:t>Это по выводу или по разделу?</w:t>
      </w:r>
    </w:p>
  </w:comment>
  <w:comment w:id="177" w:author="Anton Prokhorov" w:date="2021-01-26T17:45:00Z" w:initials="AP">
    <w:p w14:paraId="57BD41A4" w14:textId="77777777" w:rsidR="0080299B" w:rsidRDefault="0080299B" w:rsidP="0048739D">
      <w:pPr>
        <w:pStyle w:val="CommentText"/>
      </w:pPr>
      <w:r>
        <w:rPr>
          <w:rStyle w:val="CommentReference"/>
        </w:rPr>
        <w:annotationRef/>
      </w:r>
      <w:r>
        <w:rPr>
          <w:noProof/>
        </w:rPr>
        <w:t>из схемые не понятно, что есть такой функционал</w:t>
      </w:r>
    </w:p>
  </w:comment>
  <w:comment w:id="178" w:author="Пользователь Windows" w:date="2021-01-27T00:56:00Z" w:initials="ПW">
    <w:p w14:paraId="7825A829" w14:textId="51EC4EBD" w:rsidR="0080299B" w:rsidRDefault="0080299B">
      <w:pPr>
        <w:pStyle w:val="CommentText"/>
      </w:pPr>
      <w:r>
        <w:rPr>
          <w:rStyle w:val="CommentReference"/>
        </w:rPr>
        <w:annotationRef/>
      </w:r>
      <w:r>
        <w:t>Исправил</w:t>
      </w:r>
    </w:p>
  </w:comment>
  <w:comment w:id="181" w:author="Anton Prokhorov" w:date="2021-01-26T17:45:00Z" w:initials="AP">
    <w:p w14:paraId="2007B69D" w14:textId="77777777" w:rsidR="0080299B" w:rsidRDefault="0080299B" w:rsidP="00E124B2">
      <w:pPr>
        <w:pStyle w:val="CommentText"/>
      </w:pPr>
      <w:r>
        <w:rPr>
          <w:rStyle w:val="CommentReference"/>
        </w:rPr>
        <w:annotationRef/>
      </w:r>
      <w:r>
        <w:rPr>
          <w:noProof/>
        </w:rPr>
        <w:t xml:space="preserve">как-то не удачно сформулировано. ЧТо имеете ввиду? Мб В предложенной структуре реализованы три принципа противоаварийного управления...нужно объяснить чем они отличаются. Это ИТ диплом! </w:t>
      </w:r>
    </w:p>
  </w:comment>
  <w:comment w:id="182" w:author="Пользователь Windows" w:date="2021-01-27T01:07:00Z" w:initials="ПW">
    <w:p w14:paraId="2AE05EA2" w14:textId="3AC60EF0" w:rsidR="0080299B" w:rsidRDefault="0080299B">
      <w:pPr>
        <w:pStyle w:val="CommentText"/>
      </w:pPr>
      <w:r>
        <w:rPr>
          <w:rStyle w:val="CommentReference"/>
        </w:rPr>
        <w:annotationRef/>
      </w:r>
      <w:r>
        <w:t>исправил</w:t>
      </w:r>
    </w:p>
  </w:comment>
  <w:comment w:id="183" w:author="Anton Prokhorov" w:date="2021-01-26T17:47:00Z" w:initials="AP">
    <w:p w14:paraId="62F579DA" w14:textId="77777777" w:rsidR="0080299B" w:rsidRDefault="0080299B" w:rsidP="00E124B2">
      <w:pPr>
        <w:pStyle w:val="CommentText"/>
      </w:pPr>
      <w:r>
        <w:rPr>
          <w:rStyle w:val="CommentReference"/>
        </w:rPr>
        <w:annotationRef/>
      </w:r>
      <w:r>
        <w:rPr>
          <w:noProof/>
        </w:rPr>
        <w:t>очень непонятное пояснение принципа работы.</w:t>
      </w:r>
    </w:p>
  </w:comment>
  <w:comment w:id="184" w:author="Пользователь Windows" w:date="2021-01-27T01:07:00Z" w:initials="ПW">
    <w:p w14:paraId="30B45DEC" w14:textId="143AD0D0" w:rsidR="0080299B" w:rsidRDefault="0080299B">
      <w:pPr>
        <w:pStyle w:val="CommentText"/>
      </w:pPr>
      <w:r>
        <w:rPr>
          <w:rStyle w:val="CommentReference"/>
        </w:rPr>
        <w:annotationRef/>
      </w:r>
      <w:r>
        <w:t>исправил</w:t>
      </w:r>
    </w:p>
  </w:comment>
  <w:comment w:id="267" w:author="AAK" w:date="2021-01-29T20:37:00Z" w:initials="A">
    <w:p w14:paraId="3FE16BAA" w14:textId="1E465073" w:rsidR="008163A2" w:rsidRPr="008163A2" w:rsidRDefault="008163A2">
      <w:pPr>
        <w:pStyle w:val="CommentText"/>
      </w:pPr>
      <w:r>
        <w:rPr>
          <w:rStyle w:val="CommentReference"/>
        </w:rPr>
        <w:annotationRef/>
      </w:r>
      <w:r>
        <w:rPr>
          <w:lang w:val="en-US"/>
        </w:rPr>
        <w:t>UML</w:t>
      </w:r>
      <w:r w:rsidRPr="008163A2">
        <w:t xml:space="preserve"> </w:t>
      </w:r>
      <w:r>
        <w:t>диаграмма классов системы концептуального уровня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FEB0DC" w15:done="0"/>
  <w15:commentEx w15:paraId="1D2F712C" w15:paraIdParent="67FEB0DC" w15:done="0"/>
  <w15:commentEx w15:paraId="6D1CFDD7" w15:done="0"/>
  <w15:commentEx w15:paraId="7CE7BB65" w15:paraIdParent="6D1CFDD7" w15:done="0"/>
  <w15:commentEx w15:paraId="46788D46" w15:done="0"/>
  <w15:commentEx w15:paraId="1D6978C0" w15:paraIdParent="46788D46" w15:done="0"/>
  <w15:commentEx w15:paraId="09890D88" w15:done="0"/>
  <w15:commentEx w15:paraId="28D88066" w15:paraIdParent="09890D88" w15:done="0"/>
  <w15:commentEx w15:paraId="14942ACD" w15:paraIdParent="09890D88" w15:done="0"/>
  <w15:commentEx w15:paraId="2C3CCFFA" w15:done="0"/>
  <w15:commentEx w15:paraId="63EB44DC" w15:paraIdParent="2C3CCFFA" w15:done="0"/>
  <w15:commentEx w15:paraId="40FF7994" w15:done="0"/>
  <w15:commentEx w15:paraId="740473F0" w15:paraIdParent="40FF7994" w15:done="0"/>
  <w15:commentEx w15:paraId="0F0EF930" w15:paraIdParent="40FF7994" w15:done="0"/>
  <w15:commentEx w15:paraId="032F5263" w15:done="0"/>
  <w15:commentEx w15:paraId="41A20A93" w15:paraIdParent="032F5263" w15:done="0"/>
  <w15:commentEx w15:paraId="1E88277B" w15:done="0"/>
  <w15:commentEx w15:paraId="12D0FCFE" w15:paraIdParent="1E88277B" w15:done="0"/>
  <w15:commentEx w15:paraId="3D8691E1" w15:done="0"/>
  <w15:commentEx w15:paraId="081A8969" w15:paraIdParent="3D8691E1" w15:done="0"/>
  <w15:commentEx w15:paraId="7AC530A9" w15:done="0"/>
  <w15:commentEx w15:paraId="3F176C6E" w15:paraIdParent="7AC530A9" w15:done="0"/>
  <w15:commentEx w15:paraId="57BD41A4" w15:done="0"/>
  <w15:commentEx w15:paraId="7825A829" w15:paraIdParent="57BD41A4" w15:done="0"/>
  <w15:commentEx w15:paraId="2007B69D" w15:done="0"/>
  <w15:commentEx w15:paraId="2AE05EA2" w15:paraIdParent="2007B69D" w15:done="0"/>
  <w15:commentEx w15:paraId="62F579DA" w15:done="0"/>
  <w15:commentEx w15:paraId="30B45DEC" w15:paraIdParent="62F579DA" w15:done="0"/>
  <w15:commentEx w15:paraId="3FE16B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EF0A4" w16cex:dateUtc="2021-01-29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FEB0DC" w16cid:durableId="23BEEFCF"/>
  <w16cid:commentId w16cid:paraId="1D2F712C" w16cid:durableId="23BEEFD0"/>
  <w16cid:commentId w16cid:paraId="6D1CFDD7" w16cid:durableId="23BEEFD1"/>
  <w16cid:commentId w16cid:paraId="7CE7BB65" w16cid:durableId="23BEEFD2"/>
  <w16cid:commentId w16cid:paraId="46788D46" w16cid:durableId="23BEEFD3"/>
  <w16cid:commentId w16cid:paraId="1D6978C0" w16cid:durableId="23BEEFD4"/>
  <w16cid:commentId w16cid:paraId="09890D88" w16cid:durableId="23BEEFD5"/>
  <w16cid:commentId w16cid:paraId="28D88066" w16cid:durableId="23BEEFD6"/>
  <w16cid:commentId w16cid:paraId="14942ACD" w16cid:durableId="23BEEFD7"/>
  <w16cid:commentId w16cid:paraId="2C3CCFFA" w16cid:durableId="23BEEFD8"/>
  <w16cid:commentId w16cid:paraId="63EB44DC" w16cid:durableId="23BEEFD9"/>
  <w16cid:commentId w16cid:paraId="40FF7994" w16cid:durableId="23BEEFDA"/>
  <w16cid:commentId w16cid:paraId="740473F0" w16cid:durableId="23BEEFDB"/>
  <w16cid:commentId w16cid:paraId="0F0EF930" w16cid:durableId="23BEEFDC"/>
  <w16cid:commentId w16cid:paraId="032F5263" w16cid:durableId="23BEEFDD"/>
  <w16cid:commentId w16cid:paraId="41A20A93" w16cid:durableId="23BEEFDE"/>
  <w16cid:commentId w16cid:paraId="1E88277B" w16cid:durableId="23BEEFDF"/>
  <w16cid:commentId w16cid:paraId="12D0FCFE" w16cid:durableId="23BEEFE0"/>
  <w16cid:commentId w16cid:paraId="3D8691E1" w16cid:durableId="23BEEFE1"/>
  <w16cid:commentId w16cid:paraId="081A8969" w16cid:durableId="23BEEFE2"/>
  <w16cid:commentId w16cid:paraId="7AC530A9" w16cid:durableId="23BEEFE3"/>
  <w16cid:commentId w16cid:paraId="3F176C6E" w16cid:durableId="23BEEFE4"/>
  <w16cid:commentId w16cid:paraId="57BD41A4" w16cid:durableId="23BEEFE5"/>
  <w16cid:commentId w16cid:paraId="7825A829" w16cid:durableId="23BEEFE6"/>
  <w16cid:commentId w16cid:paraId="2007B69D" w16cid:durableId="23BEEFE7"/>
  <w16cid:commentId w16cid:paraId="2AE05EA2" w16cid:durableId="23BEEFE8"/>
  <w16cid:commentId w16cid:paraId="62F579DA" w16cid:durableId="23BEEFE9"/>
  <w16cid:commentId w16cid:paraId="30B45DEC" w16cid:durableId="23BEEFEA"/>
  <w16cid:commentId w16cid:paraId="3FE16BAA" w16cid:durableId="23BEF0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A9EC6" w14:textId="77777777" w:rsidR="00363BAE" w:rsidRDefault="00363BAE" w:rsidP="004E02CB">
      <w:pPr>
        <w:spacing w:after="0" w:line="240" w:lineRule="auto"/>
      </w:pPr>
      <w:r>
        <w:separator/>
      </w:r>
    </w:p>
  </w:endnote>
  <w:endnote w:type="continuationSeparator" w:id="0">
    <w:p w14:paraId="6AD1E4DA" w14:textId="77777777" w:rsidR="00363BAE" w:rsidRDefault="00363BAE"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CC"/>
    <w:family w:val="auto"/>
    <w:notTrueType/>
    <w:pitch w:val="default"/>
    <w:sig w:usb0="00000201" w:usb1="00000000" w:usb2="00000000" w:usb3="00000000" w:csb0="00000004" w:csb1="00000000"/>
  </w:font>
  <w:font w:name="Franklin Gothic Medium Cond">
    <w:altName w:val="Impact"/>
    <w:panose1 w:val="020B06060304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5351228"/>
      <w:docPartObj>
        <w:docPartGallery w:val="Page Numbers (Bottom of Page)"/>
        <w:docPartUnique/>
      </w:docPartObj>
    </w:sdtPr>
    <w:sdtEndPr/>
    <w:sdtContent>
      <w:p w14:paraId="27B0625C" w14:textId="16F2CA57" w:rsidR="0080299B" w:rsidRDefault="0080299B">
        <w:pPr>
          <w:pStyle w:val="Footer"/>
          <w:jc w:val="center"/>
        </w:pPr>
        <w:r w:rsidRPr="00EB007C">
          <w:rPr>
            <w:rFonts w:ascii="Times New Roman" w:hAnsi="Times New Roman" w:cs="Times New Roman"/>
            <w:sz w:val="28"/>
          </w:rPr>
          <w:fldChar w:fldCharType="begin"/>
        </w:r>
        <w:r w:rsidRPr="00EB007C">
          <w:rPr>
            <w:rFonts w:ascii="Times New Roman" w:hAnsi="Times New Roman" w:cs="Times New Roman"/>
            <w:sz w:val="28"/>
          </w:rPr>
          <w:instrText xml:space="preserve"> PAGE   \* MERGEFORMAT </w:instrText>
        </w:r>
        <w:r w:rsidRPr="00EB007C">
          <w:rPr>
            <w:rFonts w:ascii="Times New Roman" w:hAnsi="Times New Roman" w:cs="Times New Roman"/>
            <w:sz w:val="28"/>
          </w:rPr>
          <w:fldChar w:fldCharType="separate"/>
        </w:r>
        <w:r w:rsidR="00A72F69">
          <w:rPr>
            <w:rFonts w:ascii="Times New Roman" w:hAnsi="Times New Roman" w:cs="Times New Roman"/>
            <w:noProof/>
            <w:sz w:val="28"/>
          </w:rPr>
          <w:t>22</w:t>
        </w:r>
        <w:r w:rsidRPr="00EB007C">
          <w:rPr>
            <w:rFonts w:ascii="Times New Roman" w:hAnsi="Times New Roman" w:cs="Times New Roman"/>
            <w:noProof/>
            <w:sz w:val="28"/>
          </w:rPr>
          <w:fldChar w:fldCharType="end"/>
        </w:r>
      </w:p>
    </w:sdtContent>
  </w:sdt>
  <w:p w14:paraId="34BA1D7E" w14:textId="77777777" w:rsidR="0080299B" w:rsidRDefault="008029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7902465"/>
      <w:docPartObj>
        <w:docPartGallery w:val="Page Numbers (Bottom of Page)"/>
        <w:docPartUnique/>
      </w:docPartObj>
    </w:sdtPr>
    <w:sdtEndPr/>
    <w:sdtContent>
      <w:p w14:paraId="0C8133CB" w14:textId="27919206" w:rsidR="0080299B" w:rsidRDefault="0080299B">
        <w:pPr>
          <w:pStyle w:val="Footer"/>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sidR="00490358">
          <w:rPr>
            <w:rFonts w:ascii="Times New Roman" w:hAnsi="Times New Roman" w:cs="Times New Roman"/>
            <w:noProof/>
            <w:sz w:val="28"/>
          </w:rPr>
          <w:t>91</w:t>
        </w:r>
        <w:r w:rsidRPr="008D280D">
          <w:rPr>
            <w:rFonts w:ascii="Times New Roman" w:hAnsi="Times New Roman" w:cs="Times New Roman"/>
            <w:sz w:val="28"/>
          </w:rPr>
          <w:fldChar w:fldCharType="end"/>
        </w:r>
      </w:p>
    </w:sdtContent>
  </w:sdt>
  <w:p w14:paraId="53ACB043" w14:textId="77777777" w:rsidR="0080299B" w:rsidRDefault="0080299B">
    <w:pPr>
      <w:pStyle w:val="Footer"/>
    </w:pPr>
  </w:p>
  <w:p w14:paraId="052DE81C" w14:textId="77777777" w:rsidR="0080299B" w:rsidRDefault="008029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58CE0E" w14:textId="77777777" w:rsidR="00363BAE" w:rsidRDefault="00363BAE" w:rsidP="004E02CB">
      <w:pPr>
        <w:spacing w:after="0" w:line="240" w:lineRule="auto"/>
      </w:pPr>
      <w:r>
        <w:separator/>
      </w:r>
    </w:p>
  </w:footnote>
  <w:footnote w:type="continuationSeparator" w:id="0">
    <w:p w14:paraId="5D7FB31B" w14:textId="77777777" w:rsidR="00363BAE" w:rsidRDefault="00363BAE"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50B16"/>
    <w:multiLevelType w:val="hybridMultilevel"/>
    <w:tmpl w:val="EAF2E0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C762C1C"/>
    <w:multiLevelType w:val="hybridMultilevel"/>
    <w:tmpl w:val="4AE807D8"/>
    <w:lvl w:ilvl="0" w:tplc="5D58564A">
      <w:start w:val="1"/>
      <w:numFmt w:val="decimal"/>
      <w:lvlText w:val="%1."/>
      <w:lvlJc w:val="left"/>
      <w:pPr>
        <w:ind w:left="360" w:hanging="360"/>
      </w:pPr>
      <w:rPr>
        <w:i/>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D3E0682"/>
    <w:multiLevelType w:val="multilevel"/>
    <w:tmpl w:val="95D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0046084"/>
    <w:multiLevelType w:val="hybridMultilevel"/>
    <w:tmpl w:val="AA1C962E"/>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9" w15:restartNumberingAfterBreak="0">
    <w:nsid w:val="25CE7FC7"/>
    <w:multiLevelType w:val="multilevel"/>
    <w:tmpl w:val="7D7429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C6E78F3"/>
    <w:multiLevelType w:val="multilevel"/>
    <w:tmpl w:val="5AACCB96"/>
    <w:lvl w:ilvl="0">
      <w:start w:val="1"/>
      <w:numFmt w:val="decimal"/>
      <w:lvlText w:val="%1."/>
      <w:lvlJc w:val="left"/>
      <w:pPr>
        <w:ind w:left="720" w:hanging="360"/>
      </w:pPr>
      <w:rPr>
        <w:i/>
        <w:sz w:val="20"/>
      </w:rPr>
    </w:lvl>
    <w:lvl w:ilvl="1">
      <w:start w:val="1"/>
      <w:numFmt w:val="decimal"/>
      <w:isLgl/>
      <w:lvlText w:val="%1.%2"/>
      <w:lvlJc w:val="left"/>
      <w:pPr>
        <w:ind w:left="1271" w:hanging="420"/>
      </w:pPr>
    </w:lvl>
    <w:lvl w:ilvl="2">
      <w:start w:val="1"/>
      <w:numFmt w:val="decimal"/>
      <w:isLgl/>
      <w:lvlText w:val="%1.%2.%3"/>
      <w:lvlJc w:val="left"/>
      <w:pPr>
        <w:ind w:left="2062" w:hanging="720"/>
      </w:pPr>
    </w:lvl>
    <w:lvl w:ilvl="3">
      <w:start w:val="1"/>
      <w:numFmt w:val="decimal"/>
      <w:isLgl/>
      <w:lvlText w:val="%1.%2.%3.%4"/>
      <w:lvlJc w:val="left"/>
      <w:pPr>
        <w:ind w:left="2913" w:hanging="1080"/>
      </w:pPr>
    </w:lvl>
    <w:lvl w:ilvl="4">
      <w:start w:val="1"/>
      <w:numFmt w:val="decimal"/>
      <w:isLgl/>
      <w:lvlText w:val="%1.%2.%3.%4.%5"/>
      <w:lvlJc w:val="left"/>
      <w:pPr>
        <w:ind w:left="3404" w:hanging="1080"/>
      </w:pPr>
    </w:lvl>
    <w:lvl w:ilvl="5">
      <w:start w:val="1"/>
      <w:numFmt w:val="decimal"/>
      <w:isLgl/>
      <w:lvlText w:val="%1.%2.%3.%4.%5.%6"/>
      <w:lvlJc w:val="left"/>
      <w:pPr>
        <w:ind w:left="4255" w:hanging="1440"/>
      </w:pPr>
    </w:lvl>
    <w:lvl w:ilvl="6">
      <w:start w:val="1"/>
      <w:numFmt w:val="decimal"/>
      <w:isLgl/>
      <w:lvlText w:val="%1.%2.%3.%4.%5.%6.%7"/>
      <w:lvlJc w:val="left"/>
      <w:pPr>
        <w:ind w:left="4746" w:hanging="1440"/>
      </w:pPr>
    </w:lvl>
    <w:lvl w:ilvl="7">
      <w:start w:val="1"/>
      <w:numFmt w:val="decimal"/>
      <w:isLgl/>
      <w:lvlText w:val="%1.%2.%3.%4.%5.%6.%7.%8"/>
      <w:lvlJc w:val="left"/>
      <w:pPr>
        <w:ind w:left="5597" w:hanging="1800"/>
      </w:pPr>
    </w:lvl>
    <w:lvl w:ilvl="8">
      <w:start w:val="1"/>
      <w:numFmt w:val="decimal"/>
      <w:isLgl/>
      <w:lvlText w:val="%1.%2.%3.%4.%5.%6.%7.%8.%9"/>
      <w:lvlJc w:val="left"/>
      <w:pPr>
        <w:ind w:left="6448" w:hanging="2160"/>
      </w:pPr>
    </w:lvl>
  </w:abstractNum>
  <w:abstractNum w:abstractNumId="17"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16A1A60"/>
    <w:multiLevelType w:val="multilevel"/>
    <w:tmpl w:val="F57C3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23166F2"/>
    <w:multiLevelType w:val="hybridMultilevel"/>
    <w:tmpl w:val="312E00B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7220F8"/>
    <w:multiLevelType w:val="hybridMultilevel"/>
    <w:tmpl w:val="1562A65C"/>
    <w:lvl w:ilvl="0" w:tplc="B95A2C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AA0661"/>
    <w:multiLevelType w:val="hybridMultilevel"/>
    <w:tmpl w:val="EFE22FC6"/>
    <w:lvl w:ilvl="0" w:tplc="8ADEE6A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1722625"/>
    <w:multiLevelType w:val="multilevel"/>
    <w:tmpl w:val="2D66FF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811312C"/>
    <w:multiLevelType w:val="hybridMultilevel"/>
    <w:tmpl w:val="6FB2889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2364A83"/>
    <w:multiLevelType w:val="hybridMultilevel"/>
    <w:tmpl w:val="B57CE2A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9EE01C6"/>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7AB120EB"/>
    <w:multiLevelType w:val="hybridMultilevel"/>
    <w:tmpl w:val="35A6B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6"/>
  </w:num>
  <w:num w:numId="2">
    <w:abstractNumId w:val="38"/>
  </w:num>
  <w:num w:numId="3">
    <w:abstractNumId w:val="12"/>
  </w:num>
  <w:num w:numId="4">
    <w:abstractNumId w:val="15"/>
  </w:num>
  <w:num w:numId="5">
    <w:abstractNumId w:val="13"/>
  </w:num>
  <w:num w:numId="6">
    <w:abstractNumId w:val="28"/>
  </w:num>
  <w:num w:numId="7">
    <w:abstractNumId w:val="8"/>
  </w:num>
  <w:num w:numId="8">
    <w:abstractNumId w:val="10"/>
  </w:num>
  <w:num w:numId="9">
    <w:abstractNumId w:val="2"/>
  </w:num>
  <w:num w:numId="10">
    <w:abstractNumId w:val="30"/>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29"/>
  </w:num>
  <w:num w:numId="20">
    <w:abstractNumId w:val="18"/>
  </w:num>
  <w:num w:numId="21">
    <w:abstractNumId w:val="3"/>
  </w:num>
  <w:num w:numId="22">
    <w:abstractNumId w:val="23"/>
  </w:num>
  <w:num w:numId="23">
    <w:abstractNumId w:val="24"/>
  </w:num>
  <w:num w:numId="24">
    <w:abstractNumId w:val="17"/>
  </w:num>
  <w:num w:numId="25">
    <w:abstractNumId w:val="33"/>
  </w:num>
  <w:num w:numId="26">
    <w:abstractNumId w:val="19"/>
  </w:num>
  <w:num w:numId="27">
    <w:abstractNumId w:val="1"/>
  </w:num>
  <w:num w:numId="28">
    <w:abstractNumId w:val="11"/>
  </w:num>
  <w:num w:numId="29">
    <w:abstractNumId w:val="32"/>
  </w:num>
  <w:num w:numId="30">
    <w:abstractNumId w:val="34"/>
  </w:num>
  <w:num w:numId="31">
    <w:abstractNumId w:val="0"/>
  </w:num>
  <w:num w:numId="32">
    <w:abstractNumId w:val="22"/>
  </w:num>
  <w:num w:numId="33">
    <w:abstractNumId w:val="6"/>
  </w:num>
  <w:num w:numId="34">
    <w:abstractNumId w:val="14"/>
  </w:num>
  <w:num w:numId="35">
    <w:abstractNumId w:val="9"/>
  </w:num>
  <w:num w:numId="36">
    <w:abstractNumId w:val="20"/>
  </w:num>
  <w:num w:numId="37">
    <w:abstractNumId w:val="27"/>
  </w:num>
  <w:num w:numId="38">
    <w:abstractNumId w:val="37"/>
  </w:num>
  <w:num w:numId="39">
    <w:abstractNumId w:val="21"/>
  </w:num>
  <w:num w:numId="40">
    <w:abstractNumId w:val="5"/>
  </w:num>
  <w:num w:numId="41">
    <w:abstractNumId w:val="35"/>
  </w:num>
  <w:num w:numId="42">
    <w:abstractNumId w:val="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ton Prokhorov">
    <w15:presenceInfo w15:providerId="Windows Live" w15:userId="c82e0728a1310ec9"/>
  </w15:person>
  <w15:person w15:author="Пользователь Windows">
    <w15:presenceInfo w15:providerId="Windows Live" w15:userId="ca21bb2aa54c2dfe"/>
  </w15:person>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68F"/>
    <w:rsid w:val="00001FD3"/>
    <w:rsid w:val="0000341F"/>
    <w:rsid w:val="00034F07"/>
    <w:rsid w:val="00034FDB"/>
    <w:rsid w:val="00047952"/>
    <w:rsid w:val="00094E09"/>
    <w:rsid w:val="00096377"/>
    <w:rsid w:val="000B5617"/>
    <w:rsid w:val="000B5799"/>
    <w:rsid w:val="000B75AB"/>
    <w:rsid w:val="000C5376"/>
    <w:rsid w:val="000C68C0"/>
    <w:rsid w:val="000C7911"/>
    <w:rsid w:val="000D1C39"/>
    <w:rsid w:val="000D7D38"/>
    <w:rsid w:val="00115DC3"/>
    <w:rsid w:val="00115F68"/>
    <w:rsid w:val="00122C92"/>
    <w:rsid w:val="00146B3B"/>
    <w:rsid w:val="00147562"/>
    <w:rsid w:val="00166CBB"/>
    <w:rsid w:val="0018490C"/>
    <w:rsid w:val="001C0B82"/>
    <w:rsid w:val="001D15F1"/>
    <w:rsid w:val="001D3544"/>
    <w:rsid w:val="001D4205"/>
    <w:rsid w:val="001E55F2"/>
    <w:rsid w:val="001E7D01"/>
    <w:rsid w:val="001F0697"/>
    <w:rsid w:val="001F1226"/>
    <w:rsid w:val="001F6D71"/>
    <w:rsid w:val="00200E5F"/>
    <w:rsid w:val="00226E92"/>
    <w:rsid w:val="00243D5D"/>
    <w:rsid w:val="0026768F"/>
    <w:rsid w:val="0027524D"/>
    <w:rsid w:val="00275C6B"/>
    <w:rsid w:val="002805A4"/>
    <w:rsid w:val="002817B5"/>
    <w:rsid w:val="002820C2"/>
    <w:rsid w:val="002917C6"/>
    <w:rsid w:val="0029695E"/>
    <w:rsid w:val="002A0B68"/>
    <w:rsid w:val="002B5FFB"/>
    <w:rsid w:val="002C3E07"/>
    <w:rsid w:val="002E4E13"/>
    <w:rsid w:val="002F0BAC"/>
    <w:rsid w:val="002F59C0"/>
    <w:rsid w:val="003131BF"/>
    <w:rsid w:val="00317EF1"/>
    <w:rsid w:val="00320427"/>
    <w:rsid w:val="003208AC"/>
    <w:rsid w:val="00322377"/>
    <w:rsid w:val="003261C3"/>
    <w:rsid w:val="00331EDD"/>
    <w:rsid w:val="00350B99"/>
    <w:rsid w:val="00352500"/>
    <w:rsid w:val="0036244E"/>
    <w:rsid w:val="00363BAE"/>
    <w:rsid w:val="0037656D"/>
    <w:rsid w:val="00387B53"/>
    <w:rsid w:val="00395118"/>
    <w:rsid w:val="003A007C"/>
    <w:rsid w:val="003B12ED"/>
    <w:rsid w:val="003B65A0"/>
    <w:rsid w:val="003C5E2F"/>
    <w:rsid w:val="003D3B00"/>
    <w:rsid w:val="003E7AA1"/>
    <w:rsid w:val="00401DFB"/>
    <w:rsid w:val="00402C70"/>
    <w:rsid w:val="004033D6"/>
    <w:rsid w:val="00406004"/>
    <w:rsid w:val="00414715"/>
    <w:rsid w:val="004215EB"/>
    <w:rsid w:val="00424742"/>
    <w:rsid w:val="00431417"/>
    <w:rsid w:val="0043728C"/>
    <w:rsid w:val="00453D10"/>
    <w:rsid w:val="00454914"/>
    <w:rsid w:val="00460A60"/>
    <w:rsid w:val="00460FC9"/>
    <w:rsid w:val="0048739D"/>
    <w:rsid w:val="00490358"/>
    <w:rsid w:val="004A4750"/>
    <w:rsid w:val="004D6BEC"/>
    <w:rsid w:val="004E02CB"/>
    <w:rsid w:val="004F397F"/>
    <w:rsid w:val="004F6B3F"/>
    <w:rsid w:val="005145C9"/>
    <w:rsid w:val="005150D8"/>
    <w:rsid w:val="00515415"/>
    <w:rsid w:val="0052091B"/>
    <w:rsid w:val="00536818"/>
    <w:rsid w:val="005542F9"/>
    <w:rsid w:val="00554F91"/>
    <w:rsid w:val="00572533"/>
    <w:rsid w:val="00585030"/>
    <w:rsid w:val="0058694C"/>
    <w:rsid w:val="005A0545"/>
    <w:rsid w:val="005A5F6B"/>
    <w:rsid w:val="005B01D4"/>
    <w:rsid w:val="005B3252"/>
    <w:rsid w:val="005B517A"/>
    <w:rsid w:val="005C1A27"/>
    <w:rsid w:val="005D6C6A"/>
    <w:rsid w:val="005F116B"/>
    <w:rsid w:val="005F291F"/>
    <w:rsid w:val="005F3AD1"/>
    <w:rsid w:val="005F4C72"/>
    <w:rsid w:val="005F7973"/>
    <w:rsid w:val="00613D80"/>
    <w:rsid w:val="0061427D"/>
    <w:rsid w:val="006222FB"/>
    <w:rsid w:val="006223BF"/>
    <w:rsid w:val="00630E79"/>
    <w:rsid w:val="006364FB"/>
    <w:rsid w:val="0064108F"/>
    <w:rsid w:val="00652966"/>
    <w:rsid w:val="00656E91"/>
    <w:rsid w:val="006614C9"/>
    <w:rsid w:val="00674695"/>
    <w:rsid w:val="0067517E"/>
    <w:rsid w:val="0068190D"/>
    <w:rsid w:val="006878A7"/>
    <w:rsid w:val="00694AD8"/>
    <w:rsid w:val="006A68CB"/>
    <w:rsid w:val="006E1FAE"/>
    <w:rsid w:val="00704578"/>
    <w:rsid w:val="00725682"/>
    <w:rsid w:val="00742D73"/>
    <w:rsid w:val="00750235"/>
    <w:rsid w:val="007552B4"/>
    <w:rsid w:val="00775658"/>
    <w:rsid w:val="00775898"/>
    <w:rsid w:val="00781D8A"/>
    <w:rsid w:val="007877D6"/>
    <w:rsid w:val="00792F11"/>
    <w:rsid w:val="0079741F"/>
    <w:rsid w:val="007C1419"/>
    <w:rsid w:val="007E0A18"/>
    <w:rsid w:val="007E4141"/>
    <w:rsid w:val="007F29EF"/>
    <w:rsid w:val="0080299B"/>
    <w:rsid w:val="0081539C"/>
    <w:rsid w:val="008163A2"/>
    <w:rsid w:val="00817BAF"/>
    <w:rsid w:val="00827689"/>
    <w:rsid w:val="00827945"/>
    <w:rsid w:val="00846555"/>
    <w:rsid w:val="00847D25"/>
    <w:rsid w:val="0086076A"/>
    <w:rsid w:val="008666DD"/>
    <w:rsid w:val="00870850"/>
    <w:rsid w:val="00872F1F"/>
    <w:rsid w:val="00877B1B"/>
    <w:rsid w:val="0088339D"/>
    <w:rsid w:val="008911B9"/>
    <w:rsid w:val="008947BB"/>
    <w:rsid w:val="00897D9A"/>
    <w:rsid w:val="008B644F"/>
    <w:rsid w:val="008D022B"/>
    <w:rsid w:val="008D280D"/>
    <w:rsid w:val="008F4C3A"/>
    <w:rsid w:val="00900EB2"/>
    <w:rsid w:val="00907192"/>
    <w:rsid w:val="009221F8"/>
    <w:rsid w:val="00931545"/>
    <w:rsid w:val="00932DF3"/>
    <w:rsid w:val="00934A07"/>
    <w:rsid w:val="00937FBA"/>
    <w:rsid w:val="009408D3"/>
    <w:rsid w:val="00952BAB"/>
    <w:rsid w:val="00963A24"/>
    <w:rsid w:val="00981E0D"/>
    <w:rsid w:val="00991C64"/>
    <w:rsid w:val="009A14C8"/>
    <w:rsid w:val="009C4175"/>
    <w:rsid w:val="009C67B8"/>
    <w:rsid w:val="009C7DD0"/>
    <w:rsid w:val="009D0F98"/>
    <w:rsid w:val="009D4381"/>
    <w:rsid w:val="009F0979"/>
    <w:rsid w:val="00A36F57"/>
    <w:rsid w:val="00A417E1"/>
    <w:rsid w:val="00A41B2A"/>
    <w:rsid w:val="00A6318C"/>
    <w:rsid w:val="00A67742"/>
    <w:rsid w:val="00A72F69"/>
    <w:rsid w:val="00A7393C"/>
    <w:rsid w:val="00A928B4"/>
    <w:rsid w:val="00AA0BDE"/>
    <w:rsid w:val="00AA0E7A"/>
    <w:rsid w:val="00AA4315"/>
    <w:rsid w:val="00AB2E3C"/>
    <w:rsid w:val="00AC4E0E"/>
    <w:rsid w:val="00AD0B46"/>
    <w:rsid w:val="00AD3979"/>
    <w:rsid w:val="00AD66AB"/>
    <w:rsid w:val="00AE205C"/>
    <w:rsid w:val="00AF035E"/>
    <w:rsid w:val="00AF275D"/>
    <w:rsid w:val="00AF2964"/>
    <w:rsid w:val="00AF71BE"/>
    <w:rsid w:val="00B030F8"/>
    <w:rsid w:val="00B110BC"/>
    <w:rsid w:val="00B12904"/>
    <w:rsid w:val="00B13025"/>
    <w:rsid w:val="00B27342"/>
    <w:rsid w:val="00B32FDE"/>
    <w:rsid w:val="00B44D28"/>
    <w:rsid w:val="00B616A0"/>
    <w:rsid w:val="00B66A4C"/>
    <w:rsid w:val="00B816B7"/>
    <w:rsid w:val="00B817E5"/>
    <w:rsid w:val="00B83429"/>
    <w:rsid w:val="00B93569"/>
    <w:rsid w:val="00BB4347"/>
    <w:rsid w:val="00BB6F95"/>
    <w:rsid w:val="00BB735F"/>
    <w:rsid w:val="00C00A0C"/>
    <w:rsid w:val="00C172FF"/>
    <w:rsid w:val="00C17F18"/>
    <w:rsid w:val="00C23DB1"/>
    <w:rsid w:val="00C34E4B"/>
    <w:rsid w:val="00C36DB7"/>
    <w:rsid w:val="00C501D6"/>
    <w:rsid w:val="00C54CE9"/>
    <w:rsid w:val="00C67B5F"/>
    <w:rsid w:val="00C8071F"/>
    <w:rsid w:val="00C81D6B"/>
    <w:rsid w:val="00C935FF"/>
    <w:rsid w:val="00CA056E"/>
    <w:rsid w:val="00CA6200"/>
    <w:rsid w:val="00CC0FB9"/>
    <w:rsid w:val="00CC3330"/>
    <w:rsid w:val="00CC5A17"/>
    <w:rsid w:val="00CD3A99"/>
    <w:rsid w:val="00CD489A"/>
    <w:rsid w:val="00CE1D45"/>
    <w:rsid w:val="00CE256D"/>
    <w:rsid w:val="00CE71F5"/>
    <w:rsid w:val="00CF4958"/>
    <w:rsid w:val="00CF7458"/>
    <w:rsid w:val="00D2171D"/>
    <w:rsid w:val="00D31E7F"/>
    <w:rsid w:val="00D34093"/>
    <w:rsid w:val="00D47834"/>
    <w:rsid w:val="00D73AF1"/>
    <w:rsid w:val="00D91A16"/>
    <w:rsid w:val="00D94BC9"/>
    <w:rsid w:val="00DB3EE1"/>
    <w:rsid w:val="00DD0695"/>
    <w:rsid w:val="00DD10B7"/>
    <w:rsid w:val="00DD6B66"/>
    <w:rsid w:val="00DE0755"/>
    <w:rsid w:val="00DE2637"/>
    <w:rsid w:val="00DE6B9F"/>
    <w:rsid w:val="00E0154D"/>
    <w:rsid w:val="00E02B21"/>
    <w:rsid w:val="00E05C8A"/>
    <w:rsid w:val="00E10FB6"/>
    <w:rsid w:val="00E124B2"/>
    <w:rsid w:val="00E16A9D"/>
    <w:rsid w:val="00E21B5E"/>
    <w:rsid w:val="00E44EC3"/>
    <w:rsid w:val="00E5286F"/>
    <w:rsid w:val="00E57A12"/>
    <w:rsid w:val="00E60063"/>
    <w:rsid w:val="00E6126A"/>
    <w:rsid w:val="00E707A9"/>
    <w:rsid w:val="00E75A4A"/>
    <w:rsid w:val="00E820A2"/>
    <w:rsid w:val="00E850E8"/>
    <w:rsid w:val="00E8790D"/>
    <w:rsid w:val="00E95C41"/>
    <w:rsid w:val="00E97B30"/>
    <w:rsid w:val="00EB007C"/>
    <w:rsid w:val="00EB22B7"/>
    <w:rsid w:val="00EB5D74"/>
    <w:rsid w:val="00EC48FD"/>
    <w:rsid w:val="00F00214"/>
    <w:rsid w:val="00F00609"/>
    <w:rsid w:val="00F15BAC"/>
    <w:rsid w:val="00F30A43"/>
    <w:rsid w:val="00F31A5D"/>
    <w:rsid w:val="00F4113C"/>
    <w:rsid w:val="00F6239C"/>
    <w:rsid w:val="00F641AD"/>
    <w:rsid w:val="00F73C2C"/>
    <w:rsid w:val="00F82DD1"/>
    <w:rsid w:val="00FA31F9"/>
    <w:rsid w:val="00FC2E19"/>
    <w:rsid w:val="00FC4C9F"/>
    <w:rsid w:val="00FD4150"/>
    <w:rsid w:val="00FD5458"/>
    <w:rsid w:val="00FD650C"/>
    <w:rsid w:val="00FF4C4F"/>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Heading2">
    <w:name w:val="heading 2"/>
    <w:basedOn w:val="Normal"/>
    <w:next w:val="Normal"/>
    <w:link w:val="Heading2Char"/>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41">
    <w:name w:val="Сетка таблицы41"/>
    <w:basedOn w:val="TableNormal"/>
    <w:next w:val="TableGrid"/>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1F9"/>
    <w:pPr>
      <w:ind w:left="720"/>
      <w:contextualSpacing/>
    </w:pPr>
  </w:style>
  <w:style w:type="paragraph" w:styleId="Bibliography">
    <w:name w:val="Bibliography"/>
    <w:basedOn w:val="Normal"/>
    <w:next w:val="Normal"/>
    <w:uiPriority w:val="37"/>
    <w:unhideWhenUsed/>
    <w:rsid w:val="005B3252"/>
  </w:style>
  <w:style w:type="character" w:customStyle="1" w:styleId="Heading1Char">
    <w:name w:val="Heading 1 Char"/>
    <w:basedOn w:val="DefaultParagraphFont"/>
    <w:link w:val="Heading1"/>
    <w:uiPriority w:val="9"/>
    <w:rsid w:val="005C1A27"/>
    <w:rPr>
      <w:rFonts w:ascii="Times New Roman" w:eastAsiaTheme="majorEastAsia" w:hAnsi="Times New Roman" w:cstheme="majorBidi"/>
      <w:b/>
      <w:color w:val="000000" w:themeColor="text1"/>
      <w:sz w:val="28"/>
      <w:szCs w:val="32"/>
      <w:lang w:eastAsia="ru-RU"/>
    </w:rPr>
  </w:style>
  <w:style w:type="paragraph" w:styleId="Header">
    <w:name w:val="header"/>
    <w:basedOn w:val="Normal"/>
    <w:link w:val="HeaderChar"/>
    <w:uiPriority w:val="99"/>
    <w:unhideWhenUsed/>
    <w:rsid w:val="004E02CB"/>
    <w:pPr>
      <w:tabs>
        <w:tab w:val="center" w:pos="4677"/>
        <w:tab w:val="right" w:pos="9355"/>
      </w:tabs>
      <w:spacing w:after="0" w:line="240" w:lineRule="auto"/>
    </w:pPr>
  </w:style>
  <w:style w:type="character" w:customStyle="1" w:styleId="HeaderChar">
    <w:name w:val="Header Char"/>
    <w:basedOn w:val="DefaultParagraphFont"/>
    <w:link w:val="Header"/>
    <w:uiPriority w:val="99"/>
    <w:rsid w:val="004E02CB"/>
  </w:style>
  <w:style w:type="paragraph" w:styleId="Footer">
    <w:name w:val="footer"/>
    <w:basedOn w:val="Normal"/>
    <w:link w:val="FooterChar"/>
    <w:uiPriority w:val="99"/>
    <w:unhideWhenUsed/>
    <w:rsid w:val="004E02CB"/>
    <w:pPr>
      <w:tabs>
        <w:tab w:val="center" w:pos="4677"/>
        <w:tab w:val="right" w:pos="9355"/>
      </w:tabs>
      <w:spacing w:after="0" w:line="240" w:lineRule="auto"/>
    </w:pPr>
  </w:style>
  <w:style w:type="character" w:customStyle="1" w:styleId="FooterChar">
    <w:name w:val="Footer Char"/>
    <w:basedOn w:val="DefaultParagraphFont"/>
    <w:link w:val="Footer"/>
    <w:uiPriority w:val="99"/>
    <w:rsid w:val="004E02CB"/>
  </w:style>
  <w:style w:type="character" w:customStyle="1" w:styleId="Heading2Char">
    <w:name w:val="Heading 2 Char"/>
    <w:basedOn w:val="DefaultParagraphFont"/>
    <w:link w:val="Heading2"/>
    <w:uiPriority w:val="9"/>
    <w:rsid w:val="005C1A2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C1A27"/>
    <w:rPr>
      <w:rFonts w:ascii="Times New Roman" w:eastAsiaTheme="majorEastAsia" w:hAnsi="Times New Roman" w:cstheme="majorBidi"/>
      <w:b/>
      <w:color w:val="000000" w:themeColor="text1"/>
      <w:sz w:val="28"/>
      <w:szCs w:val="24"/>
    </w:rPr>
  </w:style>
  <w:style w:type="table" w:customStyle="1" w:styleId="1">
    <w:name w:val="Сетка таблицы1"/>
    <w:basedOn w:val="TableNormal"/>
    <w:next w:val="TableGrid"/>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1419"/>
    <w:rPr>
      <w:color w:val="0000FF"/>
      <w:u w:val="single"/>
    </w:rPr>
  </w:style>
  <w:style w:type="character" w:customStyle="1" w:styleId="pathseparator">
    <w:name w:val="path__separator"/>
    <w:basedOn w:val="DefaultParagraphFont"/>
    <w:rsid w:val="007C1419"/>
  </w:style>
  <w:style w:type="character" w:customStyle="1" w:styleId="extended-textshort">
    <w:name w:val="extended-text__short"/>
    <w:basedOn w:val="DefaultParagraphFont"/>
    <w:rsid w:val="007C1419"/>
  </w:style>
  <w:style w:type="character" w:customStyle="1" w:styleId="link">
    <w:name w:val="link"/>
    <w:basedOn w:val="DefaultParagraphFont"/>
    <w:rsid w:val="007C1419"/>
  </w:style>
  <w:style w:type="character" w:styleId="CommentReference">
    <w:name w:val="annotation reference"/>
    <w:basedOn w:val="DefaultParagraphFont"/>
    <w:uiPriority w:val="99"/>
    <w:semiHidden/>
    <w:unhideWhenUsed/>
    <w:rsid w:val="00FD5458"/>
    <w:rPr>
      <w:sz w:val="16"/>
      <w:szCs w:val="16"/>
    </w:rPr>
  </w:style>
  <w:style w:type="paragraph" w:styleId="CommentText">
    <w:name w:val="annotation text"/>
    <w:basedOn w:val="Normal"/>
    <w:link w:val="CommentTextChar"/>
    <w:uiPriority w:val="99"/>
    <w:semiHidden/>
    <w:unhideWhenUsed/>
    <w:rsid w:val="00FD5458"/>
    <w:pPr>
      <w:spacing w:line="240" w:lineRule="auto"/>
    </w:pPr>
    <w:rPr>
      <w:sz w:val="20"/>
      <w:szCs w:val="20"/>
    </w:rPr>
  </w:style>
  <w:style w:type="character" w:customStyle="1" w:styleId="CommentTextChar">
    <w:name w:val="Comment Text Char"/>
    <w:basedOn w:val="DefaultParagraphFont"/>
    <w:link w:val="CommentText"/>
    <w:uiPriority w:val="99"/>
    <w:semiHidden/>
    <w:rsid w:val="00FD5458"/>
    <w:rPr>
      <w:sz w:val="20"/>
      <w:szCs w:val="20"/>
    </w:rPr>
  </w:style>
  <w:style w:type="paragraph" w:styleId="CommentSubject">
    <w:name w:val="annotation subject"/>
    <w:basedOn w:val="CommentText"/>
    <w:next w:val="CommentText"/>
    <w:link w:val="CommentSubjectChar"/>
    <w:uiPriority w:val="99"/>
    <w:semiHidden/>
    <w:unhideWhenUsed/>
    <w:rsid w:val="00FD5458"/>
    <w:rPr>
      <w:b/>
      <w:bCs/>
    </w:rPr>
  </w:style>
  <w:style w:type="character" w:customStyle="1" w:styleId="CommentSubjectChar">
    <w:name w:val="Comment Subject Char"/>
    <w:basedOn w:val="CommentTextChar"/>
    <w:link w:val="CommentSubject"/>
    <w:uiPriority w:val="99"/>
    <w:semiHidden/>
    <w:rsid w:val="00FD5458"/>
    <w:rPr>
      <w:b/>
      <w:bCs/>
      <w:sz w:val="20"/>
      <w:szCs w:val="20"/>
    </w:rPr>
  </w:style>
  <w:style w:type="paragraph" w:styleId="BalloonText">
    <w:name w:val="Balloon Text"/>
    <w:basedOn w:val="Normal"/>
    <w:link w:val="BalloonTextChar"/>
    <w:uiPriority w:val="99"/>
    <w:semiHidden/>
    <w:unhideWhenUsed/>
    <w:rsid w:val="00AC4E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E0E"/>
    <w:rPr>
      <w:rFonts w:ascii="Segoe UI" w:hAnsi="Segoe UI" w:cs="Segoe UI"/>
      <w:sz w:val="18"/>
      <w:szCs w:val="18"/>
    </w:rPr>
  </w:style>
  <w:style w:type="table" w:customStyle="1" w:styleId="411">
    <w:name w:val="Сетка таблицы411"/>
    <w:basedOn w:val="TableNormal"/>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TableNormal"/>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TableNormal"/>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
    <w:name w:val="Сетка таблицы2"/>
    <w:basedOn w:val="TableNormal"/>
    <w:next w:val="TableGrid"/>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Normal"/>
    <w:next w:val="Normal"/>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Normal"/>
    <w:next w:val="Normal"/>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0">
    <w:name w:val="Нет списка1"/>
    <w:next w:val="NoList"/>
    <w:uiPriority w:val="99"/>
    <w:semiHidden/>
    <w:unhideWhenUsed/>
    <w:rsid w:val="001F0697"/>
  </w:style>
  <w:style w:type="paragraph" w:customStyle="1" w:styleId="11">
    <w:name w:val="Заголовок1"/>
    <w:basedOn w:val="Normal"/>
    <w:next w:val="Normal"/>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TitleChar">
    <w:name w:val="Title Char"/>
    <w:basedOn w:val="DefaultParagraphFont"/>
    <w:link w:val="Title"/>
    <w:uiPriority w:val="10"/>
    <w:rsid w:val="001F0697"/>
    <w:rPr>
      <w:rFonts w:ascii="Cambria" w:eastAsia="Times New Roman" w:hAnsi="Cambria" w:cs="Times New Roman"/>
      <w:color w:val="17365D"/>
      <w:spacing w:val="5"/>
      <w:kern w:val="28"/>
      <w:sz w:val="52"/>
      <w:szCs w:val="52"/>
    </w:rPr>
  </w:style>
  <w:style w:type="character" w:styleId="PlaceholderText">
    <w:name w:val="Placeholder Text"/>
    <w:basedOn w:val="DefaultParagraphFont"/>
    <w:uiPriority w:val="99"/>
    <w:semiHidden/>
    <w:rsid w:val="001F0697"/>
    <w:rPr>
      <w:color w:val="808080"/>
    </w:rPr>
  </w:style>
  <w:style w:type="table" w:customStyle="1" w:styleId="3">
    <w:name w:val="Сетка таблицы3"/>
    <w:basedOn w:val="TableNormal"/>
    <w:next w:val="TableGrid"/>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1F0697"/>
    <w:pPr>
      <w:spacing w:after="0" w:line="240" w:lineRule="auto"/>
    </w:pPr>
    <w:rPr>
      <w:rFonts w:eastAsia="Times New Roman"/>
      <w:sz w:val="20"/>
      <w:szCs w:val="20"/>
      <w:lang w:eastAsia="ru-RU"/>
    </w:rPr>
  </w:style>
  <w:style w:type="character" w:customStyle="1" w:styleId="FootnoteTextChar">
    <w:name w:val="Footnote Text Char"/>
    <w:basedOn w:val="DefaultParagraphFont"/>
    <w:link w:val="FootnoteText"/>
    <w:uiPriority w:val="99"/>
    <w:semiHidden/>
    <w:rsid w:val="001F0697"/>
    <w:rPr>
      <w:rFonts w:eastAsia="Times New Roman"/>
      <w:sz w:val="20"/>
      <w:szCs w:val="20"/>
      <w:lang w:eastAsia="ru-RU"/>
    </w:rPr>
  </w:style>
  <w:style w:type="character" w:styleId="FootnoteReference">
    <w:name w:val="footnote reference"/>
    <w:basedOn w:val="DefaultParagraphFont"/>
    <w:semiHidden/>
    <w:unhideWhenUsed/>
    <w:rsid w:val="001F0697"/>
    <w:rPr>
      <w:vertAlign w:val="superscript"/>
    </w:rPr>
  </w:style>
  <w:style w:type="paragraph" w:styleId="BodyText3">
    <w:name w:val="Body Text 3"/>
    <w:basedOn w:val="Normal"/>
    <w:link w:val="BodyText3Char"/>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BodyText3Char">
    <w:name w:val="Body Text 3 Char"/>
    <w:basedOn w:val="DefaultParagraphFont"/>
    <w:link w:val="BodyText3"/>
    <w:semiHidden/>
    <w:rsid w:val="001F0697"/>
    <w:rPr>
      <w:rFonts w:ascii="Arial" w:eastAsia="Times New Roman" w:hAnsi="Arial" w:cs="Times New Roman"/>
      <w:bCs/>
      <w:sz w:val="24"/>
      <w:szCs w:val="24"/>
      <w:lang w:val="x-none" w:eastAsia="ru-RU"/>
    </w:rPr>
  </w:style>
  <w:style w:type="paragraph" w:styleId="PlainText">
    <w:name w:val="Plain Text"/>
    <w:basedOn w:val="Normal"/>
    <w:link w:val="PlainTextChar"/>
    <w:uiPriority w:val="99"/>
    <w:unhideWhenUsed/>
    <w:rsid w:val="001F0697"/>
    <w:pPr>
      <w:spacing w:after="0" w:line="240" w:lineRule="auto"/>
    </w:pPr>
    <w:rPr>
      <w:rFonts w:ascii="Calibri" w:eastAsia="Times New Roman" w:hAnsi="Calibri"/>
      <w:szCs w:val="21"/>
      <w:lang w:eastAsia="ru-RU"/>
    </w:rPr>
  </w:style>
  <w:style w:type="character" w:customStyle="1" w:styleId="PlainTextChar">
    <w:name w:val="Plain Text Char"/>
    <w:basedOn w:val="DefaultParagraphFont"/>
    <w:link w:val="PlainText"/>
    <w:uiPriority w:val="99"/>
    <w:rsid w:val="001F0697"/>
    <w:rPr>
      <w:rFonts w:ascii="Calibri" w:eastAsia="Times New Roman" w:hAnsi="Calibri"/>
      <w:szCs w:val="21"/>
      <w:lang w:eastAsia="ru-RU"/>
    </w:rPr>
  </w:style>
  <w:style w:type="paragraph" w:styleId="BodyText">
    <w:name w:val="Body Text"/>
    <w:basedOn w:val="Normal"/>
    <w:link w:val="BodyTextChar"/>
    <w:uiPriority w:val="99"/>
    <w:semiHidden/>
    <w:unhideWhenUsed/>
    <w:rsid w:val="001F0697"/>
    <w:pPr>
      <w:spacing w:after="120" w:line="276" w:lineRule="auto"/>
    </w:pPr>
    <w:rPr>
      <w:rFonts w:eastAsia="Times New Roman"/>
      <w:lang w:eastAsia="ru-RU"/>
    </w:rPr>
  </w:style>
  <w:style w:type="character" w:customStyle="1" w:styleId="BodyTextChar">
    <w:name w:val="Body Text Char"/>
    <w:basedOn w:val="DefaultParagraphFont"/>
    <w:link w:val="BodyText"/>
    <w:uiPriority w:val="99"/>
    <w:semiHidden/>
    <w:rsid w:val="001F0697"/>
    <w:rPr>
      <w:rFonts w:eastAsia="Times New Roman"/>
      <w:lang w:eastAsia="ru-RU"/>
    </w:rPr>
  </w:style>
  <w:style w:type="paragraph" w:customStyle="1" w:styleId="a">
    <w:name w:val="_РИС"/>
    <w:basedOn w:val="BodyTextIndent"/>
    <w:rsid w:val="001F0697"/>
    <w:pPr>
      <w:spacing w:before="120" w:after="180" w:line="240" w:lineRule="auto"/>
      <w:ind w:left="0"/>
      <w:jc w:val="center"/>
    </w:pPr>
    <w:rPr>
      <w:rFonts w:ascii="Times New Roman" w:hAnsi="Times New Roman" w:cs="Times New Roman"/>
      <w:i/>
      <w:sz w:val="26"/>
      <w:szCs w:val="26"/>
    </w:rPr>
  </w:style>
  <w:style w:type="paragraph" w:styleId="BodyTextIndent">
    <w:name w:val="Body Text Indent"/>
    <w:basedOn w:val="Normal"/>
    <w:link w:val="BodyTextIndentChar"/>
    <w:uiPriority w:val="99"/>
    <w:semiHidden/>
    <w:unhideWhenUsed/>
    <w:rsid w:val="001F0697"/>
    <w:pPr>
      <w:spacing w:after="120" w:line="276" w:lineRule="auto"/>
      <w:ind w:left="283"/>
    </w:pPr>
    <w:rPr>
      <w:rFonts w:eastAsia="Times New Roman"/>
      <w:lang w:eastAsia="ru-RU"/>
    </w:rPr>
  </w:style>
  <w:style w:type="character" w:customStyle="1" w:styleId="BodyTextIndentChar">
    <w:name w:val="Body Text Indent Char"/>
    <w:basedOn w:val="DefaultParagraphFont"/>
    <w:link w:val="BodyTextIndent"/>
    <w:uiPriority w:val="99"/>
    <w:semiHidden/>
    <w:rsid w:val="001F0697"/>
    <w:rPr>
      <w:rFonts w:eastAsia="Times New Roman"/>
      <w:lang w:eastAsia="ru-RU"/>
    </w:rPr>
  </w:style>
  <w:style w:type="paragraph" w:styleId="NoSpacing">
    <w:name w:val="No Spacing"/>
    <w:uiPriority w:val="1"/>
    <w:qFormat/>
    <w:rsid w:val="001F0697"/>
    <w:pPr>
      <w:spacing w:after="0"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1F0697"/>
    <w:rPr>
      <w:b/>
      <w:bCs/>
    </w:rPr>
  </w:style>
  <w:style w:type="paragraph" w:styleId="NormalWeb">
    <w:name w:val="Normal (Web)"/>
    <w:basedOn w:val="Normal"/>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DefaultParagraphFont"/>
    <w:rsid w:val="001F0697"/>
  </w:style>
  <w:style w:type="character" w:customStyle="1" w:styleId="apple-converted-space">
    <w:name w:val="apple-converted-space"/>
    <w:basedOn w:val="DefaultParagraphFont"/>
    <w:rsid w:val="001F0697"/>
  </w:style>
  <w:style w:type="character" w:customStyle="1" w:styleId="mw-headline">
    <w:name w:val="mw-headline"/>
    <w:basedOn w:val="DefaultParagraphFont"/>
    <w:rsid w:val="001F0697"/>
  </w:style>
  <w:style w:type="character" w:customStyle="1" w:styleId="Heading4Char">
    <w:name w:val="Heading 4 Char"/>
    <w:basedOn w:val="DefaultParagraphFont"/>
    <w:link w:val="Heading4"/>
    <w:uiPriority w:val="9"/>
    <w:semiHidden/>
    <w:rsid w:val="001F0697"/>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semiHidden/>
    <w:rsid w:val="001F0697"/>
    <w:rPr>
      <w:rFonts w:ascii="Cambria" w:eastAsia="Times New Roman" w:hAnsi="Cambria" w:cs="Times New Roman"/>
      <w:color w:val="243F60"/>
    </w:rPr>
  </w:style>
  <w:style w:type="table" w:customStyle="1" w:styleId="--1">
    <w:name w:val="Стиль-Таблица-Сетка1"/>
    <w:basedOn w:val="TableNormal"/>
    <w:next w:val="TableGrid"/>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
    <w:name w:val="Сетка таблицы5"/>
    <w:basedOn w:val="TableNormal"/>
    <w:next w:val="TableGrid"/>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TableNormal"/>
    <w:next w:val="TableGrid"/>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2">
    <w:name w:val="Заголовок Знак1"/>
    <w:basedOn w:val="DefaultParagraphFont"/>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DefaultParagraphFont"/>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DefaultParagraphFont"/>
    <w:uiPriority w:val="9"/>
    <w:semiHidden/>
    <w:rsid w:val="001F0697"/>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B5799"/>
    <w:pPr>
      <w:spacing w:after="100"/>
    </w:pPr>
  </w:style>
  <w:style w:type="paragraph" w:styleId="TOC2">
    <w:name w:val="toc 2"/>
    <w:basedOn w:val="Normal"/>
    <w:next w:val="Normal"/>
    <w:autoRedefine/>
    <w:uiPriority w:val="39"/>
    <w:unhideWhenUsed/>
    <w:rsid w:val="000B5799"/>
    <w:pPr>
      <w:spacing w:after="100"/>
      <w:ind w:left="220"/>
    </w:pPr>
  </w:style>
  <w:style w:type="paragraph" w:styleId="TOC3">
    <w:name w:val="toc 3"/>
    <w:basedOn w:val="Normal"/>
    <w:next w:val="Normal"/>
    <w:autoRedefine/>
    <w:uiPriority w:val="39"/>
    <w:unhideWhenUsed/>
    <w:rsid w:val="000B5799"/>
    <w:pPr>
      <w:spacing w:after="100"/>
      <w:ind w:left="440"/>
    </w:pPr>
  </w:style>
  <w:style w:type="table" w:customStyle="1" w:styleId="4">
    <w:name w:val="Сетка таблицы4"/>
    <w:basedOn w:val="TableNormal"/>
    <w:next w:val="TableGrid"/>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2"/>
    <w:basedOn w:val="TableNormal"/>
    <w:next w:val="TableGrid"/>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Сетка таблицы6"/>
    <w:basedOn w:val="TableNormal"/>
    <w:next w:val="TableGrid"/>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439721">
      <w:bodyDiv w:val="1"/>
      <w:marLeft w:val="0"/>
      <w:marRight w:val="0"/>
      <w:marTop w:val="0"/>
      <w:marBottom w:val="0"/>
      <w:divBdr>
        <w:top w:val="none" w:sz="0" w:space="0" w:color="auto"/>
        <w:left w:val="none" w:sz="0" w:space="0" w:color="auto"/>
        <w:bottom w:val="none" w:sz="0" w:space="0" w:color="auto"/>
        <w:right w:val="none" w:sz="0" w:space="0" w:color="auto"/>
      </w:divBdr>
    </w:div>
    <w:div w:id="108820840">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75399941">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648976943">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1.emf"/><Relationship Id="rId39" Type="http://schemas.microsoft.com/office/2018/08/relationships/commentsExtensible" Target="commentsExtensible.xml"/><Relationship Id="rId21" Type="http://schemas.openxmlformats.org/officeDocument/2006/relationships/image" Target="media/image8.png"/><Relationship Id="rId34" Type="http://schemas.openxmlformats.org/officeDocument/2006/relationships/package" Target="embeddings/_________Microsoft_Visio5.vsdx"/><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emf"/><Relationship Id="rId63" Type="http://schemas.openxmlformats.org/officeDocument/2006/relationships/image" Target="media/image38.wmf"/><Relationship Id="rId68" Type="http://schemas.openxmlformats.org/officeDocument/2006/relationships/image" Target="media/image41.wmf"/><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package" Target="embeddings/_________Microsoft_Visio1.vsdx"/><Relationship Id="rId29" Type="http://schemas.openxmlformats.org/officeDocument/2006/relationships/chart" Target="charts/chart2.xml"/><Relationship Id="rId11" Type="http://schemas.microsoft.com/office/2016/09/relationships/commentsIds" Target="commentsIds.xml"/><Relationship Id="rId24" Type="http://schemas.openxmlformats.org/officeDocument/2006/relationships/hyperlink" Target="http://docs.cntd.ru/document/gost-r-mek-60870-5-104-2004" TargetMode="External"/><Relationship Id="rId32" Type="http://schemas.openxmlformats.org/officeDocument/2006/relationships/package" Target="embeddings/_________Microsoft_Visio4.vsdx"/><Relationship Id="rId37" Type="http://schemas.openxmlformats.org/officeDocument/2006/relationships/footer" Target="footer1.xm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oleObject" Target="embeddings/oleObject3.bin"/><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7.wmf"/><Relationship Id="rId10" Type="http://schemas.microsoft.com/office/2011/relationships/commentsExtended" Target="commentsExtended.xml"/><Relationship Id="rId19" Type="http://schemas.openxmlformats.org/officeDocument/2006/relationships/package" Target="embeddings/_________Microsoft_Visio2.vsdx"/><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package" Target="embeddings/_________Microsoft_Visio6.vsdx"/><Relationship Id="rId65" Type="http://schemas.openxmlformats.org/officeDocument/2006/relationships/image" Target="media/image39.wmf"/><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_________Microsoft_Visio.vsdx"/><Relationship Id="rId22" Type="http://schemas.openxmlformats.org/officeDocument/2006/relationships/image" Target="media/image9.png"/><Relationship Id="rId27" Type="http://schemas.openxmlformats.org/officeDocument/2006/relationships/package" Target="embeddings/_________Microsoft_Visio3.vsdx"/><Relationship Id="rId30" Type="http://schemas.openxmlformats.org/officeDocument/2006/relationships/chart" Target="charts/chart3.xm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oleObject" Target="embeddings/oleObject2.bin"/><Relationship Id="rId69" Type="http://schemas.openxmlformats.org/officeDocument/2006/relationships/image" Target="media/image42.wmf"/><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smartgridcenter.tamu.edu/resume/pdf/1/C37.118.1-2011.pdf" TargetMode="External"/><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emf"/><Relationship Id="rId67" Type="http://schemas.openxmlformats.org/officeDocument/2006/relationships/image" Target="media/image40.wmf"/><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oleObject" Target="embeddings/oleObject1.bin"/><Relationship Id="rId70" Type="http://schemas.openxmlformats.org/officeDocument/2006/relationships/image" Target="media/image43.w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11\node.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nod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accumulatedError.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Лист1!$B$2:$B$477</c:f>
              <c:numCache>
                <c:formatCode>0.00</c:formatCode>
                <c:ptCount val="476"/>
                <c:pt idx="0">
                  <c:v>48.213720899820274</c:v>
                </c:pt>
                <c:pt idx="1">
                  <c:v>52.339558088779434</c:v>
                </c:pt>
                <c:pt idx="2">
                  <c:v>53.206987702846476</c:v>
                </c:pt>
                <c:pt idx="3">
                  <c:v>53.263480943441351</c:v>
                </c:pt>
                <c:pt idx="4">
                  <c:v>53.920969229936588</c:v>
                </c:pt>
                <c:pt idx="5">
                  <c:v>54.634394055604879</c:v>
                </c:pt>
                <c:pt idx="6">
                  <c:v>55.394923335313742</c:v>
                </c:pt>
                <c:pt idx="7">
                  <c:v>56.201863753795585</c:v>
                </c:pt>
                <c:pt idx="8">
                  <c:v>57.051188617944717</c:v>
                </c:pt>
                <c:pt idx="9">
                  <c:v>57.936463415622534</c:v>
                </c:pt>
                <c:pt idx="10">
                  <c:v>58.849310302734374</c:v>
                </c:pt>
                <c:pt idx="11">
                  <c:v>59.783749008178312</c:v>
                </c:pt>
                <c:pt idx="12">
                  <c:v>60.732491183280764</c:v>
                </c:pt>
                <c:pt idx="13">
                  <c:v>61.688535368442011</c:v>
                </c:pt>
                <c:pt idx="14">
                  <c:v>62.645488035678554</c:v>
                </c:pt>
                <c:pt idx="15">
                  <c:v>63.597556757926782</c:v>
                </c:pt>
                <c:pt idx="16">
                  <c:v>64.539242827892124</c:v>
                </c:pt>
                <c:pt idx="17">
                  <c:v>65.465354919433153</c:v>
                </c:pt>
                <c:pt idx="18">
                  <c:v>66.371097886562254</c:v>
                </c:pt>
                <c:pt idx="19">
                  <c:v>67.252209377288494</c:v>
                </c:pt>
                <c:pt idx="20">
                  <c:v>68.104358732700121</c:v>
                </c:pt>
                <c:pt idx="21">
                  <c:v>68.928789138793618</c:v>
                </c:pt>
                <c:pt idx="22">
                  <c:v>69.721907651424033</c:v>
                </c:pt>
                <c:pt idx="23">
                  <c:v>70.482648682593933</c:v>
                </c:pt>
                <c:pt idx="24">
                  <c:v>71.210452115535574</c:v>
                </c:pt>
                <c:pt idx="25">
                  <c:v>71.904737341403774</c:v>
                </c:pt>
                <c:pt idx="26">
                  <c:v>72.566187429427913</c:v>
                </c:pt>
                <c:pt idx="27">
                  <c:v>73.194816040992649</c:v>
                </c:pt>
                <c:pt idx="28">
                  <c:v>73.791388213634036</c:v>
                </c:pt>
                <c:pt idx="29">
                  <c:v>74.35687390565819</c:v>
                </c:pt>
                <c:pt idx="30">
                  <c:v>74.893404293060058</c:v>
                </c:pt>
                <c:pt idx="31">
                  <c:v>75.402434313296808</c:v>
                </c:pt>
                <c:pt idx="32">
                  <c:v>75.885828745364691</c:v>
                </c:pt>
                <c:pt idx="33">
                  <c:v>76.345418214797803</c:v>
                </c:pt>
                <c:pt idx="34">
                  <c:v>76.782944548129507</c:v>
                </c:pt>
                <c:pt idx="35">
                  <c:v>77.200190556048824</c:v>
                </c:pt>
                <c:pt idx="36">
                  <c:v>77.598980033397524</c:v>
                </c:pt>
                <c:pt idx="37">
                  <c:v>77.981232404708635</c:v>
                </c:pt>
                <c:pt idx="38">
                  <c:v>78.348894417285635</c:v>
                </c:pt>
                <c:pt idx="39">
                  <c:v>78.703844511508848</c:v>
                </c:pt>
                <c:pt idx="40">
                  <c:v>79.047797191142948</c:v>
                </c:pt>
                <c:pt idx="41">
                  <c:v>79.382227885722671</c:v>
                </c:pt>
                <c:pt idx="42">
                  <c:v>79.708407104014952</c:v>
                </c:pt>
                <c:pt idx="43">
                  <c:v>80.027502894401451</c:v>
                </c:pt>
                <c:pt idx="44">
                  <c:v>80.340628659724672</c:v>
                </c:pt>
                <c:pt idx="45">
                  <c:v>80.64887048006014</c:v>
                </c:pt>
                <c:pt idx="46">
                  <c:v>80.953246128559101</c:v>
                </c:pt>
                <c:pt idx="47">
                  <c:v>81.254616272449454</c:v>
                </c:pt>
                <c:pt idx="48">
                  <c:v>81.553657150268293</c:v>
                </c:pt>
                <c:pt idx="49">
                  <c:v>81.850778603553522</c:v>
                </c:pt>
                <c:pt idx="50">
                  <c:v>82.146253859996648</c:v>
                </c:pt>
                <c:pt idx="51">
                  <c:v>82.440246856212156</c:v>
                </c:pt>
                <c:pt idx="52">
                  <c:v>82.732907867431564</c:v>
                </c:pt>
                <c:pt idx="53">
                  <c:v>83.024380338191833</c:v>
                </c:pt>
                <c:pt idx="54">
                  <c:v>83.314732575416116</c:v>
                </c:pt>
                <c:pt idx="55">
                  <c:v>83.603916764258784</c:v>
                </c:pt>
                <c:pt idx="56">
                  <c:v>83.891714322566827</c:v>
                </c:pt>
                <c:pt idx="57">
                  <c:v>84.177756392955715</c:v>
                </c:pt>
                <c:pt idx="58">
                  <c:v>84.461551165580318</c:v>
                </c:pt>
                <c:pt idx="59">
                  <c:v>84.742627322673641</c:v>
                </c:pt>
                <c:pt idx="60">
                  <c:v>85.020506715774076</c:v>
                </c:pt>
                <c:pt idx="61">
                  <c:v>85.294772672653139</c:v>
                </c:pt>
                <c:pt idx="62">
                  <c:v>85.564953875541548</c:v>
                </c:pt>
                <c:pt idx="63">
                  <c:v>85.830510699748515</c:v>
                </c:pt>
                <c:pt idx="64">
                  <c:v>86.090801060199723</c:v>
                </c:pt>
                <c:pt idx="65">
                  <c:v>86.345080411433742</c:v>
                </c:pt>
                <c:pt idx="66">
                  <c:v>86.592590546607951</c:v>
                </c:pt>
                <c:pt idx="67">
                  <c:v>86.832634735107206</c:v>
                </c:pt>
                <c:pt idx="68">
                  <c:v>87.06459138393349</c:v>
                </c:pt>
                <c:pt idx="69">
                  <c:v>87.287941360473596</c:v>
                </c:pt>
                <c:pt idx="70">
                  <c:v>87.50215187072736</c:v>
                </c:pt>
                <c:pt idx="71">
                  <c:v>87.706676459312277</c:v>
                </c:pt>
                <c:pt idx="72">
                  <c:v>87.900934517383149</c:v>
                </c:pt>
                <c:pt idx="73">
                  <c:v>88.084311282634303</c:v>
                </c:pt>
                <c:pt idx="74">
                  <c:v>88.256260299682083</c:v>
                </c:pt>
                <c:pt idx="75">
                  <c:v>88.416235113143415</c:v>
                </c:pt>
                <c:pt idx="76">
                  <c:v>88.564242553710642</c:v>
                </c:pt>
                <c:pt idx="77">
                  <c:v>88.699995732307016</c:v>
                </c:pt>
                <c:pt idx="78">
                  <c:v>88.823419511318193</c:v>
                </c:pt>
                <c:pt idx="79">
                  <c:v>88.934425091743464</c:v>
                </c:pt>
                <c:pt idx="80">
                  <c:v>89.032937335967944</c:v>
                </c:pt>
                <c:pt idx="81">
                  <c:v>89.118915259837692</c:v>
                </c:pt>
                <c:pt idx="82">
                  <c:v>89.192440831661116</c:v>
                </c:pt>
                <c:pt idx="83">
                  <c:v>89.253759956359332</c:v>
                </c:pt>
                <c:pt idx="84">
                  <c:v>89.303268814086735</c:v>
                </c:pt>
                <c:pt idx="85">
                  <c:v>89.341500198840578</c:v>
                </c:pt>
                <c:pt idx="86">
                  <c:v>89.369000566005695</c:v>
                </c:pt>
                <c:pt idx="87">
                  <c:v>89.38630954027164</c:v>
                </c:pt>
                <c:pt idx="88">
                  <c:v>89.393966746329767</c:v>
                </c:pt>
                <c:pt idx="89">
                  <c:v>89.392532300948943</c:v>
                </c:pt>
                <c:pt idx="90">
                  <c:v>89.382566320895677</c:v>
                </c:pt>
                <c:pt idx="91">
                  <c:v>89.365100240706994</c:v>
                </c:pt>
                <c:pt idx="92">
                  <c:v>89.34091958999592</c:v>
                </c:pt>
                <c:pt idx="93">
                  <c:v>89.310932850837176</c:v>
                </c:pt>
                <c:pt idx="94">
                  <c:v>89.276048505306051</c:v>
                </c:pt>
                <c:pt idx="95">
                  <c:v>89.237058913707315</c:v>
                </c:pt>
                <c:pt idx="96">
                  <c:v>89.194694960117133</c:v>
                </c:pt>
                <c:pt idx="97">
                  <c:v>89.149694359302345</c:v>
                </c:pt>
                <c:pt idx="98">
                  <c:v>89.102808487414947</c:v>
                </c:pt>
                <c:pt idx="99">
                  <c:v>89.054857027530105</c:v>
                </c:pt>
                <c:pt idx="100">
                  <c:v>89.006673324107624</c:v>
                </c:pt>
                <c:pt idx="101">
                  <c:v>88.959022414684156</c:v>
                </c:pt>
                <c:pt idx="102">
                  <c:v>88.912560045718678</c:v>
                </c:pt>
                <c:pt idx="103">
                  <c:v>88.867798519134411</c:v>
                </c:pt>
                <c:pt idx="104">
                  <c:v>88.825134015082881</c:v>
                </c:pt>
                <c:pt idx="105">
                  <c:v>88.784949052333815</c:v>
                </c:pt>
                <c:pt idx="106">
                  <c:v>88.747612488269468</c:v>
                </c:pt>
                <c:pt idx="107">
                  <c:v>88.71350684165904</c:v>
                </c:pt>
                <c:pt idx="108">
                  <c:v>88.683000969886493</c:v>
                </c:pt>
                <c:pt idx="109">
                  <c:v>88.656340777873524</c:v>
                </c:pt>
                <c:pt idx="110">
                  <c:v>88.633662879466456</c:v>
                </c:pt>
                <c:pt idx="111">
                  <c:v>88.61494678258893</c:v>
                </c:pt>
                <c:pt idx="112">
                  <c:v>88.600096857547342</c:v>
                </c:pt>
                <c:pt idx="113">
                  <c:v>88.589017474651001</c:v>
                </c:pt>
                <c:pt idx="114">
                  <c:v>88.581626665592083</c:v>
                </c:pt>
                <c:pt idx="115">
                  <c:v>88.57788344621612</c:v>
                </c:pt>
                <c:pt idx="116">
                  <c:v>88.577699017524708</c:v>
                </c:pt>
                <c:pt idx="117">
                  <c:v>88.580909442901103</c:v>
                </c:pt>
                <c:pt idx="118">
                  <c:v>88.587241494655458</c:v>
                </c:pt>
                <c:pt idx="119">
                  <c:v>88.596353638171948</c:v>
                </c:pt>
                <c:pt idx="120">
                  <c:v>88.607870185374878</c:v>
                </c:pt>
                <c:pt idx="121">
                  <c:v>88.62144960165007</c:v>
                </c:pt>
                <c:pt idx="122">
                  <c:v>88.636825489997776</c:v>
                </c:pt>
                <c:pt idx="123">
                  <c:v>88.653779268264387</c:v>
                </c:pt>
                <c:pt idx="124">
                  <c:v>88.672065031528234</c:v>
                </c:pt>
                <c:pt idx="125">
                  <c:v>88.691382229327928</c:v>
                </c:pt>
                <c:pt idx="126">
                  <c:v>88.711375665664164</c:v>
                </c:pt>
                <c:pt idx="127">
                  <c:v>88.731628668307863</c:v>
                </c:pt>
                <c:pt idx="128">
                  <c:v>88.751779210567364</c:v>
                </c:pt>
                <c:pt idx="129">
                  <c:v>88.771513080596691</c:v>
                </c:pt>
                <c:pt idx="130">
                  <c:v>88.790625357627476</c:v>
                </c:pt>
                <c:pt idx="131">
                  <c:v>88.808924782275952</c:v>
                </c:pt>
                <c:pt idx="132">
                  <c:v>88.826206433772626</c:v>
                </c:pt>
                <c:pt idx="133">
                  <c:v>88.842231237888157</c:v>
                </c:pt>
                <c:pt idx="134">
                  <c:v>88.856705474853442</c:v>
                </c:pt>
                <c:pt idx="135">
                  <c:v>88.869335424900015</c:v>
                </c:pt>
                <c:pt idx="136">
                  <c:v>88.8798615217204</c:v>
                </c:pt>
                <c:pt idx="137">
                  <c:v>88.888099336623753</c:v>
                </c:pt>
                <c:pt idx="138">
                  <c:v>88.893939578533022</c:v>
                </c:pt>
                <c:pt idx="139">
                  <c:v>88.897279787063425</c:v>
                </c:pt>
                <c:pt idx="140">
                  <c:v>88.897997009753851</c:v>
                </c:pt>
                <c:pt idx="141">
                  <c:v>88.89592730998983</c:v>
                </c:pt>
                <c:pt idx="142">
                  <c:v>88.890858936309513</c:v>
                </c:pt>
                <c:pt idx="143">
                  <c:v>88.882600629329204</c:v>
                </c:pt>
                <c:pt idx="144">
                  <c:v>88.870988452434418</c:v>
                </c:pt>
                <c:pt idx="145">
                  <c:v>88.855940437316804</c:v>
                </c:pt>
                <c:pt idx="146">
                  <c:v>88.83740876913069</c:v>
                </c:pt>
                <c:pt idx="147">
                  <c:v>88.815352463722178</c:v>
                </c:pt>
                <c:pt idx="148">
                  <c:v>88.789689552783472</c:v>
                </c:pt>
                <c:pt idx="149">
                  <c:v>88.760310745239209</c:v>
                </c:pt>
                <c:pt idx="150">
                  <c:v>88.727052104472662</c:v>
                </c:pt>
                <c:pt idx="151">
                  <c:v>88.689797508716126</c:v>
                </c:pt>
                <c:pt idx="152">
                  <c:v>88.648444497584862</c:v>
                </c:pt>
                <c:pt idx="153">
                  <c:v>88.602986240386556</c:v>
                </c:pt>
                <c:pt idx="154">
                  <c:v>88.553402245044239</c:v>
                </c:pt>
                <c:pt idx="155">
                  <c:v>88.499706172942581</c:v>
                </c:pt>
                <c:pt idx="156">
                  <c:v>88.441843378543595</c:v>
                </c:pt>
                <c:pt idx="157">
                  <c:v>88.379725062846575</c:v>
                </c:pt>
                <c:pt idx="158">
                  <c:v>88.313262426853143</c:v>
                </c:pt>
                <c:pt idx="159">
                  <c:v>88.242380332946652</c:v>
                </c:pt>
                <c:pt idx="160">
                  <c:v>88.167051458358401</c:v>
                </c:pt>
                <c:pt idx="161">
                  <c:v>88.08730995655057</c:v>
                </c:pt>
                <c:pt idx="162">
                  <c:v>88.003196811675906</c:v>
                </c:pt>
                <c:pt idx="163">
                  <c:v>87.914732515811352</c:v>
                </c:pt>
                <c:pt idx="164">
                  <c:v>87.82190340757343</c:v>
                </c:pt>
                <c:pt idx="165">
                  <c:v>87.724668502807077</c:v>
                </c:pt>
                <c:pt idx="166">
                  <c:v>87.622979986667232</c:v>
                </c:pt>
                <c:pt idx="167">
                  <c:v>87.516824197768685</c:v>
                </c:pt>
                <c:pt idx="168">
                  <c:v>87.406228458881287</c:v>
                </c:pt>
                <c:pt idx="169">
                  <c:v>87.291254246234743</c:v>
                </c:pt>
                <c:pt idx="170">
                  <c:v>87.17198352813682</c:v>
                </c:pt>
                <c:pt idx="171">
                  <c:v>87.048464119433788</c:v>
                </c:pt>
                <c:pt idx="172">
                  <c:v>86.920702850818515</c:v>
                </c:pt>
                <c:pt idx="173">
                  <c:v>86.788679230212907</c:v>
                </c:pt>
                <c:pt idx="174">
                  <c:v>86.652393257617533</c:v>
                </c:pt>
                <c:pt idx="175">
                  <c:v>86.511851763725275</c:v>
                </c:pt>
                <c:pt idx="176">
                  <c:v>86.367136716842239</c:v>
                </c:pt>
                <c:pt idx="177">
                  <c:v>86.218323254585044</c:v>
                </c:pt>
                <c:pt idx="178">
                  <c:v>86.065507006644978</c:v>
                </c:pt>
                <c:pt idx="179">
                  <c:v>85.908749449252909</c:v>
                </c:pt>
                <c:pt idx="180">
                  <c:v>85.748064243793465</c:v>
                </c:pt>
                <c:pt idx="181">
                  <c:v>85.583294284343353</c:v>
                </c:pt>
                <c:pt idx="182">
                  <c:v>85.414801597594803</c:v>
                </c:pt>
                <c:pt idx="183">
                  <c:v>85.242476892471316</c:v>
                </c:pt>
                <c:pt idx="184">
                  <c:v>85.066169893741318</c:v>
                </c:pt>
                <c:pt idx="185">
                  <c:v>84.886256289481722</c:v>
                </c:pt>
                <c:pt idx="186">
                  <c:v>84.70307761430719</c:v>
                </c:pt>
                <c:pt idx="187">
                  <c:v>84.516456270217503</c:v>
                </c:pt>
                <c:pt idx="188">
                  <c:v>84.326460564136411</c:v>
                </c:pt>
                <c:pt idx="189">
                  <c:v>84.133117818832005</c:v>
                </c:pt>
                <c:pt idx="190">
                  <c:v>83.936503171920364</c:v>
                </c:pt>
                <c:pt idx="191">
                  <c:v>83.736725914477987</c:v>
                </c:pt>
                <c:pt idx="192">
                  <c:v>83.533908998966012</c:v>
                </c:pt>
                <c:pt idx="193">
                  <c:v>83.328209531307138</c:v>
                </c:pt>
                <c:pt idx="194">
                  <c:v>83.119750463962518</c:v>
                </c:pt>
                <c:pt idx="195">
                  <c:v>82.908641088008636</c:v>
                </c:pt>
                <c:pt idx="196">
                  <c:v>82.694963371753303</c:v>
                </c:pt>
                <c:pt idx="197">
                  <c:v>82.478806114196644</c:v>
                </c:pt>
                <c:pt idx="198">
                  <c:v>82.260278606414587</c:v>
                </c:pt>
                <c:pt idx="199">
                  <c:v>82.039517462253457</c:v>
                </c:pt>
                <c:pt idx="200">
                  <c:v>81.816700279712364</c:v>
                </c:pt>
                <c:pt idx="201">
                  <c:v>81.591990995406903</c:v>
                </c:pt>
                <c:pt idx="202">
                  <c:v>81.365539884566928</c:v>
                </c:pt>
                <c:pt idx="203">
                  <c:v>81.137456238269465</c:v>
                </c:pt>
                <c:pt idx="204">
                  <c:v>80.907856178283382</c:v>
                </c:pt>
                <c:pt idx="205">
                  <c:v>80.676835334300506</c:v>
                </c:pt>
                <c:pt idx="206">
                  <c:v>80.444516658782575</c:v>
                </c:pt>
                <c:pt idx="207">
                  <c:v>80.211064088344017</c:v>
                </c:pt>
                <c:pt idx="208">
                  <c:v>79.976641559600452</c:v>
                </c:pt>
                <c:pt idx="209">
                  <c:v>79.741419839858679</c:v>
                </c:pt>
                <c:pt idx="210">
                  <c:v>79.505515050888064</c:v>
                </c:pt>
                <c:pt idx="211">
                  <c:v>79.269043314456866</c:v>
                </c:pt>
                <c:pt idx="212">
                  <c:v>79.032079768180537</c:v>
                </c:pt>
                <c:pt idx="213">
                  <c:v>78.79472004175156</c:v>
                </c:pt>
                <c:pt idx="214">
                  <c:v>78.557080256938733</c:v>
                </c:pt>
                <c:pt idx="215">
                  <c:v>78.319290196895494</c:v>
                </c:pt>
                <c:pt idx="216">
                  <c:v>78.081506967544001</c:v>
                </c:pt>
                <c:pt idx="217">
                  <c:v>77.843833029270172</c:v>
                </c:pt>
                <c:pt idx="218">
                  <c:v>77.606364011764114</c:v>
                </c:pt>
                <c:pt idx="219">
                  <c:v>77.369154560565534</c:v>
                </c:pt>
                <c:pt idx="220">
                  <c:v>77.13227298259703</c:v>
                </c:pt>
                <c:pt idx="221">
                  <c:v>76.895767092704233</c:v>
                </c:pt>
                <c:pt idx="222">
                  <c:v>76.659718859195536</c:v>
                </c:pt>
                <c:pt idx="223">
                  <c:v>76.424237573146286</c:v>
                </c:pt>
                <c:pt idx="224">
                  <c:v>76.189405202865416</c:v>
                </c:pt>
                <c:pt idx="225">
                  <c:v>75.955303716659046</c:v>
                </c:pt>
                <c:pt idx="226">
                  <c:v>75.721967267989882</c:v>
                </c:pt>
                <c:pt idx="227">
                  <c:v>75.489430010318372</c:v>
                </c:pt>
                <c:pt idx="228">
                  <c:v>75.257705605029713</c:v>
                </c:pt>
                <c:pt idx="229">
                  <c:v>75.026821374893188</c:v>
                </c:pt>
                <c:pt idx="230">
                  <c:v>74.796838796138474</c:v>
                </c:pt>
                <c:pt idx="231">
                  <c:v>74.567812514304734</c:v>
                </c:pt>
                <c:pt idx="232">
                  <c:v>74.339797174930453</c:v>
                </c:pt>
                <c:pt idx="233">
                  <c:v>74.112840592860721</c:v>
                </c:pt>
                <c:pt idx="234">
                  <c:v>73.886935937404374</c:v>
                </c:pt>
                <c:pt idx="235">
                  <c:v>73.662083208560844</c:v>
                </c:pt>
                <c:pt idx="236">
                  <c:v>73.438282406330103</c:v>
                </c:pt>
                <c:pt idx="237">
                  <c:v>73.215540361403939</c:v>
                </c:pt>
                <c:pt idx="238">
                  <c:v>72.99389122724503</c:v>
                </c:pt>
                <c:pt idx="239">
                  <c:v>72.773375988006165</c:v>
                </c:pt>
                <c:pt idx="240">
                  <c:v>72.554021966457185</c:v>
                </c:pt>
                <c:pt idx="241">
                  <c:v>72.335835993289834</c:v>
                </c:pt>
                <c:pt idx="242">
                  <c:v>72.118927359580596</c:v>
                </c:pt>
                <c:pt idx="243">
                  <c:v>71.903029668330831</c:v>
                </c:pt>
                <c:pt idx="244">
                  <c:v>71.688252210617051</c:v>
                </c:pt>
                <c:pt idx="245">
                  <c:v>71.47458815574636</c:v>
                </c:pt>
                <c:pt idx="246">
                  <c:v>71.262071657180329</c:v>
                </c:pt>
                <c:pt idx="247">
                  <c:v>71.050723206996508</c:v>
                </c:pt>
                <c:pt idx="248">
                  <c:v>70.840549635886617</c:v>
                </c:pt>
                <c:pt idx="249">
                  <c:v>70.631544113158924</c:v>
                </c:pt>
                <c:pt idx="250">
                  <c:v>70.423836421966314</c:v>
                </c:pt>
                <c:pt idx="251">
                  <c:v>70.21710551977101</c:v>
                </c:pt>
                <c:pt idx="252">
                  <c:v>70.011453866958362</c:v>
                </c:pt>
                <c:pt idx="253">
                  <c:v>69.806908786296489</c:v>
                </c:pt>
                <c:pt idx="254">
                  <c:v>69.603483939170573</c:v>
                </c:pt>
                <c:pt idx="255">
                  <c:v>69.401179325580074</c:v>
                </c:pt>
                <c:pt idx="256">
                  <c:v>69.200008606910188</c:v>
                </c:pt>
                <c:pt idx="257">
                  <c:v>68.99995129108396</c:v>
                </c:pt>
                <c:pt idx="258">
                  <c:v>68.800980055332133</c:v>
                </c:pt>
                <c:pt idx="259">
                  <c:v>68.603074407577154</c:v>
                </c:pt>
                <c:pt idx="260">
                  <c:v>68.406220686435574</c:v>
                </c:pt>
                <c:pt idx="261">
                  <c:v>68.210425722598529</c:v>
                </c:pt>
                <c:pt idx="262">
                  <c:v>68.015696346759512</c:v>
                </c:pt>
                <c:pt idx="263">
                  <c:v>67.822039389610254</c:v>
                </c:pt>
                <c:pt idx="264">
                  <c:v>67.629461681842486</c:v>
                </c:pt>
                <c:pt idx="265">
                  <c:v>67.437935900688103</c:v>
                </c:pt>
                <c:pt idx="266">
                  <c:v>67.247441554068999</c:v>
                </c:pt>
                <c:pt idx="267">
                  <c:v>67.05795814990995</c:v>
                </c:pt>
                <c:pt idx="268">
                  <c:v>66.869485688209238</c:v>
                </c:pt>
                <c:pt idx="269">
                  <c:v>66.682024168967999</c:v>
                </c:pt>
                <c:pt idx="270">
                  <c:v>66.495587253570292</c:v>
                </c:pt>
                <c:pt idx="271">
                  <c:v>66.310188603400761</c:v>
                </c:pt>
                <c:pt idx="272">
                  <c:v>66.125807726383044</c:v>
                </c:pt>
                <c:pt idx="273">
                  <c:v>65.942601728439243</c:v>
                </c:pt>
                <c:pt idx="274">
                  <c:v>65.760235905647008</c:v>
                </c:pt>
                <c:pt idx="275">
                  <c:v>65.578840041160333</c:v>
                </c:pt>
                <c:pt idx="276">
                  <c:v>65.398420965671008</c:v>
                </c:pt>
                <c:pt idx="277">
                  <c:v>65.218992340564171</c:v>
                </c:pt>
                <c:pt idx="278">
                  <c:v>65.040554165839893</c:v>
                </c:pt>
                <c:pt idx="279">
                  <c:v>64.863126933574506</c:v>
                </c:pt>
                <c:pt idx="280">
                  <c:v>64.686696982383395</c:v>
                </c:pt>
                <c:pt idx="281">
                  <c:v>64.511250650882488</c:v>
                </c:pt>
                <c:pt idx="282">
                  <c:v>64.336787939071229</c:v>
                </c:pt>
                <c:pt idx="283">
                  <c:v>64.163295185565545</c:v>
                </c:pt>
                <c:pt idx="284">
                  <c:v>63.990772390365422</c:v>
                </c:pt>
                <c:pt idx="285">
                  <c:v>63.819240045547268</c:v>
                </c:pt>
                <c:pt idx="286">
                  <c:v>63.648718643188005</c:v>
                </c:pt>
                <c:pt idx="287">
                  <c:v>63.479221844672864</c:v>
                </c:pt>
                <c:pt idx="288">
                  <c:v>63.310735988616621</c:v>
                </c:pt>
                <c:pt idx="289">
                  <c:v>63.143274736403932</c:v>
                </c:pt>
                <c:pt idx="290">
                  <c:v>62.976831257343022</c:v>
                </c:pt>
                <c:pt idx="291">
                  <c:v>62.81141238212566</c:v>
                </c:pt>
                <c:pt idx="292">
                  <c:v>62.647038602828786</c:v>
                </c:pt>
                <c:pt idx="293">
                  <c:v>62.483737242221665</c:v>
                </c:pt>
                <c:pt idx="294">
                  <c:v>62.321542453765318</c:v>
                </c:pt>
                <c:pt idx="295">
                  <c:v>62.160474729537832</c:v>
                </c:pt>
                <c:pt idx="296">
                  <c:v>62.000745820998759</c:v>
                </c:pt>
                <c:pt idx="297">
                  <c:v>61.842096161842328</c:v>
                </c:pt>
                <c:pt idx="298">
                  <c:v>61.684525752067408</c:v>
                </c:pt>
                <c:pt idx="299">
                  <c:v>61.528164374828002</c:v>
                </c:pt>
                <c:pt idx="300">
                  <c:v>61.373053014278028</c:v>
                </c:pt>
                <c:pt idx="301">
                  <c:v>61.219246315956013</c:v>
                </c:pt>
                <c:pt idx="302">
                  <c:v>61.066785264014726</c:v>
                </c:pt>
                <c:pt idx="303">
                  <c:v>60.915717673301501</c:v>
                </c:pt>
                <c:pt idx="304">
                  <c:v>60.766077697276828</c:v>
                </c:pt>
                <c:pt idx="305">
                  <c:v>60.617906320094562</c:v>
                </c:pt>
                <c:pt idx="306">
                  <c:v>60.471258187293827</c:v>
                </c:pt>
                <c:pt idx="307">
                  <c:v>60.326174283027392</c:v>
                </c:pt>
                <c:pt idx="308">
                  <c:v>60.182722914218417</c:v>
                </c:pt>
                <c:pt idx="309">
                  <c:v>60.040972387790639</c:v>
                </c:pt>
                <c:pt idx="310">
                  <c:v>59.900984179973207</c:v>
                </c:pt>
                <c:pt idx="311">
                  <c:v>59.762826597690413</c:v>
                </c:pt>
                <c:pt idx="312">
                  <c:v>59.626554286479681</c:v>
                </c:pt>
                <c:pt idx="313">
                  <c:v>59.49222189187951</c:v>
                </c:pt>
                <c:pt idx="314">
                  <c:v>59.359884059429035</c:v>
                </c:pt>
                <c:pt idx="315">
                  <c:v>59.229622757434335</c:v>
                </c:pt>
                <c:pt idx="316">
                  <c:v>59.1014994621274</c:v>
                </c:pt>
                <c:pt idx="317">
                  <c:v>58.975596141814904</c:v>
                </c:pt>
                <c:pt idx="318">
                  <c:v>58.851987934112316</c:v>
                </c:pt>
                <c:pt idx="319">
                  <c:v>58.730743145942256</c:v>
                </c:pt>
                <c:pt idx="320">
                  <c:v>58.611909592151484</c:v>
                </c:pt>
                <c:pt idx="321">
                  <c:v>58.495938098430095</c:v>
                </c:pt>
                <c:pt idx="322">
                  <c:v>58.382323193550029</c:v>
                </c:pt>
                <c:pt idx="323">
                  <c:v>58.271126353740449</c:v>
                </c:pt>
                <c:pt idx="324">
                  <c:v>58.163153600692468</c:v>
                </c:pt>
                <c:pt idx="325">
                  <c:v>58.057537436485248</c:v>
                </c:pt>
                <c:pt idx="326">
                  <c:v>57.954571580886707</c:v>
                </c:pt>
                <c:pt idx="327">
                  <c:v>57.854467785358111</c:v>
                </c:pt>
                <c:pt idx="328">
                  <c:v>57.757895457744212</c:v>
                </c:pt>
                <c:pt idx="329">
                  <c:v>57.663761687278324</c:v>
                </c:pt>
                <c:pt idx="330">
                  <c:v>57.572524130343957</c:v>
                </c:pt>
                <c:pt idx="331">
                  <c:v>57.484333062171515</c:v>
                </c:pt>
                <c:pt idx="332">
                  <c:v>57.399236297607203</c:v>
                </c:pt>
                <c:pt idx="333">
                  <c:v>57.317281651496678</c:v>
                </c:pt>
                <c:pt idx="334">
                  <c:v>57.238506692647924</c:v>
                </c:pt>
                <c:pt idx="335">
                  <c:v>57.162942159175842</c:v>
                </c:pt>
                <c:pt idx="336">
                  <c:v>57.090615373849857</c:v>
                </c:pt>
                <c:pt idx="337">
                  <c:v>57.021546828746764</c:v>
                </c:pt>
                <c:pt idx="338">
                  <c:v>56.955763846635783</c:v>
                </c:pt>
                <c:pt idx="339">
                  <c:v>56.893290334939948</c:v>
                </c:pt>
                <c:pt idx="340">
                  <c:v>56.834150201082203</c:v>
                </c:pt>
                <c:pt idx="341">
                  <c:v>56.778357106447181</c:v>
                </c:pt>
                <c:pt idx="342">
                  <c:v>56.725924712419456</c:v>
                </c:pt>
                <c:pt idx="343">
                  <c:v>56.67712624669074</c:v>
                </c:pt>
                <c:pt idx="344">
                  <c:v>56.631965124607078</c:v>
                </c:pt>
                <c:pt idx="345">
                  <c:v>56.589645570516566</c:v>
                </c:pt>
                <c:pt idx="346">
                  <c:v>56.5507037937641</c:v>
                </c:pt>
                <c:pt idx="347">
                  <c:v>56.515170532464971</c:v>
                </c:pt>
                <c:pt idx="348">
                  <c:v>56.483059448003715</c:v>
                </c:pt>
                <c:pt idx="349">
                  <c:v>56.454240757226934</c:v>
                </c:pt>
                <c:pt idx="350">
                  <c:v>56.428786182403556</c:v>
                </c:pt>
                <c:pt idx="351">
                  <c:v>56.40678110718725</c:v>
                </c:pt>
                <c:pt idx="352">
                  <c:v>56.388194793462709</c:v>
                </c:pt>
                <c:pt idx="353">
                  <c:v>56.372764259576769</c:v>
                </c:pt>
                <c:pt idx="354">
                  <c:v>56.36065002679824</c:v>
                </c:pt>
                <c:pt idx="355">
                  <c:v>56.352876698970775</c:v>
                </c:pt>
                <c:pt idx="356">
                  <c:v>56.348313796520202</c:v>
                </c:pt>
                <c:pt idx="357">
                  <c:v>56.346168959140748</c:v>
                </c:pt>
                <c:pt idx="358">
                  <c:v>56.347159409522988</c:v>
                </c:pt>
                <c:pt idx="359">
                  <c:v>56.351459330320324</c:v>
                </c:pt>
                <c:pt idx="360">
                  <c:v>56.359048229455922</c:v>
                </c:pt>
                <c:pt idx="361">
                  <c:v>56.369663125276546</c:v>
                </c:pt>
                <c:pt idx="362">
                  <c:v>56.383437216281855</c:v>
                </c:pt>
                <c:pt idx="363">
                  <c:v>56.401316553354221</c:v>
                </c:pt>
                <c:pt idx="364">
                  <c:v>56.422372162342072</c:v>
                </c:pt>
                <c:pt idx="365">
                  <c:v>56.44563066959379</c:v>
                </c:pt>
                <c:pt idx="366">
                  <c:v>56.471822959184593</c:v>
                </c:pt>
                <c:pt idx="367">
                  <c:v>56.501085644960376</c:v>
                </c:pt>
                <c:pt idx="368">
                  <c:v>56.533384573459607</c:v>
                </c:pt>
                <c:pt idx="369">
                  <c:v>56.568613868951772</c:v>
                </c:pt>
                <c:pt idx="370">
                  <c:v>56.606797438859921</c:v>
                </c:pt>
                <c:pt idx="371">
                  <c:v>56.647907960414848</c:v>
                </c:pt>
                <c:pt idx="372">
                  <c:v>56.692778778076125</c:v>
                </c:pt>
                <c:pt idx="373">
                  <c:v>56.740583378076501</c:v>
                </c:pt>
                <c:pt idx="374">
                  <c:v>56.790406447648984</c:v>
                </c:pt>
                <c:pt idx="375">
                  <c:v>56.842907148599593</c:v>
                </c:pt>
                <c:pt idx="376">
                  <c:v>56.898177695274306</c:v>
                </c:pt>
                <c:pt idx="377">
                  <c:v>56.95618393421173</c:v>
                </c:pt>
                <c:pt idx="378">
                  <c:v>57.016895127296429</c:v>
                </c:pt>
                <c:pt idx="379">
                  <c:v>57.080533272027957</c:v>
                </c:pt>
                <c:pt idx="380">
                  <c:v>57.147060799598691</c:v>
                </c:pt>
                <c:pt idx="381">
                  <c:v>57.216429895162577</c:v>
                </c:pt>
                <c:pt idx="382">
                  <c:v>57.288411730527869</c:v>
                </c:pt>
                <c:pt idx="383">
                  <c:v>57.362589633464594</c:v>
                </c:pt>
                <c:pt idx="384">
                  <c:v>57.43938027620294</c:v>
                </c:pt>
                <c:pt idx="385">
                  <c:v>57.518507015705104</c:v>
                </c:pt>
                <c:pt idx="386">
                  <c:v>57.600359201430877</c:v>
                </c:pt>
                <c:pt idx="387">
                  <c:v>57.684608960151316</c:v>
                </c:pt>
                <c:pt idx="388">
                  <c:v>57.77091475725171</c:v>
                </c:pt>
                <c:pt idx="389">
                  <c:v>57.859590804576378</c:v>
                </c:pt>
                <c:pt idx="390">
                  <c:v>57.950281906127671</c:v>
                </c:pt>
                <c:pt idx="391">
                  <c:v>58.043206644058046</c:v>
                </c:pt>
                <c:pt idx="392">
                  <c:v>58.138262557983296</c:v>
                </c:pt>
                <c:pt idx="393">
                  <c:v>58.235183250903624</c:v>
                </c:pt>
                <c:pt idx="394">
                  <c:v>58.33422145843479</c:v>
                </c:pt>
                <c:pt idx="395">
                  <c:v>58.436292493343238</c:v>
                </c:pt>
                <c:pt idx="396">
                  <c:v>58.54034442901559</c:v>
                </c:pt>
                <c:pt idx="397">
                  <c:v>58.646397757529954</c:v>
                </c:pt>
                <c:pt idx="398">
                  <c:v>58.754288542270139</c:v>
                </c:pt>
                <c:pt idx="399">
                  <c:v>58.86411241292916</c:v>
                </c:pt>
                <c:pt idx="400">
                  <c:v>58.975643956661116</c:v>
                </c:pt>
                <c:pt idx="401">
                  <c:v>59.089067602157449</c:v>
                </c:pt>
                <c:pt idx="402">
                  <c:v>59.204082798957337</c:v>
                </c:pt>
                <c:pt idx="403">
                  <c:v>59.320983266830417</c:v>
                </c:pt>
                <c:pt idx="404">
                  <c:v>59.439932942389994</c:v>
                </c:pt>
                <c:pt idx="405">
                  <c:v>59.560610783100039</c:v>
                </c:pt>
                <c:pt idx="406">
                  <c:v>59.682825529575119</c:v>
                </c:pt>
                <c:pt idx="407">
                  <c:v>59.806713795661544</c:v>
                </c:pt>
                <c:pt idx="408">
                  <c:v>59.932029676437068</c:v>
                </c:pt>
                <c:pt idx="409">
                  <c:v>60.0590327382086</c:v>
                </c:pt>
                <c:pt idx="410">
                  <c:v>60.187518060207189</c:v>
                </c:pt>
                <c:pt idx="411">
                  <c:v>60.317711055278721</c:v>
                </c:pt>
                <c:pt idx="412">
                  <c:v>60.449434125422961</c:v>
                </c:pt>
                <c:pt idx="413">
                  <c:v>60.582455027103407</c:v>
                </c:pt>
                <c:pt idx="414">
                  <c:v>60.717012834548882</c:v>
                </c:pt>
                <c:pt idx="415">
                  <c:v>60.852950441837244</c:v>
                </c:pt>
                <c:pt idx="416">
                  <c:v>60.990479600429161</c:v>
                </c:pt>
                <c:pt idx="417">
                  <c:v>61.129402220249162</c:v>
                </c:pt>
                <c:pt idx="418">
                  <c:v>61.2695338726041</c:v>
                </c:pt>
                <c:pt idx="419">
                  <c:v>61.411045324801925</c:v>
                </c:pt>
                <c:pt idx="420">
                  <c:v>61.553745317458898</c:v>
                </c:pt>
                <c:pt idx="421">
                  <c:v>61.697749972343267</c:v>
                </c:pt>
                <c:pt idx="422">
                  <c:v>61.843059289455013</c:v>
                </c:pt>
                <c:pt idx="423">
                  <c:v>61.989693760871681</c:v>
                </c:pt>
                <c:pt idx="424">
                  <c:v>62.137619233131112</c:v>
                </c:pt>
                <c:pt idx="425">
                  <c:v>62.286637616157236</c:v>
                </c:pt>
                <c:pt idx="426">
                  <c:v>62.436871862411216</c:v>
                </c:pt>
                <c:pt idx="427">
                  <c:v>62.588451755046485</c:v>
                </c:pt>
                <c:pt idx="428">
                  <c:v>62.741192865371623</c:v>
                </c:pt>
                <c:pt idx="429">
                  <c:v>62.895074701309127</c:v>
                </c:pt>
                <c:pt idx="430">
                  <c:v>63.050438797473689</c:v>
                </c:pt>
                <c:pt idx="431">
                  <c:v>63.206957280635805</c:v>
                </c:pt>
                <c:pt idx="432">
                  <c:v>63.364555013179434</c:v>
                </c:pt>
                <c:pt idx="433">
                  <c:v>63.523348116874516</c:v>
                </c:pt>
                <c:pt idx="434">
                  <c:v>63.683275115489636</c:v>
                </c:pt>
                <c:pt idx="435">
                  <c:v>63.844267702102201</c:v>
                </c:pt>
                <c:pt idx="436">
                  <c:v>64.006380522250751</c:v>
                </c:pt>
                <c:pt idx="437">
                  <c:v>64.169511115550506</c:v>
                </c:pt>
                <c:pt idx="438">
                  <c:v>64.333748281001618</c:v>
                </c:pt>
                <c:pt idx="439">
                  <c:v>64.498948574065992</c:v>
                </c:pt>
                <c:pt idx="440">
                  <c:v>64.665275931358082</c:v>
                </c:pt>
                <c:pt idx="441">
                  <c:v>64.832600569725003</c:v>
                </c:pt>
                <c:pt idx="442">
                  <c:v>65.001052272319669</c:v>
                </c:pt>
                <c:pt idx="443">
                  <c:v>65.170596885681022</c:v>
                </c:pt>
                <c:pt idx="444">
                  <c:v>65.341104626655067</c:v>
                </c:pt>
                <c:pt idx="445">
                  <c:v>65.512671124934812</c:v>
                </c:pt>
                <c:pt idx="446">
                  <c:v>65.6853441953659</c:v>
                </c:pt>
                <c:pt idx="447">
                  <c:v>65.859028208255324</c:v>
                </c:pt>
                <c:pt idx="448">
                  <c:v>66.033702671527848</c:v>
                </c:pt>
                <c:pt idx="449">
                  <c:v>66.209531521796777</c:v>
                </c:pt>
                <c:pt idx="450">
                  <c:v>66.386364483832878</c:v>
                </c:pt>
                <c:pt idx="451">
                  <c:v>66.564071774482684</c:v>
                </c:pt>
                <c:pt idx="452">
                  <c:v>66.742776346206185</c:v>
                </c:pt>
                <c:pt idx="453">
                  <c:v>66.922327923774716</c:v>
                </c:pt>
                <c:pt idx="454">
                  <c:v>67.102828967570716</c:v>
                </c:pt>
                <c:pt idx="455">
                  <c:v>67.284170186519418</c:v>
                </c:pt>
                <c:pt idx="456">
                  <c:v>67.466365242004301</c:v>
                </c:pt>
                <c:pt idx="457">
                  <c:v>67.649776160716456</c:v>
                </c:pt>
                <c:pt idx="458">
                  <c:v>67.834068238734631</c:v>
                </c:pt>
                <c:pt idx="459">
                  <c:v>68.019125354289471</c:v>
                </c:pt>
                <c:pt idx="460">
                  <c:v>68.205036306381047</c:v>
                </c:pt>
                <c:pt idx="461">
                  <c:v>68.391678142547107</c:v>
                </c:pt>
                <c:pt idx="462">
                  <c:v>68.579119169711973</c:v>
                </c:pt>
                <c:pt idx="463">
                  <c:v>68.767270588874368</c:v>
                </c:pt>
                <c:pt idx="464">
                  <c:v>68.956111907958487</c:v>
                </c:pt>
                <c:pt idx="465">
                  <c:v>69.145697772502857</c:v>
                </c:pt>
                <c:pt idx="466">
                  <c:v>69.335987198352441</c:v>
                </c:pt>
                <c:pt idx="467">
                  <c:v>69.526959693431451</c:v>
                </c:pt>
                <c:pt idx="468">
                  <c:v>69.7185947656629</c:v>
                </c:pt>
                <c:pt idx="469">
                  <c:v>69.911076843738215</c:v>
                </c:pt>
                <c:pt idx="470">
                  <c:v>70.104132699965874</c:v>
                </c:pt>
                <c:pt idx="471">
                  <c:v>70.297687196731545</c:v>
                </c:pt>
                <c:pt idx="472">
                  <c:v>70.49176765680275</c:v>
                </c:pt>
                <c:pt idx="473">
                  <c:v>70.686278450488757</c:v>
                </c:pt>
                <c:pt idx="474">
                  <c:v>70.881260561942952</c:v>
                </c:pt>
                <c:pt idx="475">
                  <c:v>71.076235842704236</c:v>
                </c:pt>
              </c:numCache>
            </c:numRef>
          </c:yVal>
          <c:smooth val="1"/>
          <c:extLst>
            <c:ext xmlns:c16="http://schemas.microsoft.com/office/drawing/2014/chart" uri="{C3380CC4-5D6E-409C-BE32-E72D297353CC}">
              <c16:uniqueId val="{00000000-4789-45DC-97F7-B59DC835213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Лист1!$C$2:$C$477</c:f>
              <c:numCache>
                <c:formatCode>0.00</c:formatCode>
                <c:ptCount val="476"/>
                <c:pt idx="0">
                  <c:v>48.278547585010493</c:v>
                </c:pt>
                <c:pt idx="1">
                  <c:v>52.372953343391416</c:v>
                </c:pt>
                <c:pt idx="2">
                  <c:v>53.236923211812957</c:v>
                </c:pt>
                <c:pt idx="3">
                  <c:v>53.297651481628392</c:v>
                </c:pt>
                <c:pt idx="4">
                  <c:v>53.958722466230377</c:v>
                </c:pt>
                <c:pt idx="5">
                  <c:v>54.677256649732584</c:v>
                </c:pt>
                <c:pt idx="6">
                  <c:v>55.443612509965845</c:v>
                </c:pt>
                <c:pt idx="7">
                  <c:v>56.256673228740681</c:v>
                </c:pt>
                <c:pt idx="8">
                  <c:v>57.11211497783659</c:v>
                </c:pt>
                <c:pt idx="9">
                  <c:v>58.00324709415429</c:v>
                </c:pt>
                <c:pt idx="10">
                  <c:v>58.921538043022153</c:v>
                </c:pt>
                <c:pt idx="11">
                  <c:v>59.860840201377471</c:v>
                </c:pt>
                <c:pt idx="12">
                  <c:v>60.813714945316235</c:v>
                </c:pt>
                <c:pt idx="13">
                  <c:v>61.77308567762325</c:v>
                </c:pt>
                <c:pt idx="14">
                  <c:v>62.732483732700118</c:v>
                </c:pt>
                <c:pt idx="15">
                  <c:v>63.686075699329294</c:v>
                </c:pt>
                <c:pt idx="16">
                  <c:v>64.628369700908564</c:v>
                </c:pt>
                <c:pt idx="17">
                  <c:v>65.554201734065757</c:v>
                </c:pt>
                <c:pt idx="18">
                  <c:v>66.458851790428128</c:v>
                </c:pt>
                <c:pt idx="19">
                  <c:v>67.338132655620299</c:v>
                </c:pt>
                <c:pt idx="20">
                  <c:v>68.187802469730002</c:v>
                </c:pt>
                <c:pt idx="21">
                  <c:v>69.009282016754028</c:v>
                </c:pt>
                <c:pt idx="22">
                  <c:v>69.799080812930995</c:v>
                </c:pt>
                <c:pt idx="23">
                  <c:v>70.556256222724585</c:v>
                </c:pt>
                <c:pt idx="24">
                  <c:v>71.280384743213446</c:v>
                </c:pt>
                <c:pt idx="25">
                  <c:v>71.971042871475063</c:v>
                </c:pt>
                <c:pt idx="26">
                  <c:v>72.629009306430717</c:v>
                </c:pt>
                <c:pt idx="27">
                  <c:v>73.25442749261849</c:v>
                </c:pt>
                <c:pt idx="28">
                  <c:v>73.848171758651517</c:v>
                </c:pt>
                <c:pt idx="29">
                  <c:v>74.411280369758558</c:v>
                </c:pt>
                <c:pt idx="30">
                  <c:v>74.945925486087788</c:v>
                </c:pt>
                <c:pt idx="31">
                  <c:v>75.453623521327884</c:v>
                </c:pt>
                <c:pt idx="32">
                  <c:v>75.936239254474501</c:v>
                </c:pt>
                <c:pt idx="33">
                  <c:v>76.39560331106172</c:v>
                </c:pt>
                <c:pt idx="34">
                  <c:v>76.833457517623486</c:v>
                </c:pt>
                <c:pt idx="35">
                  <c:v>77.251516377925668</c:v>
                </c:pt>
                <c:pt idx="36">
                  <c:v>77.651576364040153</c:v>
                </c:pt>
                <c:pt idx="37">
                  <c:v>78.035502254962637</c:v>
                </c:pt>
                <c:pt idx="38">
                  <c:v>78.405131506919489</c:v>
                </c:pt>
                <c:pt idx="39">
                  <c:v>78.762301576137133</c:v>
                </c:pt>
                <c:pt idx="40">
                  <c:v>79.10862450599663</c:v>
                </c:pt>
                <c:pt idx="41">
                  <c:v>79.445486927032036</c:v>
                </c:pt>
                <c:pt idx="42">
                  <c:v>79.774111533164643</c:v>
                </c:pt>
                <c:pt idx="43">
                  <c:v>80.095563912391341</c:v>
                </c:pt>
                <c:pt idx="44">
                  <c:v>80.410909652709563</c:v>
                </c:pt>
                <c:pt idx="45">
                  <c:v>80.721159696578781</c:v>
                </c:pt>
                <c:pt idx="46">
                  <c:v>81.027284002304015</c:v>
                </c:pt>
                <c:pt idx="47">
                  <c:v>81.330122745036789</c:v>
                </c:pt>
                <c:pt idx="48">
                  <c:v>81.630290687083928</c:v>
                </c:pt>
                <c:pt idx="49">
                  <c:v>81.928218162059693</c:v>
                </c:pt>
                <c:pt idx="50">
                  <c:v>82.224151074885768</c:v>
                </c:pt>
                <c:pt idx="51">
                  <c:v>82.518273854255284</c:v>
                </c:pt>
                <c:pt idx="52">
                  <c:v>82.81075726747504</c:v>
                </c:pt>
                <c:pt idx="53">
                  <c:v>83.101751589774821</c:v>
                </c:pt>
                <c:pt idx="54">
                  <c:v>83.391379773616379</c:v>
                </c:pt>
                <c:pt idx="55">
                  <c:v>83.679614496230997</c:v>
                </c:pt>
                <c:pt idx="56">
                  <c:v>83.966298651694814</c:v>
                </c:pt>
                <c:pt idx="57">
                  <c:v>84.251090705394262</c:v>
                </c:pt>
                <c:pt idx="58">
                  <c:v>84.53358081579205</c:v>
                </c:pt>
                <c:pt idx="59">
                  <c:v>84.813318157195837</c:v>
                </c:pt>
                <c:pt idx="60">
                  <c:v>85.089892888068889</c:v>
                </c:pt>
                <c:pt idx="61">
                  <c:v>85.362915658950257</c:v>
                </c:pt>
                <c:pt idx="62">
                  <c:v>85.631956136226307</c:v>
                </c:pt>
                <c:pt idx="63">
                  <c:v>85.896515679359013</c:v>
                </c:pt>
                <c:pt idx="64">
                  <c:v>86.155965864658086</c:v>
                </c:pt>
                <c:pt idx="65">
                  <c:v>86.409596300124846</c:v>
                </c:pt>
                <c:pt idx="66">
                  <c:v>86.656655609607299</c:v>
                </c:pt>
                <c:pt idx="67">
                  <c:v>86.896447062491958</c:v>
                </c:pt>
                <c:pt idx="68">
                  <c:v>87.128362727164912</c:v>
                </c:pt>
                <c:pt idx="69">
                  <c:v>87.351849317550204</c:v>
                </c:pt>
                <c:pt idx="70">
                  <c:v>87.566380870341732</c:v>
                </c:pt>
                <c:pt idx="71">
                  <c:v>87.77139043807945</c:v>
                </c:pt>
                <c:pt idx="72">
                  <c:v>87.96624959707249</c:v>
                </c:pt>
                <c:pt idx="73">
                  <c:v>88.150336754321742</c:v>
                </c:pt>
                <c:pt idx="74">
                  <c:v>88.323071300983102</c:v>
                </c:pt>
                <c:pt idx="75">
                  <c:v>88.483872628211941</c:v>
                </c:pt>
                <c:pt idx="76">
                  <c:v>88.63272024393072</c:v>
                </c:pt>
                <c:pt idx="77">
                  <c:v>88.769299936294004</c:v>
                </c:pt>
                <c:pt idx="78">
                  <c:v>88.893502414226447</c:v>
                </c:pt>
                <c:pt idx="79">
                  <c:v>89.005204725265187</c:v>
                </c:pt>
                <c:pt idx="80">
                  <c:v>89.104324901103581</c:v>
                </c:pt>
                <c:pt idx="81">
                  <c:v>89.190794634819028</c:v>
                </c:pt>
                <c:pt idx="82">
                  <c:v>89.264695894717605</c:v>
                </c:pt>
                <c:pt idx="83">
                  <c:v>89.326260924339223</c:v>
                </c:pt>
                <c:pt idx="84">
                  <c:v>89.375879073142542</c:v>
                </c:pt>
                <c:pt idx="85">
                  <c:v>89.414083135127697</c:v>
                </c:pt>
                <c:pt idx="86">
                  <c:v>89.441426396369508</c:v>
                </c:pt>
                <c:pt idx="87">
                  <c:v>89.458462142943944</c:v>
                </c:pt>
                <c:pt idx="88">
                  <c:v>89.465736830234036</c:v>
                </c:pt>
                <c:pt idx="89">
                  <c:v>89.463831067085039</c:v>
                </c:pt>
                <c:pt idx="90">
                  <c:v>89.453318631648713</c:v>
                </c:pt>
                <c:pt idx="91">
                  <c:v>89.435265111923073</c:v>
                </c:pt>
                <c:pt idx="92">
                  <c:v>89.410449206828815</c:v>
                </c:pt>
                <c:pt idx="93">
                  <c:v>89.379827213286873</c:v>
                </c:pt>
                <c:pt idx="94">
                  <c:v>89.344300782680236</c:v>
                </c:pt>
                <c:pt idx="95">
                  <c:v>89.304696428775244</c:v>
                </c:pt>
                <c:pt idx="96">
                  <c:v>89.261758697032747</c:v>
                </c:pt>
                <c:pt idx="97">
                  <c:v>89.216238963603587</c:v>
                </c:pt>
                <c:pt idx="98">
                  <c:v>89.168895435333241</c:v>
                </c:pt>
                <c:pt idx="99">
                  <c:v>89.120561456679781</c:v>
                </c:pt>
                <c:pt idx="100">
                  <c:v>89.072070372104193</c:v>
                </c:pt>
                <c:pt idx="101">
                  <c:v>89.024194049834833</c:v>
                </c:pt>
                <c:pt idx="102">
                  <c:v>88.977588236331854</c:v>
                </c:pt>
                <c:pt idx="103">
                  <c:v>88.932751572132105</c:v>
                </c:pt>
                <c:pt idx="104">
                  <c:v>88.890093898772875</c:v>
                </c:pt>
                <c:pt idx="105">
                  <c:v>88.849970412254081</c:v>
                </c:pt>
                <c:pt idx="106">
                  <c:v>88.812756800651457</c:v>
                </c:pt>
                <c:pt idx="107">
                  <c:v>88.778821921348381</c:v>
                </c:pt>
                <c:pt idx="108">
                  <c:v>88.748514139651874</c:v>
                </c:pt>
                <c:pt idx="109">
                  <c:v>88.722086191177112</c:v>
                </c:pt>
                <c:pt idx="110">
                  <c:v>88.699640536308252</c:v>
                </c:pt>
                <c:pt idx="111">
                  <c:v>88.681149852275468</c:v>
                </c:pt>
                <c:pt idx="112">
                  <c:v>88.666525340079772</c:v>
                </c:pt>
                <c:pt idx="113">
                  <c:v>88.655650877952368</c:v>
                </c:pt>
                <c:pt idx="114">
                  <c:v>88.648437666892548</c:v>
                </c:pt>
                <c:pt idx="115">
                  <c:v>88.644831061362922</c:v>
                </c:pt>
                <c:pt idx="116">
                  <c:v>88.64474226236338</c:v>
                </c:pt>
                <c:pt idx="117">
                  <c:v>88.648000502585973</c:v>
                </c:pt>
                <c:pt idx="118">
                  <c:v>88.654339385032088</c:v>
                </c:pt>
                <c:pt idx="119">
                  <c:v>88.663410544395248</c:v>
                </c:pt>
                <c:pt idx="120">
                  <c:v>88.674838292598622</c:v>
                </c:pt>
                <c:pt idx="121">
                  <c:v>88.688287925719806</c:v>
                </c:pt>
                <c:pt idx="122">
                  <c:v>88.703506708144786</c:v>
                </c:pt>
                <c:pt idx="123">
                  <c:v>88.720269227027657</c:v>
                </c:pt>
                <c:pt idx="124">
                  <c:v>88.738329577445626</c:v>
                </c:pt>
                <c:pt idx="125">
                  <c:v>88.757407701015381</c:v>
                </c:pt>
                <c:pt idx="126">
                  <c:v>88.777148401737023</c:v>
                </c:pt>
                <c:pt idx="127">
                  <c:v>88.797148668765558</c:v>
                </c:pt>
                <c:pt idx="128">
                  <c:v>88.817053306102238</c:v>
                </c:pt>
                <c:pt idx="129">
                  <c:v>88.836541271209299</c:v>
                </c:pt>
                <c:pt idx="130">
                  <c:v>88.855441796779374</c:v>
                </c:pt>
                <c:pt idx="131">
                  <c:v>88.873536300658927</c:v>
                </c:pt>
                <c:pt idx="132">
                  <c:v>88.890654015540576</c:v>
                </c:pt>
                <c:pt idx="133">
                  <c:v>88.906535375118011</c:v>
                </c:pt>
                <c:pt idx="134">
                  <c:v>88.920900321006229</c:v>
                </c:pt>
                <c:pt idx="135">
                  <c:v>88.933455133437889</c:v>
                </c:pt>
                <c:pt idx="136">
                  <c:v>88.943947076797258</c:v>
                </c:pt>
                <c:pt idx="137">
                  <c:v>88.952191722392939</c:v>
                </c:pt>
                <c:pt idx="138">
                  <c:v>88.958066117763209</c:v>
                </c:pt>
                <c:pt idx="139">
                  <c:v>88.961474633216795</c:v>
                </c:pt>
                <c:pt idx="140">
                  <c:v>88.962287485599063</c:v>
                </c:pt>
                <c:pt idx="141">
                  <c:v>88.960333907603854</c:v>
                </c:pt>
                <c:pt idx="142">
                  <c:v>88.955408978462216</c:v>
                </c:pt>
                <c:pt idx="143">
                  <c:v>88.947300946712303</c:v>
                </c:pt>
                <c:pt idx="144">
                  <c:v>88.935859537124301</c:v>
                </c:pt>
                <c:pt idx="145">
                  <c:v>88.920989120006354</c:v>
                </c:pt>
                <c:pt idx="146">
                  <c:v>88.902635049819906</c:v>
                </c:pt>
                <c:pt idx="147">
                  <c:v>88.880749511718747</c:v>
                </c:pt>
                <c:pt idx="148">
                  <c:v>88.855257368087393</c:v>
                </c:pt>
                <c:pt idx="149">
                  <c:v>88.826028835772973</c:v>
                </c:pt>
                <c:pt idx="150">
                  <c:v>88.792920470237391</c:v>
                </c:pt>
                <c:pt idx="151">
                  <c:v>88.755788826941981</c:v>
                </c:pt>
                <c:pt idx="152">
                  <c:v>88.714558768271843</c:v>
                </c:pt>
                <c:pt idx="153">
                  <c:v>88.669189310073676</c:v>
                </c:pt>
                <c:pt idx="154">
                  <c:v>88.619687283038587</c:v>
                </c:pt>
                <c:pt idx="155">
                  <c:v>88.566052687167769</c:v>
                </c:pt>
                <c:pt idx="156">
                  <c:v>88.508224046229785</c:v>
                </c:pt>
                <c:pt idx="157">
                  <c:v>88.446139883994931</c:v>
                </c:pt>
                <c:pt idx="158">
                  <c:v>88.379684078693245</c:v>
                </c:pt>
                <c:pt idx="159">
                  <c:v>88.308801984786754</c:v>
                </c:pt>
                <c:pt idx="160">
                  <c:v>88.233473110198517</c:v>
                </c:pt>
                <c:pt idx="161">
                  <c:v>88.153717947006044</c:v>
                </c:pt>
                <c:pt idx="162">
                  <c:v>88.069584310054438</c:v>
                </c:pt>
                <c:pt idx="163">
                  <c:v>87.981099522113496</c:v>
                </c:pt>
                <c:pt idx="164">
                  <c:v>87.888256752490932</c:v>
                </c:pt>
                <c:pt idx="165">
                  <c:v>87.791001355647623</c:v>
                </c:pt>
                <c:pt idx="166">
                  <c:v>87.689306008815478</c:v>
                </c:pt>
                <c:pt idx="167">
                  <c:v>87.583143389224617</c:v>
                </c:pt>
                <c:pt idx="168">
                  <c:v>87.472547650337219</c:v>
                </c:pt>
                <c:pt idx="169">
                  <c:v>87.357587099075289</c:v>
                </c:pt>
                <c:pt idx="170">
                  <c:v>87.238336873054337</c:v>
                </c:pt>
                <c:pt idx="171">
                  <c:v>87.114851617812889</c:v>
                </c:pt>
                <c:pt idx="172">
                  <c:v>86.987124502658617</c:v>
                </c:pt>
                <c:pt idx="173">
                  <c:v>86.855148696899235</c:v>
                </c:pt>
                <c:pt idx="174">
                  <c:v>86.718910539150073</c:v>
                </c:pt>
                <c:pt idx="175">
                  <c:v>86.578430521488116</c:v>
                </c:pt>
                <c:pt idx="176">
                  <c:v>86.43377695083592</c:v>
                </c:pt>
                <c:pt idx="177">
                  <c:v>86.285038626193639</c:v>
                </c:pt>
                <c:pt idx="178">
                  <c:v>86.132290685176741</c:v>
                </c:pt>
                <c:pt idx="179">
                  <c:v>85.975594604014958</c:v>
                </c:pt>
                <c:pt idx="180">
                  <c:v>85.8149777054781</c:v>
                </c:pt>
                <c:pt idx="181">
                  <c:v>85.650269222259411</c:v>
                </c:pt>
                <c:pt idx="182">
                  <c:v>85.481838011741132</c:v>
                </c:pt>
                <c:pt idx="183">
                  <c:v>85.309561121463304</c:v>
                </c:pt>
                <c:pt idx="184">
                  <c:v>85.133295106887786</c:v>
                </c:pt>
                <c:pt idx="185">
                  <c:v>84.953408825397446</c:v>
                </c:pt>
                <c:pt idx="186">
                  <c:v>84.770250642299303</c:v>
                </c:pt>
                <c:pt idx="187">
                  <c:v>84.583649790286572</c:v>
                </c:pt>
                <c:pt idx="188">
                  <c:v>84.393647253513151</c:v>
                </c:pt>
                <c:pt idx="189">
                  <c:v>84.200297677516431</c:v>
                </c:pt>
                <c:pt idx="190">
                  <c:v>84.003669369220731</c:v>
                </c:pt>
                <c:pt idx="191">
                  <c:v>83.803864789009097</c:v>
                </c:pt>
                <c:pt idx="192">
                  <c:v>83.601013720035525</c:v>
                </c:pt>
                <c:pt idx="193">
                  <c:v>83.395266437530438</c:v>
                </c:pt>
                <c:pt idx="194">
                  <c:v>83.186759555339592</c:v>
                </c:pt>
                <c:pt idx="195">
                  <c:v>82.975602364540066</c:v>
                </c:pt>
                <c:pt idx="196">
                  <c:v>82.761863172053879</c:v>
                </c:pt>
                <c:pt idx="197">
                  <c:v>82.545651268958679</c:v>
                </c:pt>
                <c:pt idx="198">
                  <c:v>82.327062284946351</c:v>
                </c:pt>
                <c:pt idx="199">
                  <c:v>82.10624649524668</c:v>
                </c:pt>
                <c:pt idx="200">
                  <c:v>81.883367836475301</c:v>
                </c:pt>
                <c:pt idx="201">
                  <c:v>81.658597075938999</c:v>
                </c:pt>
                <c:pt idx="202">
                  <c:v>81.432084488868156</c:v>
                </c:pt>
                <c:pt idx="203">
                  <c:v>81.203953027725063</c:v>
                </c:pt>
                <c:pt idx="204">
                  <c:v>80.974305152892754</c:v>
                </c:pt>
                <c:pt idx="205">
                  <c:v>80.743236494064234</c:v>
                </c:pt>
                <c:pt idx="206">
                  <c:v>80.510876834392391</c:v>
                </c:pt>
                <c:pt idx="207">
                  <c:v>80.277390110492263</c:v>
                </c:pt>
                <c:pt idx="208">
                  <c:v>80.042933428287114</c:v>
                </c:pt>
                <c:pt idx="209">
                  <c:v>79.807677555083757</c:v>
                </c:pt>
                <c:pt idx="210">
                  <c:v>79.571752274036186</c:v>
                </c:pt>
                <c:pt idx="211">
                  <c:v>79.335253214835703</c:v>
                </c:pt>
                <c:pt idx="212">
                  <c:v>79.098269176483015</c:v>
                </c:pt>
                <c:pt idx="213">
                  <c:v>78.860888957977082</c:v>
                </c:pt>
                <c:pt idx="214">
                  <c:v>78.623228681087298</c:v>
                </c:pt>
                <c:pt idx="215">
                  <c:v>78.385424959659431</c:v>
                </c:pt>
                <c:pt idx="216">
                  <c:v>78.147621238231565</c:v>
                </c:pt>
                <c:pt idx="217">
                  <c:v>77.909933638572525</c:v>
                </c:pt>
                <c:pt idx="218">
                  <c:v>77.67243729829778</c:v>
                </c:pt>
                <c:pt idx="219">
                  <c:v>77.435207355022243</c:v>
                </c:pt>
                <c:pt idx="220">
                  <c:v>77.198298454284469</c:v>
                </c:pt>
                <c:pt idx="221">
                  <c:v>76.96177207231473</c:v>
                </c:pt>
                <c:pt idx="222">
                  <c:v>76.725696516036749</c:v>
                </c:pt>
                <c:pt idx="223">
                  <c:v>76.490187907218797</c:v>
                </c:pt>
                <c:pt idx="224">
                  <c:v>76.255321383475803</c:v>
                </c:pt>
                <c:pt idx="225">
                  <c:v>76.021185743808402</c:v>
                </c:pt>
                <c:pt idx="226">
                  <c:v>75.787821972369969</c:v>
                </c:pt>
                <c:pt idx="227">
                  <c:v>75.555250561236875</c:v>
                </c:pt>
                <c:pt idx="228">
                  <c:v>75.323485171794886</c:v>
                </c:pt>
                <c:pt idx="229">
                  <c:v>75.092566788196194</c:v>
                </c:pt>
                <c:pt idx="230">
                  <c:v>74.862543225288178</c:v>
                </c:pt>
                <c:pt idx="231">
                  <c:v>74.633482789992826</c:v>
                </c:pt>
                <c:pt idx="232">
                  <c:v>74.405440127849289</c:v>
                </c:pt>
                <c:pt idx="233">
                  <c:v>74.178442561626227</c:v>
                </c:pt>
                <c:pt idx="234">
                  <c:v>73.952510583400624</c:v>
                </c:pt>
                <c:pt idx="235">
                  <c:v>73.72763053178781</c:v>
                </c:pt>
                <c:pt idx="236">
                  <c:v>73.503809237480127</c:v>
                </c:pt>
                <c:pt idx="237">
                  <c:v>73.281039869785261</c:v>
                </c:pt>
                <c:pt idx="238">
                  <c:v>73.059377074241141</c:v>
                </c:pt>
                <c:pt idx="239">
                  <c:v>72.838848173618217</c:v>
                </c:pt>
                <c:pt idx="240">
                  <c:v>72.61948049068404</c:v>
                </c:pt>
                <c:pt idx="241">
                  <c:v>72.401280856132047</c:v>
                </c:pt>
                <c:pt idx="242">
                  <c:v>72.184379053115691</c:v>
                </c:pt>
                <c:pt idx="243">
                  <c:v>71.968474531173612</c:v>
                </c:pt>
                <c:pt idx="244">
                  <c:v>71.75369024276695</c:v>
                </c:pt>
                <c:pt idx="245">
                  <c:v>71.540039849280888</c:v>
                </c:pt>
                <c:pt idx="246">
                  <c:v>71.327530181407752</c:v>
                </c:pt>
                <c:pt idx="247">
                  <c:v>71.116188561916246</c:v>
                </c:pt>
                <c:pt idx="248">
                  <c:v>70.906028652190997</c:v>
                </c:pt>
                <c:pt idx="249">
                  <c:v>70.697029960155035</c:v>
                </c:pt>
                <c:pt idx="250">
                  <c:v>70.489335930347053</c:v>
                </c:pt>
                <c:pt idx="251">
                  <c:v>70.282625520229288</c:v>
                </c:pt>
                <c:pt idx="252">
                  <c:v>70.076994359493014</c:v>
                </c:pt>
                <c:pt idx="253">
                  <c:v>69.872469770908083</c:v>
                </c:pt>
                <c:pt idx="254">
                  <c:v>69.669058585166809</c:v>
                </c:pt>
                <c:pt idx="255">
                  <c:v>69.466774463653266</c:v>
                </c:pt>
                <c:pt idx="256">
                  <c:v>69.265617406368008</c:v>
                </c:pt>
                <c:pt idx="257">
                  <c:v>69.065573751926422</c:v>
                </c:pt>
                <c:pt idx="258">
                  <c:v>68.866623008250954</c:v>
                </c:pt>
                <c:pt idx="259">
                  <c:v>68.668737852572946</c:v>
                </c:pt>
                <c:pt idx="260">
                  <c:v>68.471897792815994</c:v>
                </c:pt>
                <c:pt idx="261">
                  <c:v>68.276123321055906</c:v>
                </c:pt>
                <c:pt idx="262">
                  <c:v>68.081407606601502</c:v>
                </c:pt>
                <c:pt idx="263">
                  <c:v>67.887771141528617</c:v>
                </c:pt>
                <c:pt idx="264">
                  <c:v>67.695207095146074</c:v>
                </c:pt>
                <c:pt idx="265">
                  <c:v>67.503694975375751</c:v>
                </c:pt>
                <c:pt idx="266">
                  <c:v>67.313214290141858</c:v>
                </c:pt>
                <c:pt idx="267">
                  <c:v>67.123751378059183</c:v>
                </c:pt>
                <c:pt idx="268">
                  <c:v>66.935299408435426</c:v>
                </c:pt>
                <c:pt idx="269">
                  <c:v>66.747851550578815</c:v>
                </c:pt>
                <c:pt idx="270">
                  <c:v>66.561435127258065</c:v>
                </c:pt>
                <c:pt idx="271">
                  <c:v>66.376050138473175</c:v>
                </c:pt>
                <c:pt idx="272">
                  <c:v>66.191689753532387</c:v>
                </c:pt>
                <c:pt idx="273">
                  <c:v>66.008497416972659</c:v>
                </c:pt>
                <c:pt idx="274">
                  <c:v>65.826158916949694</c:v>
                </c:pt>
                <c:pt idx="275">
                  <c:v>65.644776713847662</c:v>
                </c:pt>
                <c:pt idx="276">
                  <c:v>65.464378130435833</c:v>
                </c:pt>
                <c:pt idx="277">
                  <c:v>65.28496999740598</c:v>
                </c:pt>
                <c:pt idx="278">
                  <c:v>65.10655914545039</c:v>
                </c:pt>
                <c:pt idx="279">
                  <c:v>64.929145574569631</c:v>
                </c:pt>
                <c:pt idx="280">
                  <c:v>64.752736115455477</c:v>
                </c:pt>
                <c:pt idx="281">
                  <c:v>64.577317106723257</c:v>
                </c:pt>
                <c:pt idx="282">
                  <c:v>64.402868056297194</c:v>
                </c:pt>
                <c:pt idx="283">
                  <c:v>64.229395794868466</c:v>
                </c:pt>
                <c:pt idx="284">
                  <c:v>64.056893491744731</c:v>
                </c:pt>
                <c:pt idx="285">
                  <c:v>63.885381639003519</c:v>
                </c:pt>
                <c:pt idx="286">
                  <c:v>63.714880728721219</c:v>
                </c:pt>
                <c:pt idx="287">
                  <c:v>63.545397591590699</c:v>
                </c:pt>
                <c:pt idx="288">
                  <c:v>63.376932227611427</c:v>
                </c:pt>
                <c:pt idx="289">
                  <c:v>63.209477806091037</c:v>
                </c:pt>
                <c:pt idx="290">
                  <c:v>63.043047988414763</c:v>
                </c:pt>
                <c:pt idx="291">
                  <c:v>62.87764277458146</c:v>
                </c:pt>
                <c:pt idx="292">
                  <c:v>62.713275825976901</c:v>
                </c:pt>
                <c:pt idx="293">
                  <c:v>62.549988126754428</c:v>
                </c:pt>
                <c:pt idx="294">
                  <c:v>62.387800168990957</c:v>
                </c:pt>
                <c:pt idx="295">
                  <c:v>62.22673927545523</c:v>
                </c:pt>
                <c:pt idx="296">
                  <c:v>62.067010366916158</c:v>
                </c:pt>
                <c:pt idx="297">
                  <c:v>61.90836753845204</c:v>
                </c:pt>
                <c:pt idx="298">
                  <c:v>61.750797128677114</c:v>
                </c:pt>
                <c:pt idx="299">
                  <c:v>61.594435751437707</c:v>
                </c:pt>
                <c:pt idx="300">
                  <c:v>61.439324390887727</c:v>
                </c:pt>
                <c:pt idx="301">
                  <c:v>61.285510861873398</c:v>
                </c:pt>
                <c:pt idx="302">
                  <c:v>61.133049809932679</c:v>
                </c:pt>
                <c:pt idx="303">
                  <c:v>60.981975388526585</c:v>
                </c:pt>
                <c:pt idx="304">
                  <c:v>60.832335412501891</c:v>
                </c:pt>
                <c:pt idx="305">
                  <c:v>60.684164035320201</c:v>
                </c:pt>
                <c:pt idx="306">
                  <c:v>60.537509071826591</c:v>
                </c:pt>
                <c:pt idx="307">
                  <c:v>60.392418336867827</c:v>
                </c:pt>
                <c:pt idx="308">
                  <c:v>60.248960137367106</c:v>
                </c:pt>
                <c:pt idx="309">
                  <c:v>60.107202780246439</c:v>
                </c:pt>
                <c:pt idx="310">
                  <c:v>59.967207741737262</c:v>
                </c:pt>
                <c:pt idx="311">
                  <c:v>59.829043328761578</c:v>
                </c:pt>
                <c:pt idx="312">
                  <c:v>59.692764186859101</c:v>
                </c:pt>
                <c:pt idx="313">
                  <c:v>59.558418130874301</c:v>
                </c:pt>
                <c:pt idx="314">
                  <c:v>59.426073467730937</c:v>
                </c:pt>
                <c:pt idx="315">
                  <c:v>59.29579850435217</c:v>
                </c:pt>
                <c:pt idx="316">
                  <c:v>59.167668378352928</c:v>
                </c:pt>
                <c:pt idx="317">
                  <c:v>59.041758227348112</c:v>
                </c:pt>
                <c:pt idx="318">
                  <c:v>58.918143188953209</c:v>
                </c:pt>
                <c:pt idx="319">
                  <c:v>58.796884739398507</c:v>
                </c:pt>
                <c:pt idx="320">
                  <c:v>58.678037524223107</c:v>
                </c:pt>
                <c:pt idx="321">
                  <c:v>58.562059199809973</c:v>
                </c:pt>
                <c:pt idx="322">
                  <c:v>58.448430633544703</c:v>
                </c:pt>
                <c:pt idx="323">
                  <c:v>58.337226963042802</c:v>
                </c:pt>
                <c:pt idx="324">
                  <c:v>58.229247379302507</c:v>
                </c:pt>
                <c:pt idx="325">
                  <c:v>58.123610723018324</c:v>
                </c:pt>
                <c:pt idx="326">
                  <c:v>58.020644867419797</c:v>
                </c:pt>
                <c:pt idx="327">
                  <c:v>57.92052057981482</c:v>
                </c:pt>
                <c:pt idx="328">
                  <c:v>57.823934590816293</c:v>
                </c:pt>
                <c:pt idx="329">
                  <c:v>57.729793989658084</c:v>
                </c:pt>
                <c:pt idx="330">
                  <c:v>57.638542771339083</c:v>
                </c:pt>
                <c:pt idx="331">
                  <c:v>57.550338041781991</c:v>
                </c:pt>
                <c:pt idx="332">
                  <c:v>57.465234446525379</c:v>
                </c:pt>
                <c:pt idx="333">
                  <c:v>57.383266139030226</c:v>
                </c:pt>
                <c:pt idx="334">
                  <c:v>57.304480934142759</c:v>
                </c:pt>
                <c:pt idx="335">
                  <c:v>57.228909569978697</c:v>
                </c:pt>
                <c:pt idx="336">
                  <c:v>57.156569123268085</c:v>
                </c:pt>
                <c:pt idx="337">
                  <c:v>57.087493747472735</c:v>
                </c:pt>
                <c:pt idx="338">
                  <c:v>57.021700519323325</c:v>
                </c:pt>
                <c:pt idx="339">
                  <c:v>56.959216761589019</c:v>
                </c:pt>
                <c:pt idx="340">
                  <c:v>56.900066381692852</c:v>
                </c:pt>
                <c:pt idx="341">
                  <c:v>56.844266456365567</c:v>
                </c:pt>
                <c:pt idx="342">
                  <c:v>56.791827231645527</c:v>
                </c:pt>
                <c:pt idx="343">
                  <c:v>56.743021935224498</c:v>
                </c:pt>
                <c:pt idx="344">
                  <c:v>56.697850567102414</c:v>
                </c:pt>
                <c:pt idx="345">
                  <c:v>56.655524182319596</c:v>
                </c:pt>
                <c:pt idx="346">
                  <c:v>56.616575574874865</c:v>
                </c:pt>
                <c:pt idx="347">
                  <c:v>56.581042313575736</c:v>
                </c:pt>
                <c:pt idx="348">
                  <c:v>56.548920983076059</c:v>
                </c:pt>
                <c:pt idx="349">
                  <c:v>56.520098876953121</c:v>
                </c:pt>
                <c:pt idx="350">
                  <c:v>56.494647717475843</c:v>
                </c:pt>
                <c:pt idx="351">
                  <c:v>56.472632396221123</c:v>
                </c:pt>
                <c:pt idx="352">
                  <c:v>56.454049497842746</c:v>
                </c:pt>
                <c:pt idx="353">
                  <c:v>56.438615548610642</c:v>
                </c:pt>
                <c:pt idx="354">
                  <c:v>56.426497900485948</c:v>
                </c:pt>
                <c:pt idx="355">
                  <c:v>56.418724572658483</c:v>
                </c:pt>
                <c:pt idx="356">
                  <c:v>56.414161670207925</c:v>
                </c:pt>
                <c:pt idx="357">
                  <c:v>56.41202024817462</c:v>
                </c:pt>
                <c:pt idx="358">
                  <c:v>56.41301069855686</c:v>
                </c:pt>
                <c:pt idx="359">
                  <c:v>56.417314034700354</c:v>
                </c:pt>
                <c:pt idx="360">
                  <c:v>56.424902933835952</c:v>
                </c:pt>
                <c:pt idx="361">
                  <c:v>56.435517829656575</c:v>
                </c:pt>
                <c:pt idx="362">
                  <c:v>56.449302166700306</c:v>
                </c:pt>
                <c:pt idx="363">
                  <c:v>56.467181503772728</c:v>
                </c:pt>
                <c:pt idx="364">
                  <c:v>56.48824052810668</c:v>
                </c:pt>
                <c:pt idx="365">
                  <c:v>56.511505866050712</c:v>
                </c:pt>
                <c:pt idx="366">
                  <c:v>56.537701570987679</c:v>
                </c:pt>
                <c:pt idx="367">
                  <c:v>56.56697108745572</c:v>
                </c:pt>
                <c:pt idx="368">
                  <c:v>56.599276846647207</c:v>
                </c:pt>
                <c:pt idx="369">
                  <c:v>56.634512972831693</c:v>
                </c:pt>
                <c:pt idx="370">
                  <c:v>56.672703373432157</c:v>
                </c:pt>
                <c:pt idx="371">
                  <c:v>56.713824141025505</c:v>
                </c:pt>
                <c:pt idx="372">
                  <c:v>56.758698374032939</c:v>
                </c:pt>
                <c:pt idx="373">
                  <c:v>56.806513220071793</c:v>
                </c:pt>
                <c:pt idx="374">
                  <c:v>56.856346535682633</c:v>
                </c:pt>
                <c:pt idx="375">
                  <c:v>56.908854067325549</c:v>
                </c:pt>
                <c:pt idx="376">
                  <c:v>56.964134860038747</c:v>
                </c:pt>
                <c:pt idx="377">
                  <c:v>57.022151345014528</c:v>
                </c:pt>
                <c:pt idx="378">
                  <c:v>57.082872784137706</c:v>
                </c:pt>
                <c:pt idx="379">
                  <c:v>57.146521174907654</c:v>
                </c:pt>
                <c:pt idx="380">
                  <c:v>57.213058948516803</c:v>
                </c:pt>
                <c:pt idx="381">
                  <c:v>57.282441705465274</c:v>
                </c:pt>
                <c:pt idx="382">
                  <c:v>57.354433786869031</c:v>
                </c:pt>
                <c:pt idx="383">
                  <c:v>57.428621935844355</c:v>
                </c:pt>
                <c:pt idx="384">
                  <c:v>57.505426239967328</c:v>
                </c:pt>
                <c:pt idx="385">
                  <c:v>57.584559810161245</c:v>
                </c:pt>
                <c:pt idx="386">
                  <c:v>57.666418826579893</c:v>
                </c:pt>
                <c:pt idx="387">
                  <c:v>57.750682246684974</c:v>
                </c:pt>
                <c:pt idx="388">
                  <c:v>57.837001705169435</c:v>
                </c:pt>
                <c:pt idx="389">
                  <c:v>57.925684583186985</c:v>
                </c:pt>
                <c:pt idx="390">
                  <c:v>58.016389346122345</c:v>
                </c:pt>
                <c:pt idx="391">
                  <c:v>58.109327745437355</c:v>
                </c:pt>
                <c:pt idx="392">
                  <c:v>58.204390490054919</c:v>
                </c:pt>
                <c:pt idx="393">
                  <c:v>58.301318013667562</c:v>
                </c:pt>
                <c:pt idx="394">
                  <c:v>58.400376713275676</c:v>
                </c:pt>
                <c:pt idx="395">
                  <c:v>58.502454578876439</c:v>
                </c:pt>
                <c:pt idx="396">
                  <c:v>58.606520175933426</c:v>
                </c:pt>
                <c:pt idx="397">
                  <c:v>58.712573504447796</c:v>
                </c:pt>
                <c:pt idx="398">
                  <c:v>58.820477950572609</c:v>
                </c:pt>
                <c:pt idx="399">
                  <c:v>58.930308651923951</c:v>
                </c:pt>
                <c:pt idx="400">
                  <c:v>59.041847026347668</c:v>
                </c:pt>
                <c:pt idx="401">
                  <c:v>59.1552775025363</c:v>
                </c:pt>
                <c:pt idx="402">
                  <c:v>59.270306360721392</c:v>
                </c:pt>
                <c:pt idx="403">
                  <c:v>59.387206828593897</c:v>
                </c:pt>
                <c:pt idx="404">
                  <c:v>59.506170165538684</c:v>
                </c:pt>
                <c:pt idx="405">
                  <c:v>59.626848006248167</c:v>
                </c:pt>
                <c:pt idx="406">
                  <c:v>59.749069583415547</c:v>
                </c:pt>
                <c:pt idx="407">
                  <c:v>59.872964680194308</c:v>
                </c:pt>
                <c:pt idx="408">
                  <c:v>59.998287391662153</c:v>
                </c:pt>
                <c:pt idx="409">
                  <c:v>60.125290453433671</c:v>
                </c:pt>
                <c:pt idx="410">
                  <c:v>60.253782606124567</c:v>
                </c:pt>
                <c:pt idx="411">
                  <c:v>60.383975601196106</c:v>
                </c:pt>
                <c:pt idx="412">
                  <c:v>60.515705502033228</c:v>
                </c:pt>
                <c:pt idx="413">
                  <c:v>60.64872640371312</c:v>
                </c:pt>
                <c:pt idx="414">
                  <c:v>60.783291041850916</c:v>
                </c:pt>
                <c:pt idx="415">
                  <c:v>60.919228649139264</c:v>
                </c:pt>
                <c:pt idx="416">
                  <c:v>61.056757807731181</c:v>
                </c:pt>
                <c:pt idx="417">
                  <c:v>61.195687258243495</c:v>
                </c:pt>
                <c:pt idx="418">
                  <c:v>61.335818910598448</c:v>
                </c:pt>
                <c:pt idx="419">
                  <c:v>61.477330362796273</c:v>
                </c:pt>
                <c:pt idx="420">
                  <c:v>61.620030355453245</c:v>
                </c:pt>
                <c:pt idx="421">
                  <c:v>61.764035010337608</c:v>
                </c:pt>
                <c:pt idx="422">
                  <c:v>61.909344327449361</c:v>
                </c:pt>
                <c:pt idx="423">
                  <c:v>62.055978798866029</c:v>
                </c:pt>
                <c:pt idx="424">
                  <c:v>62.203904271125445</c:v>
                </c:pt>
                <c:pt idx="425">
                  <c:v>62.352922654151584</c:v>
                </c:pt>
                <c:pt idx="426">
                  <c:v>62.50315690040555</c:v>
                </c:pt>
                <c:pt idx="427">
                  <c:v>62.654729962348505</c:v>
                </c:pt>
                <c:pt idx="428">
                  <c:v>62.807471072673643</c:v>
                </c:pt>
                <c:pt idx="429">
                  <c:v>62.96135290861114</c:v>
                </c:pt>
                <c:pt idx="430">
                  <c:v>63.116717004775708</c:v>
                </c:pt>
                <c:pt idx="431">
                  <c:v>63.273228657245504</c:v>
                </c:pt>
                <c:pt idx="432">
                  <c:v>63.430819559096818</c:v>
                </c:pt>
                <c:pt idx="433">
                  <c:v>63.589612662791907</c:v>
                </c:pt>
                <c:pt idx="434">
                  <c:v>63.749539661407034</c:v>
                </c:pt>
                <c:pt idx="435">
                  <c:v>63.910532248020168</c:v>
                </c:pt>
                <c:pt idx="436">
                  <c:v>64.072638237475829</c:v>
                </c:pt>
                <c:pt idx="437">
                  <c:v>64.235762000083838</c:v>
                </c:pt>
                <c:pt idx="438">
                  <c:v>64.399992334842622</c:v>
                </c:pt>
                <c:pt idx="439">
                  <c:v>64.565192627906427</c:v>
                </c:pt>
                <c:pt idx="440">
                  <c:v>64.731519985198517</c:v>
                </c:pt>
                <c:pt idx="441">
                  <c:v>64.898837792873124</c:v>
                </c:pt>
                <c:pt idx="442">
                  <c:v>65.067282664775462</c:v>
                </c:pt>
                <c:pt idx="443">
                  <c:v>65.236827278136829</c:v>
                </c:pt>
                <c:pt idx="444">
                  <c:v>65.407328188419129</c:v>
                </c:pt>
                <c:pt idx="445">
                  <c:v>65.578894686698874</c:v>
                </c:pt>
                <c:pt idx="446">
                  <c:v>65.751560926437065</c:v>
                </c:pt>
                <c:pt idx="447">
                  <c:v>65.925244939327072</c:v>
                </c:pt>
                <c:pt idx="448">
                  <c:v>66.099905741214386</c:v>
                </c:pt>
                <c:pt idx="449">
                  <c:v>66.275734591483882</c:v>
                </c:pt>
                <c:pt idx="450">
                  <c:v>66.45256072282767</c:v>
                </c:pt>
                <c:pt idx="451">
                  <c:v>66.630268013476908</c:v>
                </c:pt>
                <c:pt idx="452">
                  <c:v>66.808965754508662</c:v>
                </c:pt>
                <c:pt idx="453">
                  <c:v>66.988517332076611</c:v>
                </c:pt>
                <c:pt idx="454">
                  <c:v>67.169011545180879</c:v>
                </c:pt>
                <c:pt idx="455">
                  <c:v>67.350352764129568</c:v>
                </c:pt>
                <c:pt idx="456">
                  <c:v>67.532540988921568</c:v>
                </c:pt>
                <c:pt idx="457">
                  <c:v>67.715945076941978</c:v>
                </c:pt>
                <c:pt idx="458">
                  <c:v>67.900237154960166</c:v>
                </c:pt>
                <c:pt idx="459">
                  <c:v>68.085287439822679</c:v>
                </c:pt>
                <c:pt idx="460">
                  <c:v>68.271205222606568</c:v>
                </c:pt>
                <c:pt idx="461">
                  <c:v>68.457840228080315</c:v>
                </c:pt>
                <c:pt idx="462">
                  <c:v>68.645274424552866</c:v>
                </c:pt>
                <c:pt idx="463">
                  <c:v>68.833425843715261</c:v>
                </c:pt>
                <c:pt idx="464">
                  <c:v>69.02226716279938</c:v>
                </c:pt>
                <c:pt idx="465">
                  <c:v>69.211846196651436</c:v>
                </c:pt>
                <c:pt idx="466">
                  <c:v>69.402135622501007</c:v>
                </c:pt>
                <c:pt idx="467">
                  <c:v>69.59311494827233</c:v>
                </c:pt>
                <c:pt idx="468">
                  <c:v>69.784743189811479</c:v>
                </c:pt>
                <c:pt idx="469">
                  <c:v>69.97721843719448</c:v>
                </c:pt>
                <c:pt idx="470">
                  <c:v>70.170274293422139</c:v>
                </c:pt>
                <c:pt idx="471">
                  <c:v>70.363828790187796</c:v>
                </c:pt>
                <c:pt idx="472">
                  <c:v>70.557909250259002</c:v>
                </c:pt>
                <c:pt idx="473">
                  <c:v>70.752420043945023</c:v>
                </c:pt>
                <c:pt idx="474">
                  <c:v>70.947408986091517</c:v>
                </c:pt>
                <c:pt idx="475">
                  <c:v>71.142377436160487</c:v>
                </c:pt>
              </c:numCache>
            </c:numRef>
          </c:yVal>
          <c:smooth val="1"/>
          <c:extLst>
            <c:ext xmlns:c16="http://schemas.microsoft.com/office/drawing/2014/chart" uri="{C3380CC4-5D6E-409C-BE32-E72D297353CC}">
              <c16:uniqueId val="{00000001-4789-45DC-97F7-B59DC835213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Лист1!$D$2:$D$477</c:f>
              <c:numCache>
                <c:formatCode>0.00</c:formatCode>
                <c:ptCount val="476"/>
                <c:pt idx="0">
                  <c:v>48.277663010358772</c:v>
                </c:pt>
                <c:pt idx="1">
                  <c:v>52.370617246627774</c:v>
                </c:pt>
                <c:pt idx="2">
                  <c:v>53.234494900703375</c:v>
                </c:pt>
                <c:pt idx="3">
                  <c:v>53.296732753515187</c:v>
                </c:pt>
                <c:pt idx="4">
                  <c:v>53.957779830694186</c:v>
                </c:pt>
                <c:pt idx="5">
                  <c:v>54.675904172658917</c:v>
                </c:pt>
                <c:pt idx="6">
                  <c:v>55.441600871086109</c:v>
                </c:pt>
                <c:pt idx="7">
                  <c:v>56.253777015209167</c:v>
                </c:pt>
                <c:pt idx="8">
                  <c:v>57.108101946115482</c:v>
                </c:pt>
                <c:pt idx="9">
                  <c:v>57.997939646244035</c:v>
                </c:pt>
                <c:pt idx="10">
                  <c:v>58.914796149730492</c:v>
                </c:pt>
                <c:pt idx="11">
                  <c:v>59.852588725089475</c:v>
                </c:pt>
                <c:pt idx="12">
                  <c:v>60.803940224647278</c:v>
                </c:pt>
                <c:pt idx="13">
                  <c:v>61.761856019496506</c:v>
                </c:pt>
                <c:pt idx="14">
                  <c:v>62.7199494123454</c:v>
                </c:pt>
                <c:pt idx="15">
                  <c:v>63.672455298900196</c:v>
                </c:pt>
                <c:pt idx="16">
                  <c:v>64.613991093635136</c:v>
                </c:pt>
                <c:pt idx="17">
                  <c:v>65.539454269408921</c:v>
                </c:pt>
                <c:pt idx="18">
                  <c:v>66.444186294078548</c:v>
                </c:pt>
                <c:pt idx="19">
                  <c:v>67.324068260192306</c:v>
                </c:pt>
                <c:pt idx="20">
                  <c:v>68.174926614761176</c:v>
                </c:pt>
                <c:pt idx="21">
                  <c:v>68.998134326934519</c:v>
                </c:pt>
                <c:pt idx="22">
                  <c:v>69.790241897106029</c:v>
                </c:pt>
                <c:pt idx="23">
                  <c:v>70.550306689738832</c:v>
                </c:pt>
                <c:pt idx="24">
                  <c:v>71.277877879142281</c:v>
                </c:pt>
                <c:pt idx="25">
                  <c:v>71.972477316855915</c:v>
                </c:pt>
                <c:pt idx="26">
                  <c:v>72.634829056262461</c:v>
                </c:pt>
                <c:pt idx="27">
                  <c:v>73.265008234977415</c:v>
                </c:pt>
                <c:pt idx="28">
                  <c:v>73.863779890536847</c:v>
                </c:pt>
                <c:pt idx="29">
                  <c:v>74.4321139812469</c:v>
                </c:pt>
                <c:pt idx="30">
                  <c:v>74.972073376178699</c:v>
                </c:pt>
                <c:pt idx="31">
                  <c:v>75.485058367252108</c:v>
                </c:pt>
                <c:pt idx="32">
                  <c:v>75.972858595847839</c:v>
                </c:pt>
                <c:pt idx="33">
                  <c:v>76.437181735038294</c:v>
                </c:pt>
                <c:pt idx="34">
                  <c:v>76.879673981666116</c:v>
                </c:pt>
                <c:pt idx="35">
                  <c:v>77.301974701881107</c:v>
                </c:pt>
                <c:pt idx="36">
                  <c:v>77.705798399447943</c:v>
                </c:pt>
                <c:pt idx="37">
                  <c:v>78.092927885055062</c:v>
                </c:pt>
                <c:pt idx="38">
                  <c:v>78.465180122851905</c:v>
                </c:pt>
                <c:pt idx="39">
                  <c:v>78.824331092834029</c:v>
                </c:pt>
                <c:pt idx="40">
                  <c:v>79.171972346305537</c:v>
                </c:pt>
                <c:pt idx="41">
                  <c:v>79.509490513801083</c:v>
                </c:pt>
                <c:pt idx="42">
                  <c:v>79.838101458549062</c:v>
                </c:pt>
                <c:pt idx="43">
                  <c:v>80.158904922008517</c:v>
                </c:pt>
                <c:pt idx="44">
                  <c:v>80.472980153560357</c:v>
                </c:pt>
                <c:pt idx="45">
                  <c:v>80.781399571895491</c:v>
                </c:pt>
                <c:pt idx="46">
                  <c:v>81.085174119472271</c:v>
                </c:pt>
                <c:pt idx="47">
                  <c:v>81.385212278365955</c:v>
                </c:pt>
                <c:pt idx="48">
                  <c:v>81.682203948497744</c:v>
                </c:pt>
                <c:pt idx="49">
                  <c:v>81.976634109019813</c:v>
                </c:pt>
                <c:pt idx="50">
                  <c:v>82.268844294548018</c:v>
                </c:pt>
                <c:pt idx="51">
                  <c:v>82.559094071388131</c:v>
                </c:pt>
                <c:pt idx="52">
                  <c:v>82.847615683078331</c:v>
                </c:pt>
                <c:pt idx="53">
                  <c:v>83.134641373157422</c:v>
                </c:pt>
                <c:pt idx="54">
                  <c:v>83.420362401008546</c:v>
                </c:pt>
                <c:pt idx="55">
                  <c:v>83.704812920093289</c:v>
                </c:pt>
                <c:pt idx="56">
                  <c:v>83.98789047002748</c:v>
                </c:pt>
                <c:pt idx="57">
                  <c:v>84.269308161735523</c:v>
                </c:pt>
                <c:pt idx="58">
                  <c:v>84.548676645755322</c:v>
                </c:pt>
                <c:pt idx="59">
                  <c:v>84.825579249858436</c:v>
                </c:pt>
                <c:pt idx="60">
                  <c:v>85.099633455276248</c:v>
                </c:pt>
                <c:pt idx="61">
                  <c:v>85.370449912547826</c:v>
                </c:pt>
                <c:pt idx="62">
                  <c:v>85.637598288058939</c:v>
                </c:pt>
                <c:pt idx="63">
                  <c:v>85.900579941272724</c:v>
                </c:pt>
                <c:pt idx="64">
                  <c:v>86.158745956420788</c:v>
                </c:pt>
                <c:pt idx="65">
                  <c:v>86.411358618735747</c:v>
                </c:pt>
                <c:pt idx="66">
                  <c:v>86.657639229297502</c:v>
                </c:pt>
                <c:pt idx="67">
                  <c:v>86.896870565413892</c:v>
                </c:pt>
                <c:pt idx="68">
                  <c:v>87.128390049934183</c:v>
                </c:pt>
                <c:pt idx="69">
                  <c:v>87.351630735397208</c:v>
                </c:pt>
                <c:pt idx="70">
                  <c:v>87.566012012958325</c:v>
                </c:pt>
                <c:pt idx="71">
                  <c:v>87.770932781695919</c:v>
                </c:pt>
                <c:pt idx="72">
                  <c:v>87.965737295150433</c:v>
                </c:pt>
                <c:pt idx="73">
                  <c:v>88.149769806861727</c:v>
                </c:pt>
                <c:pt idx="74">
                  <c:v>88.322429215907604</c:v>
                </c:pt>
                <c:pt idx="75">
                  <c:v>88.483100759982989</c:v>
                </c:pt>
                <c:pt idx="76">
                  <c:v>88.631757116317459</c:v>
                </c:pt>
                <c:pt idx="77">
                  <c:v>88.768056750297475</c:v>
                </c:pt>
                <c:pt idx="78">
                  <c:v>88.891890370845374</c:v>
                </c:pt>
                <c:pt idx="79">
                  <c:v>89.003135025501166</c:v>
                </c:pt>
                <c:pt idx="80">
                  <c:v>89.101701915263604</c:v>
                </c:pt>
                <c:pt idx="81">
                  <c:v>89.187550055980481</c:v>
                </c:pt>
                <c:pt idx="82">
                  <c:v>89.260740923881528</c:v>
                </c:pt>
                <c:pt idx="83">
                  <c:v>89.321534085273626</c:v>
                </c:pt>
                <c:pt idx="84">
                  <c:v>89.370346212386977</c:v>
                </c:pt>
                <c:pt idx="85">
                  <c:v>89.407710099219997</c:v>
                </c:pt>
                <c:pt idx="86">
                  <c:v>89.434199523925642</c:v>
                </c:pt>
                <c:pt idx="87">
                  <c:v>89.450388264655615</c:v>
                </c:pt>
                <c:pt idx="88">
                  <c:v>89.456843268871111</c:v>
                </c:pt>
                <c:pt idx="89">
                  <c:v>89.454158806800265</c:v>
                </c:pt>
                <c:pt idx="90">
                  <c:v>89.442915487288886</c:v>
                </c:pt>
                <c:pt idx="91">
                  <c:v>89.42419939041136</c:v>
                </c:pt>
                <c:pt idx="92">
                  <c:v>89.398789215087817</c:v>
                </c:pt>
                <c:pt idx="93">
                  <c:v>89.367654919623817</c:v>
                </c:pt>
                <c:pt idx="94">
                  <c:v>89.331691324710619</c:v>
                </c:pt>
                <c:pt idx="95">
                  <c:v>89.291731774806877</c:v>
                </c:pt>
                <c:pt idx="96">
                  <c:v>89.24852081537226</c:v>
                </c:pt>
                <c:pt idx="97">
                  <c:v>89.202789330482418</c:v>
                </c:pt>
                <c:pt idx="98">
                  <c:v>89.155302357673406</c:v>
                </c:pt>
                <c:pt idx="99">
                  <c:v>89.106886410712718</c:v>
                </c:pt>
                <c:pt idx="100">
                  <c:v>89.058347511291487</c:v>
                </c:pt>
                <c:pt idx="101">
                  <c:v>89.010457527636916</c:v>
                </c:pt>
                <c:pt idx="102">
                  <c:v>88.963858544826252</c:v>
                </c:pt>
                <c:pt idx="103">
                  <c:v>88.91903554201113</c:v>
                </c:pt>
                <c:pt idx="104">
                  <c:v>88.876384699344229</c:v>
                </c:pt>
                <c:pt idx="105">
                  <c:v>88.836261212825434</c:v>
                </c:pt>
                <c:pt idx="106">
                  <c:v>88.79902027845354</c:v>
                </c:pt>
                <c:pt idx="107">
                  <c:v>88.765023922920179</c:v>
                </c:pt>
                <c:pt idx="108">
                  <c:v>88.734620511531816</c:v>
                </c:pt>
                <c:pt idx="109">
                  <c:v>88.708049118518389</c:v>
                </c:pt>
                <c:pt idx="110">
                  <c:v>88.685419034957548</c:v>
                </c:pt>
                <c:pt idx="111">
                  <c:v>88.666709768771767</c:v>
                </c:pt>
                <c:pt idx="112">
                  <c:v>88.651818859576863</c:v>
                </c:pt>
                <c:pt idx="113">
                  <c:v>88.640643846988652</c:v>
                </c:pt>
                <c:pt idx="114">
                  <c:v>88.633102762698755</c:v>
                </c:pt>
                <c:pt idx="115">
                  <c:v>88.629140961169796</c:v>
                </c:pt>
                <c:pt idx="116">
                  <c:v>88.628683304786264</c:v>
                </c:pt>
                <c:pt idx="117">
                  <c:v>88.631572687625479</c:v>
                </c:pt>
                <c:pt idx="118">
                  <c:v>88.637542712688187</c:v>
                </c:pt>
                <c:pt idx="119">
                  <c:v>88.646258676052014</c:v>
                </c:pt>
                <c:pt idx="120">
                  <c:v>88.657358551025311</c:v>
                </c:pt>
                <c:pt idx="121">
                  <c:v>88.670514464378016</c:v>
                </c:pt>
                <c:pt idx="122">
                  <c:v>88.685480511188402</c:v>
                </c:pt>
                <c:pt idx="123">
                  <c:v>88.702031278610036</c:v>
                </c:pt>
                <c:pt idx="124">
                  <c:v>88.719948184489908</c:v>
                </c:pt>
                <c:pt idx="125">
                  <c:v>88.738937509059539</c:v>
                </c:pt>
                <c:pt idx="126">
                  <c:v>88.758664548396553</c:v>
                </c:pt>
                <c:pt idx="127">
                  <c:v>88.778705799579569</c:v>
                </c:pt>
                <c:pt idx="128">
                  <c:v>88.798719727992733</c:v>
                </c:pt>
                <c:pt idx="129">
                  <c:v>88.818392121791788</c:v>
                </c:pt>
                <c:pt idx="130">
                  <c:v>88.837531721591816</c:v>
                </c:pt>
                <c:pt idx="131">
                  <c:v>88.85593360662449</c:v>
                </c:pt>
                <c:pt idx="132">
                  <c:v>88.873399686813158</c:v>
                </c:pt>
                <c:pt idx="133">
                  <c:v>88.88968405723557</c:v>
                </c:pt>
                <c:pt idx="134">
                  <c:v>88.904492998122677</c:v>
                </c:pt>
                <c:pt idx="135">
                  <c:v>88.917519128322496</c:v>
                </c:pt>
                <c:pt idx="136">
                  <c:v>88.928516542911026</c:v>
                </c:pt>
                <c:pt idx="137">
                  <c:v>88.937273490428765</c:v>
                </c:pt>
                <c:pt idx="138">
                  <c:v>88.943673849105735</c:v>
                </c:pt>
                <c:pt idx="139">
                  <c:v>88.947608327865424</c:v>
                </c:pt>
                <c:pt idx="140">
                  <c:v>88.948940312862078</c:v>
                </c:pt>
                <c:pt idx="141">
                  <c:v>88.947492206096612</c:v>
                </c:pt>
                <c:pt idx="142">
                  <c:v>88.94305225610718</c:v>
                </c:pt>
                <c:pt idx="143">
                  <c:v>88.935401880740784</c:v>
                </c:pt>
                <c:pt idx="144">
                  <c:v>88.924390804767597</c:v>
                </c:pt>
                <c:pt idx="145">
                  <c:v>88.909916567802327</c:v>
                </c:pt>
                <c:pt idx="146">
                  <c:v>88.891924524306958</c:v>
                </c:pt>
                <c:pt idx="147">
                  <c:v>88.870373690128176</c:v>
                </c:pt>
                <c:pt idx="148">
                  <c:v>88.845168435573569</c:v>
                </c:pt>
                <c:pt idx="149">
                  <c:v>88.816206300258358</c:v>
                </c:pt>
                <c:pt idx="150">
                  <c:v>88.783316516875786</c:v>
                </c:pt>
                <c:pt idx="151">
                  <c:v>88.74637613296467</c:v>
                </c:pt>
                <c:pt idx="152">
                  <c:v>88.705310010909585</c:v>
                </c:pt>
                <c:pt idx="153">
                  <c:v>88.660077166557173</c:v>
                </c:pt>
                <c:pt idx="154">
                  <c:v>88.610698091983224</c:v>
                </c:pt>
                <c:pt idx="155">
                  <c:v>88.55715229511253</c:v>
                </c:pt>
                <c:pt idx="156">
                  <c:v>88.499412453174102</c:v>
                </c:pt>
                <c:pt idx="157">
                  <c:v>88.437396597861849</c:v>
                </c:pt>
                <c:pt idx="158">
                  <c:v>88.371002268791003</c:v>
                </c:pt>
                <c:pt idx="159">
                  <c:v>88.300181651115366</c:v>
                </c:pt>
                <c:pt idx="160">
                  <c:v>88.224900591373341</c:v>
                </c:pt>
                <c:pt idx="161">
                  <c:v>88.145200073718826</c:v>
                </c:pt>
                <c:pt idx="162">
                  <c:v>88.061121082305746</c:v>
                </c:pt>
                <c:pt idx="163">
                  <c:v>87.97269093990279</c:v>
                </c:pt>
                <c:pt idx="164">
                  <c:v>87.879902815818753</c:v>
                </c:pt>
                <c:pt idx="165">
                  <c:v>87.782715725898626</c:v>
                </c:pt>
                <c:pt idx="166">
                  <c:v>87.681075024604439</c:v>
                </c:pt>
                <c:pt idx="167">
                  <c:v>87.574980711936746</c:v>
                </c:pt>
                <c:pt idx="168">
                  <c:v>87.46444644927962</c:v>
                </c:pt>
                <c:pt idx="169">
                  <c:v>87.34955420494029</c:v>
                </c:pt>
                <c:pt idx="170">
                  <c:v>87.230365455150192</c:v>
                </c:pt>
                <c:pt idx="171">
                  <c:v>87.10692801475497</c:v>
                </c:pt>
                <c:pt idx="172">
                  <c:v>86.979255545139239</c:v>
                </c:pt>
                <c:pt idx="173">
                  <c:v>86.847320723533173</c:v>
                </c:pt>
                <c:pt idx="174">
                  <c:v>86.711116719245595</c:v>
                </c:pt>
                <c:pt idx="175">
                  <c:v>86.57065719366058</c:v>
                </c:pt>
                <c:pt idx="176">
                  <c:v>86.426017284393026</c:v>
                </c:pt>
                <c:pt idx="177">
                  <c:v>86.277272129058431</c:v>
                </c:pt>
                <c:pt idx="178">
                  <c:v>86.124510526656906</c:v>
                </c:pt>
                <c:pt idx="179">
                  <c:v>85.967787122726421</c:v>
                </c:pt>
                <c:pt idx="180">
                  <c:v>85.807129240035678</c:v>
                </c:pt>
                <c:pt idx="181">
                  <c:v>85.642372941970763</c:v>
                </c:pt>
                <c:pt idx="182">
                  <c:v>85.473873424529884</c:v>
                </c:pt>
                <c:pt idx="183">
                  <c:v>85.301521396636545</c:v>
                </c:pt>
                <c:pt idx="184">
                  <c:v>85.125166583060931</c:v>
                </c:pt>
                <c:pt idx="185">
                  <c:v>84.945191502571049</c:v>
                </c:pt>
                <c:pt idx="186">
                  <c:v>84.761930859088721</c:v>
                </c:pt>
                <c:pt idx="187">
                  <c:v>84.575227546691806</c:v>
                </c:pt>
                <c:pt idx="188">
                  <c:v>84.385115718841305</c:v>
                </c:pt>
                <c:pt idx="189">
                  <c:v>84.191663682460415</c:v>
                </c:pt>
                <c:pt idx="190">
                  <c:v>83.994926083087634</c:v>
                </c:pt>
                <c:pt idx="191">
                  <c:v>83.795012211799488</c:v>
                </c:pt>
                <c:pt idx="192">
                  <c:v>83.592065513133491</c:v>
                </c:pt>
                <c:pt idx="193">
                  <c:v>83.386222600936534</c:v>
                </c:pt>
                <c:pt idx="194">
                  <c:v>83.177626919746146</c:v>
                </c:pt>
                <c:pt idx="195">
                  <c:v>82.966380929946496</c:v>
                </c:pt>
                <c:pt idx="196">
                  <c:v>82.752566599845395</c:v>
                </c:pt>
                <c:pt idx="197">
                  <c:v>82.536286389827609</c:v>
                </c:pt>
                <c:pt idx="198">
                  <c:v>82.317635929584412</c:v>
                </c:pt>
                <c:pt idx="199">
                  <c:v>82.096765494346215</c:v>
                </c:pt>
                <c:pt idx="200">
                  <c:v>81.873845851420938</c:v>
                </c:pt>
                <c:pt idx="201">
                  <c:v>81.649040937423607</c:v>
                </c:pt>
                <c:pt idx="202">
                  <c:v>81.422501027583507</c:v>
                </c:pt>
                <c:pt idx="203">
                  <c:v>81.194349074363458</c:v>
                </c:pt>
                <c:pt idx="204">
                  <c:v>80.964680707454207</c:v>
                </c:pt>
                <c:pt idx="205">
                  <c:v>80.733598387241059</c:v>
                </c:pt>
                <c:pt idx="206">
                  <c:v>80.501231896876888</c:v>
                </c:pt>
                <c:pt idx="207">
                  <c:v>80.267738342285014</c:v>
                </c:pt>
                <c:pt idx="208">
                  <c:v>80.033274829387551</c:v>
                </c:pt>
                <c:pt idx="209">
                  <c:v>79.79801895618418</c:v>
                </c:pt>
                <c:pt idx="210">
                  <c:v>79.562086844443726</c:v>
                </c:pt>
                <c:pt idx="211">
                  <c:v>79.325587785243812</c:v>
                </c:pt>
                <c:pt idx="212">
                  <c:v>79.088596916198242</c:v>
                </c:pt>
                <c:pt idx="213">
                  <c:v>78.851216697692308</c:v>
                </c:pt>
                <c:pt idx="214">
                  <c:v>78.613556420802539</c:v>
                </c:pt>
                <c:pt idx="215">
                  <c:v>78.375745868682344</c:v>
                </c:pt>
                <c:pt idx="216">
                  <c:v>78.137935316562164</c:v>
                </c:pt>
                <c:pt idx="217">
                  <c:v>77.90023405551905</c:v>
                </c:pt>
                <c:pt idx="218">
                  <c:v>77.662737715243736</c:v>
                </c:pt>
                <c:pt idx="219">
                  <c:v>77.425507771968768</c:v>
                </c:pt>
                <c:pt idx="220">
                  <c:v>77.18859204053868</c:v>
                </c:pt>
                <c:pt idx="221">
                  <c:v>76.952058827876627</c:v>
                </c:pt>
                <c:pt idx="222">
                  <c:v>76.715990102290974</c:v>
                </c:pt>
                <c:pt idx="223">
                  <c:v>76.480481493473022</c:v>
                </c:pt>
                <c:pt idx="224">
                  <c:v>76.245628631114641</c:v>
                </c:pt>
                <c:pt idx="225">
                  <c:v>76.011506652831883</c:v>
                </c:pt>
                <c:pt idx="226">
                  <c:v>75.778156542777509</c:v>
                </c:pt>
                <c:pt idx="227">
                  <c:v>75.545605623721926</c:v>
                </c:pt>
                <c:pt idx="228">
                  <c:v>75.313874387740952</c:v>
                </c:pt>
                <c:pt idx="229">
                  <c:v>75.082996988296173</c:v>
                </c:pt>
                <c:pt idx="230">
                  <c:v>74.853021240234369</c:v>
                </c:pt>
                <c:pt idx="231">
                  <c:v>74.624008619785258</c:v>
                </c:pt>
                <c:pt idx="232">
                  <c:v>74.396020603179679</c:v>
                </c:pt>
                <c:pt idx="233">
                  <c:v>74.169091343879217</c:v>
                </c:pt>
                <c:pt idx="234">
                  <c:v>73.943234503269082</c:v>
                </c:pt>
                <c:pt idx="235">
                  <c:v>73.718436419963496</c:v>
                </c:pt>
                <c:pt idx="236">
                  <c:v>73.494690263271309</c:v>
                </c:pt>
                <c:pt idx="237">
                  <c:v>73.272023355960613</c:v>
                </c:pt>
                <c:pt idx="238">
                  <c:v>73.050456190108946</c:v>
                </c:pt>
                <c:pt idx="239">
                  <c:v>72.830029749870207</c:v>
                </c:pt>
                <c:pt idx="240">
                  <c:v>72.610764527320768</c:v>
                </c:pt>
                <c:pt idx="241">
                  <c:v>72.392687845229915</c:v>
                </c:pt>
                <c:pt idx="242">
                  <c:v>72.175895333290072</c:v>
                </c:pt>
                <c:pt idx="243">
                  <c:v>71.960106933116805</c:v>
                </c:pt>
                <c:pt idx="244">
                  <c:v>71.745445597171269</c:v>
                </c:pt>
                <c:pt idx="245">
                  <c:v>71.531918156146915</c:v>
                </c:pt>
                <c:pt idx="246">
                  <c:v>71.319531440734337</c:v>
                </c:pt>
                <c:pt idx="247">
                  <c:v>71.108319604396286</c:v>
                </c:pt>
                <c:pt idx="248">
                  <c:v>70.898282647132731</c:v>
                </c:pt>
                <c:pt idx="249">
                  <c:v>70.689413738250238</c:v>
                </c:pt>
                <c:pt idx="250">
                  <c:v>70.481849491595696</c:v>
                </c:pt>
                <c:pt idx="251">
                  <c:v>70.275262033939072</c:v>
                </c:pt>
                <c:pt idx="252">
                  <c:v>70.069753825664492</c:v>
                </c:pt>
                <c:pt idx="253">
                  <c:v>69.865359020233015</c:v>
                </c:pt>
                <c:pt idx="254">
                  <c:v>69.662070786952881</c:v>
                </c:pt>
                <c:pt idx="255">
                  <c:v>69.459916448592779</c:v>
                </c:pt>
                <c:pt idx="256">
                  <c:v>69.258889174460975</c:v>
                </c:pt>
                <c:pt idx="257">
                  <c:v>69.058975303172829</c:v>
                </c:pt>
                <c:pt idx="258">
                  <c:v>68.860147511958516</c:v>
                </c:pt>
                <c:pt idx="259">
                  <c:v>68.662385308742202</c:v>
                </c:pt>
                <c:pt idx="260">
                  <c:v>68.465675032138691</c:v>
                </c:pt>
                <c:pt idx="261">
                  <c:v>68.270023512839742</c:v>
                </c:pt>
                <c:pt idx="262">
                  <c:v>68.075437581538807</c:v>
                </c:pt>
                <c:pt idx="263">
                  <c:v>67.881924068927617</c:v>
                </c:pt>
                <c:pt idx="264">
                  <c:v>67.689482975005632</c:v>
                </c:pt>
                <c:pt idx="265">
                  <c:v>67.498107469081646</c:v>
                </c:pt>
                <c:pt idx="266">
                  <c:v>67.307756567001206</c:v>
                </c:pt>
                <c:pt idx="267">
                  <c:v>67.118416607379672</c:v>
                </c:pt>
                <c:pt idx="268">
                  <c:v>66.930087590217028</c:v>
                </c:pt>
                <c:pt idx="269">
                  <c:v>66.742776346206185</c:v>
                </c:pt>
                <c:pt idx="270">
                  <c:v>66.556482875346575</c:v>
                </c:pt>
                <c:pt idx="271">
                  <c:v>66.37122083902338</c:v>
                </c:pt>
                <c:pt idx="272">
                  <c:v>66.186990237235491</c:v>
                </c:pt>
                <c:pt idx="273">
                  <c:v>66.003927683829772</c:v>
                </c:pt>
                <c:pt idx="274">
                  <c:v>65.821712136268516</c:v>
                </c:pt>
                <c:pt idx="275">
                  <c:v>65.640459716319938</c:v>
                </c:pt>
                <c:pt idx="276">
                  <c:v>65.460184085368681</c:v>
                </c:pt>
                <c:pt idx="277">
                  <c:v>65.280892074107626</c:v>
                </c:pt>
                <c:pt idx="278">
                  <c:v>65.102604174613731</c:v>
                </c:pt>
                <c:pt idx="279">
                  <c:v>64.925313556194126</c:v>
                </c:pt>
                <c:pt idx="280">
                  <c:v>64.74902021884877</c:v>
                </c:pt>
                <c:pt idx="281">
                  <c:v>64.573717331885959</c:v>
                </c:pt>
                <c:pt idx="282">
                  <c:v>64.399391233921037</c:v>
                </c:pt>
                <c:pt idx="283">
                  <c:v>64.226028263568793</c:v>
                </c:pt>
                <c:pt idx="284">
                  <c:v>64.053635251521555</c:v>
                </c:pt>
                <c:pt idx="285">
                  <c:v>63.882239520549732</c:v>
                </c:pt>
                <c:pt idx="286">
                  <c:v>63.711841070651609</c:v>
                </c:pt>
                <c:pt idx="287">
                  <c:v>63.54246039390528</c:v>
                </c:pt>
                <c:pt idx="288">
                  <c:v>63.374104321002498</c:v>
                </c:pt>
                <c:pt idx="289">
                  <c:v>63.206759190559183</c:v>
                </c:pt>
                <c:pt idx="290">
                  <c:v>63.040431833267093</c:v>
                </c:pt>
                <c:pt idx="291">
                  <c:v>62.875122249126228</c:v>
                </c:pt>
                <c:pt idx="292">
                  <c:v>62.71085776090586</c:v>
                </c:pt>
                <c:pt idx="293">
                  <c:v>62.547665691375236</c:v>
                </c:pt>
                <c:pt idx="294">
                  <c:v>62.385573363303642</c:v>
                </c:pt>
                <c:pt idx="295">
                  <c:v>62.224614930152661</c:v>
                </c:pt>
                <c:pt idx="296">
                  <c:v>62.06498165130602</c:v>
                </c:pt>
                <c:pt idx="297">
                  <c:v>61.906434452533198</c:v>
                </c:pt>
                <c:pt idx="298">
                  <c:v>61.748952841758395</c:v>
                </c:pt>
                <c:pt idx="299">
                  <c:v>61.592687094211435</c:v>
                </c:pt>
                <c:pt idx="300">
                  <c:v>61.437671363353317</c:v>
                </c:pt>
                <c:pt idx="301">
                  <c:v>61.283946633338545</c:v>
                </c:pt>
                <c:pt idx="302">
                  <c:v>61.13157438039736</c:v>
                </c:pt>
                <c:pt idx="303">
                  <c:v>60.980588757991377</c:v>
                </c:pt>
                <c:pt idx="304">
                  <c:v>60.831037580966822</c:v>
                </c:pt>
                <c:pt idx="305">
                  <c:v>60.682955002784674</c:v>
                </c:pt>
                <c:pt idx="306">
                  <c:v>60.53638200759886</c:v>
                </c:pt>
                <c:pt idx="307">
                  <c:v>60.391380071639652</c:v>
                </c:pt>
                <c:pt idx="308">
                  <c:v>60.248003840446167</c:v>
                </c:pt>
                <c:pt idx="309">
                  <c:v>60.10632845163331</c:v>
                </c:pt>
                <c:pt idx="310">
                  <c:v>59.966415381431361</c:v>
                </c:pt>
                <c:pt idx="311">
                  <c:v>59.828332936763481</c:v>
                </c:pt>
                <c:pt idx="312">
                  <c:v>59.69212893247591</c:v>
                </c:pt>
                <c:pt idx="313">
                  <c:v>59.557858014106607</c:v>
                </c:pt>
                <c:pt idx="314">
                  <c:v>59.425595319271046</c:v>
                </c:pt>
                <c:pt idx="315">
                  <c:v>59.295395493507193</c:v>
                </c:pt>
                <c:pt idx="316">
                  <c:v>59.167333674430537</c:v>
                </c:pt>
                <c:pt idx="317">
                  <c:v>59.041491830348889</c:v>
                </c:pt>
                <c:pt idx="318">
                  <c:v>58.917945098876594</c:v>
                </c:pt>
                <c:pt idx="319">
                  <c:v>58.79675495624506</c:v>
                </c:pt>
                <c:pt idx="320">
                  <c:v>58.67797604799226</c:v>
                </c:pt>
                <c:pt idx="321">
                  <c:v>58.562059199809973</c:v>
                </c:pt>
                <c:pt idx="322">
                  <c:v>58.448498940467296</c:v>
                </c:pt>
                <c:pt idx="323">
                  <c:v>58.337349915503943</c:v>
                </c:pt>
                <c:pt idx="324">
                  <c:v>58.22943180799448</c:v>
                </c:pt>
                <c:pt idx="325">
                  <c:v>58.123863458632911</c:v>
                </c:pt>
                <c:pt idx="326">
                  <c:v>58.020945417880604</c:v>
                </c:pt>
                <c:pt idx="327">
                  <c:v>57.92088943719822</c:v>
                </c:pt>
                <c:pt idx="328">
                  <c:v>57.824358093738219</c:v>
                </c:pt>
                <c:pt idx="329">
                  <c:v>57.730272138118551</c:v>
                </c:pt>
                <c:pt idx="330">
                  <c:v>57.63908239603041</c:v>
                </c:pt>
                <c:pt idx="331">
                  <c:v>57.550939142703598</c:v>
                </c:pt>
                <c:pt idx="332">
                  <c:v>57.465890192985519</c:v>
                </c:pt>
                <c:pt idx="333">
                  <c:v>57.383983361720638</c:v>
                </c:pt>
                <c:pt idx="334">
                  <c:v>57.30525963306404</c:v>
                </c:pt>
                <c:pt idx="335">
                  <c:v>57.229742914438219</c:v>
                </c:pt>
                <c:pt idx="336">
                  <c:v>57.157467359304384</c:v>
                </c:pt>
                <c:pt idx="337">
                  <c:v>57.088453459739661</c:v>
                </c:pt>
                <c:pt idx="338">
                  <c:v>57.022725123166985</c:v>
                </c:pt>
                <c:pt idx="339">
                  <c:v>56.960309672355613</c:v>
                </c:pt>
                <c:pt idx="340">
                  <c:v>56.901220768690067</c:v>
                </c:pt>
                <c:pt idx="341">
                  <c:v>56.845489150285673</c:v>
                </c:pt>
                <c:pt idx="342">
                  <c:v>56.793121647834731</c:v>
                </c:pt>
                <c:pt idx="343">
                  <c:v>56.744388073682742</c:v>
                </c:pt>
                <c:pt idx="344">
                  <c:v>56.6992884278297</c:v>
                </c:pt>
                <c:pt idx="345">
                  <c:v>56.657040596008294</c:v>
                </c:pt>
                <c:pt idx="346">
                  <c:v>56.618167126178705</c:v>
                </c:pt>
                <c:pt idx="347">
                  <c:v>56.582712417840945</c:v>
                </c:pt>
                <c:pt idx="348">
                  <c:v>56.55067305564878</c:v>
                </c:pt>
                <c:pt idx="349">
                  <c:v>56.521936333179468</c:v>
                </c:pt>
                <c:pt idx="350">
                  <c:v>56.496563726663545</c:v>
                </c:pt>
                <c:pt idx="351">
                  <c:v>56.474637204408602</c:v>
                </c:pt>
                <c:pt idx="352">
                  <c:v>56.456143105030058</c:v>
                </c:pt>
                <c:pt idx="353">
                  <c:v>56.440797954797731</c:v>
                </c:pt>
                <c:pt idx="354">
                  <c:v>56.428775936365078</c:v>
                </c:pt>
                <c:pt idx="355">
                  <c:v>56.421094822883603</c:v>
                </c:pt>
                <c:pt idx="356">
                  <c:v>56.416624134778971</c:v>
                </c:pt>
                <c:pt idx="357">
                  <c:v>56.414581757783871</c:v>
                </c:pt>
                <c:pt idx="358">
                  <c:v>56.415667837858145</c:v>
                </c:pt>
                <c:pt idx="359">
                  <c:v>56.420066803693736</c:v>
                </c:pt>
                <c:pt idx="360">
                  <c:v>56.427761578559839</c:v>
                </c:pt>
                <c:pt idx="361">
                  <c:v>56.43847551941866</c:v>
                </c:pt>
                <c:pt idx="362">
                  <c:v>56.452358901500645</c:v>
                </c:pt>
                <c:pt idx="363">
                  <c:v>56.470340698957422</c:v>
                </c:pt>
                <c:pt idx="364">
                  <c:v>56.491502183675728</c:v>
                </c:pt>
                <c:pt idx="365">
                  <c:v>56.514866566658014</c:v>
                </c:pt>
                <c:pt idx="366">
                  <c:v>56.541161316633172</c:v>
                </c:pt>
                <c:pt idx="367">
                  <c:v>56.570529878139467</c:v>
                </c:pt>
                <c:pt idx="368">
                  <c:v>56.602934682369209</c:v>
                </c:pt>
                <c:pt idx="369">
                  <c:v>56.638269853591886</c:v>
                </c:pt>
                <c:pt idx="370">
                  <c:v>56.676559299230547</c:v>
                </c:pt>
                <c:pt idx="371">
                  <c:v>56.717775696515986</c:v>
                </c:pt>
                <c:pt idx="372">
                  <c:v>56.762748974561674</c:v>
                </c:pt>
                <c:pt idx="373">
                  <c:v>56.810652619600248</c:v>
                </c:pt>
                <c:pt idx="374">
                  <c:v>56.860581564903242</c:v>
                </c:pt>
                <c:pt idx="375">
                  <c:v>56.913181310892099</c:v>
                </c:pt>
                <c:pt idx="376">
                  <c:v>56.968550902605017</c:v>
                </c:pt>
                <c:pt idx="377">
                  <c:v>57.026656186580638</c:v>
                </c:pt>
                <c:pt idx="378">
                  <c:v>57.087466424703585</c:v>
                </c:pt>
                <c:pt idx="379">
                  <c:v>57.151200199127153</c:v>
                </c:pt>
                <c:pt idx="380">
                  <c:v>57.217819941043821</c:v>
                </c:pt>
                <c:pt idx="381">
                  <c:v>57.287281250953647</c:v>
                </c:pt>
                <c:pt idx="382">
                  <c:v>57.359351885318368</c:v>
                </c:pt>
                <c:pt idx="383">
                  <c:v>57.433622002601481</c:v>
                </c:pt>
                <c:pt idx="384">
                  <c:v>57.510501444339383</c:v>
                </c:pt>
                <c:pt idx="385">
                  <c:v>57.589703321456462</c:v>
                </c:pt>
                <c:pt idx="386">
                  <c:v>57.67163747549003</c:v>
                </c:pt>
                <c:pt idx="387">
                  <c:v>57.755962371825952</c:v>
                </c:pt>
                <c:pt idx="388">
                  <c:v>57.842356967925909</c:v>
                </c:pt>
                <c:pt idx="389">
                  <c:v>57.931101322173738</c:v>
                </c:pt>
                <c:pt idx="390">
                  <c:v>58.021867561339945</c:v>
                </c:pt>
                <c:pt idx="391">
                  <c:v>58.114860606193488</c:v>
                </c:pt>
                <c:pt idx="392">
                  <c:v>58.209991657733646</c:v>
                </c:pt>
                <c:pt idx="393">
                  <c:v>58.306966996192521</c:v>
                </c:pt>
                <c:pt idx="394">
                  <c:v>58.406080341338601</c:v>
                </c:pt>
                <c:pt idx="395">
                  <c:v>58.508206021785583</c:v>
                </c:pt>
                <c:pt idx="396">
                  <c:v>58.612319433688796</c:v>
                </c:pt>
                <c:pt idx="397">
                  <c:v>58.718420577048796</c:v>
                </c:pt>
                <c:pt idx="398">
                  <c:v>58.826359176635208</c:v>
                </c:pt>
                <c:pt idx="399">
                  <c:v>58.936237692832755</c:v>
                </c:pt>
                <c:pt idx="400">
                  <c:v>59.047803390025734</c:v>
                </c:pt>
                <c:pt idx="401">
                  <c:v>59.161274850368279</c:v>
                </c:pt>
                <c:pt idx="402">
                  <c:v>59.276331031322066</c:v>
                </c:pt>
                <c:pt idx="403">
                  <c:v>59.393265652656154</c:v>
                </c:pt>
                <c:pt idx="404">
                  <c:v>59.512249481677891</c:v>
                </c:pt>
                <c:pt idx="405">
                  <c:v>59.632947814464323</c:v>
                </c:pt>
                <c:pt idx="406">
                  <c:v>59.75518988370866</c:v>
                </c:pt>
                <c:pt idx="407">
                  <c:v>59.879105472564362</c:v>
                </c:pt>
                <c:pt idx="408">
                  <c:v>60.004441845416842</c:v>
                </c:pt>
                <c:pt idx="409">
                  <c:v>60.131458568572434</c:v>
                </c:pt>
                <c:pt idx="410">
                  <c:v>60.259964382647972</c:v>
                </c:pt>
                <c:pt idx="411">
                  <c:v>60.390164208411811</c:v>
                </c:pt>
                <c:pt idx="412">
                  <c:v>60.521900939941261</c:v>
                </c:pt>
                <c:pt idx="413">
                  <c:v>60.65492867231346</c:v>
                </c:pt>
                <c:pt idx="414">
                  <c:v>60.789493310451249</c:v>
                </c:pt>
                <c:pt idx="415">
                  <c:v>60.925430917739611</c:v>
                </c:pt>
                <c:pt idx="416">
                  <c:v>61.062960076331514</c:v>
                </c:pt>
                <c:pt idx="417">
                  <c:v>61.201882696151515</c:v>
                </c:pt>
                <c:pt idx="418">
                  <c:v>61.342007517814153</c:v>
                </c:pt>
                <c:pt idx="419">
                  <c:v>61.483512139320233</c:v>
                </c:pt>
                <c:pt idx="420">
                  <c:v>61.626198470592001</c:v>
                </c:pt>
                <c:pt idx="421">
                  <c:v>61.77019629478405</c:v>
                </c:pt>
                <c:pt idx="422">
                  <c:v>61.915491950511736</c:v>
                </c:pt>
                <c:pt idx="423">
                  <c:v>62.062112760543769</c:v>
                </c:pt>
                <c:pt idx="424">
                  <c:v>62.210017740726236</c:v>
                </c:pt>
                <c:pt idx="425">
                  <c:v>62.359015631675426</c:v>
                </c:pt>
                <c:pt idx="426">
                  <c:v>62.509229385852443</c:v>
                </c:pt>
                <c:pt idx="427">
                  <c:v>62.660781955718441</c:v>
                </c:pt>
                <c:pt idx="428">
                  <c:v>62.813495743274316</c:v>
                </c:pt>
                <c:pt idx="429">
                  <c:v>62.96735025644255</c:v>
                </c:pt>
                <c:pt idx="430">
                  <c:v>63.122680199146103</c:v>
                </c:pt>
                <c:pt idx="431">
                  <c:v>63.27917135953895</c:v>
                </c:pt>
                <c:pt idx="432">
                  <c:v>63.43672810792868</c:v>
                </c:pt>
                <c:pt idx="433">
                  <c:v>63.595487058162178</c:v>
                </c:pt>
                <c:pt idx="434">
                  <c:v>63.755373072623975</c:v>
                </c:pt>
                <c:pt idx="435">
                  <c:v>63.916331505774956</c:v>
                </c:pt>
                <c:pt idx="436">
                  <c:v>64.078396511077855</c:v>
                </c:pt>
                <c:pt idx="437">
                  <c:v>64.241479289531398</c:v>
                </c:pt>
                <c:pt idx="438">
                  <c:v>64.405675470828598</c:v>
                </c:pt>
                <c:pt idx="439">
                  <c:v>64.570827949046759</c:v>
                </c:pt>
                <c:pt idx="440">
                  <c:v>64.737114322185519</c:v>
                </c:pt>
                <c:pt idx="441">
                  <c:v>64.904384315013331</c:v>
                </c:pt>
                <c:pt idx="442">
                  <c:v>65.072781372070011</c:v>
                </c:pt>
                <c:pt idx="443">
                  <c:v>65.242278170585166</c:v>
                </c:pt>
                <c:pt idx="444">
                  <c:v>65.412731266021254</c:v>
                </c:pt>
                <c:pt idx="445">
                  <c:v>65.584243118762458</c:v>
                </c:pt>
                <c:pt idx="446">
                  <c:v>65.756861543655006</c:v>
                </c:pt>
                <c:pt idx="447">
                  <c:v>65.930490911006473</c:v>
                </c:pt>
                <c:pt idx="448">
                  <c:v>66.105103898048128</c:v>
                </c:pt>
                <c:pt idx="449">
                  <c:v>66.280878102779099</c:v>
                </c:pt>
                <c:pt idx="450">
                  <c:v>66.45765641927666</c:v>
                </c:pt>
                <c:pt idx="451">
                  <c:v>66.635302233695626</c:v>
                </c:pt>
                <c:pt idx="452">
                  <c:v>66.813952159881168</c:v>
                </c:pt>
                <c:pt idx="453">
                  <c:v>66.993442261218831</c:v>
                </c:pt>
                <c:pt idx="454">
                  <c:v>67.173881828784559</c:v>
                </c:pt>
                <c:pt idx="455">
                  <c:v>67.355168402194721</c:v>
                </c:pt>
                <c:pt idx="456">
                  <c:v>67.537301981448749</c:v>
                </c:pt>
                <c:pt idx="457">
                  <c:v>67.720651423930633</c:v>
                </c:pt>
                <c:pt idx="458">
                  <c:v>67.904888856410849</c:v>
                </c:pt>
                <c:pt idx="459">
                  <c:v>68.089884495734822</c:v>
                </c:pt>
                <c:pt idx="460">
                  <c:v>68.275740802287871</c:v>
                </c:pt>
                <c:pt idx="461">
                  <c:v>68.46232116222366</c:v>
                </c:pt>
                <c:pt idx="462">
                  <c:v>68.649707543849402</c:v>
                </c:pt>
                <c:pt idx="463">
                  <c:v>68.837797486781511</c:v>
                </c:pt>
                <c:pt idx="464">
                  <c:v>69.026584160327673</c:v>
                </c:pt>
                <c:pt idx="465">
                  <c:v>69.216108548641188</c:v>
                </c:pt>
                <c:pt idx="466">
                  <c:v>69.406343328952246</c:v>
                </c:pt>
                <c:pt idx="467">
                  <c:v>69.597261178493284</c:v>
                </c:pt>
                <c:pt idx="468">
                  <c:v>69.788841605186207</c:v>
                </c:pt>
                <c:pt idx="469">
                  <c:v>69.98126220703125</c:v>
                </c:pt>
                <c:pt idx="470">
                  <c:v>70.174263417720368</c:v>
                </c:pt>
                <c:pt idx="471">
                  <c:v>70.367763268947499</c:v>
                </c:pt>
                <c:pt idx="472">
                  <c:v>70.561789083480733</c:v>
                </c:pt>
                <c:pt idx="473">
                  <c:v>70.756245231628228</c:v>
                </c:pt>
                <c:pt idx="474">
                  <c:v>70.951179528236182</c:v>
                </c:pt>
                <c:pt idx="475">
                  <c:v>71.146100163459508</c:v>
                </c:pt>
              </c:numCache>
            </c:numRef>
          </c:yVal>
          <c:smooth val="1"/>
          <c:extLst>
            <c:ext xmlns:c16="http://schemas.microsoft.com/office/drawing/2014/chart" uri="{C3380CC4-5D6E-409C-BE32-E72D297353CC}">
              <c16:uniqueId val="{00000002-4789-45DC-97F7-B59DC835213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Лист1!$E$2:$E$477</c:f>
              <c:numCache>
                <c:formatCode>0.00</c:formatCode>
                <c:ptCount val="476"/>
                <c:pt idx="0">
                  <c:v>48.227532559633218</c:v>
                </c:pt>
                <c:pt idx="1">
                  <c:v>52.324363213777517</c:v>
                </c:pt>
                <c:pt idx="2">
                  <c:v>53.188275021314588</c:v>
                </c:pt>
                <c:pt idx="3">
                  <c:v>53.254945993423462</c:v>
                </c:pt>
                <c:pt idx="4">
                  <c:v>53.916088700294488</c:v>
                </c:pt>
                <c:pt idx="5">
                  <c:v>54.63472875952715</c:v>
                </c:pt>
                <c:pt idx="6">
                  <c:v>55.401159757375673</c:v>
                </c:pt>
                <c:pt idx="7">
                  <c:v>56.214234137535087</c:v>
                </c:pt>
                <c:pt idx="8">
                  <c:v>57.069604164361898</c:v>
                </c:pt>
                <c:pt idx="9">
                  <c:v>57.960575759410439</c:v>
                </c:pt>
                <c:pt idx="10">
                  <c:v>58.878600311279079</c:v>
                </c:pt>
                <c:pt idx="11">
                  <c:v>59.817526781558669</c:v>
                </c:pt>
                <c:pt idx="12">
                  <c:v>60.769916546344653</c:v>
                </c:pt>
                <c:pt idx="13">
                  <c:v>61.728686177730062</c:v>
                </c:pt>
                <c:pt idx="14">
                  <c:v>62.68736701011651</c:v>
                </c:pt>
                <c:pt idx="15">
                  <c:v>63.640146124362829</c:v>
                </c:pt>
                <c:pt idx="16">
                  <c:v>64.581538474559693</c:v>
                </c:pt>
                <c:pt idx="17">
                  <c:v>65.506386888026668</c:v>
                </c:pt>
                <c:pt idx="18">
                  <c:v>66.409998679160879</c:v>
                </c:pt>
                <c:pt idx="19">
                  <c:v>67.288193464278663</c:v>
                </c:pt>
                <c:pt idx="20">
                  <c:v>68.136763536929919</c:v>
                </c:pt>
                <c:pt idx="21">
                  <c:v>68.95715017318723</c:v>
                </c:pt>
                <c:pt idx="22">
                  <c:v>69.745869719982124</c:v>
                </c:pt>
                <c:pt idx="23">
                  <c:v>70.502013695239853</c:v>
                </c:pt>
                <c:pt idx="24">
                  <c:v>71.225185918807767</c:v>
                </c:pt>
                <c:pt idx="25">
                  <c:v>71.91495605707162</c:v>
                </c:pt>
                <c:pt idx="26">
                  <c:v>72.57213696241368</c:v>
                </c:pt>
                <c:pt idx="27">
                  <c:v>73.196878910064356</c:v>
                </c:pt>
                <c:pt idx="28">
                  <c:v>73.790056228637368</c:v>
                </c:pt>
                <c:pt idx="29">
                  <c:v>74.352720844745505</c:v>
                </c:pt>
                <c:pt idx="30">
                  <c:v>74.887044918537001</c:v>
                </c:pt>
                <c:pt idx="31">
                  <c:v>75.394538033008146</c:v>
                </c:pt>
                <c:pt idx="32">
                  <c:v>75.877071797847535</c:v>
                </c:pt>
                <c:pt idx="33">
                  <c:v>76.33645634651171</c:v>
                </c:pt>
                <c:pt idx="34">
                  <c:v>76.774426674842303</c:v>
                </c:pt>
                <c:pt idx="35">
                  <c:v>77.192697286605735</c:v>
                </c:pt>
                <c:pt idx="36">
                  <c:v>77.593037331104071</c:v>
                </c:pt>
                <c:pt idx="37">
                  <c:v>77.977297925948946</c:v>
                </c:pt>
                <c:pt idx="38">
                  <c:v>78.347316527366132</c:v>
                </c:pt>
                <c:pt idx="39">
                  <c:v>78.704903268813965</c:v>
                </c:pt>
                <c:pt idx="40">
                  <c:v>79.051656532287154</c:v>
                </c:pt>
                <c:pt idx="41">
                  <c:v>79.388962948322018</c:v>
                </c:pt>
                <c:pt idx="42">
                  <c:v>79.718011057376572</c:v>
                </c:pt>
                <c:pt idx="43">
                  <c:v>80.039873278140561</c:v>
                </c:pt>
                <c:pt idx="44">
                  <c:v>80.355594706535072</c:v>
                </c:pt>
                <c:pt idx="45">
                  <c:v>80.666186285018426</c:v>
                </c:pt>
                <c:pt idx="46">
                  <c:v>80.972611141204453</c:v>
                </c:pt>
                <c:pt idx="47">
                  <c:v>81.275695788860062</c:v>
                </c:pt>
                <c:pt idx="48">
                  <c:v>81.576075482368466</c:v>
                </c:pt>
                <c:pt idx="49">
                  <c:v>81.874146401881731</c:v>
                </c:pt>
                <c:pt idx="50">
                  <c:v>82.170188605784887</c:v>
                </c:pt>
                <c:pt idx="51">
                  <c:v>82.464372861385272</c:v>
                </c:pt>
                <c:pt idx="52">
                  <c:v>82.756869935989073</c:v>
                </c:pt>
                <c:pt idx="53">
                  <c:v>83.047843766211912</c:v>
                </c:pt>
                <c:pt idx="54">
                  <c:v>83.337417304515498</c:v>
                </c:pt>
                <c:pt idx="55">
                  <c:v>83.625590550899261</c:v>
                </c:pt>
                <c:pt idx="56">
                  <c:v>83.912179076671208</c:v>
                </c:pt>
                <c:pt idx="57">
                  <c:v>84.196882331371114</c:v>
                </c:pt>
                <c:pt idx="58">
                  <c:v>84.479269981384149</c:v>
                </c:pt>
                <c:pt idx="59">
                  <c:v>84.758911693096067</c:v>
                </c:pt>
                <c:pt idx="60">
                  <c:v>85.035404455661293</c:v>
                </c:pt>
                <c:pt idx="61">
                  <c:v>85.308352088927776</c:v>
                </c:pt>
                <c:pt idx="62">
                  <c:v>85.5773447513576</c:v>
                </c:pt>
                <c:pt idx="63">
                  <c:v>85.84187014102929</c:v>
                </c:pt>
                <c:pt idx="64">
                  <c:v>86.101320326327794</c:v>
                </c:pt>
                <c:pt idx="65">
                  <c:v>86.354971253871511</c:v>
                </c:pt>
                <c:pt idx="66">
                  <c:v>86.602071547507848</c:v>
                </c:pt>
                <c:pt idx="67">
                  <c:v>86.841938138008004</c:v>
                </c:pt>
                <c:pt idx="68">
                  <c:v>87.073942601680514</c:v>
                </c:pt>
                <c:pt idx="69">
                  <c:v>87.297538483142304</c:v>
                </c:pt>
                <c:pt idx="70">
                  <c:v>87.512199819087854</c:v>
                </c:pt>
                <c:pt idx="71">
                  <c:v>87.717339169979013</c:v>
                </c:pt>
                <c:pt idx="72">
                  <c:v>87.912348604201881</c:v>
                </c:pt>
                <c:pt idx="73">
                  <c:v>88.096586036682112</c:v>
                </c:pt>
                <c:pt idx="74">
                  <c:v>88.269470858573868</c:v>
                </c:pt>
                <c:pt idx="75">
                  <c:v>88.430422461032549</c:v>
                </c:pt>
                <c:pt idx="76">
                  <c:v>88.579413521289396</c:v>
                </c:pt>
                <c:pt idx="77">
                  <c:v>88.716122996806718</c:v>
                </c:pt>
                <c:pt idx="78">
                  <c:v>88.840434765815658</c:v>
                </c:pt>
                <c:pt idx="79">
                  <c:v>88.952246367930897</c:v>
                </c:pt>
                <c:pt idx="80">
                  <c:v>89.051448512077101</c:v>
                </c:pt>
                <c:pt idx="81">
                  <c:v>89.137993383407448</c:v>
                </c:pt>
                <c:pt idx="82">
                  <c:v>89.211949288844565</c:v>
                </c:pt>
                <c:pt idx="83">
                  <c:v>89.273548471927199</c:v>
                </c:pt>
                <c:pt idx="84">
                  <c:v>89.323200774192685</c:v>
                </c:pt>
                <c:pt idx="85">
                  <c:v>89.361411666869571</c:v>
                </c:pt>
                <c:pt idx="86">
                  <c:v>89.388754928111965</c:v>
                </c:pt>
                <c:pt idx="87">
                  <c:v>89.405790674686372</c:v>
                </c:pt>
                <c:pt idx="88">
                  <c:v>89.413051700591851</c:v>
                </c:pt>
                <c:pt idx="89">
                  <c:v>89.411139106749957</c:v>
                </c:pt>
                <c:pt idx="90">
                  <c:v>89.400613009929572</c:v>
                </c:pt>
                <c:pt idx="91">
                  <c:v>89.382552659511035</c:v>
                </c:pt>
                <c:pt idx="92">
                  <c:v>89.357736754417346</c:v>
                </c:pt>
                <c:pt idx="93">
                  <c:v>89.327114760875418</c:v>
                </c:pt>
                <c:pt idx="94">
                  <c:v>89.291608822345722</c:v>
                </c:pt>
                <c:pt idx="95">
                  <c:v>89.252024960517701</c:v>
                </c:pt>
                <c:pt idx="96">
                  <c:v>89.209121382236205</c:v>
                </c:pt>
                <c:pt idx="97">
                  <c:v>89.163642632960958</c:v>
                </c:pt>
                <c:pt idx="98">
                  <c:v>89.116360580920869</c:v>
                </c:pt>
                <c:pt idx="99">
                  <c:v>89.068088078498278</c:v>
                </c:pt>
                <c:pt idx="100">
                  <c:v>89.019672131538172</c:v>
                </c:pt>
                <c:pt idx="101">
                  <c:v>88.971877777576054</c:v>
                </c:pt>
                <c:pt idx="102">
                  <c:v>88.92535393238029</c:v>
                </c:pt>
                <c:pt idx="103">
                  <c:v>88.880606067180096</c:v>
                </c:pt>
                <c:pt idx="104">
                  <c:v>88.838044023513305</c:v>
                </c:pt>
                <c:pt idx="105">
                  <c:v>88.798009335994635</c:v>
                </c:pt>
                <c:pt idx="106">
                  <c:v>88.760877692699239</c:v>
                </c:pt>
                <c:pt idx="107">
                  <c:v>88.727017951011646</c:v>
                </c:pt>
                <c:pt idx="108">
                  <c:v>88.696778476237739</c:v>
                </c:pt>
                <c:pt idx="109">
                  <c:v>88.670412003993818</c:v>
                </c:pt>
                <c:pt idx="110">
                  <c:v>88.648007333278301</c:v>
                </c:pt>
                <c:pt idx="111">
                  <c:v>88.629557633399415</c:v>
                </c:pt>
                <c:pt idx="112">
                  <c:v>88.614953613281244</c:v>
                </c:pt>
                <c:pt idx="113">
                  <c:v>88.604079151153272</c:v>
                </c:pt>
                <c:pt idx="114">
                  <c:v>88.596852278709378</c:v>
                </c:pt>
                <c:pt idx="115">
                  <c:v>88.593218350409927</c:v>
                </c:pt>
                <c:pt idx="116">
                  <c:v>88.593088567256459</c:v>
                </c:pt>
                <c:pt idx="117">
                  <c:v>88.596292161941108</c:v>
                </c:pt>
                <c:pt idx="118">
                  <c:v>88.602569568156937</c:v>
                </c:pt>
                <c:pt idx="119">
                  <c:v>88.611558759212301</c:v>
                </c:pt>
                <c:pt idx="120">
                  <c:v>88.62289770841555</c:v>
                </c:pt>
                <c:pt idx="121">
                  <c:v>88.636258542537178</c:v>
                </c:pt>
                <c:pt idx="122">
                  <c:v>88.651374864577974</c:v>
                </c:pt>
                <c:pt idx="123">
                  <c:v>88.668028092383793</c:v>
                </c:pt>
                <c:pt idx="124">
                  <c:v>88.685979151725249</c:v>
                </c:pt>
                <c:pt idx="125">
                  <c:v>88.704947984218506</c:v>
                </c:pt>
                <c:pt idx="126">
                  <c:v>88.724586224555964</c:v>
                </c:pt>
                <c:pt idx="127">
                  <c:v>88.744477200508001</c:v>
                </c:pt>
                <c:pt idx="128">
                  <c:v>88.764279377459928</c:v>
                </c:pt>
                <c:pt idx="129">
                  <c:v>88.783671712875119</c:v>
                </c:pt>
                <c:pt idx="130">
                  <c:v>88.802476608752769</c:v>
                </c:pt>
                <c:pt idx="131">
                  <c:v>88.820495975017394</c:v>
                </c:pt>
                <c:pt idx="132">
                  <c:v>88.837531721591816</c:v>
                </c:pt>
                <c:pt idx="133">
                  <c:v>88.853351604938396</c:v>
                </c:pt>
                <c:pt idx="134">
                  <c:v>88.867661905288656</c:v>
                </c:pt>
                <c:pt idx="135">
                  <c:v>88.880162072181207</c:v>
                </c:pt>
                <c:pt idx="136">
                  <c:v>88.890613031387247</c:v>
                </c:pt>
                <c:pt idx="137">
                  <c:v>88.898823523521344</c:v>
                </c:pt>
                <c:pt idx="138">
                  <c:v>88.90466376543003</c:v>
                </c:pt>
                <c:pt idx="139">
                  <c:v>88.908051788806659</c:v>
                </c:pt>
                <c:pt idx="140">
                  <c:v>88.908844149112554</c:v>
                </c:pt>
                <c:pt idx="141">
                  <c:v>88.906876909732716</c:v>
                </c:pt>
                <c:pt idx="142">
                  <c:v>88.901938319205868</c:v>
                </c:pt>
                <c:pt idx="143">
                  <c:v>88.893830287455941</c:v>
                </c:pt>
                <c:pt idx="144">
                  <c:v>88.882382047176208</c:v>
                </c:pt>
                <c:pt idx="145">
                  <c:v>88.867497968673618</c:v>
                </c:pt>
                <c:pt idx="146">
                  <c:v>88.849137067794288</c:v>
                </c:pt>
                <c:pt idx="147">
                  <c:v>88.827251529693129</c:v>
                </c:pt>
                <c:pt idx="148">
                  <c:v>88.80175255537003</c:v>
                </c:pt>
                <c:pt idx="149">
                  <c:v>88.772517192363296</c:v>
                </c:pt>
                <c:pt idx="150">
                  <c:v>88.739401996135371</c:v>
                </c:pt>
                <c:pt idx="151">
                  <c:v>88.702263522147675</c:v>
                </c:pt>
                <c:pt idx="152">
                  <c:v>88.661019802093477</c:v>
                </c:pt>
                <c:pt idx="153">
                  <c:v>88.6156435132024</c:v>
                </c:pt>
                <c:pt idx="154">
                  <c:v>88.566127824783251</c:v>
                </c:pt>
                <c:pt idx="155">
                  <c:v>88.512479567527251</c:v>
                </c:pt>
                <c:pt idx="156">
                  <c:v>88.454650926589835</c:v>
                </c:pt>
                <c:pt idx="157">
                  <c:v>88.392553102969757</c:v>
                </c:pt>
                <c:pt idx="158">
                  <c:v>88.326090466975756</c:v>
                </c:pt>
                <c:pt idx="159">
                  <c:v>88.255208373069266</c:v>
                </c:pt>
                <c:pt idx="160">
                  <c:v>88.179872667789283</c:v>
                </c:pt>
                <c:pt idx="161">
                  <c:v>88.100117504596241</c:v>
                </c:pt>
                <c:pt idx="162">
                  <c:v>88.01598386764519</c:v>
                </c:pt>
                <c:pt idx="163">
                  <c:v>87.927505910396007</c:v>
                </c:pt>
                <c:pt idx="164">
                  <c:v>87.834676802158086</c:v>
                </c:pt>
                <c:pt idx="165">
                  <c:v>87.737441897391733</c:v>
                </c:pt>
                <c:pt idx="166">
                  <c:v>87.635760211944202</c:v>
                </c:pt>
                <c:pt idx="167">
                  <c:v>87.529618084430297</c:v>
                </c:pt>
                <c:pt idx="168">
                  <c:v>87.419049668311601</c:v>
                </c:pt>
                <c:pt idx="169">
                  <c:v>87.304116439818941</c:v>
                </c:pt>
                <c:pt idx="170">
                  <c:v>87.184907197951887</c:v>
                </c:pt>
                <c:pt idx="171">
                  <c:v>87.061449265479709</c:v>
                </c:pt>
                <c:pt idx="172">
                  <c:v>86.933763134479335</c:v>
                </c:pt>
                <c:pt idx="173">
                  <c:v>86.801828312873283</c:v>
                </c:pt>
                <c:pt idx="174">
                  <c:v>86.66563113927802</c:v>
                </c:pt>
                <c:pt idx="175">
                  <c:v>86.525198936462274</c:v>
                </c:pt>
                <c:pt idx="176">
                  <c:v>86.380586349963991</c:v>
                </c:pt>
                <c:pt idx="177">
                  <c:v>86.231882178783295</c:v>
                </c:pt>
                <c:pt idx="178">
                  <c:v>86.07918205261204</c:v>
                </c:pt>
                <c:pt idx="179">
                  <c:v>85.92252695560417</c:v>
                </c:pt>
                <c:pt idx="180">
                  <c:v>85.761944210528895</c:v>
                </c:pt>
                <c:pt idx="181">
                  <c:v>85.597283542155864</c:v>
                </c:pt>
                <c:pt idx="182">
                  <c:v>85.428879654407424</c:v>
                </c:pt>
                <c:pt idx="183">
                  <c:v>85.256643748282897</c:v>
                </c:pt>
                <c:pt idx="184">
                  <c:v>85.080405056476096</c:v>
                </c:pt>
                <c:pt idx="185">
                  <c:v>84.90055292844734</c:v>
                </c:pt>
                <c:pt idx="186">
                  <c:v>84.717422068119035</c:v>
                </c:pt>
                <c:pt idx="187">
                  <c:v>84.53084853887556</c:v>
                </c:pt>
                <c:pt idx="188">
                  <c:v>84.340873324870842</c:v>
                </c:pt>
                <c:pt idx="189">
                  <c:v>84.147544240951078</c:v>
                </c:pt>
                <c:pt idx="190">
                  <c:v>83.950936424731751</c:v>
                </c:pt>
                <c:pt idx="191">
                  <c:v>83.751152336597059</c:v>
                </c:pt>
                <c:pt idx="192">
                  <c:v>83.548314929008129</c:v>
                </c:pt>
                <c:pt idx="193">
                  <c:v>83.342588138579984</c:v>
                </c:pt>
                <c:pt idx="194">
                  <c:v>83.134101748466094</c:v>
                </c:pt>
                <c:pt idx="195">
                  <c:v>82.922951388358882</c:v>
                </c:pt>
                <c:pt idx="196">
                  <c:v>82.709232687949665</c:v>
                </c:pt>
                <c:pt idx="197">
                  <c:v>82.493034446239093</c:v>
                </c:pt>
                <c:pt idx="198">
                  <c:v>82.274459123611379</c:v>
                </c:pt>
                <c:pt idx="199">
                  <c:v>82.053656995296365</c:v>
                </c:pt>
                <c:pt idx="200">
                  <c:v>81.83079882860136</c:v>
                </c:pt>
                <c:pt idx="201">
                  <c:v>81.606041729449686</c:v>
                </c:pt>
                <c:pt idx="202">
                  <c:v>81.379549634456382</c:v>
                </c:pt>
                <c:pt idx="203">
                  <c:v>81.151438665389648</c:v>
                </c:pt>
                <c:pt idx="204">
                  <c:v>80.921804451941981</c:v>
                </c:pt>
                <c:pt idx="205">
                  <c:v>80.690749454498089</c:v>
                </c:pt>
                <c:pt idx="206">
                  <c:v>80.458410286903202</c:v>
                </c:pt>
                <c:pt idx="207">
                  <c:v>80.224937224387702</c:v>
                </c:pt>
                <c:pt idx="208">
                  <c:v>79.990501034259509</c:v>
                </c:pt>
                <c:pt idx="209">
                  <c:v>79.75525882244078</c:v>
                </c:pt>
                <c:pt idx="210">
                  <c:v>79.519347202777851</c:v>
                </c:pt>
                <c:pt idx="211">
                  <c:v>79.282861804961996</c:v>
                </c:pt>
                <c:pt idx="212">
                  <c:v>79.045891427993382</c:v>
                </c:pt>
                <c:pt idx="213">
                  <c:v>78.808524870872077</c:v>
                </c:pt>
                <c:pt idx="214">
                  <c:v>78.570871424674621</c:v>
                </c:pt>
                <c:pt idx="215">
                  <c:v>78.333081364631383</c:v>
                </c:pt>
                <c:pt idx="216">
                  <c:v>78.095284473895831</c:v>
                </c:pt>
                <c:pt idx="217">
                  <c:v>77.857596874236776</c:v>
                </c:pt>
                <c:pt idx="218">
                  <c:v>77.620107364654345</c:v>
                </c:pt>
                <c:pt idx="219">
                  <c:v>77.382877421378822</c:v>
                </c:pt>
                <c:pt idx="220">
                  <c:v>77.145968520641048</c:v>
                </c:pt>
                <c:pt idx="221">
                  <c:v>76.90943530797955</c:v>
                </c:pt>
                <c:pt idx="222">
                  <c:v>76.673366582393328</c:v>
                </c:pt>
                <c:pt idx="223">
                  <c:v>76.437844312190748</c:v>
                </c:pt>
                <c:pt idx="224">
                  <c:v>76.202977788448308</c:v>
                </c:pt>
                <c:pt idx="225">
                  <c:v>75.968835318088026</c:v>
                </c:pt>
                <c:pt idx="226">
                  <c:v>75.735464715957278</c:v>
                </c:pt>
                <c:pt idx="227">
                  <c:v>75.50287964344011</c:v>
                </c:pt>
                <c:pt idx="228">
                  <c:v>75.271107423305239</c:v>
                </c:pt>
                <c:pt idx="229">
                  <c:v>75.040175378322502</c:v>
                </c:pt>
                <c:pt idx="230">
                  <c:v>74.810144984721575</c:v>
                </c:pt>
                <c:pt idx="231">
                  <c:v>74.581070888042177</c:v>
                </c:pt>
                <c:pt idx="232">
                  <c:v>74.353021395206312</c:v>
                </c:pt>
                <c:pt idx="233">
                  <c:v>74.126010167598622</c:v>
                </c:pt>
                <c:pt idx="234">
                  <c:v>73.900071358680691</c:v>
                </c:pt>
                <c:pt idx="235">
                  <c:v>73.675177645683249</c:v>
                </c:pt>
                <c:pt idx="236">
                  <c:v>73.451342689990923</c:v>
                </c:pt>
                <c:pt idx="237">
                  <c:v>73.228566491603743</c:v>
                </c:pt>
                <c:pt idx="238">
                  <c:v>73.006890034675564</c:v>
                </c:pt>
                <c:pt idx="239">
                  <c:v>72.786347472667444</c:v>
                </c:pt>
                <c:pt idx="240">
                  <c:v>72.566972959041522</c:v>
                </c:pt>
                <c:pt idx="241">
                  <c:v>72.348773324489514</c:v>
                </c:pt>
                <c:pt idx="242">
                  <c:v>72.131851029395648</c:v>
                </c:pt>
                <c:pt idx="243">
                  <c:v>71.915939676761255</c:v>
                </c:pt>
                <c:pt idx="244">
                  <c:v>71.701155388355161</c:v>
                </c:pt>
                <c:pt idx="245">
                  <c:v>71.487491333484456</c:v>
                </c:pt>
                <c:pt idx="246">
                  <c:v>71.274974834918439</c:v>
                </c:pt>
                <c:pt idx="247">
                  <c:v>71.063633215426918</c:v>
                </c:pt>
                <c:pt idx="248">
                  <c:v>70.85345964431761</c:v>
                </c:pt>
                <c:pt idx="249">
                  <c:v>70.644460952281662</c:v>
                </c:pt>
                <c:pt idx="250">
                  <c:v>70.436760091781366</c:v>
                </c:pt>
                <c:pt idx="251">
                  <c:v>70.23004285097069</c:v>
                </c:pt>
                <c:pt idx="252">
                  <c:v>70.024404859542685</c:v>
                </c:pt>
                <c:pt idx="253">
                  <c:v>69.81987344026544</c:v>
                </c:pt>
                <c:pt idx="254">
                  <c:v>69.616455423831866</c:v>
                </c:pt>
                <c:pt idx="255">
                  <c:v>69.41416447162598</c:v>
                </c:pt>
                <c:pt idx="256">
                  <c:v>69.213007414340737</c:v>
                </c:pt>
                <c:pt idx="257">
                  <c:v>69.012963759899137</c:v>
                </c:pt>
                <c:pt idx="258">
                  <c:v>68.814006185531369</c:v>
                </c:pt>
                <c:pt idx="259">
                  <c:v>68.616114199161032</c:v>
                </c:pt>
                <c:pt idx="260">
                  <c:v>68.419274139404081</c:v>
                </c:pt>
                <c:pt idx="261">
                  <c:v>68.223492836951678</c:v>
                </c:pt>
                <c:pt idx="262">
                  <c:v>68.028777122497289</c:v>
                </c:pt>
                <c:pt idx="263">
                  <c:v>67.83513382673209</c:v>
                </c:pt>
                <c:pt idx="264">
                  <c:v>67.642569780349518</c:v>
                </c:pt>
                <c:pt idx="265">
                  <c:v>67.45105766057921</c:v>
                </c:pt>
                <c:pt idx="266">
                  <c:v>67.26058380603763</c:v>
                </c:pt>
                <c:pt idx="267">
                  <c:v>67.071120893954955</c:v>
                </c:pt>
                <c:pt idx="268">
                  <c:v>66.882662093638871</c:v>
                </c:pt>
                <c:pt idx="269">
                  <c:v>66.695221066474573</c:v>
                </c:pt>
                <c:pt idx="270">
                  <c:v>66.508804643153837</c:v>
                </c:pt>
                <c:pt idx="271">
                  <c:v>66.323419654368948</c:v>
                </c:pt>
                <c:pt idx="272">
                  <c:v>66.139066100120473</c:v>
                </c:pt>
                <c:pt idx="273">
                  <c:v>65.95588059425306</c:v>
                </c:pt>
                <c:pt idx="274">
                  <c:v>65.773542094230095</c:v>
                </c:pt>
                <c:pt idx="275">
                  <c:v>65.592173552512705</c:v>
                </c:pt>
                <c:pt idx="276">
                  <c:v>65.411781799793204</c:v>
                </c:pt>
                <c:pt idx="277">
                  <c:v>65.232373666762754</c:v>
                </c:pt>
                <c:pt idx="278">
                  <c:v>65.053969645500047</c:v>
                </c:pt>
                <c:pt idx="279">
                  <c:v>64.876562905311047</c:v>
                </c:pt>
                <c:pt idx="280">
                  <c:v>64.70016027688979</c:v>
                </c:pt>
                <c:pt idx="281">
                  <c:v>64.524748098849898</c:v>
                </c:pt>
                <c:pt idx="282">
                  <c:v>64.350312709807895</c:v>
                </c:pt>
                <c:pt idx="283">
                  <c:v>64.176847279071467</c:v>
                </c:pt>
                <c:pt idx="284">
                  <c:v>64.004351806640628</c:v>
                </c:pt>
                <c:pt idx="285">
                  <c:v>63.832853615283483</c:v>
                </c:pt>
                <c:pt idx="286">
                  <c:v>63.662359535694058</c:v>
                </c:pt>
                <c:pt idx="287">
                  <c:v>63.492883229255291</c:v>
                </c:pt>
                <c:pt idx="288">
                  <c:v>63.324424695968318</c:v>
                </c:pt>
                <c:pt idx="289">
                  <c:v>63.156983935832578</c:v>
                </c:pt>
                <c:pt idx="290">
                  <c:v>62.990560948848618</c:v>
                </c:pt>
                <c:pt idx="291">
                  <c:v>62.825162565707636</c:v>
                </c:pt>
                <c:pt idx="292">
                  <c:v>62.660809278487712</c:v>
                </c:pt>
                <c:pt idx="293">
                  <c:v>62.497528409957553</c:v>
                </c:pt>
                <c:pt idx="294">
                  <c:v>62.335354113578731</c:v>
                </c:pt>
                <c:pt idx="295">
                  <c:v>62.174306881427619</c:v>
                </c:pt>
                <c:pt idx="296">
                  <c:v>62.014584803580867</c:v>
                </c:pt>
                <c:pt idx="297">
                  <c:v>61.855955636500816</c:v>
                </c:pt>
                <c:pt idx="298">
                  <c:v>61.698392057418772</c:v>
                </c:pt>
                <c:pt idx="299">
                  <c:v>61.542044341564001</c:v>
                </c:pt>
                <c:pt idx="300">
                  <c:v>61.386939811706348</c:v>
                </c:pt>
                <c:pt idx="301">
                  <c:v>61.233146774768393</c:v>
                </c:pt>
                <c:pt idx="302">
                  <c:v>61.080692553519981</c:v>
                </c:pt>
                <c:pt idx="303">
                  <c:v>60.929631793498523</c:v>
                </c:pt>
                <c:pt idx="304">
                  <c:v>60.780005478858477</c:v>
                </c:pt>
                <c:pt idx="305">
                  <c:v>60.631840932369101</c:v>
                </c:pt>
                <c:pt idx="306">
                  <c:v>60.485199630260105</c:v>
                </c:pt>
                <c:pt idx="307">
                  <c:v>60.340122556685991</c:v>
                </c:pt>
                <c:pt idx="308">
                  <c:v>60.196678018569905</c:v>
                </c:pt>
                <c:pt idx="309">
                  <c:v>60.054934322833873</c:v>
                </c:pt>
                <c:pt idx="310">
                  <c:v>59.914952945708755</c:v>
                </c:pt>
                <c:pt idx="311">
                  <c:v>59.776802194118282</c:v>
                </c:pt>
                <c:pt idx="312">
                  <c:v>59.640536713599865</c:v>
                </c:pt>
                <c:pt idx="313">
                  <c:v>59.506204318999693</c:v>
                </c:pt>
                <c:pt idx="314">
                  <c:v>59.373880147933853</c:v>
                </c:pt>
                <c:pt idx="315">
                  <c:v>59.243618845939153</c:v>
                </c:pt>
                <c:pt idx="316">
                  <c:v>59.115502381324539</c:v>
                </c:pt>
                <c:pt idx="317">
                  <c:v>58.98960589170435</c:v>
                </c:pt>
                <c:pt idx="318">
                  <c:v>58.865997684001769</c:v>
                </c:pt>
                <c:pt idx="319">
                  <c:v>58.744759726524016</c:v>
                </c:pt>
                <c:pt idx="320">
                  <c:v>58.625926172733251</c:v>
                </c:pt>
                <c:pt idx="321">
                  <c:v>58.509954679011862</c:v>
                </c:pt>
                <c:pt idx="322">
                  <c:v>58.396346604823542</c:v>
                </c:pt>
                <c:pt idx="323">
                  <c:v>58.285149765014545</c:v>
                </c:pt>
                <c:pt idx="324">
                  <c:v>58.177183842658863</c:v>
                </c:pt>
                <c:pt idx="325">
                  <c:v>58.071567678451075</c:v>
                </c:pt>
                <c:pt idx="326">
                  <c:v>57.968608653544855</c:v>
                </c:pt>
                <c:pt idx="327">
                  <c:v>57.868504858016827</c:v>
                </c:pt>
                <c:pt idx="328">
                  <c:v>57.771925699710614</c:v>
                </c:pt>
                <c:pt idx="329">
                  <c:v>57.677791929244727</c:v>
                </c:pt>
                <c:pt idx="330">
                  <c:v>57.586554372310353</c:v>
                </c:pt>
                <c:pt idx="331">
                  <c:v>57.498356473445597</c:v>
                </c:pt>
                <c:pt idx="332">
                  <c:v>57.413259708881284</c:v>
                </c:pt>
                <c:pt idx="333">
                  <c:v>57.331305062770767</c:v>
                </c:pt>
                <c:pt idx="334">
                  <c:v>57.252526688575735</c:v>
                </c:pt>
                <c:pt idx="335">
                  <c:v>57.176962155103652</c:v>
                </c:pt>
                <c:pt idx="336">
                  <c:v>57.104631954431511</c:v>
                </c:pt>
                <c:pt idx="337">
                  <c:v>57.035559993982268</c:v>
                </c:pt>
                <c:pt idx="338">
                  <c:v>56.969777011871336</c:v>
                </c:pt>
                <c:pt idx="339">
                  <c:v>56.907296669483181</c:v>
                </c:pt>
                <c:pt idx="340">
                  <c:v>56.848153120279278</c:v>
                </c:pt>
                <c:pt idx="341">
                  <c:v>56.792353194951993</c:v>
                </c:pt>
                <c:pt idx="342">
                  <c:v>56.739920800924274</c:v>
                </c:pt>
                <c:pt idx="343">
                  <c:v>56.691118919849345</c:v>
                </c:pt>
                <c:pt idx="344">
                  <c:v>56.645947551727261</c:v>
                </c:pt>
                <c:pt idx="345">
                  <c:v>56.60362799763675</c:v>
                </c:pt>
                <c:pt idx="346">
                  <c:v>56.564682805538176</c:v>
                </c:pt>
                <c:pt idx="347">
                  <c:v>56.529146128892897</c:v>
                </c:pt>
                <c:pt idx="348">
                  <c:v>56.497028213739377</c:v>
                </c:pt>
                <c:pt idx="349">
                  <c:v>56.468209522962539</c:v>
                </c:pt>
                <c:pt idx="350">
                  <c:v>56.442758363485318</c:v>
                </c:pt>
                <c:pt idx="351">
                  <c:v>56.420743042230598</c:v>
                </c:pt>
                <c:pt idx="352">
                  <c:v>56.402160143852221</c:v>
                </c:pt>
                <c:pt idx="353">
                  <c:v>56.386726194620117</c:v>
                </c:pt>
                <c:pt idx="354">
                  <c:v>56.374608546495431</c:v>
                </c:pt>
                <c:pt idx="355">
                  <c:v>56.366831803321801</c:v>
                </c:pt>
                <c:pt idx="356">
                  <c:v>56.362268900871236</c:v>
                </c:pt>
                <c:pt idx="357">
                  <c:v>56.360124063491781</c:v>
                </c:pt>
                <c:pt idx="358">
                  <c:v>56.361114513874021</c:v>
                </c:pt>
                <c:pt idx="359">
                  <c:v>56.365414434671358</c:v>
                </c:pt>
                <c:pt idx="360">
                  <c:v>56.373003333806949</c:v>
                </c:pt>
                <c:pt idx="361">
                  <c:v>56.383618229627565</c:v>
                </c:pt>
                <c:pt idx="362">
                  <c:v>56.397399151325203</c:v>
                </c:pt>
                <c:pt idx="363">
                  <c:v>56.415278488397568</c:v>
                </c:pt>
                <c:pt idx="364">
                  <c:v>56.436330682039255</c:v>
                </c:pt>
                <c:pt idx="365">
                  <c:v>56.459596019983287</c:v>
                </c:pt>
                <c:pt idx="366">
                  <c:v>56.485788309574097</c:v>
                </c:pt>
                <c:pt idx="367">
                  <c:v>56.515054410695981</c:v>
                </c:pt>
                <c:pt idx="368">
                  <c:v>56.547360169887526</c:v>
                </c:pt>
                <c:pt idx="369">
                  <c:v>56.582592880725855</c:v>
                </c:pt>
                <c:pt idx="370">
                  <c:v>56.620779865980104</c:v>
                </c:pt>
                <c:pt idx="371">
                  <c:v>56.661897218227345</c:v>
                </c:pt>
                <c:pt idx="372">
                  <c:v>56.706771451234786</c:v>
                </c:pt>
                <c:pt idx="373">
                  <c:v>56.754582881927476</c:v>
                </c:pt>
                <c:pt idx="374">
                  <c:v>56.804412782192216</c:v>
                </c:pt>
                <c:pt idx="375">
                  <c:v>56.856916898488983</c:v>
                </c:pt>
                <c:pt idx="376">
                  <c:v>56.912194275856017</c:v>
                </c:pt>
                <c:pt idx="377">
                  <c:v>56.970210760831797</c:v>
                </c:pt>
                <c:pt idx="378">
                  <c:v>57.030925369262654</c:v>
                </c:pt>
                <c:pt idx="379">
                  <c:v>57.094577175378767</c:v>
                </c:pt>
                <c:pt idx="380">
                  <c:v>57.161108118295651</c:v>
                </c:pt>
                <c:pt idx="381">
                  <c:v>57.230487459897965</c:v>
                </c:pt>
                <c:pt idx="382">
                  <c:v>57.302479541301331</c:v>
                </c:pt>
                <c:pt idx="383">
                  <c:v>57.376660859584319</c:v>
                </c:pt>
                <c:pt idx="384">
                  <c:v>57.453465163707314</c:v>
                </c:pt>
                <c:pt idx="385">
                  <c:v>57.5325987339018</c:v>
                </c:pt>
                <c:pt idx="386">
                  <c:v>57.614457750319872</c:v>
                </c:pt>
                <c:pt idx="387">
                  <c:v>57.698714339732625</c:v>
                </c:pt>
                <c:pt idx="388">
                  <c:v>57.785033798217668</c:v>
                </c:pt>
                <c:pt idx="389">
                  <c:v>57.873716676234636</c:v>
                </c:pt>
                <c:pt idx="390">
                  <c:v>57.964421439170579</c:v>
                </c:pt>
                <c:pt idx="391">
                  <c:v>58.05735300779326</c:v>
                </c:pt>
                <c:pt idx="392">
                  <c:v>58.152415752410825</c:v>
                </c:pt>
                <c:pt idx="393">
                  <c:v>58.24933644533116</c:v>
                </c:pt>
                <c:pt idx="394">
                  <c:v>58.348395144939268</c:v>
                </c:pt>
                <c:pt idx="395">
                  <c:v>58.450473010539469</c:v>
                </c:pt>
                <c:pt idx="396">
                  <c:v>58.554538607597031</c:v>
                </c:pt>
                <c:pt idx="397">
                  <c:v>58.660591936111381</c:v>
                </c:pt>
                <c:pt idx="398">
                  <c:v>58.768489551543894</c:v>
                </c:pt>
                <c:pt idx="399">
                  <c:v>58.878327083587543</c:v>
                </c:pt>
                <c:pt idx="400">
                  <c:v>58.989858627318938</c:v>
                </c:pt>
                <c:pt idx="401">
                  <c:v>59.103289103507585</c:v>
                </c:pt>
                <c:pt idx="402">
                  <c:v>59.218311131000362</c:v>
                </c:pt>
                <c:pt idx="403">
                  <c:v>59.335218429565174</c:v>
                </c:pt>
                <c:pt idx="404">
                  <c:v>59.45417493581764</c:v>
                </c:pt>
                <c:pt idx="405">
                  <c:v>59.574859607219437</c:v>
                </c:pt>
                <c:pt idx="406">
                  <c:v>59.697074353694504</c:v>
                </c:pt>
                <c:pt idx="407">
                  <c:v>59.820969450473264</c:v>
                </c:pt>
                <c:pt idx="408">
                  <c:v>59.946292161941102</c:v>
                </c:pt>
                <c:pt idx="409">
                  <c:v>60.073295223712641</c:v>
                </c:pt>
                <c:pt idx="410">
                  <c:v>60.201787376403537</c:v>
                </c:pt>
                <c:pt idx="411">
                  <c:v>60.331987202167383</c:v>
                </c:pt>
                <c:pt idx="412">
                  <c:v>60.46371027231163</c:v>
                </c:pt>
                <c:pt idx="413">
                  <c:v>60.596738004684397</c:v>
                </c:pt>
                <c:pt idx="414">
                  <c:v>60.731295812129872</c:v>
                </c:pt>
                <c:pt idx="415">
                  <c:v>60.867240250110548</c:v>
                </c:pt>
                <c:pt idx="416">
                  <c:v>61.004769408702451</c:v>
                </c:pt>
                <c:pt idx="417">
                  <c:v>61.143698859214766</c:v>
                </c:pt>
                <c:pt idx="418">
                  <c:v>61.283830511569718</c:v>
                </c:pt>
                <c:pt idx="419">
                  <c:v>61.425341963767544</c:v>
                </c:pt>
                <c:pt idx="420">
                  <c:v>61.568041956424523</c:v>
                </c:pt>
                <c:pt idx="421">
                  <c:v>61.712053442001199</c:v>
                </c:pt>
                <c:pt idx="422">
                  <c:v>61.857362759112952</c:v>
                </c:pt>
                <c:pt idx="423">
                  <c:v>62.003997230529613</c:v>
                </c:pt>
                <c:pt idx="424">
                  <c:v>62.151922702789051</c:v>
                </c:pt>
                <c:pt idx="425">
                  <c:v>62.300947916507489</c:v>
                </c:pt>
                <c:pt idx="426">
                  <c:v>62.451175332069155</c:v>
                </c:pt>
                <c:pt idx="427">
                  <c:v>62.602755224704424</c:v>
                </c:pt>
                <c:pt idx="428">
                  <c:v>62.755496335029562</c:v>
                </c:pt>
                <c:pt idx="429">
                  <c:v>62.909378170967059</c:v>
                </c:pt>
                <c:pt idx="430">
                  <c:v>63.064742267131621</c:v>
                </c:pt>
                <c:pt idx="431">
                  <c:v>63.221260750293169</c:v>
                </c:pt>
                <c:pt idx="432">
                  <c:v>63.378851652145052</c:v>
                </c:pt>
                <c:pt idx="433">
                  <c:v>63.537651586532448</c:v>
                </c:pt>
                <c:pt idx="434">
                  <c:v>63.697571754455261</c:v>
                </c:pt>
                <c:pt idx="435">
                  <c:v>63.858564341067819</c:v>
                </c:pt>
                <c:pt idx="436">
                  <c:v>64.020677161216369</c:v>
                </c:pt>
                <c:pt idx="437">
                  <c:v>64.18380092382381</c:v>
                </c:pt>
                <c:pt idx="438">
                  <c:v>64.348038089274922</c:v>
                </c:pt>
                <c:pt idx="439">
                  <c:v>64.513238382339296</c:v>
                </c:pt>
                <c:pt idx="440">
                  <c:v>64.679565739631386</c:v>
                </c:pt>
                <c:pt idx="441">
                  <c:v>64.846883547305993</c:v>
                </c:pt>
                <c:pt idx="442">
                  <c:v>65.015328419208331</c:v>
                </c:pt>
                <c:pt idx="443">
                  <c:v>65.184873032569698</c:v>
                </c:pt>
                <c:pt idx="444">
                  <c:v>65.355373942851998</c:v>
                </c:pt>
                <c:pt idx="445">
                  <c:v>65.526940441131174</c:v>
                </c:pt>
                <c:pt idx="446">
                  <c:v>65.699606680869934</c:v>
                </c:pt>
                <c:pt idx="447">
                  <c:v>65.873290693759358</c:v>
                </c:pt>
                <c:pt idx="448">
                  <c:v>66.047958326339568</c:v>
                </c:pt>
                <c:pt idx="449">
                  <c:v>66.223787176608496</c:v>
                </c:pt>
                <c:pt idx="450">
                  <c:v>66.400613307952852</c:v>
                </c:pt>
                <c:pt idx="451">
                  <c:v>66.578313767909776</c:v>
                </c:pt>
                <c:pt idx="452">
                  <c:v>66.757018339633845</c:v>
                </c:pt>
                <c:pt idx="453">
                  <c:v>66.93656308650948</c:v>
                </c:pt>
                <c:pt idx="454">
                  <c:v>67.117064130306048</c:v>
                </c:pt>
                <c:pt idx="455">
                  <c:v>67.298398518561868</c:v>
                </c:pt>
                <c:pt idx="456">
                  <c:v>67.48059357404675</c:v>
                </c:pt>
                <c:pt idx="457">
                  <c:v>67.663990831374846</c:v>
                </c:pt>
                <c:pt idx="458">
                  <c:v>67.848282909393021</c:v>
                </c:pt>
                <c:pt idx="459">
                  <c:v>68.033333194255533</c:v>
                </c:pt>
                <c:pt idx="460">
                  <c:v>68.21924414634654</c:v>
                </c:pt>
                <c:pt idx="461">
                  <c:v>68.405879151820869</c:v>
                </c:pt>
                <c:pt idx="462">
                  <c:v>68.593313348292824</c:v>
                </c:pt>
                <c:pt idx="463">
                  <c:v>68.781457936763474</c:v>
                </c:pt>
                <c:pt idx="464">
                  <c:v>68.970299255847593</c:v>
                </c:pt>
                <c:pt idx="465">
                  <c:v>69.15987828969908</c:v>
                </c:pt>
                <c:pt idx="466">
                  <c:v>69.350160884856933</c:v>
                </c:pt>
                <c:pt idx="467">
                  <c:v>69.541133379935928</c:v>
                </c:pt>
                <c:pt idx="468">
                  <c:v>69.732761621475063</c:v>
                </c:pt>
                <c:pt idx="469">
                  <c:v>69.925236868858079</c:v>
                </c:pt>
                <c:pt idx="470">
                  <c:v>70.118292725085738</c:v>
                </c:pt>
                <c:pt idx="471">
                  <c:v>70.311840391158512</c:v>
                </c:pt>
                <c:pt idx="472">
                  <c:v>70.505914020537958</c:v>
                </c:pt>
                <c:pt idx="473">
                  <c:v>70.700417983531665</c:v>
                </c:pt>
                <c:pt idx="474">
                  <c:v>70.895406925678159</c:v>
                </c:pt>
                <c:pt idx="475">
                  <c:v>71.090368545055384</c:v>
                </c:pt>
              </c:numCache>
            </c:numRef>
          </c:yVal>
          <c:smooth val="1"/>
          <c:extLst>
            <c:ext xmlns:c16="http://schemas.microsoft.com/office/drawing/2014/chart" uri="{C3380CC4-5D6E-409C-BE32-E72D297353CC}">
              <c16:uniqueId val="{00000003-4789-45DC-97F7-B59DC835213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Лист1!$F$2:$F$477</c:f>
              <c:numCache>
                <c:formatCode>0.00</c:formatCode>
                <c:ptCount val="476"/>
                <c:pt idx="0">
                  <c:v>50.577444398403152</c:v>
                </c:pt>
                <c:pt idx="1">
                  <c:v>54.393690705299335</c:v>
                </c:pt>
                <c:pt idx="2">
                  <c:v>55.239412379264827</c:v>
                </c:pt>
                <c:pt idx="3">
                  <c:v>55.012039124965654</c:v>
                </c:pt>
                <c:pt idx="4">
                  <c:v>55.643341952562288</c:v>
                </c:pt>
                <c:pt idx="5">
                  <c:v>56.324932336807244</c:v>
                </c:pt>
                <c:pt idx="6">
                  <c:v>57.053958463668771</c:v>
                </c:pt>
                <c:pt idx="7">
                  <c:v>57.831345891952154</c:v>
                </c:pt>
                <c:pt idx="8">
                  <c:v>58.654710710048228</c:v>
                </c:pt>
                <c:pt idx="9">
                  <c:v>59.519005036353619</c:v>
                </c:pt>
                <c:pt idx="10">
                  <c:v>60.41655117273325</c:v>
                </c:pt>
                <c:pt idx="11">
                  <c:v>61.342560803890109</c:v>
                </c:pt>
                <c:pt idx="12">
                  <c:v>62.290469634532748</c:v>
                </c:pt>
                <c:pt idx="13">
                  <c:v>63.253788506984669</c:v>
                </c:pt>
                <c:pt idx="14">
                  <c:v>64.226328814029586</c:v>
                </c:pt>
                <c:pt idx="15">
                  <c:v>65.20221616029724</c:v>
                </c:pt>
                <c:pt idx="16">
                  <c:v>66.17566494941687</c:v>
                </c:pt>
                <c:pt idx="17">
                  <c:v>67.141012537478929</c:v>
                </c:pt>
                <c:pt idx="18">
                  <c:v>68.092821693420248</c:v>
                </c:pt>
                <c:pt idx="19">
                  <c:v>69.025976228713745</c:v>
                </c:pt>
                <c:pt idx="20">
                  <c:v>69.935148203372805</c:v>
                </c:pt>
                <c:pt idx="21">
                  <c:v>70.819879961013314</c:v>
                </c:pt>
                <c:pt idx="22">
                  <c:v>71.675588107108894</c:v>
                </c:pt>
                <c:pt idx="23">
                  <c:v>72.499813592433455</c:v>
                </c:pt>
                <c:pt idx="24">
                  <c:v>73.290616500377581</c:v>
                </c:pt>
                <c:pt idx="25">
                  <c:v>74.046063745021286</c:v>
                </c:pt>
                <c:pt idx="26">
                  <c:v>74.765677177905786</c:v>
                </c:pt>
                <c:pt idx="27">
                  <c:v>75.448363888263259</c:v>
                </c:pt>
                <c:pt idx="28">
                  <c:v>76.093932616710561</c:v>
                </c:pt>
                <c:pt idx="29">
                  <c:v>76.702424347400409</c:v>
                </c:pt>
                <c:pt idx="30">
                  <c:v>77.275423800945205</c:v>
                </c:pt>
                <c:pt idx="31">
                  <c:v>77.813818967342144</c:v>
                </c:pt>
                <c:pt idx="32">
                  <c:v>78.319187736510742</c:v>
                </c:pt>
                <c:pt idx="33">
                  <c:v>78.793258273601452</c:v>
                </c:pt>
                <c:pt idx="34">
                  <c:v>79.237929511069808</c:v>
                </c:pt>
                <c:pt idx="35">
                  <c:v>79.655277979373878</c:v>
                </c:pt>
                <c:pt idx="36">
                  <c:v>80.047598791122439</c:v>
                </c:pt>
                <c:pt idx="37">
                  <c:v>80.41739197969433</c:v>
                </c:pt>
                <c:pt idx="38">
                  <c:v>80.76724637746797</c:v>
                </c:pt>
                <c:pt idx="39">
                  <c:v>81.09983278512955</c:v>
                </c:pt>
                <c:pt idx="40">
                  <c:v>81.417699050902996</c:v>
                </c:pt>
                <c:pt idx="41">
                  <c:v>81.723215425014303</c:v>
                </c:pt>
                <c:pt idx="42">
                  <c:v>82.01862237453426</c:v>
                </c:pt>
                <c:pt idx="43">
                  <c:v>82.306016921996743</c:v>
                </c:pt>
                <c:pt idx="44">
                  <c:v>82.587393629550874</c:v>
                </c:pt>
                <c:pt idx="45">
                  <c:v>82.864644598960439</c:v>
                </c:pt>
                <c:pt idx="46">
                  <c:v>83.139525318145729</c:v>
                </c:pt>
                <c:pt idx="47">
                  <c:v>83.413531708717329</c:v>
                </c:pt>
                <c:pt idx="48">
                  <c:v>83.687893295287694</c:v>
                </c:pt>
                <c:pt idx="49">
                  <c:v>83.963511729240366</c:v>
                </c:pt>
                <c:pt idx="50">
                  <c:v>84.241008603572766</c:v>
                </c:pt>
                <c:pt idx="51">
                  <c:v>84.520814251899722</c:v>
                </c:pt>
                <c:pt idx="52">
                  <c:v>84.803195071219861</c:v>
                </c:pt>
                <c:pt idx="53">
                  <c:v>85.088267183303742</c:v>
                </c:pt>
                <c:pt idx="54">
                  <c:v>85.37598960399572</c:v>
                </c:pt>
                <c:pt idx="55">
                  <c:v>85.666082274913677</c:v>
                </c:pt>
                <c:pt idx="56">
                  <c:v>85.958053386211361</c:v>
                </c:pt>
                <c:pt idx="57">
                  <c:v>86.251178884506047</c:v>
                </c:pt>
                <c:pt idx="58">
                  <c:v>86.544604933261525</c:v>
                </c:pt>
                <c:pt idx="59">
                  <c:v>86.837388896942073</c:v>
                </c:pt>
                <c:pt idx="60">
                  <c:v>87.128588140010805</c:v>
                </c:pt>
                <c:pt idx="61">
                  <c:v>87.417232704162146</c:v>
                </c:pt>
                <c:pt idx="62">
                  <c:v>87.702352631091671</c:v>
                </c:pt>
                <c:pt idx="63">
                  <c:v>87.982895994185995</c:v>
                </c:pt>
                <c:pt idx="64">
                  <c:v>88.257756221294343</c:v>
                </c:pt>
                <c:pt idx="65">
                  <c:v>88.525806248187862</c:v>
                </c:pt>
                <c:pt idx="66">
                  <c:v>88.785925841331135</c:v>
                </c:pt>
                <c:pt idx="67">
                  <c:v>89.037104058265257</c:v>
                </c:pt>
                <c:pt idx="68">
                  <c:v>89.278473401069419</c:v>
                </c:pt>
                <c:pt idx="69">
                  <c:v>89.509289324283358</c:v>
                </c:pt>
                <c:pt idx="70">
                  <c:v>89.72888242006286</c:v>
                </c:pt>
                <c:pt idx="71">
                  <c:v>89.936665248870383</c:v>
                </c:pt>
                <c:pt idx="72">
                  <c:v>90.132043540477241</c:v>
                </c:pt>
                <c:pt idx="73">
                  <c:v>90.314525485038288</c:v>
                </c:pt>
                <c:pt idx="74">
                  <c:v>90.483708071708577</c:v>
                </c:pt>
                <c:pt idx="75">
                  <c:v>90.639208781718892</c:v>
                </c:pt>
                <c:pt idx="76">
                  <c:v>90.781273519992681</c:v>
                </c:pt>
                <c:pt idx="77">
                  <c:v>90.909827148913863</c:v>
                </c:pt>
                <c:pt idx="78">
                  <c:v>91.025033605098614</c:v>
                </c:pt>
                <c:pt idx="79">
                  <c:v>91.127097809314179</c:v>
                </c:pt>
                <c:pt idx="80">
                  <c:v>91.216224682330619</c:v>
                </c:pt>
                <c:pt idx="81">
                  <c:v>91.292687451838901</c:v>
                </c:pt>
                <c:pt idx="82">
                  <c:v>91.356827652454299</c:v>
                </c:pt>
                <c:pt idx="83">
                  <c:v>91.409137094020764</c:v>
                </c:pt>
                <c:pt idx="84">
                  <c:v>91.450216877459923</c:v>
                </c:pt>
                <c:pt idx="85">
                  <c:v>91.480736410617681</c:v>
                </c:pt>
                <c:pt idx="86">
                  <c:v>91.501378762721728</c:v>
                </c:pt>
                <c:pt idx="87">
                  <c:v>91.512786018848132</c:v>
                </c:pt>
                <c:pt idx="88">
                  <c:v>91.515566110610848</c:v>
                </c:pt>
                <c:pt idx="89">
                  <c:v>91.510340631007821</c:v>
                </c:pt>
                <c:pt idx="90">
                  <c:v>91.497662866115036</c:v>
                </c:pt>
                <c:pt idx="91">
                  <c:v>91.478495943545724</c:v>
                </c:pt>
                <c:pt idx="92">
                  <c:v>91.453529763221638</c:v>
                </c:pt>
                <c:pt idx="93">
                  <c:v>91.423556685447522</c:v>
                </c:pt>
                <c:pt idx="94">
                  <c:v>91.389334917068268</c:v>
                </c:pt>
                <c:pt idx="95">
                  <c:v>91.351540696620418</c:v>
                </c:pt>
                <c:pt idx="96">
                  <c:v>91.310775125026694</c:v>
                </c:pt>
                <c:pt idx="97">
                  <c:v>91.267625641822363</c:v>
                </c:pt>
                <c:pt idx="98">
                  <c:v>91.222707009315386</c:v>
                </c:pt>
                <c:pt idx="99">
                  <c:v>91.176681804656482</c:v>
                </c:pt>
                <c:pt idx="100">
                  <c:v>91.130233097076214</c:v>
                </c:pt>
                <c:pt idx="101">
                  <c:v>91.083989310264329</c:v>
                </c:pt>
                <c:pt idx="102">
                  <c:v>91.038517391681381</c:v>
                </c:pt>
                <c:pt idx="103">
                  <c:v>90.994247674941661</c:v>
                </c:pt>
                <c:pt idx="104">
                  <c:v>90.951555848121416</c:v>
                </c:pt>
                <c:pt idx="105">
                  <c:v>90.910790276527123</c:v>
                </c:pt>
                <c:pt idx="106">
                  <c:v>90.87232664823506</c:v>
                </c:pt>
                <c:pt idx="107">
                  <c:v>90.836554312705601</c:v>
                </c:pt>
                <c:pt idx="108">
                  <c:v>90.80385578870731</c:v>
                </c:pt>
                <c:pt idx="109">
                  <c:v>90.774524796008691</c:v>
                </c:pt>
                <c:pt idx="110">
                  <c:v>90.748766255378698</c:v>
                </c:pt>
                <c:pt idx="111">
                  <c:v>90.726668965816287</c:v>
                </c:pt>
                <c:pt idx="112">
                  <c:v>90.708253419398986</c:v>
                </c:pt>
                <c:pt idx="113">
                  <c:v>90.693540108203763</c:v>
                </c:pt>
                <c:pt idx="114">
                  <c:v>90.68254952430695</c:v>
                </c:pt>
                <c:pt idx="115">
                  <c:v>90.67532265186307</c:v>
                </c:pt>
                <c:pt idx="116">
                  <c:v>90.6718731522556</c:v>
                </c:pt>
                <c:pt idx="117">
                  <c:v>90.672119057178435</c:v>
                </c:pt>
                <c:pt idx="118">
                  <c:v>90.675896430015413</c:v>
                </c:pt>
                <c:pt idx="119">
                  <c:v>90.682932043075553</c:v>
                </c:pt>
                <c:pt idx="120">
                  <c:v>90.692939007282149</c:v>
                </c:pt>
                <c:pt idx="121">
                  <c:v>90.705637264251322</c:v>
                </c:pt>
                <c:pt idx="122">
                  <c:v>90.720780909061375</c:v>
                </c:pt>
                <c:pt idx="123">
                  <c:v>90.738137698172977</c:v>
                </c:pt>
                <c:pt idx="124">
                  <c:v>90.757448065280371</c:v>
                </c:pt>
                <c:pt idx="125">
                  <c:v>90.778397798538109</c:v>
                </c:pt>
                <c:pt idx="126">
                  <c:v>90.800618040561659</c:v>
                </c:pt>
                <c:pt idx="127">
                  <c:v>90.823623812198221</c:v>
                </c:pt>
                <c:pt idx="128">
                  <c:v>90.847032594680329</c:v>
                </c:pt>
                <c:pt idx="129">
                  <c:v>90.870455038547078</c:v>
                </c:pt>
                <c:pt idx="130">
                  <c:v>90.893597424029977</c:v>
                </c:pt>
                <c:pt idx="131">
                  <c:v>90.916159200668233</c:v>
                </c:pt>
                <c:pt idx="132">
                  <c:v>90.937853479385083</c:v>
                </c:pt>
                <c:pt idx="133">
                  <c:v>90.958352386951049</c:v>
                </c:pt>
                <c:pt idx="134">
                  <c:v>90.977280235290394</c:v>
                </c:pt>
                <c:pt idx="135">
                  <c:v>90.994274997710917</c:v>
                </c:pt>
                <c:pt idx="136">
                  <c:v>91.009015631675425</c:v>
                </c:pt>
                <c:pt idx="137">
                  <c:v>91.021249401569321</c:v>
                </c:pt>
                <c:pt idx="138">
                  <c:v>91.030778217315444</c:v>
                </c:pt>
                <c:pt idx="139">
                  <c:v>91.037451803683936</c:v>
                </c:pt>
                <c:pt idx="140">
                  <c:v>91.041092562675146</c:v>
                </c:pt>
                <c:pt idx="141">
                  <c:v>91.041509234904765</c:v>
                </c:pt>
                <c:pt idx="142">
                  <c:v>91.038490068912125</c:v>
                </c:pt>
                <c:pt idx="143">
                  <c:v>91.031843805312889</c:v>
                </c:pt>
                <c:pt idx="144">
                  <c:v>91.021433830260747</c:v>
                </c:pt>
                <c:pt idx="145">
                  <c:v>91.007164514064385</c:v>
                </c:pt>
                <c:pt idx="146">
                  <c:v>90.989015364646875</c:v>
                </c:pt>
                <c:pt idx="147">
                  <c:v>90.966959059238377</c:v>
                </c:pt>
                <c:pt idx="148">
                  <c:v>90.940961444377862</c:v>
                </c:pt>
                <c:pt idx="149">
                  <c:v>90.91094055175752</c:v>
                </c:pt>
                <c:pt idx="150">
                  <c:v>90.876814413070136</c:v>
                </c:pt>
                <c:pt idx="151">
                  <c:v>90.838507890700811</c:v>
                </c:pt>
                <c:pt idx="152">
                  <c:v>90.795986831187918</c:v>
                </c:pt>
                <c:pt idx="153">
                  <c:v>90.749271726607859</c:v>
                </c:pt>
                <c:pt idx="154">
                  <c:v>90.6983967304228</c:v>
                </c:pt>
                <c:pt idx="155">
                  <c:v>90.64338916540143</c:v>
                </c:pt>
                <c:pt idx="156">
                  <c:v>90.584242200851421</c:v>
                </c:pt>
                <c:pt idx="157">
                  <c:v>90.520914852618887</c:v>
                </c:pt>
                <c:pt idx="158">
                  <c:v>90.453352475165843</c:v>
                </c:pt>
                <c:pt idx="159">
                  <c:v>90.381507253646674</c:v>
                </c:pt>
                <c:pt idx="160">
                  <c:v>90.305372357368469</c:v>
                </c:pt>
                <c:pt idx="161">
                  <c:v>90.224975109099915</c:v>
                </c:pt>
                <c:pt idx="162">
                  <c:v>90.140349662303763</c:v>
                </c:pt>
                <c:pt idx="163">
                  <c:v>90.051509678363487</c:v>
                </c:pt>
                <c:pt idx="164">
                  <c:v>89.958434665202731</c:v>
                </c:pt>
                <c:pt idx="165">
                  <c:v>89.861076807975238</c:v>
                </c:pt>
                <c:pt idx="166">
                  <c:v>89.759381461143093</c:v>
                </c:pt>
                <c:pt idx="167">
                  <c:v>89.653307640552356</c:v>
                </c:pt>
                <c:pt idx="168">
                  <c:v>89.542862176894786</c:v>
                </c:pt>
                <c:pt idx="169">
                  <c:v>89.428079223632508</c:v>
                </c:pt>
                <c:pt idx="170">
                  <c:v>89.308999764918923</c:v>
                </c:pt>
                <c:pt idx="171">
                  <c:v>89.185637462138601</c:v>
                </c:pt>
                <c:pt idx="172">
                  <c:v>89.057978653907497</c:v>
                </c:pt>
                <c:pt idx="173">
                  <c:v>88.925989186763474</c:v>
                </c:pt>
                <c:pt idx="174">
                  <c:v>88.789662230014784</c:v>
                </c:pt>
                <c:pt idx="175">
                  <c:v>88.648990952968504</c:v>
                </c:pt>
                <c:pt idx="176">
                  <c:v>88.504023170470887</c:v>
                </c:pt>
                <c:pt idx="177">
                  <c:v>88.354840850829717</c:v>
                </c:pt>
                <c:pt idx="178">
                  <c:v>88.201505470275862</c:v>
                </c:pt>
                <c:pt idx="179">
                  <c:v>88.044071674346696</c:v>
                </c:pt>
                <c:pt idx="180">
                  <c:v>87.882573616504388</c:v>
                </c:pt>
                <c:pt idx="181">
                  <c:v>87.716867852210854</c:v>
                </c:pt>
                <c:pt idx="182">
                  <c:v>87.547323238849501</c:v>
                </c:pt>
                <c:pt idx="183">
                  <c:v>87.37384414672843</c:v>
                </c:pt>
                <c:pt idx="184">
                  <c:v>87.196280300616721</c:v>
                </c:pt>
                <c:pt idx="185">
                  <c:v>87.015027880668143</c:v>
                </c:pt>
                <c:pt idx="186">
                  <c:v>86.830442082881461</c:v>
                </c:pt>
                <c:pt idx="187">
                  <c:v>86.642365801333995</c:v>
                </c:pt>
                <c:pt idx="188">
                  <c:v>86.450867342948868</c:v>
                </c:pt>
                <c:pt idx="189">
                  <c:v>86.256028676032784</c:v>
                </c:pt>
                <c:pt idx="190">
                  <c:v>86.057931768894079</c:v>
                </c:pt>
                <c:pt idx="191">
                  <c:v>85.856692743301025</c:v>
                </c:pt>
                <c:pt idx="192">
                  <c:v>85.652468705176901</c:v>
                </c:pt>
                <c:pt idx="193">
                  <c:v>85.445389437675161</c:v>
                </c:pt>
                <c:pt idx="194">
                  <c:v>85.235618877410815</c:v>
                </c:pt>
                <c:pt idx="195">
                  <c:v>85.023252654075193</c:v>
                </c:pt>
                <c:pt idx="196">
                  <c:v>84.808393228053603</c:v>
                </c:pt>
                <c:pt idx="197">
                  <c:v>84.591143059730243</c:v>
                </c:pt>
                <c:pt idx="198">
                  <c:v>84.371611440181596</c:v>
                </c:pt>
                <c:pt idx="199">
                  <c:v>84.149941813945745</c:v>
                </c:pt>
                <c:pt idx="200">
                  <c:v>83.926284456252532</c:v>
                </c:pt>
                <c:pt idx="201">
                  <c:v>83.700803303718118</c:v>
                </c:pt>
                <c:pt idx="202">
                  <c:v>83.473634970187703</c:v>
                </c:pt>
                <c:pt idx="203">
                  <c:v>83.244895577430697</c:v>
                </c:pt>
                <c:pt idx="204">
                  <c:v>83.014687585830686</c:v>
                </c:pt>
                <c:pt idx="205">
                  <c:v>82.783113455771854</c:v>
                </c:pt>
                <c:pt idx="206">
                  <c:v>82.550289309024748</c:v>
                </c:pt>
                <c:pt idx="207">
                  <c:v>82.316358590125716</c:v>
                </c:pt>
                <c:pt idx="208">
                  <c:v>82.081478404998634</c:v>
                </c:pt>
                <c:pt idx="209">
                  <c:v>81.845792198181016</c:v>
                </c:pt>
                <c:pt idx="210">
                  <c:v>81.60943658351863</c:v>
                </c:pt>
                <c:pt idx="211">
                  <c:v>81.372493529319257</c:v>
                </c:pt>
                <c:pt idx="212">
                  <c:v>81.135072326660008</c:v>
                </c:pt>
                <c:pt idx="213">
                  <c:v>80.8972481131552</c:v>
                </c:pt>
                <c:pt idx="214">
                  <c:v>80.659143841266527</c:v>
                </c:pt>
                <c:pt idx="215">
                  <c:v>80.420896124839771</c:v>
                </c:pt>
                <c:pt idx="216">
                  <c:v>80.182627916335491</c:v>
                </c:pt>
                <c:pt idx="217">
                  <c:v>79.94446899890886</c:v>
                </c:pt>
                <c:pt idx="218">
                  <c:v>79.706508171558283</c:v>
                </c:pt>
                <c:pt idx="219">
                  <c:v>79.468813741206915</c:v>
                </c:pt>
                <c:pt idx="220">
                  <c:v>79.231454014777924</c:v>
                </c:pt>
                <c:pt idx="221">
                  <c:v>78.994497299193938</c:v>
                </c:pt>
                <c:pt idx="222">
                  <c:v>78.758032393455039</c:v>
                </c:pt>
                <c:pt idx="223">
                  <c:v>78.522161757946009</c:v>
                </c:pt>
                <c:pt idx="224">
                  <c:v>78.286967360972938</c:v>
                </c:pt>
                <c:pt idx="225">
                  <c:v>78.052544832229373</c:v>
                </c:pt>
                <c:pt idx="226">
                  <c:v>77.81892832517579</c:v>
                </c:pt>
                <c:pt idx="227">
                  <c:v>77.586165654658956</c:v>
                </c:pt>
                <c:pt idx="228">
                  <c:v>77.354270482062944</c:v>
                </c:pt>
                <c:pt idx="229">
                  <c:v>77.123290622233981</c:v>
                </c:pt>
                <c:pt idx="230">
                  <c:v>76.893273890018264</c:v>
                </c:pt>
                <c:pt idx="231">
                  <c:v>76.664274930953781</c:v>
                </c:pt>
                <c:pt idx="232">
                  <c:v>76.436348390579056</c:v>
                </c:pt>
                <c:pt idx="233">
                  <c:v>76.209528422355106</c:v>
                </c:pt>
                <c:pt idx="234">
                  <c:v>75.983821856975368</c:v>
                </c:pt>
                <c:pt idx="235">
                  <c:v>75.759221863746404</c:v>
                </c:pt>
                <c:pt idx="236">
                  <c:v>75.535728442668798</c:v>
                </c:pt>
                <c:pt idx="237">
                  <c:v>75.313348424434281</c:v>
                </c:pt>
                <c:pt idx="238">
                  <c:v>75.092102301120363</c:v>
                </c:pt>
                <c:pt idx="239">
                  <c:v>74.872024226188643</c:v>
                </c:pt>
                <c:pt idx="240">
                  <c:v>74.653134691714925</c:v>
                </c:pt>
                <c:pt idx="241">
                  <c:v>74.435420036315719</c:v>
                </c:pt>
                <c:pt idx="242">
                  <c:v>74.219010043143911</c:v>
                </c:pt>
                <c:pt idx="243">
                  <c:v>74.003604161739247</c:v>
                </c:pt>
                <c:pt idx="244">
                  <c:v>73.789325344562315</c:v>
                </c:pt>
                <c:pt idx="245">
                  <c:v>73.576173591613681</c:v>
                </c:pt>
                <c:pt idx="246">
                  <c:v>73.364155733585079</c:v>
                </c:pt>
                <c:pt idx="247">
                  <c:v>73.153285431861718</c:v>
                </c:pt>
                <c:pt idx="248">
                  <c:v>72.943569517135344</c:v>
                </c:pt>
                <c:pt idx="249">
                  <c:v>72.734987497329598</c:v>
                </c:pt>
                <c:pt idx="250">
                  <c:v>72.527682816981965</c:v>
                </c:pt>
                <c:pt idx="251">
                  <c:v>72.321327602862951</c:v>
                </c:pt>
                <c:pt idx="252">
                  <c:v>72.116031146049068</c:v>
                </c:pt>
                <c:pt idx="253">
                  <c:v>71.911813938617257</c:v>
                </c:pt>
                <c:pt idx="254">
                  <c:v>71.708682811259834</c:v>
                </c:pt>
                <c:pt idx="255">
                  <c:v>71.50664459466914</c:v>
                </c:pt>
                <c:pt idx="256">
                  <c:v>71.305706119536879</c:v>
                </c:pt>
                <c:pt idx="257">
                  <c:v>71.105853724479587</c:v>
                </c:pt>
                <c:pt idx="258">
                  <c:v>70.907066917419158</c:v>
                </c:pt>
                <c:pt idx="259">
                  <c:v>70.709325206279232</c:v>
                </c:pt>
                <c:pt idx="260">
                  <c:v>70.512614929675721</c:v>
                </c:pt>
                <c:pt idx="261">
                  <c:v>70.316956579685026</c:v>
                </c:pt>
                <c:pt idx="262">
                  <c:v>70.122343325614821</c:v>
                </c:pt>
                <c:pt idx="263">
                  <c:v>69.928788828849733</c:v>
                </c:pt>
                <c:pt idx="264">
                  <c:v>69.736299920081521</c:v>
                </c:pt>
                <c:pt idx="265">
                  <c:v>69.544856107234935</c:v>
                </c:pt>
                <c:pt idx="266">
                  <c:v>69.354436898231327</c:v>
                </c:pt>
                <c:pt idx="267">
                  <c:v>69.165035462378938</c:v>
                </c:pt>
                <c:pt idx="268">
                  <c:v>68.976644968986022</c:v>
                </c:pt>
                <c:pt idx="269">
                  <c:v>68.789265418052594</c:v>
                </c:pt>
                <c:pt idx="270">
                  <c:v>68.602910470962129</c:v>
                </c:pt>
                <c:pt idx="271">
                  <c:v>68.417580127715766</c:v>
                </c:pt>
                <c:pt idx="272">
                  <c:v>68.23327438831295</c:v>
                </c:pt>
                <c:pt idx="273">
                  <c:v>68.050143527984062</c:v>
                </c:pt>
                <c:pt idx="274">
                  <c:v>67.867852842807324</c:v>
                </c:pt>
                <c:pt idx="275">
                  <c:v>67.686532115936132</c:v>
                </c:pt>
                <c:pt idx="276">
                  <c:v>67.506188178062288</c:v>
                </c:pt>
                <c:pt idx="277">
                  <c:v>67.326827859878065</c:v>
                </c:pt>
                <c:pt idx="278">
                  <c:v>67.148457992076374</c:v>
                </c:pt>
                <c:pt idx="279">
                  <c:v>66.971085405349527</c:v>
                </c:pt>
                <c:pt idx="280">
                  <c:v>66.794703269004629</c:v>
                </c:pt>
                <c:pt idx="281">
                  <c:v>66.619297921657065</c:v>
                </c:pt>
                <c:pt idx="282">
                  <c:v>66.444855701923316</c:v>
                </c:pt>
                <c:pt idx="283">
                  <c:v>66.271383440494006</c:v>
                </c:pt>
                <c:pt idx="284">
                  <c:v>66.098874306678525</c:v>
                </c:pt>
                <c:pt idx="285">
                  <c:v>65.927341961860364</c:v>
                </c:pt>
                <c:pt idx="286">
                  <c:v>65.756800067424734</c:v>
                </c:pt>
                <c:pt idx="287">
                  <c:v>65.587255454063367</c:v>
                </c:pt>
                <c:pt idx="288">
                  <c:v>65.418721783160919</c:v>
                </c:pt>
                <c:pt idx="289">
                  <c:v>65.251185393333301</c:v>
                </c:pt>
                <c:pt idx="290">
                  <c:v>65.084653115272275</c:v>
                </c:pt>
                <c:pt idx="291">
                  <c:v>64.919131779670153</c:v>
                </c:pt>
                <c:pt idx="292">
                  <c:v>64.75464187860446</c:v>
                </c:pt>
                <c:pt idx="293">
                  <c:v>64.591210734843898</c:v>
                </c:pt>
                <c:pt idx="294">
                  <c:v>64.428872501850037</c:v>
                </c:pt>
                <c:pt idx="295">
                  <c:v>64.267634010314637</c:v>
                </c:pt>
                <c:pt idx="296">
                  <c:v>64.107713842391831</c:v>
                </c:pt>
                <c:pt idx="297">
                  <c:v>63.948872923850516</c:v>
                </c:pt>
                <c:pt idx="298">
                  <c:v>63.791090762614907</c:v>
                </c:pt>
                <c:pt idx="299">
                  <c:v>63.634503972530197</c:v>
                </c:pt>
                <c:pt idx="300">
                  <c:v>63.47916036844201</c:v>
                </c:pt>
                <c:pt idx="301">
                  <c:v>63.325100934505421</c:v>
                </c:pt>
                <c:pt idx="302">
                  <c:v>63.172380316257218</c:v>
                </c:pt>
                <c:pt idx="303">
                  <c:v>63.021032667159588</c:v>
                </c:pt>
                <c:pt idx="304">
                  <c:v>62.871098971366422</c:v>
                </c:pt>
                <c:pt idx="305">
                  <c:v>62.722627043723932</c:v>
                </c:pt>
                <c:pt idx="306">
                  <c:v>62.575657868384866</c:v>
                </c:pt>
                <c:pt idx="307">
                  <c:v>62.43025292158125</c:v>
                </c:pt>
                <c:pt idx="308">
                  <c:v>62.286460018157577</c:v>
                </c:pt>
                <c:pt idx="309">
                  <c:v>62.14436112642278</c:v>
                </c:pt>
                <c:pt idx="310">
                  <c:v>62.004010891914248</c:v>
                </c:pt>
                <c:pt idx="311">
                  <c:v>61.865470790862865</c:v>
                </c:pt>
                <c:pt idx="312">
                  <c:v>61.728802299499456</c:v>
                </c:pt>
                <c:pt idx="313">
                  <c:v>61.594066894054308</c:v>
                </c:pt>
                <c:pt idx="314">
                  <c:v>61.461319220065953</c:v>
                </c:pt>
                <c:pt idx="315">
                  <c:v>61.330627584456998</c:v>
                </c:pt>
                <c:pt idx="316">
                  <c:v>61.202073955535823</c:v>
                </c:pt>
                <c:pt idx="317">
                  <c:v>61.075726640224438</c:v>
                </c:pt>
                <c:pt idx="318">
                  <c:v>60.951667606830071</c:v>
                </c:pt>
                <c:pt idx="319">
                  <c:v>60.829958331584749</c:v>
                </c:pt>
                <c:pt idx="320">
                  <c:v>60.710653460025249</c:v>
                </c:pt>
                <c:pt idx="321">
                  <c:v>60.594203817843955</c:v>
                </c:pt>
                <c:pt idx="322">
                  <c:v>60.480117595195743</c:v>
                </c:pt>
                <c:pt idx="323">
                  <c:v>60.368435776233376</c:v>
                </c:pt>
                <c:pt idx="324">
                  <c:v>60.259991705417235</c:v>
                </c:pt>
                <c:pt idx="325">
                  <c:v>60.153897392749542</c:v>
                </c:pt>
                <c:pt idx="326">
                  <c:v>60.050460219382856</c:v>
                </c:pt>
                <c:pt idx="327">
                  <c:v>59.949885106086676</c:v>
                </c:pt>
                <c:pt idx="328">
                  <c:v>59.852848291396938</c:v>
                </c:pt>
                <c:pt idx="329">
                  <c:v>59.758256864547533</c:v>
                </c:pt>
                <c:pt idx="330">
                  <c:v>59.666575312614285</c:v>
                </c:pt>
                <c:pt idx="331">
                  <c:v>59.577953910827581</c:v>
                </c:pt>
                <c:pt idx="332">
                  <c:v>59.492447304725403</c:v>
                </c:pt>
                <c:pt idx="333">
                  <c:v>59.410089647769901</c:v>
                </c:pt>
                <c:pt idx="334">
                  <c:v>59.330928754806145</c:v>
                </c:pt>
                <c:pt idx="335">
                  <c:v>59.254998779296869</c:v>
                </c:pt>
                <c:pt idx="336">
                  <c:v>59.182320213317311</c:v>
                </c:pt>
                <c:pt idx="337">
                  <c:v>59.112927210330767</c:v>
                </c:pt>
                <c:pt idx="338">
                  <c:v>59.046840262412474</c:v>
                </c:pt>
                <c:pt idx="339">
                  <c:v>58.984079861640531</c:v>
                </c:pt>
                <c:pt idx="340">
                  <c:v>58.924673330783627</c:v>
                </c:pt>
                <c:pt idx="341">
                  <c:v>58.868641161918141</c:v>
                </c:pt>
                <c:pt idx="342">
                  <c:v>58.815990185737533</c:v>
                </c:pt>
                <c:pt idx="343">
                  <c:v>58.766993629932195</c:v>
                </c:pt>
                <c:pt idx="344">
                  <c:v>58.721651494502701</c:v>
                </c:pt>
                <c:pt idx="345">
                  <c:v>58.679178249835466</c:v>
                </c:pt>
                <c:pt idx="346">
                  <c:v>58.640099859237175</c:v>
                </c:pt>
                <c:pt idx="347">
                  <c:v>58.604450476169404</c:v>
                </c:pt>
                <c:pt idx="348">
                  <c:v>58.572243762016228</c:v>
                </c:pt>
                <c:pt idx="349">
                  <c:v>58.543343102931871</c:v>
                </c:pt>
                <c:pt idx="350">
                  <c:v>58.517823636531816</c:v>
                </c:pt>
                <c:pt idx="351">
                  <c:v>58.495767331123311</c:v>
                </c:pt>
                <c:pt idx="352">
                  <c:v>58.477146863937072</c:v>
                </c:pt>
                <c:pt idx="353">
                  <c:v>58.461695837974467</c:v>
                </c:pt>
                <c:pt idx="354">
                  <c:v>58.449571359157062</c:v>
                </c:pt>
                <c:pt idx="355">
                  <c:v>58.441804862021847</c:v>
                </c:pt>
                <c:pt idx="356">
                  <c:v>58.437255620955924</c:v>
                </c:pt>
                <c:pt idx="357">
                  <c:v>58.435131275653355</c:v>
                </c:pt>
                <c:pt idx="358">
                  <c:v>58.436155879497477</c:v>
                </c:pt>
                <c:pt idx="359">
                  <c:v>58.440493369102143</c:v>
                </c:pt>
                <c:pt idx="360">
                  <c:v>58.448123252391582</c:v>
                </c:pt>
                <c:pt idx="361">
                  <c:v>58.458792793750632</c:v>
                </c:pt>
                <c:pt idx="362">
                  <c:v>58.472631776332726</c:v>
                </c:pt>
                <c:pt idx="363">
                  <c:v>58.490576004981875</c:v>
                </c:pt>
                <c:pt idx="364">
                  <c:v>58.511703336238703</c:v>
                </c:pt>
                <c:pt idx="365">
                  <c:v>58.535036981105328</c:v>
                </c:pt>
                <c:pt idx="366">
                  <c:v>58.561307823657963</c:v>
                </c:pt>
                <c:pt idx="367">
                  <c:v>58.590659308433516</c:v>
                </c:pt>
                <c:pt idx="368">
                  <c:v>58.623043620586365</c:v>
                </c:pt>
                <c:pt idx="369">
                  <c:v>58.65837196111638</c:v>
                </c:pt>
                <c:pt idx="370">
                  <c:v>58.696657991408777</c:v>
                </c:pt>
                <c:pt idx="371">
                  <c:v>58.737874388694266</c:v>
                </c:pt>
                <c:pt idx="372">
                  <c:v>58.782847666740366</c:v>
                </c:pt>
                <c:pt idx="373">
                  <c:v>58.830764973163056</c:v>
                </c:pt>
                <c:pt idx="374">
                  <c:v>58.880704164504699</c:v>
                </c:pt>
                <c:pt idx="375">
                  <c:v>58.933327817916599</c:v>
                </c:pt>
                <c:pt idx="376">
                  <c:v>58.988717901706579</c:v>
                </c:pt>
                <c:pt idx="377">
                  <c:v>59.046853923797109</c:v>
                </c:pt>
                <c:pt idx="378">
                  <c:v>59.107694900035433</c:v>
                </c:pt>
                <c:pt idx="379">
                  <c:v>59.17147307395917</c:v>
                </c:pt>
                <c:pt idx="380">
                  <c:v>59.238133800029232</c:v>
                </c:pt>
                <c:pt idx="381">
                  <c:v>59.307649755477485</c:v>
                </c:pt>
                <c:pt idx="382">
                  <c:v>59.379768204688759</c:v>
                </c:pt>
                <c:pt idx="383">
                  <c:v>59.454092967509837</c:v>
                </c:pt>
                <c:pt idx="384">
                  <c:v>59.531027054786271</c:v>
                </c:pt>
                <c:pt idx="385">
                  <c:v>59.610304069518847</c:v>
                </c:pt>
                <c:pt idx="386">
                  <c:v>59.692299699783256</c:v>
                </c:pt>
                <c:pt idx="387">
                  <c:v>59.776692903041784</c:v>
                </c:pt>
                <c:pt idx="388">
                  <c:v>59.86314897537202</c:v>
                </c:pt>
                <c:pt idx="389">
                  <c:v>59.951968467235332</c:v>
                </c:pt>
                <c:pt idx="390">
                  <c:v>60.042803013324722</c:v>
                </c:pt>
                <c:pt idx="391">
                  <c:v>60.135871195792603</c:v>
                </c:pt>
                <c:pt idx="392">
                  <c:v>60.231063723563608</c:v>
                </c:pt>
                <c:pt idx="393">
                  <c:v>60.328114199637966</c:v>
                </c:pt>
                <c:pt idx="394">
                  <c:v>60.427295851707214</c:v>
                </c:pt>
                <c:pt idx="395">
                  <c:v>60.529496669769117</c:v>
                </c:pt>
                <c:pt idx="396">
                  <c:v>60.633678388595492</c:v>
                </c:pt>
                <c:pt idx="397">
                  <c:v>60.739847838878092</c:v>
                </c:pt>
                <c:pt idx="398">
                  <c:v>60.847847914695357</c:v>
                </c:pt>
                <c:pt idx="399">
                  <c:v>60.957787907123191</c:v>
                </c:pt>
                <c:pt idx="400">
                  <c:v>61.069421911239338</c:v>
                </c:pt>
                <c:pt idx="401">
                  <c:v>61.182941186427534</c:v>
                </c:pt>
                <c:pt idx="402">
                  <c:v>61.298058843612175</c:v>
                </c:pt>
                <c:pt idx="403">
                  <c:v>61.415041279792476</c:v>
                </c:pt>
                <c:pt idx="404">
                  <c:v>61.534072923659856</c:v>
                </c:pt>
                <c:pt idx="405">
                  <c:v>61.654825901984822</c:v>
                </c:pt>
                <c:pt idx="406">
                  <c:v>61.777102124690749</c:v>
                </c:pt>
                <c:pt idx="407">
                  <c:v>61.901058697700357</c:v>
                </c:pt>
                <c:pt idx="408">
                  <c:v>62.026429224013846</c:v>
                </c:pt>
                <c:pt idx="409">
                  <c:v>62.153480100631583</c:v>
                </c:pt>
                <c:pt idx="410">
                  <c:v>62.282006406783509</c:v>
                </c:pt>
                <c:pt idx="411">
                  <c:v>62.412233555316618</c:v>
                </c:pt>
                <c:pt idx="412">
                  <c:v>62.543983948230704</c:v>
                </c:pt>
                <c:pt idx="413">
                  <c:v>62.67702534198753</c:v>
                </c:pt>
                <c:pt idx="414">
                  <c:v>62.81159681081764</c:v>
                </c:pt>
                <c:pt idx="415">
                  <c:v>62.947534418106002</c:v>
                </c:pt>
                <c:pt idx="416">
                  <c:v>63.08506357669792</c:v>
                </c:pt>
                <c:pt idx="417">
                  <c:v>63.223979365825599</c:v>
                </c:pt>
                <c:pt idx="418">
                  <c:v>63.364090526103588</c:v>
                </c:pt>
                <c:pt idx="419">
                  <c:v>63.505581486225033</c:v>
                </c:pt>
                <c:pt idx="420">
                  <c:v>63.648240494727538</c:v>
                </c:pt>
                <c:pt idx="421">
                  <c:v>63.792210996150892</c:v>
                </c:pt>
                <c:pt idx="422">
                  <c:v>63.937472498416426</c:v>
                </c:pt>
                <c:pt idx="423">
                  <c:v>64.084052324294561</c:v>
                </c:pt>
                <c:pt idx="424">
                  <c:v>64.231923151016019</c:v>
                </c:pt>
                <c:pt idx="425">
                  <c:v>64.380873227118968</c:v>
                </c:pt>
                <c:pt idx="426">
                  <c:v>64.531032335758042</c:v>
                </c:pt>
                <c:pt idx="427">
                  <c:v>64.6825302600855</c:v>
                </c:pt>
                <c:pt idx="428">
                  <c:v>64.835175740718768</c:v>
                </c:pt>
                <c:pt idx="429">
                  <c:v>64.988968777656154</c:v>
                </c:pt>
                <c:pt idx="430">
                  <c:v>65.144230413436532</c:v>
                </c:pt>
                <c:pt idx="431">
                  <c:v>65.300646436213896</c:v>
                </c:pt>
                <c:pt idx="432">
                  <c:v>65.458128046989287</c:v>
                </c:pt>
                <c:pt idx="433">
                  <c:v>65.616805028914982</c:v>
                </c:pt>
                <c:pt idx="434">
                  <c:v>65.776609075068961</c:v>
                </c:pt>
                <c:pt idx="435">
                  <c:v>65.9374787092204</c:v>
                </c:pt>
                <c:pt idx="436">
                  <c:v>66.099461746215496</c:v>
                </c:pt>
                <c:pt idx="437">
                  <c:v>66.262455725669483</c:v>
                </c:pt>
                <c:pt idx="438">
                  <c:v>66.426556277274827</c:v>
                </c:pt>
                <c:pt idx="439">
                  <c:v>66.591619956492863</c:v>
                </c:pt>
                <c:pt idx="440">
                  <c:v>66.757817530631499</c:v>
                </c:pt>
                <c:pt idx="441">
                  <c:v>66.924998724460337</c:v>
                </c:pt>
                <c:pt idx="442">
                  <c:v>67.093306982516921</c:v>
                </c:pt>
                <c:pt idx="443">
                  <c:v>67.262714982032506</c:v>
                </c:pt>
                <c:pt idx="444">
                  <c:v>67.433079278469037</c:v>
                </c:pt>
                <c:pt idx="445">
                  <c:v>67.604509162902445</c:v>
                </c:pt>
                <c:pt idx="446">
                  <c:v>67.777038788795451</c:v>
                </c:pt>
                <c:pt idx="447">
                  <c:v>67.950593018531421</c:v>
                </c:pt>
                <c:pt idx="448">
                  <c:v>68.125130867957608</c:v>
                </c:pt>
                <c:pt idx="449">
                  <c:v>68.300829935073665</c:v>
                </c:pt>
                <c:pt idx="450">
                  <c:v>68.477539944648626</c:v>
                </c:pt>
                <c:pt idx="451">
                  <c:v>68.655124282836738</c:v>
                </c:pt>
                <c:pt idx="452">
                  <c:v>68.833712732791426</c:v>
                </c:pt>
                <c:pt idx="453">
                  <c:v>69.013148188590549</c:v>
                </c:pt>
                <c:pt idx="454">
                  <c:v>69.193546772002946</c:v>
                </c:pt>
                <c:pt idx="455">
                  <c:v>69.374785530566882</c:v>
                </c:pt>
                <c:pt idx="456">
                  <c:v>69.55688495635934</c:v>
                </c:pt>
                <c:pt idx="457">
                  <c:v>69.740207076072522</c:v>
                </c:pt>
                <c:pt idx="458">
                  <c:v>69.9244171857829</c:v>
                </c:pt>
                <c:pt idx="459">
                  <c:v>70.109405994415127</c:v>
                </c:pt>
                <c:pt idx="460">
                  <c:v>70.295255470275862</c:v>
                </c:pt>
                <c:pt idx="461">
                  <c:v>70.481835830211637</c:v>
                </c:pt>
                <c:pt idx="462">
                  <c:v>70.669222211837393</c:v>
                </c:pt>
                <c:pt idx="463">
                  <c:v>70.85732581615413</c:v>
                </c:pt>
                <c:pt idx="464">
                  <c:v>71.046132981776665</c:v>
                </c:pt>
                <c:pt idx="465">
                  <c:v>71.235684692859451</c:v>
                </c:pt>
                <c:pt idx="466">
                  <c:v>71.425960457324422</c:v>
                </c:pt>
                <c:pt idx="467">
                  <c:v>71.616919291019357</c:v>
                </c:pt>
                <c:pt idx="468">
                  <c:v>71.80854753255791</c:v>
                </c:pt>
                <c:pt idx="469">
                  <c:v>72.001029610633822</c:v>
                </c:pt>
                <c:pt idx="470">
                  <c:v>72.194099128246108</c:v>
                </c:pt>
                <c:pt idx="471">
                  <c:v>72.387674117088153</c:v>
                </c:pt>
                <c:pt idx="472">
                  <c:v>72.581781899928615</c:v>
                </c:pt>
                <c:pt idx="473">
                  <c:v>72.77632684707622</c:v>
                </c:pt>
                <c:pt idx="474">
                  <c:v>72.971356773376058</c:v>
                </c:pt>
                <c:pt idx="475">
                  <c:v>73.166373038291809</c:v>
                </c:pt>
              </c:numCache>
            </c:numRef>
          </c:yVal>
          <c:smooth val="1"/>
          <c:extLst>
            <c:ext xmlns:c16="http://schemas.microsoft.com/office/drawing/2014/chart" uri="{C3380CC4-5D6E-409C-BE32-E72D297353CC}">
              <c16:uniqueId val="{00000004-4789-45DC-97F7-B59DC835213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Лист1!$G$2:$G$477</c:f>
              <c:numCache>
                <c:formatCode>0.00</c:formatCode>
                <c:ptCount val="476"/>
                <c:pt idx="0">
                  <c:v>50.580818760395033</c:v>
                </c:pt>
                <c:pt idx="1">
                  <c:v>54.399011814594225</c:v>
                </c:pt>
                <c:pt idx="2">
                  <c:v>55.244986224174468</c:v>
                </c:pt>
                <c:pt idx="3">
                  <c:v>55.016509813070286</c:v>
                </c:pt>
                <c:pt idx="4">
                  <c:v>55.647628211975054</c:v>
                </c:pt>
                <c:pt idx="5">
                  <c:v>56.328955614566773</c:v>
                </c:pt>
                <c:pt idx="6">
                  <c:v>57.057681190967557</c:v>
                </c:pt>
                <c:pt idx="7">
                  <c:v>57.834754407405732</c:v>
                </c:pt>
                <c:pt idx="8">
                  <c:v>58.657805013656372</c:v>
                </c:pt>
                <c:pt idx="9">
                  <c:v>59.521805620193277</c:v>
                </c:pt>
                <c:pt idx="10">
                  <c:v>60.419078528880803</c:v>
                </c:pt>
                <c:pt idx="11">
                  <c:v>61.344849085807709</c:v>
                </c:pt>
                <c:pt idx="12">
                  <c:v>62.292552995681419</c:v>
                </c:pt>
                <c:pt idx="13">
                  <c:v>63.255714762210616</c:v>
                </c:pt>
                <c:pt idx="14">
                  <c:v>64.228145778179041</c:v>
                </c:pt>
                <c:pt idx="15">
                  <c:v>65.203964817523513</c:v>
                </c:pt>
                <c:pt idx="16">
                  <c:v>66.177399945259097</c:v>
                </c:pt>
                <c:pt idx="17">
                  <c:v>67.14278851747504</c:v>
                </c:pt>
                <c:pt idx="18">
                  <c:v>68.094672811031273</c:v>
                </c:pt>
                <c:pt idx="19">
                  <c:v>69.027950298785925</c:v>
                </c:pt>
                <c:pt idx="20">
                  <c:v>69.937286210059995</c:v>
                </c:pt>
                <c:pt idx="21">
                  <c:v>70.822209227084798</c:v>
                </c:pt>
                <c:pt idx="22">
                  <c:v>71.678135955333389</c:v>
                </c:pt>
                <c:pt idx="23">
                  <c:v>72.502593684196157</c:v>
                </c:pt>
                <c:pt idx="24">
                  <c:v>73.293635666370236</c:v>
                </c:pt>
                <c:pt idx="25">
                  <c:v>74.049335646629089</c:v>
                </c:pt>
                <c:pt idx="26">
                  <c:v>74.76919498443587</c:v>
                </c:pt>
                <c:pt idx="27">
                  <c:v>75.45211393833155</c:v>
                </c:pt>
                <c:pt idx="28">
                  <c:v>76.097901248931834</c:v>
                </c:pt>
                <c:pt idx="29">
                  <c:v>76.706597900390619</c:v>
                </c:pt>
                <c:pt idx="30">
                  <c:v>77.279761290549885</c:v>
                </c:pt>
                <c:pt idx="31">
                  <c:v>77.818306732177234</c:v>
                </c:pt>
                <c:pt idx="32">
                  <c:v>78.323784792422884</c:v>
                </c:pt>
                <c:pt idx="33">
                  <c:v>78.797944128513151</c:v>
                </c:pt>
                <c:pt idx="34">
                  <c:v>79.242663180827734</c:v>
                </c:pt>
                <c:pt idx="35">
                  <c:v>79.660032141208177</c:v>
                </c:pt>
                <c:pt idx="36">
                  <c:v>80.052339291572096</c:v>
                </c:pt>
                <c:pt idx="37">
                  <c:v>80.422091495990657</c:v>
                </c:pt>
                <c:pt idx="38">
                  <c:v>80.771884417533443</c:v>
                </c:pt>
                <c:pt idx="39">
                  <c:v>81.104382026195466</c:v>
                </c:pt>
                <c:pt idx="40">
                  <c:v>81.422145831584743</c:v>
                </c:pt>
                <c:pt idx="41">
                  <c:v>81.727546083926654</c:v>
                </c:pt>
                <c:pt idx="42">
                  <c:v>82.022830080985486</c:v>
                </c:pt>
                <c:pt idx="43">
                  <c:v>82.310088014602201</c:v>
                </c:pt>
                <c:pt idx="44">
                  <c:v>82.591334939002891</c:v>
                </c:pt>
                <c:pt idx="45">
                  <c:v>82.868462955951316</c:v>
                </c:pt>
                <c:pt idx="46">
                  <c:v>83.143213891982597</c:v>
                </c:pt>
                <c:pt idx="47">
                  <c:v>83.417117822169999</c:v>
                </c:pt>
                <c:pt idx="48">
                  <c:v>83.691376948356179</c:v>
                </c:pt>
                <c:pt idx="49">
                  <c:v>83.966899752616413</c:v>
                </c:pt>
                <c:pt idx="50">
                  <c:v>84.244328320026213</c:v>
                </c:pt>
                <c:pt idx="51">
                  <c:v>84.524079322814629</c:v>
                </c:pt>
                <c:pt idx="52">
                  <c:v>84.806412327289138</c:v>
                </c:pt>
                <c:pt idx="53">
                  <c:v>85.091463947296063</c:v>
                </c:pt>
                <c:pt idx="54">
                  <c:v>85.379165875911667</c:v>
                </c:pt>
                <c:pt idx="55">
                  <c:v>85.66926537752137</c:v>
                </c:pt>
                <c:pt idx="56">
                  <c:v>85.961243319511368</c:v>
                </c:pt>
                <c:pt idx="57">
                  <c:v>86.254402971267638</c:v>
                </c:pt>
                <c:pt idx="58">
                  <c:v>86.547856342792386</c:v>
                </c:pt>
                <c:pt idx="59">
                  <c:v>86.84068129062625</c:v>
                </c:pt>
                <c:pt idx="60">
                  <c:v>87.131921517848895</c:v>
                </c:pt>
                <c:pt idx="61">
                  <c:v>87.420613896846447</c:v>
                </c:pt>
                <c:pt idx="62">
                  <c:v>87.705781638622184</c:v>
                </c:pt>
                <c:pt idx="63">
                  <c:v>87.986365985869853</c:v>
                </c:pt>
                <c:pt idx="64">
                  <c:v>88.261274027823845</c:v>
                </c:pt>
                <c:pt idx="65">
                  <c:v>88.529358208178948</c:v>
                </c:pt>
                <c:pt idx="66">
                  <c:v>88.789505124092059</c:v>
                </c:pt>
                <c:pt idx="67">
                  <c:v>89.040703833103137</c:v>
                </c:pt>
                <c:pt idx="68">
                  <c:v>89.282093667983673</c:v>
                </c:pt>
                <c:pt idx="69">
                  <c:v>89.512909591197612</c:v>
                </c:pt>
                <c:pt idx="70">
                  <c:v>89.732509517669428</c:v>
                </c:pt>
                <c:pt idx="71">
                  <c:v>89.940278685092906</c:v>
                </c:pt>
                <c:pt idx="72">
                  <c:v>90.135650146007436</c:v>
                </c:pt>
                <c:pt idx="73">
                  <c:v>90.318104767799227</c:v>
                </c:pt>
                <c:pt idx="74">
                  <c:v>90.487266862391976</c:v>
                </c:pt>
                <c:pt idx="75">
                  <c:v>90.64273341894129</c:v>
                </c:pt>
                <c:pt idx="76">
                  <c:v>90.78475717306118</c:v>
                </c:pt>
                <c:pt idx="77">
                  <c:v>90.913276648521347</c:v>
                </c:pt>
                <c:pt idx="78">
                  <c:v>91.028448951243945</c:v>
                </c:pt>
                <c:pt idx="79">
                  <c:v>91.130472171306167</c:v>
                </c:pt>
                <c:pt idx="80">
                  <c:v>91.219558060168708</c:v>
                </c:pt>
                <c:pt idx="81">
                  <c:v>91.295986676215975</c:v>
                </c:pt>
                <c:pt idx="82">
                  <c:v>91.360099554061534</c:v>
                </c:pt>
                <c:pt idx="83">
                  <c:v>91.412381672858743</c:v>
                </c:pt>
                <c:pt idx="84">
                  <c:v>91.4534341335292</c:v>
                </c:pt>
                <c:pt idx="85">
                  <c:v>91.483933174610002</c:v>
                </c:pt>
                <c:pt idx="86">
                  <c:v>91.504561865329421</c:v>
                </c:pt>
                <c:pt idx="87">
                  <c:v>91.515962290763511</c:v>
                </c:pt>
                <c:pt idx="88">
                  <c:v>91.518742382526213</c:v>
                </c:pt>
                <c:pt idx="89">
                  <c:v>91.5135169029232</c:v>
                </c:pt>
                <c:pt idx="90">
                  <c:v>91.500852799415043</c:v>
                </c:pt>
                <c:pt idx="91">
                  <c:v>91.481699538230373</c:v>
                </c:pt>
                <c:pt idx="92">
                  <c:v>91.456740188598587</c:v>
                </c:pt>
                <c:pt idx="93">
                  <c:v>91.426787602901427</c:v>
                </c:pt>
                <c:pt idx="94">
                  <c:v>91.392586326598561</c:v>
                </c:pt>
                <c:pt idx="95">
                  <c:v>91.35481942892055</c:v>
                </c:pt>
                <c:pt idx="96">
                  <c:v>91.314074349403199</c:v>
                </c:pt>
                <c:pt idx="97">
                  <c:v>91.270945358275824</c:v>
                </c:pt>
                <c:pt idx="98">
                  <c:v>91.226054048538117</c:v>
                </c:pt>
                <c:pt idx="99">
                  <c:v>91.180049335956156</c:v>
                </c:pt>
                <c:pt idx="100">
                  <c:v>91.133621120452844</c:v>
                </c:pt>
                <c:pt idx="101">
                  <c:v>91.087404656409646</c:v>
                </c:pt>
                <c:pt idx="102">
                  <c:v>91.041946399211341</c:v>
                </c:pt>
                <c:pt idx="103">
                  <c:v>90.997697174548549</c:v>
                </c:pt>
                <c:pt idx="104">
                  <c:v>90.955012178420631</c:v>
                </c:pt>
                <c:pt idx="105">
                  <c:v>90.914267098903295</c:v>
                </c:pt>
                <c:pt idx="106">
                  <c:v>90.875810301303559</c:v>
                </c:pt>
                <c:pt idx="107">
                  <c:v>90.840044796466387</c:v>
                </c:pt>
                <c:pt idx="108">
                  <c:v>90.807346272468124</c:v>
                </c:pt>
                <c:pt idx="109">
                  <c:v>90.778022110461819</c:v>
                </c:pt>
                <c:pt idx="110">
                  <c:v>90.752263569831811</c:v>
                </c:pt>
                <c:pt idx="111">
                  <c:v>90.730159449577101</c:v>
                </c:pt>
                <c:pt idx="112">
                  <c:v>90.7117439031598</c:v>
                </c:pt>
                <c:pt idx="113">
                  <c:v>90.697023761272249</c:v>
                </c:pt>
                <c:pt idx="114">
                  <c:v>90.68603317737545</c:v>
                </c:pt>
                <c:pt idx="115">
                  <c:v>90.678806304931555</c:v>
                </c:pt>
                <c:pt idx="116">
                  <c:v>90.675349974631757</c:v>
                </c:pt>
                <c:pt idx="117">
                  <c:v>90.675595879554606</c:v>
                </c:pt>
                <c:pt idx="118">
                  <c:v>90.679373252391585</c:v>
                </c:pt>
                <c:pt idx="119">
                  <c:v>90.686408865451739</c:v>
                </c:pt>
                <c:pt idx="120">
                  <c:v>90.696422660350649</c:v>
                </c:pt>
                <c:pt idx="121">
                  <c:v>90.709120917319808</c:v>
                </c:pt>
                <c:pt idx="122">
                  <c:v>90.724271392822189</c:v>
                </c:pt>
                <c:pt idx="123">
                  <c:v>90.741635012626105</c:v>
                </c:pt>
                <c:pt idx="124">
                  <c:v>90.760952210425813</c:v>
                </c:pt>
                <c:pt idx="125">
                  <c:v>90.781915605068193</c:v>
                </c:pt>
                <c:pt idx="126">
                  <c:v>90.804142677783474</c:v>
                </c:pt>
                <c:pt idx="127">
                  <c:v>90.827162110805233</c:v>
                </c:pt>
                <c:pt idx="128">
                  <c:v>90.850584554671997</c:v>
                </c:pt>
                <c:pt idx="129">
                  <c:v>90.874020659923374</c:v>
                </c:pt>
                <c:pt idx="130">
                  <c:v>90.897169876098587</c:v>
                </c:pt>
                <c:pt idx="131">
                  <c:v>90.919752144813216</c:v>
                </c:pt>
                <c:pt idx="132">
                  <c:v>90.941460084914695</c:v>
                </c:pt>
                <c:pt idx="133">
                  <c:v>90.961965823172989</c:v>
                </c:pt>
                <c:pt idx="134">
                  <c:v>90.980907332896976</c:v>
                </c:pt>
                <c:pt idx="135">
                  <c:v>90.997915756702128</c:v>
                </c:pt>
                <c:pt idx="136">
                  <c:v>91.012663221358949</c:v>
                </c:pt>
                <c:pt idx="137">
                  <c:v>91.024903821945173</c:v>
                </c:pt>
                <c:pt idx="138">
                  <c:v>91.034446299075924</c:v>
                </c:pt>
                <c:pt idx="139">
                  <c:v>91.041126716136731</c:v>
                </c:pt>
                <c:pt idx="140">
                  <c:v>91.044774305820255</c:v>
                </c:pt>
                <c:pt idx="141">
                  <c:v>91.045190978049888</c:v>
                </c:pt>
                <c:pt idx="142">
                  <c:v>91.042178642749533</c:v>
                </c:pt>
                <c:pt idx="143">
                  <c:v>91.035532379150311</c:v>
                </c:pt>
                <c:pt idx="144">
                  <c:v>91.025115573405856</c:v>
                </c:pt>
                <c:pt idx="145">
                  <c:v>91.010846257209508</c:v>
                </c:pt>
                <c:pt idx="146">
                  <c:v>90.992697107791429</c:v>
                </c:pt>
                <c:pt idx="147">
                  <c:v>90.970633971690589</c:v>
                </c:pt>
                <c:pt idx="148">
                  <c:v>90.94462952613776</c:v>
                </c:pt>
                <c:pt idx="149">
                  <c:v>90.914601802825686</c:v>
                </c:pt>
                <c:pt idx="150">
                  <c:v>90.880468833445988</c:v>
                </c:pt>
                <c:pt idx="151">
                  <c:v>90.842155480384321</c:v>
                </c:pt>
                <c:pt idx="152">
                  <c:v>90.799627590179128</c:v>
                </c:pt>
                <c:pt idx="153">
                  <c:v>90.752905654906755</c:v>
                </c:pt>
                <c:pt idx="154">
                  <c:v>90.702023828029368</c:v>
                </c:pt>
                <c:pt idx="155">
                  <c:v>90.647009432315684</c:v>
                </c:pt>
                <c:pt idx="156">
                  <c:v>90.587855637073361</c:v>
                </c:pt>
                <c:pt idx="157">
                  <c:v>90.524521458148513</c:v>
                </c:pt>
                <c:pt idx="158">
                  <c:v>90.456945419311424</c:v>
                </c:pt>
                <c:pt idx="159">
                  <c:v>90.385093367099344</c:v>
                </c:pt>
                <c:pt idx="160">
                  <c:v>90.308951640128811</c:v>
                </c:pt>
                <c:pt idx="161">
                  <c:v>90.228547561168526</c:v>
                </c:pt>
                <c:pt idx="162">
                  <c:v>90.14391528367949</c:v>
                </c:pt>
                <c:pt idx="163">
                  <c:v>90.055075299739798</c:v>
                </c:pt>
                <c:pt idx="164">
                  <c:v>89.961993455886713</c:v>
                </c:pt>
                <c:pt idx="165">
                  <c:v>89.86462876796692</c:v>
                </c:pt>
                <c:pt idx="166">
                  <c:v>89.762926590442433</c:v>
                </c:pt>
                <c:pt idx="167">
                  <c:v>89.656845939159382</c:v>
                </c:pt>
                <c:pt idx="168">
                  <c:v>89.546400475501812</c:v>
                </c:pt>
                <c:pt idx="169">
                  <c:v>89.431610691547235</c:v>
                </c:pt>
                <c:pt idx="170">
                  <c:v>89.312524402141307</c:v>
                </c:pt>
                <c:pt idx="171">
                  <c:v>89.189162099360999</c:v>
                </c:pt>
                <c:pt idx="172">
                  <c:v>89.061496460437581</c:v>
                </c:pt>
                <c:pt idx="173">
                  <c:v>88.929506993293558</c:v>
                </c:pt>
                <c:pt idx="174">
                  <c:v>88.793173205851971</c:v>
                </c:pt>
                <c:pt idx="175">
                  <c:v>88.652495098113945</c:v>
                </c:pt>
                <c:pt idx="176">
                  <c:v>88.507527315616329</c:v>
                </c:pt>
                <c:pt idx="177">
                  <c:v>88.358338165282845</c:v>
                </c:pt>
                <c:pt idx="178">
                  <c:v>88.204995954036676</c:v>
                </c:pt>
                <c:pt idx="179">
                  <c:v>88.047562158107496</c:v>
                </c:pt>
                <c:pt idx="180">
                  <c:v>87.886057269572873</c:v>
                </c:pt>
                <c:pt idx="181">
                  <c:v>87.720344674587025</c:v>
                </c:pt>
                <c:pt idx="182">
                  <c:v>87.550793230533358</c:v>
                </c:pt>
                <c:pt idx="183">
                  <c:v>87.377314138412288</c:v>
                </c:pt>
                <c:pt idx="184">
                  <c:v>87.199750292301147</c:v>
                </c:pt>
                <c:pt idx="185">
                  <c:v>87.018491041660255</c:v>
                </c:pt>
                <c:pt idx="186">
                  <c:v>86.833898413181259</c:v>
                </c:pt>
                <c:pt idx="187">
                  <c:v>86.645815300940896</c:v>
                </c:pt>
                <c:pt idx="188">
                  <c:v>86.454316842555784</c:v>
                </c:pt>
                <c:pt idx="189">
                  <c:v>86.259471344947372</c:v>
                </c:pt>
                <c:pt idx="190">
                  <c:v>86.061374437808666</c:v>
                </c:pt>
                <c:pt idx="191">
                  <c:v>85.860135412216181</c:v>
                </c:pt>
                <c:pt idx="192">
                  <c:v>85.655904543399743</c:v>
                </c:pt>
                <c:pt idx="193">
                  <c:v>85.448825275897434</c:v>
                </c:pt>
                <c:pt idx="194">
                  <c:v>85.239047884940774</c:v>
                </c:pt>
                <c:pt idx="195">
                  <c:v>85.026681661605735</c:v>
                </c:pt>
                <c:pt idx="196">
                  <c:v>84.811829066276459</c:v>
                </c:pt>
                <c:pt idx="197">
                  <c:v>84.594572067260202</c:v>
                </c:pt>
                <c:pt idx="198">
                  <c:v>84.375047278403869</c:v>
                </c:pt>
                <c:pt idx="199">
                  <c:v>84.153370821475704</c:v>
                </c:pt>
                <c:pt idx="200">
                  <c:v>83.92971346378306</c:v>
                </c:pt>
                <c:pt idx="201">
                  <c:v>83.704232311248632</c:v>
                </c:pt>
                <c:pt idx="202">
                  <c:v>83.477070808410545</c:v>
                </c:pt>
                <c:pt idx="203">
                  <c:v>83.24833141565297</c:v>
                </c:pt>
                <c:pt idx="204">
                  <c:v>83.018130254745259</c:v>
                </c:pt>
                <c:pt idx="205">
                  <c:v>82.786549293994696</c:v>
                </c:pt>
                <c:pt idx="206">
                  <c:v>82.553725147247022</c:v>
                </c:pt>
                <c:pt idx="207">
                  <c:v>82.319801259040304</c:v>
                </c:pt>
                <c:pt idx="208">
                  <c:v>82.084921073913222</c:v>
                </c:pt>
                <c:pt idx="209">
                  <c:v>81.849241697787932</c:v>
                </c:pt>
                <c:pt idx="210">
                  <c:v>81.612879252433231</c:v>
                </c:pt>
                <c:pt idx="211">
                  <c:v>81.375949859619055</c:v>
                </c:pt>
                <c:pt idx="212">
                  <c:v>81.138521826266924</c:v>
                </c:pt>
                <c:pt idx="213">
                  <c:v>80.900704443454416</c:v>
                </c:pt>
                <c:pt idx="214">
                  <c:v>80.662607002258071</c:v>
                </c:pt>
                <c:pt idx="215">
                  <c:v>80.424352455138987</c:v>
                </c:pt>
                <c:pt idx="216">
                  <c:v>80.186091077327603</c:v>
                </c:pt>
                <c:pt idx="217">
                  <c:v>79.947938990592718</c:v>
                </c:pt>
                <c:pt idx="218">
                  <c:v>79.709971332549813</c:v>
                </c:pt>
                <c:pt idx="219">
                  <c:v>79.472283732890773</c:v>
                </c:pt>
                <c:pt idx="220">
                  <c:v>79.234924006461782</c:v>
                </c:pt>
                <c:pt idx="221">
                  <c:v>78.99797412157011</c:v>
                </c:pt>
                <c:pt idx="222">
                  <c:v>78.761509215831225</c:v>
                </c:pt>
                <c:pt idx="223">
                  <c:v>78.52563858032218</c:v>
                </c:pt>
                <c:pt idx="224">
                  <c:v>78.290451014041423</c:v>
                </c:pt>
                <c:pt idx="225">
                  <c:v>78.056028485297858</c:v>
                </c:pt>
                <c:pt idx="226">
                  <c:v>77.822418808936604</c:v>
                </c:pt>
                <c:pt idx="227">
                  <c:v>77.589649307727441</c:v>
                </c:pt>
                <c:pt idx="228">
                  <c:v>77.357760965823758</c:v>
                </c:pt>
                <c:pt idx="229">
                  <c:v>77.126781105994795</c:v>
                </c:pt>
                <c:pt idx="230">
                  <c:v>76.896764373779078</c:v>
                </c:pt>
                <c:pt idx="231">
                  <c:v>76.667772245406908</c:v>
                </c:pt>
                <c:pt idx="232">
                  <c:v>76.439845705032184</c:v>
                </c:pt>
                <c:pt idx="233">
                  <c:v>76.21302573680822</c:v>
                </c:pt>
                <c:pt idx="234">
                  <c:v>75.987319171428496</c:v>
                </c:pt>
                <c:pt idx="235">
                  <c:v>75.762726008891846</c:v>
                </c:pt>
                <c:pt idx="236">
                  <c:v>75.53923258781424</c:v>
                </c:pt>
                <c:pt idx="237">
                  <c:v>75.316852569579723</c:v>
                </c:pt>
                <c:pt idx="238">
                  <c:v>75.095613276958119</c:v>
                </c:pt>
                <c:pt idx="239">
                  <c:v>74.87553520202583</c:v>
                </c:pt>
                <c:pt idx="240">
                  <c:v>74.656645667552681</c:v>
                </c:pt>
                <c:pt idx="241">
                  <c:v>74.438937842845803</c:v>
                </c:pt>
                <c:pt idx="242">
                  <c:v>74.222521018981666</c:v>
                </c:pt>
                <c:pt idx="243">
                  <c:v>74.007121968269317</c:v>
                </c:pt>
                <c:pt idx="244">
                  <c:v>73.792843151092384</c:v>
                </c:pt>
                <c:pt idx="245">
                  <c:v>73.579691398143751</c:v>
                </c:pt>
                <c:pt idx="246">
                  <c:v>73.367673540115149</c:v>
                </c:pt>
                <c:pt idx="247">
                  <c:v>73.156803238391802</c:v>
                </c:pt>
                <c:pt idx="248">
                  <c:v>72.947087323665428</c:v>
                </c:pt>
                <c:pt idx="249">
                  <c:v>72.738505303859668</c:v>
                </c:pt>
                <c:pt idx="250">
                  <c:v>72.531200623512035</c:v>
                </c:pt>
                <c:pt idx="251">
                  <c:v>72.324845409393021</c:v>
                </c:pt>
                <c:pt idx="252">
                  <c:v>72.119548952579137</c:v>
                </c:pt>
                <c:pt idx="253">
                  <c:v>71.915331745147327</c:v>
                </c:pt>
                <c:pt idx="254">
                  <c:v>71.712200617789918</c:v>
                </c:pt>
                <c:pt idx="255">
                  <c:v>71.51016240119921</c:v>
                </c:pt>
                <c:pt idx="256">
                  <c:v>71.309223926066949</c:v>
                </c:pt>
                <c:pt idx="257">
                  <c:v>71.109371531009657</c:v>
                </c:pt>
                <c:pt idx="258">
                  <c:v>70.910577893256928</c:v>
                </c:pt>
                <c:pt idx="259">
                  <c:v>70.712836182116988</c:v>
                </c:pt>
                <c:pt idx="260">
                  <c:v>70.516125905513476</c:v>
                </c:pt>
                <c:pt idx="261">
                  <c:v>70.320467555522782</c:v>
                </c:pt>
                <c:pt idx="262">
                  <c:v>70.125847470760263</c:v>
                </c:pt>
                <c:pt idx="263">
                  <c:v>69.932299804687503</c:v>
                </c:pt>
                <c:pt idx="264">
                  <c:v>69.739804065226977</c:v>
                </c:pt>
                <c:pt idx="265">
                  <c:v>69.548360252379808</c:v>
                </c:pt>
                <c:pt idx="266">
                  <c:v>69.357941043376769</c:v>
                </c:pt>
                <c:pt idx="267">
                  <c:v>69.16853960752438</c:v>
                </c:pt>
                <c:pt idx="268">
                  <c:v>68.98014228343915</c:v>
                </c:pt>
                <c:pt idx="269">
                  <c:v>68.792762732505722</c:v>
                </c:pt>
                <c:pt idx="270">
                  <c:v>68.606400954722929</c:v>
                </c:pt>
                <c:pt idx="271">
                  <c:v>68.42107061147658</c:v>
                </c:pt>
                <c:pt idx="272">
                  <c:v>68.236764872073749</c:v>
                </c:pt>
                <c:pt idx="273">
                  <c:v>68.05362718105313</c:v>
                </c:pt>
                <c:pt idx="274">
                  <c:v>67.871336495875809</c:v>
                </c:pt>
                <c:pt idx="275">
                  <c:v>67.690015769004631</c:v>
                </c:pt>
                <c:pt idx="276">
                  <c:v>67.50966500043846</c:v>
                </c:pt>
                <c:pt idx="277">
                  <c:v>67.330304682254237</c:v>
                </c:pt>
                <c:pt idx="278">
                  <c:v>67.151934814453128</c:v>
                </c:pt>
                <c:pt idx="279">
                  <c:v>66.974562227725698</c:v>
                </c:pt>
                <c:pt idx="280">
                  <c:v>66.798173260688486</c:v>
                </c:pt>
                <c:pt idx="281">
                  <c:v>66.622767913341491</c:v>
                </c:pt>
                <c:pt idx="282">
                  <c:v>66.448325693607174</c:v>
                </c:pt>
                <c:pt idx="283">
                  <c:v>66.274846601486118</c:v>
                </c:pt>
                <c:pt idx="284">
                  <c:v>66.102337467670068</c:v>
                </c:pt>
                <c:pt idx="285">
                  <c:v>65.930798292159579</c:v>
                </c:pt>
                <c:pt idx="286">
                  <c:v>65.760256397723964</c:v>
                </c:pt>
                <c:pt idx="287">
                  <c:v>65.590711784362597</c:v>
                </c:pt>
                <c:pt idx="288">
                  <c:v>65.422178113460134</c:v>
                </c:pt>
                <c:pt idx="289">
                  <c:v>65.254634892940203</c:v>
                </c:pt>
                <c:pt idx="290">
                  <c:v>65.08810261487919</c:v>
                </c:pt>
                <c:pt idx="291">
                  <c:v>64.922581279277637</c:v>
                </c:pt>
                <c:pt idx="292">
                  <c:v>64.758091378211944</c:v>
                </c:pt>
                <c:pt idx="293">
                  <c:v>64.594660234450814</c:v>
                </c:pt>
                <c:pt idx="294">
                  <c:v>64.432315170764625</c:v>
                </c:pt>
                <c:pt idx="295">
                  <c:v>64.271076679229225</c:v>
                </c:pt>
                <c:pt idx="296">
                  <c:v>64.111156511306419</c:v>
                </c:pt>
                <c:pt idx="297">
                  <c:v>63.952308762073358</c:v>
                </c:pt>
                <c:pt idx="298">
                  <c:v>63.79452660083718</c:v>
                </c:pt>
                <c:pt idx="299">
                  <c:v>63.637939810752471</c:v>
                </c:pt>
                <c:pt idx="300">
                  <c:v>63.482589375972545</c:v>
                </c:pt>
                <c:pt idx="301">
                  <c:v>63.328536772727681</c:v>
                </c:pt>
                <c:pt idx="302">
                  <c:v>63.175809323787178</c:v>
                </c:pt>
                <c:pt idx="303">
                  <c:v>63.024461674690116</c:v>
                </c:pt>
                <c:pt idx="304">
                  <c:v>62.874527978896936</c:v>
                </c:pt>
                <c:pt idx="305">
                  <c:v>62.726056051253877</c:v>
                </c:pt>
                <c:pt idx="306">
                  <c:v>62.579086875915394</c:v>
                </c:pt>
                <c:pt idx="307">
                  <c:v>62.433675098418895</c:v>
                </c:pt>
                <c:pt idx="308">
                  <c:v>62.289889025688105</c:v>
                </c:pt>
                <c:pt idx="309">
                  <c:v>62.147783303260418</c:v>
                </c:pt>
                <c:pt idx="310">
                  <c:v>62.007433068751894</c:v>
                </c:pt>
                <c:pt idx="311">
                  <c:v>61.868892967700496</c:v>
                </c:pt>
                <c:pt idx="312">
                  <c:v>61.732224476337102</c:v>
                </c:pt>
                <c:pt idx="313">
                  <c:v>61.597489070891946</c:v>
                </c:pt>
                <c:pt idx="314">
                  <c:v>61.464734566211277</c:v>
                </c:pt>
                <c:pt idx="315">
                  <c:v>61.334049761295212</c:v>
                </c:pt>
                <c:pt idx="316">
                  <c:v>61.205496132373462</c:v>
                </c:pt>
                <c:pt idx="317">
                  <c:v>61.07914881706207</c:v>
                </c:pt>
                <c:pt idx="318">
                  <c:v>60.955082952975971</c:v>
                </c:pt>
                <c:pt idx="319">
                  <c:v>60.833366847037745</c:v>
                </c:pt>
                <c:pt idx="320">
                  <c:v>60.714068806171149</c:v>
                </c:pt>
                <c:pt idx="321">
                  <c:v>60.597619163989854</c:v>
                </c:pt>
                <c:pt idx="322">
                  <c:v>60.483526110648747</c:v>
                </c:pt>
                <c:pt idx="323">
                  <c:v>60.371851122379276</c:v>
                </c:pt>
                <c:pt idx="324">
                  <c:v>60.263407051563135</c:v>
                </c:pt>
                <c:pt idx="325">
                  <c:v>60.157312738894866</c:v>
                </c:pt>
                <c:pt idx="326">
                  <c:v>60.053868734836435</c:v>
                </c:pt>
                <c:pt idx="327">
                  <c:v>59.953293621539672</c:v>
                </c:pt>
                <c:pt idx="328">
                  <c:v>59.856256806849949</c:v>
                </c:pt>
                <c:pt idx="329">
                  <c:v>59.761672210692858</c:v>
                </c:pt>
                <c:pt idx="330">
                  <c:v>59.669990658759595</c:v>
                </c:pt>
                <c:pt idx="331">
                  <c:v>59.581369256972906</c:v>
                </c:pt>
                <c:pt idx="332">
                  <c:v>59.495855820178981</c:v>
                </c:pt>
                <c:pt idx="333">
                  <c:v>59.413498163222904</c:v>
                </c:pt>
                <c:pt idx="334">
                  <c:v>59.334337270259724</c:v>
                </c:pt>
                <c:pt idx="335">
                  <c:v>59.25840729474988</c:v>
                </c:pt>
                <c:pt idx="336">
                  <c:v>59.185735559463204</c:v>
                </c:pt>
                <c:pt idx="337">
                  <c:v>59.116335725783777</c:v>
                </c:pt>
                <c:pt idx="338">
                  <c:v>59.050248777866052</c:v>
                </c:pt>
                <c:pt idx="339">
                  <c:v>58.987488377094117</c:v>
                </c:pt>
                <c:pt idx="340">
                  <c:v>58.92808184623663</c:v>
                </c:pt>
                <c:pt idx="341">
                  <c:v>58.87204967737172</c:v>
                </c:pt>
                <c:pt idx="342">
                  <c:v>58.819398701190536</c:v>
                </c:pt>
                <c:pt idx="343">
                  <c:v>58.770402145385205</c:v>
                </c:pt>
                <c:pt idx="344">
                  <c:v>58.725066840648594</c:v>
                </c:pt>
                <c:pt idx="345">
                  <c:v>58.682593595981366</c:v>
                </c:pt>
                <c:pt idx="346">
                  <c:v>58.643508374690754</c:v>
                </c:pt>
                <c:pt idx="347">
                  <c:v>58.607865822314729</c:v>
                </c:pt>
                <c:pt idx="348">
                  <c:v>58.575652277469224</c:v>
                </c:pt>
                <c:pt idx="349">
                  <c:v>58.546758449077181</c:v>
                </c:pt>
                <c:pt idx="350">
                  <c:v>58.52123898267714</c:v>
                </c:pt>
                <c:pt idx="351">
                  <c:v>58.499175846576321</c:v>
                </c:pt>
                <c:pt idx="352">
                  <c:v>58.480562210082965</c:v>
                </c:pt>
                <c:pt idx="353">
                  <c:v>58.465111184119792</c:v>
                </c:pt>
                <c:pt idx="354">
                  <c:v>58.452986705302948</c:v>
                </c:pt>
                <c:pt idx="355">
                  <c:v>58.445213377475433</c:v>
                </c:pt>
                <c:pt idx="356">
                  <c:v>58.440670967101816</c:v>
                </c:pt>
                <c:pt idx="357">
                  <c:v>58.438546621799247</c:v>
                </c:pt>
                <c:pt idx="358">
                  <c:v>58.439564394950466</c:v>
                </c:pt>
                <c:pt idx="359">
                  <c:v>58.443901884555721</c:v>
                </c:pt>
                <c:pt idx="360">
                  <c:v>58.451538598536906</c:v>
                </c:pt>
                <c:pt idx="361">
                  <c:v>58.462208139895942</c:v>
                </c:pt>
                <c:pt idx="362">
                  <c:v>58.47604712247805</c:v>
                </c:pt>
                <c:pt idx="363">
                  <c:v>58.493991351127193</c:v>
                </c:pt>
                <c:pt idx="364">
                  <c:v>58.515118682384028</c:v>
                </c:pt>
                <c:pt idx="365">
                  <c:v>58.538452327251228</c:v>
                </c:pt>
                <c:pt idx="366">
                  <c:v>58.564723169803287</c:v>
                </c:pt>
                <c:pt idx="367">
                  <c:v>58.594067823886526</c:v>
                </c:pt>
                <c:pt idx="368">
                  <c:v>58.62645896673169</c:v>
                </c:pt>
                <c:pt idx="369">
                  <c:v>58.661780476569959</c:v>
                </c:pt>
                <c:pt idx="370">
                  <c:v>58.700066506862356</c:v>
                </c:pt>
                <c:pt idx="371">
                  <c:v>58.741282904147845</c:v>
                </c:pt>
                <c:pt idx="372">
                  <c:v>58.786263012885691</c:v>
                </c:pt>
                <c:pt idx="373">
                  <c:v>58.834180319308942</c:v>
                </c:pt>
                <c:pt idx="374">
                  <c:v>58.884119510650578</c:v>
                </c:pt>
                <c:pt idx="375">
                  <c:v>58.936736333370177</c:v>
                </c:pt>
                <c:pt idx="376">
                  <c:v>58.992133247851903</c:v>
                </c:pt>
                <c:pt idx="377">
                  <c:v>59.050262439250687</c:v>
                </c:pt>
                <c:pt idx="378">
                  <c:v>59.111110246181319</c:v>
                </c:pt>
                <c:pt idx="379">
                  <c:v>59.17488158941218</c:v>
                </c:pt>
                <c:pt idx="380">
                  <c:v>59.241549146175124</c:v>
                </c:pt>
                <c:pt idx="381">
                  <c:v>59.311058270931049</c:v>
                </c:pt>
                <c:pt idx="382">
                  <c:v>59.383176720142338</c:v>
                </c:pt>
                <c:pt idx="383">
                  <c:v>59.457501482963416</c:v>
                </c:pt>
                <c:pt idx="384">
                  <c:v>59.53443557023985</c:v>
                </c:pt>
                <c:pt idx="385">
                  <c:v>59.613712584971843</c:v>
                </c:pt>
                <c:pt idx="386">
                  <c:v>59.695701384543952</c:v>
                </c:pt>
                <c:pt idx="387">
                  <c:v>59.780101418494795</c:v>
                </c:pt>
                <c:pt idx="388">
                  <c:v>59.866557490825599</c:v>
                </c:pt>
                <c:pt idx="389">
                  <c:v>59.955370151996597</c:v>
                </c:pt>
                <c:pt idx="390">
                  <c:v>60.046204698085411</c:v>
                </c:pt>
                <c:pt idx="391">
                  <c:v>60.139272880553854</c:v>
                </c:pt>
                <c:pt idx="392">
                  <c:v>60.234465408324873</c:v>
                </c:pt>
                <c:pt idx="393">
                  <c:v>60.331522715091552</c:v>
                </c:pt>
                <c:pt idx="394">
                  <c:v>60.430697536468479</c:v>
                </c:pt>
                <c:pt idx="395">
                  <c:v>60.532898354529799</c:v>
                </c:pt>
                <c:pt idx="396">
                  <c:v>60.637080073356181</c:v>
                </c:pt>
                <c:pt idx="397">
                  <c:v>60.743249523639356</c:v>
                </c:pt>
                <c:pt idx="398">
                  <c:v>60.851249599456615</c:v>
                </c:pt>
                <c:pt idx="399">
                  <c:v>60.961189591884441</c:v>
                </c:pt>
                <c:pt idx="400">
                  <c:v>61.072816765308289</c:v>
                </c:pt>
                <c:pt idx="401">
                  <c:v>61.186342871188799</c:v>
                </c:pt>
                <c:pt idx="402">
                  <c:v>61.301453697681119</c:v>
                </c:pt>
                <c:pt idx="403">
                  <c:v>61.418442964553741</c:v>
                </c:pt>
                <c:pt idx="404">
                  <c:v>61.537474608421121</c:v>
                </c:pt>
                <c:pt idx="405">
                  <c:v>61.658220756053765</c:v>
                </c:pt>
                <c:pt idx="406">
                  <c:v>61.780503809452</c:v>
                </c:pt>
                <c:pt idx="407">
                  <c:v>61.904453551768718</c:v>
                </c:pt>
                <c:pt idx="408">
                  <c:v>62.029830908775111</c:v>
                </c:pt>
                <c:pt idx="409">
                  <c:v>62.156874954699958</c:v>
                </c:pt>
                <c:pt idx="410">
                  <c:v>62.285401260852439</c:v>
                </c:pt>
                <c:pt idx="411">
                  <c:v>62.415628409385562</c:v>
                </c:pt>
                <c:pt idx="412">
                  <c:v>62.547378802299065</c:v>
                </c:pt>
                <c:pt idx="413">
                  <c:v>62.680420196055906</c:v>
                </c:pt>
                <c:pt idx="414">
                  <c:v>62.814991664886016</c:v>
                </c:pt>
                <c:pt idx="415">
                  <c:v>62.950929272174371</c:v>
                </c:pt>
                <c:pt idx="416">
                  <c:v>63.088458430766856</c:v>
                </c:pt>
                <c:pt idx="417">
                  <c:v>63.22737421989396</c:v>
                </c:pt>
                <c:pt idx="418">
                  <c:v>63.367485380172532</c:v>
                </c:pt>
                <c:pt idx="419">
                  <c:v>63.508976340293408</c:v>
                </c:pt>
                <c:pt idx="420">
                  <c:v>63.651635348796482</c:v>
                </c:pt>
                <c:pt idx="421">
                  <c:v>63.795605850219253</c:v>
                </c:pt>
                <c:pt idx="422">
                  <c:v>63.940867352485363</c:v>
                </c:pt>
                <c:pt idx="423">
                  <c:v>64.08744717836349</c:v>
                </c:pt>
                <c:pt idx="424">
                  <c:v>64.235318005084949</c:v>
                </c:pt>
                <c:pt idx="425">
                  <c:v>64.384268081187912</c:v>
                </c:pt>
                <c:pt idx="426">
                  <c:v>64.534427189826403</c:v>
                </c:pt>
                <c:pt idx="427">
                  <c:v>64.685925114154443</c:v>
                </c:pt>
                <c:pt idx="428">
                  <c:v>64.838577425479471</c:v>
                </c:pt>
                <c:pt idx="429">
                  <c:v>64.992363631725098</c:v>
                </c:pt>
                <c:pt idx="430">
                  <c:v>65.147625267505475</c:v>
                </c:pt>
                <c:pt idx="431">
                  <c:v>65.304041290282839</c:v>
                </c:pt>
                <c:pt idx="432">
                  <c:v>65.461522901057648</c:v>
                </c:pt>
                <c:pt idx="433">
                  <c:v>65.620199882983911</c:v>
                </c:pt>
                <c:pt idx="434">
                  <c:v>65.780003929137919</c:v>
                </c:pt>
                <c:pt idx="435">
                  <c:v>65.940873563289344</c:v>
                </c:pt>
                <c:pt idx="436">
                  <c:v>66.10285660028444</c:v>
                </c:pt>
                <c:pt idx="437">
                  <c:v>66.265850579738441</c:v>
                </c:pt>
                <c:pt idx="438">
                  <c:v>66.429957962036084</c:v>
                </c:pt>
                <c:pt idx="439">
                  <c:v>66.595021641254121</c:v>
                </c:pt>
                <c:pt idx="440">
                  <c:v>66.761212384700443</c:v>
                </c:pt>
                <c:pt idx="441">
                  <c:v>66.928400409221609</c:v>
                </c:pt>
                <c:pt idx="442">
                  <c:v>67.096701836585851</c:v>
                </c:pt>
                <c:pt idx="443">
                  <c:v>67.26610983610145</c:v>
                </c:pt>
                <c:pt idx="444">
                  <c:v>67.436474132537413</c:v>
                </c:pt>
                <c:pt idx="445">
                  <c:v>67.607904016971389</c:v>
                </c:pt>
                <c:pt idx="446">
                  <c:v>67.780440473556141</c:v>
                </c:pt>
                <c:pt idx="447">
                  <c:v>67.953994703292693</c:v>
                </c:pt>
                <c:pt idx="448">
                  <c:v>68.128532552718866</c:v>
                </c:pt>
                <c:pt idx="449">
                  <c:v>68.304231619834354</c:v>
                </c:pt>
                <c:pt idx="450">
                  <c:v>68.480941629409315</c:v>
                </c:pt>
                <c:pt idx="451">
                  <c:v>68.658525967597427</c:v>
                </c:pt>
                <c:pt idx="452">
                  <c:v>68.837114417552684</c:v>
                </c:pt>
                <c:pt idx="453">
                  <c:v>69.016556704044135</c:v>
                </c:pt>
                <c:pt idx="454">
                  <c:v>69.196948456764204</c:v>
                </c:pt>
                <c:pt idx="455">
                  <c:v>69.378187215328154</c:v>
                </c:pt>
                <c:pt idx="456">
                  <c:v>69.560293471812912</c:v>
                </c:pt>
                <c:pt idx="457">
                  <c:v>69.743615591525526</c:v>
                </c:pt>
                <c:pt idx="458">
                  <c:v>69.927825701236486</c:v>
                </c:pt>
                <c:pt idx="459">
                  <c:v>70.112807679175816</c:v>
                </c:pt>
                <c:pt idx="460">
                  <c:v>70.298657155036537</c:v>
                </c:pt>
                <c:pt idx="461">
                  <c:v>70.48524434566464</c:v>
                </c:pt>
                <c:pt idx="462">
                  <c:v>70.672630727290979</c:v>
                </c:pt>
                <c:pt idx="463">
                  <c:v>70.860734331607716</c:v>
                </c:pt>
                <c:pt idx="464">
                  <c:v>71.049541497230251</c:v>
                </c:pt>
                <c:pt idx="465">
                  <c:v>71.239100039004782</c:v>
                </c:pt>
                <c:pt idx="466">
                  <c:v>71.429368972777993</c:v>
                </c:pt>
                <c:pt idx="467">
                  <c:v>71.620334637164675</c:v>
                </c:pt>
                <c:pt idx="468">
                  <c:v>71.81196287870381</c:v>
                </c:pt>
                <c:pt idx="469">
                  <c:v>72.004444956779139</c:v>
                </c:pt>
                <c:pt idx="470">
                  <c:v>72.19751447439144</c:v>
                </c:pt>
                <c:pt idx="471">
                  <c:v>72.39108946323347</c:v>
                </c:pt>
                <c:pt idx="472">
                  <c:v>72.585197246074515</c:v>
                </c:pt>
                <c:pt idx="473">
                  <c:v>72.779742193221551</c:v>
                </c:pt>
                <c:pt idx="474">
                  <c:v>72.974772119521944</c:v>
                </c:pt>
                <c:pt idx="475">
                  <c:v>73.16978838443714</c:v>
                </c:pt>
              </c:numCache>
            </c:numRef>
          </c:yVal>
          <c:smooth val="1"/>
          <c:extLst>
            <c:ext xmlns:c16="http://schemas.microsoft.com/office/drawing/2014/chart" uri="{C3380CC4-5D6E-409C-BE32-E72D297353CC}">
              <c16:uniqueId val="{00000005-4789-45DC-97F7-B59DC835213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Лист1!$H$2:$H$477</c:f>
              <c:numCache>
                <c:formatCode>0.00</c:formatCode>
                <c:ptCount val="476"/>
                <c:pt idx="0">
                  <c:v>7.5964504659175658</c:v>
                </c:pt>
                <c:pt idx="1">
                  <c:v>7.2770438790321315</c:v>
                </c:pt>
                <c:pt idx="2">
                  <c:v>7.3059231922030126</c:v>
                </c:pt>
                <c:pt idx="3">
                  <c:v>6.5422091022133522</c:v>
                </c:pt>
                <c:pt idx="4">
                  <c:v>6.3723583884536881</c:v>
                </c:pt>
                <c:pt idx="5">
                  <c:v>6.1611119717359237</c:v>
                </c:pt>
                <c:pt idx="6">
                  <c:v>5.9105869397520729</c:v>
                </c:pt>
                <c:pt idx="7">
                  <c:v>5.6237747088074661</c:v>
                </c:pt>
                <c:pt idx="8">
                  <c:v>5.3006039835512615</c:v>
                </c:pt>
                <c:pt idx="9">
                  <c:v>4.9441972441971274</c:v>
                </c:pt>
                <c:pt idx="10">
                  <c:v>4.5600045293569531</c:v>
                </c:pt>
                <c:pt idx="11">
                  <c:v>4.1497365005314313</c:v>
                </c:pt>
                <c:pt idx="12">
                  <c:v>3.7164251312613428</c:v>
                </c:pt>
                <c:pt idx="13">
                  <c:v>3.2632445588707921</c:v>
                </c:pt>
                <c:pt idx="14">
                  <c:v>2.7942148592323059</c:v>
                </c:pt>
                <c:pt idx="15">
                  <c:v>2.3138075742870519</c:v>
                </c:pt>
                <c:pt idx="16">
                  <c:v>1.8256773378700002</c:v>
                </c:pt>
                <c:pt idx="17">
                  <c:v>1.3322427487000801</c:v>
                </c:pt>
                <c:pt idx="18">
                  <c:v>0.83513303361832947</c:v>
                </c:pt>
                <c:pt idx="19">
                  <c:v>0.33634046008810375</c:v>
                </c:pt>
                <c:pt idx="20">
                  <c:v>-0.1604706923710178</c:v>
                </c:pt>
                <c:pt idx="21">
                  <c:v>-0.6528671630658196</c:v>
                </c:pt>
                <c:pt idx="22">
                  <c:v>-1.1379933357238736</c:v>
                </c:pt>
                <c:pt idx="23">
                  <c:v>-1.6127157770097238</c:v>
                </c:pt>
                <c:pt idx="24">
                  <c:v>-2.0740165483206501</c:v>
                </c:pt>
                <c:pt idx="25">
                  <c:v>-2.5194888979196519</c:v>
                </c:pt>
                <c:pt idx="26">
                  <c:v>-2.9480732146650506</c:v>
                </c:pt>
                <c:pt idx="27">
                  <c:v>-3.3587649598717677</c:v>
                </c:pt>
                <c:pt idx="28">
                  <c:v>-3.7506921529769848</c:v>
                </c:pt>
                <c:pt idx="29">
                  <c:v>-4.1221823416650292</c:v>
                </c:pt>
                <c:pt idx="30">
                  <c:v>-4.4722015298902971</c:v>
                </c:pt>
                <c:pt idx="31">
                  <c:v>-4.7989314727485146</c:v>
                </c:pt>
                <c:pt idx="32">
                  <c:v>-5.1010103009641155</c:v>
                </c:pt>
                <c:pt idx="33">
                  <c:v>-5.3777348801493599</c:v>
                </c:pt>
                <c:pt idx="34">
                  <c:v>-5.629077887535094</c:v>
                </c:pt>
                <c:pt idx="35">
                  <c:v>-5.8553744539618187</c:v>
                </c:pt>
                <c:pt idx="36">
                  <c:v>-6.0568367578089068</c:v>
                </c:pt>
                <c:pt idx="37">
                  <c:v>-6.2332346901297191</c:v>
                </c:pt>
                <c:pt idx="38">
                  <c:v>-6.3840252108871747</c:v>
                </c:pt>
                <c:pt idx="39">
                  <c:v>-6.5084966473281245</c:v>
                </c:pt>
                <c:pt idx="40">
                  <c:v>-6.6062511116266212</c:v>
                </c:pt>
                <c:pt idx="41">
                  <c:v>-6.6774422943591674</c:v>
                </c:pt>
                <c:pt idx="42">
                  <c:v>-6.722710999846452</c:v>
                </c:pt>
                <c:pt idx="43">
                  <c:v>-6.7428239732980506</c:v>
                </c:pt>
                <c:pt idx="44">
                  <c:v>-6.7382414326071727</c:v>
                </c:pt>
                <c:pt idx="45">
                  <c:v>-6.7089100129902155</c:v>
                </c:pt>
                <c:pt idx="46">
                  <c:v>-6.6543618120252965</c:v>
                </c:pt>
                <c:pt idx="47">
                  <c:v>-6.5740747086703477</c:v>
                </c:pt>
                <c:pt idx="48">
                  <c:v>-6.4678693972527643</c:v>
                </c:pt>
                <c:pt idx="49">
                  <c:v>-6.3360583819448744</c:v>
                </c:pt>
                <c:pt idx="50">
                  <c:v>-6.1792931400239048</c:v>
                </c:pt>
                <c:pt idx="51">
                  <c:v>-5.998186726123043</c:v>
                </c:pt>
                <c:pt idx="52">
                  <c:v>-5.7929598569869727</c:v>
                </c:pt>
                <c:pt idx="53">
                  <c:v>-5.5633482702076416</c:v>
                </c:pt>
                <c:pt idx="54">
                  <c:v>-5.3088025219738437</c:v>
                </c:pt>
                <c:pt idx="55">
                  <c:v>-5.0288790442049462</c:v>
                </c:pt>
                <c:pt idx="56">
                  <c:v>-4.723563321679829</c:v>
                </c:pt>
                <c:pt idx="57">
                  <c:v>-4.3933309413492658</c:v>
                </c:pt>
                <c:pt idx="58">
                  <c:v>-4.0389337062835668</c:v>
                </c:pt>
                <c:pt idx="59">
                  <c:v>-3.6610329128801804</c:v>
                </c:pt>
                <c:pt idx="60">
                  <c:v>-3.2599370095878824</c:v>
                </c:pt>
                <c:pt idx="61">
                  <c:v>-2.8356062930077282</c:v>
                </c:pt>
                <c:pt idx="62">
                  <c:v>-2.3879163164645432</c:v>
                </c:pt>
                <c:pt idx="63">
                  <c:v>-1.9170237589627488</c:v>
                </c:pt>
                <c:pt idx="64">
                  <c:v>-1.4235980283468948</c:v>
                </c:pt>
                <c:pt idx="65">
                  <c:v>-0.90878187809138933</c:v>
                </c:pt>
                <c:pt idx="66">
                  <c:v>-0.37394822398200628</c:v>
                </c:pt>
                <c:pt idx="67">
                  <c:v>0.17965812035836246</c:v>
                </c:pt>
                <c:pt idx="68">
                  <c:v>0.75109908208250797</c:v>
                </c:pt>
                <c:pt idx="69">
                  <c:v>1.339656077697869</c:v>
                </c:pt>
                <c:pt idx="70">
                  <c:v>1.9445578526705483</c:v>
                </c:pt>
                <c:pt idx="71">
                  <c:v>2.564674781262871</c:v>
                </c:pt>
                <c:pt idx="72">
                  <c:v>3.1983901239931578</c:v>
                </c:pt>
                <c:pt idx="73">
                  <c:v>3.8437069706618754</c:v>
                </c:pt>
                <c:pt idx="74">
                  <c:v>4.4985329948365633</c:v>
                </c:pt>
                <c:pt idx="75">
                  <c:v>5.1610593438148475</c:v>
                </c:pt>
                <c:pt idx="76">
                  <c:v>5.8295868828892168</c:v>
                </c:pt>
                <c:pt idx="77">
                  <c:v>6.5028579108416995</c:v>
                </c:pt>
                <c:pt idx="78">
                  <c:v>7.1794580474495886</c:v>
                </c:pt>
                <c:pt idx="79">
                  <c:v>7.857659554481506</c:v>
                </c:pt>
                <c:pt idx="80">
                  <c:v>8.5353760823606937</c:v>
                </c:pt>
                <c:pt idx="81">
                  <c:v>9.2103364259004561</c:v>
                </c:pt>
                <c:pt idx="82">
                  <c:v>9.8803761094808547</c:v>
                </c:pt>
                <c:pt idx="83">
                  <c:v>10.543689268827384</c:v>
                </c:pt>
                <c:pt idx="84">
                  <c:v>11.198848289251293</c:v>
                </c:pt>
                <c:pt idx="85">
                  <c:v>11.844631330668895</c:v>
                </c:pt>
                <c:pt idx="86">
                  <c:v>12.479761907458299</c:v>
                </c:pt>
                <c:pt idx="87">
                  <c:v>13.102727875113434</c:v>
                </c:pt>
                <c:pt idx="88">
                  <c:v>13.71180362999438</c:v>
                </c:pt>
                <c:pt idx="89">
                  <c:v>14.305243076384034</c:v>
                </c:pt>
                <c:pt idx="90">
                  <c:v>14.881300118565527</c:v>
                </c:pt>
                <c:pt idx="91">
                  <c:v>15.43939841687677</c:v>
                </c:pt>
                <c:pt idx="92">
                  <c:v>15.978589358925783</c:v>
                </c:pt>
                <c:pt idx="93">
                  <c:v>16.498312827944748</c:v>
                </c:pt>
                <c:pt idx="94">
                  <c:v>16.997926738858212</c:v>
                </c:pt>
                <c:pt idx="95">
                  <c:v>17.476585793495133</c:v>
                </c:pt>
                <c:pt idx="96">
                  <c:v>17.933299541473382</c:v>
                </c:pt>
                <c:pt idx="97">
                  <c:v>18.367144131660439</c:v>
                </c:pt>
                <c:pt idx="98">
                  <c:v>18.77748601734633</c:v>
                </c:pt>
                <c:pt idx="99">
                  <c:v>19.164057093858684</c:v>
                </c:pt>
                <c:pt idx="100">
                  <c:v>19.526874437928168</c:v>
                </c:pt>
                <c:pt idx="101">
                  <c:v>19.866002941131573</c:v>
                </c:pt>
                <c:pt idx="102">
                  <c:v>20.181350389122954</c:v>
                </c:pt>
                <c:pt idx="103">
                  <c:v>20.472616231441464</c:v>
                </c:pt>
                <c:pt idx="104">
                  <c:v>20.73937867283821</c:v>
                </c:pt>
                <c:pt idx="105">
                  <c:v>20.98133033215996</c:v>
                </c:pt>
                <c:pt idx="106">
                  <c:v>21.198445594310723</c:v>
                </c:pt>
                <c:pt idx="107">
                  <c:v>21.391007933020575</c:v>
                </c:pt>
                <c:pt idx="108">
                  <c:v>21.55948183536529</c:v>
                </c:pt>
                <c:pt idx="109">
                  <c:v>21.704295927286122</c:v>
                </c:pt>
                <c:pt idx="110">
                  <c:v>21.82568245232105</c:v>
                </c:pt>
                <c:pt idx="111">
                  <c:v>21.923677271604486</c:v>
                </c:pt>
                <c:pt idx="112">
                  <c:v>21.99825818538665</c:v>
                </c:pt>
                <c:pt idx="113">
                  <c:v>22.049568638205514</c:v>
                </c:pt>
                <c:pt idx="114">
                  <c:v>22.078032132983189</c:v>
                </c:pt>
                <c:pt idx="115">
                  <c:v>22.084338569641108</c:v>
                </c:pt>
                <c:pt idx="116">
                  <c:v>22.069307631254162</c:v>
                </c:pt>
                <c:pt idx="117">
                  <c:v>22.033659955859157</c:v>
                </c:pt>
                <c:pt idx="118">
                  <c:v>21.977930045127867</c:v>
                </c:pt>
                <c:pt idx="119">
                  <c:v>21.902498710155445</c:v>
                </c:pt>
                <c:pt idx="120">
                  <c:v>21.807765546441058</c:v>
                </c:pt>
                <c:pt idx="121">
                  <c:v>21.694335070252414</c:v>
                </c:pt>
                <c:pt idx="122">
                  <c:v>21.563090148568133</c:v>
                </c:pt>
                <c:pt idx="123">
                  <c:v>21.415142476558653</c:v>
                </c:pt>
                <c:pt idx="124">
                  <c:v>21.251658394932715</c:v>
                </c:pt>
                <c:pt idx="125">
                  <c:v>21.07367958426471</c:v>
                </c:pt>
                <c:pt idx="126">
                  <c:v>20.881737130880307</c:v>
                </c:pt>
                <c:pt idx="127">
                  <c:v>20.677166435122437</c:v>
                </c:pt>
                <c:pt idx="128">
                  <c:v>20.460440522432307</c:v>
                </c:pt>
                <c:pt idx="129">
                  <c:v>20.232256123423561</c:v>
                </c:pt>
                <c:pt idx="130">
                  <c:v>19.994450694322584</c:v>
                </c:pt>
                <c:pt idx="131">
                  <c:v>19.748076161742194</c:v>
                </c:pt>
                <c:pt idx="132">
                  <c:v>19.494461095333058</c:v>
                </c:pt>
                <c:pt idx="133">
                  <c:v>19.234744513034769</c:v>
                </c:pt>
                <c:pt idx="134">
                  <c:v>18.969857096672047</c:v>
                </c:pt>
                <c:pt idx="135">
                  <c:v>18.700628775358147</c:v>
                </c:pt>
                <c:pt idx="136">
                  <c:v>18.427957785129546</c:v>
                </c:pt>
                <c:pt idx="137">
                  <c:v>18.15290117561814</c:v>
                </c:pt>
                <c:pt idx="138">
                  <c:v>17.876691886782623</c:v>
                </c:pt>
                <c:pt idx="139">
                  <c:v>17.600607258081407</c:v>
                </c:pt>
                <c:pt idx="140">
                  <c:v>17.325796553492495</c:v>
                </c:pt>
                <c:pt idx="141">
                  <c:v>17.053147763013836</c:v>
                </c:pt>
                <c:pt idx="142">
                  <c:v>16.783345663547486</c:v>
                </c:pt>
                <c:pt idx="143">
                  <c:v>16.516977694630583</c:v>
                </c:pt>
                <c:pt idx="144">
                  <c:v>16.254694479703897</c:v>
                </c:pt>
                <c:pt idx="145">
                  <c:v>15.997291794419249</c:v>
                </c:pt>
                <c:pt idx="146">
                  <c:v>15.74566275179386</c:v>
                </c:pt>
                <c:pt idx="147">
                  <c:v>15.500664603710133</c:v>
                </c:pt>
                <c:pt idx="148">
                  <c:v>15.262961634993514</c:v>
                </c:pt>
                <c:pt idx="149">
                  <c:v>15.032955148816107</c:v>
                </c:pt>
                <c:pt idx="150">
                  <c:v>14.810856896638828</c:v>
                </c:pt>
                <c:pt idx="151">
                  <c:v>14.596817153692244</c:v>
                </c:pt>
                <c:pt idx="152">
                  <c:v>14.391066455841054</c:v>
                </c:pt>
                <c:pt idx="153">
                  <c:v>14.193976221978636</c:v>
                </c:pt>
                <c:pt idx="154">
                  <c:v>14.005963124334775</c:v>
                </c:pt>
                <c:pt idx="155">
                  <c:v>13.827372966706749</c:v>
                </c:pt>
                <c:pt idx="156">
                  <c:v>13.658335532248003</c:v>
                </c:pt>
                <c:pt idx="157">
                  <c:v>13.498750922083822</c:v>
                </c:pt>
                <c:pt idx="158">
                  <c:v>13.348371523618656</c:v>
                </c:pt>
                <c:pt idx="159">
                  <c:v>13.206955701112696</c:v>
                </c:pt>
                <c:pt idx="160">
                  <c:v>13.074379648268167</c:v>
                </c:pt>
                <c:pt idx="161">
                  <c:v>12.95065104961391</c:v>
                </c:pt>
                <c:pt idx="162">
                  <c:v>12.835813450813237</c:v>
                </c:pt>
                <c:pt idx="163">
                  <c:v>12.729807083308684</c:v>
                </c:pt>
                <c:pt idx="164">
                  <c:v>12.632383480668068</c:v>
                </c:pt>
                <c:pt idx="165">
                  <c:v>12.543103770911653</c:v>
                </c:pt>
                <c:pt idx="166">
                  <c:v>12.461454798281144</c:v>
                </c:pt>
                <c:pt idx="167">
                  <c:v>12.386986590921865</c:v>
                </c:pt>
                <c:pt idx="168">
                  <c:v>12.319402867555585</c:v>
                </c:pt>
                <c:pt idx="169">
                  <c:v>12.258526884019327</c:v>
                </c:pt>
                <c:pt idx="170">
                  <c:v>12.204204949736591</c:v>
                </c:pt>
                <c:pt idx="171">
                  <c:v>12.15616469085214</c:v>
                </c:pt>
                <c:pt idx="172">
                  <c:v>12.113974066078615</c:v>
                </c:pt>
                <c:pt idx="173">
                  <c:v>12.077060151100147</c:v>
                </c:pt>
                <c:pt idx="174">
                  <c:v>12.044836360216118</c:v>
                </c:pt>
                <c:pt idx="175">
                  <c:v>12.016819421946964</c:v>
                </c:pt>
                <c:pt idx="176">
                  <c:v>11.992669509351202</c:v>
                </c:pt>
                <c:pt idx="177">
                  <c:v>11.972153525054448</c:v>
                </c:pt>
                <c:pt idx="178">
                  <c:v>11.955029833316773</c:v>
                </c:pt>
                <c:pt idx="179">
                  <c:v>11.940938115119922</c:v>
                </c:pt>
                <c:pt idx="180">
                  <c:v>11.929380583763104</c:v>
                </c:pt>
                <c:pt idx="181">
                  <c:v>11.919809930026503</c:v>
                </c:pt>
                <c:pt idx="182">
                  <c:v>11.911519177258002</c:v>
                </c:pt>
                <c:pt idx="183">
                  <c:v>11.904137760400749</c:v>
                </c:pt>
                <c:pt idx="184">
                  <c:v>11.897376228868943</c:v>
                </c:pt>
                <c:pt idx="185">
                  <c:v>11.890929763019042</c:v>
                </c:pt>
                <c:pt idx="186">
                  <c:v>11.884514889121032</c:v>
                </c:pt>
                <c:pt idx="187">
                  <c:v>11.877751649916119</c:v>
                </c:pt>
                <c:pt idx="188">
                  <c:v>11.870113228261427</c:v>
                </c:pt>
                <c:pt idx="189">
                  <c:v>11.861029261350607</c:v>
                </c:pt>
                <c:pt idx="190">
                  <c:v>11.849966101348357</c:v>
                </c:pt>
                <c:pt idx="191">
                  <c:v>11.836513052880736</c:v>
                </c:pt>
                <c:pt idx="192">
                  <c:v>11.820366150140726</c:v>
                </c:pt>
                <c:pt idx="193">
                  <c:v>11.801260703802104</c:v>
                </c:pt>
                <c:pt idx="194">
                  <c:v>11.778877379000166</c:v>
                </c:pt>
                <c:pt idx="195">
                  <c:v>11.752787549793712</c:v>
                </c:pt>
                <c:pt idx="196">
                  <c:v>11.722472083568539</c:v>
                </c:pt>
                <c:pt idx="197">
                  <c:v>11.687387940287568</c:v>
                </c:pt>
                <c:pt idx="198">
                  <c:v>11.647071486711486</c:v>
                </c:pt>
                <c:pt idx="199">
                  <c:v>11.601183749735336</c:v>
                </c:pt>
                <c:pt idx="200">
                  <c:v>11.549477970600099</c:v>
                </c:pt>
                <c:pt idx="201">
                  <c:v>11.491727882623648</c:v>
                </c:pt>
                <c:pt idx="202">
                  <c:v>11.427650012075858</c:v>
                </c:pt>
                <c:pt idx="203">
                  <c:v>11.356863547861575</c:v>
                </c:pt>
                <c:pt idx="204">
                  <c:v>11.278937302529794</c:v>
                </c:pt>
                <c:pt idx="205">
                  <c:v>11.193454603850839</c:v>
                </c:pt>
                <c:pt idx="206">
                  <c:v>11.100102093815797</c:v>
                </c:pt>
                <c:pt idx="207">
                  <c:v>10.998692782223223</c:v>
                </c:pt>
                <c:pt idx="208">
                  <c:v>10.889125916361758</c:v>
                </c:pt>
                <c:pt idx="209">
                  <c:v>10.771312697231735</c:v>
                </c:pt>
                <c:pt idx="210">
                  <c:v>10.645103703439224</c:v>
                </c:pt>
                <c:pt idx="211">
                  <c:v>10.510283768176983</c:v>
                </c:pt>
                <c:pt idx="212">
                  <c:v>10.366604425013056</c:v>
                </c:pt>
                <c:pt idx="213">
                  <c:v>10.213882952928509</c:v>
                </c:pt>
                <c:pt idx="214">
                  <c:v>10.052047629654355</c:v>
                </c:pt>
                <c:pt idx="215">
                  <c:v>9.8811505392193286</c:v>
                </c:pt>
                <c:pt idx="216">
                  <c:v>9.7007143869995947</c:v>
                </c:pt>
                <c:pt idx="217">
                  <c:v>9.5120600581168677</c:v>
                </c:pt>
                <c:pt idx="218">
                  <c:v>9.3146342664956503</c:v>
                </c:pt>
                <c:pt idx="219">
                  <c:v>9.1084472581744169</c:v>
                </c:pt>
                <c:pt idx="220">
                  <c:v>8.8935067176818396</c:v>
                </c:pt>
                <c:pt idx="221">
                  <c:v>8.669891197979446</c:v>
                </c:pt>
                <c:pt idx="222">
                  <c:v>8.4377885431050981</c:v>
                </c:pt>
                <c:pt idx="223">
                  <c:v>8.1974856421351312</c:v>
                </c:pt>
                <c:pt idx="224">
                  <c:v>7.9493112221359743</c:v>
                </c:pt>
                <c:pt idx="225">
                  <c:v>7.6935692489146978</c:v>
                </c:pt>
                <c:pt idx="226">
                  <c:v>7.4304987967014231</c:v>
                </c:pt>
                <c:pt idx="227">
                  <c:v>7.1602902710437588</c:v>
                </c:pt>
                <c:pt idx="228">
                  <c:v>6.8831498734652845</c:v>
                </c:pt>
                <c:pt idx="229">
                  <c:v>6.5993551008402749</c:v>
                </c:pt>
                <c:pt idx="230">
                  <c:v>6.3092624299227715</c:v>
                </c:pt>
                <c:pt idx="231">
                  <c:v>6.0133150018751342</c:v>
                </c:pt>
                <c:pt idx="232">
                  <c:v>5.7119593732058993</c:v>
                </c:pt>
                <c:pt idx="233">
                  <c:v>5.4055870279669715</c:v>
                </c:pt>
                <c:pt idx="234">
                  <c:v>5.0945211432874151</c:v>
                </c:pt>
                <c:pt idx="235">
                  <c:v>4.7790345199406126</c:v>
                </c:pt>
                <c:pt idx="236">
                  <c:v>4.4594123393297149</c:v>
                </c:pt>
                <c:pt idx="237">
                  <c:v>4.1360123589634865</c:v>
                </c:pt>
                <c:pt idx="238">
                  <c:v>3.8092563740909098</c:v>
                </c:pt>
                <c:pt idx="239">
                  <c:v>3.4796129275113317</c:v>
                </c:pt>
                <c:pt idx="240">
                  <c:v>3.1475260142236938</c:v>
                </c:pt>
                <c:pt idx="241">
                  <c:v>2.8133689742535299</c:v>
                </c:pt>
                <c:pt idx="242">
                  <c:v>2.4772641196846963</c:v>
                </c:pt>
                <c:pt idx="243">
                  <c:v>2.1398447837680528</c:v>
                </c:pt>
                <c:pt idx="244">
                  <c:v>1.8011933617293805</c:v>
                </c:pt>
                <c:pt idx="245">
                  <c:v>1.4616440238431077</c:v>
                </c:pt>
                <c:pt idx="246">
                  <c:v>1.1215791821479781</c:v>
                </c:pt>
                <c:pt idx="247">
                  <c:v>0.7814021676778744</c:v>
                </c:pt>
                <c:pt idx="248">
                  <c:v>0.44147903616540118</c:v>
                </c:pt>
                <c:pt idx="249">
                  <c:v>0.10210111930500694</c:v>
                </c:pt>
                <c:pt idx="250">
                  <c:v>-0.23636327250860631</c:v>
                </c:pt>
                <c:pt idx="251">
                  <c:v>-0.57394988033920302</c:v>
                </c:pt>
                <c:pt idx="252">
                  <c:v>-0.91036147568374792</c:v>
                </c:pt>
                <c:pt idx="253">
                  <c:v>-1.245306713506579</c:v>
                </c:pt>
                <c:pt idx="254">
                  <c:v>-1.5784765049815153</c:v>
                </c:pt>
                <c:pt idx="255">
                  <c:v>-1.9095597334206096</c:v>
                </c:pt>
                <c:pt idx="256">
                  <c:v>-2.2382891479879592</c:v>
                </c:pt>
                <c:pt idx="257">
                  <c:v>-2.5644724220037447</c:v>
                </c:pt>
                <c:pt idx="258">
                  <c:v>-2.8879569321870777</c:v>
                </c:pt>
                <c:pt idx="259">
                  <c:v>-3.2086075589060732</c:v>
                </c:pt>
                <c:pt idx="260">
                  <c:v>-3.5262610059231503</c:v>
                </c:pt>
                <c:pt idx="261">
                  <c:v>-3.8407108582556222</c:v>
                </c:pt>
                <c:pt idx="262">
                  <c:v>-4.1517203897237742</c:v>
                </c:pt>
                <c:pt idx="263">
                  <c:v>-4.4590631201863227</c:v>
                </c:pt>
                <c:pt idx="264">
                  <c:v>-4.7625601708888983</c:v>
                </c:pt>
                <c:pt idx="265">
                  <c:v>-5.0620949931442718</c:v>
                </c:pt>
                <c:pt idx="266">
                  <c:v>-5.3575954377651156</c:v>
                </c:pt>
                <c:pt idx="267">
                  <c:v>-5.6489867940545038</c:v>
                </c:pt>
                <c:pt idx="268">
                  <c:v>-5.9361589170992008</c:v>
                </c:pt>
                <c:pt idx="269">
                  <c:v>-6.2189645200967281</c:v>
                </c:pt>
                <c:pt idx="270">
                  <c:v>-6.4972396664321099</c:v>
                </c:pt>
                <c:pt idx="271">
                  <c:v>-6.770834934711413</c:v>
                </c:pt>
                <c:pt idx="272">
                  <c:v>-7.0396581105887579</c:v>
                </c:pt>
                <c:pt idx="273">
                  <c:v>-7.3029057338833523</c:v>
                </c:pt>
                <c:pt idx="274">
                  <c:v>-7.5620271921157718</c:v>
                </c:pt>
                <c:pt idx="275">
                  <c:v>-7.816382534801912</c:v>
                </c:pt>
                <c:pt idx="276">
                  <c:v>-8.0658513709902717</c:v>
                </c:pt>
                <c:pt idx="277">
                  <c:v>-8.3103577092289544</c:v>
                </c:pt>
                <c:pt idx="278">
                  <c:v>-8.549813604354819</c:v>
                </c:pt>
                <c:pt idx="279">
                  <c:v>-8.7841618493199309</c:v>
                </c:pt>
                <c:pt idx="280">
                  <c:v>-9.0133930519222787</c:v>
                </c:pt>
                <c:pt idx="281">
                  <c:v>-9.2375405117869249</c:v>
                </c:pt>
                <c:pt idx="282">
                  <c:v>-9.456663997471324</c:v>
                </c:pt>
                <c:pt idx="283">
                  <c:v>-9.6708070546388427</c:v>
                </c:pt>
                <c:pt idx="284">
                  <c:v>-9.879986760020218</c:v>
                </c:pt>
                <c:pt idx="285">
                  <c:v>-10.0841920137405</c:v>
                </c:pt>
                <c:pt idx="286">
                  <c:v>-10.283415985107379</c:v>
                </c:pt>
                <c:pt idx="287">
                  <c:v>-10.477680020034269</c:v>
                </c:pt>
                <c:pt idx="288">
                  <c:v>-10.667054986953687</c:v>
                </c:pt>
                <c:pt idx="289">
                  <c:v>-10.851645053923098</c:v>
                </c:pt>
                <c:pt idx="290">
                  <c:v>-11.031571465730638</c:v>
                </c:pt>
                <c:pt idx="291">
                  <c:v>-11.206936682760665</c:v>
                </c:pt>
                <c:pt idx="292">
                  <c:v>-11.377809011936172</c:v>
                </c:pt>
                <c:pt idx="293">
                  <c:v>-11.54423541426657</c:v>
                </c:pt>
                <c:pt idx="294">
                  <c:v>-11.706268827617114</c:v>
                </c:pt>
                <c:pt idx="295">
                  <c:v>-11.863998050987696</c:v>
                </c:pt>
                <c:pt idx="296">
                  <c:v>-12.016905659437164</c:v>
                </c:pt>
                <c:pt idx="297">
                  <c:v>-12.166094809770534</c:v>
                </c:pt>
                <c:pt idx="298">
                  <c:v>-12.311794330179678</c:v>
                </c:pt>
                <c:pt idx="299">
                  <c:v>-12.453754046559302</c:v>
                </c:pt>
                <c:pt idx="300">
                  <c:v>-12.592075565457296</c:v>
                </c:pt>
                <c:pt idx="301">
                  <c:v>-12.72684427052733</c:v>
                </c:pt>
                <c:pt idx="302">
                  <c:v>-12.858154937624919</c:v>
                </c:pt>
                <c:pt idx="303">
                  <c:v>-12.986125396192044</c:v>
                </c:pt>
                <c:pt idx="304">
                  <c:v>-13.110903359949589</c:v>
                </c:pt>
                <c:pt idx="305">
                  <c:v>-13.232650204002836</c:v>
                </c:pt>
                <c:pt idx="306">
                  <c:v>-13.351521326601457</c:v>
                </c:pt>
                <c:pt idx="307">
                  <c:v>-13.467642241716332</c:v>
                </c:pt>
                <c:pt idx="308">
                  <c:v>-13.581108579039554</c:v>
                </c:pt>
                <c:pt idx="309">
                  <c:v>-13.69200657606121</c:v>
                </c:pt>
                <c:pt idx="310">
                  <c:v>-13.800432716309979</c:v>
                </c:pt>
                <c:pt idx="311">
                  <c:v>-13.906497998535579</c:v>
                </c:pt>
                <c:pt idx="312">
                  <c:v>-14.010339036583893</c:v>
                </c:pt>
                <c:pt idx="313">
                  <c:v>-14.112101836502525</c:v>
                </c:pt>
                <c:pt idx="314">
                  <c:v>-14.211912766098937</c:v>
                </c:pt>
                <c:pt idx="315">
                  <c:v>-14.309870016574857</c:v>
                </c:pt>
                <c:pt idx="316">
                  <c:v>-14.406042748689638</c:v>
                </c:pt>
                <c:pt idx="317">
                  <c:v>-14.50048560798164</c:v>
                </c:pt>
                <c:pt idx="318">
                  <c:v>-14.593272024393071</c:v>
                </c:pt>
                <c:pt idx="319">
                  <c:v>-14.684490796923599</c:v>
                </c:pt>
                <c:pt idx="320">
                  <c:v>-14.774240970611528</c:v>
                </c:pt>
                <c:pt idx="321">
                  <c:v>-14.862438869476293</c:v>
                </c:pt>
                <c:pt idx="322">
                  <c:v>-14.949467012286151</c:v>
                </c:pt>
                <c:pt idx="323">
                  <c:v>-15.035361260175689</c:v>
                </c:pt>
                <c:pt idx="324">
                  <c:v>-15.119817647337884</c:v>
                </c:pt>
                <c:pt idx="325">
                  <c:v>-15.203281876444787</c:v>
                </c:pt>
                <c:pt idx="326">
                  <c:v>-15.285666856169671</c:v>
                </c:pt>
                <c:pt idx="327">
                  <c:v>-15.366953802108755</c:v>
                </c:pt>
                <c:pt idx="328">
                  <c:v>-15.446994146704625</c:v>
                </c:pt>
                <c:pt idx="329">
                  <c:v>-15.526221638917868</c:v>
                </c:pt>
                <c:pt idx="330">
                  <c:v>-15.604516741633391</c:v>
                </c:pt>
                <c:pt idx="331">
                  <c:v>-15.68185042440888</c:v>
                </c:pt>
                <c:pt idx="332">
                  <c:v>-15.758222687244386</c:v>
                </c:pt>
                <c:pt idx="333">
                  <c:v>-15.833614745736073</c:v>
                </c:pt>
                <c:pt idx="334">
                  <c:v>-15.908021476864786</c:v>
                </c:pt>
                <c:pt idx="335">
                  <c:v>-15.981441172957416</c:v>
                </c:pt>
                <c:pt idx="336">
                  <c:v>-16.053882372379274</c:v>
                </c:pt>
                <c:pt idx="337">
                  <c:v>-16.125343367457369</c:v>
                </c:pt>
                <c:pt idx="338">
                  <c:v>-16.195808789134013</c:v>
                </c:pt>
                <c:pt idx="339">
                  <c:v>-16.265237653255419</c:v>
                </c:pt>
                <c:pt idx="340">
                  <c:v>-16.333582144975654</c:v>
                </c:pt>
                <c:pt idx="341">
                  <c:v>-16.400787618756247</c:v>
                </c:pt>
                <c:pt idx="342">
                  <c:v>-16.466809675097412</c:v>
                </c:pt>
                <c:pt idx="343">
                  <c:v>-16.531513407826381</c:v>
                </c:pt>
                <c:pt idx="344">
                  <c:v>-16.594851002097109</c:v>
                </c:pt>
                <c:pt idx="345">
                  <c:v>-16.657087147235817</c:v>
                </c:pt>
                <c:pt idx="346">
                  <c:v>-16.717962276935552</c:v>
                </c:pt>
                <c:pt idx="347">
                  <c:v>-16.777389299869522</c:v>
                </c:pt>
                <c:pt idx="348">
                  <c:v>-16.835281124711006</c:v>
                </c:pt>
                <c:pt idx="349">
                  <c:v>-16.89161213636396</c:v>
                </c:pt>
                <c:pt idx="350">
                  <c:v>-16.946273043751706</c:v>
                </c:pt>
                <c:pt idx="351">
                  <c:v>-16.999149432778317</c:v>
                </c:pt>
                <c:pt idx="352">
                  <c:v>-17.050167873501749</c:v>
                </c:pt>
                <c:pt idx="353">
                  <c:v>-17.099405211210197</c:v>
                </c:pt>
                <c:pt idx="354">
                  <c:v>-17.146683847904168</c:v>
                </c:pt>
                <c:pt idx="355">
                  <c:v>-17.191204592585546</c:v>
                </c:pt>
                <c:pt idx="356">
                  <c:v>-17.233558300137467</c:v>
                </c:pt>
                <c:pt idx="357">
                  <c:v>-17.274216288328137</c:v>
                </c:pt>
                <c:pt idx="358">
                  <c:v>-17.312623563408842</c:v>
                </c:pt>
                <c:pt idx="359">
                  <c:v>-17.34854617416854</c:v>
                </c:pt>
                <c:pt idx="360">
                  <c:v>-17.381890198588319</c:v>
                </c:pt>
                <c:pt idx="361">
                  <c:v>-17.412764927744838</c:v>
                </c:pt>
                <c:pt idx="362">
                  <c:v>-17.440956902503917</c:v>
                </c:pt>
                <c:pt idx="363">
                  <c:v>-17.465465426445</c:v>
                </c:pt>
                <c:pt idx="364">
                  <c:v>-17.486966738104787</c:v>
                </c:pt>
                <c:pt idx="365">
                  <c:v>-17.506314674019801</c:v>
                </c:pt>
                <c:pt idx="366">
                  <c:v>-17.522751027345617</c:v>
                </c:pt>
                <c:pt idx="367">
                  <c:v>-17.536014524102157</c:v>
                </c:pt>
                <c:pt idx="368">
                  <c:v>-17.546024903655017</c:v>
                </c:pt>
                <c:pt idx="369">
                  <c:v>-17.552797535061824</c:v>
                </c:pt>
                <c:pt idx="370">
                  <c:v>-17.556195804476697</c:v>
                </c:pt>
                <c:pt idx="371">
                  <c:v>-17.55613262057302</c:v>
                </c:pt>
                <c:pt idx="372">
                  <c:v>-17.551434811949683</c:v>
                </c:pt>
                <c:pt idx="373">
                  <c:v>-17.542969876527785</c:v>
                </c:pt>
                <c:pt idx="374">
                  <c:v>-17.531854632496803</c:v>
                </c:pt>
                <c:pt idx="375">
                  <c:v>-17.517175474762865</c:v>
                </c:pt>
                <c:pt idx="376">
                  <c:v>-17.498700159788108</c:v>
                </c:pt>
                <c:pt idx="377">
                  <c:v>-17.476374042034109</c:v>
                </c:pt>
                <c:pt idx="378">
                  <c:v>-17.450140768289515</c:v>
                </c:pt>
                <c:pt idx="379">
                  <c:v>-17.419559758901592</c:v>
                </c:pt>
                <c:pt idx="380">
                  <c:v>-17.384569537639607</c:v>
                </c:pt>
                <c:pt idx="381">
                  <c:v>-17.345101797580675</c:v>
                </c:pt>
                <c:pt idx="382">
                  <c:v>-17.301431474089608</c:v>
                </c:pt>
                <c:pt idx="383">
                  <c:v>-17.254156252741797</c:v>
                </c:pt>
                <c:pt idx="384">
                  <c:v>-17.202526465058284</c:v>
                </c:pt>
                <c:pt idx="385">
                  <c:v>-17.146919506788244</c:v>
                </c:pt>
                <c:pt idx="386">
                  <c:v>-17.086585709452599</c:v>
                </c:pt>
                <c:pt idx="387">
                  <c:v>-17.022006636857981</c:v>
                </c:pt>
                <c:pt idx="388">
                  <c:v>-16.953718498349161</c:v>
                </c:pt>
                <c:pt idx="389">
                  <c:v>-16.881125316023795</c:v>
                </c:pt>
                <c:pt idx="390">
                  <c:v>-16.804804283380491</c:v>
                </c:pt>
                <c:pt idx="391">
                  <c:v>-16.724314820766409</c:v>
                </c:pt>
                <c:pt idx="392">
                  <c:v>-16.639786711335177</c:v>
                </c:pt>
                <c:pt idx="393">
                  <c:v>-16.551698103547078</c:v>
                </c:pt>
                <c:pt idx="394">
                  <c:v>-16.459494003653521</c:v>
                </c:pt>
                <c:pt idx="395">
                  <c:v>-16.361345493793472</c:v>
                </c:pt>
                <c:pt idx="396">
                  <c:v>-16.259248843789095</c:v>
                </c:pt>
                <c:pt idx="397">
                  <c:v>-16.153149408102021</c:v>
                </c:pt>
                <c:pt idx="398">
                  <c:v>-16.043327245116224</c:v>
                </c:pt>
                <c:pt idx="399">
                  <c:v>-15.929574018716776</c:v>
                </c:pt>
                <c:pt idx="400">
                  <c:v>-15.812337139248838</c:v>
                </c:pt>
                <c:pt idx="401">
                  <c:v>-15.691217011213295</c:v>
                </c:pt>
                <c:pt idx="402">
                  <c:v>-15.566802781820288</c:v>
                </c:pt>
                <c:pt idx="403">
                  <c:v>-15.438507011532783</c:v>
                </c:pt>
                <c:pt idx="404">
                  <c:v>-15.305950596928565</c:v>
                </c:pt>
                <c:pt idx="405">
                  <c:v>-15.16982343792913</c:v>
                </c:pt>
                <c:pt idx="406">
                  <c:v>-15.03050293028353</c:v>
                </c:pt>
                <c:pt idx="407">
                  <c:v>-14.88770560026164</c:v>
                </c:pt>
                <c:pt idx="408">
                  <c:v>-14.741960826516141</c:v>
                </c:pt>
                <c:pt idx="409">
                  <c:v>-14.592756307125088</c:v>
                </c:pt>
                <c:pt idx="410">
                  <c:v>-14.440496760606743</c:v>
                </c:pt>
                <c:pt idx="411">
                  <c:v>-14.284765514731378</c:v>
                </c:pt>
                <c:pt idx="412">
                  <c:v>-14.125946795940358</c:v>
                </c:pt>
                <c:pt idx="413">
                  <c:v>-13.964531560242154</c:v>
                </c:pt>
                <c:pt idx="414">
                  <c:v>-13.800068128108977</c:v>
                </c:pt>
                <c:pt idx="415">
                  <c:v>-13.632916818559146</c:v>
                </c:pt>
                <c:pt idx="416">
                  <c:v>-13.462689135968661</c:v>
                </c:pt>
                <c:pt idx="417">
                  <c:v>-13.289833344519096</c:v>
                </c:pt>
                <c:pt idx="418">
                  <c:v>-13.11473623216151</c:v>
                </c:pt>
                <c:pt idx="419">
                  <c:v>-12.937116886675355</c:v>
                </c:pt>
                <c:pt idx="420">
                  <c:v>-12.757386003434629</c:v>
                </c:pt>
                <c:pt idx="421">
                  <c:v>-12.575358299910993</c:v>
                </c:pt>
                <c:pt idx="422">
                  <c:v>-12.391119159758064</c:v>
                </c:pt>
                <c:pt idx="423">
                  <c:v>-12.204693344235366</c:v>
                </c:pt>
                <c:pt idx="424">
                  <c:v>-12.016202951967676</c:v>
                </c:pt>
                <c:pt idx="425">
                  <c:v>-11.826033063232888</c:v>
                </c:pt>
                <c:pt idx="426">
                  <c:v>-11.634038525819756</c:v>
                </c:pt>
                <c:pt idx="427">
                  <c:v>-11.440116025507397</c:v>
                </c:pt>
                <c:pt idx="428">
                  <c:v>-11.244606243073937</c:v>
                </c:pt>
                <c:pt idx="429">
                  <c:v>-11.047594562172875</c:v>
                </c:pt>
                <c:pt idx="430">
                  <c:v>-10.848748840391634</c:v>
                </c:pt>
                <c:pt idx="431">
                  <c:v>-10.648582233488504</c:v>
                </c:pt>
                <c:pt idx="432">
                  <c:v>-10.447233062982537</c:v>
                </c:pt>
                <c:pt idx="433">
                  <c:v>-10.244640706479517</c:v>
                </c:pt>
                <c:pt idx="434">
                  <c:v>-10.040961416065636</c:v>
                </c:pt>
                <c:pt idx="435">
                  <c:v>-9.8363096058368349</c:v>
                </c:pt>
                <c:pt idx="436">
                  <c:v>-9.6307228446006228</c:v>
                </c:pt>
                <c:pt idx="437">
                  <c:v>-9.4243249386548893</c:v>
                </c:pt>
                <c:pt idx="438">
                  <c:v>-9.2171269878744653</c:v>
                </c:pt>
                <c:pt idx="439">
                  <c:v>-9.0092698752879734</c:v>
                </c:pt>
                <c:pt idx="440">
                  <c:v>-8.800711762905097</c:v>
                </c:pt>
                <c:pt idx="441">
                  <c:v>-8.5915969491004471</c:v>
                </c:pt>
                <c:pt idx="442">
                  <c:v>-8.3818998187779812</c:v>
                </c:pt>
                <c:pt idx="443">
                  <c:v>-8.1717057555913737</c:v>
                </c:pt>
                <c:pt idx="444">
                  <c:v>-7.9611300274729695</c:v>
                </c:pt>
                <c:pt idx="445">
                  <c:v>-7.7501700729131393</c:v>
                </c:pt>
                <c:pt idx="446">
                  <c:v>-7.538877122104144</c:v>
                </c:pt>
                <c:pt idx="447">
                  <c:v>-7.3273348510264968</c:v>
                </c:pt>
                <c:pt idx="448">
                  <c:v>-7.1155812554061137</c:v>
                </c:pt>
                <c:pt idx="449">
                  <c:v>-6.9036436580121512</c:v>
                </c:pt>
                <c:pt idx="450">
                  <c:v>-6.6915912196039606</c:v>
                </c:pt>
                <c:pt idx="451">
                  <c:v>-6.4794674858450767</c:v>
                </c:pt>
                <c:pt idx="452">
                  <c:v>-6.2672993525862468</c:v>
                </c:pt>
                <c:pt idx="453">
                  <c:v>-6.0551179848611314</c:v>
                </c:pt>
                <c:pt idx="454">
                  <c:v>-5.8429507054388266</c:v>
                </c:pt>
                <c:pt idx="455">
                  <c:v>-5.6308205679058991</c:v>
                </c:pt>
                <c:pt idx="456">
                  <c:v>-5.4187514796853051</c:v>
                </c:pt>
                <c:pt idx="457">
                  <c:v>-5.2068113207817035</c:v>
                </c:pt>
                <c:pt idx="458">
                  <c:v>-4.9949962489306916</c:v>
                </c:pt>
                <c:pt idx="459">
                  <c:v>-4.7833049833774535</c:v>
                </c:pt>
                <c:pt idx="460">
                  <c:v>-4.5717750929295988</c:v>
                </c:pt>
                <c:pt idx="461">
                  <c:v>-4.360393770039078</c:v>
                </c:pt>
                <c:pt idx="462">
                  <c:v>-4.1491904720663975</c:v>
                </c:pt>
                <c:pt idx="463">
                  <c:v>-3.9381600759923416</c:v>
                </c:pt>
                <c:pt idx="464">
                  <c:v>-3.7273094125091988</c:v>
                </c:pt>
                <c:pt idx="465">
                  <c:v>-3.5166608948260545</c:v>
                </c:pt>
                <c:pt idx="466">
                  <c:v>-3.3062198594212511</c:v>
                </c:pt>
                <c:pt idx="467">
                  <c:v>-3.095991002395746</c:v>
                </c:pt>
                <c:pt idx="468">
                  <c:v>-2.8859758179634798</c:v>
                </c:pt>
                <c:pt idx="469">
                  <c:v>-2.6762477360665784</c:v>
                </c:pt>
                <c:pt idx="470">
                  <c:v>-2.4667452804744188</c:v>
                </c:pt>
                <c:pt idx="471">
                  <c:v>-2.2574206363409703</c:v>
                </c:pt>
                <c:pt idx="472">
                  <c:v>-2.0483156416565178</c:v>
                </c:pt>
                <c:pt idx="473">
                  <c:v>-1.8393876045942281</c:v>
                </c:pt>
                <c:pt idx="474">
                  <c:v>-1.6306598989292931</c:v>
                </c:pt>
                <c:pt idx="475">
                  <c:v>-1.4224835582077473</c:v>
                </c:pt>
              </c:numCache>
            </c:numRef>
          </c:yVal>
          <c:smooth val="1"/>
          <c:extLst>
            <c:ext xmlns:c16="http://schemas.microsoft.com/office/drawing/2014/chart" uri="{C3380CC4-5D6E-409C-BE32-E72D297353CC}">
              <c16:uniqueId val="{00000006-4789-45DC-97F7-B59DC835213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Лист1!$I$2:$I$477</c:f>
              <c:numCache>
                <c:formatCode>0.00</c:formatCode>
                <c:ptCount val="476"/>
                <c:pt idx="0">
                  <c:v>7.6394906580447666</c:v>
                </c:pt>
                <c:pt idx="1">
                  <c:v>7.32246115207671</c:v>
                </c:pt>
                <c:pt idx="2">
                  <c:v>7.3519065588712564</c:v>
                </c:pt>
                <c:pt idx="3">
                  <c:v>6.5863217130303111</c:v>
                </c:pt>
                <c:pt idx="4">
                  <c:v>6.4166588433086762</c:v>
                </c:pt>
                <c:pt idx="5">
                  <c:v>6.2055955745279663</c:v>
                </c:pt>
                <c:pt idx="6">
                  <c:v>5.9552451521158041</c:v>
                </c:pt>
                <c:pt idx="7">
                  <c:v>5.6685985654592477</c:v>
                </c:pt>
                <c:pt idx="8">
                  <c:v>5.3455785423517179</c:v>
                </c:pt>
                <c:pt idx="9">
                  <c:v>4.9893015861511207</c:v>
                </c:pt>
                <c:pt idx="10">
                  <c:v>4.6052168816328001</c:v>
                </c:pt>
                <c:pt idx="11">
                  <c:v>4.1950282596051691</c:v>
                </c:pt>
                <c:pt idx="12">
                  <c:v>3.761767693608995</c:v>
                </c:pt>
                <c:pt idx="13">
                  <c:v>3.3086054787039729</c:v>
                </c:pt>
                <c:pt idx="14">
                  <c:v>2.8395644657313803</c:v>
                </c:pt>
                <c:pt idx="15">
                  <c:v>2.3591174773871888</c:v>
                </c:pt>
                <c:pt idx="16">
                  <c:v>1.8709214955568301</c:v>
                </c:pt>
                <c:pt idx="17">
                  <c:v>1.377397680468853</c:v>
                </c:pt>
                <c:pt idx="18">
                  <c:v>0.88017750028520791</c:v>
                </c:pt>
                <c:pt idx="19">
                  <c:v>0.38125719814561293</c:v>
                </c:pt>
                <c:pt idx="20">
                  <c:v>-0.11569402352906757</c:v>
                </c:pt>
                <c:pt idx="21">
                  <c:v>-0.608236807119098</c:v>
                </c:pt>
                <c:pt idx="22">
                  <c:v>-1.0935110136866526</c:v>
                </c:pt>
                <c:pt idx="23">
                  <c:v>-1.5683773264288896</c:v>
                </c:pt>
                <c:pt idx="24">
                  <c:v>-2.0298127904534322</c:v>
                </c:pt>
                <c:pt idx="25">
                  <c:v>-2.4754059579223342</c:v>
                </c:pt>
                <c:pt idx="26">
                  <c:v>-2.9040940158069093</c:v>
                </c:pt>
                <c:pt idx="27">
                  <c:v>-3.3148692235350601</c:v>
                </c:pt>
                <c:pt idx="28">
                  <c:v>-3.7068578928709011</c:v>
                </c:pt>
                <c:pt idx="29">
                  <c:v>-4.0783865042030767</c:v>
                </c:pt>
                <c:pt idx="30">
                  <c:v>-4.4284193538129326</c:v>
                </c:pt>
                <c:pt idx="31">
                  <c:v>-4.7551377698779094</c:v>
                </c:pt>
                <c:pt idx="32">
                  <c:v>-5.0571807369589781</c:v>
                </c:pt>
                <c:pt idx="33">
                  <c:v>-5.3338455475866775</c:v>
                </c:pt>
                <c:pt idx="34">
                  <c:v>-5.5851087212562538</c:v>
                </c:pt>
                <c:pt idx="35">
                  <c:v>-5.8113088041543817</c:v>
                </c:pt>
                <c:pt idx="36">
                  <c:v>-6.0126601092516916</c:v>
                </c:pt>
                <c:pt idx="37">
                  <c:v>-6.1889380775391807</c:v>
                </c:pt>
                <c:pt idx="38">
                  <c:v>-6.3396022304892297</c:v>
                </c:pt>
                <c:pt idx="39">
                  <c:v>-6.4639455914497228</c:v>
                </c:pt>
                <c:pt idx="40">
                  <c:v>-6.5615724071859969</c:v>
                </c:pt>
                <c:pt idx="41">
                  <c:v>-6.6326423451304031</c:v>
                </c:pt>
                <c:pt idx="42">
                  <c:v>-6.6778000518679095</c:v>
                </c:pt>
                <c:pt idx="43">
                  <c:v>-6.697815261036129</c:v>
                </c:pt>
                <c:pt idx="44">
                  <c:v>-6.6931528866290755</c:v>
                </c:pt>
                <c:pt idx="45">
                  <c:v>-6.6637621253728359</c:v>
                </c:pt>
                <c:pt idx="46">
                  <c:v>-6.6091755017638203</c:v>
                </c:pt>
                <c:pt idx="47">
                  <c:v>-6.5288743101060041</c:v>
                </c:pt>
                <c:pt idx="48">
                  <c:v>-6.4226783908903133</c:v>
                </c:pt>
                <c:pt idx="49">
                  <c:v>-6.2909015290438939</c:v>
                </c:pt>
                <c:pt idx="50">
                  <c:v>-6.1341956287622059</c:v>
                </c:pt>
                <c:pt idx="51">
                  <c:v>-5.9531741715967286</c:v>
                </c:pt>
                <c:pt idx="52">
                  <c:v>-5.7480548858642218</c:v>
                </c:pt>
                <c:pt idx="53">
                  <c:v>-5.5185722284018954</c:v>
                </c:pt>
                <c:pt idx="54">
                  <c:v>-5.2641750477254368</c:v>
                </c:pt>
                <c:pt idx="55">
                  <c:v>-4.9844167873263334</c:v>
                </c:pt>
                <c:pt idx="56">
                  <c:v>-4.6792799435555921</c:v>
                </c:pt>
                <c:pt idx="57">
                  <c:v>-4.3492354072630368</c:v>
                </c:pt>
                <c:pt idx="58">
                  <c:v>-3.9950349815189803</c:v>
                </c:pt>
                <c:pt idx="59">
                  <c:v>-3.617335693538184</c:v>
                </c:pt>
                <c:pt idx="60">
                  <c:v>-3.216443216800688</c:v>
                </c:pt>
                <c:pt idx="61">
                  <c:v>-2.7923144325613976</c:v>
                </c:pt>
                <c:pt idx="62">
                  <c:v>-2.3448223326355211</c:v>
                </c:pt>
                <c:pt idx="63">
                  <c:v>-1.8741199672222093</c:v>
                </c:pt>
                <c:pt idx="64">
                  <c:v>-1.3808746095746716</c:v>
                </c:pt>
                <c:pt idx="65">
                  <c:v>-0.86622821269556349</c:v>
                </c:pt>
                <c:pt idx="66">
                  <c:v>-0.33155182460322924</c:v>
                </c:pt>
                <c:pt idx="67">
                  <c:v>0.22191063493955876</c:v>
                </c:pt>
                <c:pt idx="68">
                  <c:v>0.79322193358093118</c:v>
                </c:pt>
                <c:pt idx="69">
                  <c:v>1.3816641949117137</c:v>
                </c:pt>
                <c:pt idx="70">
                  <c:v>1.9864667113870349</c:v>
                </c:pt>
                <c:pt idx="71">
                  <c:v>2.6064993236213865</c:v>
                </c:pt>
                <c:pt idx="72">
                  <c:v>3.2401448652148219</c:v>
                </c:pt>
                <c:pt idx="73">
                  <c:v>3.8854049317538735</c:v>
                </c:pt>
                <c:pt idx="74">
                  <c:v>4.5401857025921313</c:v>
                </c:pt>
                <c:pt idx="75">
                  <c:v>5.2026774711906878</c:v>
                </c:pt>
                <c:pt idx="76">
                  <c:v>5.8711802490055307</c:v>
                </c:pt>
                <c:pt idx="77">
                  <c:v>6.5444324925541704</c:v>
                </c:pt>
                <c:pt idx="78">
                  <c:v>7.2210219562053499</c:v>
                </c:pt>
                <c:pt idx="79">
                  <c:v>7.8992174863814748</c:v>
                </c:pt>
                <c:pt idx="80">
                  <c:v>8.5769314527511433</c:v>
                </c:pt>
                <c:pt idx="81">
                  <c:v>9.2518892347812169</c:v>
                </c:pt>
                <c:pt idx="82">
                  <c:v>9.9219306260347224</c:v>
                </c:pt>
                <c:pt idx="83">
                  <c:v>10.585242077708202</c:v>
                </c:pt>
                <c:pt idx="84">
                  <c:v>11.240397682785954</c:v>
                </c:pt>
                <c:pt idx="85">
                  <c:v>11.886177308857395</c:v>
                </c:pt>
                <c:pt idx="86">
                  <c:v>12.521299347281431</c:v>
                </c:pt>
                <c:pt idx="87">
                  <c:v>13.144255068898149</c:v>
                </c:pt>
                <c:pt idx="88">
                  <c:v>13.753318870067568</c:v>
                </c:pt>
                <c:pt idx="89">
                  <c:v>14.346743801236123</c:v>
                </c:pt>
                <c:pt idx="90">
                  <c:v>14.922779497504195</c:v>
                </c:pt>
                <c:pt idx="91">
                  <c:v>15.480860719084705</c:v>
                </c:pt>
                <c:pt idx="92">
                  <c:v>16.020026046037671</c:v>
                </c:pt>
                <c:pt idx="93">
                  <c:v>16.539725607633585</c:v>
                </c:pt>
                <c:pt idx="94">
                  <c:v>17.039315611123996</c:v>
                </c:pt>
                <c:pt idx="95">
                  <c:v>17.517954173684082</c:v>
                </c:pt>
                <c:pt idx="96">
                  <c:v>17.974647429585438</c:v>
                </c:pt>
                <c:pt idx="97">
                  <c:v>18.408473235368707</c:v>
                </c:pt>
                <c:pt idx="98">
                  <c:v>18.818796336650813</c:v>
                </c:pt>
                <c:pt idx="99">
                  <c:v>19.205355459451635</c:v>
                </c:pt>
                <c:pt idx="100">
                  <c:v>19.568165972828865</c:v>
                </c:pt>
                <c:pt idx="101">
                  <c:v>19.907291060686106</c:v>
                </c:pt>
                <c:pt idx="102">
                  <c:v>20.222645339369755</c:v>
                </c:pt>
                <c:pt idx="103">
                  <c:v>20.513921427726736</c:v>
                </c:pt>
                <c:pt idx="104">
                  <c:v>20.780704361200318</c:v>
                </c:pt>
                <c:pt idx="105">
                  <c:v>21.02268163561817</c:v>
                </c:pt>
                <c:pt idx="106">
                  <c:v>21.239829343557357</c:v>
                </c:pt>
                <c:pt idx="107">
                  <c:v>21.432434374093987</c:v>
                </c:pt>
                <c:pt idx="108">
                  <c:v>21.600954383611636</c:v>
                </c:pt>
                <c:pt idx="109">
                  <c:v>21.745824828743885</c:v>
                </c:pt>
                <c:pt idx="110">
                  <c:v>21.867276245355598</c:v>
                </c:pt>
                <c:pt idx="111">
                  <c:v>21.965339371561974</c:v>
                </c:pt>
                <c:pt idx="112">
                  <c:v>22.03999713063239</c:v>
                </c:pt>
                <c:pt idx="113">
                  <c:v>22.091387844085666</c:v>
                </c:pt>
                <c:pt idx="114">
                  <c:v>22.119935014843907</c:v>
                </c:pt>
                <c:pt idx="115">
                  <c:v>22.126331958174653</c:v>
                </c:pt>
                <c:pt idx="116">
                  <c:v>22.111393234133701</c:v>
                </c:pt>
                <c:pt idx="117">
                  <c:v>22.075842896103843</c:v>
                </c:pt>
                <c:pt idx="118">
                  <c:v>22.020213738083797</c:v>
                </c:pt>
                <c:pt idx="119">
                  <c:v>21.944883155822733</c:v>
                </c:pt>
                <c:pt idx="120">
                  <c:v>21.850250744819597</c:v>
                </c:pt>
                <c:pt idx="121">
                  <c:v>21.736921021342255</c:v>
                </c:pt>
                <c:pt idx="122">
                  <c:v>21.605773437023117</c:v>
                </c:pt>
                <c:pt idx="123">
                  <c:v>21.457926517724939</c:v>
                </c:pt>
                <c:pt idx="124">
                  <c:v>21.294538065791095</c:v>
                </c:pt>
                <c:pt idx="125">
                  <c:v>21.116653177142133</c:v>
                </c:pt>
                <c:pt idx="126">
                  <c:v>20.924802938103667</c:v>
                </c:pt>
                <c:pt idx="127">
                  <c:v>20.720322749018628</c:v>
                </c:pt>
                <c:pt idx="128">
                  <c:v>20.503680512309064</c:v>
                </c:pt>
                <c:pt idx="129">
                  <c:v>20.275578081607776</c:v>
                </c:pt>
                <c:pt idx="130">
                  <c:v>20.037849497795055</c:v>
                </c:pt>
                <c:pt idx="131">
                  <c:v>19.791546687483763</c:v>
                </c:pt>
                <c:pt idx="132">
                  <c:v>19.538003343343725</c:v>
                </c:pt>
                <c:pt idx="133">
                  <c:v>19.27835336029527</c:v>
                </c:pt>
                <c:pt idx="134">
                  <c:v>19.013525712490065</c:v>
                </c:pt>
                <c:pt idx="135">
                  <c:v>18.744357159733735</c:v>
                </c:pt>
                <c:pt idx="136">
                  <c:v>18.471740815043439</c:v>
                </c:pt>
                <c:pt idx="137">
                  <c:v>18.196737143397293</c:v>
                </c:pt>
                <c:pt idx="138">
                  <c:v>17.920573961734771</c:v>
                </c:pt>
                <c:pt idx="139">
                  <c:v>17.644535440206493</c:v>
                </c:pt>
                <c:pt idx="140">
                  <c:v>17.369764012098262</c:v>
                </c:pt>
                <c:pt idx="141">
                  <c:v>17.097156205773334</c:v>
                </c:pt>
                <c:pt idx="142">
                  <c:v>16.827391675114612</c:v>
                </c:pt>
                <c:pt idx="143">
                  <c:v>16.56106127500534</c:v>
                </c:pt>
                <c:pt idx="144">
                  <c:v>16.298810505866957</c:v>
                </c:pt>
                <c:pt idx="145">
                  <c:v>16.041438558697681</c:v>
                </c:pt>
                <c:pt idx="146">
                  <c:v>15.789840254187546</c:v>
                </c:pt>
                <c:pt idx="147">
                  <c:v>15.544871136546135</c:v>
                </c:pt>
                <c:pt idx="148">
                  <c:v>15.307193782925561</c:v>
                </c:pt>
                <c:pt idx="149">
                  <c:v>15.07721632719036</c:v>
                </c:pt>
                <c:pt idx="150">
                  <c:v>14.855143690109239</c:v>
                </c:pt>
                <c:pt idx="151">
                  <c:v>14.641124439239492</c:v>
                </c:pt>
                <c:pt idx="152">
                  <c:v>14.435397648811298</c:v>
                </c:pt>
                <c:pt idx="153">
                  <c:v>14.238327053189247</c:v>
                </c:pt>
                <c:pt idx="154">
                  <c:v>14.050333593785755</c:v>
                </c:pt>
                <c:pt idx="155">
                  <c:v>13.871761366724932</c:v>
                </c:pt>
                <c:pt idx="156">
                  <c:v>13.702740155160399</c:v>
                </c:pt>
                <c:pt idx="157">
                  <c:v>13.54316920638079</c:v>
                </c:pt>
                <c:pt idx="158">
                  <c:v>13.392801761627153</c:v>
                </c:pt>
                <c:pt idx="159">
                  <c:v>13.251396185159667</c:v>
                </c:pt>
                <c:pt idx="160">
                  <c:v>13.118826963007397</c:v>
                </c:pt>
                <c:pt idx="161">
                  <c:v>12.995104341208934</c:v>
                </c:pt>
                <c:pt idx="162">
                  <c:v>12.88026845008131</c:v>
                </c:pt>
                <c:pt idx="163">
                  <c:v>12.774262936413283</c:v>
                </c:pt>
                <c:pt idx="164">
                  <c:v>12.676835064589925</c:v>
                </c:pt>
                <c:pt idx="165">
                  <c:v>12.587551085650883</c:v>
                </c:pt>
                <c:pt idx="166">
                  <c:v>12.505892720818482</c:v>
                </c:pt>
                <c:pt idx="167">
                  <c:v>12.431413413584202</c:v>
                </c:pt>
                <c:pt idx="168">
                  <c:v>12.363813467323768</c:v>
                </c:pt>
                <c:pt idx="169">
                  <c:v>12.302919553220251</c:v>
                </c:pt>
                <c:pt idx="170">
                  <c:v>12.248575419187516</c:v>
                </c:pt>
                <c:pt idx="171">
                  <c:v>12.200512106716594</c:v>
                </c:pt>
                <c:pt idx="172">
                  <c:v>12.158294159173916</c:v>
                </c:pt>
                <c:pt idx="173">
                  <c:v>12.121351213753185</c:v>
                </c:pt>
                <c:pt idx="174">
                  <c:v>12.089094977080794</c:v>
                </c:pt>
                <c:pt idx="175">
                  <c:v>12.061043885350227</c:v>
                </c:pt>
                <c:pt idx="176">
                  <c:v>12.036857257783362</c:v>
                </c:pt>
                <c:pt idx="177">
                  <c:v>12.016301143169402</c:v>
                </c:pt>
                <c:pt idx="178">
                  <c:v>11.999136467277998</c:v>
                </c:pt>
                <c:pt idx="179">
                  <c:v>11.985003764927358</c:v>
                </c:pt>
                <c:pt idx="180">
                  <c:v>11.973400980234128</c:v>
                </c:pt>
                <c:pt idx="181">
                  <c:v>11.963785926997639</c:v>
                </c:pt>
                <c:pt idx="182">
                  <c:v>11.955449920892665</c:v>
                </c:pt>
                <c:pt idx="183">
                  <c:v>11.948021543025948</c:v>
                </c:pt>
                <c:pt idx="184">
                  <c:v>11.94121305048462</c:v>
                </c:pt>
                <c:pt idx="185">
                  <c:v>11.934722185134886</c:v>
                </c:pt>
                <c:pt idx="186">
                  <c:v>11.928262057900408</c:v>
                </c:pt>
                <c:pt idx="187">
                  <c:v>11.921454419195605</c:v>
                </c:pt>
                <c:pt idx="188">
                  <c:v>11.913771598041023</c:v>
                </c:pt>
                <c:pt idx="189">
                  <c:v>11.904645793139892</c:v>
                </c:pt>
                <c:pt idx="190">
                  <c:v>11.893541648983911</c:v>
                </c:pt>
                <c:pt idx="191">
                  <c:v>11.880049324035612</c:v>
                </c:pt>
                <c:pt idx="192">
                  <c:v>11.86386485248803</c:v>
                </c:pt>
                <c:pt idx="193">
                  <c:v>11.844724398851355</c:v>
                </c:pt>
                <c:pt idx="194">
                  <c:v>11.822307774424528</c:v>
                </c:pt>
                <c:pt idx="195">
                  <c:v>11.796188914775813</c:v>
                </c:pt>
                <c:pt idx="196">
                  <c:v>11.765844418108436</c:v>
                </c:pt>
                <c:pt idx="197">
                  <c:v>11.730734659731363</c:v>
                </c:pt>
                <c:pt idx="198">
                  <c:v>11.69039515256881</c:v>
                </c:pt>
                <c:pt idx="199">
                  <c:v>11.644487777352291</c:v>
                </c:pt>
                <c:pt idx="200">
                  <c:v>11.592763213813269</c:v>
                </c:pt>
                <c:pt idx="201">
                  <c:v>11.534996902942607</c:v>
                </c:pt>
                <c:pt idx="202">
                  <c:v>11.4709053710103</c:v>
                </c:pt>
                <c:pt idx="203">
                  <c:v>11.400107806920959</c:v>
                </c:pt>
                <c:pt idx="204">
                  <c:v>11.322173023223867</c:v>
                </c:pt>
                <c:pt idx="205">
                  <c:v>11.236683493852594</c:v>
                </c:pt>
                <c:pt idx="206">
                  <c:v>11.143325006961819</c:v>
                </c:pt>
                <c:pt idx="207">
                  <c:v>11.041911426186561</c:v>
                </c:pt>
                <c:pt idx="208">
                  <c:v>10.932343706488568</c:v>
                </c:pt>
                <c:pt idx="209">
                  <c:v>10.814530487358548</c:v>
                </c:pt>
                <c:pt idx="210">
                  <c:v>10.688322347402561</c:v>
                </c:pt>
                <c:pt idx="211">
                  <c:v>10.553503265976904</c:v>
                </c:pt>
                <c:pt idx="212">
                  <c:v>10.409827338159079</c:v>
                </c:pt>
                <c:pt idx="213">
                  <c:v>10.257110135257214</c:v>
                </c:pt>
                <c:pt idx="214">
                  <c:v>10.095279081165746</c:v>
                </c:pt>
                <c:pt idx="215">
                  <c:v>9.9243879675865081</c:v>
                </c:pt>
                <c:pt idx="216">
                  <c:v>9.7439577922224512</c:v>
                </c:pt>
                <c:pt idx="217">
                  <c:v>9.5553094401955168</c:v>
                </c:pt>
                <c:pt idx="218">
                  <c:v>9.3578913331031437</c:v>
                </c:pt>
                <c:pt idx="219">
                  <c:v>9.1517111554741692</c:v>
                </c:pt>
                <c:pt idx="220">
                  <c:v>8.9367774456739095</c:v>
                </c:pt>
                <c:pt idx="221">
                  <c:v>8.7131696105002998</c:v>
                </c:pt>
                <c:pt idx="222">
                  <c:v>8.4810746401547927</c:v>
                </c:pt>
                <c:pt idx="223">
                  <c:v>8.2407785698771452</c:v>
                </c:pt>
                <c:pt idx="224">
                  <c:v>7.9926118344068282</c:v>
                </c:pt>
                <c:pt idx="225">
                  <c:v>7.7368783995508634</c:v>
                </c:pt>
                <c:pt idx="226">
                  <c:v>7.4738147780299053</c:v>
                </c:pt>
                <c:pt idx="227">
                  <c:v>7.2036147907376096</c:v>
                </c:pt>
                <c:pt idx="228">
                  <c:v>6.926482931524502</c:v>
                </c:pt>
                <c:pt idx="229">
                  <c:v>6.64269669726486</c:v>
                </c:pt>
                <c:pt idx="230">
                  <c:v>6.3526134185492493</c:v>
                </c:pt>
                <c:pt idx="231">
                  <c:v>6.0566741019486887</c:v>
                </c:pt>
                <c:pt idx="232">
                  <c:v>5.7553287193179123</c:v>
                </c:pt>
                <c:pt idx="233">
                  <c:v>5.4489657662808888</c:v>
                </c:pt>
                <c:pt idx="234">
                  <c:v>5.1379105545580357</c:v>
                </c:pt>
                <c:pt idx="235">
                  <c:v>4.8224341772496686</c:v>
                </c:pt>
                <c:pt idx="236">
                  <c:v>4.502823096513743</c:v>
                </c:pt>
                <c:pt idx="237">
                  <c:v>4.1794346429407554</c:v>
                </c:pt>
                <c:pt idx="238">
                  <c:v>3.8526901848614199</c:v>
                </c:pt>
                <c:pt idx="239">
                  <c:v>3.5230584785342214</c:v>
                </c:pt>
                <c:pt idx="240">
                  <c:v>3.19098415933549</c:v>
                </c:pt>
                <c:pt idx="241">
                  <c:v>2.8568399269133775</c:v>
                </c:pt>
                <c:pt idx="242">
                  <c:v>2.5207478798925833</c:v>
                </c:pt>
                <c:pt idx="243">
                  <c:v>2.1833422053605283</c:v>
                </c:pt>
                <c:pt idx="244">
                  <c:v>1.8447038043290356</c:v>
                </c:pt>
                <c:pt idx="245">
                  <c:v>1.5051679143682108</c:v>
                </c:pt>
                <c:pt idx="246">
                  <c:v>1.1651163071393955</c:v>
                </c:pt>
                <c:pt idx="247">
                  <c:v>0.82495258050039089</c:v>
                </c:pt>
                <c:pt idx="248">
                  <c:v>0.48504249667748767</c:v>
                </c:pt>
                <c:pt idx="249">
                  <c:v>0.14567745407111918</c:v>
                </c:pt>
                <c:pt idx="250">
                  <c:v>-0.19277450374793237</c:v>
                </c:pt>
                <c:pt idx="251">
                  <c:v>-0.53034909116104245</c:v>
                </c:pt>
                <c:pt idx="252">
                  <c:v>-0.86674931980669423</c:v>
                </c:pt>
                <c:pt idx="253">
                  <c:v>-1.2016838846728157</c:v>
                </c:pt>
                <c:pt idx="254">
                  <c:v>-1.5348438570275853</c:v>
                </c:pt>
                <c:pt idx="255">
                  <c:v>-1.865917799994345</c:v>
                </c:pt>
                <c:pt idx="256">
                  <c:v>-2.1946388896554669</c:v>
                </c:pt>
                <c:pt idx="257">
                  <c:v>-2.5208151195198241</c:v>
                </c:pt>
                <c:pt idx="258">
                  <c:v>-2.8442934393882715</c:v>
                </c:pt>
                <c:pt idx="259">
                  <c:v>-3.164938729628918</c:v>
                </c:pt>
                <c:pt idx="260">
                  <c:v>-3.4825881209224452</c:v>
                </c:pt>
                <c:pt idx="261">
                  <c:v>-3.7970354117453065</c:v>
                </c:pt>
                <c:pt idx="262">
                  <c:v>-4.1080436624586536</c:v>
                </c:pt>
                <c:pt idx="263">
                  <c:v>-4.4153859660029404</c:v>
                </c:pt>
                <c:pt idx="264">
                  <c:v>-4.7188838705420464</c:v>
                </c:pt>
                <c:pt idx="265">
                  <c:v>-5.0184216812252984</c:v>
                </c:pt>
                <c:pt idx="266">
                  <c:v>-5.3139255411922894</c:v>
                </c:pt>
                <c:pt idx="267">
                  <c:v>-5.6053220205008927</c:v>
                </c:pt>
                <c:pt idx="268">
                  <c:v>-5.8925014011561858</c:v>
                </c:pt>
                <c:pt idx="269">
                  <c:v>-6.1753146886824997</c:v>
                </c:pt>
                <c:pt idx="270">
                  <c:v>-6.4535979464650142</c:v>
                </c:pt>
                <c:pt idx="271">
                  <c:v>-6.7272043146192599</c:v>
                </c:pt>
                <c:pt idx="272">
                  <c:v>-6.9960377365350235</c:v>
                </c:pt>
                <c:pt idx="273">
                  <c:v>-7.2592985942959602</c:v>
                </c:pt>
                <c:pt idx="274">
                  <c:v>-7.5184337139129571</c:v>
                </c:pt>
                <c:pt idx="275">
                  <c:v>-7.7728027179836747</c:v>
                </c:pt>
                <c:pt idx="276">
                  <c:v>-8.022287777066186</c:v>
                </c:pt>
                <c:pt idx="277">
                  <c:v>-8.2668103381991358</c:v>
                </c:pt>
                <c:pt idx="278">
                  <c:v>-8.5062824562191537</c:v>
                </c:pt>
                <c:pt idx="279">
                  <c:v>-8.740649485588051</c:v>
                </c:pt>
                <c:pt idx="280">
                  <c:v>-8.9698986187577159</c:v>
                </c:pt>
                <c:pt idx="281">
                  <c:v>-9.1940657168626725</c:v>
                </c:pt>
                <c:pt idx="282">
                  <c:v>-9.4132079869508587</c:v>
                </c:pt>
                <c:pt idx="283">
                  <c:v>-9.6273715361952714</c:v>
                </c:pt>
                <c:pt idx="284">
                  <c:v>-9.836571733653539</c:v>
                </c:pt>
                <c:pt idx="285">
                  <c:v>-10.040799187123767</c:v>
                </c:pt>
                <c:pt idx="286">
                  <c:v>-10.240043650567483</c:v>
                </c:pt>
                <c:pt idx="287">
                  <c:v>-10.434328177571265</c:v>
                </c:pt>
                <c:pt idx="288">
                  <c:v>-10.623725344240629</c:v>
                </c:pt>
                <c:pt idx="289">
                  <c:v>-10.808336757123458</c:v>
                </c:pt>
                <c:pt idx="290">
                  <c:v>-10.988286222517468</c:v>
                </c:pt>
                <c:pt idx="291">
                  <c:v>-11.163672785460912</c:v>
                </c:pt>
                <c:pt idx="292">
                  <c:v>-11.334566460549782</c:v>
                </c:pt>
                <c:pt idx="293">
                  <c:v>-11.501015062630124</c:v>
                </c:pt>
                <c:pt idx="294">
                  <c:v>-11.663069821894144</c:v>
                </c:pt>
                <c:pt idx="295">
                  <c:v>-11.820821245014614</c:v>
                </c:pt>
                <c:pt idx="296">
                  <c:v>-11.973749345540975</c:v>
                </c:pt>
                <c:pt idx="297">
                  <c:v>-12.12295898795124</c:v>
                </c:pt>
                <c:pt idx="298">
                  <c:v>-12.268679000437219</c:v>
                </c:pt>
                <c:pt idx="299">
                  <c:v>-12.410660062730264</c:v>
                </c:pt>
                <c:pt idx="300">
                  <c:v>-12.54900207370515</c:v>
                </c:pt>
                <c:pt idx="301">
                  <c:v>-12.683791270852078</c:v>
                </c:pt>
                <c:pt idx="302">
                  <c:v>-12.815120722353454</c:v>
                </c:pt>
                <c:pt idx="303">
                  <c:v>-12.943109965324364</c:v>
                </c:pt>
                <c:pt idx="304">
                  <c:v>-13.067906713485693</c:v>
                </c:pt>
                <c:pt idx="305">
                  <c:v>-13.189671488106203</c:v>
                </c:pt>
                <c:pt idx="306">
                  <c:v>-13.308561395108665</c:v>
                </c:pt>
                <c:pt idx="307">
                  <c:v>-13.4247002407908</c:v>
                </c:pt>
                <c:pt idx="308">
                  <c:v>-13.538182801008176</c:v>
                </c:pt>
                <c:pt idx="309">
                  <c:v>-13.649097874760626</c:v>
                </c:pt>
                <c:pt idx="310">
                  <c:v>-13.757539384067019</c:v>
                </c:pt>
                <c:pt idx="311">
                  <c:v>-13.863620035350307</c:v>
                </c:pt>
                <c:pt idx="312">
                  <c:v>-13.96747644245619</c:v>
                </c:pt>
                <c:pt idx="313">
                  <c:v>-14.069252903759457</c:v>
                </c:pt>
                <c:pt idx="314">
                  <c:v>-14.169078348576971</c:v>
                </c:pt>
                <c:pt idx="315">
                  <c:v>-14.267047552764359</c:v>
                </c:pt>
                <c:pt idx="316">
                  <c:v>-14.363231384754139</c:v>
                </c:pt>
                <c:pt idx="317">
                  <c:v>-14.457689613103824</c:v>
                </c:pt>
                <c:pt idx="318">
                  <c:v>-14.550487983226727</c:v>
                </c:pt>
                <c:pt idx="319">
                  <c:v>-14.641713586449571</c:v>
                </c:pt>
                <c:pt idx="320">
                  <c:v>-14.731477421522133</c:v>
                </c:pt>
                <c:pt idx="321">
                  <c:v>-14.819683858752208</c:v>
                </c:pt>
                <c:pt idx="322">
                  <c:v>-14.906720539927438</c:v>
                </c:pt>
                <c:pt idx="323">
                  <c:v>-14.992619910836181</c:v>
                </c:pt>
                <c:pt idx="324">
                  <c:v>-15.077084836363744</c:v>
                </c:pt>
                <c:pt idx="325">
                  <c:v>-15.160557603836015</c:v>
                </c:pt>
                <c:pt idx="326">
                  <c:v>-15.242947706580111</c:v>
                </c:pt>
                <c:pt idx="327">
                  <c:v>-15.324241483211511</c:v>
                </c:pt>
                <c:pt idx="328">
                  <c:v>-15.40428695082659</c:v>
                </c:pt>
                <c:pt idx="329">
                  <c:v>-15.483519566059096</c:v>
                </c:pt>
                <c:pt idx="330">
                  <c:v>-15.56181637644767</c:v>
                </c:pt>
                <c:pt idx="331">
                  <c:v>-15.639153474569317</c:v>
                </c:pt>
                <c:pt idx="332">
                  <c:v>-15.715527445077877</c:v>
                </c:pt>
                <c:pt idx="333">
                  <c:v>-15.790921211242672</c:v>
                </c:pt>
                <c:pt idx="334">
                  <c:v>-15.865329650044433</c:v>
                </c:pt>
                <c:pt idx="335">
                  <c:v>-15.938751053810115</c:v>
                </c:pt>
                <c:pt idx="336">
                  <c:v>-16.011192253231972</c:v>
                </c:pt>
                <c:pt idx="337">
                  <c:v>-16.082653248310066</c:v>
                </c:pt>
                <c:pt idx="338">
                  <c:v>-16.153115254640554</c:v>
                </c:pt>
                <c:pt idx="339">
                  <c:v>-16.222544118762016</c:v>
                </c:pt>
                <c:pt idx="340">
                  <c:v>-16.290886902809088</c:v>
                </c:pt>
                <c:pt idx="341">
                  <c:v>-16.358090668916681</c:v>
                </c:pt>
                <c:pt idx="342">
                  <c:v>-16.424111017584799</c:v>
                </c:pt>
                <c:pt idx="343">
                  <c:v>-16.488811334967611</c:v>
                </c:pt>
                <c:pt idx="344">
                  <c:v>-16.552145513892125</c:v>
                </c:pt>
                <c:pt idx="345">
                  <c:v>-16.614376536011683</c:v>
                </c:pt>
                <c:pt idx="346">
                  <c:v>-16.675248250365257</c:v>
                </c:pt>
                <c:pt idx="347">
                  <c:v>-16.73467015027996</c:v>
                </c:pt>
                <c:pt idx="348">
                  <c:v>-16.792555144429187</c:v>
                </c:pt>
                <c:pt idx="349">
                  <c:v>-16.848881033062927</c:v>
                </c:pt>
                <c:pt idx="350">
                  <c:v>-16.903536817431412</c:v>
                </c:pt>
                <c:pt idx="351">
                  <c:v>-16.956408083438866</c:v>
                </c:pt>
                <c:pt idx="352">
                  <c:v>-17.007421401143031</c:v>
                </c:pt>
                <c:pt idx="353">
                  <c:v>-17.056655323505378</c:v>
                </c:pt>
                <c:pt idx="354">
                  <c:v>-17.103925421833981</c:v>
                </c:pt>
                <c:pt idx="355">
                  <c:v>-17.148441043496096</c:v>
                </c:pt>
                <c:pt idx="356">
                  <c:v>-17.190787920355756</c:v>
                </c:pt>
                <c:pt idx="357">
                  <c:v>-17.231437370181059</c:v>
                </c:pt>
                <c:pt idx="358">
                  <c:v>-17.269841229915603</c:v>
                </c:pt>
                <c:pt idx="359">
                  <c:v>-17.305755302309937</c:v>
                </c:pt>
                <c:pt idx="360">
                  <c:v>-17.339094203710509</c:v>
                </c:pt>
                <c:pt idx="361">
                  <c:v>-17.369963809847818</c:v>
                </c:pt>
                <c:pt idx="362">
                  <c:v>-17.398147246241528</c:v>
                </c:pt>
                <c:pt idx="363">
                  <c:v>-17.422650647163344</c:v>
                </c:pt>
                <c:pt idx="364">
                  <c:v>-17.44414342045782</c:v>
                </c:pt>
                <c:pt idx="365">
                  <c:v>-17.463486233353574</c:v>
                </c:pt>
                <c:pt idx="366">
                  <c:v>-17.479915755987122</c:v>
                </c:pt>
                <c:pt idx="367">
                  <c:v>-17.493174129724455</c:v>
                </c:pt>
                <c:pt idx="368">
                  <c:v>-17.503179386258104</c:v>
                </c:pt>
                <c:pt idx="369">
                  <c:v>-17.509946894645644</c:v>
                </c:pt>
                <c:pt idx="370">
                  <c:v>-17.513340041041367</c:v>
                </c:pt>
                <c:pt idx="371">
                  <c:v>-17.513271734118426</c:v>
                </c:pt>
                <c:pt idx="372">
                  <c:v>-17.508568802475878</c:v>
                </c:pt>
                <c:pt idx="373">
                  <c:v>-17.500098744034712</c:v>
                </c:pt>
                <c:pt idx="374">
                  <c:v>-17.48897837698458</c:v>
                </c:pt>
                <c:pt idx="375">
                  <c:v>-17.474295803904486</c:v>
                </c:pt>
                <c:pt idx="376">
                  <c:v>-17.455817073583567</c:v>
                </c:pt>
                <c:pt idx="377">
                  <c:v>-17.433485832810359</c:v>
                </c:pt>
                <c:pt idx="378">
                  <c:v>-17.407250851392714</c:v>
                </c:pt>
                <c:pt idx="379">
                  <c:v>-17.376668134331684</c:v>
                </c:pt>
                <c:pt idx="380">
                  <c:v>-17.341674497723542</c:v>
                </c:pt>
                <c:pt idx="381">
                  <c:v>-17.302205049991557</c:v>
                </c:pt>
                <c:pt idx="382">
                  <c:v>-17.258533018827382</c:v>
                </c:pt>
                <c:pt idx="383">
                  <c:v>-17.211254382133472</c:v>
                </c:pt>
                <c:pt idx="384">
                  <c:v>-17.159622886776912</c:v>
                </c:pt>
                <c:pt idx="385">
                  <c:v>-17.104015928506808</c:v>
                </c:pt>
                <c:pt idx="386">
                  <c:v>-17.043678715825063</c:v>
                </c:pt>
                <c:pt idx="387">
                  <c:v>-16.979101350903498</c:v>
                </c:pt>
                <c:pt idx="388">
                  <c:v>-16.910811504721625</c:v>
                </c:pt>
                <c:pt idx="389">
                  <c:v>-16.838216614723152</c:v>
                </c:pt>
                <c:pt idx="390">
                  <c:v>-16.761897289752955</c:v>
                </c:pt>
                <c:pt idx="391">
                  <c:v>-16.681406119465823</c:v>
                </c:pt>
                <c:pt idx="392">
                  <c:v>-16.59687630236148</c:v>
                </c:pt>
                <c:pt idx="393">
                  <c:v>-16.508791109919542</c:v>
                </c:pt>
                <c:pt idx="394">
                  <c:v>-16.416583594679828</c:v>
                </c:pt>
                <c:pt idx="395">
                  <c:v>-16.318438500165939</c:v>
                </c:pt>
                <c:pt idx="396">
                  <c:v>-16.216340142488452</c:v>
                </c:pt>
                <c:pt idx="397">
                  <c:v>-16.110242414474488</c:v>
                </c:pt>
                <c:pt idx="398">
                  <c:v>-16.000420251488634</c:v>
                </c:pt>
                <c:pt idx="399">
                  <c:v>-15.886670440435402</c:v>
                </c:pt>
                <c:pt idx="400">
                  <c:v>-15.769435268640514</c:v>
                </c:pt>
                <c:pt idx="401">
                  <c:v>-15.648313432931864</c:v>
                </c:pt>
                <c:pt idx="402">
                  <c:v>-15.52390091121196</c:v>
                </c:pt>
                <c:pt idx="403">
                  <c:v>-15.395608556270558</c:v>
                </c:pt>
                <c:pt idx="404">
                  <c:v>-15.2630521416664</c:v>
                </c:pt>
                <c:pt idx="405">
                  <c:v>-15.126924982666962</c:v>
                </c:pt>
                <c:pt idx="406">
                  <c:v>-14.987604475021362</c:v>
                </c:pt>
                <c:pt idx="407">
                  <c:v>-14.844812268018684</c:v>
                </c:pt>
                <c:pt idx="408">
                  <c:v>-14.699069201946232</c:v>
                </c:pt>
                <c:pt idx="409">
                  <c:v>-14.549861267209021</c:v>
                </c:pt>
                <c:pt idx="410">
                  <c:v>-14.397605136036834</c:v>
                </c:pt>
                <c:pt idx="411">
                  <c:v>-14.241874743997995</c:v>
                </c:pt>
                <c:pt idx="412">
                  <c:v>-14.083056879043559</c:v>
                </c:pt>
                <c:pt idx="413">
                  <c:v>-13.921643351018405</c:v>
                </c:pt>
                <c:pt idx="414">
                  <c:v>-13.757179918885226</c:v>
                </c:pt>
                <c:pt idx="415">
                  <c:v>-13.590029463171922</c:v>
                </c:pt>
                <c:pt idx="416">
                  <c:v>-13.419803488254544</c:v>
                </c:pt>
                <c:pt idx="417">
                  <c:v>-13.24694769680498</c:v>
                </c:pt>
                <c:pt idx="418">
                  <c:v>-13.071852292120445</c:v>
                </c:pt>
                <c:pt idx="419">
                  <c:v>-12.89423294663429</c:v>
                </c:pt>
                <c:pt idx="420">
                  <c:v>-12.714501209557039</c:v>
                </c:pt>
                <c:pt idx="421">
                  <c:v>-12.532475213706453</c:v>
                </c:pt>
                <c:pt idx="422">
                  <c:v>-12.348235219716999</c:v>
                </c:pt>
                <c:pt idx="423">
                  <c:v>-12.161809404194301</c:v>
                </c:pt>
                <c:pt idx="424">
                  <c:v>-11.973319011926611</c:v>
                </c:pt>
                <c:pt idx="425">
                  <c:v>-11.783147415518714</c:v>
                </c:pt>
                <c:pt idx="426">
                  <c:v>-11.591152024269055</c:v>
                </c:pt>
                <c:pt idx="427">
                  <c:v>-11.397230377793282</c:v>
                </c:pt>
                <c:pt idx="428">
                  <c:v>-11.201719741523236</c:v>
                </c:pt>
                <c:pt idx="429">
                  <c:v>-11.004705499112601</c:v>
                </c:pt>
                <c:pt idx="430">
                  <c:v>-10.805858069658251</c:v>
                </c:pt>
                <c:pt idx="431">
                  <c:v>-10.60568975508213</c:v>
                </c:pt>
                <c:pt idx="432">
                  <c:v>-10.404337169229947</c:v>
                </c:pt>
                <c:pt idx="433">
                  <c:v>-10.201743105053875</c:v>
                </c:pt>
                <c:pt idx="434">
                  <c:v>-9.9980612531304196</c:v>
                </c:pt>
                <c:pt idx="435">
                  <c:v>-9.7934051737188739</c:v>
                </c:pt>
                <c:pt idx="436">
                  <c:v>-9.5878149971365616</c:v>
                </c:pt>
                <c:pt idx="437">
                  <c:v>-9.3814136758446143</c:v>
                </c:pt>
                <c:pt idx="438">
                  <c:v>-9.1742123097180883</c:v>
                </c:pt>
                <c:pt idx="439">
                  <c:v>-8.9663509279489109</c:v>
                </c:pt>
                <c:pt idx="440">
                  <c:v>-8.7577894002198775</c:v>
                </c:pt>
                <c:pt idx="441">
                  <c:v>-8.5486694633960187</c:v>
                </c:pt>
                <c:pt idx="442">
                  <c:v>-8.3389663562178171</c:v>
                </c:pt>
                <c:pt idx="443">
                  <c:v>-8.1287680238485258</c:v>
                </c:pt>
                <c:pt idx="444">
                  <c:v>-7.9181871727108568</c:v>
                </c:pt>
                <c:pt idx="445">
                  <c:v>-7.7072203874587659</c:v>
                </c:pt>
                <c:pt idx="446">
                  <c:v>-7.4959240213036136</c:v>
                </c:pt>
                <c:pt idx="447">
                  <c:v>-7.2843732118606548</c:v>
                </c:pt>
                <c:pt idx="448">
                  <c:v>-7.072614493221006</c:v>
                </c:pt>
                <c:pt idx="449">
                  <c:v>-6.8606700651347268</c:v>
                </c:pt>
                <c:pt idx="450">
                  <c:v>-6.6486103691160423</c:v>
                </c:pt>
                <c:pt idx="451">
                  <c:v>-6.436479377746549</c:v>
                </c:pt>
                <c:pt idx="452">
                  <c:v>-6.2243035599589343</c:v>
                </c:pt>
                <c:pt idx="453">
                  <c:v>-6.0121157884597363</c:v>
                </c:pt>
                <c:pt idx="454">
                  <c:v>-5.7999399706721206</c:v>
                </c:pt>
                <c:pt idx="455">
                  <c:v>-5.5878030024468881</c:v>
                </c:pt>
                <c:pt idx="456">
                  <c:v>-5.3757253758609265</c:v>
                </c:pt>
                <c:pt idx="457">
                  <c:v>-5.1637766785919634</c:v>
                </c:pt>
                <c:pt idx="458">
                  <c:v>-4.9519534952938526</c:v>
                </c:pt>
                <c:pt idx="459">
                  <c:v>-4.7402541182935201</c:v>
                </c:pt>
                <c:pt idx="460">
                  <c:v>-4.5287161163985727</c:v>
                </c:pt>
                <c:pt idx="461">
                  <c:v>-4.3173254013061477</c:v>
                </c:pt>
                <c:pt idx="462">
                  <c:v>-4.106113564968104</c:v>
                </c:pt>
                <c:pt idx="463">
                  <c:v>-3.8950737766921502</c:v>
                </c:pt>
                <c:pt idx="464">
                  <c:v>-3.6842150017619084</c:v>
                </c:pt>
                <c:pt idx="465">
                  <c:v>-3.4735570918768595</c:v>
                </c:pt>
                <c:pt idx="466">
                  <c:v>-3.2631070911884255</c:v>
                </c:pt>
                <c:pt idx="467">
                  <c:v>-3.0528694823384246</c:v>
                </c:pt>
                <c:pt idx="468">
                  <c:v>-2.8428451191633939</c:v>
                </c:pt>
                <c:pt idx="469">
                  <c:v>-2.6331076450645883</c:v>
                </c:pt>
                <c:pt idx="470">
                  <c:v>-2.4235960107296699</c:v>
                </c:pt>
                <c:pt idx="471">
                  <c:v>-2.2142624013125856</c:v>
                </c:pt>
                <c:pt idx="472">
                  <c:v>-2.0051480144262284</c:v>
                </c:pt>
                <c:pt idx="473">
                  <c:v>-1.796211012080309</c:v>
                </c:pt>
                <c:pt idx="474">
                  <c:v>-1.5874741276726092</c:v>
                </c:pt>
                <c:pt idx="475">
                  <c:v>-1.379288714937863</c:v>
                </c:pt>
              </c:numCache>
            </c:numRef>
          </c:yVal>
          <c:smooth val="1"/>
          <c:extLst>
            <c:ext xmlns:c16="http://schemas.microsoft.com/office/drawing/2014/chart" uri="{C3380CC4-5D6E-409C-BE32-E72D297353CC}">
              <c16:uniqueId val="{00000007-4789-45DC-97F7-B59DC835213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Лист1!$J$2:$J$477</c:f>
              <c:numCache>
                <c:formatCode>0.00</c:formatCode>
                <c:ptCount val="476"/>
                <c:pt idx="0">
                  <c:v>7.7203430011867997</c:v>
                </c:pt>
                <c:pt idx="1">
                  <c:v>7.4040759712457476</c:v>
                </c:pt>
                <c:pt idx="2">
                  <c:v>7.4362579241394631</c:v>
                </c:pt>
                <c:pt idx="3">
                  <c:v>6.6551119074225422</c:v>
                </c:pt>
                <c:pt idx="4">
                  <c:v>6.4853794500231503</c:v>
                </c:pt>
                <c:pt idx="5">
                  <c:v>6.2742880046367615</c:v>
                </c:pt>
                <c:pt idx="6">
                  <c:v>6.0240118660032742</c:v>
                </c:pt>
                <c:pt idx="7">
                  <c:v>5.7376005113124755</c:v>
                </c:pt>
                <c:pt idx="8">
                  <c:v>5.4149741068482369</c:v>
                </c:pt>
                <c:pt idx="9">
                  <c:v>5.0592675134539604</c:v>
                </c:pt>
                <c:pt idx="10">
                  <c:v>4.6759350389242158</c:v>
                </c:pt>
                <c:pt idx="11">
                  <c:v>4.2666869178414304</c:v>
                </c:pt>
                <c:pt idx="12">
                  <c:v>3.8345414623618126</c:v>
                </c:pt>
                <c:pt idx="13">
                  <c:v>3.3826576542109215</c:v>
                </c:pt>
                <c:pt idx="14">
                  <c:v>2.9150513000786296</c:v>
                </c:pt>
                <c:pt idx="15">
                  <c:v>2.4361939419060925</c:v>
                </c:pt>
                <c:pt idx="16">
                  <c:v>1.9497199349105336</c:v>
                </c:pt>
                <c:pt idx="17">
                  <c:v>1.4580025177448976</c:v>
                </c:pt>
                <c:pt idx="18">
                  <c:v>0.96261040158569333</c:v>
                </c:pt>
                <c:pt idx="19">
                  <c:v>0.46548553090542555</c:v>
                </c:pt>
                <c:pt idx="20">
                  <c:v>-2.9730561515316358E-2</c:v>
                </c:pt>
                <c:pt idx="21">
                  <c:v>-0.52061732914298731</c:v>
                </c:pt>
                <c:pt idx="22">
                  <c:v>-1.0043411286547757</c:v>
                </c:pt>
                <c:pt idx="23">
                  <c:v>-1.4777729960158459</c:v>
                </c:pt>
                <c:pt idx="24">
                  <c:v>-1.9378955796360948</c:v>
                </c:pt>
                <c:pt idx="25">
                  <c:v>-2.3823125872760964</c:v>
                </c:pt>
                <c:pt idx="26">
                  <c:v>-2.809980737417936</c:v>
                </c:pt>
                <c:pt idx="27">
                  <c:v>-3.2199176911264606</c:v>
                </c:pt>
                <c:pt idx="28">
                  <c:v>-3.6112640619277938</c:v>
                </c:pt>
                <c:pt idx="29">
                  <c:v>-3.9823409937322123</c:v>
                </c:pt>
                <c:pt idx="30">
                  <c:v>-4.3320967733859979</c:v>
                </c:pt>
                <c:pt idx="31">
                  <c:v>-4.6586896754801224</c:v>
                </c:pt>
                <c:pt idx="32">
                  <c:v>-4.960734777152533</c:v>
                </c:pt>
                <c:pt idx="33">
                  <c:v>-5.2375131480395769</c:v>
                </c:pt>
                <c:pt idx="34">
                  <c:v>-5.4889927692711353</c:v>
                </c:pt>
                <c:pt idx="35">
                  <c:v>-5.7155066370964018</c:v>
                </c:pt>
                <c:pt idx="36">
                  <c:v>-5.9172571107744689</c:v>
                </c:pt>
                <c:pt idx="37">
                  <c:v>-6.0939978584646877</c:v>
                </c:pt>
                <c:pt idx="38">
                  <c:v>-6.2451572366058281</c:v>
                </c:pt>
                <c:pt idx="39">
                  <c:v>-6.3699949689209454</c:v>
                </c:pt>
                <c:pt idx="40">
                  <c:v>-6.4680905409156821</c:v>
                </c:pt>
                <c:pt idx="41">
                  <c:v>-6.5395895317196384</c:v>
                </c:pt>
                <c:pt idx="42">
                  <c:v>-6.5851348802447296</c:v>
                </c:pt>
                <c:pt idx="43">
                  <c:v>-6.6054984547197417</c:v>
                </c:pt>
                <c:pt idx="44">
                  <c:v>-6.6011434614658082</c:v>
                </c:pt>
                <c:pt idx="45">
                  <c:v>-6.5720092780887738</c:v>
                </c:pt>
                <c:pt idx="46">
                  <c:v>-6.5176156215369394</c:v>
                </c:pt>
                <c:pt idx="47">
                  <c:v>-6.4374318324029272</c:v>
                </c:pt>
                <c:pt idx="48">
                  <c:v>-6.3312756165862076</c:v>
                </c:pt>
                <c:pt idx="49">
                  <c:v>-6.1994744203984444</c:v>
                </c:pt>
                <c:pt idx="50">
                  <c:v>-6.0426997862755822</c:v>
                </c:pt>
                <c:pt idx="51">
                  <c:v>-5.8615856878459347</c:v>
                </c:pt>
                <c:pt idx="52">
                  <c:v>-5.656365649402141</c:v>
                </c:pt>
                <c:pt idx="53">
                  <c:v>-5.4267796777188728</c:v>
                </c:pt>
                <c:pt idx="54">
                  <c:v>-5.1722770482301703</c:v>
                </c:pt>
                <c:pt idx="55">
                  <c:v>-4.8924133390188178</c:v>
                </c:pt>
                <c:pt idx="56">
                  <c:v>-4.5871847078204144</c:v>
                </c:pt>
                <c:pt idx="57">
                  <c:v>-4.2570821106433829</c:v>
                </c:pt>
                <c:pt idx="58">
                  <c:v>-3.9028795503079841</c:v>
                </c:pt>
                <c:pt idx="59">
                  <c:v>-3.5252534788101864</c:v>
                </c:pt>
                <c:pt idx="60">
                  <c:v>-3.1245161868631834</c:v>
                </c:pt>
                <c:pt idx="61">
                  <c:v>-2.7006234884262041</c:v>
                </c:pt>
                <c:pt idx="62">
                  <c:v>-2.2534411177039111</c:v>
                </c:pt>
                <c:pt idx="63">
                  <c:v>-1.783117855712766</c:v>
                </c:pt>
                <c:pt idx="64">
                  <c:v>-1.2903232170268841</c:v>
                </c:pt>
                <c:pt idx="65">
                  <c:v>-0.77620566515251688</c:v>
                </c:pt>
                <c:pt idx="66">
                  <c:v>-0.242143585765734</c:v>
                </c:pt>
                <c:pt idx="67">
                  <c:v>0.31061914139427227</c:v>
                </c:pt>
                <c:pt idx="68">
                  <c:v>0.88115498302504203</c:v>
                </c:pt>
                <c:pt idx="69">
                  <c:v>1.4687637398019415</c:v>
                </c:pt>
                <c:pt idx="70">
                  <c:v>2.0726937420666189</c:v>
                </c:pt>
                <c:pt idx="71">
                  <c:v>2.6918291855603429</c:v>
                </c:pt>
                <c:pt idx="72">
                  <c:v>3.3245594143867438</c:v>
                </c:pt>
                <c:pt idx="73">
                  <c:v>3.9688879452645738</c:v>
                </c:pt>
                <c:pt idx="74">
                  <c:v>4.6227230921387648</c:v>
                </c:pt>
                <c:pt idx="75">
                  <c:v>5.2842611253261564</c:v>
                </c:pt>
                <c:pt idx="76">
                  <c:v>5.95181785225867</c:v>
                </c:pt>
                <c:pt idx="77">
                  <c:v>6.6241500869392951</c:v>
                </c:pt>
                <c:pt idx="78">
                  <c:v>7.2998600989580122</c:v>
                </c:pt>
                <c:pt idx="79">
                  <c:v>7.9772248461842485</c:v>
                </c:pt>
                <c:pt idx="80">
                  <c:v>8.6541584059595937</c:v>
                </c:pt>
                <c:pt idx="81">
                  <c:v>9.328382742404921</c:v>
                </c:pt>
                <c:pt idx="82">
                  <c:v>9.9977299645543063</c:v>
                </c:pt>
                <c:pt idx="83">
                  <c:v>10.660392500460135</c:v>
                </c:pt>
                <c:pt idx="84">
                  <c:v>11.314949566125858</c:v>
                </c:pt>
                <c:pt idx="85">
                  <c:v>11.960188713669735</c:v>
                </c:pt>
                <c:pt idx="86">
                  <c:v>12.594836872816042</c:v>
                </c:pt>
                <c:pt idx="87">
                  <c:v>13.217377629876136</c:v>
                </c:pt>
                <c:pt idx="88">
                  <c:v>13.82607684284444</c:v>
                </c:pt>
                <c:pt idx="89">
                  <c:v>14.419179877638772</c:v>
                </c:pt>
                <c:pt idx="90">
                  <c:v>14.994925269484517</c:v>
                </c:pt>
                <c:pt idx="91">
                  <c:v>15.552741801738687</c:v>
                </c:pt>
                <c:pt idx="92">
                  <c:v>16.091681715846054</c:v>
                </c:pt>
                <c:pt idx="93">
                  <c:v>16.611188310384726</c:v>
                </c:pt>
                <c:pt idx="94">
                  <c:v>17.110624623298637</c:v>
                </c:pt>
                <c:pt idx="95">
                  <c:v>17.589135110378265</c:v>
                </c:pt>
                <c:pt idx="96">
                  <c:v>18.04572419822216</c:v>
                </c:pt>
                <c:pt idx="97">
                  <c:v>18.479457789659492</c:v>
                </c:pt>
                <c:pt idx="98">
                  <c:v>18.889695507287925</c:v>
                </c:pt>
                <c:pt idx="99">
                  <c:v>19.276179492473549</c:v>
                </c:pt>
                <c:pt idx="100">
                  <c:v>19.638928529620152</c:v>
                </c:pt>
                <c:pt idx="101">
                  <c:v>19.978012633323665</c:v>
                </c:pt>
                <c:pt idx="102">
                  <c:v>20.293348127603522</c:v>
                </c:pt>
                <c:pt idx="103">
                  <c:v>20.584624215960449</c:v>
                </c:pt>
                <c:pt idx="104">
                  <c:v>20.851419103145556</c:v>
                </c:pt>
                <c:pt idx="105">
                  <c:v>21.093418577313411</c:v>
                </c:pt>
                <c:pt idx="106">
                  <c:v>21.310597023367851</c:v>
                </c:pt>
                <c:pt idx="107">
                  <c:v>21.503243038058269</c:v>
                </c:pt>
                <c:pt idx="108">
                  <c:v>21.671834769844963</c:v>
                </c:pt>
                <c:pt idx="109">
                  <c:v>21.816800844669306</c:v>
                </c:pt>
                <c:pt idx="110">
                  <c:v>21.938378629088369</c:v>
                </c:pt>
                <c:pt idx="111">
                  <c:v>22.03659886121746</c:v>
                </c:pt>
                <c:pt idx="112">
                  <c:v>22.111432510614382</c:v>
                </c:pt>
                <c:pt idx="113">
                  <c:v>22.163019606471053</c:v>
                </c:pt>
                <c:pt idx="114">
                  <c:v>22.191783651709532</c:v>
                </c:pt>
                <c:pt idx="115">
                  <c:v>22.198421376943561</c:v>
                </c:pt>
                <c:pt idx="116">
                  <c:v>22.183759295940359</c:v>
                </c:pt>
                <c:pt idx="117">
                  <c:v>22.148519754409776</c:v>
                </c:pt>
                <c:pt idx="118">
                  <c:v>22.093235546350424</c:v>
                </c:pt>
                <c:pt idx="119">
                  <c:v>22.018277236819262</c:v>
                </c:pt>
                <c:pt idx="120">
                  <c:v>21.924035882949809</c:v>
                </c:pt>
                <c:pt idx="121">
                  <c:v>21.811119416356043</c:v>
                </c:pt>
                <c:pt idx="122">
                  <c:v>21.68040387332438</c:v>
                </c:pt>
                <c:pt idx="123">
                  <c:v>21.533004364371244</c:v>
                </c:pt>
                <c:pt idx="124">
                  <c:v>21.370094060897816</c:v>
                </c:pt>
                <c:pt idx="125">
                  <c:v>21.192711228132204</c:v>
                </c:pt>
                <c:pt idx="126">
                  <c:v>21.001381829380932</c:v>
                </c:pt>
                <c:pt idx="127">
                  <c:v>20.797434434294672</c:v>
                </c:pt>
                <c:pt idx="128">
                  <c:v>20.581331822276088</c:v>
                </c:pt>
                <c:pt idx="129">
                  <c:v>20.353767308592786</c:v>
                </c:pt>
                <c:pt idx="130">
                  <c:v>20.116580057144152</c:v>
                </c:pt>
                <c:pt idx="131">
                  <c:v>19.8708237022161</c:v>
                </c:pt>
                <c:pt idx="132">
                  <c:v>19.617830228805524</c:v>
                </c:pt>
                <c:pt idx="133">
                  <c:v>19.35873182415957</c:v>
                </c:pt>
                <c:pt idx="134">
                  <c:v>19.094454047083822</c:v>
                </c:pt>
                <c:pt idx="135">
                  <c:v>18.825826826691582</c:v>
                </c:pt>
                <c:pt idx="136">
                  <c:v>18.553729614615431</c:v>
                </c:pt>
                <c:pt idx="137">
                  <c:v>18.279227998852686</c:v>
                </c:pt>
                <c:pt idx="138">
                  <c:v>18.003551504015892</c:v>
                </c:pt>
                <c:pt idx="139">
                  <c:v>17.727980884909609</c:v>
                </c:pt>
                <c:pt idx="140">
                  <c:v>17.453665405511849</c:v>
                </c:pt>
                <c:pt idx="141">
                  <c:v>17.18149476349349</c:v>
                </c:pt>
                <c:pt idx="142">
                  <c:v>16.912145197391506</c:v>
                </c:pt>
                <c:pt idx="143">
                  <c:v>16.646199023723547</c:v>
                </c:pt>
                <c:pt idx="144">
                  <c:v>16.384301742911333</c:v>
                </c:pt>
                <c:pt idx="145">
                  <c:v>16.127250838279696</c:v>
                </c:pt>
                <c:pt idx="146">
                  <c:v>15.875944545865059</c:v>
                </c:pt>
                <c:pt idx="147">
                  <c:v>15.63124011754987</c:v>
                </c:pt>
                <c:pt idx="148">
                  <c:v>15.393808668851849</c:v>
                </c:pt>
                <c:pt idx="149">
                  <c:v>15.164046379923771</c:v>
                </c:pt>
                <c:pt idx="150">
                  <c:v>14.942159879207574</c:v>
                </c:pt>
                <c:pt idx="151">
                  <c:v>14.728294318914386</c:v>
                </c:pt>
                <c:pt idx="152">
                  <c:v>14.52268365025518</c:v>
                </c:pt>
                <c:pt idx="153">
                  <c:v>14.325698438286748</c:v>
                </c:pt>
                <c:pt idx="154">
                  <c:v>14.137763039767723</c:v>
                </c:pt>
                <c:pt idx="155">
                  <c:v>13.959227527678001</c:v>
                </c:pt>
                <c:pt idx="156">
                  <c:v>13.790222539007621</c:v>
                </c:pt>
                <c:pt idx="157">
                  <c:v>13.630647321045389</c:v>
                </c:pt>
                <c:pt idx="158">
                  <c:v>13.480249992012961</c:v>
                </c:pt>
                <c:pt idx="159">
                  <c:v>13.338786354660954</c:v>
                </c:pt>
                <c:pt idx="160">
                  <c:v>13.20613601803775</c:v>
                </c:pt>
                <c:pt idx="161">
                  <c:v>13.082309228181824</c:v>
                </c:pt>
                <c:pt idx="162">
                  <c:v>12.96735550761222</c:v>
                </c:pt>
                <c:pt idx="163">
                  <c:v>12.861222772300202</c:v>
                </c:pt>
                <c:pt idx="164">
                  <c:v>12.763658286631077</c:v>
                </c:pt>
                <c:pt idx="165">
                  <c:v>12.674224886298161</c:v>
                </c:pt>
                <c:pt idx="166">
                  <c:v>12.592405146360358</c:v>
                </c:pt>
                <c:pt idx="167">
                  <c:v>12.517748241126526</c:v>
                </c:pt>
                <c:pt idx="168">
                  <c:v>12.449959596991535</c:v>
                </c:pt>
                <c:pt idx="169">
                  <c:v>12.38886759281157</c:v>
                </c:pt>
                <c:pt idx="170">
                  <c:v>12.334323661029334</c:v>
                </c:pt>
                <c:pt idx="171">
                  <c:v>12.286060550808859</c:v>
                </c:pt>
                <c:pt idx="172">
                  <c:v>12.243641951680155</c:v>
                </c:pt>
                <c:pt idx="173">
                  <c:v>12.206496647000293</c:v>
                </c:pt>
                <c:pt idx="174">
                  <c:v>12.174030366539927</c:v>
                </c:pt>
                <c:pt idx="175">
                  <c:v>12.145761546492544</c:v>
                </c:pt>
                <c:pt idx="176">
                  <c:v>12.121352921426292</c:v>
                </c:pt>
                <c:pt idx="177">
                  <c:v>12.100575663149302</c:v>
                </c:pt>
                <c:pt idx="178">
                  <c:v>12.083190697431561</c:v>
                </c:pt>
                <c:pt idx="179">
                  <c:v>12.068840266764163</c:v>
                </c:pt>
                <c:pt idx="180">
                  <c:v>12.057023169100274</c:v>
                </c:pt>
                <c:pt idx="181">
                  <c:v>12.047191241383551</c:v>
                </c:pt>
                <c:pt idx="182">
                  <c:v>12.038633237779136</c:v>
                </c:pt>
                <c:pt idx="183">
                  <c:v>12.030978593230232</c:v>
                </c:pt>
                <c:pt idx="184">
                  <c:v>12.023941272497146</c:v>
                </c:pt>
                <c:pt idx="185">
                  <c:v>12.017222432792176</c:v>
                </c:pt>
                <c:pt idx="186">
                  <c:v>12.010539454221673</c:v>
                </c:pt>
                <c:pt idx="187">
                  <c:v>12.003510671854009</c:v>
                </c:pt>
                <c:pt idx="188">
                  <c:v>11.995612683892245</c:v>
                </c:pt>
                <c:pt idx="189">
                  <c:v>11.986267443001246</c:v>
                </c:pt>
                <c:pt idx="190">
                  <c:v>11.974943009018874</c:v>
                </c:pt>
                <c:pt idx="191">
                  <c:v>11.961230394244181</c:v>
                </c:pt>
                <c:pt idx="192">
                  <c:v>11.944825632870151</c:v>
                </c:pt>
                <c:pt idx="193">
                  <c:v>11.925468304753299</c:v>
                </c:pt>
                <c:pt idx="194">
                  <c:v>11.902845051884599</c:v>
                </c:pt>
                <c:pt idx="195">
                  <c:v>11.876523832976808</c:v>
                </c:pt>
                <c:pt idx="196">
                  <c:v>11.845983807742559</c:v>
                </c:pt>
                <c:pt idx="197">
                  <c:v>11.810681082308246</c:v>
                </c:pt>
                <c:pt idx="198">
                  <c:v>11.770150315761562</c:v>
                </c:pt>
                <c:pt idx="199">
                  <c:v>11.724055950343599</c:v>
                </c:pt>
                <c:pt idx="200">
                  <c:v>11.672152934968439</c:v>
                </c:pt>
                <c:pt idx="201">
                  <c:v>11.614220125973224</c:v>
                </c:pt>
                <c:pt idx="202">
                  <c:v>11.549970634281614</c:v>
                </c:pt>
                <c:pt idx="203">
                  <c:v>11.479028771817665</c:v>
                </c:pt>
                <c:pt idx="204">
                  <c:v>11.400959935784325</c:v>
                </c:pt>
                <c:pt idx="205">
                  <c:v>11.315344038605646</c:v>
                </c:pt>
                <c:pt idx="206">
                  <c:v>11.221867722272831</c:v>
                </c:pt>
                <c:pt idx="207">
                  <c:v>11.120346558094012</c:v>
                </c:pt>
                <c:pt idx="208">
                  <c:v>11.010683208703982</c:v>
                </c:pt>
                <c:pt idx="209">
                  <c:v>10.892789728939492</c:v>
                </c:pt>
                <c:pt idx="210">
                  <c:v>10.766518405079832</c:v>
                </c:pt>
                <c:pt idx="211">
                  <c:v>10.631649801135019</c:v>
                </c:pt>
                <c:pt idx="212">
                  <c:v>10.487938012182674</c:v>
                </c:pt>
                <c:pt idx="213">
                  <c:v>10.33519434034824</c:v>
                </c:pt>
                <c:pt idx="214">
                  <c:v>10.173347917199084</c:v>
                </c:pt>
                <c:pt idx="215">
                  <c:v>10.002452534437165</c:v>
                </c:pt>
                <c:pt idx="216">
                  <c:v>9.8220351666211592</c:v>
                </c:pt>
                <c:pt idx="217">
                  <c:v>9.6334132835268544</c:v>
                </c:pt>
                <c:pt idx="218">
                  <c:v>9.436037868261316</c:v>
                </c:pt>
                <c:pt idx="219">
                  <c:v>9.2299140438437011</c:v>
                </c:pt>
                <c:pt idx="220">
                  <c:v>9.0150452256202218</c:v>
                </c:pt>
                <c:pt idx="221">
                  <c:v>8.7915125280618138</c:v>
                </c:pt>
                <c:pt idx="222">
                  <c:v>8.5595012336969347</c:v>
                </c:pt>
                <c:pt idx="223">
                  <c:v>8.3192965239286387</c:v>
                </c:pt>
                <c:pt idx="224">
                  <c:v>8.0712356641888352</c:v>
                </c:pt>
                <c:pt idx="225">
                  <c:v>7.8156174972653307</c:v>
                </c:pt>
                <c:pt idx="226">
                  <c:v>7.5526802435517224</c:v>
                </c:pt>
                <c:pt idx="227">
                  <c:v>7.2826134547590904</c:v>
                </c:pt>
                <c:pt idx="228">
                  <c:v>7.005619917064859</c:v>
                </c:pt>
                <c:pt idx="229">
                  <c:v>6.7219745658337828</c:v>
                </c:pt>
                <c:pt idx="230">
                  <c:v>6.4320351585745472</c:v>
                </c:pt>
                <c:pt idx="231">
                  <c:v>6.1362448364495705</c:v>
                </c:pt>
                <c:pt idx="232">
                  <c:v>5.8350535713135878</c:v>
                </c:pt>
                <c:pt idx="233">
                  <c:v>5.5288507126271718</c:v>
                </c:pt>
                <c:pt idx="234">
                  <c:v>5.2179573029279673</c:v>
                </c:pt>
                <c:pt idx="235">
                  <c:v>4.9026444353163212</c:v>
                </c:pt>
                <c:pt idx="236">
                  <c:v>4.5831955835223166</c:v>
                </c:pt>
                <c:pt idx="237">
                  <c:v>4.2599667973816349</c:v>
                </c:pt>
                <c:pt idx="238">
                  <c:v>3.9333794452249986</c:v>
                </c:pt>
                <c:pt idx="239">
                  <c:v>3.6039048448204962</c:v>
                </c:pt>
                <c:pt idx="240">
                  <c:v>3.2719876315444707</c:v>
                </c:pt>
                <c:pt idx="241">
                  <c:v>2.9380005050450531</c:v>
                </c:pt>
                <c:pt idx="242">
                  <c:v>2.602063215896484</c:v>
                </c:pt>
                <c:pt idx="243">
                  <c:v>2.2648086704313721</c:v>
                </c:pt>
                <c:pt idx="244">
                  <c:v>1.9263160619884685</c:v>
                </c:pt>
                <c:pt idx="245">
                  <c:v>1.5869198810309169</c:v>
                </c:pt>
                <c:pt idx="246">
                  <c:v>1.2470036068931203</c:v>
                </c:pt>
                <c:pt idx="247">
                  <c:v>0.90697206482290715</c:v>
                </c:pt>
                <c:pt idx="248">
                  <c:v>0.56719187088310696</c:v>
                </c:pt>
                <c:pt idx="249">
                  <c:v>0.2279537830967456</c:v>
                </c:pt>
                <c:pt idx="250">
                  <c:v>-0.11037625620374412</c:v>
                </c:pt>
                <c:pt idx="251">
                  <c:v>-0.44783422155305719</c:v>
                </c:pt>
                <c:pt idx="252">
                  <c:v>-0.78412419855594229</c:v>
                </c:pt>
                <c:pt idx="253">
                  <c:v>-1.1189549155533292</c:v>
                </c:pt>
                <c:pt idx="254">
                  <c:v>-1.4520160563290088</c:v>
                </c:pt>
                <c:pt idx="255">
                  <c:v>-1.7829950099810941</c:v>
                </c:pt>
                <c:pt idx="256">
                  <c:v>-2.1116244189441189</c:v>
                </c:pt>
                <c:pt idx="257">
                  <c:v>-2.4377124901860898</c:v>
                </c:pt>
                <c:pt idx="258">
                  <c:v>-2.7611071340739688</c:v>
                </c:pt>
                <c:pt idx="259">
                  <c:v>-3.0816755790263413</c:v>
                </c:pt>
                <c:pt idx="260">
                  <c:v>-3.3992538884282069</c:v>
                </c:pt>
                <c:pt idx="261">
                  <c:v>-3.7136365011334371</c:v>
                </c:pt>
                <c:pt idx="262">
                  <c:v>-4.024585410207508</c:v>
                </c:pt>
                <c:pt idx="263">
                  <c:v>-4.3318713605403856</c:v>
                </c:pt>
                <c:pt idx="264">
                  <c:v>-4.635316327214241</c:v>
                </c:pt>
                <c:pt idx="265">
                  <c:v>-4.9348058961331835</c:v>
                </c:pt>
                <c:pt idx="266">
                  <c:v>-5.2302657835185489</c:v>
                </c:pt>
                <c:pt idx="267">
                  <c:v>-5.5216255478560878</c:v>
                </c:pt>
                <c:pt idx="268">
                  <c:v>-5.8087741903960524</c:v>
                </c:pt>
                <c:pt idx="269">
                  <c:v>-6.0915622897446111</c:v>
                </c:pt>
                <c:pt idx="270">
                  <c:v>-6.3698267631232257</c:v>
                </c:pt>
                <c:pt idx="271">
                  <c:v>-6.643416054546794</c:v>
                </c:pt>
                <c:pt idx="272">
                  <c:v>-6.9122375227510888</c:v>
                </c:pt>
                <c:pt idx="273">
                  <c:v>-7.1754902690648921</c:v>
                </c:pt>
                <c:pt idx="274">
                  <c:v>-7.4346236810087802</c:v>
                </c:pt>
                <c:pt idx="275">
                  <c:v>-7.6889978080987644</c:v>
                </c:pt>
                <c:pt idx="276">
                  <c:v>-7.9384948208928021</c:v>
                </c:pt>
                <c:pt idx="277">
                  <c:v>-8.1830318972467957</c:v>
                </c:pt>
                <c:pt idx="278">
                  <c:v>-8.4225270688533413</c:v>
                </c:pt>
                <c:pt idx="279">
                  <c:v>-8.6569180056452328</c:v>
                </c:pt>
                <c:pt idx="280">
                  <c:v>-8.8861953154205775</c:v>
                </c:pt>
                <c:pt idx="281">
                  <c:v>-9.1103948593139528</c:v>
                </c:pt>
                <c:pt idx="282">
                  <c:v>-9.3295764058828183</c:v>
                </c:pt>
                <c:pt idx="283">
                  <c:v>-9.543784354627121</c:v>
                </c:pt>
                <c:pt idx="284">
                  <c:v>-9.7530349284410107</c:v>
                </c:pt>
                <c:pt idx="285">
                  <c:v>-9.9573153197764963</c:v>
                </c:pt>
                <c:pt idx="286">
                  <c:v>-10.156617844104732</c:v>
                </c:pt>
                <c:pt idx="287">
                  <c:v>-10.350962993502614</c:v>
                </c:pt>
                <c:pt idx="288">
                  <c:v>-10.540421636402602</c:v>
                </c:pt>
                <c:pt idx="289">
                  <c:v>-10.725099648535206</c:v>
                </c:pt>
                <c:pt idx="290">
                  <c:v>-10.905118274688682</c:v>
                </c:pt>
                <c:pt idx="291">
                  <c:v>-11.080579121410802</c:v>
                </c:pt>
                <c:pt idx="292">
                  <c:v>-11.25154964178798</c:v>
                </c:pt>
                <c:pt idx="293">
                  <c:v>-11.418076796829682</c:v>
                </c:pt>
                <c:pt idx="294">
                  <c:v>-11.580213524401161</c:v>
                </c:pt>
                <c:pt idx="295">
                  <c:v>-11.738044354319516</c:v>
                </c:pt>
                <c:pt idx="296">
                  <c:v>-11.891052715480289</c:v>
                </c:pt>
                <c:pt idx="297">
                  <c:v>-12.040345180034594</c:v>
                </c:pt>
                <c:pt idx="298">
                  <c:v>-12.186148868501142</c:v>
                </c:pt>
                <c:pt idx="299">
                  <c:v>-12.328213606774755</c:v>
                </c:pt>
                <c:pt idx="300">
                  <c:v>-12.466641855239843</c:v>
                </c:pt>
                <c:pt idx="301">
                  <c:v>-12.601515582203863</c:v>
                </c:pt>
                <c:pt idx="302">
                  <c:v>-12.73292870968575</c:v>
                </c:pt>
                <c:pt idx="303">
                  <c:v>-12.860999920964236</c:v>
                </c:pt>
                <c:pt idx="304">
                  <c:v>-12.985877783596498</c:v>
                </c:pt>
                <c:pt idx="305">
                  <c:v>-13.107722818851418</c:v>
                </c:pt>
                <c:pt idx="306">
                  <c:v>-13.226692132651765</c:v>
                </c:pt>
                <c:pt idx="307">
                  <c:v>-13.342908677458734</c:v>
                </c:pt>
                <c:pt idx="308">
                  <c:v>-13.456469790637469</c:v>
                </c:pt>
                <c:pt idx="309">
                  <c:v>-13.567459148168536</c:v>
                </c:pt>
                <c:pt idx="310">
                  <c:v>-13.67597067207098</c:v>
                </c:pt>
                <c:pt idx="311">
                  <c:v>-13.782120484113673</c:v>
                </c:pt>
                <c:pt idx="312">
                  <c:v>-13.886042636632865</c:v>
                </c:pt>
                <c:pt idx="313">
                  <c:v>-13.987882281839806</c:v>
                </c:pt>
                <c:pt idx="314">
                  <c:v>-14.087769202888001</c:v>
                </c:pt>
                <c:pt idx="315">
                  <c:v>-14.185798175632906</c:v>
                </c:pt>
                <c:pt idx="316">
                  <c:v>-14.282039214670625</c:v>
                </c:pt>
                <c:pt idx="317">
                  <c:v>-14.376549527049045</c:v>
                </c:pt>
                <c:pt idx="318">
                  <c:v>-14.469397419691044</c:v>
                </c:pt>
                <c:pt idx="319">
                  <c:v>-14.560669130086882</c:v>
                </c:pt>
                <c:pt idx="320">
                  <c:v>-14.650473949313119</c:v>
                </c:pt>
                <c:pt idx="321">
                  <c:v>-14.738721370696979</c:v>
                </c:pt>
                <c:pt idx="322">
                  <c:v>-14.825797328352889</c:v>
                </c:pt>
                <c:pt idx="323">
                  <c:v>-14.911732560396155</c:v>
                </c:pt>
                <c:pt idx="324">
                  <c:v>-14.996228224039029</c:v>
                </c:pt>
                <c:pt idx="325">
                  <c:v>-15.079728314280509</c:v>
                </c:pt>
                <c:pt idx="326">
                  <c:v>-15.162145739793758</c:v>
                </c:pt>
                <c:pt idx="327">
                  <c:v>-15.243460008501993</c:v>
                </c:pt>
                <c:pt idx="328">
                  <c:v>-15.323522552847807</c:v>
                </c:pt>
                <c:pt idx="329">
                  <c:v>-15.402772244811054</c:v>
                </c:pt>
                <c:pt idx="330">
                  <c:v>-15.481082716584204</c:v>
                </c:pt>
                <c:pt idx="331">
                  <c:v>-15.55843006074427</c:v>
                </c:pt>
                <c:pt idx="332">
                  <c:v>-15.634812569618196</c:v>
                </c:pt>
                <c:pt idx="333">
                  <c:v>-15.710209751129147</c:v>
                </c:pt>
                <c:pt idx="334">
                  <c:v>-15.784618189930912</c:v>
                </c:pt>
                <c:pt idx="335">
                  <c:v>-15.858036178350432</c:v>
                </c:pt>
                <c:pt idx="336">
                  <c:v>-15.930472254753083</c:v>
                </c:pt>
                <c:pt idx="337">
                  <c:v>-16.001924711465808</c:v>
                </c:pt>
                <c:pt idx="338">
                  <c:v>-16.072378179430928</c:v>
                </c:pt>
                <c:pt idx="339">
                  <c:v>-16.141795089840862</c:v>
                </c:pt>
                <c:pt idx="340">
                  <c:v>-16.210122504830309</c:v>
                </c:pt>
                <c:pt idx="341">
                  <c:v>-16.27730919420717</c:v>
                </c:pt>
                <c:pt idx="342">
                  <c:v>-16.343307343125339</c:v>
                </c:pt>
                <c:pt idx="343">
                  <c:v>-16.407982045412052</c:v>
                </c:pt>
                <c:pt idx="344">
                  <c:v>-16.471290609240519</c:v>
                </c:pt>
                <c:pt idx="345">
                  <c:v>-16.53349260091781</c:v>
                </c:pt>
                <c:pt idx="346">
                  <c:v>-16.594335284829125</c:v>
                </c:pt>
                <c:pt idx="347">
                  <c:v>-16.653726446628518</c:v>
                </c:pt>
                <c:pt idx="348">
                  <c:v>-16.711578994989381</c:v>
                </c:pt>
                <c:pt idx="349">
                  <c:v>-16.767867314815494</c:v>
                </c:pt>
                <c:pt idx="350">
                  <c:v>-16.822483822703354</c:v>
                </c:pt>
                <c:pt idx="351">
                  <c:v>-16.875315812230074</c:v>
                </c:pt>
                <c:pt idx="352">
                  <c:v>-16.926288145780507</c:v>
                </c:pt>
                <c:pt idx="353">
                  <c:v>-16.97547937631602</c:v>
                </c:pt>
                <c:pt idx="354">
                  <c:v>-17.022706782817838</c:v>
                </c:pt>
                <c:pt idx="355">
                  <c:v>-17.067178004980068</c:v>
                </c:pt>
                <c:pt idx="356">
                  <c:v>-17.109480482339841</c:v>
                </c:pt>
                <c:pt idx="357">
                  <c:v>-17.150087240338305</c:v>
                </c:pt>
                <c:pt idx="358">
                  <c:v>-17.18844157755375</c:v>
                </c:pt>
                <c:pt idx="359">
                  <c:v>-17.224312958121246</c:v>
                </c:pt>
                <c:pt idx="360">
                  <c:v>-17.257602337002716</c:v>
                </c:pt>
                <c:pt idx="361">
                  <c:v>-17.288425835967033</c:v>
                </c:pt>
                <c:pt idx="362">
                  <c:v>-17.316566580533959</c:v>
                </c:pt>
                <c:pt idx="363">
                  <c:v>-17.341022166609733</c:v>
                </c:pt>
                <c:pt idx="364">
                  <c:v>-17.36247054040432</c:v>
                </c:pt>
                <c:pt idx="365">
                  <c:v>-17.381768953800179</c:v>
                </c:pt>
                <c:pt idx="366">
                  <c:v>-17.398155784606896</c:v>
                </c:pt>
                <c:pt idx="367">
                  <c:v>-17.411369758844337</c:v>
                </c:pt>
                <c:pt idx="368">
                  <c:v>-17.421332323551148</c:v>
                </c:pt>
                <c:pt idx="369">
                  <c:v>-17.428062263131118</c:v>
                </c:pt>
                <c:pt idx="370">
                  <c:v>-17.431412717699999</c:v>
                </c:pt>
                <c:pt idx="371">
                  <c:v>-17.431308549642541</c:v>
                </c:pt>
                <c:pt idx="372">
                  <c:v>-17.426568049192419</c:v>
                </c:pt>
                <c:pt idx="373">
                  <c:v>-17.418063837289782</c:v>
                </c:pt>
                <c:pt idx="374">
                  <c:v>-17.406912732124283</c:v>
                </c:pt>
                <c:pt idx="375">
                  <c:v>-17.392199420928932</c:v>
                </c:pt>
                <c:pt idx="376">
                  <c:v>-17.373691660165754</c:v>
                </c:pt>
                <c:pt idx="377">
                  <c:v>-17.351333096623396</c:v>
                </c:pt>
                <c:pt idx="378">
                  <c:v>-17.325074207782695</c:v>
                </c:pt>
                <c:pt idx="379">
                  <c:v>-17.294467583298669</c:v>
                </c:pt>
                <c:pt idx="380">
                  <c:v>-17.259453454613634</c:v>
                </c:pt>
                <c:pt idx="381">
                  <c:v>-17.219965222477864</c:v>
                </c:pt>
                <c:pt idx="382">
                  <c:v>-17.176279529929111</c:v>
                </c:pt>
                <c:pt idx="383">
                  <c:v>-17.128985524177516</c:v>
                </c:pt>
                <c:pt idx="384">
                  <c:v>-17.077343782782535</c:v>
                </c:pt>
                <c:pt idx="385">
                  <c:v>-17.021724870800966</c:v>
                </c:pt>
                <c:pt idx="386">
                  <c:v>-16.961382535099958</c:v>
                </c:pt>
                <c:pt idx="387">
                  <c:v>-16.896798339486075</c:v>
                </c:pt>
                <c:pt idx="388">
                  <c:v>-16.828506785631152</c:v>
                </c:pt>
                <c:pt idx="389">
                  <c:v>-16.755911895632732</c:v>
                </c:pt>
                <c:pt idx="390">
                  <c:v>-16.679594278335529</c:v>
                </c:pt>
                <c:pt idx="391">
                  <c:v>-16.599104815721507</c:v>
                </c:pt>
                <c:pt idx="392">
                  <c:v>-16.514581829309421</c:v>
                </c:pt>
                <c:pt idx="393">
                  <c:v>-16.426501759886698</c:v>
                </c:pt>
                <c:pt idx="394">
                  <c:v>-16.334304490685454</c:v>
                </c:pt>
                <c:pt idx="395">
                  <c:v>-16.236171349883033</c:v>
                </c:pt>
                <c:pt idx="396">
                  <c:v>-16.134084945917127</c:v>
                </c:pt>
                <c:pt idx="397">
                  <c:v>-16.028000879287688</c:v>
                </c:pt>
                <c:pt idx="398">
                  <c:v>-15.918195793032623</c:v>
                </c:pt>
                <c:pt idx="399">
                  <c:v>-15.804461351037018</c:v>
                </c:pt>
                <c:pt idx="400">
                  <c:v>-15.687244963645918</c:v>
                </c:pt>
                <c:pt idx="401">
                  <c:v>-15.566143620014161</c:v>
                </c:pt>
                <c:pt idx="402">
                  <c:v>-15.441753298044205</c:v>
                </c:pt>
                <c:pt idx="403">
                  <c:v>-15.313481435179694</c:v>
                </c:pt>
                <c:pt idx="404">
                  <c:v>-15.18095063567158</c:v>
                </c:pt>
                <c:pt idx="405">
                  <c:v>-15.044849091768246</c:v>
                </c:pt>
                <c:pt idx="406">
                  <c:v>-14.9055559068918</c:v>
                </c:pt>
                <c:pt idx="407">
                  <c:v>-14.762789314985223</c:v>
                </c:pt>
                <c:pt idx="408">
                  <c:v>-14.617071864008878</c:v>
                </c:pt>
                <c:pt idx="409">
                  <c:v>-14.467896375060027</c:v>
                </c:pt>
                <c:pt idx="410">
                  <c:v>-14.315667566657051</c:v>
                </c:pt>
                <c:pt idx="411">
                  <c:v>-14.159967058896997</c:v>
                </c:pt>
                <c:pt idx="412">
                  <c:v>-14.001179078221291</c:v>
                </c:pt>
                <c:pt idx="413">
                  <c:v>-13.839796288311449</c:v>
                </c:pt>
                <c:pt idx="414">
                  <c:v>-13.675365301966634</c:v>
                </c:pt>
                <c:pt idx="415">
                  <c:v>-13.508245584368698</c:v>
                </c:pt>
                <c:pt idx="416">
                  <c:v>-13.338051201403101</c:v>
                </c:pt>
                <c:pt idx="417">
                  <c:v>-13.165227855741957</c:v>
                </c:pt>
                <c:pt idx="418">
                  <c:v>-12.990163189172733</c:v>
                </c:pt>
                <c:pt idx="419">
                  <c:v>-12.812577143311465</c:v>
                </c:pt>
                <c:pt idx="420">
                  <c:v>-12.632876144349526</c:v>
                </c:pt>
                <c:pt idx="421">
                  <c:v>-12.450881740450834</c:v>
                </c:pt>
                <c:pt idx="422">
                  <c:v>-12.266674192249743</c:v>
                </c:pt>
                <c:pt idx="423">
                  <c:v>-12.080279114842414</c:v>
                </c:pt>
                <c:pt idx="424">
                  <c:v>-11.891819460689979</c:v>
                </c:pt>
                <c:pt idx="425">
                  <c:v>-11.701678602397395</c:v>
                </c:pt>
                <c:pt idx="426">
                  <c:v>-11.509713095426521</c:v>
                </c:pt>
                <c:pt idx="427">
                  <c:v>-11.315819625556426</c:v>
                </c:pt>
                <c:pt idx="428">
                  <c:v>-11.120338019728644</c:v>
                </c:pt>
                <c:pt idx="429">
                  <c:v>-10.923351953923685</c:v>
                </c:pt>
                <c:pt idx="430">
                  <c:v>-10.724532701075072</c:v>
                </c:pt>
                <c:pt idx="431">
                  <c:v>-10.524390001594996</c:v>
                </c:pt>
                <c:pt idx="432">
                  <c:v>-10.323063030838917</c:v>
                </c:pt>
                <c:pt idx="433">
                  <c:v>-10.120492874085896</c:v>
                </c:pt>
                <c:pt idx="434">
                  <c:v>-9.9168332219123272</c:v>
                </c:pt>
                <c:pt idx="435">
                  <c:v>-9.712199342250786</c:v>
                </c:pt>
                <c:pt idx="436">
                  <c:v>-9.5066296577453091</c:v>
                </c:pt>
                <c:pt idx="437">
                  <c:v>-9.3002488285303109</c:v>
                </c:pt>
                <c:pt idx="438">
                  <c:v>-9.0930645391344633</c:v>
                </c:pt>
                <c:pt idx="439">
                  <c:v>-8.8852210879325462</c:v>
                </c:pt>
                <c:pt idx="440">
                  <c:v>-8.6766740754246143</c:v>
                </c:pt>
                <c:pt idx="441">
                  <c:v>-8.4675686538219157</c:v>
                </c:pt>
                <c:pt idx="442">
                  <c:v>-8.2578792080282923</c:v>
                </c:pt>
                <c:pt idx="443">
                  <c:v>-8.0476928293704688</c:v>
                </c:pt>
                <c:pt idx="444">
                  <c:v>-7.8371205165982243</c:v>
                </c:pt>
                <c:pt idx="445">
                  <c:v>-7.6261631235480269</c:v>
                </c:pt>
                <c:pt idx="446">
                  <c:v>-7.4148727342486076</c:v>
                </c:pt>
                <c:pt idx="447">
                  <c:v>-7.2033287554979086</c:v>
                </c:pt>
                <c:pt idx="448">
                  <c:v>-6.9915738791227096</c:v>
                </c:pt>
                <c:pt idx="449">
                  <c:v>-6.7796315856277722</c:v>
                </c:pt>
                <c:pt idx="450">
                  <c:v>-6.5675735972821387</c:v>
                </c:pt>
                <c:pt idx="451">
                  <c:v>-6.3554417520761213</c:v>
                </c:pt>
                <c:pt idx="452">
                  <c:v>-6.1432650804519238</c:v>
                </c:pt>
                <c:pt idx="453">
                  <c:v>-5.9310734666883898</c:v>
                </c:pt>
                <c:pt idx="454">
                  <c:v>-5.7188938066363306</c:v>
                </c:pt>
                <c:pt idx="455">
                  <c:v>-5.5067508615553349</c:v>
                </c:pt>
                <c:pt idx="456">
                  <c:v>-5.2946664042770841</c:v>
                </c:pt>
                <c:pt idx="457">
                  <c:v>-5.0827095955610222</c:v>
                </c:pt>
                <c:pt idx="458">
                  <c:v>-4.8708770200610125</c:v>
                </c:pt>
                <c:pt idx="459">
                  <c:v>-4.65916611626744</c:v>
                </c:pt>
                <c:pt idx="460">
                  <c:v>-4.4476161606609779</c:v>
                </c:pt>
                <c:pt idx="461">
                  <c:v>-4.236212638020513</c:v>
                </c:pt>
                <c:pt idx="462">
                  <c:v>-4.0249867133796187</c:v>
                </c:pt>
                <c:pt idx="463">
                  <c:v>-3.8139328368008134</c:v>
                </c:pt>
                <c:pt idx="464">
                  <c:v>-3.6030578389763792</c:v>
                </c:pt>
                <c:pt idx="465">
                  <c:v>-3.3923843465745405</c:v>
                </c:pt>
                <c:pt idx="466">
                  <c:v>-3.181917696073651</c:v>
                </c:pt>
                <c:pt idx="467">
                  <c:v>-2.9716619431972497</c:v>
                </c:pt>
                <c:pt idx="468">
                  <c:v>-2.7616194359958133</c:v>
                </c:pt>
                <c:pt idx="469">
                  <c:v>-2.551862964034076</c:v>
                </c:pt>
                <c:pt idx="470">
                  <c:v>-2.3423314779996836</c:v>
                </c:pt>
                <c:pt idx="471">
                  <c:v>-2.1329780168831314</c:v>
                </c:pt>
                <c:pt idx="472">
                  <c:v>-1.9238435648381658</c:v>
                </c:pt>
                <c:pt idx="473">
                  <c:v>-1.7148860704153754</c:v>
                </c:pt>
                <c:pt idx="474">
                  <c:v>-1.5061283737421007</c:v>
                </c:pt>
                <c:pt idx="475">
                  <c:v>-1.297922468930478</c:v>
                </c:pt>
              </c:numCache>
            </c:numRef>
          </c:yVal>
          <c:smooth val="1"/>
          <c:extLst>
            <c:ext xmlns:c16="http://schemas.microsoft.com/office/drawing/2014/chart" uri="{C3380CC4-5D6E-409C-BE32-E72D297353CC}">
              <c16:uniqueId val="{00000008-4789-45DC-97F7-B59DC835213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Лист1!$K$2:$K$477</c:f>
              <c:numCache>
                <c:formatCode>0.00</c:formatCode>
                <c:ptCount val="476"/>
                <c:pt idx="0">
                  <c:v>7.5856186956167102</c:v>
                </c:pt>
                <c:pt idx="1">
                  <c:v>7.2706418126821184</c:v>
                </c:pt>
                <c:pt idx="2">
                  <c:v>7.3025385841727175</c:v>
                </c:pt>
                <c:pt idx="3">
                  <c:v>6.5238153286278209</c:v>
                </c:pt>
                <c:pt idx="4">
                  <c:v>6.3516174182295657</c:v>
                </c:pt>
                <c:pt idx="5">
                  <c:v>6.1365842364728174</c:v>
                </c:pt>
                <c:pt idx="6">
                  <c:v>5.8811257369816081</c:v>
                </c:pt>
                <c:pt idx="7">
                  <c:v>5.5884809486567946</c:v>
                </c:pt>
                <c:pt idx="8">
                  <c:v>5.2588116735219907</c:v>
                </c:pt>
                <c:pt idx="9">
                  <c:v>4.8955503344535787</c:v>
                </c:pt>
                <c:pt idx="10">
                  <c:v>4.5044564858078946</c:v>
                </c:pt>
                <c:pt idx="11">
                  <c:v>4.0875050514936406</c:v>
                </c:pt>
                <c:pt idx="12">
                  <c:v>3.6479909867048264</c:v>
                </c:pt>
                <c:pt idx="13">
                  <c:v>3.1893307048827362</c:v>
                </c:pt>
                <c:pt idx="14">
                  <c:v>2.7157758850604292</c:v>
                </c:pt>
                <c:pt idx="15">
                  <c:v>2.2320023495703909</c:v>
                </c:pt>
                <c:pt idx="16">
                  <c:v>1.7418231189250921</c:v>
                </c:pt>
                <c:pt idx="17">
                  <c:v>1.2477567974477977</c:v>
                </c:pt>
                <c:pt idx="18">
                  <c:v>0.75148357534780874</c:v>
                </c:pt>
                <c:pt idx="19">
                  <c:v>0.2550251507665961</c:v>
                </c:pt>
                <c:pt idx="20">
                  <c:v>-0.23790103211067615</c:v>
                </c:pt>
                <c:pt idx="21">
                  <c:v>-0.72507825354114153</c:v>
                </c:pt>
                <c:pt idx="22">
                  <c:v>-1.203649950027462</c:v>
                </c:pt>
                <c:pt idx="23">
                  <c:v>-1.6705986365675896</c:v>
                </c:pt>
                <c:pt idx="24">
                  <c:v>-2.1230530209839293</c:v>
                </c:pt>
                <c:pt idx="25">
                  <c:v>-2.5587794668972466</c:v>
                </c:pt>
                <c:pt idx="26">
                  <c:v>-2.9769429221749273</c:v>
                </c:pt>
                <c:pt idx="27">
                  <c:v>-3.3767610590904922</c:v>
                </c:pt>
                <c:pt idx="28">
                  <c:v>-3.757597129046915</c:v>
                </c:pt>
                <c:pt idx="29">
                  <c:v>-4.1180070810019922</c:v>
                </c:pt>
                <c:pt idx="30">
                  <c:v>-4.457172726094722</c:v>
                </c:pt>
                <c:pt idx="31">
                  <c:v>-4.7734833016991596</c:v>
                </c:pt>
                <c:pt idx="32">
                  <c:v>-5.0657690517604319</c:v>
                </c:pt>
                <c:pt idx="33">
                  <c:v>-5.3335121244192107</c:v>
                </c:pt>
                <c:pt idx="34">
                  <c:v>-5.5768555372953408</c:v>
                </c:pt>
                <c:pt idx="35">
                  <c:v>-5.7962842695414611</c:v>
                </c:pt>
                <c:pt idx="36">
                  <c:v>-5.9921257674693855</c:v>
                </c:pt>
                <c:pt idx="37">
                  <c:v>-6.1642293289303627</c:v>
                </c:pt>
                <c:pt idx="38">
                  <c:v>-6.3120903365313517</c:v>
                </c:pt>
                <c:pt idx="39">
                  <c:v>-6.4350030943751104</c:v>
                </c:pt>
                <c:pt idx="40">
                  <c:v>-6.5325479418039238</c:v>
                </c:pt>
                <c:pt idx="41">
                  <c:v>-6.6048375852405652</c:v>
                </c:pt>
                <c:pt idx="42">
                  <c:v>-6.6524513527750413</c:v>
                </c:pt>
                <c:pt idx="43">
                  <c:v>-6.6760676175355567</c:v>
                </c:pt>
                <c:pt idx="44">
                  <c:v>-6.6760343179106689</c:v>
                </c:pt>
                <c:pt idx="45">
                  <c:v>-6.6521559253334477</c:v>
                </c:pt>
                <c:pt idx="46">
                  <c:v>-6.6038010276853853</c:v>
                </c:pt>
                <c:pt idx="47">
                  <c:v>-6.5302746020257176</c:v>
                </c:pt>
                <c:pt idx="48">
                  <c:v>-6.431220171600577</c:v>
                </c:pt>
                <c:pt idx="49">
                  <c:v>-6.3067841693758568</c:v>
                </c:pt>
                <c:pt idx="50">
                  <c:v>-6.1574554167687392</c:v>
                </c:pt>
                <c:pt idx="51">
                  <c:v>-5.9836890086531085</c:v>
                </c:pt>
                <c:pt idx="52">
                  <c:v>-5.7855519711970915</c:v>
                </c:pt>
                <c:pt idx="53">
                  <c:v>-5.5626319013535976</c:v>
                </c:pt>
                <c:pt idx="54">
                  <c:v>-5.3142444491386378</c:v>
                </c:pt>
                <c:pt idx="55">
                  <c:v>-5.0398265093564936</c:v>
                </c:pt>
                <c:pt idx="56">
                  <c:v>-4.7392764754593371</c:v>
                </c:pt>
                <c:pt idx="57">
                  <c:v>-4.4130105927586536</c:v>
                </c:pt>
                <c:pt idx="58">
                  <c:v>-4.0617482185363736</c:v>
                </c:pt>
                <c:pt idx="59">
                  <c:v>-3.6861374147236328</c:v>
                </c:pt>
                <c:pt idx="60">
                  <c:v>-3.2864911124110168</c:v>
                </c:pt>
                <c:pt idx="61">
                  <c:v>-2.8627883926033917</c:v>
                </c:pt>
                <c:pt idx="62">
                  <c:v>-2.4149438716471163</c:v>
                </c:pt>
                <c:pt idx="63">
                  <c:v>-1.9431731432676311</c:v>
                </c:pt>
                <c:pt idx="64">
                  <c:v>-1.4482286509126399</c:v>
                </c:pt>
                <c:pt idx="65">
                  <c:v>-0.93135486133396062</c:v>
                </c:pt>
                <c:pt idx="66">
                  <c:v>-0.39403921114280793</c:v>
                </c:pt>
                <c:pt idx="67">
                  <c:v>0.16235540311317836</c:v>
                </c:pt>
                <c:pt idx="68">
                  <c:v>0.73677570736035325</c:v>
                </c:pt>
                <c:pt idx="69">
                  <c:v>1.3283915190026114</c:v>
                </c:pt>
                <c:pt idx="70">
                  <c:v>1.9363228127360304</c:v>
                </c:pt>
                <c:pt idx="71">
                  <c:v>2.5593321125954356</c:v>
                </c:pt>
                <c:pt idx="72">
                  <c:v>3.1956964831799257</c:v>
                </c:pt>
                <c:pt idx="73">
                  <c:v>3.8433193288743461</c:v>
                </c:pt>
                <c:pt idx="74">
                  <c:v>4.5000190973281811</c:v>
                </c:pt>
                <c:pt idx="75">
                  <c:v>5.1639132924377877</c:v>
                </c:pt>
                <c:pt idx="76">
                  <c:v>5.8332690529525042</c:v>
                </c:pt>
                <c:pt idx="77">
                  <c:v>6.5067923896014506</c:v>
                </c:pt>
                <c:pt idx="78">
                  <c:v>7.1830612376332246</c:v>
                </c:pt>
                <c:pt idx="79">
                  <c:v>7.8603448703884693</c:v>
                </c:pt>
                <c:pt idx="80">
                  <c:v>8.5365723073482247</c:v>
                </c:pt>
                <c:pt idx="81">
                  <c:v>9.2094894200563004</c:v>
                </c:pt>
                <c:pt idx="82">
                  <c:v>9.8769744247197657</c:v>
                </c:pt>
                <c:pt idx="83">
                  <c:v>10.537273541092851</c:v>
                </c:pt>
                <c:pt idx="84">
                  <c:v>11.189029169082621</c:v>
                </c:pt>
                <c:pt idx="85">
                  <c:v>11.831101436912963</c:v>
                </c:pt>
                <c:pt idx="86">
                  <c:v>12.462296681106034</c:v>
                </c:pt>
                <c:pt idx="87">
                  <c:v>13.081182163953759</c:v>
                </c:pt>
                <c:pt idx="88">
                  <c:v>13.686111688613872</c:v>
                </c:pt>
                <c:pt idx="89">
                  <c:v>14.275411735475011</c:v>
                </c:pt>
                <c:pt idx="90">
                  <c:v>14.847413054108612</c:v>
                </c:pt>
                <c:pt idx="91">
                  <c:v>15.401611027121518</c:v>
                </c:pt>
                <c:pt idx="92">
                  <c:v>15.937121933698641</c:v>
                </c:pt>
                <c:pt idx="93">
                  <c:v>16.453453963994935</c:v>
                </c:pt>
                <c:pt idx="94">
                  <c:v>16.950014555454221</c:v>
                </c:pt>
                <c:pt idx="95">
                  <c:v>17.425987440347651</c:v>
                </c:pt>
                <c:pt idx="96">
                  <c:v>17.880409491062142</c:v>
                </c:pt>
                <c:pt idx="97">
                  <c:v>18.312360271811439</c:v>
                </c:pt>
                <c:pt idx="98">
                  <c:v>18.721207943558692</c:v>
                </c:pt>
                <c:pt idx="99">
                  <c:v>19.106689524650552</c:v>
                </c:pt>
                <c:pt idx="100">
                  <c:v>19.468806722760181</c:v>
                </c:pt>
                <c:pt idx="101">
                  <c:v>19.807607352733569</c:v>
                </c:pt>
                <c:pt idx="102">
                  <c:v>20.122977000474901</c:v>
                </c:pt>
                <c:pt idx="103">
                  <c:v>20.41457242369647</c:v>
                </c:pt>
                <c:pt idx="104">
                  <c:v>20.681929135322559</c:v>
                </c:pt>
                <c:pt idx="105">
                  <c:v>20.924700477719256</c:v>
                </c:pt>
                <c:pt idx="106">
                  <c:v>21.14281302094458</c:v>
                </c:pt>
                <c:pt idx="107">
                  <c:v>21.336516085267011</c:v>
                </c:pt>
                <c:pt idx="108">
                  <c:v>21.506240004301038</c:v>
                </c:pt>
                <c:pt idx="109">
                  <c:v>21.652377542853333</c:v>
                </c:pt>
                <c:pt idx="110">
                  <c:v>21.775131914019557</c:v>
                </c:pt>
                <c:pt idx="111">
                  <c:v>21.874503117799708</c:v>
                </c:pt>
                <c:pt idx="112">
                  <c:v>21.9504433393478</c:v>
                </c:pt>
                <c:pt idx="113">
                  <c:v>22.00307211577892</c:v>
                </c:pt>
                <c:pt idx="114">
                  <c:v>22.032799288630482</c:v>
                </c:pt>
                <c:pt idx="115">
                  <c:v>22.040316465496979</c:v>
                </c:pt>
                <c:pt idx="116">
                  <c:v>22.026439914107307</c:v>
                </c:pt>
                <c:pt idx="117">
                  <c:v>21.991900518536525</c:v>
                </c:pt>
                <c:pt idx="118">
                  <c:v>21.937229365110358</c:v>
                </c:pt>
                <c:pt idx="119">
                  <c:v>21.862819218635547</c:v>
                </c:pt>
                <c:pt idx="120">
                  <c:v>21.769069674611082</c:v>
                </c:pt>
                <c:pt idx="121">
                  <c:v>21.656605741381629</c:v>
                </c:pt>
                <c:pt idx="122">
                  <c:v>21.526322239637324</c:v>
                </c:pt>
                <c:pt idx="123">
                  <c:v>21.379351356625506</c:v>
                </c:pt>
                <c:pt idx="124">
                  <c:v>21.216879925131753</c:v>
                </c:pt>
                <c:pt idx="125">
                  <c:v>21.039963287115089</c:v>
                </c:pt>
                <c:pt idx="126">
                  <c:v>20.849144482612594</c:v>
                </c:pt>
                <c:pt idx="127">
                  <c:v>20.645764034986463</c:v>
                </c:pt>
                <c:pt idx="128">
                  <c:v>20.430293262004795</c:v>
                </c:pt>
                <c:pt idx="129">
                  <c:v>20.203442555665927</c:v>
                </c:pt>
                <c:pt idx="130">
                  <c:v>19.967044249176926</c:v>
                </c:pt>
                <c:pt idx="131">
                  <c:v>19.722153684496874</c:v>
                </c:pt>
                <c:pt idx="132">
                  <c:v>19.470102846622432</c:v>
                </c:pt>
                <c:pt idx="133">
                  <c:v>19.212015384435613</c:v>
                </c:pt>
                <c:pt idx="134">
                  <c:v>18.948811733722675</c:v>
                </c:pt>
                <c:pt idx="135">
                  <c:v>18.681304746866182</c:v>
                </c:pt>
                <c:pt idx="136">
                  <c:v>18.410370460152617</c:v>
                </c:pt>
                <c:pt idx="137">
                  <c:v>18.137052261829357</c:v>
                </c:pt>
                <c:pt idx="138">
                  <c:v>17.862566015124298</c:v>
                </c:pt>
                <c:pt idx="139">
                  <c:v>17.588171982765179</c:v>
                </c:pt>
                <c:pt idx="140">
                  <c:v>17.315005767345429</c:v>
                </c:pt>
                <c:pt idx="141">
                  <c:v>17.043934866785978</c:v>
                </c:pt>
                <c:pt idx="142">
                  <c:v>16.775618442893016</c:v>
                </c:pt>
                <c:pt idx="143">
                  <c:v>16.510630273818936</c:v>
                </c:pt>
                <c:pt idx="144">
                  <c:v>16.249602198600769</c:v>
                </c:pt>
                <c:pt idx="145">
                  <c:v>15.993316331505769</c:v>
                </c:pt>
                <c:pt idx="146">
                  <c:v>15.742658954858779</c:v>
                </c:pt>
                <c:pt idx="147">
                  <c:v>15.498485612869262</c:v>
                </c:pt>
                <c:pt idx="148">
                  <c:v>15.261457175016396</c:v>
                </c:pt>
                <c:pt idx="149">
                  <c:v>15.031969821453075</c:v>
                </c:pt>
                <c:pt idx="150">
                  <c:v>14.810233595967279</c:v>
                </c:pt>
                <c:pt idx="151">
                  <c:v>14.596397066116294</c:v>
                </c:pt>
                <c:pt idx="152">
                  <c:v>14.390701013803472</c:v>
                </c:pt>
                <c:pt idx="153">
                  <c:v>14.193520273268167</c:v>
                </c:pt>
                <c:pt idx="154">
                  <c:v>14.005291154980654</c:v>
                </c:pt>
                <c:pt idx="155">
                  <c:v>13.82637397795914</c:v>
                </c:pt>
                <c:pt idx="156">
                  <c:v>13.656910479068712</c:v>
                </c:pt>
                <c:pt idx="157">
                  <c:v>13.496816128492338</c:v>
                </c:pt>
                <c:pt idx="158">
                  <c:v>13.345852705836245</c:v>
                </c:pt>
                <c:pt idx="159">
                  <c:v>13.203793944418425</c:v>
                </c:pt>
                <c:pt idx="160">
                  <c:v>13.070531406998617</c:v>
                </c:pt>
                <c:pt idx="161">
                  <c:v>12.946089000999871</c:v>
                </c:pt>
                <c:pt idx="162">
                  <c:v>12.830529910325978</c:v>
                </c:pt>
                <c:pt idx="163">
                  <c:v>12.723809735476936</c:v>
                </c:pt>
                <c:pt idx="164">
                  <c:v>12.625688548386094</c:v>
                </c:pt>
                <c:pt idx="165">
                  <c:v>12.53574028462166</c:v>
                </c:pt>
                <c:pt idx="166">
                  <c:v>12.453452642261977</c:v>
                </c:pt>
                <c:pt idx="167">
                  <c:v>12.378383333981036</c:v>
                </c:pt>
                <c:pt idx="168">
                  <c:v>12.310235224664197</c:v>
                </c:pt>
                <c:pt idx="169">
                  <c:v>12.248843523859954</c:v>
                </c:pt>
                <c:pt idx="170">
                  <c:v>12.194056248664801</c:v>
                </c:pt>
                <c:pt idx="171">
                  <c:v>12.14560187906025</c:v>
                </c:pt>
                <c:pt idx="172">
                  <c:v>12.103039835393407</c:v>
                </c:pt>
                <c:pt idx="173">
                  <c:v>12.065794631838765</c:v>
                </c:pt>
                <c:pt idx="174">
                  <c:v>12.033267728984301</c:v>
                </c:pt>
                <c:pt idx="175">
                  <c:v>12.004970732331239</c:v>
                </c:pt>
                <c:pt idx="176">
                  <c:v>11.980555276572671</c:v>
                </c:pt>
                <c:pt idx="177">
                  <c:v>11.959781433641895</c:v>
                </c:pt>
                <c:pt idx="178">
                  <c:v>11.942402444779834</c:v>
                </c:pt>
                <c:pt idx="179">
                  <c:v>11.92805286794896</c:v>
                </c:pt>
                <c:pt idx="180">
                  <c:v>11.916218693554393</c:v>
                </c:pt>
                <c:pt idx="181">
                  <c:v>11.906345781683882</c:v>
                </c:pt>
                <c:pt idx="182">
                  <c:v>11.897717763483474</c:v>
                </c:pt>
                <c:pt idx="183">
                  <c:v>11.889956389367535</c:v>
                </c:pt>
                <c:pt idx="184">
                  <c:v>11.88276793956752</c:v>
                </c:pt>
                <c:pt idx="185">
                  <c:v>11.875848448276471</c:v>
                </c:pt>
                <c:pt idx="186">
                  <c:v>11.868917857110478</c:v>
                </c:pt>
                <c:pt idx="187">
                  <c:v>11.861591085791531</c:v>
                </c:pt>
                <c:pt idx="188">
                  <c:v>11.853341317176818</c:v>
                </c:pt>
                <c:pt idx="189">
                  <c:v>11.843596480786763</c:v>
                </c:pt>
                <c:pt idx="190">
                  <c:v>11.831827197968922</c:v>
                </c:pt>
                <c:pt idx="191">
                  <c:v>11.81762789636845</c:v>
                </c:pt>
                <c:pt idx="192">
                  <c:v>11.800697171688071</c:v>
                </c:pt>
                <c:pt idx="193">
                  <c:v>11.780784849822497</c:v>
                </c:pt>
                <c:pt idx="194">
                  <c:v>11.757577572762928</c:v>
                </c:pt>
                <c:pt idx="195">
                  <c:v>11.730656106770002</c:v>
                </c:pt>
                <c:pt idx="196">
                  <c:v>11.699503880739206</c:v>
                </c:pt>
                <c:pt idx="197">
                  <c:v>11.66358724683518</c:v>
                </c:pt>
                <c:pt idx="198">
                  <c:v>11.622449402511101</c:v>
                </c:pt>
                <c:pt idx="199">
                  <c:v>11.575762474536843</c:v>
                </c:pt>
                <c:pt idx="200">
                  <c:v>11.523283973336182</c:v>
                </c:pt>
                <c:pt idx="201">
                  <c:v>11.464802147448037</c:v>
                </c:pt>
                <c:pt idx="202">
                  <c:v>11.400035230815392</c:v>
                </c:pt>
                <c:pt idx="203">
                  <c:v>11.32861180454487</c:v>
                </c:pt>
                <c:pt idx="204">
                  <c:v>11.250102388858746</c:v>
                </c:pt>
                <c:pt idx="205">
                  <c:v>11.164091165363754</c:v>
                </c:pt>
                <c:pt idx="206">
                  <c:v>11.070265629887565</c:v>
                </c:pt>
                <c:pt idx="207">
                  <c:v>10.96844306141136</c:v>
                </c:pt>
                <c:pt idx="208">
                  <c:v>10.858525268733468</c:v>
                </c:pt>
                <c:pt idx="209">
                  <c:v>10.740424306690636</c:v>
                </c:pt>
                <c:pt idx="210">
                  <c:v>10.61399075388905</c:v>
                </c:pt>
                <c:pt idx="211">
                  <c:v>10.479004320502256</c:v>
                </c:pt>
                <c:pt idx="212">
                  <c:v>10.335214832425075</c:v>
                </c:pt>
                <c:pt idx="213">
                  <c:v>10.182432737946488</c:v>
                </c:pt>
                <c:pt idx="214">
                  <c:v>10.020582899451233</c:v>
                </c:pt>
                <c:pt idx="215">
                  <c:v>9.849717400968041</c:v>
                </c:pt>
                <c:pt idx="216">
                  <c:v>9.6693580940365571</c:v>
                </c:pt>
                <c:pt idx="217">
                  <c:v>9.4808156177401361</c:v>
                </c:pt>
                <c:pt idx="218">
                  <c:v>9.2835392475127954</c:v>
                </c:pt>
                <c:pt idx="219">
                  <c:v>9.0775306910276417</c:v>
                </c:pt>
                <c:pt idx="220">
                  <c:v>8.8627950713038288</c:v>
                </c:pt>
                <c:pt idx="221">
                  <c:v>8.639405818283505</c:v>
                </c:pt>
                <c:pt idx="222">
                  <c:v>8.4075490683317078</c:v>
                </c:pt>
                <c:pt idx="223">
                  <c:v>8.1675091490149168</c:v>
                </c:pt>
                <c:pt idx="224">
                  <c:v>7.9196173489093571</c:v>
                </c:pt>
                <c:pt idx="225">
                  <c:v>7.6641759261488813</c:v>
                </c:pt>
                <c:pt idx="226">
                  <c:v>7.4014213934540383</c:v>
                </c:pt>
                <c:pt idx="227">
                  <c:v>7.1315450102090692</c:v>
                </c:pt>
                <c:pt idx="228">
                  <c:v>6.8547491356729937</c:v>
                </c:pt>
                <c:pt idx="229">
                  <c:v>6.5713104128837339</c:v>
                </c:pt>
                <c:pt idx="230">
                  <c:v>6.281588733941315</c:v>
                </c:pt>
                <c:pt idx="231">
                  <c:v>5.98602553233499</c:v>
                </c:pt>
                <c:pt idx="232">
                  <c:v>5.6850720606744254</c:v>
                </c:pt>
                <c:pt idx="233">
                  <c:v>5.3791202299296854</c:v>
                </c:pt>
                <c:pt idx="234">
                  <c:v>5.0684910826384995</c:v>
                </c:pt>
                <c:pt idx="235">
                  <c:v>4.7534587003290643</c:v>
                </c:pt>
                <c:pt idx="236">
                  <c:v>4.4343052759766532</c:v>
                </c:pt>
                <c:pt idx="237">
                  <c:v>4.1113885670900299</c:v>
                </c:pt>
                <c:pt idx="238">
                  <c:v>3.7851303689181788</c:v>
                </c:pt>
                <c:pt idx="239">
                  <c:v>3.4559990108013152</c:v>
                </c:pt>
                <c:pt idx="240">
                  <c:v>3.1244395550340376</c:v>
                </c:pt>
                <c:pt idx="241">
                  <c:v>2.7908229935914255</c:v>
                </c:pt>
                <c:pt idx="242">
                  <c:v>2.4552684366702979</c:v>
                </c:pt>
                <c:pt idx="243">
                  <c:v>2.1184051617979964</c:v>
                </c:pt>
                <c:pt idx="244">
                  <c:v>1.780311295017599</c:v>
                </c:pt>
                <c:pt idx="245">
                  <c:v>1.4413182316347903</c:v>
                </c:pt>
                <c:pt idx="246">
                  <c:v>1.1018064625561235</c:v>
                </c:pt>
                <c:pt idx="247">
                  <c:v>0.76217697076499391</c:v>
                </c:pt>
                <c:pt idx="248">
                  <c:v>0.42279277020134021</c:v>
                </c:pt>
                <c:pt idx="249">
                  <c:v>8.3941396989393846E-2</c:v>
                </c:pt>
                <c:pt idx="250">
                  <c:v>-0.25401674313470718</c:v>
                </c:pt>
                <c:pt idx="251">
                  <c:v>-0.59111658409237333</c:v>
                </c:pt>
                <c:pt idx="252">
                  <c:v>-0.92706636060029002</c:v>
                </c:pt>
                <c:pt idx="253">
                  <c:v>-1.2615779561921945</c:v>
                </c:pt>
                <c:pt idx="254">
                  <c:v>-1.5943440964445437</c:v>
                </c:pt>
                <c:pt idx="255">
                  <c:v>-1.9250545185059271</c:v>
                </c:pt>
                <c:pt idx="256">
                  <c:v>-2.2534434657543869</c:v>
                </c:pt>
                <c:pt idx="257">
                  <c:v>-2.5793208528310045</c:v>
                </c:pt>
                <c:pt idx="258">
                  <c:v>-2.9025344833731648</c:v>
                </c:pt>
                <c:pt idx="259">
                  <c:v>-3.2229517992585879</c:v>
                </c:pt>
                <c:pt idx="260">
                  <c:v>-3.5404082234948824</c:v>
                </c:pt>
                <c:pt idx="261">
                  <c:v>-3.8546979814767797</c:v>
                </c:pt>
                <c:pt idx="262">
                  <c:v>-4.165581572055812</c:v>
                </c:pt>
                <c:pt idx="263">
                  <c:v>-4.4728282459080209</c:v>
                </c:pt>
                <c:pt idx="264">
                  <c:v>-4.7762582704424839</c:v>
                </c:pt>
                <c:pt idx="265">
                  <c:v>-5.0757542431354521</c:v>
                </c:pt>
                <c:pt idx="266">
                  <c:v>-5.3712388917803713</c:v>
                </c:pt>
                <c:pt idx="267">
                  <c:v>-5.6626366518437852</c:v>
                </c:pt>
                <c:pt idx="268">
                  <c:v>-5.9498360976576636</c:v>
                </c:pt>
                <c:pt idx="269">
                  <c:v>-6.2326826848089221</c:v>
                </c:pt>
                <c:pt idx="270">
                  <c:v>-6.5110099151730347</c:v>
                </c:pt>
                <c:pt idx="271">
                  <c:v>-6.7846640981733275</c:v>
                </c:pt>
                <c:pt idx="272">
                  <c:v>-7.0535496041178218</c:v>
                </c:pt>
                <c:pt idx="273">
                  <c:v>-7.3168591305613306</c:v>
                </c:pt>
                <c:pt idx="274">
                  <c:v>-7.5760420650243754</c:v>
                </c:pt>
                <c:pt idx="275">
                  <c:v>-7.8304537609219294</c:v>
                </c:pt>
                <c:pt idx="276">
                  <c:v>-8.0799755349754889</c:v>
                </c:pt>
                <c:pt idx="277">
                  <c:v>-8.3245245650410649</c:v>
                </c:pt>
                <c:pt idx="278">
                  <c:v>-8.564012905955293</c:v>
                </c:pt>
                <c:pt idx="279">
                  <c:v>-8.7983824968337654</c:v>
                </c:pt>
                <c:pt idx="280">
                  <c:v>-9.0276196762919056</c:v>
                </c:pt>
                <c:pt idx="281">
                  <c:v>-9.2517628669738663</c:v>
                </c:pt>
                <c:pt idx="282">
                  <c:v>-9.4708692759275337</c:v>
                </c:pt>
                <c:pt idx="283">
                  <c:v>-9.6849858641624245</c:v>
                </c:pt>
                <c:pt idx="284">
                  <c:v>-9.8941280007362273</c:v>
                </c:pt>
                <c:pt idx="285">
                  <c:v>-10.098288854956621</c:v>
                </c:pt>
                <c:pt idx="286">
                  <c:v>-10.297458180785133</c:v>
                </c:pt>
                <c:pt idx="287">
                  <c:v>-10.491662447154509</c:v>
                </c:pt>
                <c:pt idx="288">
                  <c:v>-10.680972522497145</c:v>
                </c:pt>
                <c:pt idx="289">
                  <c:v>-10.865497697889772</c:v>
                </c:pt>
                <c:pt idx="290">
                  <c:v>-11.045361779630165</c:v>
                </c:pt>
                <c:pt idx="291">
                  <c:v>-11.220668935775725</c:v>
                </c:pt>
                <c:pt idx="292">
                  <c:v>-11.391489180922504</c:v>
                </c:pt>
                <c:pt idx="293">
                  <c:v>-11.557872037589537</c:v>
                </c:pt>
                <c:pt idx="294">
                  <c:v>-11.719872151315192</c:v>
                </c:pt>
                <c:pt idx="295">
                  <c:v>-11.877579174935773</c:v>
                </c:pt>
                <c:pt idx="296">
                  <c:v>-12.030480806529509</c:v>
                </c:pt>
                <c:pt idx="297">
                  <c:v>-12.17967934906477</c:v>
                </c:pt>
                <c:pt idx="298">
                  <c:v>-12.325404484570019</c:v>
                </c:pt>
                <c:pt idx="299">
                  <c:v>-12.467406038939899</c:v>
                </c:pt>
                <c:pt idx="300">
                  <c:v>-12.605789887905097</c:v>
                </c:pt>
                <c:pt idx="301">
                  <c:v>-12.740639707446066</c:v>
                </c:pt>
                <c:pt idx="302">
                  <c:v>-12.872046858072276</c:v>
                </c:pt>
                <c:pt idx="303">
                  <c:v>-13.00013173073528</c:v>
                </c:pt>
                <c:pt idx="304">
                  <c:v>-13.125040331482856</c:v>
                </c:pt>
                <c:pt idx="305">
                  <c:v>-13.246934035420404</c:v>
                </c:pt>
                <c:pt idx="306">
                  <c:v>-13.365967386960952</c:v>
                </c:pt>
                <c:pt idx="307">
                  <c:v>-13.482260777056172</c:v>
                </c:pt>
                <c:pt idx="308">
                  <c:v>-13.595911543071265</c:v>
                </c:pt>
                <c:pt idx="309">
                  <c:v>-13.707003360986686</c:v>
                </c:pt>
                <c:pt idx="310">
                  <c:v>-13.815626737475377</c:v>
                </c:pt>
                <c:pt idx="311">
                  <c:v>-13.921895232796635</c:v>
                </c:pt>
                <c:pt idx="312">
                  <c:v>-14.025936922430974</c:v>
                </c:pt>
                <c:pt idx="313">
                  <c:v>-14.127902935445263</c:v>
                </c:pt>
                <c:pt idx="314">
                  <c:v>-14.227915370464281</c:v>
                </c:pt>
                <c:pt idx="315">
                  <c:v>-14.326065587997382</c:v>
                </c:pt>
                <c:pt idx="316">
                  <c:v>-14.422426164150194</c:v>
                </c:pt>
                <c:pt idx="317">
                  <c:v>-14.517048329114914</c:v>
                </c:pt>
                <c:pt idx="318">
                  <c:v>-14.610002097487426</c:v>
                </c:pt>
                <c:pt idx="319">
                  <c:v>-14.701371145248409</c:v>
                </c:pt>
                <c:pt idx="320">
                  <c:v>-14.791259640455213</c:v>
                </c:pt>
                <c:pt idx="321">
                  <c:v>-14.879578784108118</c:v>
                </c:pt>
                <c:pt idx="322">
                  <c:v>-14.966714510321598</c:v>
                </c:pt>
                <c:pt idx="323">
                  <c:v>-15.052695849537804</c:v>
                </c:pt>
                <c:pt idx="324">
                  <c:v>-15.1372239589691</c:v>
                </c:pt>
                <c:pt idx="325">
                  <c:v>-15.220744541287415</c:v>
                </c:pt>
                <c:pt idx="326">
                  <c:v>-15.303163674473714</c:v>
                </c:pt>
                <c:pt idx="327">
                  <c:v>-15.38447111248969</c:v>
                </c:pt>
                <c:pt idx="328">
                  <c:v>-15.46451145708556</c:v>
                </c:pt>
                <c:pt idx="329">
                  <c:v>-15.543725287914228</c:v>
                </c:pt>
                <c:pt idx="330">
                  <c:v>-15.621987944841329</c:v>
                </c:pt>
                <c:pt idx="331">
                  <c:v>-15.699278935790039</c:v>
                </c:pt>
                <c:pt idx="332">
                  <c:v>-15.775589722394923</c:v>
                </c:pt>
                <c:pt idx="333">
                  <c:v>-15.850908350944518</c:v>
                </c:pt>
                <c:pt idx="334">
                  <c:v>-15.925227990746446</c:v>
                </c:pt>
                <c:pt idx="335">
                  <c:v>-15.998550349473931</c:v>
                </c:pt>
                <c:pt idx="336">
                  <c:v>-16.070882257819175</c:v>
                </c:pt>
                <c:pt idx="337">
                  <c:v>-16.14222542345523</c:v>
                </c:pt>
                <c:pt idx="338">
                  <c:v>-16.21256276965136</c:v>
                </c:pt>
                <c:pt idx="339">
                  <c:v>-16.281858435273158</c:v>
                </c:pt>
                <c:pt idx="340">
                  <c:v>-16.350061190128304</c:v>
                </c:pt>
                <c:pt idx="341">
                  <c:v>-16.417119804024651</c:v>
                </c:pt>
                <c:pt idx="342">
                  <c:v>-16.482989877462366</c:v>
                </c:pt>
                <c:pt idx="343">
                  <c:v>-16.547534796595571</c:v>
                </c:pt>
                <c:pt idx="344">
                  <c:v>-16.61071186959742</c:v>
                </c:pt>
                <c:pt idx="345">
                  <c:v>-16.6727823704481</c:v>
                </c:pt>
                <c:pt idx="346">
                  <c:v>-16.733491855859747</c:v>
                </c:pt>
                <c:pt idx="347">
                  <c:v>-16.792751526832525</c:v>
                </c:pt>
                <c:pt idx="348">
                  <c:v>-16.85047087669372</c:v>
                </c:pt>
                <c:pt idx="349">
                  <c:v>-16.906631121039378</c:v>
                </c:pt>
                <c:pt idx="350">
                  <c:v>-16.961119553446725</c:v>
                </c:pt>
                <c:pt idx="351">
                  <c:v>-17.013823467493044</c:v>
                </c:pt>
                <c:pt idx="352">
                  <c:v>-17.064669433236073</c:v>
                </c:pt>
                <c:pt idx="353">
                  <c:v>-17.113736003637285</c:v>
                </c:pt>
                <c:pt idx="354">
                  <c:v>-17.16084216535091</c:v>
                </c:pt>
                <c:pt idx="355">
                  <c:v>-17.205193850398047</c:v>
                </c:pt>
                <c:pt idx="356">
                  <c:v>-17.247376790642733</c:v>
                </c:pt>
                <c:pt idx="357">
                  <c:v>-17.287867426872207</c:v>
                </c:pt>
                <c:pt idx="358">
                  <c:v>-17.326107349991773</c:v>
                </c:pt>
                <c:pt idx="359">
                  <c:v>-17.361866024136496</c:v>
                </c:pt>
                <c:pt idx="360">
                  <c:v>-17.395046111941294</c:v>
                </c:pt>
                <c:pt idx="361">
                  <c:v>-17.425763735175099</c:v>
                </c:pt>
                <c:pt idx="362">
                  <c:v>-17.453796896338407</c:v>
                </c:pt>
                <c:pt idx="363">
                  <c:v>-17.478153437375983</c:v>
                </c:pt>
                <c:pt idx="364">
                  <c:v>-17.49950105845927</c:v>
                </c:pt>
                <c:pt idx="365">
                  <c:v>-17.518700426816935</c:v>
                </c:pt>
                <c:pt idx="366">
                  <c:v>-17.534989920258504</c:v>
                </c:pt>
                <c:pt idx="367">
                  <c:v>-17.548113387823058</c:v>
                </c:pt>
                <c:pt idx="368">
                  <c:v>-17.557983738183935</c:v>
                </c:pt>
                <c:pt idx="369">
                  <c:v>-17.564621463417971</c:v>
                </c:pt>
                <c:pt idx="370">
                  <c:v>-17.567888242006283</c:v>
                </c:pt>
                <c:pt idx="371">
                  <c:v>-17.567696982622099</c:v>
                </c:pt>
                <c:pt idx="372">
                  <c:v>-17.562874513864518</c:v>
                </c:pt>
                <c:pt idx="373">
                  <c:v>-17.554286625981312</c:v>
                </c:pt>
                <c:pt idx="374">
                  <c:v>-17.543055260181404</c:v>
                </c:pt>
                <c:pt idx="375">
                  <c:v>-17.528259980678531</c:v>
                </c:pt>
                <c:pt idx="376">
                  <c:v>-17.509673666953997</c:v>
                </c:pt>
                <c:pt idx="377">
                  <c:v>-17.487238258123384</c:v>
                </c:pt>
                <c:pt idx="378">
                  <c:v>-17.460900816321328</c:v>
                </c:pt>
                <c:pt idx="379">
                  <c:v>-17.430217346548996</c:v>
                </c:pt>
                <c:pt idx="380">
                  <c:v>-17.395128080248817</c:v>
                </c:pt>
                <c:pt idx="381">
                  <c:v>-17.355566418170895</c:v>
                </c:pt>
                <c:pt idx="382">
                  <c:v>-17.311802172660787</c:v>
                </c:pt>
                <c:pt idx="383">
                  <c:v>-17.26443473696704</c:v>
                </c:pt>
                <c:pt idx="384">
                  <c:v>-17.212717857956861</c:v>
                </c:pt>
                <c:pt idx="385">
                  <c:v>-17.157025516033141</c:v>
                </c:pt>
                <c:pt idx="386">
                  <c:v>-17.096609750390037</c:v>
                </c:pt>
                <c:pt idx="387">
                  <c:v>-17.03195212483406</c:v>
                </c:pt>
                <c:pt idx="388">
                  <c:v>-16.963590556383089</c:v>
                </c:pt>
                <c:pt idx="389">
                  <c:v>-16.890927359461731</c:v>
                </c:pt>
                <c:pt idx="390">
                  <c:v>-16.814538019895544</c:v>
                </c:pt>
                <c:pt idx="391">
                  <c:v>-16.733985373377788</c:v>
                </c:pt>
                <c:pt idx="392">
                  <c:v>-16.649397495388978</c:v>
                </c:pt>
                <c:pt idx="393">
                  <c:v>-16.561255949735632</c:v>
                </c:pt>
                <c:pt idx="394">
                  <c:v>-16.469002327322919</c:v>
                </c:pt>
                <c:pt idx="395">
                  <c:v>-16.370816248655295</c:v>
                </c:pt>
                <c:pt idx="396">
                  <c:v>-16.268683737516398</c:v>
                </c:pt>
                <c:pt idx="397">
                  <c:v>-16.16255868673322</c:v>
                </c:pt>
                <c:pt idx="398">
                  <c:v>-16.052716031670531</c:v>
                </c:pt>
                <c:pt idx="399">
                  <c:v>-15.938950851559612</c:v>
                </c:pt>
                <c:pt idx="400">
                  <c:v>-15.821710556745515</c:v>
                </c:pt>
                <c:pt idx="401">
                  <c:v>-15.700592136383024</c:v>
                </c:pt>
                <c:pt idx="402">
                  <c:v>-15.576188153028433</c:v>
                </c:pt>
                <c:pt idx="403">
                  <c:v>-15.447912874817822</c:v>
                </c:pt>
                <c:pt idx="404">
                  <c:v>-15.315383782982815</c:v>
                </c:pt>
                <c:pt idx="405">
                  <c:v>-15.179292485117902</c:v>
                </c:pt>
                <c:pt idx="406">
                  <c:v>-15.040014669299083</c:v>
                </c:pt>
                <c:pt idx="407">
                  <c:v>-14.897270277142509</c:v>
                </c:pt>
                <c:pt idx="408">
                  <c:v>-14.751585271954523</c:v>
                </c:pt>
                <c:pt idx="409">
                  <c:v>-14.602445644140195</c:v>
                </c:pt>
                <c:pt idx="410">
                  <c:v>-14.450259527564</c:v>
                </c:pt>
                <c:pt idx="411">
                  <c:v>-14.294609396159625</c:v>
                </c:pt>
                <c:pt idx="412">
                  <c:v>-14.135875207185702</c:v>
                </c:pt>
                <c:pt idx="413">
                  <c:v>-13.974552185833433</c:v>
                </c:pt>
                <c:pt idx="414">
                  <c:v>-13.810184383392292</c:v>
                </c:pt>
                <c:pt idx="415">
                  <c:v>-13.643133826553822</c:v>
                </c:pt>
                <c:pt idx="416">
                  <c:v>-13.473010312020742</c:v>
                </c:pt>
                <c:pt idx="417">
                  <c:v>-13.300261250138272</c:v>
                </c:pt>
                <c:pt idx="418">
                  <c:v>-13.125274282693825</c:v>
                </c:pt>
                <c:pt idx="419">
                  <c:v>-12.947765082120867</c:v>
                </c:pt>
                <c:pt idx="420">
                  <c:v>-12.768143489956811</c:v>
                </c:pt>
                <c:pt idx="421">
                  <c:v>-12.58622934669253</c:v>
                </c:pt>
                <c:pt idx="422">
                  <c:v>-12.402099497616273</c:v>
                </c:pt>
                <c:pt idx="423">
                  <c:v>-12.215784680843353</c:v>
                </c:pt>
                <c:pt idx="424">
                  <c:v>-12.027401871979224</c:v>
                </c:pt>
                <c:pt idx="425">
                  <c:v>-11.837338712811418</c:v>
                </c:pt>
                <c:pt idx="426">
                  <c:v>-11.645448343455746</c:v>
                </c:pt>
                <c:pt idx="427">
                  <c:v>-11.451627449691275</c:v>
                </c:pt>
                <c:pt idx="428">
                  <c:v>-11.256215858459425</c:v>
                </c:pt>
                <c:pt idx="429">
                  <c:v>-11.059297245740884</c:v>
                </c:pt>
                <c:pt idx="430">
                  <c:v>-10.86054203063247</c:v>
                </c:pt>
                <c:pt idx="431">
                  <c:v>-10.660461661219543</c:v>
                </c:pt>
                <c:pt idx="432">
                  <c:v>-10.459194459021035</c:v>
                </c:pt>
                <c:pt idx="433">
                  <c:v>-10.256682363152482</c:v>
                </c:pt>
                <c:pt idx="434">
                  <c:v>-10.053078210353801</c:v>
                </c:pt>
                <c:pt idx="435">
                  <c:v>-9.8484981223940409</c:v>
                </c:pt>
                <c:pt idx="436">
                  <c:v>-9.6429788142442447</c:v>
                </c:pt>
                <c:pt idx="437">
                  <c:v>-9.4366475075482867</c:v>
                </c:pt>
                <c:pt idx="438">
                  <c:v>-9.229511032998543</c:v>
                </c:pt>
                <c:pt idx="439">
                  <c:v>-9.0217145428060928</c:v>
                </c:pt>
                <c:pt idx="440">
                  <c:v>-8.8132144913076829</c:v>
                </c:pt>
                <c:pt idx="441">
                  <c:v>-8.6041543230413975</c:v>
                </c:pt>
                <c:pt idx="442">
                  <c:v>-8.3945084229111373</c:v>
                </c:pt>
                <c:pt idx="443">
                  <c:v>-8.1843655899166752</c:v>
                </c:pt>
                <c:pt idx="444">
                  <c:v>-7.9738376766443197</c:v>
                </c:pt>
                <c:pt idx="445">
                  <c:v>-7.7629255369305366</c:v>
                </c:pt>
                <c:pt idx="446">
                  <c:v>-7.5516786932944822</c:v>
                </c:pt>
                <c:pt idx="447">
                  <c:v>-7.3401791140436705</c:v>
                </c:pt>
                <c:pt idx="448">
                  <c:v>-7.1284690640866515</c:v>
                </c:pt>
                <c:pt idx="449">
                  <c:v>-6.9165728777646533</c:v>
                </c:pt>
                <c:pt idx="450">
                  <c:v>-6.7045609965920159</c:v>
                </c:pt>
                <c:pt idx="451">
                  <c:v>-6.4924756854772285</c:v>
                </c:pt>
                <c:pt idx="452">
                  <c:v>-6.280345974862553</c:v>
                </c:pt>
                <c:pt idx="453">
                  <c:v>-6.0682021759450091</c:v>
                </c:pt>
                <c:pt idx="454">
                  <c:v>-5.8560707576572826</c:v>
                </c:pt>
                <c:pt idx="455">
                  <c:v>-5.6439760543405963</c:v>
                </c:pt>
                <c:pt idx="456">
                  <c:v>-5.4319402657449238</c:v>
                </c:pt>
                <c:pt idx="457">
                  <c:v>-5.2200316987931714</c:v>
                </c:pt>
                <c:pt idx="458">
                  <c:v>-5.0082469381391981</c:v>
                </c:pt>
                <c:pt idx="459">
                  <c:v>-4.7965847030281976</c:v>
                </c:pt>
                <c:pt idx="460">
                  <c:v>-4.5850821353495084</c:v>
                </c:pt>
                <c:pt idx="461">
                  <c:v>-4.3737260006368102</c:v>
                </c:pt>
                <c:pt idx="462">
                  <c:v>-4.1625457562506165</c:v>
                </c:pt>
                <c:pt idx="463">
                  <c:v>-3.9515367060899687</c:v>
                </c:pt>
                <c:pt idx="464">
                  <c:v>-3.7407065346837025</c:v>
                </c:pt>
                <c:pt idx="465">
                  <c:v>-3.5300757341086841</c:v>
                </c:pt>
                <c:pt idx="466">
                  <c:v>-3.319650281220671</c:v>
                </c:pt>
                <c:pt idx="467">
                  <c:v>-3.1094348721206142</c:v>
                </c:pt>
                <c:pt idx="468">
                  <c:v>-2.8994314279407227</c:v>
                </c:pt>
                <c:pt idx="469">
                  <c:v>-2.6897120978683233</c:v>
                </c:pt>
                <c:pt idx="470">
                  <c:v>-2.480216046050189</c:v>
                </c:pt>
                <c:pt idx="471">
                  <c:v>-2.2708963114768212</c:v>
                </c:pt>
                <c:pt idx="472">
                  <c:v>-2.0617945186793754</c:v>
                </c:pt>
                <c:pt idx="473">
                  <c:v>-1.852868616208434</c:v>
                </c:pt>
                <c:pt idx="474">
                  <c:v>-1.6441411240026329</c:v>
                </c:pt>
                <c:pt idx="475">
                  <c:v>-1.4359643563628186</c:v>
                </c:pt>
              </c:numCache>
            </c:numRef>
          </c:yVal>
          <c:smooth val="1"/>
          <c:extLst>
            <c:ext xmlns:c16="http://schemas.microsoft.com/office/drawing/2014/chart" uri="{C3380CC4-5D6E-409C-BE32-E72D297353CC}">
              <c16:uniqueId val="{00000009-4789-45DC-97F7-B59DC835213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Лист1!$L$2:$L$477</c:f>
              <c:numCache>
                <c:formatCode>0.00</c:formatCode>
                <c:ptCount val="476"/>
                <c:pt idx="0">
                  <c:v>7.5846137300133671</c:v>
                </c:pt>
                <c:pt idx="1">
                  <c:v>7.2699442282318953</c:v>
                </c:pt>
                <c:pt idx="2">
                  <c:v>7.301834169030176</c:v>
                </c:pt>
                <c:pt idx="3">
                  <c:v>6.52285348176955</c:v>
                </c:pt>
                <c:pt idx="4">
                  <c:v>6.3506636828183716</c:v>
                </c:pt>
                <c:pt idx="5">
                  <c:v>6.1356364779174157</c:v>
                </c:pt>
                <c:pt idx="6">
                  <c:v>5.8801813937723066</c:v>
                </c:pt>
                <c:pt idx="7">
                  <c:v>5.5875370323657965</c:v>
                </c:pt>
                <c:pt idx="8">
                  <c:v>5.257863914966582</c:v>
                </c:pt>
                <c:pt idx="9">
                  <c:v>4.8945970259606808</c:v>
                </c:pt>
                <c:pt idx="10">
                  <c:v>4.5034942120313621</c:v>
                </c:pt>
                <c:pt idx="11">
                  <c:v>4.0865312509238674</c:v>
                </c:pt>
                <c:pt idx="12">
                  <c:v>3.6470048055052757</c:v>
                </c:pt>
                <c:pt idx="13">
                  <c:v>3.1883317161351394</c:v>
                </c:pt>
                <c:pt idx="14">
                  <c:v>2.7147640887647815</c:v>
                </c:pt>
                <c:pt idx="15">
                  <c:v>2.2309790264815081</c:v>
                </c:pt>
                <c:pt idx="16">
                  <c:v>1.7407894430682038</c:v>
                </c:pt>
                <c:pt idx="17">
                  <c:v>1.2467153303325145</c:v>
                </c:pt>
                <c:pt idx="18">
                  <c:v>0.75043655829503653</c:v>
                </c:pt>
                <c:pt idx="19">
                  <c:v>0.25397554552182516</c:v>
                </c:pt>
                <c:pt idx="20">
                  <c:v>-0.238949996978044</c:v>
                </c:pt>
                <c:pt idx="21">
                  <c:v>-0.72612345619127028</c:v>
                </c:pt>
                <c:pt idx="22">
                  <c:v>-1.2046881085261683</c:v>
                </c:pt>
                <c:pt idx="23">
                  <c:v>-1.6716266557574246</c:v>
                </c:pt>
                <c:pt idx="24">
                  <c:v>-2.1240678057074507</c:v>
                </c:pt>
                <c:pt idx="25">
                  <c:v>-2.5597782421857094</c:v>
                </c:pt>
                <c:pt idx="26">
                  <c:v>-2.9779235534369897</c:v>
                </c:pt>
                <c:pt idx="27">
                  <c:v>-3.3777216251939519</c:v>
                </c:pt>
                <c:pt idx="28">
                  <c:v>-3.7585367761552302</c:v>
                </c:pt>
                <c:pt idx="29">
                  <c:v>-4.1189241014420945</c:v>
                </c:pt>
                <c:pt idx="30">
                  <c:v>-4.4580671198666053</c:v>
                </c:pt>
                <c:pt idx="31">
                  <c:v>-4.7743546418845622</c:v>
                </c:pt>
                <c:pt idx="32">
                  <c:v>-5.0666181921958895</c:v>
                </c:pt>
                <c:pt idx="33">
                  <c:v>-5.3343407727777921</c:v>
                </c:pt>
                <c:pt idx="34">
                  <c:v>-5.5776636935770458</c:v>
                </c:pt>
                <c:pt idx="35">
                  <c:v>-5.7970744952559121</c:v>
                </c:pt>
                <c:pt idx="36">
                  <c:v>-5.9929001972079172</c:v>
                </c:pt>
                <c:pt idx="37">
                  <c:v>-6.1649892434477351</c:v>
                </c:pt>
                <c:pt idx="38">
                  <c:v>-6.3128387242555464</c:v>
                </c:pt>
                <c:pt idx="39">
                  <c:v>-6.4357412360608297</c:v>
                </c:pt>
                <c:pt idx="40">
                  <c:v>-6.5332779720425105</c:v>
                </c:pt>
                <c:pt idx="41">
                  <c:v>-6.6055624924599989</c:v>
                </c:pt>
                <c:pt idx="42">
                  <c:v>-6.6531724177300822</c:v>
                </c:pt>
                <c:pt idx="43">
                  <c:v>-6.6767865478991988</c:v>
                </c:pt>
                <c:pt idx="44">
                  <c:v>-6.676752394437786</c:v>
                </c:pt>
                <c:pt idx="45">
                  <c:v>-6.6528735749423307</c:v>
                </c:pt>
                <c:pt idx="46">
                  <c:v>-6.6045203849673184</c:v>
                </c:pt>
                <c:pt idx="47">
                  <c:v>-6.5309948131441766</c:v>
                </c:pt>
                <c:pt idx="48">
                  <c:v>-6.4319416634737951</c:v>
                </c:pt>
                <c:pt idx="49">
                  <c:v>-6.3075069420039496</c:v>
                </c:pt>
                <c:pt idx="50">
                  <c:v>-6.158178616315122</c:v>
                </c:pt>
                <c:pt idx="51">
                  <c:v>-5.984412208199493</c:v>
                </c:pt>
                <c:pt idx="52">
                  <c:v>-5.7862751707434175</c:v>
                </c:pt>
                <c:pt idx="53">
                  <c:v>-5.5633529663085932</c:v>
                </c:pt>
                <c:pt idx="54">
                  <c:v>-5.314962098747487</c:v>
                </c:pt>
                <c:pt idx="55">
                  <c:v>-5.0405403167009331</c:v>
                </c:pt>
                <c:pt idx="56">
                  <c:v>-4.7399855867028231</c:v>
                </c:pt>
                <c:pt idx="57">
                  <c:v>-4.4137133002281157</c:v>
                </c:pt>
                <c:pt idx="58">
                  <c:v>-4.0624436683952778</c:v>
                </c:pt>
                <c:pt idx="59">
                  <c:v>-3.6868251800537069</c:v>
                </c:pt>
                <c:pt idx="60">
                  <c:v>-3.2871694855391973</c:v>
                </c:pt>
                <c:pt idx="61">
                  <c:v>-2.8634578004479367</c:v>
                </c:pt>
                <c:pt idx="62">
                  <c:v>-2.4156041007488911</c:v>
                </c:pt>
                <c:pt idx="63">
                  <c:v>-1.9438241936266409</c:v>
                </c:pt>
                <c:pt idx="64">
                  <c:v>-1.4488703090697512</c:v>
                </c:pt>
                <c:pt idx="65">
                  <c:v>-0.93198798112571035</c:v>
                </c:pt>
                <c:pt idx="66">
                  <c:v>-0.39466451299376781</c:v>
                </c:pt>
                <c:pt idx="67">
                  <c:v>0.16173705202527305</c:v>
                </c:pt>
                <c:pt idx="68">
                  <c:v>0.73616323973983488</c:v>
                </c:pt>
                <c:pt idx="69">
                  <c:v>1.3277836941182604</c:v>
                </c:pt>
                <c:pt idx="70">
                  <c:v>1.9357182964682562</c:v>
                </c:pt>
                <c:pt idx="71">
                  <c:v>2.5587295174598692</c:v>
                </c:pt>
                <c:pt idx="72">
                  <c:v>3.1950943149626223</c:v>
                </c:pt>
                <c:pt idx="73">
                  <c:v>3.8427160933613775</c:v>
                </c:pt>
                <c:pt idx="74">
                  <c:v>4.4994137272238701</c:v>
                </c:pt>
                <c:pt idx="75">
                  <c:v>5.1633049339055983</c:v>
                </c:pt>
                <c:pt idx="76">
                  <c:v>5.8326555714010819</c:v>
                </c:pt>
                <c:pt idx="77">
                  <c:v>6.5061737850308203</c:v>
                </c:pt>
                <c:pt idx="78">
                  <c:v>7.1824362292885695</c:v>
                </c:pt>
                <c:pt idx="79">
                  <c:v>7.8597121775150276</c:v>
                </c:pt>
                <c:pt idx="80">
                  <c:v>8.5359302222728317</c:v>
                </c:pt>
                <c:pt idx="81">
                  <c:v>9.2088405042886468</c:v>
                </c:pt>
                <c:pt idx="82">
                  <c:v>9.8763161167502211</c:v>
                </c:pt>
                <c:pt idx="83">
                  <c:v>10.536607548594464</c:v>
                </c:pt>
                <c:pt idx="84">
                  <c:v>11.188354638218868</c:v>
                </c:pt>
                <c:pt idx="85">
                  <c:v>11.830418367683842</c:v>
                </c:pt>
                <c:pt idx="86">
                  <c:v>12.461605073511546</c:v>
                </c:pt>
                <c:pt idx="87">
                  <c:v>13.080482871830428</c:v>
                </c:pt>
                <c:pt idx="88">
                  <c:v>13.68540556579828</c:v>
                </c:pt>
                <c:pt idx="89">
                  <c:v>14.274699635803685</c:v>
                </c:pt>
                <c:pt idx="90">
                  <c:v>14.846692416071859</c:v>
                </c:pt>
                <c:pt idx="91">
                  <c:v>15.400885266065558</c:v>
                </c:pt>
                <c:pt idx="92">
                  <c:v>15.936391049623472</c:v>
                </c:pt>
                <c:pt idx="93">
                  <c:v>16.452719664573664</c:v>
                </c:pt>
                <c:pt idx="94">
                  <c:v>16.949273425340632</c:v>
                </c:pt>
                <c:pt idx="95">
                  <c:v>17.425242894887905</c:v>
                </c:pt>
                <c:pt idx="96">
                  <c:v>17.879659822583186</c:v>
                </c:pt>
                <c:pt idx="97">
                  <c:v>18.311607187986329</c:v>
                </c:pt>
                <c:pt idx="98">
                  <c:v>18.720449736714315</c:v>
                </c:pt>
                <c:pt idx="99">
                  <c:v>19.105927902460067</c:v>
                </c:pt>
                <c:pt idx="100">
                  <c:v>19.46803997755049</c:v>
                </c:pt>
                <c:pt idx="101">
                  <c:v>19.806837192177721</c:v>
                </c:pt>
                <c:pt idx="102">
                  <c:v>20.122201716899841</c:v>
                </c:pt>
                <c:pt idx="103">
                  <c:v>20.413790309429157</c:v>
                </c:pt>
                <c:pt idx="104">
                  <c:v>20.681143605709028</c:v>
                </c:pt>
                <c:pt idx="105">
                  <c:v>20.923908117413522</c:v>
                </c:pt>
                <c:pt idx="106">
                  <c:v>21.142017245292628</c:v>
                </c:pt>
                <c:pt idx="107">
                  <c:v>21.335711771249752</c:v>
                </c:pt>
                <c:pt idx="108">
                  <c:v>21.505428859591461</c:v>
                </c:pt>
                <c:pt idx="109">
                  <c:v>21.651561275124546</c:v>
                </c:pt>
                <c:pt idx="110">
                  <c:v>21.774308815598452</c:v>
                </c:pt>
                <c:pt idx="111">
                  <c:v>21.873671481013293</c:v>
                </c:pt>
                <c:pt idx="112">
                  <c:v>21.94960657954212</c:v>
                </c:pt>
                <c:pt idx="113">
                  <c:v>22.002228525280923</c:v>
                </c:pt>
                <c:pt idx="114">
                  <c:v>22.031950575113278</c:v>
                </c:pt>
                <c:pt idx="115">
                  <c:v>22.03946092128751</c:v>
                </c:pt>
                <c:pt idx="116">
                  <c:v>22.025577539205525</c:v>
                </c:pt>
                <c:pt idx="117">
                  <c:v>21.991029605269432</c:v>
                </c:pt>
                <c:pt idx="118">
                  <c:v>21.936355036497105</c:v>
                </c:pt>
                <c:pt idx="119">
                  <c:v>21.861938059329976</c:v>
                </c:pt>
                <c:pt idx="120">
                  <c:v>21.768185099959354</c:v>
                </c:pt>
                <c:pt idx="121">
                  <c:v>21.65571604371069</c:v>
                </c:pt>
                <c:pt idx="122">
                  <c:v>21.525425711274128</c:v>
                </c:pt>
                <c:pt idx="123">
                  <c:v>21.378451412916149</c:v>
                </c:pt>
                <c:pt idx="124">
                  <c:v>21.21597656607624</c:v>
                </c:pt>
                <c:pt idx="125">
                  <c:v>21.039054805040308</c:v>
                </c:pt>
                <c:pt idx="126">
                  <c:v>20.848230877518603</c:v>
                </c:pt>
                <c:pt idx="127">
                  <c:v>20.644850429892532</c:v>
                </c:pt>
                <c:pt idx="128">
                  <c:v>20.429377949237818</c:v>
                </c:pt>
                <c:pt idx="129">
                  <c:v>20.202522119879681</c:v>
                </c:pt>
                <c:pt idx="130">
                  <c:v>19.966122105717627</c:v>
                </c:pt>
                <c:pt idx="131">
                  <c:v>19.721231541037518</c:v>
                </c:pt>
                <c:pt idx="132">
                  <c:v>19.469177287816972</c:v>
                </c:pt>
                <c:pt idx="133">
                  <c:v>19.211089825630154</c:v>
                </c:pt>
                <c:pt idx="134">
                  <c:v>18.947881051897951</c:v>
                </c:pt>
                <c:pt idx="135">
                  <c:v>18.680374065041516</c:v>
                </c:pt>
                <c:pt idx="136">
                  <c:v>18.409438070654844</c:v>
                </c:pt>
                <c:pt idx="137">
                  <c:v>18.13611987233158</c:v>
                </c:pt>
                <c:pt idx="138">
                  <c:v>17.861633625626524</c:v>
                </c:pt>
                <c:pt idx="139">
                  <c:v>17.587239593267402</c:v>
                </c:pt>
                <c:pt idx="140">
                  <c:v>17.314071670174545</c:v>
                </c:pt>
                <c:pt idx="141">
                  <c:v>17.043000769615151</c:v>
                </c:pt>
                <c:pt idx="142">
                  <c:v>16.774686053395243</c:v>
                </c:pt>
                <c:pt idx="143">
                  <c:v>16.509697884321159</c:v>
                </c:pt>
                <c:pt idx="144">
                  <c:v>16.248669809102992</c:v>
                </c:pt>
                <c:pt idx="145">
                  <c:v>15.992383942007992</c:v>
                </c:pt>
                <c:pt idx="146">
                  <c:v>15.741729980707161</c:v>
                </c:pt>
                <c:pt idx="147">
                  <c:v>15.497556638717644</c:v>
                </c:pt>
                <c:pt idx="148">
                  <c:v>15.260528200864778</c:v>
                </c:pt>
                <c:pt idx="149">
                  <c:v>15.031045970320669</c:v>
                </c:pt>
                <c:pt idx="150">
                  <c:v>14.80930974483487</c:v>
                </c:pt>
                <c:pt idx="151">
                  <c:v>14.595474922656996</c:v>
                </c:pt>
                <c:pt idx="152">
                  <c:v>14.389780578017222</c:v>
                </c:pt>
                <c:pt idx="153">
                  <c:v>14.19260239899155</c:v>
                </c:pt>
                <c:pt idx="154">
                  <c:v>14.004375842213614</c:v>
                </c:pt>
                <c:pt idx="155">
                  <c:v>13.82546037286515</c:v>
                </c:pt>
                <c:pt idx="156">
                  <c:v>13.655998581647831</c:v>
                </c:pt>
                <c:pt idx="157">
                  <c:v>13.495906792581032</c:v>
                </c:pt>
                <c:pt idx="158">
                  <c:v>13.34494593143463</c:v>
                </c:pt>
                <c:pt idx="159">
                  <c:v>13.202889731526328</c:v>
                </c:pt>
                <c:pt idx="160">
                  <c:v>13.069629755616152</c:v>
                </c:pt>
                <c:pt idx="161">
                  <c:v>12.94518991112704</c:v>
                </c:pt>
                <c:pt idx="162">
                  <c:v>12.829633381962722</c:v>
                </c:pt>
                <c:pt idx="163">
                  <c:v>12.722915768623313</c:v>
                </c:pt>
                <c:pt idx="164">
                  <c:v>12.624796289205523</c:v>
                </c:pt>
                <c:pt idx="165">
                  <c:v>12.534849733114198</c:v>
                </c:pt>
                <c:pt idx="166">
                  <c:v>12.452564652264089</c:v>
                </c:pt>
                <c:pt idx="167">
                  <c:v>12.377496197819676</c:v>
                </c:pt>
                <c:pt idx="168">
                  <c:v>12.309351503848994</c:v>
                </c:pt>
                <c:pt idx="169">
                  <c:v>12.247961510717859</c:v>
                </c:pt>
                <c:pt idx="170">
                  <c:v>12.193175943195813</c:v>
                </c:pt>
                <c:pt idx="171">
                  <c:v>12.14472071975468</c:v>
                </c:pt>
                <c:pt idx="172">
                  <c:v>12.102162091433994</c:v>
                </c:pt>
                <c:pt idx="173">
                  <c:v>12.064917741715879</c:v>
                </c:pt>
                <c:pt idx="174">
                  <c:v>12.032391692697997</c:v>
                </c:pt>
                <c:pt idx="175">
                  <c:v>12.004096403717986</c:v>
                </c:pt>
                <c:pt idx="176">
                  <c:v>11.97968094795942</c:v>
                </c:pt>
                <c:pt idx="177">
                  <c:v>11.958908812701694</c:v>
                </c:pt>
                <c:pt idx="178">
                  <c:v>11.941529823839632</c:v>
                </c:pt>
                <c:pt idx="179">
                  <c:v>11.927180247008756</c:v>
                </c:pt>
                <c:pt idx="180">
                  <c:v>11.915347780287242</c:v>
                </c:pt>
                <c:pt idx="181">
                  <c:v>11.90547486841673</c:v>
                </c:pt>
                <c:pt idx="182">
                  <c:v>11.896846850216381</c:v>
                </c:pt>
                <c:pt idx="183">
                  <c:v>11.889087183773492</c:v>
                </c:pt>
                <c:pt idx="184">
                  <c:v>11.881897880136952</c:v>
                </c:pt>
                <c:pt idx="185">
                  <c:v>11.874978388845902</c:v>
                </c:pt>
                <c:pt idx="186">
                  <c:v>11.868048651516435</c:v>
                </c:pt>
                <c:pt idx="187">
                  <c:v>11.860722734034013</c:v>
                </c:pt>
                <c:pt idx="188">
                  <c:v>11.852472965419242</c:v>
                </c:pt>
                <c:pt idx="189">
                  <c:v>11.842728129029247</c:v>
                </c:pt>
                <c:pt idx="190">
                  <c:v>11.830957992374879</c:v>
                </c:pt>
                <c:pt idx="191">
                  <c:v>11.816758690774405</c:v>
                </c:pt>
                <c:pt idx="192">
                  <c:v>11.799828819930553</c:v>
                </c:pt>
                <c:pt idx="193">
                  <c:v>11.779915644228453</c:v>
                </c:pt>
                <c:pt idx="194">
                  <c:v>11.75670751333236</c:v>
                </c:pt>
                <c:pt idx="195">
                  <c:v>11.729786047339434</c:v>
                </c:pt>
                <c:pt idx="196">
                  <c:v>11.698632113635529</c:v>
                </c:pt>
                <c:pt idx="197">
                  <c:v>11.662717187404612</c:v>
                </c:pt>
                <c:pt idx="198">
                  <c:v>11.621577635407425</c:v>
                </c:pt>
                <c:pt idx="199">
                  <c:v>11.574890707433223</c:v>
                </c:pt>
                <c:pt idx="200">
                  <c:v>11.522413060069031</c:v>
                </c:pt>
                <c:pt idx="201">
                  <c:v>11.463927818834726</c:v>
                </c:pt>
                <c:pt idx="202">
                  <c:v>11.399160902202082</c:v>
                </c:pt>
                <c:pt idx="203">
                  <c:v>11.327737475931617</c:v>
                </c:pt>
                <c:pt idx="204">
                  <c:v>11.249227206408968</c:v>
                </c:pt>
                <c:pt idx="205">
                  <c:v>11.163213421404341</c:v>
                </c:pt>
                <c:pt idx="206">
                  <c:v>11.069387885928153</c:v>
                </c:pt>
                <c:pt idx="207">
                  <c:v>10.967563609778841</c:v>
                </c:pt>
                <c:pt idx="208">
                  <c:v>10.857644963264423</c:v>
                </c:pt>
                <c:pt idx="209">
                  <c:v>10.739543147385067</c:v>
                </c:pt>
                <c:pt idx="210">
                  <c:v>10.613107886910431</c:v>
                </c:pt>
                <c:pt idx="211">
                  <c:v>10.478119745850528</c:v>
                </c:pt>
                <c:pt idx="212">
                  <c:v>10.334330257773347</c:v>
                </c:pt>
                <c:pt idx="213">
                  <c:v>10.18154645562171</c:v>
                </c:pt>
                <c:pt idx="214">
                  <c:v>10.019696617126453</c:v>
                </c:pt>
                <c:pt idx="215">
                  <c:v>9.8488294109701542</c:v>
                </c:pt>
                <c:pt idx="216">
                  <c:v>9.6684675425290969</c:v>
                </c:pt>
                <c:pt idx="217">
                  <c:v>9.4799250662326724</c:v>
                </c:pt>
                <c:pt idx="218">
                  <c:v>9.2826469883322229</c:v>
                </c:pt>
                <c:pt idx="219">
                  <c:v>9.076638431847071</c:v>
                </c:pt>
                <c:pt idx="220">
                  <c:v>8.8619011044502081</c:v>
                </c:pt>
                <c:pt idx="221">
                  <c:v>8.6385109975933592</c:v>
                </c:pt>
                <c:pt idx="222">
                  <c:v>8.4066525399684551</c:v>
                </c:pt>
                <c:pt idx="223">
                  <c:v>8.1666117668151372</c:v>
                </c:pt>
                <c:pt idx="224">
                  <c:v>7.9187199667095767</c:v>
                </c:pt>
                <c:pt idx="225">
                  <c:v>7.6632776901125776</c:v>
                </c:pt>
                <c:pt idx="226">
                  <c:v>7.4005231574177328</c:v>
                </c:pt>
                <c:pt idx="227">
                  <c:v>7.1306450664996568</c:v>
                </c:pt>
                <c:pt idx="228">
                  <c:v>6.8538491919636382</c:v>
                </c:pt>
                <c:pt idx="229">
                  <c:v>6.5704096153377947</c:v>
                </c:pt>
                <c:pt idx="230">
                  <c:v>6.2806870825588508</c:v>
                </c:pt>
                <c:pt idx="231">
                  <c:v>5.9851230271160585</c:v>
                </c:pt>
                <c:pt idx="232">
                  <c:v>5.6841695554554432</c:v>
                </c:pt>
                <c:pt idx="233">
                  <c:v>5.3782177247107024</c:v>
                </c:pt>
                <c:pt idx="234">
                  <c:v>5.0675890043377851</c:v>
                </c:pt>
                <c:pt idx="235">
                  <c:v>4.7525561951100812</c:v>
                </c:pt>
                <c:pt idx="236">
                  <c:v>4.433403197675938</c:v>
                </c:pt>
                <c:pt idx="237">
                  <c:v>4.1104869157075843</c:v>
                </c:pt>
                <c:pt idx="238">
                  <c:v>3.784228290617464</c:v>
                </c:pt>
                <c:pt idx="239">
                  <c:v>3.4550973594188634</c:v>
                </c:pt>
                <c:pt idx="240">
                  <c:v>3.1235383305698599</c:v>
                </c:pt>
                <c:pt idx="241">
                  <c:v>2.78992240950465</c:v>
                </c:pt>
                <c:pt idx="242">
                  <c:v>2.4543687064200594</c:v>
                </c:pt>
                <c:pt idx="243">
                  <c:v>2.1175058584660262</c:v>
                </c:pt>
                <c:pt idx="244">
                  <c:v>1.7794125253334616</c:v>
                </c:pt>
                <c:pt idx="245">
                  <c:v>1.4404205292463297</c:v>
                </c:pt>
                <c:pt idx="246">
                  <c:v>1.1009097207337581</c:v>
                </c:pt>
                <c:pt idx="247">
                  <c:v>0.76128108277916517</c:v>
                </c:pt>
                <c:pt idx="248">
                  <c:v>0.42189797619357661</c:v>
                </c:pt>
                <c:pt idx="249">
                  <c:v>8.3047690289094755E-2</c:v>
                </c:pt>
                <c:pt idx="250">
                  <c:v>-0.25490926913917039</c:v>
                </c:pt>
                <c:pt idx="251">
                  <c:v>-0.5920078827068197</c:v>
                </c:pt>
                <c:pt idx="252">
                  <c:v>-0.92795637845992562</c:v>
                </c:pt>
                <c:pt idx="253">
                  <c:v>-1.2624665865674609</c:v>
                </c:pt>
                <c:pt idx="254">
                  <c:v>-1.595231446065005</c:v>
                </c:pt>
                <c:pt idx="255">
                  <c:v>-1.9259403739124488</c:v>
                </c:pt>
                <c:pt idx="256">
                  <c:v>-2.2543280404061035</c:v>
                </c:pt>
                <c:pt idx="257">
                  <c:v>-2.5802037198096475</c:v>
                </c:pt>
                <c:pt idx="258">
                  <c:v>-2.9034162830561372</c:v>
                </c:pt>
                <c:pt idx="259">
                  <c:v>-3.2238314643502184</c:v>
                </c:pt>
                <c:pt idx="260">
                  <c:v>-3.5412866078317133</c:v>
                </c:pt>
                <c:pt idx="261">
                  <c:v>-3.8555744446814035</c:v>
                </c:pt>
                <c:pt idx="262">
                  <c:v>-4.166456327587361</c:v>
                </c:pt>
                <c:pt idx="263">
                  <c:v>-4.4737017206847653</c:v>
                </c:pt>
                <c:pt idx="264">
                  <c:v>-4.7771300375461543</c:v>
                </c:pt>
                <c:pt idx="265">
                  <c:v>-5.0766238756477806</c:v>
                </c:pt>
                <c:pt idx="266">
                  <c:v>-5.372106389701365</c:v>
                </c:pt>
                <c:pt idx="267">
                  <c:v>-5.6635028690099674</c:v>
                </c:pt>
                <c:pt idx="268">
                  <c:v>-5.9507006071507895</c:v>
                </c:pt>
                <c:pt idx="269">
                  <c:v>-6.2335459135472311</c:v>
                </c:pt>
                <c:pt idx="270">
                  <c:v>-6.5118710093200018</c:v>
                </c:pt>
                <c:pt idx="271">
                  <c:v>-6.7855234846472445</c:v>
                </c:pt>
                <c:pt idx="272">
                  <c:v>-7.0544068560003961</c:v>
                </c:pt>
                <c:pt idx="273">
                  <c:v>-7.317714674770798</c:v>
                </c:pt>
                <c:pt idx="274">
                  <c:v>-7.5768950477242081</c:v>
                </c:pt>
                <c:pt idx="275">
                  <c:v>-7.8313067436218207</c:v>
                </c:pt>
                <c:pt idx="276">
                  <c:v>-8.0808259561657465</c:v>
                </c:pt>
                <c:pt idx="277">
                  <c:v>-8.3253741323947388</c:v>
                </c:pt>
                <c:pt idx="278">
                  <c:v>-8.5648599117993918</c:v>
                </c:pt>
                <c:pt idx="279">
                  <c:v>-8.7992269411682908</c:v>
                </c:pt>
                <c:pt idx="280">
                  <c:v>-9.0284641206264293</c:v>
                </c:pt>
                <c:pt idx="281">
                  <c:v>-9.2526056036352831</c:v>
                </c:pt>
                <c:pt idx="282">
                  <c:v>-9.4717094510793149</c:v>
                </c:pt>
                <c:pt idx="283">
                  <c:v>-9.6858243316411556</c:v>
                </c:pt>
                <c:pt idx="284">
                  <c:v>-9.8949656143784335</c:v>
                </c:pt>
                <c:pt idx="285">
                  <c:v>-10.09912476092572</c:v>
                </c:pt>
                <c:pt idx="286">
                  <c:v>-10.298293232917764</c:v>
                </c:pt>
                <c:pt idx="287">
                  <c:v>-10.492495791614031</c:v>
                </c:pt>
                <c:pt idx="288">
                  <c:v>-10.681805013120142</c:v>
                </c:pt>
                <c:pt idx="289">
                  <c:v>-10.866329334676244</c:v>
                </c:pt>
                <c:pt idx="290">
                  <c:v>-11.046190854907003</c:v>
                </c:pt>
                <c:pt idx="291">
                  <c:v>-11.221497157216039</c:v>
                </c:pt>
                <c:pt idx="292">
                  <c:v>-11.392315694689707</c:v>
                </c:pt>
                <c:pt idx="293">
                  <c:v>-11.558698551356743</c:v>
                </c:pt>
                <c:pt idx="294">
                  <c:v>-11.720697811245874</c:v>
                </c:pt>
                <c:pt idx="295">
                  <c:v>-11.878403981029985</c:v>
                </c:pt>
                <c:pt idx="296">
                  <c:v>-12.031304758787138</c:v>
                </c:pt>
                <c:pt idx="297">
                  <c:v>-12.180502447485875</c:v>
                </c:pt>
                <c:pt idx="298">
                  <c:v>-12.326225021481488</c:v>
                </c:pt>
                <c:pt idx="299">
                  <c:v>-12.468229137361003</c:v>
                </c:pt>
                <c:pt idx="300">
                  <c:v>-12.606611278653093</c:v>
                </c:pt>
                <c:pt idx="301">
                  <c:v>-12.741459390521012</c:v>
                </c:pt>
                <c:pt idx="302">
                  <c:v>-12.872867394983746</c:v>
                </c:pt>
                <c:pt idx="303">
                  <c:v>-13.000950559973701</c:v>
                </c:pt>
                <c:pt idx="304">
                  <c:v>-13.125859160721276</c:v>
                </c:pt>
                <c:pt idx="305">
                  <c:v>-13.247752010822241</c:v>
                </c:pt>
                <c:pt idx="306">
                  <c:v>-13.366783654689739</c:v>
                </c:pt>
                <c:pt idx="307">
                  <c:v>-13.483078752458066</c:v>
                </c:pt>
                <c:pt idx="308">
                  <c:v>-13.596729518473103</c:v>
                </c:pt>
                <c:pt idx="309">
                  <c:v>-13.707820482551998</c:v>
                </c:pt>
                <c:pt idx="310">
                  <c:v>-13.816443859040691</c:v>
                </c:pt>
                <c:pt idx="311">
                  <c:v>-13.922710646688898</c:v>
                </c:pt>
                <c:pt idx="312">
                  <c:v>-14.026755751669395</c:v>
                </c:pt>
                <c:pt idx="313">
                  <c:v>-14.128718349337525</c:v>
                </c:pt>
                <c:pt idx="314">
                  <c:v>-14.228730784356545</c:v>
                </c:pt>
                <c:pt idx="315">
                  <c:v>-14.326881855726228</c:v>
                </c:pt>
                <c:pt idx="316">
                  <c:v>-14.423242431879036</c:v>
                </c:pt>
                <c:pt idx="317">
                  <c:v>-14.517864596843699</c:v>
                </c:pt>
                <c:pt idx="318">
                  <c:v>-14.610818365216213</c:v>
                </c:pt>
                <c:pt idx="319">
                  <c:v>-14.702187412977196</c:v>
                </c:pt>
                <c:pt idx="320">
                  <c:v>-14.792075908184</c:v>
                </c:pt>
                <c:pt idx="321">
                  <c:v>-14.88039505183696</c:v>
                </c:pt>
                <c:pt idx="322">
                  <c:v>-14.967530778050387</c:v>
                </c:pt>
                <c:pt idx="323">
                  <c:v>-15.053513824939698</c:v>
                </c:pt>
                <c:pt idx="324">
                  <c:v>-15.138040226697886</c:v>
                </c:pt>
                <c:pt idx="325">
                  <c:v>-15.221560809016205</c:v>
                </c:pt>
                <c:pt idx="326">
                  <c:v>-15.303981649875611</c:v>
                </c:pt>
                <c:pt idx="327">
                  <c:v>-15.385289087891531</c:v>
                </c:pt>
                <c:pt idx="328">
                  <c:v>-15.465329432487458</c:v>
                </c:pt>
                <c:pt idx="329">
                  <c:v>-15.544543263316122</c:v>
                </c:pt>
                <c:pt idx="330">
                  <c:v>-15.622805920243227</c:v>
                </c:pt>
                <c:pt idx="331">
                  <c:v>-15.700096911191933</c:v>
                </c:pt>
                <c:pt idx="332">
                  <c:v>-15.776409405469868</c:v>
                </c:pt>
                <c:pt idx="333">
                  <c:v>-15.851728034019462</c:v>
                </c:pt>
                <c:pt idx="334">
                  <c:v>-15.926047673821449</c:v>
                </c:pt>
                <c:pt idx="335">
                  <c:v>-15.999371740221926</c:v>
                </c:pt>
                <c:pt idx="336">
                  <c:v>-16.071703648567169</c:v>
                </c:pt>
                <c:pt idx="337">
                  <c:v>-16.143045106530177</c:v>
                </c:pt>
                <c:pt idx="338">
                  <c:v>-16.213384160399414</c:v>
                </c:pt>
                <c:pt idx="339">
                  <c:v>-16.282679826021155</c:v>
                </c:pt>
                <c:pt idx="340">
                  <c:v>-16.350882580876302</c:v>
                </c:pt>
                <c:pt idx="341">
                  <c:v>-16.417942902445755</c:v>
                </c:pt>
                <c:pt idx="342">
                  <c:v>-16.483811268210363</c:v>
                </c:pt>
                <c:pt idx="343">
                  <c:v>-16.548357895016615</c:v>
                </c:pt>
                <c:pt idx="344">
                  <c:v>-16.611534968018525</c:v>
                </c:pt>
                <c:pt idx="345">
                  <c:v>-16.673605468869205</c:v>
                </c:pt>
                <c:pt idx="346">
                  <c:v>-16.734316661953901</c:v>
                </c:pt>
                <c:pt idx="347">
                  <c:v>-16.79357462525363</c:v>
                </c:pt>
                <c:pt idx="348">
                  <c:v>-16.851295682787878</c:v>
                </c:pt>
                <c:pt idx="349">
                  <c:v>-16.907455927133533</c:v>
                </c:pt>
                <c:pt idx="350">
                  <c:v>-16.96194435954094</c:v>
                </c:pt>
                <c:pt idx="351">
                  <c:v>-17.014648273587202</c:v>
                </c:pt>
                <c:pt idx="352">
                  <c:v>-17.065494239330285</c:v>
                </c:pt>
                <c:pt idx="353">
                  <c:v>-17.11456080973144</c:v>
                </c:pt>
                <c:pt idx="354">
                  <c:v>-17.161668679118115</c:v>
                </c:pt>
                <c:pt idx="355">
                  <c:v>-17.206018656492201</c:v>
                </c:pt>
                <c:pt idx="356">
                  <c:v>-17.248203304409934</c:v>
                </c:pt>
                <c:pt idx="357">
                  <c:v>-17.288693940639469</c:v>
                </c:pt>
                <c:pt idx="358">
                  <c:v>-17.326935571432088</c:v>
                </c:pt>
                <c:pt idx="359">
                  <c:v>-17.362692537903758</c:v>
                </c:pt>
                <c:pt idx="360">
                  <c:v>-17.39587604105472</c:v>
                </c:pt>
                <c:pt idx="361">
                  <c:v>-17.426590248942361</c:v>
                </c:pt>
                <c:pt idx="362">
                  <c:v>-17.454625117778779</c:v>
                </c:pt>
                <c:pt idx="363">
                  <c:v>-17.478978243470138</c:v>
                </c:pt>
                <c:pt idx="364">
                  <c:v>-17.500327572226471</c:v>
                </c:pt>
                <c:pt idx="365">
                  <c:v>-17.519526940584139</c:v>
                </c:pt>
                <c:pt idx="366">
                  <c:v>-17.535816434025708</c:v>
                </c:pt>
                <c:pt idx="367">
                  <c:v>-17.548939901590323</c:v>
                </c:pt>
                <c:pt idx="368">
                  <c:v>-17.558811959624251</c:v>
                </c:pt>
                <c:pt idx="369">
                  <c:v>-17.565449684858283</c:v>
                </c:pt>
                <c:pt idx="370">
                  <c:v>-17.568714755773488</c:v>
                </c:pt>
                <c:pt idx="371">
                  <c:v>-17.568523496389361</c:v>
                </c:pt>
                <c:pt idx="372">
                  <c:v>-17.563701027631719</c:v>
                </c:pt>
                <c:pt idx="373">
                  <c:v>-17.555114847421628</c:v>
                </c:pt>
                <c:pt idx="374">
                  <c:v>-17.543881773948666</c:v>
                </c:pt>
                <c:pt idx="375">
                  <c:v>-17.5290899097919</c:v>
                </c:pt>
                <c:pt idx="376">
                  <c:v>-17.510501888394309</c:v>
                </c:pt>
                <c:pt idx="377">
                  <c:v>-17.488066479563699</c:v>
                </c:pt>
                <c:pt idx="378">
                  <c:v>-17.461729037761639</c:v>
                </c:pt>
                <c:pt idx="379">
                  <c:v>-17.431045567989308</c:v>
                </c:pt>
                <c:pt idx="380">
                  <c:v>-17.395954594016022</c:v>
                </c:pt>
                <c:pt idx="381">
                  <c:v>-17.356392931938156</c:v>
                </c:pt>
                <c:pt idx="382">
                  <c:v>-17.312630394101102</c:v>
                </c:pt>
                <c:pt idx="383">
                  <c:v>-17.265261250734302</c:v>
                </c:pt>
                <c:pt idx="384">
                  <c:v>-17.213544371724122</c:v>
                </c:pt>
                <c:pt idx="385">
                  <c:v>-17.157852029800402</c:v>
                </c:pt>
                <c:pt idx="386">
                  <c:v>-17.097436264157242</c:v>
                </c:pt>
                <c:pt idx="387">
                  <c:v>-17.032780346274375</c:v>
                </c:pt>
                <c:pt idx="388">
                  <c:v>-16.9644153624773</c:v>
                </c:pt>
                <c:pt idx="389">
                  <c:v>-16.891752165555943</c:v>
                </c:pt>
                <c:pt idx="390">
                  <c:v>-16.815366241335855</c:v>
                </c:pt>
                <c:pt idx="391">
                  <c:v>-16.734811887144993</c:v>
                </c:pt>
                <c:pt idx="392">
                  <c:v>-16.650224009156187</c:v>
                </c:pt>
                <c:pt idx="393">
                  <c:v>-16.562082463502836</c:v>
                </c:pt>
                <c:pt idx="394">
                  <c:v>-16.46982884109018</c:v>
                </c:pt>
                <c:pt idx="395">
                  <c:v>-16.371642762422557</c:v>
                </c:pt>
                <c:pt idx="396">
                  <c:v>-16.269510251283599</c:v>
                </c:pt>
                <c:pt idx="397">
                  <c:v>-16.163385200500485</c:v>
                </c:pt>
                <c:pt idx="398">
                  <c:v>-16.053544253110843</c:v>
                </c:pt>
                <c:pt idx="399">
                  <c:v>-15.939779072999928</c:v>
                </c:pt>
                <c:pt idx="400">
                  <c:v>-15.82253877818583</c:v>
                </c:pt>
                <c:pt idx="401">
                  <c:v>-15.70142035782334</c:v>
                </c:pt>
                <c:pt idx="402">
                  <c:v>-15.577014666795698</c:v>
                </c:pt>
                <c:pt idx="403">
                  <c:v>-15.448739388585087</c:v>
                </c:pt>
                <c:pt idx="404">
                  <c:v>-15.31621200442313</c:v>
                </c:pt>
                <c:pt idx="405">
                  <c:v>-15.180122414231265</c:v>
                </c:pt>
                <c:pt idx="406">
                  <c:v>-15.040842890739397</c:v>
                </c:pt>
                <c:pt idx="407">
                  <c:v>-14.898100206255871</c:v>
                </c:pt>
                <c:pt idx="408">
                  <c:v>-14.752415201067885</c:v>
                </c:pt>
                <c:pt idx="409">
                  <c:v>-14.603275573253615</c:v>
                </c:pt>
                <c:pt idx="410">
                  <c:v>-14.451091164350471</c:v>
                </c:pt>
                <c:pt idx="411">
                  <c:v>-14.295438471436466</c:v>
                </c:pt>
                <c:pt idx="412">
                  <c:v>-14.136706843972174</c:v>
                </c:pt>
                <c:pt idx="413">
                  <c:v>-13.975383822619905</c:v>
                </c:pt>
                <c:pt idx="414">
                  <c:v>-13.811016874015289</c:v>
                </c:pt>
                <c:pt idx="415">
                  <c:v>-13.64396460950371</c:v>
                </c:pt>
                <c:pt idx="416">
                  <c:v>-13.473842802643739</c:v>
                </c:pt>
                <c:pt idx="417">
                  <c:v>-13.301093740761269</c:v>
                </c:pt>
                <c:pt idx="418">
                  <c:v>-13.126107627153347</c:v>
                </c:pt>
                <c:pt idx="419">
                  <c:v>-12.948598426580389</c:v>
                </c:pt>
                <c:pt idx="420">
                  <c:v>-12.768976834416334</c:v>
                </c:pt>
                <c:pt idx="421">
                  <c:v>-12.587062691152052</c:v>
                </c:pt>
                <c:pt idx="422">
                  <c:v>-12.402934549748846</c:v>
                </c:pt>
                <c:pt idx="423">
                  <c:v>-12.216619732975925</c:v>
                </c:pt>
                <c:pt idx="424">
                  <c:v>-12.028238631784905</c:v>
                </c:pt>
                <c:pt idx="425">
                  <c:v>-11.838174618780572</c:v>
                </c:pt>
                <c:pt idx="426">
                  <c:v>-11.646284249424902</c:v>
                </c:pt>
                <c:pt idx="427">
                  <c:v>-11.452464209496956</c:v>
                </c:pt>
                <c:pt idx="428">
                  <c:v>-11.257054325938215</c:v>
                </c:pt>
                <c:pt idx="429">
                  <c:v>-11.060135713219616</c:v>
                </c:pt>
                <c:pt idx="430">
                  <c:v>-10.861383059620835</c:v>
                </c:pt>
                <c:pt idx="431">
                  <c:v>-10.661301836371381</c:v>
                </c:pt>
                <c:pt idx="432">
                  <c:v>-10.460036341845983</c:v>
                </c:pt>
                <c:pt idx="433">
                  <c:v>-10.257523392140845</c:v>
                </c:pt>
                <c:pt idx="434">
                  <c:v>-10.053920093178748</c:v>
                </c:pt>
                <c:pt idx="435">
                  <c:v>-9.8493417128920395</c:v>
                </c:pt>
                <c:pt idx="436">
                  <c:v>-9.6438224047421848</c:v>
                </c:pt>
                <c:pt idx="437">
                  <c:v>-9.4374919518828122</c:v>
                </c:pt>
                <c:pt idx="438">
                  <c:v>-9.2303563311695935</c:v>
                </c:pt>
                <c:pt idx="439">
                  <c:v>-9.0225606948137234</c:v>
                </c:pt>
                <c:pt idx="440">
                  <c:v>-8.8140614971518385</c:v>
                </c:pt>
                <c:pt idx="441">
                  <c:v>-8.6050013288855531</c:v>
                </c:pt>
                <c:pt idx="442">
                  <c:v>-8.395357136428343</c:v>
                </c:pt>
                <c:pt idx="443">
                  <c:v>-8.1852143034338845</c:v>
                </c:pt>
                <c:pt idx="444">
                  <c:v>-7.9746880978345773</c:v>
                </c:pt>
                <c:pt idx="445">
                  <c:v>-7.7637759581207941</c:v>
                </c:pt>
                <c:pt idx="446">
                  <c:v>-7.5525291144847388</c:v>
                </c:pt>
                <c:pt idx="447">
                  <c:v>-7.3410312429070359</c:v>
                </c:pt>
                <c:pt idx="448">
                  <c:v>-7.129322473704776</c:v>
                </c:pt>
                <c:pt idx="449">
                  <c:v>-6.9174267143010697</c:v>
                </c:pt>
                <c:pt idx="450">
                  <c:v>-6.7054152600466663</c:v>
                </c:pt>
                <c:pt idx="451">
                  <c:v>-6.4933303758501699</c:v>
                </c:pt>
                <c:pt idx="452">
                  <c:v>-6.2812015190720194</c:v>
                </c:pt>
                <c:pt idx="453">
                  <c:v>-6.0690590009092924</c:v>
                </c:pt>
                <c:pt idx="454">
                  <c:v>-5.8569275826215659</c:v>
                </c:pt>
                <c:pt idx="455">
                  <c:v>-5.6448333062231484</c:v>
                </c:pt>
                <c:pt idx="456">
                  <c:v>-5.432799225300549</c:v>
                </c:pt>
                <c:pt idx="457">
                  <c:v>-5.2208915121853341</c:v>
                </c:pt>
                <c:pt idx="458">
                  <c:v>-5.0091076053678973</c:v>
                </c:pt>
                <c:pt idx="459">
                  <c:v>-4.7974453702568969</c:v>
                </c:pt>
                <c:pt idx="460">
                  <c:v>-4.5859436564147442</c:v>
                </c:pt>
                <c:pt idx="461">
                  <c:v>-4.374587521702046</c:v>
                </c:pt>
                <c:pt idx="462">
                  <c:v>-4.1634085580706568</c:v>
                </c:pt>
                <c:pt idx="463">
                  <c:v>-3.9524003617465455</c:v>
                </c:pt>
                <c:pt idx="464">
                  <c:v>-3.7415701903402794</c:v>
                </c:pt>
                <c:pt idx="465">
                  <c:v>-3.5309400301426646</c:v>
                </c:pt>
                <c:pt idx="466">
                  <c:v>-3.3205154310911875</c:v>
                </c:pt>
                <c:pt idx="467">
                  <c:v>-3.1103006623685334</c:v>
                </c:pt>
                <c:pt idx="468">
                  <c:v>-2.9002978585660446</c:v>
                </c:pt>
                <c:pt idx="469">
                  <c:v>-2.6905787419527738</c:v>
                </c:pt>
                <c:pt idx="470">
                  <c:v>-2.4810833305120421</c:v>
                </c:pt>
                <c:pt idx="471">
                  <c:v>-2.2717642363160828</c:v>
                </c:pt>
                <c:pt idx="472">
                  <c:v>-2.0626628704369057</c:v>
                </c:pt>
                <c:pt idx="473">
                  <c:v>-1.8537378218024945</c:v>
                </c:pt>
                <c:pt idx="474">
                  <c:v>-1.6450107565149621</c:v>
                </c:pt>
                <c:pt idx="475">
                  <c:v>-1.4368344157934161</c:v>
                </c:pt>
              </c:numCache>
            </c:numRef>
          </c:yVal>
          <c:smooth val="1"/>
          <c:extLst>
            <c:ext xmlns:c16="http://schemas.microsoft.com/office/drawing/2014/chart" uri="{C3380CC4-5D6E-409C-BE32-E72D297353CC}">
              <c16:uniqueId val="{0000000A-4789-45DC-97F7-B59DC835213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Лист1!$M$2:$M$477</c:f>
              <c:numCache>
                <c:formatCode>0.00</c:formatCode>
                <c:ptCount val="476"/>
                <c:pt idx="0">
                  <c:v>7.4667159810661952</c:v>
                </c:pt>
                <c:pt idx="1">
                  <c:v>7.1451060689985448</c:v>
                </c:pt>
                <c:pt idx="2">
                  <c:v>7.1754851460456832</c:v>
                </c:pt>
                <c:pt idx="3">
                  <c:v>6.4020620808004889</c:v>
                </c:pt>
                <c:pt idx="4">
                  <c:v>6.2296417459844999</c:v>
                </c:pt>
                <c:pt idx="5">
                  <c:v>6.0145547725259707</c:v>
                </c:pt>
                <c:pt idx="6">
                  <c:v>5.7591833643614878</c:v>
                </c:pt>
                <c:pt idx="7">
                  <c:v>5.4667345315217926</c:v>
                </c:pt>
                <c:pt idx="8">
                  <c:v>5.1373457416892041</c:v>
                </c:pt>
                <c:pt idx="9">
                  <c:v>4.7744267910718898</c:v>
                </c:pt>
                <c:pt idx="10">
                  <c:v>4.3837056420743412</c:v>
                </c:pt>
                <c:pt idx="11">
                  <c:v>3.9671354457735957</c:v>
                </c:pt>
                <c:pt idx="12">
                  <c:v>3.5279891710728366</c:v>
                </c:pt>
                <c:pt idx="13">
                  <c:v>3.0696597509086088</c:v>
                </c:pt>
                <c:pt idx="14">
                  <c:v>2.5963768780231455</c:v>
                </c:pt>
                <c:pt idx="15">
                  <c:v>2.1127978038042738</c:v>
                </c:pt>
                <c:pt idx="16">
                  <c:v>1.6227188989520043</c:v>
                </c:pt>
                <c:pt idx="17">
                  <c:v>1.1286510832607703</c:v>
                </c:pt>
                <c:pt idx="18">
                  <c:v>0.63226953065022318</c:v>
                </c:pt>
                <c:pt idx="19">
                  <c:v>0.13559512544888949</c:v>
                </c:pt>
                <c:pt idx="20">
                  <c:v>-0.35765739642083588</c:v>
                </c:pt>
                <c:pt idx="21">
                  <c:v>-0.84525398500263116</c:v>
                </c:pt>
                <c:pt idx="22">
                  <c:v>-1.3243350483477077</c:v>
                </c:pt>
                <c:pt idx="23">
                  <c:v>-1.7918720282614222</c:v>
                </c:pt>
                <c:pt idx="24">
                  <c:v>-2.2449793841689805</c:v>
                </c:pt>
                <c:pt idx="25">
                  <c:v>-2.6814072567969536</c:v>
                </c:pt>
                <c:pt idx="26">
                  <c:v>-3.1003020230680653</c:v>
                </c:pt>
                <c:pt idx="27">
                  <c:v>-3.5008604362606972</c:v>
                </c:pt>
                <c:pt idx="28">
                  <c:v>-3.8824284575879542</c:v>
                </c:pt>
                <c:pt idx="29">
                  <c:v>-4.2435419708490345</c:v>
                </c:pt>
                <c:pt idx="30">
                  <c:v>-4.5833689123392105</c:v>
                </c:pt>
                <c:pt idx="31">
                  <c:v>-4.9002840042114215</c:v>
                </c:pt>
                <c:pt idx="32">
                  <c:v>-5.1931059636175618</c:v>
                </c:pt>
                <c:pt idx="33">
                  <c:v>-5.4613062657415865</c:v>
                </c:pt>
                <c:pt idx="34">
                  <c:v>-5.7050176821649057</c:v>
                </c:pt>
                <c:pt idx="35">
                  <c:v>-5.9247204959392405</c:v>
                </c:pt>
                <c:pt idx="36">
                  <c:v>-6.1207391649484268</c:v>
                </c:pt>
                <c:pt idx="37">
                  <c:v>-6.2929221332072887</c:v>
                </c:pt>
                <c:pt idx="38">
                  <c:v>-6.4407699063419921</c:v>
                </c:pt>
                <c:pt idx="39">
                  <c:v>-6.563581911474448</c:v>
                </c:pt>
                <c:pt idx="40">
                  <c:v>-6.6609457455574912</c:v>
                </c:pt>
                <c:pt idx="41">
                  <c:v>-6.7329839341341939</c:v>
                </c:pt>
                <c:pt idx="42">
                  <c:v>-6.780283916741582</c:v>
                </c:pt>
                <c:pt idx="43">
                  <c:v>-6.8035347394645127</c:v>
                </c:pt>
                <c:pt idx="44">
                  <c:v>-6.803095013648254</c:v>
                </c:pt>
                <c:pt idx="45">
                  <c:v>-6.7787815913557496</c:v>
                </c:pt>
                <c:pt idx="46">
                  <c:v>-6.7299750141799004</c:v>
                </c:pt>
                <c:pt idx="47">
                  <c:v>-6.6559922128915288</c:v>
                </c:pt>
                <c:pt idx="48">
                  <c:v>-6.5564865298568948</c:v>
                </c:pt>
                <c:pt idx="49">
                  <c:v>-6.4316120825707896</c:v>
                </c:pt>
                <c:pt idx="50">
                  <c:v>-6.2818645231425396</c:v>
                </c:pt>
                <c:pt idx="51">
                  <c:v>-6.1077036425471212</c:v>
                </c:pt>
                <c:pt idx="52">
                  <c:v>-5.9092011630534618</c:v>
                </c:pt>
                <c:pt idx="53">
                  <c:v>-5.6859455354511708</c:v>
                </c:pt>
                <c:pt idx="54">
                  <c:v>-5.4372545443475246</c:v>
                </c:pt>
                <c:pt idx="55">
                  <c:v>-5.1625650845467996</c:v>
                </c:pt>
                <c:pt idx="56">
                  <c:v>-4.8617734149098366</c:v>
                </c:pt>
                <c:pt idx="57">
                  <c:v>-4.5352906577289085</c:v>
                </c:pt>
                <c:pt idx="58">
                  <c:v>-4.1838306203484485</c:v>
                </c:pt>
                <c:pt idx="59">
                  <c:v>-3.8080366685986471</c:v>
                </c:pt>
                <c:pt idx="60">
                  <c:v>-3.4082138355821363</c:v>
                </c:pt>
                <c:pt idx="61">
                  <c:v>-2.9843373600393495</c:v>
                </c:pt>
                <c:pt idx="62">
                  <c:v>-2.5363152410835021</c:v>
                </c:pt>
                <c:pt idx="63">
                  <c:v>-2.0643577359616749</c:v>
                </c:pt>
                <c:pt idx="64">
                  <c:v>-1.5692114179953902</c:v>
                </c:pt>
                <c:pt idx="65">
                  <c:v>-1.0521161645650838</c:v>
                </c:pt>
                <c:pt idx="66">
                  <c:v>-0.51455460945144249</c:v>
                </c:pt>
                <c:pt idx="67">
                  <c:v>4.2113646073266835E-2</c:v>
                </c:pt>
                <c:pt idx="68">
                  <c:v>0.61683686217292633</c:v>
                </c:pt>
                <c:pt idx="69">
                  <c:v>1.2087844960391481</c:v>
                </c:pt>
                <c:pt idx="70">
                  <c:v>1.8170755751430983</c:v>
                </c:pt>
                <c:pt idx="71">
                  <c:v>2.4404705956578243</c:v>
                </c:pt>
                <c:pt idx="72">
                  <c:v>3.0772443808615191</c:v>
                </c:pt>
                <c:pt idx="73">
                  <c:v>3.7252969197928865</c:v>
                </c:pt>
                <c:pt idx="74">
                  <c:v>4.3824432447552635</c:v>
                </c:pt>
                <c:pt idx="75">
                  <c:v>5.0467968039214579</c:v>
                </c:pt>
                <c:pt idx="76">
                  <c:v>5.7166166245937315</c:v>
                </c:pt>
                <c:pt idx="77">
                  <c:v>6.3906057290732683</c:v>
                </c:pt>
                <c:pt idx="78">
                  <c:v>7.067333087325089</c:v>
                </c:pt>
                <c:pt idx="79">
                  <c:v>7.745065838098486</c:v>
                </c:pt>
                <c:pt idx="80">
                  <c:v>8.4217236086726057</c:v>
                </c:pt>
                <c:pt idx="81">
                  <c:v>9.0950522705912054</c:v>
                </c:pt>
                <c:pt idx="82">
                  <c:v>9.7629249170421986</c:v>
                </c:pt>
                <c:pt idx="83">
                  <c:v>10.423583498597136</c:v>
                </c:pt>
                <c:pt idx="84">
                  <c:v>11.075669561326496</c:v>
                </c:pt>
                <c:pt idx="85">
                  <c:v>11.718038964271537</c:v>
                </c:pt>
                <c:pt idx="86">
                  <c:v>12.34949548244473</c:v>
                </c:pt>
                <c:pt idx="87">
                  <c:v>12.968608085811107</c:v>
                </c:pt>
                <c:pt idx="88">
                  <c:v>13.573731431364983</c:v>
                </c:pt>
                <c:pt idx="89">
                  <c:v>14.16319370716805</c:v>
                </c:pt>
                <c:pt idx="90">
                  <c:v>14.735323101282106</c:v>
                </c:pt>
                <c:pt idx="91">
                  <c:v>15.289623534679368</c:v>
                </c:pt>
                <c:pt idx="92">
                  <c:v>15.825209578871691</c:v>
                </c:pt>
                <c:pt idx="93">
                  <c:v>16.341589424014092</c:v>
                </c:pt>
                <c:pt idx="94">
                  <c:v>16.83817563056942</c:v>
                </c:pt>
                <c:pt idx="95">
                  <c:v>17.314157053828218</c:v>
                </c:pt>
                <c:pt idx="96">
                  <c:v>17.768567150831185</c:v>
                </c:pt>
                <c:pt idx="97">
                  <c:v>18.200492316484439</c:v>
                </c:pt>
                <c:pt idx="98">
                  <c:v>18.609304127097111</c:v>
                </c:pt>
                <c:pt idx="99">
                  <c:v>18.994737893342919</c:v>
                </c:pt>
                <c:pt idx="100">
                  <c:v>19.356798738241192</c:v>
                </c:pt>
                <c:pt idx="101">
                  <c:v>19.69553276896475</c:v>
                </c:pt>
                <c:pt idx="102">
                  <c:v>20.010825571417772</c:v>
                </c:pt>
                <c:pt idx="103">
                  <c:v>20.302333903312672</c:v>
                </c:pt>
                <c:pt idx="104">
                  <c:v>20.569601815938931</c:v>
                </c:pt>
                <c:pt idx="105">
                  <c:v>20.81227240562438</c:v>
                </c:pt>
                <c:pt idx="106">
                  <c:v>21.030275657772975</c:v>
                </c:pt>
                <c:pt idx="107">
                  <c:v>21.223859184980377</c:v>
                </c:pt>
                <c:pt idx="108">
                  <c:v>21.393453320860836</c:v>
                </c:pt>
                <c:pt idx="109">
                  <c:v>21.539449122548099</c:v>
                </c:pt>
                <c:pt idx="110">
                  <c:v>21.662046387791605</c:v>
                </c:pt>
                <c:pt idx="111">
                  <c:v>21.761248531937568</c:v>
                </c:pt>
                <c:pt idx="112">
                  <c:v>21.837007740139949</c:v>
                </c:pt>
                <c:pt idx="113">
                  <c:v>21.889438426494561</c:v>
                </c:pt>
                <c:pt idx="114">
                  <c:v>21.918955555558149</c:v>
                </c:pt>
                <c:pt idx="115">
                  <c:v>21.926245611906051</c:v>
                </c:pt>
                <c:pt idx="116">
                  <c:v>21.912128278613036</c:v>
                </c:pt>
                <c:pt idx="117">
                  <c:v>21.877331024408289</c:v>
                </c:pt>
                <c:pt idx="118">
                  <c:v>21.822391766309682</c:v>
                </c:pt>
                <c:pt idx="119">
                  <c:v>21.747698146104806</c:v>
                </c:pt>
                <c:pt idx="120">
                  <c:v>21.653660005331005</c:v>
                </c:pt>
                <c:pt idx="121">
                  <c:v>21.540890398621542</c:v>
                </c:pt>
                <c:pt idx="122">
                  <c:v>21.410294392704913</c:v>
                </c:pt>
                <c:pt idx="123">
                  <c:v>21.263007590174663</c:v>
                </c:pt>
                <c:pt idx="124">
                  <c:v>21.100211700797054</c:v>
                </c:pt>
                <c:pt idx="125">
                  <c:v>20.92296548187727</c:v>
                </c:pt>
                <c:pt idx="126">
                  <c:v>20.731813681125612</c:v>
                </c:pt>
                <c:pt idx="127">
                  <c:v>20.528101944923367</c:v>
                </c:pt>
                <c:pt idx="128">
                  <c:v>20.312301591038697</c:v>
                </c:pt>
                <c:pt idx="129">
                  <c:v>20.085121303796765</c:v>
                </c:pt>
                <c:pt idx="130">
                  <c:v>19.848396831750858</c:v>
                </c:pt>
                <c:pt idx="131">
                  <c:v>19.603186932206103</c:v>
                </c:pt>
                <c:pt idx="132">
                  <c:v>19.350820174813229</c:v>
                </c:pt>
                <c:pt idx="133">
                  <c:v>19.09242362380024</c:v>
                </c:pt>
                <c:pt idx="134">
                  <c:v>18.828916007280341</c:v>
                </c:pt>
                <c:pt idx="135">
                  <c:v>18.56111530065531</c:v>
                </c:pt>
                <c:pt idx="136">
                  <c:v>18.289897540211676</c:v>
                </c:pt>
                <c:pt idx="137">
                  <c:v>18.016304406523659</c:v>
                </c:pt>
                <c:pt idx="138">
                  <c:v>17.74155176281927</c:v>
                </c:pt>
                <c:pt idx="139">
                  <c:v>17.46690499484534</c:v>
                </c:pt>
                <c:pt idx="140">
                  <c:v>17.193491166830039</c:v>
                </c:pt>
                <c:pt idx="141">
                  <c:v>16.922184607386569</c:v>
                </c:pt>
                <c:pt idx="142">
                  <c:v>16.653644478321059</c:v>
                </c:pt>
                <c:pt idx="143">
                  <c:v>16.388444557785952</c:v>
                </c:pt>
                <c:pt idx="144">
                  <c:v>16.127214977145179</c:v>
                </c:pt>
                <c:pt idx="145">
                  <c:v>15.870737850665991</c:v>
                </c:pt>
                <c:pt idx="146">
                  <c:v>15.619902876019445</c:v>
                </c:pt>
                <c:pt idx="147">
                  <c:v>15.375563889741843</c:v>
                </c:pt>
                <c:pt idx="148">
                  <c:v>15.138380053639366</c:v>
                </c:pt>
                <c:pt idx="149">
                  <c:v>14.908752670884121</c:v>
                </c:pt>
                <c:pt idx="150">
                  <c:v>14.686886662244762</c:v>
                </c:pt>
                <c:pt idx="151">
                  <c:v>14.472934010624847</c:v>
                </c:pt>
                <c:pt idx="152">
                  <c:v>14.26713379025456</c:v>
                </c:pt>
                <c:pt idx="153">
                  <c:v>14.06986510455606</c:v>
                </c:pt>
                <c:pt idx="154">
                  <c:v>13.881559994816767</c:v>
                </c:pt>
                <c:pt idx="155">
                  <c:v>13.702580487728104</c:v>
                </c:pt>
                <c:pt idx="156">
                  <c:v>13.533068320155103</c:v>
                </c:pt>
                <c:pt idx="157">
                  <c:v>13.372938108444206</c:v>
                </c:pt>
                <c:pt idx="158">
                  <c:v>13.221953339874696</c:v>
                </c:pt>
                <c:pt idx="159">
                  <c:v>13.079887747764559</c:v>
                </c:pt>
                <c:pt idx="160">
                  <c:v>12.946632041037066</c:v>
                </c:pt>
                <c:pt idx="161">
                  <c:v>12.822210127115216</c:v>
                </c:pt>
                <c:pt idx="162">
                  <c:v>12.706683482229685</c:v>
                </c:pt>
                <c:pt idx="163">
                  <c:v>12.600009414553638</c:v>
                </c:pt>
                <c:pt idx="164">
                  <c:v>12.501946288347206</c:v>
                </c:pt>
                <c:pt idx="165">
                  <c:v>12.412066331505768</c:v>
                </c:pt>
                <c:pt idx="166">
                  <c:v>12.329858949780439</c:v>
                </c:pt>
                <c:pt idx="167">
                  <c:v>12.254879294335801</c:v>
                </c:pt>
                <c:pt idx="168">
                  <c:v>12.186833645403372</c:v>
                </c:pt>
                <c:pt idx="169">
                  <c:v>12.125552089512325</c:v>
                </c:pt>
                <c:pt idx="170">
                  <c:v>12.07088264375921</c:v>
                </c:pt>
                <c:pt idx="171">
                  <c:v>12.02255122661585</c:v>
                </c:pt>
                <c:pt idx="172">
                  <c:v>11.980121527612203</c:v>
                </c:pt>
                <c:pt idx="173">
                  <c:v>11.943013791739913</c:v>
                </c:pt>
                <c:pt idx="174">
                  <c:v>11.910629479587065</c:v>
                </c:pt>
                <c:pt idx="175">
                  <c:v>11.88247848898172</c:v>
                </c:pt>
                <c:pt idx="176">
                  <c:v>11.858213308453553</c:v>
                </c:pt>
                <c:pt idx="177">
                  <c:v>11.837594009935804</c:v>
                </c:pt>
                <c:pt idx="178">
                  <c:v>11.82037041932341</c:v>
                </c:pt>
                <c:pt idx="179">
                  <c:v>11.806176240742202</c:v>
                </c:pt>
                <c:pt idx="180">
                  <c:v>11.794499172270298</c:v>
                </c:pt>
                <c:pt idx="181">
                  <c:v>11.784783366322506</c:v>
                </c:pt>
                <c:pt idx="182">
                  <c:v>11.776312454044817</c:v>
                </c:pt>
                <c:pt idx="183">
                  <c:v>11.768708185851537</c:v>
                </c:pt>
                <c:pt idx="184">
                  <c:v>11.761675134301132</c:v>
                </c:pt>
                <c:pt idx="185">
                  <c:v>11.754906772077067</c:v>
                </c:pt>
                <c:pt idx="186">
                  <c:v>11.748127309977999</c:v>
                </c:pt>
                <c:pt idx="187">
                  <c:v>11.74094996005293</c:v>
                </c:pt>
                <c:pt idx="188">
                  <c:v>11.7328436359763</c:v>
                </c:pt>
                <c:pt idx="189">
                  <c:v>11.72324139028786</c:v>
                </c:pt>
                <c:pt idx="190">
                  <c:v>11.711609575152369</c:v>
                </c:pt>
                <c:pt idx="191">
                  <c:v>11.69754347205162</c:v>
                </c:pt>
                <c:pt idx="192">
                  <c:v>11.6807442381978</c:v>
                </c:pt>
                <c:pt idx="193">
                  <c:v>11.660956576466523</c:v>
                </c:pt>
                <c:pt idx="194">
                  <c:v>11.637870544195152</c:v>
                </c:pt>
                <c:pt idx="195">
                  <c:v>11.611063492298104</c:v>
                </c:pt>
                <c:pt idx="196">
                  <c:v>11.580021411180448</c:v>
                </c:pt>
                <c:pt idx="197">
                  <c:v>11.544210653006992</c:v>
                </c:pt>
                <c:pt idx="198">
                  <c:v>11.50317356139416</c:v>
                </c:pt>
                <c:pt idx="199">
                  <c:v>11.456581409275527</c:v>
                </c:pt>
                <c:pt idx="200">
                  <c:v>11.404191707074586</c:v>
                </c:pt>
                <c:pt idx="201">
                  <c:v>11.34579184949396</c:v>
                </c:pt>
                <c:pt idx="202">
                  <c:v>11.281102631986089</c:v>
                </c:pt>
                <c:pt idx="203">
                  <c:v>11.209749220311616</c:v>
                </c:pt>
                <c:pt idx="204">
                  <c:v>11.131302988529166</c:v>
                </c:pt>
                <c:pt idx="205">
                  <c:v>11.045348972082113</c:v>
                </c:pt>
                <c:pt idx="206">
                  <c:v>10.951577228307706</c:v>
                </c:pt>
                <c:pt idx="207">
                  <c:v>10.849801620841022</c:v>
                </c:pt>
                <c:pt idx="208">
                  <c:v>10.739923958480336</c:v>
                </c:pt>
                <c:pt idx="209">
                  <c:v>10.621856296062452</c:v>
                </c:pt>
                <c:pt idx="210">
                  <c:v>10.495451773703067</c:v>
                </c:pt>
                <c:pt idx="211">
                  <c:v>10.360484978556585</c:v>
                </c:pt>
                <c:pt idx="212">
                  <c:v>10.216711713373616</c:v>
                </c:pt>
                <c:pt idx="213">
                  <c:v>10.063939864933444</c:v>
                </c:pt>
                <c:pt idx="214">
                  <c:v>9.9020951494573985</c:v>
                </c:pt>
                <c:pt idx="215">
                  <c:v>9.7312287971376819</c:v>
                </c:pt>
                <c:pt idx="216">
                  <c:v>9.5508609518408303</c:v>
                </c:pt>
                <c:pt idx="217">
                  <c:v>9.3623065218329415</c:v>
                </c:pt>
                <c:pt idx="218">
                  <c:v>9.1650130748748655</c:v>
                </c:pt>
                <c:pt idx="219">
                  <c:v>8.9589831724762909</c:v>
                </c:pt>
                <c:pt idx="220">
                  <c:v>8.7442193761467415</c:v>
                </c:pt>
                <c:pt idx="221">
                  <c:v>8.5207985311746395</c:v>
                </c:pt>
                <c:pt idx="222">
                  <c:v>8.2889050662517398</c:v>
                </c:pt>
                <c:pt idx="223">
                  <c:v>8.0488250166177426</c:v>
                </c:pt>
                <c:pt idx="224">
                  <c:v>7.8008879631757688</c:v>
                </c:pt>
                <c:pt idx="225">
                  <c:v>7.5453978717326651</c:v>
                </c:pt>
                <c:pt idx="226">
                  <c:v>7.2825912550091472</c:v>
                </c:pt>
                <c:pt idx="227">
                  <c:v>7.0126593723892885</c:v>
                </c:pt>
                <c:pt idx="228">
                  <c:v>6.7358045831322233</c:v>
                </c:pt>
                <c:pt idx="229">
                  <c:v>6.4523031033575222</c:v>
                </c:pt>
                <c:pt idx="230">
                  <c:v>6.1625161059200293</c:v>
                </c:pt>
                <c:pt idx="231">
                  <c:v>5.8668863050639288</c:v>
                </c:pt>
                <c:pt idx="232">
                  <c:v>5.5658649533987044</c:v>
                </c:pt>
                <c:pt idx="233">
                  <c:v>5.2598409734666305</c:v>
                </c:pt>
                <c:pt idx="234">
                  <c:v>4.9491388231515856</c:v>
                </c:pt>
                <c:pt idx="235">
                  <c:v>4.6340313032269442</c:v>
                </c:pt>
                <c:pt idx="236">
                  <c:v>4.3148023143410636</c:v>
                </c:pt>
                <c:pt idx="237">
                  <c:v>3.9918104678392408</c:v>
                </c:pt>
                <c:pt idx="238">
                  <c:v>3.6654749974608412</c:v>
                </c:pt>
                <c:pt idx="239">
                  <c:v>3.3362674344331009</c:v>
                </c:pt>
                <c:pt idx="240">
                  <c:v>3.0046309199184149</c:v>
                </c:pt>
                <c:pt idx="241">
                  <c:v>2.6709375131875226</c:v>
                </c:pt>
                <c:pt idx="242">
                  <c:v>2.3353073917329268</c:v>
                </c:pt>
                <c:pt idx="243">
                  <c:v>1.9983687657862845</c:v>
                </c:pt>
                <c:pt idx="244">
                  <c:v>1.6602013623341905</c:v>
                </c:pt>
                <c:pt idx="245">
                  <c:v>1.3211367901414626</c:v>
                </c:pt>
                <c:pt idx="246">
                  <c:v>0.98155489973723442</c:v>
                </c:pt>
                <c:pt idx="247">
                  <c:v>0.64185736784711167</c:v>
                </c:pt>
                <c:pt idx="248">
                  <c:v>0.30240726177580635</c:v>
                </c:pt>
                <c:pt idx="249">
                  <c:v>-3.6507682234514491E-2</c:v>
                </c:pt>
                <c:pt idx="250">
                  <c:v>-0.37452619126997866</c:v>
                </c:pt>
                <c:pt idx="251">
                  <c:v>-0.71168379960581274</c:v>
                </c:pt>
                <c:pt idx="252">
                  <c:v>-1.04768806155771</c:v>
                </c:pt>
                <c:pt idx="253">
                  <c:v>-1.3822507806122273</c:v>
                </c:pt>
                <c:pt idx="254">
                  <c:v>-1.7150646289810536</c:v>
                </c:pt>
                <c:pt idx="255">
                  <c:v>-2.0458190236240572</c:v>
                </c:pt>
                <c:pt idx="256">
                  <c:v>-2.374248955026264</c:v>
                </c:pt>
                <c:pt idx="257">
                  <c:v>-2.7001628436148164</c:v>
                </c:pt>
                <c:pt idx="258">
                  <c:v>-3.0234099872410276</c:v>
                </c:pt>
                <c:pt idx="259">
                  <c:v>-3.3438563335686893</c:v>
                </c:pt>
                <c:pt idx="260">
                  <c:v>-3.6613381594419461</c:v>
                </c:pt>
                <c:pt idx="261">
                  <c:v>-3.9756486229598487</c:v>
                </c:pt>
                <c:pt idx="262">
                  <c:v>-4.2865488633513413</c:v>
                </c:pt>
                <c:pt idx="263">
                  <c:v>-4.5938087716698597</c:v>
                </c:pt>
                <c:pt idx="264">
                  <c:v>-4.8972473345696903</c:v>
                </c:pt>
                <c:pt idx="265">
                  <c:v>-5.1967484302818727</c:v>
                </c:pt>
                <c:pt idx="266">
                  <c:v>-5.4922343596816035</c:v>
                </c:pt>
                <c:pt idx="267">
                  <c:v>-5.7836299851536577</c:v>
                </c:pt>
                <c:pt idx="268">
                  <c:v>-6.0708217464387229</c:v>
                </c:pt>
                <c:pt idx="269">
                  <c:v>-6.3536580875515636</c:v>
                </c:pt>
                <c:pt idx="270">
                  <c:v>-6.6319712296128071</c:v>
                </c:pt>
                <c:pt idx="271">
                  <c:v>-6.9056074820458404</c:v>
                </c:pt>
                <c:pt idx="272">
                  <c:v>-7.1744707882403898</c:v>
                </c:pt>
                <c:pt idx="273">
                  <c:v>-7.4377546995877966</c:v>
                </c:pt>
                <c:pt idx="274">
                  <c:v>-7.6969094574451047</c:v>
                </c:pt>
                <c:pt idx="275">
                  <c:v>-7.9512904152274047</c:v>
                </c:pt>
                <c:pt idx="276">
                  <c:v>-8.200777181982966</c:v>
                </c:pt>
                <c:pt idx="277">
                  <c:v>-8.4452869355678075</c:v>
                </c:pt>
                <c:pt idx="278">
                  <c:v>-8.6847351461648881</c:v>
                </c:pt>
                <c:pt idx="279">
                  <c:v>-8.9190594837069472</c:v>
                </c:pt>
                <c:pt idx="280">
                  <c:v>-9.1482505559920906</c:v>
                </c:pt>
                <c:pt idx="281">
                  <c:v>-9.3723450779914792</c:v>
                </c:pt>
                <c:pt idx="282">
                  <c:v>-9.5913976952433053</c:v>
                </c:pt>
                <c:pt idx="283">
                  <c:v>-9.805460491776417</c:v>
                </c:pt>
                <c:pt idx="284">
                  <c:v>-10.014547128975385</c:v>
                </c:pt>
                <c:pt idx="285">
                  <c:v>-10.218648214638208</c:v>
                </c:pt>
                <c:pt idx="286">
                  <c:v>-10.417757771909205</c:v>
                </c:pt>
                <c:pt idx="287">
                  <c:v>-10.611898854374846</c:v>
                </c:pt>
                <c:pt idx="288">
                  <c:v>-10.801145745813809</c:v>
                </c:pt>
                <c:pt idx="289">
                  <c:v>-10.985605175793131</c:v>
                </c:pt>
                <c:pt idx="290">
                  <c:v>-11.165402658283689</c:v>
                </c:pt>
                <c:pt idx="291">
                  <c:v>-11.340641507506366</c:v>
                </c:pt>
                <c:pt idx="292">
                  <c:v>-11.511393445730203</c:v>
                </c:pt>
                <c:pt idx="293">
                  <c:v>-11.67770543396472</c:v>
                </c:pt>
                <c:pt idx="294">
                  <c:v>-11.839637240767436</c:v>
                </c:pt>
                <c:pt idx="295">
                  <c:v>-11.997273395955556</c:v>
                </c:pt>
                <c:pt idx="296">
                  <c:v>-12.150104159116717</c:v>
                </c:pt>
                <c:pt idx="297">
                  <c:v>-12.299232687056046</c:v>
                </c:pt>
                <c:pt idx="298">
                  <c:v>-12.444886100292193</c:v>
                </c:pt>
                <c:pt idx="299">
                  <c:v>-12.586819347739191</c:v>
                </c:pt>
                <c:pt idx="300">
                  <c:v>-12.725133182108397</c:v>
                </c:pt>
                <c:pt idx="301">
                  <c:v>-12.859912987053374</c:v>
                </c:pt>
                <c:pt idx="302">
                  <c:v>-12.991252684593169</c:v>
                </c:pt>
                <c:pt idx="303">
                  <c:v>-13.119269250333289</c:v>
                </c:pt>
                <c:pt idx="304">
                  <c:v>-13.244112959504085</c:v>
                </c:pt>
                <c:pt idx="305">
                  <c:v>-13.365940918028324</c:v>
                </c:pt>
                <c:pt idx="306">
                  <c:v>-13.484911085665198</c:v>
                </c:pt>
                <c:pt idx="307">
                  <c:v>-13.601142145693268</c:v>
                </c:pt>
                <c:pt idx="308">
                  <c:v>-13.714733996987313</c:v>
                </c:pt>
                <c:pt idx="309">
                  <c:v>-13.825766900181744</c:v>
                </c:pt>
                <c:pt idx="310">
                  <c:v>-13.93433392345902</c:v>
                </c:pt>
                <c:pt idx="311">
                  <c:v>-14.040546065568922</c:v>
                </c:pt>
                <c:pt idx="312">
                  <c:v>-14.144538232684104</c:v>
                </c:pt>
                <c:pt idx="313">
                  <c:v>-14.246451307833139</c:v>
                </c:pt>
                <c:pt idx="314">
                  <c:v>-14.346414220333058</c:v>
                </c:pt>
                <c:pt idx="315">
                  <c:v>-14.444518330693223</c:v>
                </c:pt>
                <c:pt idx="316">
                  <c:v>-14.540836215019191</c:v>
                </c:pt>
                <c:pt idx="317">
                  <c:v>-14.635417395830125</c:v>
                </c:pt>
                <c:pt idx="318">
                  <c:v>-14.728328472375857</c:v>
                </c:pt>
                <c:pt idx="319">
                  <c:v>-14.819661659002263</c:v>
                </c:pt>
                <c:pt idx="320">
                  <c:v>-14.909516000747654</c:v>
                </c:pt>
                <c:pt idx="321">
                  <c:v>-14.997804406285248</c:v>
                </c:pt>
                <c:pt idx="322">
                  <c:v>-15.084909394383414</c:v>
                </c:pt>
                <c:pt idx="323">
                  <c:v>-15.170863410830469</c:v>
                </c:pt>
                <c:pt idx="324">
                  <c:v>-15.255365905165659</c:v>
                </c:pt>
                <c:pt idx="325">
                  <c:v>-15.338862580060923</c:v>
                </c:pt>
                <c:pt idx="326">
                  <c:v>-15.421262928843495</c:v>
                </c:pt>
                <c:pt idx="327">
                  <c:v>-15.502551582455627</c:v>
                </c:pt>
                <c:pt idx="328">
                  <c:v>-15.582576557993873</c:v>
                </c:pt>
                <c:pt idx="329">
                  <c:v>-15.661775019764852</c:v>
                </c:pt>
                <c:pt idx="330">
                  <c:v>-15.740025722980489</c:v>
                </c:pt>
                <c:pt idx="331">
                  <c:v>-15.817304760217612</c:v>
                </c:pt>
                <c:pt idx="332">
                  <c:v>-15.893610423803286</c:v>
                </c:pt>
                <c:pt idx="333">
                  <c:v>-15.968922221660563</c:v>
                </c:pt>
                <c:pt idx="334">
                  <c:v>-16.043238446116447</c:v>
                </c:pt>
                <c:pt idx="335">
                  <c:v>-16.116559097170825</c:v>
                </c:pt>
                <c:pt idx="336">
                  <c:v>-16.188892713189119</c:v>
                </c:pt>
                <c:pt idx="337">
                  <c:v>-16.260237586498224</c:v>
                </c:pt>
                <c:pt idx="338">
                  <c:v>-16.330578348040572</c:v>
                </c:pt>
                <c:pt idx="339">
                  <c:v>-16.39987742900847</c:v>
                </c:pt>
                <c:pt idx="340">
                  <c:v>-16.468088722228984</c:v>
                </c:pt>
                <c:pt idx="341">
                  <c:v>-16.535157582163805</c:v>
                </c:pt>
                <c:pt idx="342">
                  <c:v>-16.601037901639884</c:v>
                </c:pt>
                <c:pt idx="343">
                  <c:v>-16.66559648215766</c:v>
                </c:pt>
                <c:pt idx="344">
                  <c:v>-16.728787216544148</c:v>
                </c:pt>
                <c:pt idx="345">
                  <c:v>-16.790873086452454</c:v>
                </c:pt>
                <c:pt idx="346">
                  <c:v>-16.851599648594835</c:v>
                </c:pt>
                <c:pt idx="347">
                  <c:v>-16.910876396298409</c:v>
                </c:pt>
                <c:pt idx="348">
                  <c:v>-16.968616238236386</c:v>
                </c:pt>
                <c:pt idx="349">
                  <c:v>-17.024796974658933</c:v>
                </c:pt>
                <c:pt idx="350">
                  <c:v>-17.079307606816283</c:v>
                </c:pt>
                <c:pt idx="351">
                  <c:v>-17.132032012939437</c:v>
                </c:pt>
                <c:pt idx="352">
                  <c:v>-17.182903593778573</c:v>
                </c:pt>
                <c:pt idx="353">
                  <c:v>-17.231992363929724</c:v>
                </c:pt>
                <c:pt idx="354">
                  <c:v>-17.279124140739395</c:v>
                </c:pt>
                <c:pt idx="355">
                  <c:v>-17.323501440882634</c:v>
                </c:pt>
                <c:pt idx="356">
                  <c:v>-17.365711703896469</c:v>
                </c:pt>
                <c:pt idx="357">
                  <c:v>-17.406227955222111</c:v>
                </c:pt>
                <c:pt idx="358">
                  <c:v>-17.444496908783879</c:v>
                </c:pt>
                <c:pt idx="359">
                  <c:v>-17.480281198024709</c:v>
                </c:pt>
                <c:pt idx="360">
                  <c:v>-17.513490316271767</c:v>
                </c:pt>
                <c:pt idx="361">
                  <c:v>-17.544233554601615</c:v>
                </c:pt>
                <c:pt idx="362">
                  <c:v>-17.572295746207182</c:v>
                </c:pt>
                <c:pt idx="363">
                  <c:v>-17.596676194667811</c:v>
                </c:pt>
                <c:pt idx="364">
                  <c:v>-17.618052846193301</c:v>
                </c:pt>
                <c:pt idx="365">
                  <c:v>-17.637277829647012</c:v>
                </c:pt>
                <c:pt idx="366">
                  <c:v>-17.653591230511633</c:v>
                </c:pt>
                <c:pt idx="367">
                  <c:v>-17.666738605499244</c:v>
                </c:pt>
                <c:pt idx="368">
                  <c:v>-17.676634570956224</c:v>
                </c:pt>
                <c:pt idx="369">
                  <c:v>-17.683296203613253</c:v>
                </c:pt>
                <c:pt idx="370">
                  <c:v>-17.686585181951511</c:v>
                </c:pt>
                <c:pt idx="371">
                  <c:v>-17.686417829990372</c:v>
                </c:pt>
                <c:pt idx="372">
                  <c:v>-17.681614145636523</c:v>
                </c:pt>
                <c:pt idx="373">
                  <c:v>-17.673048457503263</c:v>
                </c:pt>
                <c:pt idx="374">
                  <c:v>-17.661834168434087</c:v>
                </c:pt>
                <c:pt idx="375">
                  <c:v>-17.647059381008113</c:v>
                </c:pt>
                <c:pt idx="376">
                  <c:v>-17.628488436341261</c:v>
                </c:pt>
                <c:pt idx="377">
                  <c:v>-17.606070104241326</c:v>
                </c:pt>
                <c:pt idx="378">
                  <c:v>-17.579746323823901</c:v>
                </c:pt>
                <c:pt idx="379">
                  <c:v>-17.549078223109198</c:v>
                </c:pt>
                <c:pt idx="380">
                  <c:v>-17.514000910520544</c:v>
                </c:pt>
                <c:pt idx="381">
                  <c:v>-17.474446079134939</c:v>
                </c:pt>
                <c:pt idx="382">
                  <c:v>-17.430693787336303</c:v>
                </c:pt>
                <c:pt idx="383">
                  <c:v>-17.383334890007919</c:v>
                </c:pt>
                <c:pt idx="384">
                  <c:v>-17.331626549363111</c:v>
                </c:pt>
                <c:pt idx="385">
                  <c:v>-17.275939330458598</c:v>
                </c:pt>
                <c:pt idx="386">
                  <c:v>-17.215528687834706</c:v>
                </c:pt>
                <c:pt idx="387">
                  <c:v>-17.150876185297939</c:v>
                </c:pt>
                <c:pt idx="388">
                  <c:v>-17.082516324520075</c:v>
                </c:pt>
                <c:pt idx="389">
                  <c:v>-17.00985483527182</c:v>
                </c:pt>
                <c:pt idx="390">
                  <c:v>-16.933468911051737</c:v>
                </c:pt>
                <c:pt idx="391">
                  <c:v>-16.852912849187824</c:v>
                </c:pt>
                <c:pt idx="392">
                  <c:v>-16.768324971199014</c:v>
                </c:pt>
                <c:pt idx="393">
                  <c:v>-16.680181717872614</c:v>
                </c:pt>
                <c:pt idx="394">
                  <c:v>-16.587926387786851</c:v>
                </c:pt>
                <c:pt idx="395">
                  <c:v>-16.48973689377307</c:v>
                </c:pt>
                <c:pt idx="396">
                  <c:v>-16.387597551941855</c:v>
                </c:pt>
                <c:pt idx="397">
                  <c:v>-16.281467378139471</c:v>
                </c:pt>
                <c:pt idx="398">
                  <c:v>-16.171619600057568</c:v>
                </c:pt>
                <c:pt idx="399">
                  <c:v>-16.057849296927444</c:v>
                </c:pt>
                <c:pt idx="400">
                  <c:v>-15.940600463747923</c:v>
                </c:pt>
                <c:pt idx="401">
                  <c:v>-15.819473505020122</c:v>
                </c:pt>
                <c:pt idx="402">
                  <c:v>-15.695060983300163</c:v>
                </c:pt>
                <c:pt idx="403">
                  <c:v>-15.566777166724185</c:v>
                </c:pt>
                <c:pt idx="404">
                  <c:v>-15.434239536523808</c:v>
                </c:pt>
                <c:pt idx="405">
                  <c:v>-15.29813799262042</c:v>
                </c:pt>
                <c:pt idx="406">
                  <c:v>-15.158849930763241</c:v>
                </c:pt>
                <c:pt idx="407">
                  <c:v>-15.01609700024124</c:v>
                </c:pt>
                <c:pt idx="408">
                  <c:v>-14.870401749014837</c:v>
                </c:pt>
                <c:pt idx="409">
                  <c:v>-14.721251875162089</c:v>
                </c:pt>
                <c:pt idx="410">
                  <c:v>-14.569053804874368</c:v>
                </c:pt>
                <c:pt idx="411">
                  <c:v>-14.413390865921945</c:v>
                </c:pt>
                <c:pt idx="412">
                  <c:v>-14.254648992419236</c:v>
                </c:pt>
                <c:pt idx="413">
                  <c:v>-14.093314017355439</c:v>
                </c:pt>
                <c:pt idx="414">
                  <c:v>-13.928935968875882</c:v>
                </c:pt>
                <c:pt idx="415">
                  <c:v>-13.761874312162352</c:v>
                </c:pt>
                <c:pt idx="416">
                  <c:v>-13.591738843917804</c:v>
                </c:pt>
                <c:pt idx="417">
                  <c:v>-13.418981243669966</c:v>
                </c:pt>
                <c:pt idx="418">
                  <c:v>-13.243981468677468</c:v>
                </c:pt>
                <c:pt idx="419">
                  <c:v>-13.066464583575724</c:v>
                </c:pt>
                <c:pt idx="420">
                  <c:v>-12.886833599209776</c:v>
                </c:pt>
                <c:pt idx="421">
                  <c:v>-12.704908356070494</c:v>
                </c:pt>
                <c:pt idx="422">
                  <c:v>-12.520771676301921</c:v>
                </c:pt>
                <c:pt idx="423">
                  <c:v>-12.334446613490581</c:v>
                </c:pt>
                <c:pt idx="424">
                  <c:v>-12.146056973934137</c:v>
                </c:pt>
                <c:pt idx="425">
                  <c:v>-11.955986130237545</c:v>
                </c:pt>
                <c:pt idx="426">
                  <c:v>-11.764088930189557</c:v>
                </c:pt>
                <c:pt idx="427">
                  <c:v>-11.57026205956935</c:v>
                </c:pt>
                <c:pt idx="428">
                  <c:v>-11.374845345318294</c:v>
                </c:pt>
                <c:pt idx="429">
                  <c:v>-11.17792246341701</c:v>
                </c:pt>
                <c:pt idx="430">
                  <c:v>-10.979163832962495</c:v>
                </c:pt>
                <c:pt idx="431">
                  <c:v>-10.779081755876517</c:v>
                </c:pt>
                <c:pt idx="432">
                  <c:v>-10.577811992168376</c:v>
                </c:pt>
                <c:pt idx="433">
                  <c:v>-10.375299042463297</c:v>
                </c:pt>
                <c:pt idx="434">
                  <c:v>-10.171694035828093</c:v>
                </c:pt>
                <c:pt idx="435">
                  <c:v>-9.9671148017048559</c:v>
                </c:pt>
                <c:pt idx="436">
                  <c:v>-9.7615980550646366</c:v>
                </c:pt>
                <c:pt idx="437">
                  <c:v>-9.5552684560417873</c:v>
                </c:pt>
                <c:pt idx="438">
                  <c:v>-9.3481345430016187</c:v>
                </c:pt>
                <c:pt idx="439">
                  <c:v>-9.1403423219919091</c:v>
                </c:pt>
                <c:pt idx="440">
                  <c:v>-8.9318473935127081</c:v>
                </c:pt>
                <c:pt idx="441">
                  <c:v>-8.7227932021021566</c:v>
                </c:pt>
                <c:pt idx="442">
                  <c:v>-8.5131541326641553</c:v>
                </c:pt>
                <c:pt idx="443">
                  <c:v>-8.3030189841985376</c:v>
                </c:pt>
                <c:pt idx="444">
                  <c:v>-8.0925004631280757</c:v>
                </c:pt>
                <c:pt idx="445">
                  <c:v>-7.8815968617796592</c:v>
                </c:pt>
                <c:pt idx="446">
                  <c:v>-7.6703619718551295</c:v>
                </c:pt>
                <c:pt idx="447">
                  <c:v>-7.4588734924793192</c:v>
                </c:pt>
                <c:pt idx="448">
                  <c:v>-7.2471758231520615</c:v>
                </c:pt>
                <c:pt idx="449">
                  <c:v>-7.0352937251329308</c:v>
                </c:pt>
                <c:pt idx="450">
                  <c:v>-6.8232950784265789</c:v>
                </c:pt>
                <c:pt idx="451">
                  <c:v>-6.6112255632877099</c:v>
                </c:pt>
                <c:pt idx="452">
                  <c:v>-6.3991120755672446</c:v>
                </c:pt>
                <c:pt idx="453">
                  <c:v>-6.186985353380436</c:v>
                </c:pt>
                <c:pt idx="454">
                  <c:v>-5.974871011823387</c:v>
                </c:pt>
                <c:pt idx="455">
                  <c:v>-5.7627946659922591</c:v>
                </c:pt>
                <c:pt idx="456">
                  <c:v>-5.5507776618003835</c:v>
                </c:pt>
                <c:pt idx="457">
                  <c:v>-5.3388891600072332</c:v>
                </c:pt>
                <c:pt idx="458">
                  <c:v>-5.127125318348404</c:v>
                </c:pt>
                <c:pt idx="459">
                  <c:v>-4.9154840022325486</c:v>
                </c:pt>
                <c:pt idx="460">
                  <c:v>-4.7040032073855356</c:v>
                </c:pt>
                <c:pt idx="461">
                  <c:v>-4.4926692724227877</c:v>
                </c:pt>
                <c:pt idx="462">
                  <c:v>-4.2815125085413426</c:v>
                </c:pt>
                <c:pt idx="463">
                  <c:v>-4.0705260850489129</c:v>
                </c:pt>
                <c:pt idx="464">
                  <c:v>-3.8597198210656591</c:v>
                </c:pt>
                <c:pt idx="465">
                  <c:v>-3.6491129279136647</c:v>
                </c:pt>
                <c:pt idx="466">
                  <c:v>-3.4387124497443402</c:v>
                </c:pt>
                <c:pt idx="467">
                  <c:v>-3.2285215884447043</c:v>
                </c:pt>
                <c:pt idx="468">
                  <c:v>-3.0185433324426412</c:v>
                </c:pt>
                <c:pt idx="469">
                  <c:v>-2.808849190548059</c:v>
                </c:pt>
                <c:pt idx="470">
                  <c:v>-2.5993785403668879</c:v>
                </c:pt>
                <c:pt idx="471">
                  <c:v>-2.3900848478078798</c:v>
                </c:pt>
                <c:pt idx="472">
                  <c:v>-2.18100888356566</c:v>
                </c:pt>
                <c:pt idx="473">
                  <c:v>-1.9721090231090774</c:v>
                </c:pt>
                <c:pt idx="474">
                  <c:v>-1.7634074661880721</c:v>
                </c:pt>
                <c:pt idx="475">
                  <c:v>-1.5552565271034835</c:v>
                </c:pt>
              </c:numCache>
            </c:numRef>
          </c:yVal>
          <c:smooth val="1"/>
          <c:extLst>
            <c:ext xmlns:c16="http://schemas.microsoft.com/office/drawing/2014/chart" uri="{C3380CC4-5D6E-409C-BE32-E72D297353CC}">
              <c16:uniqueId val="{0000000B-4789-45DC-97F7-B59DC835213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Лист1!$N$2:$N$477</c:f>
              <c:numCache>
                <c:formatCode>0.00</c:formatCode>
                <c:ptCount val="476"/>
                <c:pt idx="0">
                  <c:v>7.4844868808984693</c:v>
                </c:pt>
                <c:pt idx="1">
                  <c:v>7.1684452638029619</c:v>
                </c:pt>
                <c:pt idx="2">
                  <c:v>7.1975815817713382</c:v>
                </c:pt>
                <c:pt idx="3">
                  <c:v>6.4320223510264958</c:v>
                </c:pt>
                <c:pt idx="4">
                  <c:v>6.2596485503017378</c:v>
                </c:pt>
                <c:pt idx="5">
                  <c:v>6.044335737079372</c:v>
                </c:pt>
                <c:pt idx="6">
                  <c:v>5.7884524539112965</c:v>
                </c:pt>
                <c:pt idx="7">
                  <c:v>5.4951993070542766</c:v>
                </c:pt>
                <c:pt idx="8">
                  <c:v>5.1647602982819034</c:v>
                </c:pt>
                <c:pt idx="9">
                  <c:v>4.8005759619176374</c:v>
                </c:pt>
                <c:pt idx="10">
                  <c:v>4.4084220752119965</c:v>
                </c:pt>
                <c:pt idx="11">
                  <c:v>3.9902910657227015</c:v>
                </c:pt>
                <c:pt idx="12">
                  <c:v>3.5495077729225146</c:v>
                </c:pt>
                <c:pt idx="13">
                  <c:v>3.0895174272358363</c:v>
                </c:pt>
                <c:pt idx="14">
                  <c:v>2.6145898517221213</c:v>
                </c:pt>
                <c:pt idx="15">
                  <c:v>2.129413462802765</c:v>
                </c:pt>
                <c:pt idx="16">
                  <c:v>1.6378256153315305</c:v>
                </c:pt>
                <c:pt idx="17">
                  <c:v>1.1423888862132978</c:v>
                </c:pt>
                <c:pt idx="18">
                  <c:v>0.64483496267348106</c:v>
                </c:pt>
                <c:pt idx="19">
                  <c:v>0.14722800788003904</c:v>
                </c:pt>
                <c:pt idx="20">
                  <c:v>-0.34669747059233436</c:v>
                </c:pt>
                <c:pt idx="21">
                  <c:v>-0.83473082324489667</c:v>
                </c:pt>
                <c:pt idx="22">
                  <c:v>-1.3140021320432411</c:v>
                </c:pt>
                <c:pt idx="23">
                  <c:v>-1.7815032508224231</c:v>
                </c:pt>
                <c:pt idx="24">
                  <c:v>-2.2343766555190063</c:v>
                </c:pt>
                <c:pt idx="25">
                  <c:v>-2.6703951135277695</c:v>
                </c:pt>
                <c:pt idx="26">
                  <c:v>-3.0887269880622572</c:v>
                </c:pt>
                <c:pt idx="27">
                  <c:v>-3.4885871764272403</c:v>
                </c:pt>
                <c:pt idx="28">
                  <c:v>-3.8693442665040476</c:v>
                </c:pt>
                <c:pt idx="29">
                  <c:v>-4.2295744858682109</c:v>
                </c:pt>
                <c:pt idx="30">
                  <c:v>-4.5684869684278935</c:v>
                </c:pt>
                <c:pt idx="31">
                  <c:v>-4.8845012627541973</c:v>
                </c:pt>
                <c:pt idx="32">
                  <c:v>-5.1764770701527567</c:v>
                </c:pt>
                <c:pt idx="33">
                  <c:v>-5.4439157500863065</c:v>
                </c:pt>
                <c:pt idx="34">
                  <c:v>-5.6869697123765901</c:v>
                </c:pt>
                <c:pt idx="35">
                  <c:v>-5.9061256438493359</c:v>
                </c:pt>
                <c:pt idx="36">
                  <c:v>-6.1017182484268968</c:v>
                </c:pt>
                <c:pt idx="37">
                  <c:v>-6.2736074969172169</c:v>
                </c:pt>
                <c:pt idx="38">
                  <c:v>-6.4213041409849945</c:v>
                </c:pt>
                <c:pt idx="39">
                  <c:v>-6.5441221229731843</c:v>
                </c:pt>
                <c:pt idx="40">
                  <c:v>-6.6416464783251037</c:v>
                </c:pt>
                <c:pt idx="41">
                  <c:v>-6.7139886327087668</c:v>
                </c:pt>
                <c:pt idx="42">
                  <c:v>-6.7617125451564393</c:v>
                </c:pt>
                <c:pt idx="43">
                  <c:v>-6.7854790851473554</c:v>
                </c:pt>
                <c:pt idx="44">
                  <c:v>-6.7856212489306804</c:v>
                </c:pt>
                <c:pt idx="45">
                  <c:v>-6.761935823410699</c:v>
                </c:pt>
                <c:pt idx="46">
                  <c:v>-6.713790542632319</c:v>
                </c:pt>
                <c:pt idx="47">
                  <c:v>-6.640488249063436</c:v>
                </c:pt>
                <c:pt idx="48">
                  <c:v>-6.541661366075239</c:v>
                </c:pt>
                <c:pt idx="49">
                  <c:v>-6.4174392499029427</c:v>
                </c:pt>
                <c:pt idx="50">
                  <c:v>-6.2682880952953788</c:v>
                </c:pt>
                <c:pt idx="51">
                  <c:v>-6.0946412242948957</c:v>
                </c:pt>
                <c:pt idx="52">
                  <c:v>-5.896552001684868</c:v>
                </c:pt>
                <c:pt idx="53">
                  <c:v>-5.6736054629087409</c:v>
                </c:pt>
                <c:pt idx="54">
                  <c:v>-5.4251193925738308</c:v>
                </c:pt>
                <c:pt idx="55">
                  <c:v>-5.1505379430949656</c:v>
                </c:pt>
                <c:pt idx="56">
                  <c:v>-4.8497560925781702</c:v>
                </c:pt>
                <c:pt idx="57">
                  <c:v>-4.5231832556426479</c:v>
                </c:pt>
                <c:pt idx="58">
                  <c:v>-4.1715289704501615</c:v>
                </c:pt>
                <c:pt idx="59">
                  <c:v>-3.7954391643404928</c:v>
                </c:pt>
                <c:pt idx="60">
                  <c:v>-3.3952312510460576</c:v>
                </c:pt>
                <c:pt idx="61">
                  <c:v>-2.9708996806293726</c:v>
                </c:pt>
                <c:pt idx="62">
                  <c:v>-2.5223772134631846</c:v>
                </c:pt>
                <c:pt idx="63">
                  <c:v>-2.0498941719531998</c:v>
                </c:pt>
                <c:pt idx="64">
                  <c:v>-1.5542118581011872</c:v>
                </c:pt>
                <c:pt idx="65">
                  <c:v>-1.036578367464241</c:v>
                </c:pt>
                <c:pt idx="66">
                  <c:v>-0.49848188376054164</c:v>
                </c:pt>
                <c:pt idx="67">
                  <c:v>5.8708939736242811E-2</c:v>
                </c:pt>
                <c:pt idx="68">
                  <c:v>0.63392896195873438</c:v>
                </c:pt>
                <c:pt idx="69">
                  <c:v>1.2263309435918877</c:v>
                </c:pt>
                <c:pt idx="70">
                  <c:v>1.8350183095782981</c:v>
                </c:pt>
                <c:pt idx="71">
                  <c:v>2.4587439782917468</c:v>
                </c:pt>
                <c:pt idx="72">
                  <c:v>3.0957822393625944</c:v>
                </c:pt>
                <c:pt idx="73">
                  <c:v>3.7440407663583755</c:v>
                </c:pt>
                <c:pt idx="74">
                  <c:v>4.4013429164886473</c:v>
                </c:pt>
                <c:pt idx="75">
                  <c:v>5.0658079013228372</c:v>
                </c:pt>
                <c:pt idx="76">
                  <c:v>5.735697736591062</c:v>
                </c:pt>
                <c:pt idx="77">
                  <c:v>6.4097141638398156</c:v>
                </c:pt>
                <c:pt idx="78">
                  <c:v>7.0864270068704771</c:v>
                </c:pt>
                <c:pt idx="79">
                  <c:v>7.7641115158795921</c:v>
                </c:pt>
                <c:pt idx="80">
                  <c:v>8.4406992718577207</c:v>
                </c:pt>
                <c:pt idx="81">
                  <c:v>9.1139519423245954</c:v>
                </c:pt>
                <c:pt idx="82">
                  <c:v>9.7817554280161811</c:v>
                </c:pt>
                <c:pt idx="83">
                  <c:v>10.442362779378852</c:v>
                </c:pt>
                <c:pt idx="84">
                  <c:v>11.094411273300642</c:v>
                </c:pt>
                <c:pt idx="85">
                  <c:v>11.736760184168789</c:v>
                </c:pt>
                <c:pt idx="86">
                  <c:v>12.3682124331593</c:v>
                </c:pt>
                <c:pt idx="87">
                  <c:v>12.987338697910253</c:v>
                </c:pt>
                <c:pt idx="88">
                  <c:v>13.592501319944811</c:v>
                </c:pt>
                <c:pt idx="89">
                  <c:v>14.182033610343925</c:v>
                </c:pt>
                <c:pt idx="90">
                  <c:v>14.754268026351912</c:v>
                </c:pt>
                <c:pt idx="91">
                  <c:v>15.308703365921945</c:v>
                </c:pt>
                <c:pt idx="92">
                  <c:v>15.844448223710037</c:v>
                </c:pt>
                <c:pt idx="93">
                  <c:v>16.36100225150583</c:v>
                </c:pt>
                <c:pt idx="94">
                  <c:v>16.857762640714615</c:v>
                </c:pt>
                <c:pt idx="95">
                  <c:v>17.333921661972965</c:v>
                </c:pt>
                <c:pt idx="96">
                  <c:v>17.788509356975545</c:v>
                </c:pt>
                <c:pt idx="97">
                  <c:v>18.220618951320613</c:v>
                </c:pt>
                <c:pt idx="98">
                  <c:v>18.629613482952106</c:v>
                </c:pt>
                <c:pt idx="99">
                  <c:v>19.015223139524419</c:v>
                </c:pt>
                <c:pt idx="100">
                  <c:v>19.377441090345354</c:v>
                </c:pt>
                <c:pt idx="101">
                  <c:v>19.716310027241686</c:v>
                </c:pt>
                <c:pt idx="102">
                  <c:v>20.031708705425221</c:v>
                </c:pt>
                <c:pt idx="103">
                  <c:v>20.323299005627579</c:v>
                </c:pt>
                <c:pt idx="104">
                  <c:v>20.590624979138358</c:v>
                </c:pt>
                <c:pt idx="105">
                  <c:v>20.833334845304488</c:v>
                </c:pt>
                <c:pt idx="106">
                  <c:v>21.051362004876136</c:v>
                </c:pt>
                <c:pt idx="107">
                  <c:v>21.244948947429638</c:v>
                </c:pt>
                <c:pt idx="108">
                  <c:v>21.414524298906311</c:v>
                </c:pt>
                <c:pt idx="109">
                  <c:v>21.56047570109363</c:v>
                </c:pt>
                <c:pt idx="110">
                  <c:v>21.683008074760412</c:v>
                </c:pt>
                <c:pt idx="111">
                  <c:v>21.782128250598859</c:v>
                </c:pt>
                <c:pt idx="112">
                  <c:v>21.85779695212841</c:v>
                </c:pt>
                <c:pt idx="113">
                  <c:v>21.910133716464035</c:v>
                </c:pt>
                <c:pt idx="114">
                  <c:v>21.939556923508636</c:v>
                </c:pt>
                <c:pt idx="115">
                  <c:v>21.946749642491337</c:v>
                </c:pt>
                <c:pt idx="116">
                  <c:v>21.93252643346781</c:v>
                </c:pt>
                <c:pt idx="117">
                  <c:v>21.897616472840291</c:v>
                </c:pt>
                <c:pt idx="118">
                  <c:v>21.842561092972755</c:v>
                </c:pt>
                <c:pt idx="119">
                  <c:v>21.767749643325779</c:v>
                </c:pt>
                <c:pt idx="120">
                  <c:v>21.673595380783052</c:v>
                </c:pt>
                <c:pt idx="121">
                  <c:v>21.560725021362281</c:v>
                </c:pt>
                <c:pt idx="122">
                  <c:v>21.430029970407457</c:v>
                </c:pt>
                <c:pt idx="123">
                  <c:v>21.282642415165849</c:v>
                </c:pt>
                <c:pt idx="124">
                  <c:v>21.119744065403886</c:v>
                </c:pt>
                <c:pt idx="125">
                  <c:v>20.942390263080597</c:v>
                </c:pt>
                <c:pt idx="126">
                  <c:v>20.751125755906049</c:v>
                </c:pt>
                <c:pt idx="127">
                  <c:v>20.547303020954082</c:v>
                </c:pt>
                <c:pt idx="128">
                  <c:v>20.331393375992743</c:v>
                </c:pt>
                <c:pt idx="129">
                  <c:v>20.104108920693346</c:v>
                </c:pt>
                <c:pt idx="130">
                  <c:v>19.867281988263088</c:v>
                </c:pt>
                <c:pt idx="131">
                  <c:v>19.621966212987878</c:v>
                </c:pt>
                <c:pt idx="132">
                  <c:v>19.369483333826018</c:v>
                </c:pt>
                <c:pt idx="133">
                  <c:v>19.110967245697942</c:v>
                </c:pt>
                <c:pt idx="134">
                  <c:v>18.847336676716793</c:v>
                </c:pt>
                <c:pt idx="135">
                  <c:v>18.579414725303621</c:v>
                </c:pt>
                <c:pt idx="136">
                  <c:v>18.308077427744838</c:v>
                </c:pt>
                <c:pt idx="137">
                  <c:v>18.034373295307159</c:v>
                </c:pt>
                <c:pt idx="138">
                  <c:v>17.759516483545251</c:v>
                </c:pt>
                <c:pt idx="139">
                  <c:v>17.484760424494706</c:v>
                </c:pt>
                <c:pt idx="140">
                  <c:v>17.211240720748894</c:v>
                </c:pt>
                <c:pt idx="141">
                  <c:v>16.939829993247962</c:v>
                </c:pt>
                <c:pt idx="142">
                  <c:v>16.671189111471151</c:v>
                </c:pt>
                <c:pt idx="143">
                  <c:v>16.405900391936267</c:v>
                </c:pt>
                <c:pt idx="144">
                  <c:v>16.144593966007182</c:v>
                </c:pt>
                <c:pt idx="145">
                  <c:v>15.888055363297429</c:v>
                </c:pt>
                <c:pt idx="146">
                  <c:v>15.637169158458677</c:v>
                </c:pt>
                <c:pt idx="147">
                  <c:v>15.392784065008136</c:v>
                </c:pt>
                <c:pt idx="148">
                  <c:v>15.155559244751929</c:v>
                </c:pt>
                <c:pt idx="149">
                  <c:v>14.925899416208267</c:v>
                </c:pt>
                <c:pt idx="150">
                  <c:v>14.704011207818958</c:v>
                </c:pt>
                <c:pt idx="151">
                  <c:v>14.490050017833678</c:v>
                </c:pt>
                <c:pt idx="152">
                  <c:v>14.284257481992235</c:v>
                </c:pt>
                <c:pt idx="153">
                  <c:v>14.087006726860997</c:v>
                </c:pt>
                <c:pt idx="154">
                  <c:v>13.898728939890855</c:v>
                </c:pt>
                <c:pt idx="155">
                  <c:v>13.719778463244394</c:v>
                </c:pt>
                <c:pt idx="156">
                  <c:v>13.550298741459816</c:v>
                </c:pt>
                <c:pt idx="157">
                  <c:v>13.390203537046856</c:v>
                </c:pt>
                <c:pt idx="158">
                  <c:v>13.23926146030424</c:v>
                </c:pt>
                <c:pt idx="159">
                  <c:v>13.097245390713201</c:v>
                </c:pt>
                <c:pt idx="160">
                  <c:v>12.964046891033648</c:v>
                </c:pt>
                <c:pt idx="161">
                  <c:v>12.839683891832788</c:v>
                </c:pt>
                <c:pt idx="162">
                  <c:v>12.724217015504832</c:v>
                </c:pt>
                <c:pt idx="163">
                  <c:v>12.617597593367091</c:v>
                </c:pt>
                <c:pt idx="164">
                  <c:v>12.519584843516339</c:v>
                </c:pt>
                <c:pt idx="165">
                  <c:v>12.429752701520892</c:v>
                </c:pt>
                <c:pt idx="166">
                  <c:v>12.347593988478135</c:v>
                </c:pt>
                <c:pt idx="167">
                  <c:v>12.272667270898811</c:v>
                </c:pt>
                <c:pt idx="168">
                  <c:v>12.204673705995056</c:v>
                </c:pt>
                <c:pt idx="169">
                  <c:v>12.143443380296214</c:v>
                </c:pt>
                <c:pt idx="170">
                  <c:v>12.088819187879512</c:v>
                </c:pt>
                <c:pt idx="171">
                  <c:v>12.040528754889941</c:v>
                </c:pt>
                <c:pt idx="172">
                  <c:v>11.998132355511181</c:v>
                </c:pt>
                <c:pt idx="173">
                  <c:v>11.961057065427253</c:v>
                </c:pt>
                <c:pt idx="174">
                  <c:v>11.928707760572401</c:v>
                </c:pt>
                <c:pt idx="175">
                  <c:v>11.900593484938103</c:v>
                </c:pt>
                <c:pt idx="176">
                  <c:v>11.876367580890616</c:v>
                </c:pt>
                <c:pt idx="177">
                  <c:v>11.855785851180553</c:v>
                </c:pt>
                <c:pt idx="178">
                  <c:v>11.838598975539206</c:v>
                </c:pt>
                <c:pt idx="179">
                  <c:v>11.824438096582885</c:v>
                </c:pt>
                <c:pt idx="180">
                  <c:v>11.812794327735867</c:v>
                </c:pt>
                <c:pt idx="181">
                  <c:v>11.803113529086071</c:v>
                </c:pt>
                <c:pt idx="182">
                  <c:v>11.794683600962113</c:v>
                </c:pt>
                <c:pt idx="183">
                  <c:v>11.78712373226878</c:v>
                </c:pt>
                <c:pt idx="184">
                  <c:v>11.780138495564422</c:v>
                </c:pt>
                <c:pt idx="185">
                  <c:v>11.773422217369029</c:v>
                </c:pt>
                <c:pt idx="186">
                  <c:v>11.76669227778906</c:v>
                </c:pt>
                <c:pt idx="187">
                  <c:v>11.759561035036986</c:v>
                </c:pt>
                <c:pt idx="188">
                  <c:v>11.751504233479453</c:v>
                </c:pt>
                <c:pt idx="189">
                  <c:v>11.741953217983221</c:v>
                </c:pt>
                <c:pt idx="190">
                  <c:v>11.730377756059145</c:v>
                </c:pt>
                <c:pt idx="191">
                  <c:v>11.716370567679384</c:v>
                </c:pt>
                <c:pt idx="192">
                  <c:v>11.69963110238308</c:v>
                </c:pt>
                <c:pt idx="193">
                  <c:v>11.679902355372853</c:v>
                </c:pt>
                <c:pt idx="194">
                  <c:v>11.65687182247637</c:v>
                </c:pt>
                <c:pt idx="195">
                  <c:v>11.630118562281107</c:v>
                </c:pt>
                <c:pt idx="196">
                  <c:v>11.59912856519218</c:v>
                </c:pt>
                <c:pt idx="197">
                  <c:v>11.563370744883979</c:v>
                </c:pt>
                <c:pt idx="198">
                  <c:v>11.522384883463351</c:v>
                </c:pt>
                <c:pt idx="199">
                  <c:v>11.475844815373392</c:v>
                </c:pt>
                <c:pt idx="200">
                  <c:v>11.423507197201241</c:v>
                </c:pt>
                <c:pt idx="201">
                  <c:v>11.365152592956971</c:v>
                </c:pt>
                <c:pt idx="202">
                  <c:v>11.300502651929838</c:v>
                </c:pt>
                <c:pt idx="203">
                  <c:v>11.229184247553304</c:v>
                </c:pt>
                <c:pt idx="204">
                  <c:v>11.150770461559272</c:v>
                </c:pt>
                <c:pt idx="205">
                  <c:v>11.064845475554423</c:v>
                </c:pt>
                <c:pt idx="206">
                  <c:v>10.971101054549171</c:v>
                </c:pt>
                <c:pt idx="207">
                  <c:v>10.869350208342064</c:v>
                </c:pt>
                <c:pt idx="208">
                  <c:v>10.759493891894795</c:v>
                </c:pt>
                <c:pt idx="209">
                  <c:v>10.641440744698015</c:v>
                </c:pt>
                <c:pt idx="210">
                  <c:v>10.515042199194422</c:v>
                </c:pt>
                <c:pt idx="211">
                  <c:v>10.380077965557572</c:v>
                </c:pt>
                <c:pt idx="212">
                  <c:v>10.236301285028443</c:v>
                </c:pt>
                <c:pt idx="213">
                  <c:v>10.08352516740559</c:v>
                </c:pt>
                <c:pt idx="214">
                  <c:v>9.9216736212372272</c:v>
                </c:pt>
                <c:pt idx="215">
                  <c:v>9.750797022879091</c:v>
                </c:pt>
                <c:pt idx="216">
                  <c:v>9.5704146623611379</c:v>
                </c:pt>
                <c:pt idx="217">
                  <c:v>9.3818397402762965</c:v>
                </c:pt>
                <c:pt idx="218">
                  <c:v>9.1845189705490657</c:v>
                </c:pt>
                <c:pt idx="219">
                  <c:v>8.978458330035183</c:v>
                </c:pt>
                <c:pt idx="220">
                  <c:v>8.7636620879172717</c:v>
                </c:pt>
                <c:pt idx="221">
                  <c:v>8.5402070894836974</c:v>
                </c:pt>
                <c:pt idx="222">
                  <c:v>8.3082794710993273</c:v>
                </c:pt>
                <c:pt idx="223">
                  <c:v>8.0681627064942827</c:v>
                </c:pt>
                <c:pt idx="224">
                  <c:v>7.8201855227351054</c:v>
                </c:pt>
                <c:pt idx="225">
                  <c:v>7.5646527394652203</c:v>
                </c:pt>
                <c:pt idx="226">
                  <c:v>7.3017983078956554</c:v>
                </c:pt>
                <c:pt idx="227">
                  <c:v>7.0318177565932256</c:v>
                </c:pt>
                <c:pt idx="228">
                  <c:v>6.7549142986535875</c:v>
                </c:pt>
                <c:pt idx="229">
                  <c:v>6.4713671386241804</c:v>
                </c:pt>
                <c:pt idx="230">
                  <c:v>6.1815340340136915</c:v>
                </c:pt>
                <c:pt idx="231">
                  <c:v>5.8858585529028868</c:v>
                </c:pt>
                <c:pt idx="232">
                  <c:v>5.5847889594733688</c:v>
                </c:pt>
                <c:pt idx="233">
                  <c:v>5.2787163108587229</c:v>
                </c:pt>
                <c:pt idx="234">
                  <c:v>4.9679646380245632</c:v>
                </c:pt>
                <c:pt idx="235">
                  <c:v>4.6528088763356177</c:v>
                </c:pt>
                <c:pt idx="236">
                  <c:v>4.3335342071950436</c:v>
                </c:pt>
                <c:pt idx="237">
                  <c:v>4.0104983881115883</c:v>
                </c:pt>
                <c:pt idx="238">
                  <c:v>3.6841227874159785</c:v>
                </c:pt>
                <c:pt idx="239">
                  <c:v>3.354874453693625</c:v>
                </c:pt>
                <c:pt idx="240">
                  <c:v>3.0231975954025945</c:v>
                </c:pt>
                <c:pt idx="241">
                  <c:v>2.6894629910588264</c:v>
                </c:pt>
                <c:pt idx="242">
                  <c:v>2.3537920989096115</c:v>
                </c:pt>
                <c:pt idx="243">
                  <c:v>2.0168150503188325</c:v>
                </c:pt>
                <c:pt idx="244">
                  <c:v>1.6786116790026417</c:v>
                </c:pt>
                <c:pt idx="245">
                  <c:v>1.3395137004554216</c:v>
                </c:pt>
                <c:pt idx="246">
                  <c:v>0.99990021809935048</c:v>
                </c:pt>
                <c:pt idx="247">
                  <c:v>0.66017114762216411</c:v>
                </c:pt>
                <c:pt idx="248">
                  <c:v>0.32068878253921851</c:v>
                </c:pt>
                <c:pt idx="249">
                  <c:v>-1.8258912439341624E-2</c:v>
                </c:pt>
                <c:pt idx="250">
                  <c:v>-0.35630956208333336</c:v>
                </c:pt>
                <c:pt idx="251">
                  <c:v>-0.69349772175773938</c:v>
                </c:pt>
                <c:pt idx="252">
                  <c:v>-1.029530693963165</c:v>
                </c:pt>
                <c:pt idx="253">
                  <c:v>-1.3641204155981488</c:v>
                </c:pt>
                <c:pt idx="254">
                  <c:v>-1.6969605194404691</c:v>
                </c:pt>
                <c:pt idx="255">
                  <c:v>-2.0277415964752405</c:v>
                </c:pt>
                <c:pt idx="256">
                  <c:v>-2.3561992775648806</c:v>
                </c:pt>
                <c:pt idx="257">
                  <c:v>-2.6821415562182636</c:v>
                </c:pt>
                <c:pt idx="258">
                  <c:v>-3.0054162360727732</c:v>
                </c:pt>
                <c:pt idx="259">
                  <c:v>-3.3258888378739346</c:v>
                </c:pt>
                <c:pt idx="260">
                  <c:v>-3.6433956384658805</c:v>
                </c:pt>
                <c:pt idx="261">
                  <c:v>-3.9577291555702643</c:v>
                </c:pt>
                <c:pt idx="262">
                  <c:v>-4.2686515957117068</c:v>
                </c:pt>
                <c:pt idx="263">
                  <c:v>-4.5759345576167068</c:v>
                </c:pt>
                <c:pt idx="264">
                  <c:v>-4.8793970279395538</c:v>
                </c:pt>
                <c:pt idx="265">
                  <c:v>-5.1789203234016865</c:v>
                </c:pt>
                <c:pt idx="266">
                  <c:v>-5.4744293063878988</c:v>
                </c:pt>
                <c:pt idx="267">
                  <c:v>-5.7658441431819902</c:v>
                </c:pt>
                <c:pt idx="268">
                  <c:v>-6.0530538350343157</c:v>
                </c:pt>
                <c:pt idx="269">
                  <c:v>-6.3359059721231317</c:v>
                </c:pt>
                <c:pt idx="270">
                  <c:v>-6.6142336294054784</c:v>
                </c:pt>
                <c:pt idx="271">
                  <c:v>-6.8878848239779042</c:v>
                </c:pt>
                <c:pt idx="272">
                  <c:v>-7.156762645393556</c:v>
                </c:pt>
                <c:pt idx="273">
                  <c:v>-7.4200597912073052</c:v>
                </c:pt>
                <c:pt idx="274">
                  <c:v>-7.6792256489395569</c:v>
                </c:pt>
                <c:pt idx="275">
                  <c:v>-7.9336151450872245</c:v>
                </c:pt>
                <c:pt idx="276">
                  <c:v>-8.1831087425351043</c:v>
                </c:pt>
                <c:pt idx="277">
                  <c:v>-8.4276236191391529</c:v>
                </c:pt>
                <c:pt idx="278">
                  <c:v>-8.6670752450823354</c:v>
                </c:pt>
                <c:pt idx="279">
                  <c:v>-8.9014021441340283</c:v>
                </c:pt>
                <c:pt idx="280">
                  <c:v>-9.1305966317653304</c:v>
                </c:pt>
                <c:pt idx="281">
                  <c:v>-9.3546920076012423</c:v>
                </c:pt>
                <c:pt idx="282">
                  <c:v>-9.5737463325261771</c:v>
                </c:pt>
                <c:pt idx="283">
                  <c:v>-9.7878065675496533</c:v>
                </c:pt>
                <c:pt idx="284">
                  <c:v>-9.9968872278928327</c:v>
                </c:pt>
                <c:pt idx="285">
                  <c:v>-10.200984898209553</c:v>
                </c:pt>
                <c:pt idx="286">
                  <c:v>-10.400087624788235</c:v>
                </c:pt>
                <c:pt idx="287">
                  <c:v>-10.594223584234667</c:v>
                </c:pt>
                <c:pt idx="288">
                  <c:v>-10.783465352654421</c:v>
                </c:pt>
                <c:pt idx="289">
                  <c:v>-10.967918805778007</c:v>
                </c:pt>
                <c:pt idx="290">
                  <c:v>-11.147709457576248</c:v>
                </c:pt>
                <c:pt idx="291">
                  <c:v>-11.322939768433558</c:v>
                </c:pt>
                <c:pt idx="292">
                  <c:v>-11.493681460618918</c:v>
                </c:pt>
                <c:pt idx="293">
                  <c:v>-11.659984910488125</c:v>
                </c:pt>
                <c:pt idx="294">
                  <c:v>-11.821906471252424</c:v>
                </c:pt>
                <c:pt idx="295">
                  <c:v>-11.979535795748227</c:v>
                </c:pt>
                <c:pt idx="296">
                  <c:v>-12.13235802054402</c:v>
                </c:pt>
                <c:pt idx="297">
                  <c:v>-12.281478010117981</c:v>
                </c:pt>
                <c:pt idx="298">
                  <c:v>-12.42712288498876</c:v>
                </c:pt>
                <c:pt idx="299">
                  <c:v>-12.569047594070389</c:v>
                </c:pt>
                <c:pt idx="300">
                  <c:v>-12.707350328564596</c:v>
                </c:pt>
                <c:pt idx="301">
                  <c:v>-12.842120741307681</c:v>
                </c:pt>
                <c:pt idx="302">
                  <c:v>-12.973451900482164</c:v>
                </c:pt>
                <c:pt idx="303">
                  <c:v>-13.101459927856919</c:v>
                </c:pt>
                <c:pt idx="304">
                  <c:v>-13.226295098662344</c:v>
                </c:pt>
                <c:pt idx="305">
                  <c:v>-13.348117080330793</c:v>
                </c:pt>
                <c:pt idx="306">
                  <c:v>-13.467078709602299</c:v>
                </c:pt>
                <c:pt idx="307">
                  <c:v>-13.583302938938109</c:v>
                </c:pt>
                <c:pt idx="308">
                  <c:v>-13.696884544193738</c:v>
                </c:pt>
                <c:pt idx="309">
                  <c:v>-13.807909762859326</c:v>
                </c:pt>
                <c:pt idx="310">
                  <c:v>-13.916467393934708</c:v>
                </c:pt>
                <c:pt idx="311">
                  <c:v>-14.022674413025344</c:v>
                </c:pt>
                <c:pt idx="312">
                  <c:v>-14.126659749448267</c:v>
                </c:pt>
                <c:pt idx="313">
                  <c:v>-14.228567701578092</c:v>
                </c:pt>
                <c:pt idx="314">
                  <c:v>-14.32852292954917</c:v>
                </c:pt>
                <c:pt idx="315">
                  <c:v>-14.426623624563176</c:v>
                </c:pt>
                <c:pt idx="316">
                  <c:v>-14.522932970523833</c:v>
                </c:pt>
                <c:pt idx="317">
                  <c:v>-14.617507320642451</c:v>
                </c:pt>
                <c:pt idx="318">
                  <c:v>-14.710414981842025</c:v>
                </c:pt>
                <c:pt idx="319">
                  <c:v>-14.801743045449221</c:v>
                </c:pt>
                <c:pt idx="320">
                  <c:v>-14.89159567952156</c:v>
                </c:pt>
                <c:pt idx="321">
                  <c:v>-14.979878962039944</c:v>
                </c:pt>
                <c:pt idx="322">
                  <c:v>-15.066980534791899</c:v>
                </c:pt>
                <c:pt idx="323">
                  <c:v>-15.152931135892848</c:v>
                </c:pt>
                <c:pt idx="324">
                  <c:v>-15.237430214881881</c:v>
                </c:pt>
                <c:pt idx="325">
                  <c:v>-15.320925182104098</c:v>
                </c:pt>
                <c:pt idx="326">
                  <c:v>-15.403323823213558</c:v>
                </c:pt>
                <c:pt idx="327">
                  <c:v>-15.48461247682569</c:v>
                </c:pt>
                <c:pt idx="328">
                  <c:v>-15.564635744690884</c:v>
                </c:pt>
                <c:pt idx="329">
                  <c:v>-15.643837621808023</c:v>
                </c:pt>
                <c:pt idx="330">
                  <c:v>-15.722090032696711</c:v>
                </c:pt>
                <c:pt idx="331">
                  <c:v>-15.79937077760694</c:v>
                </c:pt>
                <c:pt idx="332">
                  <c:v>-15.875676441192617</c:v>
                </c:pt>
                <c:pt idx="333">
                  <c:v>-15.950993362069104</c:v>
                </c:pt>
                <c:pt idx="334">
                  <c:v>-16.02531129419798</c:v>
                </c:pt>
                <c:pt idx="335">
                  <c:v>-16.098638775944675</c:v>
                </c:pt>
                <c:pt idx="336">
                  <c:v>-16.170975807309127</c:v>
                </c:pt>
                <c:pt idx="337">
                  <c:v>-16.242325803637499</c:v>
                </c:pt>
                <c:pt idx="338">
                  <c:v>-16.312671688198996</c:v>
                </c:pt>
                <c:pt idx="339">
                  <c:v>-16.381981015205373</c:v>
                </c:pt>
                <c:pt idx="340">
                  <c:v>-16.450199139118148</c:v>
                </c:pt>
                <c:pt idx="341">
                  <c:v>-16.517274829745286</c:v>
                </c:pt>
                <c:pt idx="342">
                  <c:v>-16.583165395259837</c:v>
                </c:pt>
                <c:pt idx="343">
                  <c:v>-16.647730806469877</c:v>
                </c:pt>
                <c:pt idx="344">
                  <c:v>-16.710931786894783</c:v>
                </c:pt>
                <c:pt idx="345">
                  <c:v>-16.773027902841562</c:v>
                </c:pt>
                <c:pt idx="346">
                  <c:v>-16.833763003349254</c:v>
                </c:pt>
                <c:pt idx="347">
                  <c:v>-16.893049997091246</c:v>
                </c:pt>
                <c:pt idx="348">
                  <c:v>-16.950801792740801</c:v>
                </c:pt>
                <c:pt idx="349">
                  <c:v>-17.00699277520177</c:v>
                </c:pt>
                <c:pt idx="350">
                  <c:v>-17.061515361070587</c:v>
                </c:pt>
                <c:pt idx="351">
                  <c:v>-17.114251720905273</c:v>
                </c:pt>
                <c:pt idx="352">
                  <c:v>-17.16513525545593</c:v>
                </c:pt>
                <c:pt idx="353">
                  <c:v>-17.214237686991662</c:v>
                </c:pt>
                <c:pt idx="354">
                  <c:v>-17.261379709839808</c:v>
                </c:pt>
                <c:pt idx="355">
                  <c:v>-17.305768963694572</c:v>
                </c:pt>
                <c:pt idx="356">
                  <c:v>-17.347989472746825</c:v>
                </c:pt>
                <c:pt idx="357">
                  <c:v>-17.388519385456984</c:v>
                </c:pt>
                <c:pt idx="358">
                  <c:v>-17.426800292730281</c:v>
                </c:pt>
                <c:pt idx="359">
                  <c:v>-17.462596535682632</c:v>
                </c:pt>
                <c:pt idx="360">
                  <c:v>-17.495815899968111</c:v>
                </c:pt>
                <c:pt idx="361">
                  <c:v>-17.526571092009544</c:v>
                </c:pt>
                <c:pt idx="362">
                  <c:v>-17.554643529653529</c:v>
                </c:pt>
                <c:pt idx="363">
                  <c:v>-17.579035931825626</c:v>
                </c:pt>
                <c:pt idx="364">
                  <c:v>-17.600422829389533</c:v>
                </c:pt>
                <c:pt idx="365">
                  <c:v>-17.619659766554829</c:v>
                </c:pt>
                <c:pt idx="366">
                  <c:v>-17.635986828803972</c:v>
                </c:pt>
                <c:pt idx="367">
                  <c:v>-17.649142742156947</c:v>
                </c:pt>
                <c:pt idx="368">
                  <c:v>-17.659048953652345</c:v>
                </c:pt>
                <c:pt idx="369">
                  <c:v>-17.665722540020901</c:v>
                </c:pt>
                <c:pt idx="370">
                  <c:v>-17.669018349051473</c:v>
                </c:pt>
                <c:pt idx="371">
                  <c:v>-17.668859535455649</c:v>
                </c:pt>
                <c:pt idx="372">
                  <c:v>-17.664064389467221</c:v>
                </c:pt>
                <c:pt idx="373">
                  <c:v>-17.655507239699332</c:v>
                </c:pt>
                <c:pt idx="374">
                  <c:v>-17.644301488995524</c:v>
                </c:pt>
                <c:pt idx="375">
                  <c:v>-17.62953182458876</c:v>
                </c:pt>
                <c:pt idx="376">
                  <c:v>-17.610969418287272</c:v>
                </c:pt>
                <c:pt idx="377">
                  <c:v>-17.588556209206548</c:v>
                </c:pt>
                <c:pt idx="378">
                  <c:v>-17.562239259481384</c:v>
                </c:pt>
                <c:pt idx="379">
                  <c:v>-17.531574574112838</c:v>
                </c:pt>
                <c:pt idx="380">
                  <c:v>-17.49650067687034</c:v>
                </c:pt>
                <c:pt idx="381">
                  <c:v>-17.456952676177</c:v>
                </c:pt>
                <c:pt idx="382">
                  <c:v>-17.413202092051467</c:v>
                </c:pt>
                <c:pt idx="383">
                  <c:v>-17.365844902396194</c:v>
                </c:pt>
                <c:pt idx="384">
                  <c:v>-17.314136561751326</c:v>
                </c:pt>
                <c:pt idx="385">
                  <c:v>-17.258452758192973</c:v>
                </c:pt>
                <c:pt idx="386">
                  <c:v>-17.198042115569081</c:v>
                </c:pt>
                <c:pt idx="387">
                  <c:v>-17.133387905359264</c:v>
                </c:pt>
                <c:pt idx="388">
                  <c:v>-17.065026336908289</c:v>
                </c:pt>
                <c:pt idx="389">
                  <c:v>-16.992364847660038</c:v>
                </c:pt>
                <c:pt idx="390">
                  <c:v>-16.915975508093794</c:v>
                </c:pt>
                <c:pt idx="391">
                  <c:v>-16.835419446229881</c:v>
                </c:pt>
                <c:pt idx="392">
                  <c:v>-16.750828152894972</c:v>
                </c:pt>
                <c:pt idx="393">
                  <c:v>-16.662683191895464</c:v>
                </c:pt>
                <c:pt idx="394">
                  <c:v>-16.570421031117384</c:v>
                </c:pt>
                <c:pt idx="395">
                  <c:v>-16.472226414084393</c:v>
                </c:pt>
                <c:pt idx="396">
                  <c:v>-16.370083656907074</c:v>
                </c:pt>
                <c:pt idx="397">
                  <c:v>-16.263948360085482</c:v>
                </c:pt>
                <c:pt idx="398">
                  <c:v>-16.154092043638215</c:v>
                </c:pt>
                <c:pt idx="399">
                  <c:v>-16.040316617488827</c:v>
                </c:pt>
                <c:pt idx="400">
                  <c:v>-15.923060953617041</c:v>
                </c:pt>
                <c:pt idx="401">
                  <c:v>-15.801925456523872</c:v>
                </c:pt>
                <c:pt idx="402">
                  <c:v>-15.677507811784706</c:v>
                </c:pt>
                <c:pt idx="403">
                  <c:v>-15.549213749170251</c:v>
                </c:pt>
                <c:pt idx="404">
                  <c:v>-15.416669288277616</c:v>
                </c:pt>
                <c:pt idx="405">
                  <c:v>-15.280560913681967</c:v>
                </c:pt>
                <c:pt idx="406">
                  <c:v>-15.141262605786309</c:v>
                </c:pt>
                <c:pt idx="407">
                  <c:v>-14.998501136898943</c:v>
                </c:pt>
                <c:pt idx="408">
                  <c:v>-14.852795639634122</c:v>
                </c:pt>
                <c:pt idx="409">
                  <c:v>-14.703635519742958</c:v>
                </c:pt>
                <c:pt idx="410">
                  <c:v>-14.551428911089872</c:v>
                </c:pt>
                <c:pt idx="411">
                  <c:v>-14.395757433772078</c:v>
                </c:pt>
                <c:pt idx="412">
                  <c:v>-14.237003606557842</c:v>
                </c:pt>
                <c:pt idx="413">
                  <c:v>-14.075657531619045</c:v>
                </c:pt>
                <c:pt idx="414">
                  <c:v>-13.911268383264487</c:v>
                </c:pt>
                <c:pt idx="415">
                  <c:v>-13.744195626676071</c:v>
                </c:pt>
                <c:pt idx="416">
                  <c:v>-13.574050766229629</c:v>
                </c:pt>
                <c:pt idx="417">
                  <c:v>-13.401281212270208</c:v>
                </c:pt>
                <c:pt idx="418">
                  <c:v>-13.2262728989124</c:v>
                </c:pt>
                <c:pt idx="419">
                  <c:v>-13.048741498589498</c:v>
                </c:pt>
                <c:pt idx="420">
                  <c:v>-12.869100268185131</c:v>
                </c:pt>
                <c:pt idx="421">
                  <c:v>-12.687162217497796</c:v>
                </c:pt>
                <c:pt idx="422">
                  <c:v>-12.503014437854279</c:v>
                </c:pt>
                <c:pt idx="423">
                  <c:v>-12.31667827516794</c:v>
                </c:pt>
                <c:pt idx="424">
                  <c:v>-12.128276681899969</c:v>
                </c:pt>
                <c:pt idx="425">
                  <c:v>-11.938194738328434</c:v>
                </c:pt>
                <c:pt idx="426">
                  <c:v>-11.74628387689587</c:v>
                </c:pt>
                <c:pt idx="427">
                  <c:v>-11.552445906400662</c:v>
                </c:pt>
                <c:pt idx="428">
                  <c:v>-11.357017238438077</c:v>
                </c:pt>
                <c:pt idx="429">
                  <c:v>-11.160081548988801</c:v>
                </c:pt>
                <c:pt idx="430">
                  <c:v>-10.96131267249581</c:v>
                </c:pt>
                <c:pt idx="431">
                  <c:v>-10.761217787861781</c:v>
                </c:pt>
                <c:pt idx="432">
                  <c:v>-10.559937778115223</c:v>
                </c:pt>
                <c:pt idx="433">
                  <c:v>-10.357411167025511</c:v>
                </c:pt>
                <c:pt idx="434">
                  <c:v>-10.153796768188467</c:v>
                </c:pt>
                <c:pt idx="435">
                  <c:v>-9.9492064341902324</c:v>
                </c:pt>
                <c:pt idx="436">
                  <c:v>-9.7436777338385436</c:v>
                </c:pt>
                <c:pt idx="437">
                  <c:v>-9.5373378887772198</c:v>
                </c:pt>
                <c:pt idx="438">
                  <c:v>-9.3301954373716836</c:v>
                </c:pt>
                <c:pt idx="439">
                  <c:v>-9.1223929703235545</c:v>
                </c:pt>
                <c:pt idx="440">
                  <c:v>-8.9138877958058789</c:v>
                </c:pt>
                <c:pt idx="441">
                  <c:v>-8.7048242121934347</c:v>
                </c:pt>
                <c:pt idx="442">
                  <c:v>-8.4951766043901227</c:v>
                </c:pt>
                <c:pt idx="443">
                  <c:v>-8.2850337713956623</c:v>
                </c:pt>
                <c:pt idx="444">
                  <c:v>-8.0745067119598328</c:v>
                </c:pt>
                <c:pt idx="445">
                  <c:v>-7.8635945722460487</c:v>
                </c:pt>
                <c:pt idx="446">
                  <c:v>-7.6523511439561522</c:v>
                </c:pt>
                <c:pt idx="447">
                  <c:v>-7.4408558338880253</c:v>
                </c:pt>
                <c:pt idx="448">
                  <c:v>-7.229152187705032</c:v>
                </c:pt>
                <c:pt idx="449">
                  <c:v>-7.0172628320753505</c:v>
                </c:pt>
                <c:pt idx="450">
                  <c:v>-6.805258208513207</c:v>
                </c:pt>
                <c:pt idx="451">
                  <c:v>-6.5931827165186032</c:v>
                </c:pt>
                <c:pt idx="452">
                  <c:v>-6.3810628250241122</c:v>
                </c:pt>
                <c:pt idx="453">
                  <c:v>-6.1689318336546197</c:v>
                </c:pt>
                <c:pt idx="454">
                  <c:v>-5.9568115152418368</c:v>
                </c:pt>
                <c:pt idx="455">
                  <c:v>-5.7447304733097333</c:v>
                </c:pt>
                <c:pt idx="456">
                  <c:v>-5.5327091999351978</c:v>
                </c:pt>
                <c:pt idx="457">
                  <c:v>-5.3208164289593691</c:v>
                </c:pt>
                <c:pt idx="458">
                  <c:v>-5.1090487450361248</c:v>
                </c:pt>
                <c:pt idx="459">
                  <c:v>-4.8974040135741221</c:v>
                </c:pt>
                <c:pt idx="460">
                  <c:v>-4.6859193764626941</c:v>
                </c:pt>
                <c:pt idx="461">
                  <c:v>-4.474582026153799</c:v>
                </c:pt>
                <c:pt idx="462">
                  <c:v>-4.2634218469262066</c:v>
                </c:pt>
                <c:pt idx="463">
                  <c:v>-4.052433288842435</c:v>
                </c:pt>
                <c:pt idx="464">
                  <c:v>-3.8416236095130403</c:v>
                </c:pt>
                <c:pt idx="465">
                  <c:v>-3.6310137279331665</c:v>
                </c:pt>
                <c:pt idx="466">
                  <c:v>-3.4206104747950978</c:v>
                </c:pt>
                <c:pt idx="467">
                  <c:v>-3.2104176923632597</c:v>
                </c:pt>
                <c:pt idx="468">
                  <c:v>-3.0004368748515806</c:v>
                </c:pt>
                <c:pt idx="469">
                  <c:v>-2.7907408118247963</c:v>
                </c:pt>
                <c:pt idx="470">
                  <c:v>-2.5812682405114171</c:v>
                </c:pt>
                <c:pt idx="471">
                  <c:v>-2.3719721999019336</c:v>
                </c:pt>
                <c:pt idx="472">
                  <c:v>-2.1628945279866456</c:v>
                </c:pt>
                <c:pt idx="473">
                  <c:v>-1.953992532938716</c:v>
                </c:pt>
                <c:pt idx="474">
                  <c:v>-1.7452891616150725</c:v>
                </c:pt>
                <c:pt idx="475">
                  <c:v>-1.5371361946687061</c:v>
                </c:pt>
              </c:numCache>
            </c:numRef>
          </c:yVal>
          <c:smooth val="1"/>
          <c:extLst>
            <c:ext xmlns:c16="http://schemas.microsoft.com/office/drawing/2014/chart" uri="{C3380CC4-5D6E-409C-BE32-E72D297353CC}">
              <c16:uniqueId val="{0000000C-4789-45DC-97F7-B59DC835213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Лист1!$O$2:$O$477</c:f>
              <c:numCache>
                <c:formatCode>0.00</c:formatCode>
                <c:ptCount val="476"/>
                <c:pt idx="0">
                  <c:v>10.714240555465196</c:v>
                </c:pt>
                <c:pt idx="1">
                  <c:v>10.172021055221522</c:v>
                </c:pt>
                <c:pt idx="2">
                  <c:v>10.220353326201407</c:v>
                </c:pt>
                <c:pt idx="3">
                  <c:v>9.1721110180019938</c:v>
                </c:pt>
                <c:pt idx="4">
                  <c:v>8.9867490828036836</c:v>
                </c:pt>
                <c:pt idx="5">
                  <c:v>8.7614839509129254</c:v>
                </c:pt>
                <c:pt idx="6">
                  <c:v>8.4998069599270476</c:v>
                </c:pt>
                <c:pt idx="7">
                  <c:v>8.2060077846049708</c:v>
                </c:pt>
                <c:pt idx="8">
                  <c:v>7.8799993336200229</c:v>
                </c:pt>
                <c:pt idx="9">
                  <c:v>7.5258415997027805</c:v>
                </c:pt>
                <c:pt idx="10">
                  <c:v>7.1495502881705466</c:v>
                </c:pt>
                <c:pt idx="11">
                  <c:v>6.7534166693687281</c:v>
                </c:pt>
                <c:pt idx="12">
                  <c:v>6.3405926808714703</c:v>
                </c:pt>
                <c:pt idx="13">
                  <c:v>5.9142178796231555</c:v>
                </c:pt>
                <c:pt idx="14">
                  <c:v>5.4784713685512534</c:v>
                </c:pt>
                <c:pt idx="15">
                  <c:v>5.0379766725003705</c:v>
                </c:pt>
                <c:pt idx="16">
                  <c:v>4.5959232978522753</c:v>
                </c:pt>
                <c:pt idx="17">
                  <c:v>4.153510884940621</c:v>
                </c:pt>
                <c:pt idx="18">
                  <c:v>3.7106762498617161</c:v>
                </c:pt>
                <c:pt idx="19">
                  <c:v>3.2679321214556682</c:v>
                </c:pt>
                <c:pt idx="20">
                  <c:v>2.8281862400472151</c:v>
                </c:pt>
                <c:pt idx="21">
                  <c:v>2.3929020814597561</c:v>
                </c:pt>
                <c:pt idx="22">
                  <c:v>1.9641267187893374</c:v>
                </c:pt>
                <c:pt idx="23">
                  <c:v>1.5444173924624887</c:v>
                </c:pt>
                <c:pt idx="24">
                  <c:v>1.1362695464864356</c:v>
                </c:pt>
                <c:pt idx="25">
                  <c:v>0.74129074160009278</c:v>
                </c:pt>
                <c:pt idx="26">
                  <c:v>0.35954928472638087</c:v>
                </c:pt>
                <c:pt idx="27">
                  <c:v>-9.0764608205062998E-3</c:v>
                </c:pt>
                <c:pt idx="28">
                  <c:v>-0.36454497557133431</c:v>
                </c:pt>
                <c:pt idx="29">
                  <c:v>-0.70550245000049427</c:v>
                </c:pt>
                <c:pt idx="30">
                  <c:v>-1.0308325812220569</c:v>
                </c:pt>
                <c:pt idx="31">
                  <c:v>-1.3384933657944174</c:v>
                </c:pt>
                <c:pt idx="32">
                  <c:v>-1.6267903117462954</c:v>
                </c:pt>
                <c:pt idx="33">
                  <c:v>-1.8948598701506831</c:v>
                </c:pt>
                <c:pt idx="34">
                  <c:v>-2.1426929689943752</c:v>
                </c:pt>
                <c:pt idx="35">
                  <c:v>-2.3706453379243584</c:v>
                </c:pt>
                <c:pt idx="36">
                  <c:v>-2.5786969117820244</c:v>
                </c:pt>
                <c:pt idx="37">
                  <c:v>-2.7659938540309637</c:v>
                </c:pt>
                <c:pt idx="38">
                  <c:v>-2.9310940347611889</c:v>
                </c:pt>
                <c:pt idx="39">
                  <c:v>-3.0722246758639811</c:v>
                </c:pt>
                <c:pt idx="40">
                  <c:v>-3.188074284419415</c:v>
                </c:pt>
                <c:pt idx="41">
                  <c:v>-3.2781802944838954</c:v>
                </c:pt>
                <c:pt idx="42">
                  <c:v>-3.3428135856986008</c:v>
                </c:pt>
                <c:pt idx="43">
                  <c:v>-3.3824352297931872</c:v>
                </c:pt>
                <c:pt idx="44">
                  <c:v>-3.3970424517989151</c:v>
                </c:pt>
                <c:pt idx="45">
                  <c:v>-3.3858778987079821</c:v>
                </c:pt>
                <c:pt idx="46">
                  <c:v>-3.3476179104298329</c:v>
                </c:pt>
                <c:pt idx="47">
                  <c:v>-3.2809650823473921</c:v>
                </c:pt>
                <c:pt idx="48">
                  <c:v>-3.1852672968059741</c:v>
                </c:pt>
                <c:pt idx="49">
                  <c:v>-3.0607523147016726</c:v>
                </c:pt>
                <c:pt idx="50">
                  <c:v>-2.9082590304315059</c:v>
                </c:pt>
                <c:pt idx="51">
                  <c:v>-2.7286432016640854</c:v>
                </c:pt>
                <c:pt idx="52">
                  <c:v>-2.5222292862832543</c:v>
                </c:pt>
                <c:pt idx="53">
                  <c:v>-2.2886731881648301</c:v>
                </c:pt>
                <c:pt idx="54">
                  <c:v>-2.027284793928263</c:v>
                </c:pt>
                <c:pt idx="55">
                  <c:v>-1.7376313151791636</c:v>
                </c:pt>
                <c:pt idx="56">
                  <c:v>-1.4200217340141481</c:v>
                </c:pt>
                <c:pt idx="57">
                  <c:v>-1.075563049502668</c:v>
                </c:pt>
                <c:pt idx="58">
                  <c:v>-0.70580134615301926</c:v>
                </c:pt>
                <c:pt idx="59">
                  <c:v>-0.31211858508177054</c:v>
                </c:pt>
                <c:pt idx="60">
                  <c:v>0.10468911118805353</c:v>
                </c:pt>
                <c:pt idx="61">
                  <c:v>0.544396303128451</c:v>
                </c:pt>
                <c:pt idx="62">
                  <c:v>1.0069453300908164</c:v>
                </c:pt>
                <c:pt idx="63">
                  <c:v>1.4918924639001445</c:v>
                </c:pt>
                <c:pt idx="64">
                  <c:v>1.9980692826211419</c:v>
                </c:pt>
                <c:pt idx="65">
                  <c:v>2.5236752584576556</c:v>
                </c:pt>
                <c:pt idx="66">
                  <c:v>3.0666869055479764</c:v>
                </c:pt>
                <c:pt idx="67">
                  <c:v>3.6254240870475769</c:v>
                </c:pt>
                <c:pt idx="68">
                  <c:v>4.1988184399902764</c:v>
                </c:pt>
                <c:pt idx="69">
                  <c:v>4.7862703576683936</c:v>
                </c:pt>
                <c:pt idx="70">
                  <c:v>5.3872116118669453</c:v>
                </c:pt>
                <c:pt idx="71">
                  <c:v>6.0006244294345183</c:v>
                </c:pt>
                <c:pt idx="72">
                  <c:v>6.6248515136539678</c:v>
                </c:pt>
                <c:pt idx="73">
                  <c:v>7.2577753499149988</c:v>
                </c:pt>
                <c:pt idx="74">
                  <c:v>7.8972562238573625</c:v>
                </c:pt>
                <c:pt idx="75">
                  <c:v>8.5416449502110403</c:v>
                </c:pt>
                <c:pt idx="76">
                  <c:v>9.1897478654980187</c:v>
                </c:pt>
                <c:pt idx="77">
                  <c:v>9.8408895850181359</c:v>
                </c:pt>
                <c:pt idx="78">
                  <c:v>10.494251279532854</c:v>
                </c:pt>
                <c:pt idx="79">
                  <c:v>11.148539386689611</c:v>
                </c:pt>
                <c:pt idx="80">
                  <c:v>11.801918157935123</c:v>
                </c:pt>
                <c:pt idx="81">
                  <c:v>12.452267517149446</c:v>
                </c:pt>
                <c:pt idx="82">
                  <c:v>13.097631324827622</c:v>
                </c:pt>
                <c:pt idx="83">
                  <c:v>13.736567451059797</c:v>
                </c:pt>
                <c:pt idx="84">
                  <c:v>14.36815972924229</c:v>
                </c:pt>
                <c:pt idx="85">
                  <c:v>14.991726797819085</c:v>
                </c:pt>
                <c:pt idx="86">
                  <c:v>15.606396889686568</c:v>
                </c:pt>
                <c:pt idx="87">
                  <c:v>16.210834604501692</c:v>
                </c:pt>
                <c:pt idx="88">
                  <c:v>16.803281038999529</c:v>
                </c:pt>
                <c:pt idx="89">
                  <c:v>17.381862875819166</c:v>
                </c:pt>
                <c:pt idx="90">
                  <c:v>17.944780227541891</c:v>
                </c:pt>
                <c:pt idx="91">
                  <c:v>18.491457608342145</c:v>
                </c:pt>
                <c:pt idx="92">
                  <c:v>19.021094119548764</c:v>
                </c:pt>
                <c:pt idx="93">
                  <c:v>19.533235520124393</c:v>
                </c:pt>
                <c:pt idx="94">
                  <c:v>20.027195325493807</c:v>
                </c:pt>
                <c:pt idx="95">
                  <c:v>20.501880624890298</c:v>
                </c:pt>
                <c:pt idx="96">
                  <c:v>20.955918449163416</c:v>
                </c:pt>
                <c:pt idx="97">
                  <c:v>21.387985351681706</c:v>
                </c:pt>
                <c:pt idx="98">
                  <c:v>21.797152358293488</c:v>
                </c:pt>
                <c:pt idx="99">
                  <c:v>22.183028411865187</c:v>
                </c:pt>
                <c:pt idx="100">
                  <c:v>22.545594727992974</c:v>
                </c:pt>
                <c:pt idx="101">
                  <c:v>22.884868383407568</c:v>
                </c:pt>
                <c:pt idx="102">
                  <c:v>23.200612011551851</c:v>
                </c:pt>
                <c:pt idx="103">
                  <c:v>23.492238172888733</c:v>
                </c:pt>
                <c:pt idx="104">
                  <c:v>23.75900402963158</c:v>
                </c:pt>
                <c:pt idx="105">
                  <c:v>24.000337511300987</c:v>
                </c:pt>
                <c:pt idx="106">
                  <c:v>24.216122496128033</c:v>
                </c:pt>
                <c:pt idx="107">
                  <c:v>24.406715887784927</c:v>
                </c:pt>
                <c:pt idx="108">
                  <c:v>24.572749525308588</c:v>
                </c:pt>
                <c:pt idx="109">
                  <c:v>24.714797186851467</c:v>
                </c:pt>
                <c:pt idx="110">
                  <c:v>24.83312526941295</c:v>
                </c:pt>
                <c:pt idx="111">
                  <c:v>24.927711573243091</c:v>
                </c:pt>
                <c:pt idx="112">
                  <c:v>24.99846046864986</c:v>
                </c:pt>
                <c:pt idx="113">
                  <c:v>25.045525646209697</c:v>
                </c:pt>
                <c:pt idx="114">
                  <c:v>25.069487714767426</c:v>
                </c:pt>
                <c:pt idx="115">
                  <c:v>25.071323463320716</c:v>
                </c:pt>
                <c:pt idx="116">
                  <c:v>25.052158248424519</c:v>
                </c:pt>
                <c:pt idx="117">
                  <c:v>25.012944951653452</c:v>
                </c:pt>
                <c:pt idx="118">
                  <c:v>24.954303458333012</c:v>
                </c:pt>
                <c:pt idx="119">
                  <c:v>24.876606041192993</c:v>
                </c:pt>
                <c:pt idx="120">
                  <c:v>24.780214726924868</c:v>
                </c:pt>
                <c:pt idx="121">
                  <c:v>24.665775015950199</c:v>
                </c:pt>
                <c:pt idx="122">
                  <c:v>24.534318342804891</c:v>
                </c:pt>
                <c:pt idx="123">
                  <c:v>24.38717156946657</c:v>
                </c:pt>
                <c:pt idx="124">
                  <c:v>24.22568888068195</c:v>
                </c:pt>
                <c:pt idx="125">
                  <c:v>24.05097001791</c:v>
                </c:pt>
                <c:pt idx="126">
                  <c:v>23.863489714264862</c:v>
                </c:pt>
                <c:pt idx="127">
                  <c:v>23.664352834224651</c:v>
                </c:pt>
                <c:pt idx="128">
                  <c:v>23.453880420327184</c:v>
                </c:pt>
                <c:pt idx="129">
                  <c:v>23.232700896263104</c:v>
                </c:pt>
                <c:pt idx="130">
                  <c:v>23.00262098014349</c:v>
                </c:pt>
                <c:pt idx="131">
                  <c:v>22.764760905504211</c:v>
                </c:pt>
                <c:pt idx="132">
                  <c:v>22.520440703630392</c:v>
                </c:pt>
                <c:pt idx="133">
                  <c:v>22.270684978365864</c:v>
                </c:pt>
                <c:pt idx="134">
                  <c:v>22.016187044978111</c:v>
                </c:pt>
                <c:pt idx="135">
                  <c:v>21.75750531256195</c:v>
                </c:pt>
                <c:pt idx="136">
                  <c:v>21.495302358269669</c:v>
                </c:pt>
                <c:pt idx="137">
                  <c:v>21.230515694618195</c:v>
                </c:pt>
                <c:pt idx="138">
                  <c:v>20.964361184835425</c:v>
                </c:pt>
                <c:pt idx="139">
                  <c:v>20.698134952783562</c:v>
                </c:pt>
                <c:pt idx="140">
                  <c:v>20.432946985959983</c:v>
                </c:pt>
                <c:pt idx="141">
                  <c:v>20.169560614228221</c:v>
                </c:pt>
                <c:pt idx="142">
                  <c:v>19.90844374001022</c:v>
                </c:pt>
                <c:pt idx="143">
                  <c:v>19.64997888207435</c:v>
                </c:pt>
                <c:pt idx="144">
                  <c:v>19.394685173034642</c:v>
                </c:pt>
                <c:pt idx="145">
                  <c:v>19.143354973196946</c:v>
                </c:pt>
                <c:pt idx="146">
                  <c:v>18.896973609924295</c:v>
                </c:pt>
                <c:pt idx="147">
                  <c:v>18.656500795483563</c:v>
                </c:pt>
                <c:pt idx="148">
                  <c:v>18.422641798853867</c:v>
                </c:pt>
                <c:pt idx="149">
                  <c:v>18.195755231380417</c:v>
                </c:pt>
                <c:pt idx="150">
                  <c:v>17.975938430428478</c:v>
                </c:pt>
                <c:pt idx="151">
                  <c:v>17.763256287574713</c:v>
                </c:pt>
                <c:pt idx="152">
                  <c:v>17.557959830760943</c:v>
                </c:pt>
                <c:pt idx="153">
                  <c:v>17.360535746812776</c:v>
                </c:pt>
                <c:pt idx="154">
                  <c:v>17.171585136651988</c:v>
                </c:pt>
                <c:pt idx="155">
                  <c:v>16.991623717546453</c:v>
                </c:pt>
                <c:pt idx="156">
                  <c:v>16.820861533284141</c:v>
                </c:pt>
                <c:pt idx="157">
                  <c:v>16.659182462096183</c:v>
                </c:pt>
                <c:pt idx="158">
                  <c:v>16.506291076540922</c:v>
                </c:pt>
                <c:pt idx="159">
                  <c:v>16.361919271945926</c:v>
                </c:pt>
                <c:pt idx="160">
                  <c:v>16.226014110445931</c:v>
                </c:pt>
                <c:pt idx="161">
                  <c:v>16.098737820982929</c:v>
                </c:pt>
                <c:pt idx="162">
                  <c:v>15.980319231748561</c:v>
                </c:pt>
                <c:pt idx="163">
                  <c:v>15.870833480358085</c:v>
                </c:pt>
                <c:pt idx="164">
                  <c:v>15.770063692331268</c:v>
                </c:pt>
                <c:pt idx="165">
                  <c:v>15.677523180842389</c:v>
                </c:pt>
                <c:pt idx="166">
                  <c:v>15.592621091008144</c:v>
                </c:pt>
                <c:pt idx="167">
                  <c:v>15.514874151349025</c:v>
                </c:pt>
                <c:pt idx="168">
                  <c:v>15.44403816461559</c:v>
                </c:pt>
                <c:pt idx="169">
                  <c:v>15.380056777596419</c:v>
                </c:pt>
                <c:pt idx="170">
                  <c:v>15.322900959849312</c:v>
                </c:pt>
                <c:pt idx="171">
                  <c:v>15.272352129220927</c:v>
                </c:pt>
                <c:pt idx="172">
                  <c:v>15.227932137250848</c:v>
                </c:pt>
                <c:pt idx="173">
                  <c:v>15.188968160748434</c:v>
                </c:pt>
                <c:pt idx="174">
                  <c:v>15.154753223061562</c:v>
                </c:pt>
                <c:pt idx="175">
                  <c:v>15.12475965321061</c:v>
                </c:pt>
                <c:pt idx="176">
                  <c:v>15.098669824004157</c:v>
                </c:pt>
                <c:pt idx="177">
                  <c:v>15.076326629519421</c:v>
                </c:pt>
                <c:pt idx="178">
                  <c:v>15.057552471756912</c:v>
                </c:pt>
                <c:pt idx="179">
                  <c:v>15.041987031698195</c:v>
                </c:pt>
                <c:pt idx="180">
                  <c:v>15.029042869806245</c:v>
                </c:pt>
                <c:pt idx="181">
                  <c:v>15.018043747544249</c:v>
                </c:pt>
                <c:pt idx="182">
                  <c:v>15.008185350894898</c:v>
                </c:pt>
                <c:pt idx="183">
                  <c:v>14.999061253666873</c:v>
                </c:pt>
                <c:pt idx="184">
                  <c:v>14.990418720245311</c:v>
                </c:pt>
                <c:pt idx="185">
                  <c:v>14.982045999169346</c:v>
                </c:pt>
                <c:pt idx="186">
                  <c:v>14.973695477843272</c:v>
                </c:pt>
                <c:pt idx="187">
                  <c:v>14.964965853095034</c:v>
                </c:pt>
                <c:pt idx="188">
                  <c:v>14.955262854695293</c:v>
                </c:pt>
                <c:pt idx="189">
                  <c:v>14.943917074799504</c:v>
                </c:pt>
                <c:pt idx="190">
                  <c:v>14.930344489216795</c:v>
                </c:pt>
                <c:pt idx="191">
                  <c:v>14.914136964082685</c:v>
                </c:pt>
                <c:pt idx="192">
                  <c:v>14.895060548186267</c:v>
                </c:pt>
                <c:pt idx="193">
                  <c:v>14.872937643527983</c:v>
                </c:pt>
                <c:pt idx="194">
                  <c:v>14.847501853108389</c:v>
                </c:pt>
                <c:pt idx="195">
                  <c:v>14.81831942796707</c:v>
                </c:pt>
                <c:pt idx="196">
                  <c:v>14.784813174605368</c:v>
                </c:pt>
                <c:pt idx="197">
                  <c:v>14.746388822793934</c:v>
                </c:pt>
                <c:pt idx="198">
                  <c:v>14.702564808726306</c:v>
                </c:pt>
                <c:pt idx="199">
                  <c:v>14.653054243326151</c:v>
                </c:pt>
                <c:pt idx="200">
                  <c:v>14.597700020670864</c:v>
                </c:pt>
                <c:pt idx="201">
                  <c:v>14.536374065279928</c:v>
                </c:pt>
                <c:pt idx="202">
                  <c:v>14.468840718269329</c:v>
                </c:pt>
                <c:pt idx="203">
                  <c:v>14.394715753197632</c:v>
                </c:pt>
                <c:pt idx="204">
                  <c:v>14.313526998460276</c:v>
                </c:pt>
                <c:pt idx="205">
                  <c:v>14.22482106685637</c:v>
                </c:pt>
                <c:pt idx="206">
                  <c:v>14.12829399257895</c:v>
                </c:pt>
                <c:pt idx="207">
                  <c:v>14.023824530839878</c:v>
                </c:pt>
                <c:pt idx="208">
                  <c:v>13.911406704783419</c:v>
                </c:pt>
                <c:pt idx="209">
                  <c:v>13.791030268371097</c:v>
                </c:pt>
                <c:pt idx="210">
                  <c:v>13.662576538324348</c:v>
                </c:pt>
                <c:pt idx="211">
                  <c:v>13.525804732739887</c:v>
                </c:pt>
                <c:pt idx="212">
                  <c:v>13.380420278012705</c:v>
                </c:pt>
                <c:pt idx="213">
                  <c:v>13.226205445826041</c:v>
                </c:pt>
                <c:pt idx="214">
                  <c:v>13.063102175295315</c:v>
                </c:pt>
                <c:pt idx="215">
                  <c:v>12.891219757497256</c:v>
                </c:pt>
                <c:pt idx="216">
                  <c:v>12.71018250435586</c:v>
                </c:pt>
                <c:pt idx="217">
                  <c:v>12.521301054954481</c:v>
                </c:pt>
                <c:pt idx="218">
                  <c:v>12.324044322967509</c:v>
                </c:pt>
                <c:pt idx="219">
                  <c:v>12.118367055058469</c:v>
                </c:pt>
                <c:pt idx="220">
                  <c:v>11.904219728708267</c:v>
                </c:pt>
                <c:pt idx="221">
                  <c:v>11.681639058887946</c:v>
                </c:pt>
                <c:pt idx="222">
                  <c:v>11.450818012654747</c:v>
                </c:pt>
                <c:pt idx="223">
                  <c:v>11.212079340219471</c:v>
                </c:pt>
                <c:pt idx="224">
                  <c:v>10.965797021985017</c:v>
                </c:pt>
                <c:pt idx="225">
                  <c:v>10.712282708287184</c:v>
                </c:pt>
                <c:pt idx="226">
                  <c:v>10.451737904548638</c:v>
                </c:pt>
                <c:pt idx="227">
                  <c:v>10.18428300172088</c:v>
                </c:pt>
                <c:pt idx="228">
                  <c:v>9.9100469291210018</c:v>
                </c:pt>
                <c:pt idx="229">
                  <c:v>9.6292696148157102</c:v>
                </c:pt>
                <c:pt idx="230">
                  <c:v>9.3423054009675894</c:v>
                </c:pt>
                <c:pt idx="231">
                  <c:v>9.049628166854367</c:v>
                </c:pt>
                <c:pt idx="232">
                  <c:v>8.7517083764076169</c:v>
                </c:pt>
                <c:pt idx="233">
                  <c:v>8.4489259868860227</c:v>
                </c:pt>
                <c:pt idx="234">
                  <c:v>8.1415542259812348</c:v>
                </c:pt>
                <c:pt idx="235">
                  <c:v>7.8297886222600681</c:v>
                </c:pt>
                <c:pt idx="236">
                  <c:v>7.5138503193854982</c:v>
                </c:pt>
                <c:pt idx="237">
                  <c:v>7.1940697520971106</c:v>
                </c:pt>
                <c:pt idx="238">
                  <c:v>6.8708806693553761</c:v>
                </c:pt>
                <c:pt idx="239">
                  <c:v>6.5447881154715706</c:v>
                </c:pt>
                <c:pt idx="240">
                  <c:v>6.2162595659493958</c:v>
                </c:pt>
                <c:pt idx="241">
                  <c:v>5.8856544859707043</c:v>
                </c:pt>
                <c:pt idx="242">
                  <c:v>5.5530334979295697</c:v>
                </c:pt>
                <c:pt idx="243">
                  <c:v>5.2189912989735596</c:v>
                </c:pt>
                <c:pt idx="244">
                  <c:v>4.8835650309920293</c:v>
                </c:pt>
                <c:pt idx="245">
                  <c:v>4.5470876902341821</c:v>
                </c:pt>
                <c:pt idx="246">
                  <c:v>4.2099721066653712</c:v>
                </c:pt>
                <c:pt idx="247">
                  <c:v>3.872665690630674</c:v>
                </c:pt>
                <c:pt idx="248">
                  <c:v>3.5355609934777013</c:v>
                </c:pt>
                <c:pt idx="249">
                  <c:v>3.1989423427730781</c:v>
                </c:pt>
                <c:pt idx="250">
                  <c:v>2.8631237369030669</c:v>
                </c:pt>
                <c:pt idx="251">
                  <c:v>2.5280650455504623</c:v>
                </c:pt>
                <c:pt idx="252">
                  <c:v>2.1940409906208469</c:v>
                </c:pt>
                <c:pt idx="253">
                  <c:v>1.8613557513803214</c:v>
                </c:pt>
                <c:pt idx="254">
                  <c:v>1.5303599344566408</c:v>
                </c:pt>
                <c:pt idx="255">
                  <c:v>1.201410550251603</c:v>
                </c:pt>
                <c:pt idx="256">
                  <c:v>0.87479800991713896</c:v>
                </c:pt>
                <c:pt idx="257">
                  <c:v>0.55070978393778203</c:v>
                </c:pt>
                <c:pt idx="258">
                  <c:v>0.22927186656743256</c:v>
                </c:pt>
                <c:pt idx="259">
                  <c:v>-8.9408512332010512E-2</c:v>
                </c:pt>
                <c:pt idx="260">
                  <c:v>-0.40517243910580819</c:v>
                </c:pt>
                <c:pt idx="261">
                  <c:v>-0.7177908654324674</c:v>
                </c:pt>
                <c:pt idx="262">
                  <c:v>-1.0269848736002996</c:v>
                </c:pt>
                <c:pt idx="263">
                  <c:v>-1.3324892939999664</c:v>
                </c:pt>
                <c:pt idx="264">
                  <c:v>-1.6341127071529595</c:v>
                </c:pt>
                <c:pt idx="265">
                  <c:v>-1.9317562814801887</c:v>
                </c:pt>
                <c:pt idx="266">
                  <c:v>-2.2253791395574769</c:v>
                </c:pt>
                <c:pt idx="267">
                  <c:v>-2.5149343203753194</c:v>
                </c:pt>
                <c:pt idx="268">
                  <c:v>-2.8003163751214717</c:v>
                </c:pt>
                <c:pt idx="269">
                  <c:v>-3.0813549634069197</c:v>
                </c:pt>
                <c:pt idx="270">
                  <c:v>-3.3578534893691487</c:v>
                </c:pt>
                <c:pt idx="271">
                  <c:v>-3.6296390511095504</c:v>
                </c:pt>
                <c:pt idx="272">
                  <c:v>-3.8966213554143856</c:v>
                </c:pt>
                <c:pt idx="273">
                  <c:v>-4.1580306686460915</c:v>
                </c:pt>
                <c:pt idx="274">
                  <c:v>-4.4153483971953342</c:v>
                </c:pt>
                <c:pt idx="275">
                  <c:v>-4.6679572172462942</c:v>
                </c:pt>
                <c:pt idx="276">
                  <c:v>-4.9157431416213466</c:v>
                </c:pt>
                <c:pt idx="277">
                  <c:v>-5.1586105406284286</c:v>
                </c:pt>
                <c:pt idx="278">
                  <c:v>-5.3964509770274152</c:v>
                </c:pt>
                <c:pt idx="279">
                  <c:v>-5.6291935823857733</c:v>
                </c:pt>
                <c:pt idx="280">
                  <c:v>-5.8568387836217317</c:v>
                </c:pt>
                <c:pt idx="281">
                  <c:v>-6.0794514723121811</c:v>
                </c:pt>
                <c:pt idx="282">
                  <c:v>-6.2971221551299026</c:v>
                </c:pt>
                <c:pt idx="283">
                  <c:v>-6.5099165774881484</c:v>
                </c:pt>
                <c:pt idx="284">
                  <c:v>-6.7178475469350261</c:v>
                </c:pt>
                <c:pt idx="285">
                  <c:v>-6.9208868868648574</c:v>
                </c:pt>
                <c:pt idx="286">
                  <c:v>-7.1190008707344052</c:v>
                </c:pt>
                <c:pt idx="287">
                  <c:v>-7.3122031599283037</c:v>
                </c:pt>
                <c:pt idx="288">
                  <c:v>-7.5005765765904817</c:v>
                </c:pt>
                <c:pt idx="289">
                  <c:v>-7.6842496231198005</c:v>
                </c:pt>
                <c:pt idx="290">
                  <c:v>-7.8633708670734972</c:v>
                </c:pt>
                <c:pt idx="291">
                  <c:v>-8.0380504533648267</c:v>
                </c:pt>
                <c:pt idx="292">
                  <c:v>-8.2083464428781934</c:v>
                </c:pt>
                <c:pt idx="293">
                  <c:v>-8.3742767661809747</c:v>
                </c:pt>
                <c:pt idx="294">
                  <c:v>-8.535872161388367</c:v>
                </c:pt>
                <c:pt idx="295">
                  <c:v>-8.6932111814617876</c:v>
                </c:pt>
                <c:pt idx="296">
                  <c:v>-8.8457968935370346</c:v>
                </c:pt>
                <c:pt idx="297">
                  <c:v>-8.9947418466210163</c:v>
                </c:pt>
                <c:pt idx="298">
                  <c:v>-9.1402825534343357</c:v>
                </c:pt>
                <c:pt idx="299">
                  <c:v>-9.2821765244007111</c:v>
                </c:pt>
                <c:pt idx="300">
                  <c:v>-9.4205082893371195</c:v>
                </c:pt>
                <c:pt idx="301">
                  <c:v>-9.5553350552916196</c:v>
                </c:pt>
                <c:pt idx="302">
                  <c:v>-9.6867328137158779</c:v>
                </c:pt>
                <c:pt idx="303">
                  <c:v>-9.8148125633597321</c:v>
                </c:pt>
                <c:pt idx="304">
                  <c:v>-9.9397297024726754</c:v>
                </c:pt>
                <c:pt idx="305">
                  <c:v>-10.061660975217794</c:v>
                </c:pt>
                <c:pt idx="306">
                  <c:v>-10.180771172046651</c:v>
                </c:pt>
                <c:pt idx="307">
                  <c:v>-10.297177268564701</c:v>
                </c:pt>
                <c:pt idx="308">
                  <c:v>-10.41095867156977</c:v>
                </c:pt>
                <c:pt idx="309">
                  <c:v>-10.522176857292598</c:v>
                </c:pt>
                <c:pt idx="310">
                  <c:v>-10.630907817184909</c:v>
                </c:pt>
                <c:pt idx="311">
                  <c:v>-10.737265965342468</c:v>
                </c:pt>
                <c:pt idx="312">
                  <c:v>-10.841395600140059</c:v>
                </c:pt>
                <c:pt idx="313">
                  <c:v>-10.943458096683024</c:v>
                </c:pt>
                <c:pt idx="314">
                  <c:v>-11.043590068817133</c:v>
                </c:pt>
                <c:pt idx="315">
                  <c:v>-11.141877754032585</c:v>
                </c:pt>
                <c:pt idx="316">
                  <c:v>-11.238377505540793</c:v>
                </c:pt>
                <c:pt idx="317">
                  <c:v>-11.333125184476339</c:v>
                </c:pt>
                <c:pt idx="318">
                  <c:v>-11.42617543637747</c:v>
                </c:pt>
                <c:pt idx="319">
                  <c:v>-11.517619621753655</c:v>
                </c:pt>
                <c:pt idx="320">
                  <c:v>-11.607579839229558</c:v>
                </c:pt>
                <c:pt idx="321">
                  <c:v>-11.695981805026504</c:v>
                </c:pt>
                <c:pt idx="322">
                  <c:v>-11.783214014768548</c:v>
                </c:pt>
                <c:pt idx="323">
                  <c:v>-11.869299522042272</c:v>
                </c:pt>
                <c:pt idx="324">
                  <c:v>-11.953918991982919</c:v>
                </c:pt>
                <c:pt idx="325">
                  <c:v>-12.037512150406805</c:v>
                </c:pt>
                <c:pt idx="326">
                  <c:v>-12.119983367621892</c:v>
                </c:pt>
                <c:pt idx="327">
                  <c:v>-12.201319836080073</c:v>
                </c:pt>
                <c:pt idx="328">
                  <c:v>-12.281378111243203</c:v>
                </c:pt>
                <c:pt idx="329">
                  <c:v>-12.360609018802604</c:v>
                </c:pt>
                <c:pt idx="330">
                  <c:v>-12.438889606296968</c:v>
                </c:pt>
                <c:pt idx="331">
                  <c:v>-12.516190843284093</c:v>
                </c:pt>
                <c:pt idx="332">
                  <c:v>-12.592497360706293</c:v>
                </c:pt>
                <c:pt idx="333">
                  <c:v>-12.667782689630943</c:v>
                </c:pt>
                <c:pt idx="334">
                  <c:v>-12.742037437856146</c:v>
                </c:pt>
                <c:pt idx="335">
                  <c:v>-12.815265874564645</c:v>
                </c:pt>
                <c:pt idx="336">
                  <c:v>-12.88748507648706</c:v>
                </c:pt>
                <c:pt idx="337">
                  <c:v>-12.958701874315709</c:v>
                </c:pt>
                <c:pt idx="338">
                  <c:v>-13.028903460502598</c:v>
                </c:pt>
                <c:pt idx="339">
                  <c:v>-13.098045435547778</c:v>
                </c:pt>
                <c:pt idx="340">
                  <c:v>-13.166068030893795</c:v>
                </c:pt>
                <c:pt idx="341">
                  <c:v>-13.23291147798296</c:v>
                </c:pt>
                <c:pt idx="342">
                  <c:v>-13.298527108132811</c:v>
                </c:pt>
                <c:pt idx="343">
                  <c:v>-13.362785992026314</c:v>
                </c:pt>
                <c:pt idx="344">
                  <c:v>-13.425655683875046</c:v>
                </c:pt>
                <c:pt idx="345">
                  <c:v>-13.487406849861138</c:v>
                </c:pt>
                <c:pt idx="346">
                  <c:v>-13.547783339023564</c:v>
                </c:pt>
                <c:pt idx="347">
                  <c:v>-13.606690375506867</c:v>
                </c:pt>
                <c:pt idx="348">
                  <c:v>-13.664032329618895</c:v>
                </c:pt>
                <c:pt idx="349">
                  <c:v>-13.719784440100186</c:v>
                </c:pt>
                <c:pt idx="350">
                  <c:v>-13.773835708200908</c:v>
                </c:pt>
                <c:pt idx="351">
                  <c:v>-13.826080258190597</c:v>
                </c:pt>
                <c:pt idx="352">
                  <c:v>-13.876455760002113</c:v>
                </c:pt>
                <c:pt idx="353">
                  <c:v>-13.925045035779435</c:v>
                </c:pt>
                <c:pt idx="354">
                  <c:v>-13.971667926013437</c:v>
                </c:pt>
                <c:pt idx="355">
                  <c:v>-14.015520970523324</c:v>
                </c:pt>
                <c:pt idx="356">
                  <c:v>-14.057192462682705</c:v>
                </c:pt>
                <c:pt idx="357">
                  <c:v>-14.097157989442307</c:v>
                </c:pt>
                <c:pt idx="358">
                  <c:v>-14.134864264726625</c:v>
                </c:pt>
                <c:pt idx="359">
                  <c:v>-14.170076483488053</c:v>
                </c:pt>
                <c:pt idx="360">
                  <c:v>-14.202713531255714</c:v>
                </c:pt>
                <c:pt idx="361">
                  <c:v>-14.23288811445232</c:v>
                </c:pt>
                <c:pt idx="362">
                  <c:v>-14.260385066270805</c:v>
                </c:pt>
                <c:pt idx="363">
                  <c:v>-14.284201982617343</c:v>
                </c:pt>
                <c:pt idx="364">
                  <c:v>-14.305014248192276</c:v>
                </c:pt>
                <c:pt idx="365">
                  <c:v>-14.323676553368538</c:v>
                </c:pt>
                <c:pt idx="366">
                  <c:v>-14.339429837465286</c:v>
                </c:pt>
                <c:pt idx="367">
                  <c:v>-14.352020511031121</c:v>
                </c:pt>
                <c:pt idx="368">
                  <c:v>-14.361370021104806</c:v>
                </c:pt>
                <c:pt idx="369">
                  <c:v>-14.367500567436164</c:v>
                </c:pt>
                <c:pt idx="370">
                  <c:v>-14.370270413160279</c:v>
                </c:pt>
                <c:pt idx="371">
                  <c:v>-14.369595882296524</c:v>
                </c:pt>
                <c:pt idx="372">
                  <c:v>-14.364303803443896</c:v>
                </c:pt>
                <c:pt idx="373">
                  <c:v>-14.355261674523334</c:v>
                </c:pt>
                <c:pt idx="374">
                  <c:v>-14.343584606051428</c:v>
                </c:pt>
                <c:pt idx="375">
                  <c:v>-14.328360700607298</c:v>
                </c:pt>
                <c:pt idx="376">
                  <c:v>-14.309365399181816</c:v>
                </c:pt>
                <c:pt idx="377">
                  <c:v>-14.286542348563618</c:v>
                </c:pt>
                <c:pt idx="378">
                  <c:v>-14.259842026233667</c:v>
                </c:pt>
                <c:pt idx="379">
                  <c:v>-14.22882299870248</c:v>
                </c:pt>
                <c:pt idx="380">
                  <c:v>-14.193421228229971</c:v>
                </c:pt>
                <c:pt idx="381">
                  <c:v>-14.153574384748936</c:v>
                </c:pt>
                <c:pt idx="382">
                  <c:v>-14.109555695950961</c:v>
                </c:pt>
                <c:pt idx="383">
                  <c:v>-14.061958578228928</c:v>
                </c:pt>
                <c:pt idx="384">
                  <c:v>-14.010044462978826</c:v>
                </c:pt>
                <c:pt idx="385">
                  <c:v>-13.954187330603547</c:v>
                </c:pt>
                <c:pt idx="386">
                  <c:v>-13.893644343316511</c:v>
                </c:pt>
                <c:pt idx="387">
                  <c:v>-13.828894503414601</c:v>
                </c:pt>
                <c:pt idx="388">
                  <c:v>-13.760469751059954</c:v>
                </c:pt>
                <c:pt idx="389">
                  <c:v>-13.687780085206025</c:v>
                </c:pt>
                <c:pt idx="390">
                  <c:v>-13.611398430168624</c:v>
                </c:pt>
                <c:pt idx="391">
                  <c:v>-13.530886767804597</c:v>
                </c:pt>
                <c:pt idx="392">
                  <c:v>-13.446376588940566</c:v>
                </c:pt>
                <c:pt idx="393">
                  <c:v>-13.35834689587352</c:v>
                </c:pt>
                <c:pt idx="394">
                  <c:v>-13.266240987181632</c:v>
                </c:pt>
                <c:pt idx="395">
                  <c:v>-13.168256413936561</c:v>
                </c:pt>
                <c:pt idx="396">
                  <c:v>-13.066361269354788</c:v>
                </c:pt>
                <c:pt idx="397">
                  <c:v>-12.960510300099845</c:v>
                </c:pt>
                <c:pt idx="398">
                  <c:v>-12.850976733863323</c:v>
                </c:pt>
                <c:pt idx="399">
                  <c:v>-12.737555649876573</c:v>
                </c:pt>
                <c:pt idx="400">
                  <c:v>-12.620690189301953</c:v>
                </c:pt>
                <c:pt idx="401">
                  <c:v>-12.49998075664041</c:v>
                </c:pt>
                <c:pt idx="402">
                  <c:v>-12.376014791429027</c:v>
                </c:pt>
                <c:pt idx="403">
                  <c:v>-12.248212538659564</c:v>
                </c:pt>
                <c:pt idx="404">
                  <c:v>-12.11619318723675</c:v>
                </c:pt>
                <c:pt idx="405">
                  <c:v>-11.980642367899398</c:v>
                </c:pt>
                <c:pt idx="406">
                  <c:v>-11.841932353377295</c:v>
                </c:pt>
                <c:pt idx="407">
                  <c:v>-11.699783939123115</c:v>
                </c:pt>
                <c:pt idx="408">
                  <c:v>-11.554718819260577</c:v>
                </c:pt>
                <c:pt idx="409">
                  <c:v>-11.406228107213956</c:v>
                </c:pt>
                <c:pt idx="410">
                  <c:v>-11.254713959991884</c:v>
                </c:pt>
                <c:pt idx="411">
                  <c:v>-11.099762266874258</c:v>
                </c:pt>
                <c:pt idx="412">
                  <c:v>-10.94175383895635</c:v>
                </c:pt>
                <c:pt idx="413">
                  <c:v>-10.781174509227245</c:v>
                </c:pt>
                <c:pt idx="414">
                  <c:v>-10.617573451995794</c:v>
                </c:pt>
                <c:pt idx="415">
                  <c:v>-10.451309278607324</c:v>
                </c:pt>
                <c:pt idx="416">
                  <c:v>-10.281996054947353</c:v>
                </c:pt>
                <c:pt idx="417">
                  <c:v>-10.110076922178248</c:v>
                </c:pt>
                <c:pt idx="418">
                  <c:v>-9.9359343990683247</c:v>
                </c:pt>
                <c:pt idx="419">
                  <c:v>-9.7592901349067258</c:v>
                </c:pt>
                <c:pt idx="420">
                  <c:v>-9.5805488482117145</c:v>
                </c:pt>
                <c:pt idx="421">
                  <c:v>-9.399529525637579</c:v>
                </c:pt>
                <c:pt idx="422">
                  <c:v>-9.2163124278187283</c:v>
                </c:pt>
                <c:pt idx="423">
                  <c:v>-9.0309231698512669</c:v>
                </c:pt>
                <c:pt idx="424">
                  <c:v>-8.8434829965233313</c:v>
                </c:pt>
                <c:pt idx="425">
                  <c:v>-8.6543710112571439</c:v>
                </c:pt>
                <c:pt idx="426">
                  <c:v>-8.4634446233510854</c:v>
                </c:pt>
                <c:pt idx="427">
                  <c:v>-8.2706005185842191</c:v>
                </c:pt>
                <c:pt idx="428">
                  <c:v>-8.0761768162250362</c:v>
                </c:pt>
                <c:pt idx="429">
                  <c:v>-7.8802529230713603</c:v>
                </c:pt>
                <c:pt idx="430">
                  <c:v>-7.6825043812393963</c:v>
                </c:pt>
                <c:pt idx="431">
                  <c:v>-7.4834349542856033</c:v>
                </c:pt>
                <c:pt idx="432">
                  <c:v>-7.2831838175654404</c:v>
                </c:pt>
                <c:pt idx="433">
                  <c:v>-7.0816912025212737</c:v>
                </c:pt>
                <c:pt idx="434">
                  <c:v>-6.879109945893255</c:v>
                </c:pt>
                <c:pt idx="435">
                  <c:v>-6.6755536079406221</c:v>
                </c:pt>
                <c:pt idx="436">
                  <c:v>-6.4710580497980112</c:v>
                </c:pt>
                <c:pt idx="437">
                  <c:v>-6.2657492123543665</c:v>
                </c:pt>
                <c:pt idx="438">
                  <c:v>-6.0596339263021752</c:v>
                </c:pt>
                <c:pt idx="439">
                  <c:v>-5.8528543554245918</c:v>
                </c:pt>
                <c:pt idx="440">
                  <c:v>-5.6453656733036004</c:v>
                </c:pt>
                <c:pt idx="441">
                  <c:v>-5.4373117513954634</c:v>
                </c:pt>
                <c:pt idx="442">
                  <c:v>-5.2286652669310572</c:v>
                </c:pt>
                <c:pt idx="443">
                  <c:v>-5.0195120304822884</c:v>
                </c:pt>
                <c:pt idx="444">
                  <c:v>-4.8099651753902402</c:v>
                </c:pt>
                <c:pt idx="445">
                  <c:v>-4.6000212863087642</c:v>
                </c:pt>
                <c:pt idx="446">
                  <c:v>-4.38973116651177</c:v>
                </c:pt>
                <c:pt idx="447">
                  <c:v>-4.1791759304702261</c:v>
                </c:pt>
                <c:pt idx="448">
                  <c:v>-3.968396135419606</c:v>
                </c:pt>
                <c:pt idx="449">
                  <c:v>-3.7574122734367812</c:v>
                </c:pt>
                <c:pt idx="450">
                  <c:v>-3.5462964937090842</c:v>
                </c:pt>
                <c:pt idx="451">
                  <c:v>-3.3350931957364027</c:v>
                </c:pt>
                <c:pt idx="452">
                  <c:v>-3.1238279946148353</c:v>
                </c:pt>
                <c:pt idx="453">
                  <c:v>-2.9125339765101637</c:v>
                </c:pt>
                <c:pt idx="454">
                  <c:v>-2.701233981549735</c:v>
                </c:pt>
                <c:pt idx="455">
                  <c:v>-2.4899551190435854</c:v>
                </c:pt>
                <c:pt idx="456">
                  <c:v>-2.2787187349051221</c:v>
                </c:pt>
                <c:pt idx="457">
                  <c:v>-2.0675845976918898</c:v>
                </c:pt>
                <c:pt idx="458">
                  <c:v>-1.8565563362091764</c:v>
                </c:pt>
                <c:pt idx="459">
                  <c:v>-1.6456343773752431</c:v>
                </c:pt>
                <c:pt idx="460">
                  <c:v>-1.4348543688654891</c:v>
                </c:pt>
                <c:pt idx="461">
                  <c:v>-1.2242052108049359</c:v>
                </c:pt>
                <c:pt idx="462">
                  <c:v>-1.0137156134471244</c:v>
                </c:pt>
                <c:pt idx="463">
                  <c:v>-0.80338162779807976</c:v>
                </c:pt>
                <c:pt idx="464">
                  <c:v>-0.59321147203444879</c:v>
                </c:pt>
                <c:pt idx="465">
                  <c:v>-0.38322505122050604</c:v>
                </c:pt>
                <c:pt idx="466">
                  <c:v>-0.17342914268374435</c:v>
                </c:pt>
                <c:pt idx="467">
                  <c:v>3.6171780939912419E-2</c:v>
                </c:pt>
                <c:pt idx="468">
                  <c:v>0.24557470120489572</c:v>
                </c:pt>
                <c:pt idx="469">
                  <c:v>0.45471256859600512</c:v>
                </c:pt>
                <c:pt idx="470">
                  <c:v>0.66363788405433211</c:v>
                </c:pt>
                <c:pt idx="471">
                  <c:v>0.87239851579070049</c:v>
                </c:pt>
                <c:pt idx="472">
                  <c:v>1.0809516118839371</c:v>
                </c:pt>
                <c:pt idx="473">
                  <c:v>1.2893384233117082</c:v>
                </c:pt>
                <c:pt idx="474">
                  <c:v>1.4975369637832043</c:v>
                </c:pt>
                <c:pt idx="475">
                  <c:v>1.7051935315132094</c:v>
                </c:pt>
              </c:numCache>
            </c:numRef>
          </c:yVal>
          <c:smooth val="1"/>
          <c:extLst>
            <c:ext xmlns:c16="http://schemas.microsoft.com/office/drawing/2014/chart" uri="{C3380CC4-5D6E-409C-BE32-E72D297353CC}">
              <c16:uniqueId val="{0000000D-4789-45DC-97F7-B59DC835213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Лист1!$P$2:$P$477</c:f>
              <c:numCache>
                <c:formatCode>0.00</c:formatCode>
                <c:ptCount val="476"/>
                <c:pt idx="0">
                  <c:v>8.6331540271639504</c:v>
                </c:pt>
                <c:pt idx="1">
                  <c:v>7.8783198371529277</c:v>
                </c:pt>
                <c:pt idx="2">
                  <c:v>7.882993738353214</c:v>
                </c:pt>
                <c:pt idx="3">
                  <c:v>6.9996908761560501</c:v>
                </c:pt>
                <c:pt idx="4">
                  <c:v>6.8138678692281198</c:v>
                </c:pt>
                <c:pt idx="5">
                  <c:v>6.5929611459373945</c:v>
                </c:pt>
                <c:pt idx="6">
                  <c:v>6.3391868390142561</c:v>
                </c:pt>
                <c:pt idx="7">
                  <c:v>6.0555935718119116</c:v>
                </c:pt>
                <c:pt idx="8">
                  <c:v>5.7412476740777096</c:v>
                </c:pt>
                <c:pt idx="9">
                  <c:v>5.3994065321981894</c:v>
                </c:pt>
                <c:pt idx="10">
                  <c:v>5.0354023553430993</c:v>
                </c:pt>
                <c:pt idx="11">
                  <c:v>4.6509594663977571</c:v>
                </c:pt>
                <c:pt idx="12">
                  <c:v>4.2486876167356931</c:v>
                </c:pt>
                <c:pt idx="13">
                  <c:v>3.8312422379851299</c:v>
                </c:pt>
                <c:pt idx="14">
                  <c:v>3.4023586515337225</c:v>
                </c:pt>
                <c:pt idx="15">
                  <c:v>2.9662806384265377</c:v>
                </c:pt>
                <c:pt idx="16">
                  <c:v>2.5259334426373234</c:v>
                </c:pt>
                <c:pt idx="17">
                  <c:v>2.0823775291442832</c:v>
                </c:pt>
                <c:pt idx="18">
                  <c:v>1.6355292219668598</c:v>
                </c:pt>
                <c:pt idx="19">
                  <c:v>1.1859340159222442</c:v>
                </c:pt>
                <c:pt idx="20">
                  <c:v>0.73651416655629431</c:v>
                </c:pt>
                <c:pt idx="21">
                  <c:v>0.28920748257078205</c:v>
                </c:pt>
                <c:pt idx="22">
                  <c:v>-0.15384070503059744</c:v>
                </c:pt>
                <c:pt idx="23">
                  <c:v>-0.58978065010159808</c:v>
                </c:pt>
                <c:pt idx="24">
                  <c:v>-1.0157838189974375</c:v>
                </c:pt>
                <c:pt idx="25">
                  <c:v>-1.4298739403486249</c:v>
                </c:pt>
                <c:pt idx="26">
                  <c:v>-1.8315508794039483</c:v>
                </c:pt>
                <c:pt idx="27">
                  <c:v>-2.2205129116773588</c:v>
                </c:pt>
                <c:pt idx="28">
                  <c:v>-2.5962955500930534</c:v>
                </c:pt>
                <c:pt idx="29">
                  <c:v>-2.9571505643427329</c:v>
                </c:pt>
                <c:pt idx="30">
                  <c:v>-3.3016166131943461</c:v>
                </c:pt>
                <c:pt idx="31">
                  <c:v>-3.6273307040333704</c:v>
                </c:pt>
                <c:pt idx="32">
                  <c:v>-3.9323168456554365</c:v>
                </c:pt>
                <c:pt idx="33">
                  <c:v>-4.2154584333300535</c:v>
                </c:pt>
                <c:pt idx="34">
                  <c:v>-4.4765219427645144</c:v>
                </c:pt>
                <c:pt idx="35">
                  <c:v>-4.7156836912035942</c:v>
                </c:pt>
                <c:pt idx="36">
                  <c:v>-4.9328010879456965</c:v>
                </c:pt>
                <c:pt idx="37">
                  <c:v>-5.1269643701612937</c:v>
                </c:pt>
                <c:pt idx="38">
                  <c:v>-5.2967369578778731</c:v>
                </c:pt>
                <c:pt idx="39">
                  <c:v>-5.4404056280851361</c:v>
                </c:pt>
                <c:pt idx="40">
                  <c:v>-5.5567528098821608</c:v>
                </c:pt>
                <c:pt idx="41">
                  <c:v>-5.6454314187169023</c:v>
                </c:pt>
                <c:pt idx="42">
                  <c:v>-5.7068495884537676</c:v>
                </c:pt>
                <c:pt idx="43">
                  <c:v>-5.7416293390095046</c:v>
                </c:pt>
                <c:pt idx="44">
                  <c:v>-5.7499568067490525</c:v>
                </c:pt>
                <c:pt idx="45">
                  <c:v>-5.7312910862266886</c:v>
                </c:pt>
                <c:pt idx="46">
                  <c:v>-5.6845448166131938</c:v>
                </c:pt>
                <c:pt idx="47">
                  <c:v>-5.6086562521755656</c:v>
                </c:pt>
                <c:pt idx="48">
                  <c:v>-5.5031980477273441</c:v>
                </c:pt>
                <c:pt idx="49">
                  <c:v>-5.368595840781925</c:v>
                </c:pt>
                <c:pt idx="50">
                  <c:v>-5.2058661237359001</c:v>
                </c:pt>
                <c:pt idx="51">
                  <c:v>-5.0160249620675987</c:v>
                </c:pt>
                <c:pt idx="52">
                  <c:v>-4.7995432466268504</c:v>
                </c:pt>
                <c:pt idx="53">
                  <c:v>-4.5562087990343567</c:v>
                </c:pt>
                <c:pt idx="54">
                  <c:v>-4.2854465603828373</c:v>
                </c:pt>
                <c:pt idx="55">
                  <c:v>-3.9869098730385302</c:v>
                </c:pt>
                <c:pt idx="56">
                  <c:v>-3.660955213755364</c:v>
                </c:pt>
                <c:pt idx="57">
                  <c:v>-3.3086994007229764</c:v>
                </c:pt>
                <c:pt idx="58">
                  <c:v>-2.9316693071275908</c:v>
                </c:pt>
                <c:pt idx="59">
                  <c:v>-2.5312067370861762</c:v>
                </c:pt>
                <c:pt idx="60">
                  <c:v>-2.1080568764358736</c:v>
                </c:pt>
                <c:pt idx="61">
                  <c:v>-1.6623863300308541</c:v>
                </c:pt>
                <c:pt idx="62">
                  <c:v>-1.1941848518326867</c:v>
                </c:pt>
                <c:pt idx="63">
                  <c:v>-0.70381446853279805</c:v>
                </c:pt>
                <c:pt idx="64">
                  <c:v>-0.19234666493721259</c:v>
                </c:pt>
                <c:pt idx="65">
                  <c:v>0.33852614820934784</c:v>
                </c:pt>
                <c:pt idx="66">
                  <c:v>0.88689089678227429</c:v>
                </c:pt>
                <c:pt idx="67">
                  <c:v>1.4511670226231204</c:v>
                </c:pt>
                <c:pt idx="68">
                  <c:v>2.0303686380386341</c:v>
                </c:pt>
                <c:pt idx="69">
                  <c:v>2.6239592134952496</c:v>
                </c:pt>
                <c:pt idx="70">
                  <c:v>3.2314178019762023</c:v>
                </c:pt>
                <c:pt idx="71">
                  <c:v>3.8517659068107557</c:v>
                </c:pt>
                <c:pt idx="72">
                  <c:v>4.4833769693970682</c:v>
                </c:pt>
                <c:pt idx="73">
                  <c:v>5.1241543941199748</c:v>
                </c:pt>
                <c:pt idx="74">
                  <c:v>5.7719635896384629</c:v>
                </c:pt>
                <c:pt idx="75">
                  <c:v>6.4251395747065505</c:v>
                </c:pt>
                <c:pt idx="76">
                  <c:v>7.0824344672262605</c:v>
                </c:pt>
                <c:pt idx="77">
                  <c:v>7.7431122601032145</c:v>
                </c:pt>
                <c:pt idx="78">
                  <c:v>8.4062751442193449</c:v>
                </c:pt>
                <c:pt idx="79">
                  <c:v>9.0705505773424946</c:v>
                </c:pt>
                <c:pt idx="80">
                  <c:v>9.7340191349386913</c:v>
                </c:pt>
                <c:pt idx="81">
                  <c:v>10.394474503397911</c:v>
                </c:pt>
                <c:pt idx="82">
                  <c:v>11.049876013398158</c:v>
                </c:pt>
                <c:pt idx="83">
                  <c:v>11.69868419766426</c:v>
                </c:pt>
                <c:pt idx="84">
                  <c:v>12.33988213688135</c:v>
                </c:pt>
                <c:pt idx="85">
                  <c:v>12.972686009109001</c:v>
                </c:pt>
                <c:pt idx="86">
                  <c:v>13.596131832897658</c:v>
                </c:pt>
                <c:pt idx="87">
                  <c:v>14.208809924125658</c:v>
                </c:pt>
                <c:pt idx="88">
                  <c:v>14.808903318643557</c:v>
                </c:pt>
                <c:pt idx="89">
                  <c:v>15.394495153427069</c:v>
                </c:pt>
                <c:pt idx="90">
                  <c:v>15.963739433884607</c:v>
                </c:pt>
                <c:pt idx="91">
                  <c:v>16.516050428152077</c:v>
                </c:pt>
                <c:pt idx="92">
                  <c:v>17.050593084096903</c:v>
                </c:pt>
                <c:pt idx="93">
                  <c:v>17.566902914643254</c:v>
                </c:pt>
                <c:pt idx="94">
                  <c:v>18.064295142889009</c:v>
                </c:pt>
                <c:pt idx="95">
                  <c:v>18.541697350144361</c:v>
                </c:pt>
                <c:pt idx="96">
                  <c:v>18.997772428393318</c:v>
                </c:pt>
                <c:pt idx="97">
                  <c:v>19.431239622831317</c:v>
                </c:pt>
                <c:pt idx="98">
                  <c:v>19.841217774152735</c:v>
                </c:pt>
                <c:pt idx="99">
                  <c:v>20.227358517050721</c:v>
                </c:pt>
                <c:pt idx="100">
                  <c:v>20.589678928256006</c:v>
                </c:pt>
                <c:pt idx="101">
                  <c:v>20.928243899345379</c:v>
                </c:pt>
                <c:pt idx="102">
                  <c:v>21.242860463261593</c:v>
                </c:pt>
                <c:pt idx="103">
                  <c:v>21.532992410659777</c:v>
                </c:pt>
                <c:pt idx="104">
                  <c:v>21.79794813394544</c:v>
                </c:pt>
                <c:pt idx="105">
                  <c:v>22.037208500504491</c:v>
                </c:pt>
                <c:pt idx="106">
                  <c:v>22.250684711337041</c:v>
                </c:pt>
                <c:pt idx="107">
                  <c:v>22.438766115903842</c:v>
                </c:pt>
                <c:pt idx="108">
                  <c:v>22.602099922299377</c:v>
                </c:pt>
                <c:pt idx="109">
                  <c:v>22.74126332402226</c:v>
                </c:pt>
                <c:pt idx="110">
                  <c:v>22.856541502475718</c:v>
                </c:pt>
                <c:pt idx="111">
                  <c:v>22.947919088602013</c:v>
                </c:pt>
                <c:pt idx="112">
                  <c:v>23.015315821766848</c:v>
                </c:pt>
                <c:pt idx="113">
                  <c:v>23.05888368487356</c:v>
                </c:pt>
                <c:pt idx="114">
                  <c:v>23.079198163747765</c:v>
                </c:pt>
                <c:pt idx="115">
                  <c:v>23.0772240936756</c:v>
                </c:pt>
                <c:pt idx="116">
                  <c:v>23.054061216115922</c:v>
                </c:pt>
                <c:pt idx="117">
                  <c:v>23.010653874278031</c:v>
                </c:pt>
                <c:pt idx="118">
                  <c:v>22.947611707448953</c:v>
                </c:pt>
                <c:pt idx="119">
                  <c:v>22.865298449993109</c:v>
                </c:pt>
                <c:pt idx="120">
                  <c:v>22.764079543948142</c:v>
                </c:pt>
                <c:pt idx="121">
                  <c:v>22.644600489735598</c:v>
                </c:pt>
                <c:pt idx="122">
                  <c:v>22.507889306545238</c:v>
                </c:pt>
                <c:pt idx="123">
                  <c:v>22.355264317989306</c:v>
                </c:pt>
                <c:pt idx="124">
                  <c:v>22.188072878122327</c:v>
                </c:pt>
                <c:pt idx="125">
                  <c:v>22.007421559095352</c:v>
                </c:pt>
                <c:pt idx="126">
                  <c:v>21.813797047734223</c:v>
                </c:pt>
                <c:pt idx="127">
                  <c:v>21.608338361978525</c:v>
                </c:pt>
                <c:pt idx="128">
                  <c:v>21.391387036442737</c:v>
                </c:pt>
                <c:pt idx="129">
                  <c:v>21.163597109913773</c:v>
                </c:pt>
                <c:pt idx="130">
                  <c:v>20.926797500252668</c:v>
                </c:pt>
                <c:pt idx="131">
                  <c:v>20.682127225399011</c:v>
                </c:pt>
                <c:pt idx="132">
                  <c:v>20.430933639407137</c:v>
                </c:pt>
                <c:pt idx="133">
                  <c:v>20.174268668889979</c:v>
                </c:pt>
                <c:pt idx="134">
                  <c:v>19.9128631979227</c:v>
                </c:pt>
                <c:pt idx="135">
                  <c:v>19.647316619753795</c:v>
                </c:pt>
                <c:pt idx="136">
                  <c:v>19.378329080343239</c:v>
                </c:pt>
                <c:pt idx="137">
                  <c:v>19.106875661015472</c:v>
                </c:pt>
                <c:pt idx="138">
                  <c:v>18.834191009402232</c:v>
                </c:pt>
                <c:pt idx="139">
                  <c:v>18.561595156788773</c:v>
                </c:pt>
                <c:pt idx="140">
                  <c:v>18.290220290422422</c:v>
                </c:pt>
                <c:pt idx="141">
                  <c:v>18.020857062935807</c:v>
                </c:pt>
                <c:pt idx="142">
                  <c:v>17.754005822539284</c:v>
                </c:pt>
                <c:pt idx="143">
                  <c:v>17.490069580078124</c:v>
                </c:pt>
                <c:pt idx="144">
                  <c:v>17.229594790935511</c:v>
                </c:pt>
                <c:pt idx="145">
                  <c:v>16.973385769128768</c:v>
                </c:pt>
                <c:pt idx="146">
                  <c:v>16.722434672713231</c:v>
                </c:pt>
                <c:pt idx="147">
                  <c:v>16.47770633697505</c:v>
                </c:pt>
                <c:pt idx="148">
                  <c:v>16.239909446239444</c:v>
                </c:pt>
                <c:pt idx="149">
                  <c:v>16.009407734870891</c:v>
                </c:pt>
                <c:pt idx="150">
                  <c:v>15.786310493946059</c:v>
                </c:pt>
                <c:pt idx="151">
                  <c:v>15.570691153407042</c:v>
                </c:pt>
                <c:pt idx="152">
                  <c:v>15.362802448868713</c:v>
                </c:pt>
                <c:pt idx="153">
                  <c:v>15.163122528791421</c:v>
                </c:pt>
                <c:pt idx="154">
                  <c:v>14.972245663404461</c:v>
                </c:pt>
                <c:pt idx="155">
                  <c:v>14.790677323937397</c:v>
                </c:pt>
                <c:pt idx="156">
                  <c:v>14.61862072348594</c:v>
                </c:pt>
                <c:pt idx="157">
                  <c:v>14.455958032607999</c:v>
                </c:pt>
                <c:pt idx="158">
                  <c:v>14.302387847006301</c:v>
                </c:pt>
                <c:pt idx="159">
                  <c:v>14.157644623517985</c:v>
                </c:pt>
                <c:pt idx="160">
                  <c:v>14.021667739748951</c:v>
                </c:pt>
                <c:pt idx="161">
                  <c:v>13.894605763256548</c:v>
                </c:pt>
                <c:pt idx="162">
                  <c:v>13.776672153174854</c:v>
                </c:pt>
                <c:pt idx="163">
                  <c:v>13.6679300934076</c:v>
                </c:pt>
                <c:pt idx="164">
                  <c:v>13.568155024945709</c:v>
                </c:pt>
                <c:pt idx="165">
                  <c:v>13.476854284107665</c:v>
                </c:pt>
                <c:pt idx="166">
                  <c:v>13.3934327468276</c:v>
                </c:pt>
                <c:pt idx="167">
                  <c:v>13.317402018606623</c:v>
                </c:pt>
                <c:pt idx="168">
                  <c:v>13.248505948483936</c:v>
                </c:pt>
                <c:pt idx="169">
                  <c:v>13.186675375699959</c:v>
                </c:pt>
                <c:pt idx="170">
                  <c:v>13.13186248540876</c:v>
                </c:pt>
                <c:pt idx="171">
                  <c:v>13.083834180235836</c:v>
                </c:pt>
                <c:pt idx="172">
                  <c:v>13.042106334865039</c:v>
                </c:pt>
                <c:pt idx="173">
                  <c:v>13.005991610884623</c:v>
                </c:pt>
                <c:pt idx="174">
                  <c:v>12.974782177805887</c:v>
                </c:pt>
                <c:pt idx="175">
                  <c:v>12.947935849428161</c:v>
                </c:pt>
                <c:pt idx="176">
                  <c:v>12.925118775665755</c:v>
                </c:pt>
                <c:pt idx="177">
                  <c:v>12.906159335374792</c:v>
                </c:pt>
                <c:pt idx="178">
                  <c:v>12.89085602313278</c:v>
                </c:pt>
                <c:pt idx="179">
                  <c:v>12.878834004700183</c:v>
                </c:pt>
                <c:pt idx="180">
                  <c:v>12.869492179155342</c:v>
                </c:pt>
                <c:pt idx="181">
                  <c:v>12.86214491575956</c:v>
                </c:pt>
                <c:pt idx="182">
                  <c:v>12.855972531437832</c:v>
                </c:pt>
                <c:pt idx="183">
                  <c:v>12.85055579245085</c:v>
                </c:pt>
                <c:pt idx="184">
                  <c:v>12.845622324943491</c:v>
                </c:pt>
                <c:pt idx="185">
                  <c:v>12.840936470031734</c:v>
                </c:pt>
                <c:pt idx="186">
                  <c:v>12.836236953735343</c:v>
                </c:pt>
                <c:pt idx="187">
                  <c:v>12.831107103824586</c:v>
                </c:pt>
                <c:pt idx="188">
                  <c:v>12.824938134849017</c:v>
                </c:pt>
                <c:pt idx="189">
                  <c:v>12.817055515944938</c:v>
                </c:pt>
                <c:pt idx="190">
                  <c:v>12.806858146190629</c:v>
                </c:pt>
                <c:pt idx="191">
                  <c:v>12.793934476375572</c:v>
                </c:pt>
                <c:pt idx="192">
                  <c:v>12.778030917048424</c:v>
                </c:pt>
                <c:pt idx="193">
                  <c:v>12.758961331844322</c:v>
                </c:pt>
                <c:pt idx="194">
                  <c:v>12.736445662379243</c:v>
                </c:pt>
                <c:pt idx="195">
                  <c:v>12.710044182836985</c:v>
                </c:pt>
                <c:pt idx="196">
                  <c:v>12.67918140739199</c:v>
                </c:pt>
                <c:pt idx="197">
                  <c:v>12.643258796632288</c:v>
                </c:pt>
                <c:pt idx="198">
                  <c:v>12.601794786751245</c:v>
                </c:pt>
                <c:pt idx="199">
                  <c:v>12.554500780999648</c:v>
                </c:pt>
                <c:pt idx="200">
                  <c:v>12.501216258108563</c:v>
                </c:pt>
                <c:pt idx="201">
                  <c:v>12.441807165741908</c:v>
                </c:pt>
                <c:pt idx="202">
                  <c:v>12.376041260361655</c:v>
                </c:pt>
                <c:pt idx="203">
                  <c:v>12.303536877036066</c:v>
                </c:pt>
                <c:pt idx="204">
                  <c:v>12.223823551833624</c:v>
                </c:pt>
                <c:pt idx="205">
                  <c:v>12.136457289755333</c:v>
                </c:pt>
                <c:pt idx="206">
                  <c:v>12.041137540340387</c:v>
                </c:pt>
                <c:pt idx="207">
                  <c:v>11.937745620310283</c:v>
                </c:pt>
                <c:pt idx="208">
                  <c:v>11.826273845136118</c:v>
                </c:pt>
                <c:pt idx="209">
                  <c:v>11.706713676452582</c:v>
                </c:pt>
                <c:pt idx="210">
                  <c:v>11.578948138654223</c:v>
                </c:pt>
                <c:pt idx="211">
                  <c:v>11.442740719020319</c:v>
                </c:pt>
                <c:pt idx="212">
                  <c:v>11.297803674638239</c:v>
                </c:pt>
                <c:pt idx="213">
                  <c:v>11.14392183870074</c:v>
                </c:pt>
                <c:pt idx="214">
                  <c:v>10.981041419506038</c:v>
                </c:pt>
                <c:pt idx="215">
                  <c:v>10.809271708130808</c:v>
                </c:pt>
                <c:pt idx="216">
                  <c:v>10.62822506278752</c:v>
                </c:pt>
                <c:pt idx="217">
                  <c:v>10.439227491617155</c:v>
                </c:pt>
                <c:pt idx="218">
                  <c:v>10.241739369928787</c:v>
                </c:pt>
                <c:pt idx="219">
                  <c:v>10.035721421241741</c:v>
                </c:pt>
                <c:pt idx="220">
                  <c:v>9.8211232692002781</c:v>
                </c:pt>
                <c:pt idx="221">
                  <c:v>9.5979884594678744</c:v>
                </c:pt>
                <c:pt idx="222">
                  <c:v>9.3665065437554986</c:v>
                </c:pt>
                <c:pt idx="223">
                  <c:v>9.1270002722740085</c:v>
                </c:pt>
                <c:pt idx="224">
                  <c:v>8.8798410639166683</c:v>
                </c:pt>
                <c:pt idx="225">
                  <c:v>8.6253414228558043</c:v>
                </c:pt>
                <c:pt idx="226">
                  <c:v>8.3637045621871895</c:v>
                </c:pt>
                <c:pt idx="227">
                  <c:v>8.0950542882084804</c:v>
                </c:pt>
                <c:pt idx="228">
                  <c:v>7.8195297762751368</c:v>
                </c:pt>
                <c:pt idx="229">
                  <c:v>7.5373692467808686</c:v>
                </c:pt>
                <c:pt idx="230">
                  <c:v>7.2489355802535673</c:v>
                </c:pt>
                <c:pt idx="231">
                  <c:v>6.9547013752162057</c:v>
                </c:pt>
                <c:pt idx="232">
                  <c:v>6.6551400840282202</c:v>
                </c:pt>
                <c:pt idx="233">
                  <c:v>6.3506380677222696</c:v>
                </c:pt>
                <c:pt idx="234">
                  <c:v>6.0414736770093214</c:v>
                </c:pt>
                <c:pt idx="235">
                  <c:v>5.7278535403311199</c:v>
                </c:pt>
                <c:pt idx="236">
                  <c:v>5.4100081935524926</c:v>
                </c:pt>
                <c:pt idx="237">
                  <c:v>5.0882766097783989</c:v>
                </c:pt>
                <c:pt idx="238">
                  <c:v>4.7630989417433707</c:v>
                </c:pt>
                <c:pt idx="239">
                  <c:v>4.4349857836961695</c:v>
                </c:pt>
                <c:pt idx="240">
                  <c:v>4.1044110149145103</c:v>
                </c:pt>
                <c:pt idx="241">
                  <c:v>3.771742212027311</c:v>
                </c:pt>
                <c:pt idx="242">
                  <c:v>3.4370506703853585</c:v>
                </c:pt>
                <c:pt idx="243">
                  <c:v>3.1009436812251767</c:v>
                </c:pt>
                <c:pt idx="244">
                  <c:v>2.763466711342331</c:v>
                </c:pt>
                <c:pt idx="245">
                  <c:v>2.4249610818922473</c:v>
                </c:pt>
                <c:pt idx="246">
                  <c:v>2.0858466669917064</c:v>
                </c:pt>
                <c:pt idx="247">
                  <c:v>1.7465753596276044</c:v>
                </c:pt>
                <c:pt idx="248">
                  <c:v>1.4075457947328665</c:v>
                </c:pt>
                <c:pt idx="249">
                  <c:v>1.0690494507551174</c:v>
                </c:pt>
                <c:pt idx="250">
                  <c:v>0.73141804318874526</c:v>
                </c:pt>
                <c:pt idx="251">
                  <c:v>0.39460260984487788</c:v>
                </c:pt>
                <c:pt idx="252">
                  <c:v>5.8889986434951198E-2</c:v>
                </c:pt>
                <c:pt idx="253">
                  <c:v>-0.27540932404808682</c:v>
                </c:pt>
                <c:pt idx="254">
                  <c:v>-0.60794239360839109</c:v>
                </c:pt>
                <c:pt idx="255">
                  <c:v>-0.93835034407674744</c:v>
                </c:pt>
                <c:pt idx="256">
                  <c:v>-1.2663405496627065</c:v>
                </c:pt>
                <c:pt idx="257">
                  <c:v>-1.5917222846299408</c:v>
                </c:pt>
                <c:pt idx="258">
                  <c:v>-1.9143657658249091</c:v>
                </c:pt>
                <c:pt idx="259">
                  <c:v>-2.2341597810387612</c:v>
                </c:pt>
                <c:pt idx="260">
                  <c:v>-2.5509435955435036</c:v>
                </c:pt>
                <c:pt idx="261">
                  <c:v>-2.8644873138517108</c:v>
                </c:pt>
                <c:pt idx="262">
                  <c:v>-3.1745130121707881</c:v>
                </c:pt>
                <c:pt idx="263">
                  <c:v>-3.4807581357657909</c:v>
                </c:pt>
                <c:pt idx="264">
                  <c:v>-3.783030357956882</c:v>
                </c:pt>
                <c:pt idx="265">
                  <c:v>-4.081231060624118</c:v>
                </c:pt>
                <c:pt idx="266">
                  <c:v>-4.3753179788589467</c:v>
                </c:pt>
                <c:pt idx="267">
                  <c:v>-4.6652428708970515</c:v>
                </c:pt>
                <c:pt idx="268">
                  <c:v>-4.9509019955992679</c:v>
                </c:pt>
                <c:pt idx="269">
                  <c:v>-5.2321258664131118</c:v>
                </c:pt>
                <c:pt idx="270">
                  <c:v>-5.5087202355265585</c:v>
                </c:pt>
                <c:pt idx="271">
                  <c:v>-5.7805160433053784</c:v>
                </c:pt>
                <c:pt idx="272">
                  <c:v>-6.0474236369132583</c:v>
                </c:pt>
                <c:pt idx="273">
                  <c:v>-6.3086617559194016</c:v>
                </c:pt>
                <c:pt idx="274">
                  <c:v>-6.5657365679740902</c:v>
                </c:pt>
                <c:pt idx="275">
                  <c:v>-6.8180200763046299</c:v>
                </c:pt>
                <c:pt idx="276">
                  <c:v>-7.0653991475701288</c:v>
                </c:pt>
                <c:pt idx="277">
                  <c:v>-7.3077811405062469</c:v>
                </c:pt>
                <c:pt idx="278">
                  <c:v>-7.5450606063008161</c:v>
                </c:pt>
                <c:pt idx="279">
                  <c:v>-7.7771709457039497</c:v>
                </c:pt>
                <c:pt idx="280">
                  <c:v>-8.0041147202252816</c:v>
                </c:pt>
                <c:pt idx="281">
                  <c:v>-8.2259559676050653</c:v>
                </c:pt>
                <c:pt idx="282">
                  <c:v>-8.4427886098622906</c:v>
                </c:pt>
                <c:pt idx="283">
                  <c:v>-8.6546792462467881</c:v>
                </c:pt>
                <c:pt idx="284">
                  <c:v>-8.861644099652711</c:v>
                </c:pt>
                <c:pt idx="285">
                  <c:v>-9.0636592626571222</c:v>
                </c:pt>
                <c:pt idx="286">
                  <c:v>-9.2606948509812348</c:v>
                </c:pt>
                <c:pt idx="287">
                  <c:v>-9.4527705028653024</c:v>
                </c:pt>
                <c:pt idx="288">
                  <c:v>-9.6399681866168425</c:v>
                </c:pt>
                <c:pt idx="289">
                  <c:v>-9.8224219545721621</c:v>
                </c:pt>
                <c:pt idx="290">
                  <c:v>-10.000282935798129</c:v>
                </c:pt>
                <c:pt idx="291">
                  <c:v>-10.173664690554096</c:v>
                </c:pt>
                <c:pt idx="292">
                  <c:v>-10.342626133561117</c:v>
                </c:pt>
                <c:pt idx="293">
                  <c:v>-10.507193733751755</c:v>
                </c:pt>
                <c:pt idx="294">
                  <c:v>-10.667402498424011</c:v>
                </c:pt>
                <c:pt idx="295">
                  <c:v>-10.823335249721984</c:v>
                </c:pt>
                <c:pt idx="296">
                  <c:v>-10.974496762454466</c:v>
                </c:pt>
                <c:pt idx="297">
                  <c:v>-11.122008977830372</c:v>
                </c:pt>
                <c:pt idx="298">
                  <c:v>-11.266107554733722</c:v>
                </c:pt>
                <c:pt idx="299">
                  <c:v>-11.406552565097755</c:v>
                </c:pt>
                <c:pt idx="300">
                  <c:v>-11.543433661758884</c:v>
                </c:pt>
                <c:pt idx="301">
                  <c:v>-11.676816590130308</c:v>
                </c:pt>
                <c:pt idx="302">
                  <c:v>-11.806778195500332</c:v>
                </c:pt>
                <c:pt idx="303">
                  <c:v>-11.933434599637945</c:v>
                </c:pt>
                <c:pt idx="304">
                  <c:v>-12.056945469975441</c:v>
                </c:pt>
                <c:pt idx="305">
                  <c:v>-12.177486696839322</c:v>
                </c:pt>
                <c:pt idx="306">
                  <c:v>-12.295229901373354</c:v>
                </c:pt>
                <c:pt idx="307">
                  <c:v>-12.41029462069268</c:v>
                </c:pt>
                <c:pt idx="308">
                  <c:v>-12.522761115431768</c:v>
                </c:pt>
                <c:pt idx="309">
                  <c:v>-12.632697692513446</c:v>
                </c:pt>
                <c:pt idx="310">
                  <c:v>-12.740183758735654</c:v>
                </c:pt>
                <c:pt idx="311">
                  <c:v>-12.845334582030739</c:v>
                </c:pt>
                <c:pt idx="312">
                  <c:v>-12.948295314609952</c:v>
                </c:pt>
                <c:pt idx="313">
                  <c:v>-13.049230746924854</c:v>
                </c:pt>
                <c:pt idx="314">
                  <c:v>-13.14827749282121</c:v>
                </c:pt>
                <c:pt idx="315">
                  <c:v>-13.245525205135323</c:v>
                </c:pt>
                <c:pt idx="316">
                  <c:v>-13.341029383242082</c:v>
                </c:pt>
                <c:pt idx="317">
                  <c:v>-13.434827595949116</c:v>
                </c:pt>
                <c:pt idx="318">
                  <c:v>-13.526977904140892</c:v>
                </c:pt>
                <c:pt idx="319">
                  <c:v>-13.617573375999871</c:v>
                </c:pt>
                <c:pt idx="320">
                  <c:v>-13.706730987131563</c:v>
                </c:pt>
                <c:pt idx="321">
                  <c:v>-13.794388407468764</c:v>
                </c:pt>
                <c:pt idx="322">
                  <c:v>-13.880919617414426</c:v>
                </c:pt>
                <c:pt idx="323">
                  <c:v>-13.9663485243916</c:v>
                </c:pt>
                <c:pt idx="324">
                  <c:v>-14.050372016429852</c:v>
                </c:pt>
                <c:pt idx="325">
                  <c:v>-14.13341018110513</c:v>
                </c:pt>
                <c:pt idx="326">
                  <c:v>-14.215371657907909</c:v>
                </c:pt>
                <c:pt idx="327">
                  <c:v>-14.296250469982569</c:v>
                </c:pt>
                <c:pt idx="328">
                  <c:v>-14.3759057343006</c:v>
                </c:pt>
                <c:pt idx="329">
                  <c:v>-14.454772907495469</c:v>
                </c:pt>
                <c:pt idx="330">
                  <c:v>-14.532736721634823</c:v>
                </c:pt>
                <c:pt idx="331">
                  <c:v>-14.609763023257248</c:v>
                </c:pt>
                <c:pt idx="332">
                  <c:v>-14.685841566324214</c:v>
                </c:pt>
                <c:pt idx="333">
                  <c:v>-14.760943320393517</c:v>
                </c:pt>
                <c:pt idx="334">
                  <c:v>-14.835059747099844</c:v>
                </c:pt>
                <c:pt idx="335">
                  <c:v>-14.9081942617893</c:v>
                </c:pt>
                <c:pt idx="336">
                  <c:v>-14.980362233519509</c:v>
                </c:pt>
                <c:pt idx="337">
                  <c:v>-15.05156878530974</c:v>
                </c:pt>
                <c:pt idx="338">
                  <c:v>-15.121801963448524</c:v>
                </c:pt>
                <c:pt idx="339">
                  <c:v>-15.191013953089694</c:v>
                </c:pt>
                <c:pt idx="340">
                  <c:v>-15.259148401021903</c:v>
                </c:pt>
                <c:pt idx="341">
                  <c:v>-15.326142123341521</c:v>
                </c:pt>
                <c:pt idx="342">
                  <c:v>-15.391947305202455</c:v>
                </c:pt>
                <c:pt idx="343">
                  <c:v>-15.456432455778087</c:v>
                </c:pt>
                <c:pt idx="344">
                  <c:v>-15.519568544626207</c:v>
                </c:pt>
                <c:pt idx="345">
                  <c:v>-15.581616845726943</c:v>
                </c:pt>
                <c:pt idx="346">
                  <c:v>-15.642321208119379</c:v>
                </c:pt>
                <c:pt idx="347">
                  <c:v>-15.701586002111425</c:v>
                </c:pt>
                <c:pt idx="348">
                  <c:v>-15.759320721030189</c:v>
                </c:pt>
                <c:pt idx="349">
                  <c:v>-15.815491211414324</c:v>
                </c:pt>
                <c:pt idx="350">
                  <c:v>-15.869989889860147</c:v>
                </c:pt>
                <c:pt idx="351">
                  <c:v>-15.922707465290983</c:v>
                </c:pt>
                <c:pt idx="352">
                  <c:v>-15.973579046130173</c:v>
                </c:pt>
                <c:pt idx="353">
                  <c:v>-16.022686600685116</c:v>
                </c:pt>
                <c:pt idx="354">
                  <c:v>-16.069845700263937</c:v>
                </c:pt>
                <c:pt idx="355">
                  <c:v>-16.11425715386865</c:v>
                </c:pt>
                <c:pt idx="356">
                  <c:v>-16.156501570343956</c:v>
                </c:pt>
                <c:pt idx="357">
                  <c:v>-16.197050267457954</c:v>
                </c:pt>
                <c:pt idx="358">
                  <c:v>-16.235346543788879</c:v>
                </c:pt>
                <c:pt idx="359">
                  <c:v>-16.271158155798862</c:v>
                </c:pt>
                <c:pt idx="360">
                  <c:v>-16.30440313518044</c:v>
                </c:pt>
                <c:pt idx="361">
                  <c:v>-16.335185649991026</c:v>
                </c:pt>
                <c:pt idx="362">
                  <c:v>-16.363292241096485</c:v>
                </c:pt>
                <c:pt idx="363">
                  <c:v>-16.387713673710785</c:v>
                </c:pt>
                <c:pt idx="364">
                  <c:v>-16.409127894043902</c:v>
                </c:pt>
                <c:pt idx="365">
                  <c:v>-16.428383615612983</c:v>
                </c:pt>
                <c:pt idx="366">
                  <c:v>-16.444722631573647</c:v>
                </c:pt>
                <c:pt idx="367">
                  <c:v>-16.457890498638154</c:v>
                </c:pt>
                <c:pt idx="368">
                  <c:v>-16.467801833152759</c:v>
                </c:pt>
                <c:pt idx="369">
                  <c:v>-16.474477127194366</c:v>
                </c:pt>
                <c:pt idx="370">
                  <c:v>-16.477776351571041</c:v>
                </c:pt>
                <c:pt idx="371">
                  <c:v>-16.477614122629113</c:v>
                </c:pt>
                <c:pt idx="372">
                  <c:v>-16.472803607583003</c:v>
                </c:pt>
                <c:pt idx="373">
                  <c:v>-16.464220842719069</c:v>
                </c:pt>
                <c:pt idx="374">
                  <c:v>-16.452980938553786</c:v>
                </c:pt>
                <c:pt idx="375">
                  <c:v>-16.438177120685552</c:v>
                </c:pt>
                <c:pt idx="376">
                  <c:v>-16.419572022557229</c:v>
                </c:pt>
                <c:pt idx="377">
                  <c:v>-16.397112706303563</c:v>
                </c:pt>
                <c:pt idx="378">
                  <c:v>-16.370747941732354</c:v>
                </c:pt>
                <c:pt idx="379">
                  <c:v>-16.340032026171659</c:v>
                </c:pt>
                <c:pt idx="380">
                  <c:v>-16.304905191063849</c:v>
                </c:pt>
                <c:pt idx="381">
                  <c:v>-16.265297421812992</c:v>
                </c:pt>
                <c:pt idx="382">
                  <c:v>-16.221488776802993</c:v>
                </c:pt>
                <c:pt idx="383">
                  <c:v>-16.174075233936307</c:v>
                </c:pt>
                <c:pt idx="384">
                  <c:v>-16.122312247753129</c:v>
                </c:pt>
                <c:pt idx="385">
                  <c:v>-16.066580629348731</c:v>
                </c:pt>
                <c:pt idx="386">
                  <c:v>-16.006130710244157</c:v>
                </c:pt>
                <c:pt idx="387">
                  <c:v>-15.941444054245922</c:v>
                </c:pt>
                <c:pt idx="388">
                  <c:v>-15.873058578371953</c:v>
                </c:pt>
                <c:pt idx="389">
                  <c:v>-15.800378304719917</c:v>
                </c:pt>
                <c:pt idx="390">
                  <c:v>-15.723985549807516</c:v>
                </c:pt>
                <c:pt idx="391">
                  <c:v>-15.643432903289758</c:v>
                </c:pt>
                <c:pt idx="392">
                  <c:v>-15.558862102031684</c:v>
                </c:pt>
                <c:pt idx="393">
                  <c:v>-15.47074787914749</c:v>
                </c:pt>
                <c:pt idx="394">
                  <c:v>-15.378533533215515</c:v>
                </c:pt>
                <c:pt idx="395">
                  <c:v>-15.280407223105408</c:v>
                </c:pt>
                <c:pt idx="396">
                  <c:v>-15.178351557254759</c:v>
                </c:pt>
                <c:pt idx="397">
                  <c:v>-15.07231872081752</c:v>
                </c:pt>
                <c:pt idx="398">
                  <c:v>-14.962583649158448</c:v>
                </c:pt>
                <c:pt idx="399">
                  <c:v>-14.848944836854884</c:v>
                </c:pt>
                <c:pt idx="400">
                  <c:v>-14.73184457123277</c:v>
                </c:pt>
                <c:pt idx="401">
                  <c:v>-14.610883256792995</c:v>
                </c:pt>
                <c:pt idx="402">
                  <c:v>-14.486653456091858</c:v>
                </c:pt>
                <c:pt idx="403">
                  <c:v>-14.358571144938427</c:v>
                </c:pt>
                <c:pt idx="404">
                  <c:v>-14.226255512237495</c:v>
                </c:pt>
                <c:pt idx="405">
                  <c:v>-14.090397311747026</c:v>
                </c:pt>
                <c:pt idx="406">
                  <c:v>-13.951368816196918</c:v>
                </c:pt>
                <c:pt idx="407">
                  <c:v>-13.808892528712725</c:v>
                </c:pt>
                <c:pt idx="408">
                  <c:v>-13.663490997254806</c:v>
                </c:pt>
                <c:pt idx="409">
                  <c:v>-13.514653627574388</c:v>
                </c:pt>
                <c:pt idx="410">
                  <c:v>-13.362787699699364</c:v>
                </c:pt>
                <c:pt idx="411">
                  <c:v>-13.207479102909524</c:v>
                </c:pt>
                <c:pt idx="412">
                  <c:v>-13.049106086790557</c:v>
                </c:pt>
                <c:pt idx="413">
                  <c:v>-12.888159607350815</c:v>
                </c:pt>
                <c:pt idx="414">
                  <c:v>-12.724189692735621</c:v>
                </c:pt>
                <c:pt idx="415">
                  <c:v>-12.557554954290357</c:v>
                </c:pt>
                <c:pt idx="416">
                  <c:v>-12.387870311737013</c:v>
                </c:pt>
                <c:pt idx="417">
                  <c:v>-12.215580613911111</c:v>
                </c:pt>
                <c:pt idx="418">
                  <c:v>-12.041070087254027</c:v>
                </c:pt>
                <c:pt idx="419">
                  <c:v>-11.86405952721832</c:v>
                </c:pt>
                <c:pt idx="420">
                  <c:v>-11.684957067668408</c:v>
                </c:pt>
                <c:pt idx="421">
                  <c:v>-11.503579987585532</c:v>
                </c:pt>
                <c:pt idx="422">
                  <c:v>-11.320011962950199</c:v>
                </c:pt>
                <c:pt idx="423">
                  <c:v>-11.134280316531623</c:v>
                </c:pt>
                <c:pt idx="424">
                  <c:v>-10.94650458544489</c:v>
                </c:pt>
                <c:pt idx="425">
                  <c:v>-10.757067288458321</c:v>
                </c:pt>
                <c:pt idx="426">
                  <c:v>-10.565825834870301</c:v>
                </c:pt>
                <c:pt idx="427">
                  <c:v>-10.372679471969583</c:v>
                </c:pt>
                <c:pt idx="428">
                  <c:v>-10.177963757514908</c:v>
                </c:pt>
                <c:pt idx="429">
                  <c:v>-9.9817640751600081</c:v>
                </c:pt>
                <c:pt idx="430">
                  <c:v>-9.7837534055113391</c:v>
                </c:pt>
                <c:pt idx="431">
                  <c:v>-9.5844423428177343</c:v>
                </c:pt>
                <c:pt idx="432">
                  <c:v>-9.383964085578862</c:v>
                </c:pt>
                <c:pt idx="433">
                  <c:v>-9.1822605729102538</c:v>
                </c:pt>
                <c:pt idx="434">
                  <c:v>-8.9794880568981021</c:v>
                </c:pt>
                <c:pt idx="435">
                  <c:v>-8.7757566824554907</c:v>
                </c:pt>
                <c:pt idx="436">
                  <c:v>-8.5711082875728479</c:v>
                </c:pt>
                <c:pt idx="437">
                  <c:v>-8.365662409365143</c:v>
                </c:pt>
                <c:pt idx="438">
                  <c:v>-8.1594310015439646</c:v>
                </c:pt>
                <c:pt idx="439">
                  <c:v>-7.9525532394647103</c:v>
                </c:pt>
                <c:pt idx="440">
                  <c:v>-7.7449898466467602</c:v>
                </c:pt>
                <c:pt idx="441">
                  <c:v>-7.5368791446089283</c:v>
                </c:pt>
                <c:pt idx="442">
                  <c:v>-7.32819893360133</c:v>
                </c:pt>
                <c:pt idx="443">
                  <c:v>-7.1190350241958757</c:v>
                </c:pt>
                <c:pt idx="444">
                  <c:v>-6.9094979882239942</c:v>
                </c:pt>
                <c:pt idx="445">
                  <c:v>-6.6995861180126353</c:v>
                </c:pt>
                <c:pt idx="446">
                  <c:v>-6.4893514975905306</c:v>
                </c:pt>
                <c:pt idx="447">
                  <c:v>-6.2788735337555064</c:v>
                </c:pt>
                <c:pt idx="448">
                  <c:v>-6.0681923568248255</c:v>
                </c:pt>
                <c:pt idx="449">
                  <c:v>-5.857333154976355</c:v>
                </c:pt>
                <c:pt idx="450">
                  <c:v>-5.6463638082146606</c:v>
                </c:pt>
                <c:pt idx="451">
                  <c:v>-5.4353257276117795</c:v>
                </c:pt>
                <c:pt idx="452">
                  <c:v>-5.2242475166916833</c:v>
                </c:pt>
                <c:pt idx="453">
                  <c:v>-5.0131586328148812</c:v>
                </c:pt>
                <c:pt idx="454">
                  <c:v>-4.8020846910774679</c:v>
                </c:pt>
                <c:pt idx="455">
                  <c:v>-4.5910495989024609</c:v>
                </c:pt>
                <c:pt idx="456">
                  <c:v>-4.3800747022032711</c:v>
                </c:pt>
                <c:pt idx="457">
                  <c:v>-4.1692278809845433</c:v>
                </c:pt>
                <c:pt idx="458">
                  <c:v>-3.9585048660635898</c:v>
                </c:pt>
                <c:pt idx="459">
                  <c:v>-3.7479035228490787</c:v>
                </c:pt>
                <c:pt idx="460">
                  <c:v>-3.537460779771207</c:v>
                </c:pt>
                <c:pt idx="461">
                  <c:v>-3.3271629754453875</c:v>
                </c:pt>
                <c:pt idx="462">
                  <c:v>-3.1170399941503955</c:v>
                </c:pt>
                <c:pt idx="463">
                  <c:v>-2.9070852186530818</c:v>
                </c:pt>
                <c:pt idx="464">
                  <c:v>-2.6973071873187973</c:v>
                </c:pt>
                <c:pt idx="465">
                  <c:v>-2.4877255383878931</c:v>
                </c:pt>
                <c:pt idx="466">
                  <c:v>-2.2783460352569809</c:v>
                </c:pt>
                <c:pt idx="467">
                  <c:v>-2.069172520190476</c:v>
                </c:pt>
                <c:pt idx="468">
                  <c:v>-1.860207127779721</c:v>
                </c:pt>
                <c:pt idx="469">
                  <c:v>-1.6515186985954593</c:v>
                </c:pt>
                <c:pt idx="470">
                  <c:v>-1.4430500255897634</c:v>
                </c:pt>
                <c:pt idx="471">
                  <c:v>-1.2347520131617751</c:v>
                </c:pt>
                <c:pt idx="472">
                  <c:v>-1.0266670329496221</c:v>
                </c:pt>
                <c:pt idx="473">
                  <c:v>-0.81875265995040358</c:v>
                </c:pt>
                <c:pt idx="474">
                  <c:v>-0.61103018671274156</c:v>
                </c:pt>
                <c:pt idx="475">
                  <c:v>-0.40385155398398603</c:v>
                </c:pt>
              </c:numCache>
            </c:numRef>
          </c:yVal>
          <c:smooth val="1"/>
          <c:extLst>
            <c:ext xmlns:c16="http://schemas.microsoft.com/office/drawing/2014/chart" uri="{C3380CC4-5D6E-409C-BE32-E72D297353CC}">
              <c16:uniqueId val="{0000000E-4789-45DC-97F7-B59DC835213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Лист1!$Q$2:$Q$477</c:f>
              <c:numCache>
                <c:formatCode>0.00</c:formatCode>
                <c:ptCount val="476"/>
                <c:pt idx="0">
                  <c:v>10.567827227711675</c:v>
                </c:pt>
                <c:pt idx="1">
                  <c:v>10.000020807981482</c:v>
                </c:pt>
                <c:pt idx="2">
                  <c:v>10.048898680508081</c:v>
                </c:pt>
                <c:pt idx="3">
                  <c:v>8.9897861793637119</c:v>
                </c:pt>
                <c:pt idx="4">
                  <c:v>8.8044302210211391</c:v>
                </c:pt>
                <c:pt idx="5">
                  <c:v>8.5793503716587765</c:v>
                </c:pt>
                <c:pt idx="6">
                  <c:v>8.3180798068642137</c:v>
                </c:pt>
                <c:pt idx="7">
                  <c:v>8.0249551624059468</c:v>
                </c:pt>
                <c:pt idx="8">
                  <c:v>7.6998569011687739</c:v>
                </c:pt>
                <c:pt idx="9">
                  <c:v>7.3468834385275361</c:v>
                </c:pt>
                <c:pt idx="10">
                  <c:v>6.9720743872224755</c:v>
                </c:pt>
                <c:pt idx="11">
                  <c:v>6.5777380943297921</c:v>
                </c:pt>
                <c:pt idx="12">
                  <c:v>6.1670132629572878</c:v>
                </c:pt>
                <c:pt idx="13">
                  <c:v>5.7430185310542177</c:v>
                </c:pt>
                <c:pt idx="14">
                  <c:v>5.3099257439374874</c:v>
                </c:pt>
                <c:pt idx="15">
                  <c:v>4.8723524495959261</c:v>
                </c:pt>
                <c:pt idx="16">
                  <c:v>4.4334424741566183</c:v>
                </c:pt>
                <c:pt idx="17">
                  <c:v>3.9943036705255492</c:v>
                </c:pt>
                <c:pt idx="18">
                  <c:v>3.5547539580613363</c:v>
                </c:pt>
                <c:pt idx="19">
                  <c:v>3.11520638018846</c:v>
                </c:pt>
                <c:pt idx="20">
                  <c:v>2.6785215027630307</c:v>
                </c:pt>
                <c:pt idx="21">
                  <c:v>2.2461305692791913</c:v>
                </c:pt>
                <c:pt idx="22">
                  <c:v>1.820032624527812</c:v>
                </c:pt>
                <c:pt idx="23">
                  <c:v>1.4027670850977259</c:v>
                </c:pt>
                <c:pt idx="24">
                  <c:v>0.9968193624168582</c:v>
                </c:pt>
                <c:pt idx="25">
                  <c:v>0.6037693209014805</c:v>
                </c:pt>
                <c:pt idx="26">
                  <c:v>0.2236485791858282</c:v>
                </c:pt>
                <c:pt idx="27">
                  <c:v>-0.14370960099622598</c:v>
                </c:pt>
                <c:pt idx="28">
                  <c:v>-0.49828576818108516</c:v>
                </c:pt>
                <c:pt idx="29">
                  <c:v>-0.83871194282546568</c:v>
                </c:pt>
                <c:pt idx="30">
                  <c:v>-1.1638333110138765</c:v>
                </c:pt>
                <c:pt idx="31">
                  <c:v>-1.4715599477291088</c:v>
                </c:pt>
                <c:pt idx="32">
                  <c:v>-1.7601465577259623</c:v>
                </c:pt>
                <c:pt idx="33">
                  <c:v>-2.0286936242133327</c:v>
                </c:pt>
                <c:pt idx="34">
                  <c:v>-2.2771730773150884</c:v>
                </c:pt>
                <c:pt idx="35">
                  <c:v>-2.5059246372431465</c:v>
                </c:pt>
                <c:pt idx="36">
                  <c:v>-2.7148996353149406</c:v>
                </c:pt>
                <c:pt idx="37">
                  <c:v>-2.9031936451792686</c:v>
                </c:pt>
                <c:pt idx="38">
                  <c:v>-3.0692987915128422</c:v>
                </c:pt>
                <c:pt idx="39">
                  <c:v>-3.2113748431205722</c:v>
                </c:pt>
                <c:pt idx="40">
                  <c:v>-3.3280573692172712</c:v>
                </c:pt>
                <c:pt idx="41">
                  <c:v>-3.4188558407127836</c:v>
                </c:pt>
                <c:pt idx="42">
                  <c:v>-3.4840377219021281</c:v>
                </c:pt>
                <c:pt idx="43">
                  <c:v>-3.5240653652697773</c:v>
                </c:pt>
                <c:pt idx="44">
                  <c:v>-3.5389317266643028</c:v>
                </c:pt>
                <c:pt idx="45">
                  <c:v>-3.527858107164501</c:v>
                </c:pt>
                <c:pt idx="46">
                  <c:v>-3.4894950181245776</c:v>
                </c:pt>
                <c:pt idx="47">
                  <c:v>-3.4225237090140577</c:v>
                </c:pt>
                <c:pt idx="48">
                  <c:v>-3.3262941967695898</c:v>
                </c:pt>
                <c:pt idx="49">
                  <c:v>-3.2010630592703788</c:v>
                </c:pt>
                <c:pt idx="50">
                  <c:v>-3.0477140173315997</c:v>
                </c:pt>
                <c:pt idx="51">
                  <c:v>-2.8671500030904968</c:v>
                </c:pt>
                <c:pt idx="52">
                  <c:v>-2.6597274933010309</c:v>
                </c:pt>
                <c:pt idx="53">
                  <c:v>-2.4251181878149484</c:v>
                </c:pt>
                <c:pt idx="54">
                  <c:v>-2.1626400846987943</c:v>
                </c:pt>
                <c:pt idx="55">
                  <c:v>-1.8718750175088614</c:v>
                </c:pt>
                <c:pt idx="56">
                  <c:v>-1.5531637737527442</c:v>
                </c:pt>
                <c:pt idx="57">
                  <c:v>-1.2076614875346388</c:v>
                </c:pt>
                <c:pt idx="58">
                  <c:v>-0.83696771487593613</c:v>
                </c:pt>
                <c:pt idx="59">
                  <c:v>-0.4425066284369672</c:v>
                </c:pt>
                <c:pt idx="60">
                  <c:v>-2.5094924532459074E-2</c:v>
                </c:pt>
                <c:pt idx="61">
                  <c:v>0.41504166880622506</c:v>
                </c:pt>
                <c:pt idx="62">
                  <c:v>0.87785426443442582</c:v>
                </c:pt>
                <c:pt idx="63">
                  <c:v>1.3629033783450717</c:v>
                </c:pt>
                <c:pt idx="64">
                  <c:v>1.869011676684017</c:v>
                </c:pt>
                <c:pt idx="65">
                  <c:v>2.3943615015596116</c:v>
                </c:pt>
                <c:pt idx="66">
                  <c:v>2.9369144249707415</c:v>
                </c:pt>
                <c:pt idx="67">
                  <c:v>3.4949911639094329</c:v>
                </c:pt>
                <c:pt idx="68">
                  <c:v>4.0675453417003107</c:v>
                </c:pt>
                <c:pt idx="69">
                  <c:v>4.6540149204432932</c:v>
                </c:pt>
                <c:pt idx="70">
                  <c:v>5.2538718022406057</c:v>
                </c:pt>
                <c:pt idx="71">
                  <c:v>5.8661293789744242</c:v>
                </c:pt>
                <c:pt idx="72">
                  <c:v>6.4891457229852403</c:v>
                </c:pt>
                <c:pt idx="73">
                  <c:v>7.1208092965185408</c:v>
                </c:pt>
                <c:pt idx="74">
                  <c:v>7.7589902043342027</c:v>
                </c:pt>
                <c:pt idx="75">
                  <c:v>8.4020580455660507</c:v>
                </c:pt>
                <c:pt idx="76">
                  <c:v>9.0488545909523612</c:v>
                </c:pt>
                <c:pt idx="77">
                  <c:v>9.6987403169274291</c:v>
                </c:pt>
                <c:pt idx="78">
                  <c:v>10.350932255387303</c:v>
                </c:pt>
                <c:pt idx="79">
                  <c:v>11.00415477454662</c:v>
                </c:pt>
                <c:pt idx="80">
                  <c:v>11.656568710505935</c:v>
                </c:pt>
                <c:pt idx="81">
                  <c:v>12.306044594943476</c:v>
                </c:pt>
                <c:pt idx="82">
                  <c:v>12.950622873008234</c:v>
                </c:pt>
                <c:pt idx="83">
                  <c:v>13.588859707117075</c:v>
                </c:pt>
                <c:pt idx="84">
                  <c:v>14.219849176704855</c:v>
                </c:pt>
                <c:pt idx="85">
                  <c:v>14.842921873927088</c:v>
                </c:pt>
                <c:pt idx="86">
                  <c:v>15.457206031680091</c:v>
                </c:pt>
                <c:pt idx="87">
                  <c:v>16.061353442072829</c:v>
                </c:pt>
                <c:pt idx="88">
                  <c:v>16.653581294417325</c:v>
                </c:pt>
                <c:pt idx="89">
                  <c:v>17.231987240910517</c:v>
                </c:pt>
                <c:pt idx="90">
                  <c:v>17.794747486710524</c:v>
                </c:pt>
                <c:pt idx="91">
                  <c:v>18.341276299953424</c:v>
                </c:pt>
                <c:pt idx="92">
                  <c:v>18.870769366621964</c:v>
                </c:pt>
                <c:pt idx="93">
                  <c:v>19.382780984044025</c:v>
                </c:pt>
                <c:pt idx="94">
                  <c:v>19.876614421606035</c:v>
                </c:pt>
                <c:pt idx="95">
                  <c:v>20.351161399483651</c:v>
                </c:pt>
                <c:pt idx="96">
                  <c:v>20.805026748776424</c:v>
                </c:pt>
                <c:pt idx="97">
                  <c:v>21.236868238449055</c:v>
                </c:pt>
                <c:pt idx="98">
                  <c:v>21.645758602023086</c:v>
                </c:pt>
                <c:pt idx="99">
                  <c:v>22.031303367018676</c:v>
                </c:pt>
                <c:pt idx="100">
                  <c:v>22.393500825762711</c:v>
                </c:pt>
                <c:pt idx="101">
                  <c:v>22.732383424043622</c:v>
                </c:pt>
                <c:pt idx="102">
                  <c:v>23.04772404134269</c:v>
                </c:pt>
                <c:pt idx="103">
                  <c:v>23.338930115103683</c:v>
                </c:pt>
                <c:pt idx="104">
                  <c:v>23.605260515213011</c:v>
                </c:pt>
                <c:pt idx="105">
                  <c:v>23.846138048171952</c:v>
                </c:pt>
                <c:pt idx="106">
                  <c:v>24.061458545923216</c:v>
                </c:pt>
                <c:pt idx="107">
                  <c:v>24.251594281196589</c:v>
                </c:pt>
                <c:pt idx="108">
                  <c:v>24.417207831144303</c:v>
                </c:pt>
                <c:pt idx="109">
                  <c:v>24.558879804611177</c:v>
                </c:pt>
                <c:pt idx="110">
                  <c:v>24.676891967654171</c:v>
                </c:pt>
                <c:pt idx="111">
                  <c:v>24.771220412850354</c:v>
                </c:pt>
                <c:pt idx="112">
                  <c:v>24.841760972142197</c:v>
                </c:pt>
                <c:pt idx="113">
                  <c:v>24.888663920760106</c:v>
                </c:pt>
                <c:pt idx="114">
                  <c:v>24.912518405914273</c:v>
                </c:pt>
                <c:pt idx="115">
                  <c:v>24.914309754967675</c:v>
                </c:pt>
                <c:pt idx="116">
                  <c:v>24.895176985859841</c:v>
                </c:pt>
                <c:pt idx="117">
                  <c:v>24.85607468783855</c:v>
                </c:pt>
                <c:pt idx="118">
                  <c:v>24.797622746229134</c:v>
                </c:pt>
                <c:pt idx="119">
                  <c:v>24.720167818665448</c:v>
                </c:pt>
                <c:pt idx="120">
                  <c:v>24.624063393473612</c:v>
                </c:pt>
                <c:pt idx="121">
                  <c:v>24.509944725036583</c:v>
                </c:pt>
                <c:pt idx="122">
                  <c:v>24.37883983254428</c:v>
                </c:pt>
                <c:pt idx="123">
                  <c:v>24.232080700993489</c:v>
                </c:pt>
                <c:pt idx="124">
                  <c:v>24.071018099784816</c:v>
                </c:pt>
                <c:pt idx="125">
                  <c:v>23.896753478050229</c:v>
                </c:pt>
                <c:pt idx="126">
                  <c:v>23.709747907519287</c:v>
                </c:pt>
                <c:pt idx="127">
                  <c:v>23.511084052920339</c:v>
                </c:pt>
                <c:pt idx="128">
                  <c:v>23.301076126098597</c:v>
                </c:pt>
                <c:pt idx="129">
                  <c:v>23.080344012379616</c:v>
                </c:pt>
                <c:pt idx="130">
                  <c:v>22.850691014528266</c:v>
                </c:pt>
                <c:pt idx="131">
                  <c:v>22.61324761211872</c:v>
                </c:pt>
                <c:pt idx="132">
                  <c:v>22.369342374801587</c:v>
                </c:pt>
                <c:pt idx="133">
                  <c:v>22.11999307572837</c:v>
                </c:pt>
                <c:pt idx="134">
                  <c:v>21.865889614820464</c:v>
                </c:pt>
                <c:pt idx="135">
                  <c:v>21.607576739788044</c:v>
                </c:pt>
                <c:pt idx="136">
                  <c:v>21.345708489417976</c:v>
                </c:pt>
                <c:pt idx="137">
                  <c:v>21.081229206919623</c:v>
                </c:pt>
                <c:pt idx="138">
                  <c:v>20.81536500155924</c:v>
                </c:pt>
                <c:pt idx="139">
                  <c:v>20.54941541254518</c:v>
                </c:pt>
                <c:pt idx="140">
                  <c:v>20.284505796432459</c:v>
                </c:pt>
                <c:pt idx="141">
                  <c:v>20.021394360065457</c:v>
                </c:pt>
                <c:pt idx="142">
                  <c:v>19.76054900586605</c:v>
                </c:pt>
                <c:pt idx="143">
                  <c:v>19.502333468198774</c:v>
                </c:pt>
                <c:pt idx="144">
                  <c:v>19.247275418043092</c:v>
                </c:pt>
                <c:pt idx="145">
                  <c:v>18.996163800358737</c:v>
                </c:pt>
                <c:pt idx="146">
                  <c:v>18.74999760389327</c:v>
                </c:pt>
                <c:pt idx="147">
                  <c:v>18.509743371605822</c:v>
                </c:pt>
                <c:pt idx="148">
                  <c:v>18.276113203167881</c:v>
                </c:pt>
                <c:pt idx="149">
                  <c:v>18.049453756213147</c:v>
                </c:pt>
                <c:pt idx="150">
                  <c:v>17.829855537414545</c:v>
                </c:pt>
                <c:pt idx="151">
                  <c:v>17.617378315329546</c:v>
                </c:pt>
                <c:pt idx="152">
                  <c:v>17.412262871861433</c:v>
                </c:pt>
                <c:pt idx="153">
                  <c:v>17.21500101685519</c:v>
                </c:pt>
                <c:pt idx="154">
                  <c:v>17.026204097270966</c:v>
                </c:pt>
                <c:pt idx="155">
                  <c:v>16.846387830376621</c:v>
                </c:pt>
                <c:pt idx="156">
                  <c:v>16.67576055228708</c:v>
                </c:pt>
                <c:pt idx="157">
                  <c:v>16.514202725887262</c:v>
                </c:pt>
                <c:pt idx="158">
                  <c:v>16.361400139331778</c:v>
                </c:pt>
                <c:pt idx="159">
                  <c:v>16.217082980275144</c:v>
                </c:pt>
                <c:pt idx="160">
                  <c:v>16.081193187832781</c:v>
                </c:pt>
                <c:pt idx="161">
                  <c:v>15.953901529312091</c:v>
                </c:pt>
                <c:pt idx="162">
                  <c:v>15.835438540577837</c:v>
                </c:pt>
                <c:pt idx="163">
                  <c:v>15.725887897610638</c:v>
                </c:pt>
                <c:pt idx="164">
                  <c:v>15.625032725930204</c:v>
                </c:pt>
                <c:pt idx="165">
                  <c:v>15.532377800345385</c:v>
                </c:pt>
                <c:pt idx="166">
                  <c:v>15.447323727607689</c:v>
                </c:pt>
                <c:pt idx="167">
                  <c:v>15.369388943910598</c:v>
                </c:pt>
                <c:pt idx="168">
                  <c:v>15.29833095967766</c:v>
                </c:pt>
                <c:pt idx="169">
                  <c:v>15.234105375409102</c:v>
                </c:pt>
                <c:pt idx="170">
                  <c:v>15.176689991354923</c:v>
                </c:pt>
                <c:pt idx="171">
                  <c:v>15.125873056054099</c:v>
                </c:pt>
                <c:pt idx="172">
                  <c:v>15.081181544065425</c:v>
                </c:pt>
                <c:pt idx="173">
                  <c:v>15.041934093832941</c:v>
                </c:pt>
                <c:pt idx="174">
                  <c:v>15.007423728704421</c:v>
                </c:pt>
                <c:pt idx="175">
                  <c:v>14.977122777700405</c:v>
                </c:pt>
                <c:pt idx="176">
                  <c:v>14.950722151994672</c:v>
                </c:pt>
                <c:pt idx="177">
                  <c:v>14.928073284029928</c:v>
                </c:pt>
                <c:pt idx="178">
                  <c:v>14.909007114171928</c:v>
                </c:pt>
                <c:pt idx="179">
                  <c:v>14.893170154094669</c:v>
                </c:pt>
                <c:pt idx="180">
                  <c:v>14.879969841241804</c:v>
                </c:pt>
                <c:pt idx="181">
                  <c:v>14.868728229403477</c:v>
                </c:pt>
                <c:pt idx="182">
                  <c:v>14.858635881543156</c:v>
                </c:pt>
                <c:pt idx="183">
                  <c:v>14.849284663796421</c:v>
                </c:pt>
                <c:pt idx="184">
                  <c:v>14.840433794259988</c:v>
                </c:pt>
                <c:pt idx="185">
                  <c:v>14.831873229145996</c:v>
                </c:pt>
                <c:pt idx="186">
                  <c:v>14.823357063531837</c:v>
                </c:pt>
                <c:pt idx="187">
                  <c:v>14.814485701918565</c:v>
                </c:pt>
                <c:pt idx="188">
                  <c:v>14.804652920365321</c:v>
                </c:pt>
                <c:pt idx="189">
                  <c:v>14.793194434046697</c:v>
                </c:pt>
                <c:pt idx="190">
                  <c:v>14.779507434368107</c:v>
                </c:pt>
                <c:pt idx="191">
                  <c:v>14.763192325830437</c:v>
                </c:pt>
                <c:pt idx="192">
                  <c:v>14.744011741876557</c:v>
                </c:pt>
                <c:pt idx="193">
                  <c:v>14.721791499853127</c:v>
                </c:pt>
                <c:pt idx="194">
                  <c:v>14.696268618106807</c:v>
                </c:pt>
                <c:pt idx="195">
                  <c:v>14.667002516984923</c:v>
                </c:pt>
                <c:pt idx="196">
                  <c:v>14.633410879969542</c:v>
                </c:pt>
                <c:pt idx="197">
                  <c:v>14.594890898466071</c:v>
                </c:pt>
                <c:pt idx="198">
                  <c:v>14.550959300994824</c:v>
                </c:pt>
                <c:pt idx="199">
                  <c:v>14.501329198479636</c:v>
                </c:pt>
                <c:pt idx="200">
                  <c:v>14.445845192670783</c:v>
                </c:pt>
                <c:pt idx="201">
                  <c:v>14.384386038780184</c:v>
                </c:pt>
                <c:pt idx="202">
                  <c:v>14.316716931760283</c:v>
                </c:pt>
                <c:pt idx="203">
                  <c:v>14.242451937496661</c:v>
                </c:pt>
                <c:pt idx="204">
                  <c:v>14.161114615201898</c:v>
                </c:pt>
                <c:pt idx="205">
                  <c:v>14.072246454656122</c:v>
                </c:pt>
                <c:pt idx="206">
                  <c:v>13.975547759234882</c:v>
                </c:pt>
                <c:pt idx="207">
                  <c:v>13.870898991823148</c:v>
                </c:pt>
                <c:pt idx="208">
                  <c:v>13.758302713930552</c:v>
                </c:pt>
                <c:pt idx="209">
                  <c:v>13.63775465637441</c:v>
                </c:pt>
                <c:pt idx="210">
                  <c:v>13.509138697385735</c:v>
                </c:pt>
                <c:pt idx="211">
                  <c:v>13.372212347388247</c:v>
                </c:pt>
                <c:pt idx="212">
                  <c:v>13.226681032776822</c:v>
                </c:pt>
                <c:pt idx="213">
                  <c:v>13.072324463725067</c:v>
                </c:pt>
                <c:pt idx="214">
                  <c:v>12.909087994694676</c:v>
                </c:pt>
                <c:pt idx="215">
                  <c:v>12.737087747454634</c:v>
                </c:pt>
                <c:pt idx="216">
                  <c:v>12.555955718457669</c:v>
                </c:pt>
                <c:pt idx="217">
                  <c:v>12.367001692950724</c:v>
                </c:pt>
                <c:pt idx="218">
                  <c:v>12.169697999954172</c:v>
                </c:pt>
                <c:pt idx="219">
                  <c:v>11.963999386131714</c:v>
                </c:pt>
                <c:pt idx="220">
                  <c:v>11.749849498271935</c:v>
                </c:pt>
                <c:pt idx="221">
                  <c:v>11.527285905182348</c:v>
                </c:pt>
                <c:pt idx="222">
                  <c:v>11.296500720083671</c:v>
                </c:pt>
                <c:pt idx="223">
                  <c:v>11.057820962369387</c:v>
                </c:pt>
                <c:pt idx="224">
                  <c:v>10.811623173952084</c:v>
                </c:pt>
                <c:pt idx="225">
                  <c:v>10.558220712840555</c:v>
                </c:pt>
                <c:pt idx="226">
                  <c:v>10.297810815274667</c:v>
                </c:pt>
                <c:pt idx="227">
                  <c:v>10.030508749186941</c:v>
                </c:pt>
                <c:pt idx="228">
                  <c:v>9.7564408823847248</c:v>
                </c:pt>
                <c:pt idx="229">
                  <c:v>9.4758394584059396</c:v>
                </c:pt>
                <c:pt idx="230">
                  <c:v>9.1890622347593229</c:v>
                </c:pt>
                <c:pt idx="231">
                  <c:v>8.8965830907225474</c:v>
                </c:pt>
                <c:pt idx="232">
                  <c:v>8.5988716363906637</c:v>
                </c:pt>
                <c:pt idx="233">
                  <c:v>8.2963103905319873</c:v>
                </c:pt>
                <c:pt idx="234">
                  <c:v>7.9891640424728028</c:v>
                </c:pt>
                <c:pt idx="235">
                  <c:v>7.6776255592703446</c:v>
                </c:pt>
                <c:pt idx="236">
                  <c:v>7.3619092538952744</c:v>
                </c:pt>
                <c:pt idx="237">
                  <c:v>7.042344280332304</c:v>
                </c:pt>
                <c:pt idx="238">
                  <c:v>6.7193656682967786</c:v>
                </c:pt>
                <c:pt idx="239">
                  <c:v>6.3934805966913135</c:v>
                </c:pt>
                <c:pt idx="240">
                  <c:v>6.0651556871830872</c:v>
                </c:pt>
                <c:pt idx="241">
                  <c:v>5.7347521126270022</c:v>
                </c:pt>
                <c:pt idx="242">
                  <c:v>5.4023236647248263</c:v>
                </c:pt>
                <c:pt idx="243">
                  <c:v>5.0684650406241403</c:v>
                </c:pt>
                <c:pt idx="244">
                  <c:v>4.7332103937864289</c:v>
                </c:pt>
                <c:pt idx="245">
                  <c:v>4.3968914397060832</c:v>
                </c:pt>
                <c:pt idx="246">
                  <c:v>4.0599257044494106</c:v>
                </c:pt>
                <c:pt idx="247">
                  <c:v>3.7227618791162951</c:v>
                </c:pt>
                <c:pt idx="248">
                  <c:v>3.3857963573187559</c:v>
                </c:pt>
                <c:pt idx="249">
                  <c:v>3.0493121858686156</c:v>
                </c:pt>
                <c:pt idx="250">
                  <c:v>2.7136208016425356</c:v>
                </c:pt>
                <c:pt idx="251">
                  <c:v>2.3786820743232946</c:v>
                </c:pt>
                <c:pt idx="252">
                  <c:v>2.0447692316025461</c:v>
                </c:pt>
                <c:pt idx="253">
                  <c:v>1.7121888007968622</c:v>
                </c:pt>
                <c:pt idx="254">
                  <c:v>1.381293950043613</c:v>
                </c:pt>
                <c:pt idx="255">
                  <c:v>1.0524448916315987</c:v>
                </c:pt>
                <c:pt idx="256">
                  <c:v>0.72593395784496895</c:v>
                </c:pt>
                <c:pt idx="257">
                  <c:v>0.40194827229715835</c:v>
                </c:pt>
                <c:pt idx="258">
                  <c:v>8.0611868086270688E-2</c:v>
                </c:pt>
                <c:pt idx="259">
                  <c:v>-0.23796968590468151</c:v>
                </c:pt>
                <c:pt idx="260">
                  <c:v>-0.55363790960982429</c:v>
                </c:pt>
                <c:pt idx="261">
                  <c:v>-0.86616209372877817</c:v>
                </c:pt>
                <c:pt idx="262">
                  <c:v>-1.1752606322988823</c:v>
                </c:pt>
                <c:pt idx="263">
                  <c:v>-1.4806662211194597</c:v>
                </c:pt>
                <c:pt idx="264">
                  <c:v>-1.7821869604289531</c:v>
                </c:pt>
                <c:pt idx="265">
                  <c:v>-2.0797252994030671</c:v>
                </c:pt>
                <c:pt idx="266">
                  <c:v>-2.3732429221272451</c:v>
                </c:pt>
                <c:pt idx="267">
                  <c:v>-2.6626954291015821</c:v>
                </c:pt>
                <c:pt idx="268">
                  <c:v>-2.9479777984321078</c:v>
                </c:pt>
                <c:pt idx="269">
                  <c:v>-3.2289177685976003</c:v>
                </c:pt>
                <c:pt idx="270">
                  <c:v>-3.5053174629807451</c:v>
                </c:pt>
                <c:pt idx="271">
                  <c:v>-3.7770022720098493</c:v>
                </c:pt>
                <c:pt idx="272">
                  <c:v>-4.0438821159303133</c:v>
                </c:pt>
                <c:pt idx="273">
                  <c:v>-4.3051911033689958</c:v>
                </c:pt>
                <c:pt idx="274">
                  <c:v>-4.5624127753078936</c:v>
                </c:pt>
                <c:pt idx="275">
                  <c:v>-4.8149289540946425</c:v>
                </c:pt>
                <c:pt idx="276">
                  <c:v>-5.0626282140612551</c:v>
                </c:pt>
                <c:pt idx="277">
                  <c:v>-5.305413217842573</c:v>
                </c:pt>
                <c:pt idx="278">
                  <c:v>-5.5431738205254071</c:v>
                </c:pt>
                <c:pt idx="279">
                  <c:v>-5.7758391536772233</c:v>
                </c:pt>
                <c:pt idx="280">
                  <c:v>-6.0034087903797353</c:v>
                </c:pt>
                <c:pt idx="281">
                  <c:v>-6.2259501837193776</c:v>
                </c:pt>
                <c:pt idx="282">
                  <c:v>-6.4435555480420259</c:v>
                </c:pt>
                <c:pt idx="283">
                  <c:v>-6.6562923364340971</c:v>
                </c:pt>
                <c:pt idx="284">
                  <c:v>-6.8641725026070608</c:v>
                </c:pt>
                <c:pt idx="285">
                  <c:v>-7.0671661622821862</c:v>
                </c:pt>
                <c:pt idx="286">
                  <c:v>-7.2652370274066618</c:v>
                </c:pt>
                <c:pt idx="287">
                  <c:v>-7.4583996132015891</c:v>
                </c:pt>
                <c:pt idx="288">
                  <c:v>-7.6467354610561955</c:v>
                </c:pt>
                <c:pt idx="289">
                  <c:v>-7.8303769156336784</c:v>
                </c:pt>
                <c:pt idx="290">
                  <c:v>-8.0094716906547472</c:v>
                </c:pt>
                <c:pt idx="291">
                  <c:v>-8.184133346378756</c:v>
                </c:pt>
                <c:pt idx="292">
                  <c:v>-8.3544139668344979</c:v>
                </c:pt>
                <c:pt idx="293">
                  <c:v>-8.5203340440988029</c:v>
                </c:pt>
                <c:pt idx="294">
                  <c:v>-8.6819209009408844</c:v>
                </c:pt>
                <c:pt idx="295">
                  <c:v>-8.8392505288123555</c:v>
                </c:pt>
                <c:pt idx="296">
                  <c:v>-8.9918311178683936</c:v>
                </c:pt>
                <c:pt idx="297">
                  <c:v>-9.140774363279327</c:v>
                </c:pt>
                <c:pt idx="298">
                  <c:v>-9.2863167777656948</c:v>
                </c:pt>
                <c:pt idx="299">
                  <c:v>-9.4282167255878022</c:v>
                </c:pt>
                <c:pt idx="300">
                  <c:v>-9.56655532121653</c:v>
                </c:pt>
                <c:pt idx="301">
                  <c:v>-9.7013931870460315</c:v>
                </c:pt>
                <c:pt idx="302">
                  <c:v>-9.8328020453452911</c:v>
                </c:pt>
                <c:pt idx="303">
                  <c:v>-9.9608911871909811</c:v>
                </c:pt>
                <c:pt idx="304">
                  <c:v>-10.08581857234234</c:v>
                </c:pt>
                <c:pt idx="305">
                  <c:v>-10.207761798798986</c:v>
                </c:pt>
                <c:pt idx="306">
                  <c:v>-10.32688565701242</c:v>
                </c:pt>
                <c:pt idx="307">
                  <c:v>-10.443309684097731</c:v>
                </c:pt>
                <c:pt idx="308">
                  <c:v>-10.557108163833592</c:v>
                </c:pt>
                <c:pt idx="309">
                  <c:v>-10.668343426287155</c:v>
                </c:pt>
                <c:pt idx="310">
                  <c:v>-10.777090609073618</c:v>
                </c:pt>
                <c:pt idx="311">
                  <c:v>-10.883462418615812</c:v>
                </c:pt>
                <c:pt idx="312">
                  <c:v>-10.987604860961397</c:v>
                </c:pt>
                <c:pt idx="313">
                  <c:v>-11.089681018888939</c:v>
                </c:pt>
                <c:pt idx="314">
                  <c:v>-11.189827506244148</c:v>
                </c:pt>
                <c:pt idx="315">
                  <c:v>-11.288132268190335</c:v>
                </c:pt>
                <c:pt idx="316">
                  <c:v>-11.384647388756228</c:v>
                </c:pt>
                <c:pt idx="317">
                  <c:v>-11.479408729076351</c:v>
                </c:pt>
                <c:pt idx="318">
                  <c:v>-11.572470080852483</c:v>
                </c:pt>
                <c:pt idx="319">
                  <c:v>-11.663924512267087</c:v>
                </c:pt>
                <c:pt idx="320">
                  <c:v>-11.753892414271832</c:v>
                </c:pt>
                <c:pt idx="321">
                  <c:v>-11.842302064597563</c:v>
                </c:pt>
                <c:pt idx="322">
                  <c:v>-11.929542812705032</c:v>
                </c:pt>
                <c:pt idx="323">
                  <c:v>-12.015636004507542</c:v>
                </c:pt>
                <c:pt idx="324">
                  <c:v>-12.100261451303924</c:v>
                </c:pt>
                <c:pt idx="325">
                  <c:v>-12.183858878910492</c:v>
                </c:pt>
                <c:pt idx="326">
                  <c:v>-12.266331803798629</c:v>
                </c:pt>
                <c:pt idx="327">
                  <c:v>-12.347667418420285</c:v>
                </c:pt>
                <c:pt idx="328">
                  <c:v>-12.427723132073838</c:v>
                </c:pt>
                <c:pt idx="329">
                  <c:v>-12.506952331960189</c:v>
                </c:pt>
                <c:pt idx="330">
                  <c:v>-12.585229504108396</c:v>
                </c:pt>
                <c:pt idx="331">
                  <c:v>-12.662526471912837</c:v>
                </c:pt>
                <c:pt idx="332">
                  <c:v>-12.738827012479303</c:v>
                </c:pt>
                <c:pt idx="333">
                  <c:v>-12.814102949202059</c:v>
                </c:pt>
                <c:pt idx="334">
                  <c:v>-12.888346597552262</c:v>
                </c:pt>
                <c:pt idx="335">
                  <c:v>-12.961561372876126</c:v>
                </c:pt>
                <c:pt idx="336">
                  <c:v>-13.033765205740915</c:v>
                </c:pt>
                <c:pt idx="337">
                  <c:v>-13.104967488348461</c:v>
                </c:pt>
                <c:pt idx="338">
                  <c:v>-13.175151997804614</c:v>
                </c:pt>
                <c:pt idx="339">
                  <c:v>-13.244276896119061</c:v>
                </c:pt>
                <c:pt idx="340">
                  <c:v>-13.312280707061234</c:v>
                </c:pt>
                <c:pt idx="341">
                  <c:v>-13.379101954400511</c:v>
                </c:pt>
                <c:pt idx="342">
                  <c:v>-13.444693677127312</c:v>
                </c:pt>
                <c:pt idx="343">
                  <c:v>-13.508926092088185</c:v>
                </c:pt>
                <c:pt idx="344">
                  <c:v>-13.571771022677398</c:v>
                </c:pt>
                <c:pt idx="345">
                  <c:v>-13.63349486589428</c:v>
                </c:pt>
                <c:pt idx="346">
                  <c:v>-13.693843178451026</c:v>
                </c:pt>
                <c:pt idx="347">
                  <c:v>-13.752721184492065</c:v>
                </c:pt>
                <c:pt idx="348">
                  <c:v>-13.81003240048884</c:v>
                </c:pt>
                <c:pt idx="349">
                  <c:v>-13.865752065181713</c:v>
                </c:pt>
                <c:pt idx="350">
                  <c:v>-13.919770033657546</c:v>
                </c:pt>
                <c:pt idx="351">
                  <c:v>-13.97197957634924</c:v>
                </c:pt>
                <c:pt idx="352">
                  <c:v>-14.02232007086276</c:v>
                </c:pt>
                <c:pt idx="353">
                  <c:v>-14.070872631669037</c:v>
                </c:pt>
                <c:pt idx="354">
                  <c:v>-14.117459660768461</c:v>
                </c:pt>
                <c:pt idx="355">
                  <c:v>-14.161275990307301</c:v>
                </c:pt>
                <c:pt idx="356">
                  <c:v>-14.202908205986002</c:v>
                </c:pt>
                <c:pt idx="357">
                  <c:v>-14.242835310101507</c:v>
                </c:pt>
                <c:pt idx="358">
                  <c:v>-14.280499747395512</c:v>
                </c:pt>
                <c:pt idx="359">
                  <c:v>-14.315671835839735</c:v>
                </c:pt>
                <c:pt idx="360">
                  <c:v>-14.348267045617083</c:v>
                </c:pt>
                <c:pt idx="361">
                  <c:v>-14.37839893698691</c:v>
                </c:pt>
                <c:pt idx="362">
                  <c:v>-14.405854904651607</c:v>
                </c:pt>
                <c:pt idx="363">
                  <c:v>-14.429630836844415</c:v>
                </c:pt>
                <c:pt idx="364">
                  <c:v>-14.450399556755984</c:v>
                </c:pt>
                <c:pt idx="365">
                  <c:v>-14.46902002394199</c:v>
                </c:pt>
                <c:pt idx="366">
                  <c:v>-14.484730616211843</c:v>
                </c:pt>
                <c:pt idx="367">
                  <c:v>-14.497276890277845</c:v>
                </c:pt>
                <c:pt idx="368">
                  <c:v>-14.506585416197744</c:v>
                </c:pt>
                <c:pt idx="369">
                  <c:v>-14.512671563029269</c:v>
                </c:pt>
                <c:pt idx="370">
                  <c:v>-14.515402132272703</c:v>
                </c:pt>
                <c:pt idx="371">
                  <c:v>-14.514688324928271</c:v>
                </c:pt>
                <c:pt idx="372">
                  <c:v>-14.509356969594908</c:v>
                </c:pt>
                <c:pt idx="373">
                  <c:v>-14.500273856520614</c:v>
                </c:pt>
                <c:pt idx="374">
                  <c:v>-14.488559219241138</c:v>
                </c:pt>
                <c:pt idx="375">
                  <c:v>-14.473297744989381</c:v>
                </c:pt>
                <c:pt idx="376">
                  <c:v>-14.45426572859285</c:v>
                </c:pt>
                <c:pt idx="377">
                  <c:v>-14.431408524513241</c:v>
                </c:pt>
                <c:pt idx="378">
                  <c:v>-14.404678317904443</c:v>
                </c:pt>
                <c:pt idx="379">
                  <c:v>-14.373627698421478</c:v>
                </c:pt>
                <c:pt idx="380">
                  <c:v>-14.338198605179757</c:v>
                </c:pt>
                <c:pt idx="381">
                  <c:v>-14.298325292766094</c:v>
                </c:pt>
                <c:pt idx="382">
                  <c:v>-14.254282696545069</c:v>
                </c:pt>
                <c:pt idx="383">
                  <c:v>-14.206664232909674</c:v>
                </c:pt>
                <c:pt idx="384">
                  <c:v>-14.154730479419204</c:v>
                </c:pt>
                <c:pt idx="385">
                  <c:v>-14.098856270313247</c:v>
                </c:pt>
                <c:pt idx="386">
                  <c:v>-14.038299621641634</c:v>
                </c:pt>
                <c:pt idx="387">
                  <c:v>-13.973537828028197</c:v>
                </c:pt>
                <c:pt idx="388">
                  <c:v>-13.905105391144708</c:v>
                </c:pt>
                <c:pt idx="389">
                  <c:v>-13.832408040761935</c:v>
                </c:pt>
                <c:pt idx="390">
                  <c:v>-13.756022116541851</c:v>
                </c:pt>
                <c:pt idx="391">
                  <c:v>-13.675508746504775</c:v>
                </c:pt>
                <c:pt idx="392">
                  <c:v>-13.591001129150376</c:v>
                </c:pt>
                <c:pt idx="393">
                  <c:v>-13.502973997592907</c:v>
                </c:pt>
                <c:pt idx="394">
                  <c:v>-13.410873211920229</c:v>
                </c:pt>
                <c:pt idx="395">
                  <c:v>-13.312899738550156</c:v>
                </c:pt>
                <c:pt idx="396">
                  <c:v>-13.211016547679852</c:v>
                </c:pt>
                <c:pt idx="397">
                  <c:v>-13.105179239809488</c:v>
                </c:pt>
                <c:pt idx="398">
                  <c:v>-12.995662750303699</c:v>
                </c:pt>
                <c:pt idx="399">
                  <c:v>-12.882259596884211</c:v>
                </c:pt>
                <c:pt idx="400">
                  <c:v>-12.765414628386482</c:v>
                </c:pt>
                <c:pt idx="401">
                  <c:v>-12.644727395474884</c:v>
                </c:pt>
                <c:pt idx="402">
                  <c:v>-12.520786191523023</c:v>
                </c:pt>
                <c:pt idx="403">
                  <c:v>-12.393010407686187</c:v>
                </c:pt>
                <c:pt idx="404">
                  <c:v>-12.261020086705635</c:v>
                </c:pt>
                <c:pt idx="405">
                  <c:v>-12.12549915164707</c:v>
                </c:pt>
                <c:pt idx="406">
                  <c:v>-11.986820729076861</c:v>
                </c:pt>
                <c:pt idx="407">
                  <c:v>-11.844705614447568</c:v>
                </c:pt>
                <c:pt idx="408">
                  <c:v>-11.699674648046443</c:v>
                </c:pt>
                <c:pt idx="409">
                  <c:v>-11.551219797134344</c:v>
                </c:pt>
                <c:pt idx="410">
                  <c:v>-11.399743218719957</c:v>
                </c:pt>
                <c:pt idx="411">
                  <c:v>-11.244830802083012</c:v>
                </c:pt>
                <c:pt idx="412">
                  <c:v>-11.086863358318777</c:v>
                </c:pt>
                <c:pt idx="413">
                  <c:v>-10.926324158906933</c:v>
                </c:pt>
                <c:pt idx="414">
                  <c:v>-10.762764939665793</c:v>
                </c:pt>
                <c:pt idx="415">
                  <c:v>-10.59654431194063</c:v>
                </c:pt>
                <c:pt idx="416">
                  <c:v>-10.427276341617075</c:v>
                </c:pt>
                <c:pt idx="417">
                  <c:v>-10.255401608347857</c:v>
                </c:pt>
                <c:pt idx="418">
                  <c:v>-10.08130690008398</c:v>
                </c:pt>
                <c:pt idx="419">
                  <c:v>-9.9047104507684285</c:v>
                </c:pt>
                <c:pt idx="420">
                  <c:v>-9.7260169789194659</c:v>
                </c:pt>
                <c:pt idx="421">
                  <c:v>-9.5450463250279025</c:v>
                </c:pt>
                <c:pt idx="422">
                  <c:v>-9.3618804574012575</c:v>
                </c:pt>
                <c:pt idx="423">
                  <c:v>-9.176542429625945</c:v>
                </c:pt>
                <c:pt idx="424">
                  <c:v>-8.9891534864902152</c:v>
                </c:pt>
                <c:pt idx="425">
                  <c:v>-8.8000952929258069</c:v>
                </c:pt>
                <c:pt idx="426">
                  <c:v>-8.6092226967215311</c:v>
                </c:pt>
                <c:pt idx="427">
                  <c:v>-8.4164323836564474</c:v>
                </c:pt>
                <c:pt idx="428">
                  <c:v>-8.2220624729990455</c:v>
                </c:pt>
                <c:pt idx="429">
                  <c:v>-8.026195786893366</c:v>
                </c:pt>
                <c:pt idx="430">
                  <c:v>-7.8285018905997097</c:v>
                </c:pt>
                <c:pt idx="431">
                  <c:v>-7.6294879630207486</c:v>
                </c:pt>
                <c:pt idx="432">
                  <c:v>-7.4292948871850504</c:v>
                </c:pt>
                <c:pt idx="433">
                  <c:v>-7.2278586253523569</c:v>
                </c:pt>
                <c:pt idx="434">
                  <c:v>-7.0253341488539851</c:v>
                </c:pt>
                <c:pt idx="435">
                  <c:v>-6.8218345910310587</c:v>
                </c:pt>
                <c:pt idx="436">
                  <c:v>-6.6173962399363306</c:v>
                </c:pt>
                <c:pt idx="437">
                  <c:v>-6.4121446095406833</c:v>
                </c:pt>
                <c:pt idx="438">
                  <c:v>-6.206085249781558</c:v>
                </c:pt>
                <c:pt idx="439">
                  <c:v>-5.99936245903368</c:v>
                </c:pt>
                <c:pt idx="440">
                  <c:v>-5.7919305570423445</c:v>
                </c:pt>
                <c:pt idx="441">
                  <c:v>-5.5839321345090855</c:v>
                </c:pt>
                <c:pt idx="442">
                  <c:v>-5.3753402955830083</c:v>
                </c:pt>
                <c:pt idx="443">
                  <c:v>-5.1662417046725748</c:v>
                </c:pt>
                <c:pt idx="444">
                  <c:v>-4.9567490682005877</c:v>
                </c:pt>
                <c:pt idx="445">
                  <c:v>-4.7468581169843622</c:v>
                </c:pt>
                <c:pt idx="446">
                  <c:v>-4.5366205081343614</c:v>
                </c:pt>
                <c:pt idx="447">
                  <c:v>-4.3261160753667331</c:v>
                </c:pt>
                <c:pt idx="448">
                  <c:v>-4.11538622975349</c:v>
                </c:pt>
                <c:pt idx="449">
                  <c:v>-3.90445189028978</c:v>
                </c:pt>
                <c:pt idx="450">
                  <c:v>-3.6933847792446604</c:v>
                </c:pt>
                <c:pt idx="451">
                  <c:v>-3.4822282288223501</c:v>
                </c:pt>
                <c:pt idx="452">
                  <c:v>-3.2710093483328788</c:v>
                </c:pt>
                <c:pt idx="453">
                  <c:v>-3.0597601566463704</c:v>
                </c:pt>
                <c:pt idx="454">
                  <c:v>-2.8485041342675674</c:v>
                </c:pt>
                <c:pt idx="455">
                  <c:v>-2.6372679635882323</c:v>
                </c:pt>
                <c:pt idx="456">
                  <c:v>-2.426073203980919</c:v>
                </c:pt>
                <c:pt idx="457">
                  <c:v>-2.2149791970849031</c:v>
                </c:pt>
                <c:pt idx="458">
                  <c:v>-2.0039899986237235</c:v>
                </c:pt>
                <c:pt idx="459">
                  <c:v>-1.7931058220565301</c:v>
                </c:pt>
                <c:pt idx="460">
                  <c:v>-1.5823626352474041</c:v>
                </c:pt>
                <c:pt idx="461">
                  <c:v>-1.3717494450509535</c:v>
                </c:pt>
                <c:pt idx="462">
                  <c:v>-1.1612947482615674</c:v>
                </c:pt>
                <c:pt idx="463">
                  <c:v>-0.95099459588527213</c:v>
                </c:pt>
                <c:pt idx="464">
                  <c:v>-0.7408574729226497</c:v>
                </c:pt>
                <c:pt idx="465">
                  <c:v>-0.53090307097882006</c:v>
                </c:pt>
                <c:pt idx="466">
                  <c:v>-0.32113835415802888</c:v>
                </c:pt>
                <c:pt idx="467">
                  <c:v>-0.11156777174910483</c:v>
                </c:pt>
                <c:pt idx="468">
                  <c:v>9.7805614443495503E-2</c:v>
                </c:pt>
                <c:pt idx="469">
                  <c:v>0.30691495835781069</c:v>
                </c:pt>
                <c:pt idx="470">
                  <c:v>0.51581241739913797</c:v>
                </c:pt>
                <c:pt idx="471">
                  <c:v>0.72454577973111944</c:v>
                </c:pt>
                <c:pt idx="472">
                  <c:v>0.93307203333824451</c:v>
                </c:pt>
                <c:pt idx="473">
                  <c:v>1.1414326960220917</c:v>
                </c:pt>
                <c:pt idx="474">
                  <c:v>1.3496055146679267</c:v>
                </c:pt>
                <c:pt idx="475">
                  <c:v>1.5572366807609745</c:v>
                </c:pt>
              </c:numCache>
            </c:numRef>
          </c:yVal>
          <c:smooth val="1"/>
          <c:extLst>
            <c:ext xmlns:c16="http://schemas.microsoft.com/office/drawing/2014/chart" uri="{C3380CC4-5D6E-409C-BE32-E72D297353CC}">
              <c16:uniqueId val="{0000000F-4789-45DC-97F7-B59DC835213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Лист1!$R$2:$R$477</c:f>
              <c:numCache>
                <c:formatCode>0.00</c:formatCode>
                <c:ptCount val="476"/>
                <c:pt idx="0">
                  <c:v>10.664013621211032</c:v>
                </c:pt>
                <c:pt idx="1">
                  <c:v>10.105766755342437</c:v>
                </c:pt>
                <c:pt idx="2">
                  <c:v>10.156733965873663</c:v>
                </c:pt>
                <c:pt idx="3">
                  <c:v>9.0895808860659173</c:v>
                </c:pt>
                <c:pt idx="4">
                  <c:v>8.9044255793094234</c:v>
                </c:pt>
                <c:pt idx="5">
                  <c:v>8.6793320685624842</c:v>
                </c:pt>
                <c:pt idx="6">
                  <c:v>8.4178864672779987</c:v>
                </c:pt>
                <c:pt idx="7">
                  <c:v>8.1244749337434499</c:v>
                </c:pt>
                <c:pt idx="8">
                  <c:v>7.7990078151225912</c:v>
                </c:pt>
                <c:pt idx="9">
                  <c:v>7.4456185340880898</c:v>
                </c:pt>
                <c:pt idx="10">
                  <c:v>7.0703740261495103</c:v>
                </c:pt>
                <c:pt idx="11">
                  <c:v>6.6756056919693521</c:v>
                </c:pt>
                <c:pt idx="12">
                  <c:v>6.2644765689968755</c:v>
                </c:pt>
                <c:pt idx="13">
                  <c:v>5.8401266410946384</c:v>
                </c:pt>
                <c:pt idx="14">
                  <c:v>5.4067499533295624</c:v>
                </c:pt>
                <c:pt idx="15">
                  <c:v>4.9689828380942309</c:v>
                </c:pt>
                <c:pt idx="16">
                  <c:v>4.5299853444099396</c:v>
                </c:pt>
                <c:pt idx="17">
                  <c:v>4.0908700212836253</c:v>
                </c:pt>
                <c:pt idx="18">
                  <c:v>3.6514592707157134</c:v>
                </c:pt>
                <c:pt idx="19">
                  <c:v>3.2121654957532852</c:v>
                </c:pt>
                <c:pt idx="20">
                  <c:v>2.7758522506803263</c:v>
                </c:pt>
                <c:pt idx="21">
                  <c:v>2.3439324215054493</c:v>
                </c:pt>
                <c:pt idx="22">
                  <c:v>1.918403772264714</c:v>
                </c:pt>
                <c:pt idx="23">
                  <c:v>1.5017951533198315</c:v>
                </c:pt>
                <c:pt idx="24">
                  <c:v>1.0965801291167703</c:v>
                </c:pt>
                <c:pt idx="25">
                  <c:v>0.70432335510849498</c:v>
                </c:pt>
                <c:pt idx="26">
                  <c:v>0.32503785230219362</c:v>
                </c:pt>
                <c:pt idx="27">
                  <c:v>-4.1462145448895156E-2</c:v>
                </c:pt>
                <c:pt idx="28">
                  <c:v>-0.39517614785581784</c:v>
                </c:pt>
                <c:pt idx="29">
                  <c:v>-0.73475307533516965</c:v>
                </c:pt>
                <c:pt idx="30">
                  <c:v>-1.0590533729642595</c:v>
                </c:pt>
                <c:pt idx="31">
                  <c:v>-1.3660009905695891</c:v>
                </c:pt>
                <c:pt idx="32">
                  <c:v>-1.6538629068061654</c:v>
                </c:pt>
                <c:pt idx="33">
                  <c:v>-1.9217520922422373</c:v>
                </c:pt>
                <c:pt idx="34">
                  <c:v>-2.1696511499583711</c:v>
                </c:pt>
                <c:pt idx="35">
                  <c:v>-2.3979096192866511</c:v>
                </c:pt>
                <c:pt idx="36">
                  <c:v>-2.6064854487776699</c:v>
                </c:pt>
                <c:pt idx="37">
                  <c:v>-2.7944772005081169</c:v>
                </c:pt>
                <c:pt idx="38">
                  <c:v>-2.9603767856955514</c:v>
                </c:pt>
                <c:pt idx="39">
                  <c:v>-3.102340984717006</c:v>
                </c:pt>
                <c:pt idx="40">
                  <c:v>-3.2190006706863641</c:v>
                </c:pt>
                <c:pt idx="41">
                  <c:v>-3.3098614722490307</c:v>
                </c:pt>
                <c:pt idx="42">
                  <c:v>-3.3751853037625548</c:v>
                </c:pt>
                <c:pt idx="43">
                  <c:v>-3.4154281139373759</c:v>
                </c:pt>
                <c:pt idx="44">
                  <c:v>-3.4305736798793074</c:v>
                </c:pt>
                <c:pt idx="45">
                  <c:v>-3.4198349777609058</c:v>
                </c:pt>
                <c:pt idx="46">
                  <c:v>-3.3818492844700758</c:v>
                </c:pt>
                <c:pt idx="47">
                  <c:v>-3.3152873899787663</c:v>
                </c:pt>
                <c:pt idx="48">
                  <c:v>-3.2194886382669159</c:v>
                </c:pt>
                <c:pt idx="49">
                  <c:v>-3.094700855389235</c:v>
                </c:pt>
                <c:pt idx="50">
                  <c:v>-2.941800931468602</c:v>
                </c:pt>
                <c:pt idx="51">
                  <c:v>-2.7616839006543152</c:v>
                </c:pt>
                <c:pt idx="52">
                  <c:v>-2.5547011166810973</c:v>
                </c:pt>
                <c:pt idx="53">
                  <c:v>-2.320517235249278</c:v>
                </c:pt>
                <c:pt idx="54">
                  <c:v>-2.0584444910287845</c:v>
                </c:pt>
                <c:pt idx="55">
                  <c:v>-1.7680608753114888</c:v>
                </c:pt>
                <c:pt idx="56">
                  <c:v>-1.4497055746614931</c:v>
                </c:pt>
                <c:pt idx="57">
                  <c:v>-1.1045337231829762</c:v>
                </c:pt>
                <c:pt idx="58">
                  <c:v>-0.73414706485345627</c:v>
                </c:pt>
                <c:pt idx="59">
                  <c:v>-0.339972493937239</c:v>
                </c:pt>
                <c:pt idx="60">
                  <c:v>7.7170653361826588E-2</c:v>
                </c:pt>
                <c:pt idx="61">
                  <c:v>0.51705394908785796</c:v>
                </c:pt>
                <c:pt idx="62">
                  <c:v>0.97962554935365731</c:v>
                </c:pt>
                <c:pt idx="63">
                  <c:v>1.4644421529024827</c:v>
                </c:pt>
                <c:pt idx="64">
                  <c:v>1.9703213028609701</c:v>
                </c:pt>
                <c:pt idx="65">
                  <c:v>2.4954399514943342</c:v>
                </c:pt>
                <c:pt idx="66">
                  <c:v>3.0377538006752682</c:v>
                </c:pt>
                <c:pt idx="67">
                  <c:v>3.5955782309174502</c:v>
                </c:pt>
                <c:pt idx="68">
                  <c:v>4.1678643040359002</c:v>
                </c:pt>
                <c:pt idx="69">
                  <c:v>4.7540469937026453</c:v>
                </c:pt>
                <c:pt idx="70">
                  <c:v>5.3535964943468572</c:v>
                </c:pt>
                <c:pt idx="71">
                  <c:v>5.9655261978506795</c:v>
                </c:pt>
                <c:pt idx="72">
                  <c:v>6.5881916150450701</c:v>
                </c:pt>
                <c:pt idx="73">
                  <c:v>7.2194807812571282</c:v>
                </c:pt>
                <c:pt idx="74">
                  <c:v>7.8572642281651346</c:v>
                </c:pt>
                <c:pt idx="75">
                  <c:v>8.4999111279845092</c:v>
                </c:pt>
                <c:pt idx="76">
                  <c:v>9.1462688013910842</c:v>
                </c:pt>
                <c:pt idx="77">
                  <c:v>9.7957011401653169</c:v>
                </c:pt>
                <c:pt idx="78">
                  <c:v>10.447429445385879</c:v>
                </c:pt>
                <c:pt idx="79">
                  <c:v>11.100179792940574</c:v>
                </c:pt>
                <c:pt idx="80">
                  <c:v>11.75212241113185</c:v>
                </c:pt>
                <c:pt idx="81">
                  <c:v>12.401128685474342</c:v>
                </c:pt>
                <c:pt idx="82">
                  <c:v>13.045241622626738</c:v>
                </c:pt>
                <c:pt idx="83">
                  <c:v>13.683025069534747</c:v>
                </c:pt>
                <c:pt idx="84">
                  <c:v>14.313576520979375</c:v>
                </c:pt>
                <c:pt idx="85">
                  <c:v>14.936232545971816</c:v>
                </c:pt>
                <c:pt idx="86">
                  <c:v>15.55012393891808</c:v>
                </c:pt>
                <c:pt idx="87">
                  <c:v>16.153909322619395</c:v>
                </c:pt>
                <c:pt idx="88">
                  <c:v>16.745804178714724</c:v>
                </c:pt>
                <c:pt idx="89">
                  <c:v>17.323909574747059</c:v>
                </c:pt>
                <c:pt idx="90">
                  <c:v>17.886400008201573</c:v>
                </c:pt>
                <c:pt idx="91">
                  <c:v>18.432693162560454</c:v>
                </c:pt>
                <c:pt idx="92">
                  <c:v>18.961988139152488</c:v>
                </c:pt>
                <c:pt idx="93">
                  <c:v>19.473832404613475</c:v>
                </c:pt>
                <c:pt idx="94">
                  <c:v>19.967530936002706</c:v>
                </c:pt>
                <c:pt idx="95">
                  <c:v>20.441977161169021</c:v>
                </c:pt>
                <c:pt idx="96">
                  <c:v>20.895772495865803</c:v>
                </c:pt>
                <c:pt idx="97">
                  <c:v>21.327571293711653</c:v>
                </c:pt>
                <c:pt idx="98">
                  <c:v>21.736439457535738</c:v>
                </c:pt>
                <c:pt idx="99">
                  <c:v>22.121984222531271</c:v>
                </c:pt>
                <c:pt idx="100">
                  <c:v>22.484203881025312</c:v>
                </c:pt>
                <c:pt idx="101">
                  <c:v>22.823125755786844</c:v>
                </c:pt>
                <c:pt idx="102">
                  <c:v>23.138521018624274</c:v>
                </c:pt>
                <c:pt idx="103">
                  <c:v>23.429798814654308</c:v>
                </c:pt>
                <c:pt idx="104">
                  <c:v>23.696206060051889</c:v>
                </c:pt>
                <c:pt idx="105">
                  <c:v>23.937172392010666</c:v>
                </c:pt>
                <c:pt idx="106">
                  <c:v>24.152586811780914</c:v>
                </c:pt>
                <c:pt idx="107">
                  <c:v>24.342825007438641</c:v>
                </c:pt>
                <c:pt idx="108">
                  <c:v>24.508546140789974</c:v>
                </c:pt>
                <c:pt idx="109">
                  <c:v>24.650332528352731</c:v>
                </c:pt>
                <c:pt idx="110">
                  <c:v>24.768467643856972</c:v>
                </c:pt>
                <c:pt idx="111">
                  <c:v>24.862924164533606</c:v>
                </c:pt>
                <c:pt idx="112">
                  <c:v>24.93359962999817</c:v>
                </c:pt>
                <c:pt idx="113">
                  <c:v>24.980642607808065</c:v>
                </c:pt>
                <c:pt idx="114">
                  <c:v>25.004645660519579</c:v>
                </c:pt>
                <c:pt idx="115">
                  <c:v>25.006595823168752</c:v>
                </c:pt>
                <c:pt idx="116">
                  <c:v>24.987628698348942</c:v>
                </c:pt>
                <c:pt idx="117">
                  <c:v>24.948707413673368</c:v>
                </c:pt>
                <c:pt idx="118">
                  <c:v>24.890443316101983</c:v>
                </c:pt>
                <c:pt idx="119">
                  <c:v>24.81319160163401</c:v>
                </c:pt>
                <c:pt idx="120">
                  <c:v>24.717298927903141</c:v>
                </c:pt>
                <c:pt idx="121">
                  <c:v>24.603405672311766</c:v>
                </c:pt>
                <c:pt idx="122">
                  <c:v>24.472538146376596</c:v>
                </c:pt>
                <c:pt idx="123">
                  <c:v>24.326026627421349</c:v>
                </c:pt>
                <c:pt idx="124">
                  <c:v>24.165225300192802</c:v>
                </c:pt>
                <c:pt idx="125">
                  <c:v>23.991235613822912</c:v>
                </c:pt>
                <c:pt idx="126">
                  <c:v>23.80451010167593</c:v>
                </c:pt>
                <c:pt idx="127">
                  <c:v>23.606141674518582</c:v>
                </c:pt>
                <c:pt idx="128">
                  <c:v>23.396430882811536</c:v>
                </c:pt>
                <c:pt idx="129">
                  <c:v>23.176002734899516</c:v>
                </c:pt>
                <c:pt idx="130">
                  <c:v>22.946662241220441</c:v>
                </c:pt>
                <c:pt idx="131">
                  <c:v>22.709533050656269</c:v>
                </c:pt>
                <c:pt idx="132">
                  <c:v>22.465943732857681</c:v>
                </c:pt>
                <c:pt idx="133">
                  <c:v>22.216910353302953</c:v>
                </c:pt>
                <c:pt idx="134">
                  <c:v>21.963122811913472</c:v>
                </c:pt>
                <c:pt idx="135">
                  <c:v>21.705119025707226</c:v>
                </c:pt>
                <c:pt idx="136">
                  <c:v>21.443556448817226</c:v>
                </c:pt>
                <c:pt idx="137">
                  <c:v>21.179377716779673</c:v>
                </c:pt>
                <c:pt idx="138">
                  <c:v>20.913800400495514</c:v>
                </c:pt>
                <c:pt idx="139">
                  <c:v>20.648135992884633</c:v>
                </c:pt>
                <c:pt idx="140">
                  <c:v>20.383496189117398</c:v>
                </c:pt>
                <c:pt idx="141">
                  <c:v>20.120647734403573</c:v>
                </c:pt>
                <c:pt idx="142">
                  <c:v>19.860049992799709</c:v>
                </c:pt>
                <c:pt idx="143">
                  <c:v>19.602071821689563</c:v>
                </c:pt>
                <c:pt idx="144">
                  <c:v>19.347232353687275</c:v>
                </c:pt>
                <c:pt idx="145">
                  <c:v>19.09632907211779</c:v>
                </c:pt>
                <c:pt idx="146">
                  <c:v>18.850354135036454</c:v>
                </c:pt>
                <c:pt idx="147">
                  <c:v>18.610280916094773</c:v>
                </c:pt>
                <c:pt idx="148">
                  <c:v>18.376814684271757</c:v>
                </c:pt>
                <c:pt idx="149">
                  <c:v>18.150303804874369</c:v>
                </c:pt>
                <c:pt idx="150">
                  <c:v>17.930843907594646</c:v>
                </c:pt>
                <c:pt idx="151">
                  <c:v>17.718486222624737</c:v>
                </c:pt>
                <c:pt idx="152">
                  <c:v>17.513478362560239</c:v>
                </c:pt>
                <c:pt idx="153">
                  <c:v>17.316308721899937</c:v>
                </c:pt>
                <c:pt idx="154">
                  <c:v>17.127590355277015</c:v>
                </c:pt>
                <c:pt idx="155">
                  <c:v>16.947840687632556</c:v>
                </c:pt>
                <c:pt idx="156">
                  <c:v>16.777268055081326</c:v>
                </c:pt>
                <c:pt idx="157">
                  <c:v>16.615752920508342</c:v>
                </c:pt>
                <c:pt idx="158">
                  <c:v>16.462979364395121</c:v>
                </c:pt>
                <c:pt idx="159">
                  <c:v>16.318677574396116</c:v>
                </c:pt>
                <c:pt idx="160">
                  <c:v>16.182796320319174</c:v>
                </c:pt>
                <c:pt idx="161">
                  <c:v>16.055496123433066</c:v>
                </c:pt>
                <c:pt idx="162">
                  <c:v>15.93701605796813</c:v>
                </c:pt>
                <c:pt idx="163">
                  <c:v>15.827439799904768</c:v>
                </c:pt>
                <c:pt idx="164">
                  <c:v>15.726547059416763</c:v>
                </c:pt>
                <c:pt idx="165">
                  <c:v>15.633846026659008</c:v>
                </c:pt>
                <c:pt idx="166">
                  <c:v>15.548733893036788</c:v>
                </c:pt>
                <c:pt idx="167">
                  <c:v>15.470732510089864</c:v>
                </c:pt>
                <c:pt idx="168">
                  <c:v>15.399595972895568</c:v>
                </c:pt>
                <c:pt idx="169">
                  <c:v>15.335285004973388</c:v>
                </c:pt>
                <c:pt idx="170">
                  <c:v>15.277773991227118</c:v>
                </c:pt>
                <c:pt idx="171">
                  <c:v>15.226854595541937</c:v>
                </c:pt>
                <c:pt idx="172">
                  <c:v>15.182053792476649</c:v>
                </c:pt>
                <c:pt idx="173">
                  <c:v>15.142686805129019</c:v>
                </c:pt>
                <c:pt idx="174">
                  <c:v>15.108051779866202</c:v>
                </c:pt>
                <c:pt idx="175">
                  <c:v>15.077617630362466</c:v>
                </c:pt>
                <c:pt idx="176">
                  <c:v>15.051075267791699</c:v>
                </c:pt>
                <c:pt idx="177">
                  <c:v>15.028282955288871</c:v>
                </c:pt>
                <c:pt idx="178">
                  <c:v>15.009068217873519</c:v>
                </c:pt>
                <c:pt idx="179">
                  <c:v>14.993075859546652</c:v>
                </c:pt>
                <c:pt idx="180">
                  <c:v>14.979720148444175</c:v>
                </c:pt>
                <c:pt idx="181">
                  <c:v>14.968318015336971</c:v>
                </c:pt>
                <c:pt idx="182">
                  <c:v>14.958061730861616</c:v>
                </c:pt>
                <c:pt idx="183">
                  <c:v>14.948546576499902</c:v>
                </c:pt>
                <c:pt idx="184">
                  <c:v>14.939531770348548</c:v>
                </c:pt>
                <c:pt idx="185">
                  <c:v>14.930805560946416</c:v>
                </c:pt>
                <c:pt idx="186">
                  <c:v>14.922123751044225</c:v>
                </c:pt>
                <c:pt idx="187">
                  <c:v>14.91309016048903</c:v>
                </c:pt>
                <c:pt idx="188">
                  <c:v>14.903101980686172</c:v>
                </c:pt>
                <c:pt idx="189">
                  <c:v>14.891486388444891</c:v>
                </c:pt>
                <c:pt idx="190">
                  <c:v>14.877645698189683</c:v>
                </c:pt>
                <c:pt idx="191">
                  <c:v>14.86118202209472</c:v>
                </c:pt>
                <c:pt idx="192">
                  <c:v>14.841856285929648</c:v>
                </c:pt>
                <c:pt idx="193">
                  <c:v>14.819497722387284</c:v>
                </c:pt>
                <c:pt idx="194">
                  <c:v>14.793841642141301</c:v>
                </c:pt>
                <c:pt idx="195">
                  <c:v>14.764449173212009</c:v>
                </c:pt>
                <c:pt idx="196">
                  <c:v>14.730737999081597</c:v>
                </c:pt>
                <c:pt idx="197">
                  <c:v>14.692105311155297</c:v>
                </c:pt>
                <c:pt idx="198">
                  <c:v>14.648067837953539</c:v>
                </c:pt>
                <c:pt idx="199">
                  <c:v>14.598335275053939</c:v>
                </c:pt>
                <c:pt idx="200">
                  <c:v>14.542760762572259</c:v>
                </c:pt>
                <c:pt idx="201">
                  <c:v>14.48121451735493</c:v>
                </c:pt>
                <c:pt idx="202">
                  <c:v>14.413466003537145</c:v>
                </c:pt>
                <c:pt idx="203">
                  <c:v>14.339129287004425</c:v>
                </c:pt>
                <c:pt idx="204">
                  <c:v>14.257726219296412</c:v>
                </c:pt>
                <c:pt idx="205">
                  <c:v>14.168799144029588</c:v>
                </c:pt>
                <c:pt idx="206">
                  <c:v>14.072047510743092</c:v>
                </c:pt>
                <c:pt idx="207">
                  <c:v>13.967352636158418</c:v>
                </c:pt>
                <c:pt idx="208">
                  <c:v>13.854715374112091</c:v>
                </c:pt>
                <c:pt idx="209">
                  <c:v>13.734131455421428</c:v>
                </c:pt>
                <c:pt idx="210">
                  <c:v>13.605487319827075</c:v>
                </c:pt>
                <c:pt idx="211">
                  <c:v>13.468537916243061</c:v>
                </c:pt>
                <c:pt idx="212">
                  <c:v>13.322988671064374</c:v>
                </c:pt>
                <c:pt idx="213">
                  <c:v>13.168618440628043</c:v>
                </c:pt>
                <c:pt idx="214">
                  <c:v>13.005375140905333</c:v>
                </c:pt>
                <c:pt idx="215">
                  <c:v>12.833371478319133</c:v>
                </c:pt>
                <c:pt idx="216">
                  <c:v>12.652241156995279</c:v>
                </c:pt>
                <c:pt idx="217">
                  <c:v>12.463295669853641</c:v>
                </c:pt>
                <c:pt idx="218">
                  <c:v>12.266004784405199</c:v>
                </c:pt>
                <c:pt idx="219">
                  <c:v>12.060322393476952</c:v>
                </c:pt>
                <c:pt idx="220">
                  <c:v>11.84619470536706</c:v>
                </c:pt>
                <c:pt idx="221">
                  <c:v>11.623656727373575</c:v>
                </c:pt>
                <c:pt idx="222">
                  <c:v>11.39290228039021</c:v>
                </c:pt>
                <c:pt idx="223">
                  <c:v>11.154257529973979</c:v>
                </c:pt>
                <c:pt idx="224">
                  <c:v>10.908100725710346</c:v>
                </c:pt>
                <c:pt idx="225">
                  <c:v>10.654741810262182</c:v>
                </c:pt>
                <c:pt idx="226">
                  <c:v>10.39438143521545</c:v>
                </c:pt>
                <c:pt idx="227">
                  <c:v>10.127133160829507</c:v>
                </c:pt>
                <c:pt idx="228">
                  <c:v>9.8531225010752301</c:v>
                </c:pt>
                <c:pt idx="229">
                  <c:v>9.5725825533270665</c:v>
                </c:pt>
                <c:pt idx="230">
                  <c:v>9.2858702212571753</c:v>
                </c:pt>
                <c:pt idx="231">
                  <c:v>8.9934593841433426</c:v>
                </c:pt>
                <c:pt idx="232">
                  <c:v>8.6958213597536087</c:v>
                </c:pt>
                <c:pt idx="233">
                  <c:v>8.3933343976736072</c:v>
                </c:pt>
                <c:pt idx="234">
                  <c:v>8.0862674564123047</c:v>
                </c:pt>
                <c:pt idx="235">
                  <c:v>7.7748109415173081</c:v>
                </c:pt>
                <c:pt idx="236">
                  <c:v>7.4591774582862804</c:v>
                </c:pt>
                <c:pt idx="237">
                  <c:v>7.1396974414586953</c:v>
                </c:pt>
                <c:pt idx="238">
                  <c:v>6.8168059207498963</c:v>
                </c:pt>
                <c:pt idx="239">
                  <c:v>6.4910087943076826</c:v>
                </c:pt>
                <c:pt idx="240">
                  <c:v>6.1627739645540505</c:v>
                </c:pt>
                <c:pt idx="241">
                  <c:v>5.8324600428342679</c:v>
                </c:pt>
                <c:pt idx="242">
                  <c:v>5.5001225285232058</c:v>
                </c:pt>
                <c:pt idx="243">
                  <c:v>5.1663544110953756</c:v>
                </c:pt>
                <c:pt idx="244">
                  <c:v>4.8311894170939906</c:v>
                </c:pt>
                <c:pt idx="245">
                  <c:v>4.4949592620134329</c:v>
                </c:pt>
                <c:pt idx="246">
                  <c:v>4.1580810450017438</c:v>
                </c:pt>
                <c:pt idx="247">
                  <c:v>3.8210034571588007</c:v>
                </c:pt>
                <c:pt idx="248">
                  <c:v>3.4841224651783671</c:v>
                </c:pt>
                <c:pt idx="249">
                  <c:v>3.1477213293313979</c:v>
                </c:pt>
                <c:pt idx="250">
                  <c:v>2.8121099922805985</c:v>
                </c:pt>
                <c:pt idx="251">
                  <c:v>2.4772491775453087</c:v>
                </c:pt>
                <c:pt idx="252">
                  <c:v>2.1434112589806267</c:v>
                </c:pt>
                <c:pt idx="253">
                  <c:v>1.8109023369848676</c:v>
                </c:pt>
                <c:pt idx="254">
                  <c:v>1.4800760066136704</c:v>
                </c:pt>
                <c:pt idx="255">
                  <c:v>1.1512921599671198</c:v>
                </c:pt>
                <c:pt idx="256">
                  <c:v>0.82484318269416146</c:v>
                </c:pt>
                <c:pt idx="257">
                  <c:v>0.50091590490192139</c:v>
                </c:pt>
                <c:pt idx="258">
                  <c:v>0.17963414622936341</c:v>
                </c:pt>
                <c:pt idx="259">
                  <c:v>-0.13889679126441448</c:v>
                </c:pt>
                <c:pt idx="260">
                  <c:v>-0.45451842751353949</c:v>
                </c:pt>
                <c:pt idx="261">
                  <c:v>-0.76700023999437206</c:v>
                </c:pt>
                <c:pt idx="262">
                  <c:v>-1.0760604092851243</c:v>
                </c:pt>
                <c:pt idx="263">
                  <c:v>-1.3814317379146781</c:v>
                </c:pt>
                <c:pt idx="264">
                  <c:v>-1.6829219525679942</c:v>
                </c:pt>
                <c:pt idx="265">
                  <c:v>-1.9804339293390496</c:v>
                </c:pt>
                <c:pt idx="266">
                  <c:v>-2.273929352313278</c:v>
                </c:pt>
                <c:pt idx="267">
                  <c:v>-2.5633639287203547</c:v>
                </c:pt>
                <c:pt idx="268">
                  <c:v>-2.8486326366662924</c:v>
                </c:pt>
                <c:pt idx="269">
                  <c:v>-3.129563214629886</c:v>
                </c:pt>
                <c:pt idx="270">
                  <c:v>-3.4059571456164077</c:v>
                </c:pt>
                <c:pt idx="271">
                  <c:v>-3.6776404604315722</c:v>
                </c:pt>
                <c:pt idx="272">
                  <c:v>-3.9445228658616527</c:v>
                </c:pt>
                <c:pt idx="273">
                  <c:v>-4.2058386839926234</c:v>
                </c:pt>
                <c:pt idx="274">
                  <c:v>-4.4630701750516879</c:v>
                </c:pt>
                <c:pt idx="275">
                  <c:v>-4.7156004421412945</c:v>
                </c:pt>
                <c:pt idx="276">
                  <c:v>-4.9633176326751665</c:v>
                </c:pt>
                <c:pt idx="277">
                  <c:v>-5.2061244092881669</c:v>
                </c:pt>
                <c:pt idx="278">
                  <c:v>-5.4439106270670861</c:v>
                </c:pt>
                <c:pt idx="279">
                  <c:v>-5.6766032829880668</c:v>
                </c:pt>
                <c:pt idx="280">
                  <c:v>-5.9042049385607189</c:v>
                </c:pt>
                <c:pt idx="281">
                  <c:v>-6.126780485361774</c:v>
                </c:pt>
                <c:pt idx="282">
                  <c:v>-6.3444238454103425</c:v>
                </c:pt>
                <c:pt idx="283">
                  <c:v>-6.5572016179561441</c:v>
                </c:pt>
                <c:pt idx="284">
                  <c:v>-6.765126183628996</c:v>
                </c:pt>
                <c:pt idx="285">
                  <c:v>-6.9681659504771183</c:v>
                </c:pt>
                <c:pt idx="286">
                  <c:v>-7.1662859112024</c:v>
                </c:pt>
                <c:pt idx="287">
                  <c:v>-7.359500581026059</c:v>
                </c:pt>
                <c:pt idx="288">
                  <c:v>-7.5478893667459213</c:v>
                </c:pt>
                <c:pt idx="289">
                  <c:v>-7.7315854668617101</c:v>
                </c:pt>
                <c:pt idx="290">
                  <c:v>-7.9107383027672444</c:v>
                </c:pt>
                <c:pt idx="291">
                  <c:v>-8.0854580193757783</c:v>
                </c:pt>
                <c:pt idx="292">
                  <c:v>-8.2557992622256169</c:v>
                </c:pt>
                <c:pt idx="293">
                  <c:v>-8.4217808157205454</c:v>
                </c:pt>
                <c:pt idx="294">
                  <c:v>-8.5834300026297203</c:v>
                </c:pt>
                <c:pt idx="295">
                  <c:v>-8.7408236682414469</c:v>
                </c:pt>
                <c:pt idx="296">
                  <c:v>-8.8934682950377422</c:v>
                </c:pt>
                <c:pt idx="297">
                  <c:v>-9.0424755781888742</c:v>
                </c:pt>
                <c:pt idx="298">
                  <c:v>-9.1880828842520241</c:v>
                </c:pt>
                <c:pt idx="299">
                  <c:v>-9.3300477236509156</c:v>
                </c:pt>
                <c:pt idx="300">
                  <c:v>-9.4684520646929506</c:v>
                </c:pt>
                <c:pt idx="301">
                  <c:v>-9.6033539682626508</c:v>
                </c:pt>
                <c:pt idx="302">
                  <c:v>-9.7348268643021107</c:v>
                </c:pt>
                <c:pt idx="303">
                  <c:v>-9.8629791900515311</c:v>
                </c:pt>
                <c:pt idx="304">
                  <c:v>-9.9879706129431494</c:v>
                </c:pt>
                <c:pt idx="305">
                  <c:v>-10.10997531563042</c:v>
                </c:pt>
                <c:pt idx="306">
                  <c:v>-10.229159796237894</c:v>
                </c:pt>
                <c:pt idx="307">
                  <c:v>-10.345644445717303</c:v>
                </c:pt>
                <c:pt idx="308">
                  <c:v>-10.459500986337629</c:v>
                </c:pt>
                <c:pt idx="309">
                  <c:v>-10.570793455839132</c:v>
                </c:pt>
                <c:pt idx="310">
                  <c:v>-10.679595284163902</c:v>
                </c:pt>
                <c:pt idx="311">
                  <c:v>-10.786022593080986</c:v>
                </c:pt>
                <c:pt idx="312">
                  <c:v>-10.890217119455301</c:v>
                </c:pt>
                <c:pt idx="313">
                  <c:v>-10.992343653738466</c:v>
                </c:pt>
                <c:pt idx="314">
                  <c:v>-11.092538809776306</c:v>
                </c:pt>
                <c:pt idx="315">
                  <c:v>-11.190890532731958</c:v>
                </c:pt>
                <c:pt idx="316">
                  <c:v>-11.287450906634323</c:v>
                </c:pt>
                <c:pt idx="317">
                  <c:v>-11.3822540849447</c:v>
                </c:pt>
                <c:pt idx="318">
                  <c:v>-11.475354713201511</c:v>
                </c:pt>
                <c:pt idx="319">
                  <c:v>-11.566848421096793</c:v>
                </c:pt>
                <c:pt idx="320">
                  <c:v>-11.656853038072585</c:v>
                </c:pt>
                <c:pt idx="321">
                  <c:v>-11.745296841859787</c:v>
                </c:pt>
                <c:pt idx="322">
                  <c:v>-11.832568328082511</c:v>
                </c:pt>
                <c:pt idx="323">
                  <c:v>-11.918692258000332</c:v>
                </c:pt>
                <c:pt idx="324">
                  <c:v>-12.003345027565924</c:v>
                </c:pt>
                <c:pt idx="325">
                  <c:v>-12.08696721643207</c:v>
                </c:pt>
                <c:pt idx="326">
                  <c:v>-12.169463194906678</c:v>
                </c:pt>
                <c:pt idx="327">
                  <c:v>-12.250821009278276</c:v>
                </c:pt>
                <c:pt idx="328">
                  <c:v>-12.330894653499092</c:v>
                </c:pt>
                <c:pt idx="329">
                  <c:v>-12.410140930116121</c:v>
                </c:pt>
                <c:pt idx="330">
                  <c:v>-12.488431763648961</c:v>
                </c:pt>
                <c:pt idx="331">
                  <c:v>-12.565742392837979</c:v>
                </c:pt>
                <c:pt idx="332">
                  <c:v>-12.642054033279388</c:v>
                </c:pt>
                <c:pt idx="333">
                  <c:v>-12.717339362204038</c:v>
                </c:pt>
                <c:pt idx="334">
                  <c:v>-12.791589841246557</c:v>
                </c:pt>
                <c:pt idx="335">
                  <c:v>-12.864808885753105</c:v>
                </c:pt>
                <c:pt idx="336">
                  <c:v>-12.937015280127468</c:v>
                </c:pt>
                <c:pt idx="337">
                  <c:v>-13.0082184165716</c:v>
                </c:pt>
                <c:pt idx="338">
                  <c:v>-13.078402072191226</c:v>
                </c:pt>
                <c:pt idx="339">
                  <c:v>-13.147524408996096</c:v>
                </c:pt>
                <c:pt idx="340">
                  <c:v>-13.215523950755586</c:v>
                </c:pt>
                <c:pt idx="341">
                  <c:v>-13.282338367402545</c:v>
                </c:pt>
                <c:pt idx="342">
                  <c:v>-13.34792325943703</c:v>
                </c:pt>
                <c:pt idx="343">
                  <c:v>-13.412145428359485</c:v>
                </c:pt>
                <c:pt idx="344">
                  <c:v>-13.474976697564122</c:v>
                </c:pt>
                <c:pt idx="345">
                  <c:v>-13.536688587069476</c:v>
                </c:pt>
                <c:pt idx="346">
                  <c:v>-13.59702238440512</c:v>
                </c:pt>
                <c:pt idx="347">
                  <c:v>-13.655884167551953</c:v>
                </c:pt>
                <c:pt idx="348">
                  <c:v>-13.713179160654516</c:v>
                </c:pt>
                <c:pt idx="349">
                  <c:v>-13.768879187107078</c:v>
                </c:pt>
                <c:pt idx="350">
                  <c:v>-13.822878371179067</c:v>
                </c:pt>
                <c:pt idx="351">
                  <c:v>-13.875065714120819</c:v>
                </c:pt>
                <c:pt idx="352">
                  <c:v>-13.925383155047868</c:v>
                </c:pt>
                <c:pt idx="353">
                  <c:v>-13.973913516104201</c:v>
                </c:pt>
                <c:pt idx="354">
                  <c:v>-14.020477491617154</c:v>
                </c:pt>
                <c:pt idx="355">
                  <c:v>-14.064267352223366</c:v>
                </c:pt>
                <c:pt idx="356">
                  <c:v>-14.10587480664249</c:v>
                </c:pt>
                <c:pt idx="357">
                  <c:v>-14.145775441825366</c:v>
                </c:pt>
                <c:pt idx="358">
                  <c:v>-14.183414264023268</c:v>
                </c:pt>
                <c:pt idx="359">
                  <c:v>-14.218559029698339</c:v>
                </c:pt>
                <c:pt idx="360">
                  <c:v>-14.251126916706532</c:v>
                </c:pt>
                <c:pt idx="361">
                  <c:v>-14.281234046816783</c:v>
                </c:pt>
                <c:pt idx="362">
                  <c:v>-14.308660984039276</c:v>
                </c:pt>
                <c:pt idx="363">
                  <c:v>-14.332409593462931</c:v>
                </c:pt>
                <c:pt idx="364">
                  <c:v>-14.353152698278395</c:v>
                </c:pt>
                <c:pt idx="365">
                  <c:v>-14.371745842695191</c:v>
                </c:pt>
                <c:pt idx="366">
                  <c:v>-14.387430819868996</c:v>
                </c:pt>
                <c:pt idx="367">
                  <c:v>-14.399953186511951</c:v>
                </c:pt>
                <c:pt idx="368">
                  <c:v>-14.409236097335802</c:v>
                </c:pt>
                <c:pt idx="369">
                  <c:v>-14.415300044417327</c:v>
                </c:pt>
                <c:pt idx="370">
                  <c:v>-14.418004998564717</c:v>
                </c:pt>
                <c:pt idx="371">
                  <c:v>-14.417268991470282</c:v>
                </c:pt>
                <c:pt idx="372">
                  <c:v>-14.41191543638703</c:v>
                </c:pt>
                <c:pt idx="373">
                  <c:v>-14.402813538908951</c:v>
                </c:pt>
                <c:pt idx="374">
                  <c:v>-14.391078409552522</c:v>
                </c:pt>
                <c:pt idx="375">
                  <c:v>-14.375799858570089</c:v>
                </c:pt>
                <c:pt idx="376">
                  <c:v>-14.356750765442822</c:v>
                </c:pt>
                <c:pt idx="377">
                  <c:v>-14.33387819230553</c:v>
                </c:pt>
                <c:pt idx="378">
                  <c:v>-14.30713176280258</c:v>
                </c:pt>
                <c:pt idx="379">
                  <c:v>-14.276069189608087</c:v>
                </c:pt>
                <c:pt idx="380">
                  <c:v>-14.240628142654842</c:v>
                </c:pt>
                <c:pt idx="381">
                  <c:v>-14.200744584202758</c:v>
                </c:pt>
                <c:pt idx="382">
                  <c:v>-14.156691741943316</c:v>
                </c:pt>
                <c:pt idx="383">
                  <c:v>-14.109064739942497</c:v>
                </c:pt>
                <c:pt idx="384">
                  <c:v>-14.057125009596291</c:v>
                </c:pt>
                <c:pt idx="385">
                  <c:v>-14.001245677471125</c:v>
                </c:pt>
                <c:pt idx="386">
                  <c:v>-13.940685613453354</c:v>
                </c:pt>
                <c:pt idx="387">
                  <c:v>-13.875920404493758</c:v>
                </c:pt>
                <c:pt idx="388">
                  <c:v>-13.807485406100694</c:v>
                </c:pt>
                <c:pt idx="389">
                  <c:v>-13.734788909554448</c:v>
                </c:pt>
                <c:pt idx="390">
                  <c:v>-13.658403839170887</c:v>
                </c:pt>
                <c:pt idx="391">
                  <c:v>-13.577891322970338</c:v>
                </c:pt>
                <c:pt idx="392">
                  <c:v>-13.493386267125571</c:v>
                </c:pt>
                <c:pt idx="393">
                  <c:v>-13.40536255091426</c:v>
                </c:pt>
                <c:pt idx="394">
                  <c:v>-13.313267742097374</c:v>
                </c:pt>
                <c:pt idx="395">
                  <c:v>-13.215299391746511</c:v>
                </c:pt>
                <c:pt idx="396">
                  <c:v>-13.113423885405048</c:v>
                </c:pt>
                <c:pt idx="397">
                  <c:v>-13.007595115899992</c:v>
                </c:pt>
                <c:pt idx="398">
                  <c:v>-12.898087164759632</c:v>
                </c:pt>
                <c:pt idx="399">
                  <c:v>-12.784694257378559</c:v>
                </c:pt>
                <c:pt idx="400">
                  <c:v>-12.667859534919252</c:v>
                </c:pt>
                <c:pt idx="401">
                  <c:v>-12.54718254804607</c:v>
                </c:pt>
                <c:pt idx="402">
                  <c:v>-12.423253297805735</c:v>
                </c:pt>
                <c:pt idx="403">
                  <c:v>-12.295489467680426</c:v>
                </c:pt>
                <c:pt idx="404">
                  <c:v>-12.16351280808445</c:v>
                </c:pt>
                <c:pt idx="405">
                  <c:v>-12.028005534410461</c:v>
                </c:pt>
                <c:pt idx="406">
                  <c:v>-11.889339919388245</c:v>
                </c:pt>
                <c:pt idx="407">
                  <c:v>-11.747241027653164</c:v>
                </c:pt>
                <c:pt idx="408">
                  <c:v>-11.602224576473199</c:v>
                </c:pt>
                <c:pt idx="409">
                  <c:v>-11.453785094618784</c:v>
                </c:pt>
                <c:pt idx="410">
                  <c:v>-11.302323885261968</c:v>
                </c:pt>
                <c:pt idx="411">
                  <c:v>-11.147427691519232</c:v>
                </c:pt>
                <c:pt idx="412">
                  <c:v>-10.989475616812681</c:v>
                </c:pt>
                <c:pt idx="413">
                  <c:v>-10.828951786458465</c:v>
                </c:pt>
                <c:pt idx="414">
                  <c:v>-10.665410497784586</c:v>
                </c:pt>
                <c:pt idx="415">
                  <c:v>-10.499206092953631</c:v>
                </c:pt>
                <c:pt idx="416">
                  <c:v>-10.329953491687762</c:v>
                </c:pt>
                <c:pt idx="417">
                  <c:v>-10.158096688985806</c:v>
                </c:pt>
                <c:pt idx="418">
                  <c:v>-9.9840173497795544</c:v>
                </c:pt>
                <c:pt idx="419">
                  <c:v>-9.8074371233582127</c:v>
                </c:pt>
                <c:pt idx="420">
                  <c:v>-9.6287598744034586</c:v>
                </c:pt>
                <c:pt idx="421">
                  <c:v>-9.4478062972426322</c:v>
                </c:pt>
                <c:pt idx="422">
                  <c:v>-9.2646549448370905</c:v>
                </c:pt>
                <c:pt idx="423">
                  <c:v>-9.0793322861194614</c:v>
                </c:pt>
                <c:pt idx="424">
                  <c:v>-8.8919578582048331</c:v>
                </c:pt>
                <c:pt idx="425">
                  <c:v>-8.7029141798615282</c:v>
                </c:pt>
                <c:pt idx="426">
                  <c:v>-8.512055245041827</c:v>
                </c:pt>
                <c:pt idx="427">
                  <c:v>-8.3192785933613767</c:v>
                </c:pt>
                <c:pt idx="428">
                  <c:v>-8.1249214902519693</c:v>
                </c:pt>
                <c:pt idx="429">
                  <c:v>-7.9290667578577594</c:v>
                </c:pt>
                <c:pt idx="430">
                  <c:v>-7.7313848152756286</c:v>
                </c:pt>
                <c:pt idx="431">
                  <c:v>-7.5323819875716698</c:v>
                </c:pt>
                <c:pt idx="432">
                  <c:v>-7.3321974501013383</c:v>
                </c:pt>
                <c:pt idx="433">
                  <c:v>-7.1307705804705366</c:v>
                </c:pt>
                <c:pt idx="434">
                  <c:v>-6.9282542154192432</c:v>
                </c:pt>
                <c:pt idx="435">
                  <c:v>-6.7247623421251577</c:v>
                </c:pt>
                <c:pt idx="436">
                  <c:v>-6.5203308217226903</c:v>
                </c:pt>
                <c:pt idx="437">
                  <c:v>-6.3150847412645428</c:v>
                </c:pt>
                <c:pt idx="438">
                  <c:v>-6.1090309314429758</c:v>
                </c:pt>
                <c:pt idx="439">
                  <c:v>-5.9023111291229649</c:v>
                </c:pt>
                <c:pt idx="440">
                  <c:v>-5.6948822155594794</c:v>
                </c:pt>
                <c:pt idx="441">
                  <c:v>-5.4868863545358133</c:v>
                </c:pt>
                <c:pt idx="442">
                  <c:v>-5.2782957963645405</c:v>
                </c:pt>
                <c:pt idx="443">
                  <c:v>-5.0691967785358392</c:v>
                </c:pt>
                <c:pt idx="444">
                  <c:v>-4.8597032882273155</c:v>
                </c:pt>
                <c:pt idx="445">
                  <c:v>-4.649810629338023</c:v>
                </c:pt>
                <c:pt idx="446">
                  <c:v>-4.4395696051418749</c:v>
                </c:pt>
                <c:pt idx="447">
                  <c:v>-4.2290609031915611</c:v>
                </c:pt>
                <c:pt idx="448">
                  <c:v>-4.0183267883956413</c:v>
                </c:pt>
                <c:pt idx="449">
                  <c:v>-3.8073864720761734</c:v>
                </c:pt>
                <c:pt idx="450">
                  <c:v>-3.5963121034204919</c:v>
                </c:pt>
                <c:pt idx="451">
                  <c:v>-3.3851478684693563</c:v>
                </c:pt>
                <c:pt idx="452">
                  <c:v>-3.173920022696255</c:v>
                </c:pt>
                <c:pt idx="453">
                  <c:v>-2.9626610118895731</c:v>
                </c:pt>
                <c:pt idx="454">
                  <c:v>-2.7513943165540664</c:v>
                </c:pt>
                <c:pt idx="455">
                  <c:v>-2.5401468325406311</c:v>
                </c:pt>
                <c:pt idx="456">
                  <c:v>-2.328939905762669</c:v>
                </c:pt>
                <c:pt idx="457">
                  <c:v>-2.1178328778594677</c:v>
                </c:pt>
                <c:pt idx="458">
                  <c:v>-1.9068293776363086</c:v>
                </c:pt>
                <c:pt idx="459">
                  <c:v>-1.6959304723888622</c:v>
                </c:pt>
                <c:pt idx="460">
                  <c:v>-1.4851715963333814</c:v>
                </c:pt>
                <c:pt idx="461">
                  <c:v>-1.2745421832427382</c:v>
                </c:pt>
                <c:pt idx="462">
                  <c:v>-1.0640706231817569</c:v>
                </c:pt>
                <c:pt idx="463">
                  <c:v>-0.85375318061560346</c:v>
                </c:pt>
                <c:pt idx="464">
                  <c:v>-0.64359807372093003</c:v>
                </c:pt>
                <c:pt idx="465">
                  <c:v>-0.43362512751482402</c:v>
                </c:pt>
                <c:pt idx="466">
                  <c:v>-0.22384133278392215</c:v>
                </c:pt>
                <c:pt idx="467">
                  <c:v>-1.4251187178888307E-2</c:v>
                </c:pt>
                <c:pt idx="468">
                  <c:v>0.19514220580458597</c:v>
                </c:pt>
                <c:pt idx="469">
                  <c:v>0.40427209516055862</c:v>
                </c:pt>
                <c:pt idx="470">
                  <c:v>0.6131904465146355</c:v>
                </c:pt>
                <c:pt idx="471">
                  <c:v>0.8219448879361122</c:v>
                </c:pt>
                <c:pt idx="472">
                  <c:v>1.0304926475509997</c:v>
                </c:pt>
                <c:pt idx="473">
                  <c:v>1.2388746561482546</c:v>
                </c:pt>
                <c:pt idx="474">
                  <c:v>1.4470694610848995</c:v>
                </c:pt>
                <c:pt idx="475">
                  <c:v>1.6547222932800649</c:v>
                </c:pt>
              </c:numCache>
            </c:numRef>
          </c:yVal>
          <c:smooth val="1"/>
          <c:extLst>
            <c:ext xmlns:c16="http://schemas.microsoft.com/office/drawing/2014/chart" uri="{C3380CC4-5D6E-409C-BE32-E72D297353CC}">
              <c16:uniqueId val="{00000010-4789-45DC-97F7-B59DC835213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Лист1!$S$2:$S$477</c:f>
              <c:numCache>
                <c:formatCode>0.00</c:formatCode>
                <c:ptCount val="476"/>
                <c:pt idx="0">
                  <c:v>10.811833217740057</c:v>
                </c:pt>
                <c:pt idx="1">
                  <c:v>10.278400549292559</c:v>
                </c:pt>
                <c:pt idx="2">
                  <c:v>10.328994633257359</c:v>
                </c:pt>
                <c:pt idx="3">
                  <c:v>9.2712141171097642</c:v>
                </c:pt>
                <c:pt idx="4">
                  <c:v>9.0859367117285483</c:v>
                </c:pt>
                <c:pt idx="5">
                  <c:v>8.8604786127805504</c:v>
                </c:pt>
                <c:pt idx="6">
                  <c:v>8.5984045878052502</c:v>
                </c:pt>
                <c:pt idx="7">
                  <c:v>8.3040785953402452</c:v>
                </c:pt>
                <c:pt idx="8">
                  <c:v>7.9774613589047938</c:v>
                </c:pt>
                <c:pt idx="9">
                  <c:v>7.6226649552583199</c:v>
                </c:pt>
                <c:pt idx="10">
                  <c:v>7.2457541853189289</c:v>
                </c:pt>
                <c:pt idx="11">
                  <c:v>6.8490570344030779</c:v>
                </c:pt>
                <c:pt idx="12">
                  <c:v>6.4357617281377228</c:v>
                </c:pt>
                <c:pt idx="13">
                  <c:v>6.0090389885007935</c:v>
                </c:pt>
                <c:pt idx="14">
                  <c:v>5.5730956681072712</c:v>
                </c:pt>
                <c:pt idx="15">
                  <c:v>5.1325804799795121</c:v>
                </c:pt>
                <c:pt idx="16">
                  <c:v>4.6906970188021635</c:v>
                </c:pt>
                <c:pt idx="17">
                  <c:v>4.2486449249088718</c:v>
                </c:pt>
                <c:pt idx="18">
                  <c:v>3.8063550375401971</c:v>
                </c:pt>
                <c:pt idx="19">
                  <c:v>3.3643274914473271</c:v>
                </c:pt>
                <c:pt idx="20">
                  <c:v>2.9254661846905905</c:v>
                </c:pt>
                <c:pt idx="21">
                  <c:v>2.4911993723362631</c:v>
                </c:pt>
                <c:pt idx="22">
                  <c:v>2.0635634545236803</c:v>
                </c:pt>
                <c:pt idx="23">
                  <c:v>1.6450930450111607</c:v>
                </c:pt>
                <c:pt idx="24">
                  <c:v>1.2382598938420397</c:v>
                </c:pt>
                <c:pt idx="25">
                  <c:v>0.84464375870301922</c:v>
                </c:pt>
                <c:pt idx="26">
                  <c:v>0.46428092764690487</c:v>
                </c:pt>
                <c:pt idx="27">
                  <c:v>9.7017436602618481E-2</c:v>
                </c:pt>
                <c:pt idx="28">
                  <c:v>-0.25713487411849201</c:v>
                </c:pt>
                <c:pt idx="29">
                  <c:v>-0.59684710800647722</c:v>
                </c:pt>
                <c:pt idx="30">
                  <c:v>-0.9210219450294943</c:v>
                </c:pt>
                <c:pt idx="31">
                  <c:v>-1.2276335779577463</c:v>
                </c:pt>
                <c:pt idx="32">
                  <c:v>-1.515001336298879</c:v>
                </c:pt>
                <c:pt idx="33">
                  <c:v>-1.782273624837394</c:v>
                </c:pt>
                <c:pt idx="34">
                  <c:v>-2.0294518310576661</c:v>
                </c:pt>
                <c:pt idx="35">
                  <c:v>-2.2569000095128988</c:v>
                </c:pt>
                <c:pt idx="36">
                  <c:v>-2.4646002296358316</c:v>
                </c:pt>
                <c:pt idx="37">
                  <c:v>-2.6516958799213155</c:v>
                </c:pt>
                <c:pt idx="38">
                  <c:v>-2.8167347978800512</c:v>
                </c:pt>
                <c:pt idx="39">
                  <c:v>-2.9579322516918163</c:v>
                </c:pt>
                <c:pt idx="40">
                  <c:v>-3.0739624466747002</c:v>
                </c:pt>
                <c:pt idx="41">
                  <c:v>-3.1643491555005259</c:v>
                </c:pt>
                <c:pt idx="42">
                  <c:v>-3.2293523713946337</c:v>
                </c:pt>
                <c:pt idx="43">
                  <c:v>-3.2694177970290172</c:v>
                </c:pt>
                <c:pt idx="44">
                  <c:v>-3.2845283556729532</c:v>
                </c:pt>
                <c:pt idx="45">
                  <c:v>-3.2739079099148474</c:v>
                </c:pt>
                <c:pt idx="46">
                  <c:v>-3.2362138018012003</c:v>
                </c:pt>
                <c:pt idx="47">
                  <c:v>-3.1701311230659468</c:v>
                </c:pt>
                <c:pt idx="48">
                  <c:v>-3.0749919600784743</c:v>
                </c:pt>
                <c:pt idx="49">
                  <c:v>-2.951014254614706</c:v>
                </c:pt>
                <c:pt idx="50">
                  <c:v>-2.7990294300019731</c:v>
                </c:pt>
                <c:pt idx="51">
                  <c:v>-2.6198881208896623</c:v>
                </c:pt>
                <c:pt idx="52">
                  <c:v>-2.4139098756015298</c:v>
                </c:pt>
                <c:pt idx="53">
                  <c:v>-2.1807452615350442</c:v>
                </c:pt>
                <c:pt idx="54">
                  <c:v>-1.9197007499635195</c:v>
                </c:pt>
                <c:pt idx="55">
                  <c:v>-1.6303423784673201</c:v>
                </c:pt>
                <c:pt idx="56">
                  <c:v>-1.3129826512187681</c:v>
                </c:pt>
                <c:pt idx="57">
                  <c:v>-0.96873550470918413</c:v>
                </c:pt>
                <c:pt idx="58">
                  <c:v>-0.59915668247267118</c:v>
                </c:pt>
                <c:pt idx="59">
                  <c:v>-0.20563789804000385</c:v>
                </c:pt>
                <c:pt idx="60">
                  <c:v>0.21101590753532909</c:v>
                </c:pt>
                <c:pt idx="61">
                  <c:v>0.65057194372638993</c:v>
                </c:pt>
                <c:pt idx="62">
                  <c:v>1.1129655724391314</c:v>
                </c:pt>
                <c:pt idx="63">
                  <c:v>1.5977452475577592</c:v>
                </c:pt>
                <c:pt idx="64">
                  <c:v>2.1037328347563693</c:v>
                </c:pt>
                <c:pt idx="65">
                  <c:v>2.6291180938482275</c:v>
                </c:pt>
                <c:pt idx="66">
                  <c:v>3.1718676131218664</c:v>
                </c:pt>
                <c:pt idx="67">
                  <c:v>3.7302944250404799</c:v>
                </c:pt>
                <c:pt idx="68">
                  <c:v>4.3033263243734803</c:v>
                </c:pt>
                <c:pt idx="69">
                  <c:v>4.8903637044131729</c:v>
                </c:pt>
                <c:pt idx="70">
                  <c:v>5.4908391907811165</c:v>
                </c:pt>
                <c:pt idx="71">
                  <c:v>6.1037371449172406</c:v>
                </c:pt>
                <c:pt idx="72">
                  <c:v>6.7274002701043667</c:v>
                </c:pt>
                <c:pt idx="73">
                  <c:v>7.3597131863236092</c:v>
                </c:pt>
                <c:pt idx="74">
                  <c:v>7.9985408753156388</c:v>
                </c:pt>
                <c:pt idx="75">
                  <c:v>8.6422379940747689</c:v>
                </c:pt>
                <c:pt idx="76">
                  <c:v>9.289620271325056</c:v>
                </c:pt>
                <c:pt idx="77">
                  <c:v>9.9400208607315843</c:v>
                </c:pt>
                <c:pt idx="78">
                  <c:v>10.592634594440456</c:v>
                </c:pt>
                <c:pt idx="79">
                  <c:v>11.246176448464361</c:v>
                </c:pt>
                <c:pt idx="80">
                  <c:v>11.898816651105861</c:v>
                </c:pt>
                <c:pt idx="81">
                  <c:v>12.548441103100751</c:v>
                </c:pt>
                <c:pt idx="82">
                  <c:v>13.193103910982602</c:v>
                </c:pt>
                <c:pt idx="83">
                  <c:v>13.831367214024015</c:v>
                </c:pt>
                <c:pt idx="84">
                  <c:v>14.462324237823434</c:v>
                </c:pt>
                <c:pt idx="85">
                  <c:v>15.085302159190151</c:v>
                </c:pt>
                <c:pt idx="86">
                  <c:v>15.699430918693491</c:v>
                </c:pt>
                <c:pt idx="87">
                  <c:v>16.303380239009837</c:v>
                </c:pt>
                <c:pt idx="88">
                  <c:v>16.895392924547149</c:v>
                </c:pt>
                <c:pt idx="89">
                  <c:v>17.473595657944628</c:v>
                </c:pt>
                <c:pt idx="90">
                  <c:v>18.036186844110446</c:v>
                </c:pt>
                <c:pt idx="91">
                  <c:v>18.582584166526789</c:v>
                </c:pt>
                <c:pt idx="92">
                  <c:v>19.111988434195492</c:v>
                </c:pt>
                <c:pt idx="93">
                  <c:v>19.623948821425412</c:v>
                </c:pt>
                <c:pt idx="94">
                  <c:v>20.11777030527589</c:v>
                </c:pt>
                <c:pt idx="95">
                  <c:v>20.592358267307237</c:v>
                </c:pt>
                <c:pt idx="96">
                  <c:v>21.046332907676682</c:v>
                </c:pt>
                <c:pt idx="97">
                  <c:v>21.478360533714291</c:v>
                </c:pt>
                <c:pt idx="98">
                  <c:v>21.887515586614605</c:v>
                </c:pt>
                <c:pt idx="99">
                  <c:v>22.273398470878565</c:v>
                </c:pt>
                <c:pt idx="100">
                  <c:v>22.635983571410133</c:v>
                </c:pt>
                <c:pt idx="101">
                  <c:v>22.975293087959251</c:v>
                </c:pt>
                <c:pt idx="102">
                  <c:v>23.291082823276472</c:v>
                </c:pt>
                <c:pt idx="103">
                  <c:v>23.582765337824771</c:v>
                </c:pt>
                <c:pt idx="104">
                  <c:v>23.849589255452138</c:v>
                </c:pt>
                <c:pt idx="105">
                  <c:v>24.090985921025226</c:v>
                </c:pt>
                <c:pt idx="106">
                  <c:v>24.306837505102155</c:v>
                </c:pt>
                <c:pt idx="107">
                  <c:v>24.497499203681937</c:v>
                </c:pt>
                <c:pt idx="108">
                  <c:v>24.663607978820796</c:v>
                </c:pt>
                <c:pt idx="109">
                  <c:v>24.805739316344241</c:v>
                </c:pt>
                <c:pt idx="110">
                  <c:v>24.924159613251661</c:v>
                </c:pt>
                <c:pt idx="111">
                  <c:v>25.018851792812313</c:v>
                </c:pt>
                <c:pt idx="112">
                  <c:v>25.089715102314905</c:v>
                </c:pt>
                <c:pt idx="113">
                  <c:v>25.13690835535526</c:v>
                </c:pt>
                <c:pt idx="114">
                  <c:v>25.161012160778021</c:v>
                </c:pt>
                <c:pt idx="115">
                  <c:v>25.163010138273236</c:v>
                </c:pt>
                <c:pt idx="116">
                  <c:v>25.144024229049645</c:v>
                </c:pt>
                <c:pt idx="117">
                  <c:v>25.105017560720391</c:v>
                </c:pt>
                <c:pt idx="118">
                  <c:v>25.04660831093787</c:v>
                </c:pt>
                <c:pt idx="119">
                  <c:v>24.969161921739556</c:v>
                </c:pt>
                <c:pt idx="120">
                  <c:v>24.873045542836135</c:v>
                </c:pt>
                <c:pt idx="121">
                  <c:v>24.758904674649216</c:v>
                </c:pt>
                <c:pt idx="122">
                  <c:v>24.627767336368553</c:v>
                </c:pt>
                <c:pt idx="123">
                  <c:v>24.480962097644763</c:v>
                </c:pt>
                <c:pt idx="124">
                  <c:v>24.319843143224677</c:v>
                </c:pt>
                <c:pt idx="125">
                  <c:v>24.145506799220989</c:v>
                </c:pt>
                <c:pt idx="126">
                  <c:v>23.958426091074905</c:v>
                </c:pt>
                <c:pt idx="127">
                  <c:v>23.759702467918384</c:v>
                </c:pt>
                <c:pt idx="128">
                  <c:v>23.549653556942911</c:v>
                </c:pt>
                <c:pt idx="129">
                  <c:v>23.328906074166245</c:v>
                </c:pt>
                <c:pt idx="130">
                  <c:v>23.099263322353316</c:v>
                </c:pt>
                <c:pt idx="131">
                  <c:v>22.861838704347555</c:v>
                </c:pt>
                <c:pt idx="132">
                  <c:v>22.617962497472735</c:v>
                </c:pt>
                <c:pt idx="133">
                  <c:v>22.36864564418789</c:v>
                </c:pt>
                <c:pt idx="134">
                  <c:v>22.114583167433707</c:v>
                </c:pt>
                <c:pt idx="135">
                  <c:v>21.856330060958861</c:v>
                </c:pt>
                <c:pt idx="136">
                  <c:v>21.594542071223206</c:v>
                </c:pt>
                <c:pt idx="137">
                  <c:v>21.330160126089993</c:v>
                </c:pt>
                <c:pt idx="138">
                  <c:v>21.064396673440918</c:v>
                </c:pt>
                <c:pt idx="139">
                  <c:v>20.798544421792002</c:v>
                </c:pt>
                <c:pt idx="140">
                  <c:v>20.533718481659847</c:v>
                </c:pt>
                <c:pt idx="141">
                  <c:v>20.270677059888836</c:v>
                </c:pt>
                <c:pt idx="142">
                  <c:v>20.009888058900788</c:v>
                </c:pt>
                <c:pt idx="143">
                  <c:v>19.751732289791086</c:v>
                </c:pt>
                <c:pt idx="144">
                  <c:v>19.496730592846816</c:v>
                </c:pt>
                <c:pt idx="145">
                  <c:v>19.245668497681617</c:v>
                </c:pt>
                <c:pt idx="146">
                  <c:v>18.999536454677564</c:v>
                </c:pt>
                <c:pt idx="147">
                  <c:v>18.759297591447798</c:v>
                </c:pt>
                <c:pt idx="148">
                  <c:v>18.525657176971386</c:v>
                </c:pt>
                <c:pt idx="149">
                  <c:v>18.298966991901395</c:v>
                </c:pt>
                <c:pt idx="150">
                  <c:v>18.079332911968219</c:v>
                </c:pt>
                <c:pt idx="151">
                  <c:v>17.866812998056378</c:v>
                </c:pt>
                <c:pt idx="152">
                  <c:v>17.661659985780691</c:v>
                </c:pt>
                <c:pt idx="153">
                  <c:v>17.464362269639935</c:v>
                </c:pt>
                <c:pt idx="154">
                  <c:v>17.275522658228866</c:v>
                </c:pt>
                <c:pt idx="155">
                  <c:v>17.095653453469264</c:v>
                </c:pt>
                <c:pt idx="156">
                  <c:v>16.924968114495261</c:v>
                </c:pt>
                <c:pt idx="157">
                  <c:v>16.763353934884027</c:v>
                </c:pt>
                <c:pt idx="158">
                  <c:v>16.610510364174814</c:v>
                </c:pt>
                <c:pt idx="159">
                  <c:v>16.466165882348967</c:v>
                </c:pt>
                <c:pt idx="160">
                  <c:v>16.330274382233611</c:v>
                </c:pt>
                <c:pt idx="161">
                  <c:v>16.202994677424392</c:v>
                </c:pt>
                <c:pt idx="162">
                  <c:v>16.084555596113187</c:v>
                </c:pt>
                <c:pt idx="163">
                  <c:v>15.975033983588192</c:v>
                </c:pt>
                <c:pt idx="164">
                  <c:v>15.87421467304228</c:v>
                </c:pt>
                <c:pt idx="165">
                  <c:v>15.781610977649668</c:v>
                </c:pt>
                <c:pt idx="166">
                  <c:v>15.696628627181013</c:v>
                </c:pt>
                <c:pt idx="167">
                  <c:v>15.618782642483698</c:v>
                </c:pt>
                <c:pt idx="168">
                  <c:v>15.547833949327433</c:v>
                </c:pt>
                <c:pt idx="169">
                  <c:v>15.483729609847014</c:v>
                </c:pt>
                <c:pt idx="170">
                  <c:v>15.426432055234873</c:v>
                </c:pt>
                <c:pt idx="171">
                  <c:v>15.375729534029928</c:v>
                </c:pt>
                <c:pt idx="172">
                  <c:v>15.331149020791031</c:v>
                </c:pt>
                <c:pt idx="173">
                  <c:v>15.292009153962113</c:v>
                </c:pt>
                <c:pt idx="174">
                  <c:v>15.257609787583313</c:v>
                </c:pt>
                <c:pt idx="175">
                  <c:v>15.227421543002128</c:v>
                </c:pt>
                <c:pt idx="176">
                  <c:v>15.20112679302691</c:v>
                </c:pt>
                <c:pt idx="177">
                  <c:v>15.17857526242731</c:v>
                </c:pt>
                <c:pt idx="178">
                  <c:v>15.159585937857617</c:v>
                </c:pt>
                <c:pt idx="179">
                  <c:v>15.143798500299399</c:v>
                </c:pt>
                <c:pt idx="180">
                  <c:v>15.130632340908006</c:v>
                </c:pt>
                <c:pt idx="181">
                  <c:v>15.119407805800412</c:v>
                </c:pt>
                <c:pt idx="182">
                  <c:v>15.109323996305459</c:v>
                </c:pt>
                <c:pt idx="183">
                  <c:v>15.099974486231774</c:v>
                </c:pt>
                <c:pt idx="184">
                  <c:v>15.091108247637713</c:v>
                </c:pt>
                <c:pt idx="185">
                  <c:v>15.082513529062251</c:v>
                </c:pt>
                <c:pt idx="186">
                  <c:v>15.073944425582837</c:v>
                </c:pt>
                <c:pt idx="187">
                  <c:v>15.065004757046683</c:v>
                </c:pt>
                <c:pt idx="188">
                  <c:v>15.055095130205125</c:v>
                </c:pt>
                <c:pt idx="189">
                  <c:v>15.043551260232887</c:v>
                </c:pt>
                <c:pt idx="190">
                  <c:v>15.029782292246779</c:v>
                </c:pt>
                <c:pt idx="191">
                  <c:v>15.0133869230747</c:v>
                </c:pt>
                <c:pt idx="192">
                  <c:v>14.994131201505615</c:v>
                </c:pt>
                <c:pt idx="193">
                  <c:v>14.971835821866989</c:v>
                </c:pt>
                <c:pt idx="194">
                  <c:v>14.946234387159308</c:v>
                </c:pt>
                <c:pt idx="195">
                  <c:v>14.916896563768383</c:v>
                </c:pt>
                <c:pt idx="196">
                  <c:v>14.883245158195486</c:v>
                </c:pt>
                <c:pt idx="197">
                  <c:v>14.844680777192067</c:v>
                </c:pt>
                <c:pt idx="198">
                  <c:v>14.800725272297827</c:v>
                </c:pt>
                <c:pt idx="199">
                  <c:v>14.751088339090325</c:v>
                </c:pt>
                <c:pt idx="200">
                  <c:v>14.695614579319948</c:v>
                </c:pt>
                <c:pt idx="201">
                  <c:v>14.634177625179291</c:v>
                </c:pt>
                <c:pt idx="202">
                  <c:v>14.566540110111227</c:v>
                </c:pt>
                <c:pt idx="203">
                  <c:v>14.492319515347436</c:v>
                </c:pt>
                <c:pt idx="204">
                  <c:v>14.411041107773777</c:v>
                </c:pt>
                <c:pt idx="205">
                  <c:v>14.322251500189303</c:v>
                </c:pt>
                <c:pt idx="206">
                  <c:v>14.225645019113999</c:v>
                </c:pt>
                <c:pt idx="207">
                  <c:v>14.121102127432776</c:v>
                </c:pt>
                <c:pt idx="208">
                  <c:v>14.008616848289959</c:v>
                </c:pt>
                <c:pt idx="209">
                  <c:v>13.888180643320066</c:v>
                </c:pt>
                <c:pt idx="210">
                  <c:v>13.759673975408061</c:v>
                </c:pt>
                <c:pt idx="211">
                  <c:v>13.622856062650662</c:v>
                </c:pt>
                <c:pt idx="212">
                  <c:v>13.477431477606274</c:v>
                </c:pt>
                <c:pt idx="213">
                  <c:v>13.323181638121557</c:v>
                </c:pt>
                <c:pt idx="214">
                  <c:v>13.160051044821733</c:v>
                </c:pt>
                <c:pt idx="215">
                  <c:v>12.988148134946782</c:v>
                </c:pt>
                <c:pt idx="216">
                  <c:v>12.807098928093859</c:v>
                </c:pt>
                <c:pt idx="217">
                  <c:v>12.618214063346381</c:v>
                </c:pt>
                <c:pt idx="218">
                  <c:v>12.420959892868982</c:v>
                </c:pt>
                <c:pt idx="219">
                  <c:v>12.215297140181045</c:v>
                </c:pt>
                <c:pt idx="220">
                  <c:v>12.001169452071153</c:v>
                </c:pt>
                <c:pt idx="221">
                  <c:v>11.778617812693094</c:v>
                </c:pt>
                <c:pt idx="222">
                  <c:v>11.547832627594415</c:v>
                </c:pt>
                <c:pt idx="223">
                  <c:v>11.309140062332137</c:v>
                </c:pt>
                <c:pt idx="224">
                  <c:v>11.06291068196294</c:v>
                </c:pt>
                <c:pt idx="225">
                  <c:v>10.809461259841887</c:v>
                </c:pt>
                <c:pt idx="226">
                  <c:v>10.548986470699276</c:v>
                </c:pt>
                <c:pt idx="227">
                  <c:v>10.281611828505984</c:v>
                </c:pt>
                <c:pt idx="228">
                  <c:v>10.007464554905884</c:v>
                </c:pt>
                <c:pt idx="229">
                  <c:v>9.7267794549464721</c:v>
                </c:pt>
                <c:pt idx="230">
                  <c:v>9.4399168476462361</c:v>
                </c:pt>
                <c:pt idx="231">
                  <c:v>9.1473446354269434</c:v>
                </c:pt>
                <c:pt idx="232">
                  <c:v>8.8495375514030226</c:v>
                </c:pt>
                <c:pt idx="233">
                  <c:v>8.5468738451599933</c:v>
                </c:pt>
                <c:pt idx="234">
                  <c:v>8.2396241828798704</c:v>
                </c:pt>
                <c:pt idx="235">
                  <c:v>7.9279849469661663</c:v>
                </c:pt>
                <c:pt idx="236">
                  <c:v>7.6121755734085781</c:v>
                </c:pt>
                <c:pt idx="237">
                  <c:v>7.2925256431102241</c:v>
                </c:pt>
                <c:pt idx="238">
                  <c:v>6.9694689050316301</c:v>
                </c:pt>
                <c:pt idx="239">
                  <c:v>6.6435091227292551</c:v>
                </c:pt>
                <c:pt idx="240">
                  <c:v>6.3151137717068044</c:v>
                </c:pt>
                <c:pt idx="241">
                  <c:v>5.9846427440643026</c:v>
                </c:pt>
                <c:pt idx="242">
                  <c:v>5.6521541006863094</c:v>
                </c:pt>
                <c:pt idx="243">
                  <c:v>5.3182425387203658</c:v>
                </c:pt>
                <c:pt idx="244">
                  <c:v>4.982945200055835</c:v>
                </c:pt>
                <c:pt idx="245">
                  <c:v>4.64659337326884</c:v>
                </c:pt>
                <c:pt idx="246">
                  <c:v>4.3096007421612716</c:v>
                </c:pt>
                <c:pt idx="247">
                  <c:v>3.9724134363234009</c:v>
                </c:pt>
                <c:pt idx="248">
                  <c:v>3.635425074398515</c:v>
                </c:pt>
                <c:pt idx="249">
                  <c:v>3.2989193435758328</c:v>
                </c:pt>
                <c:pt idx="250">
                  <c:v>2.9632091749459497</c:v>
                </c:pt>
                <c:pt idx="251">
                  <c:v>2.6282546516507841</c:v>
                </c:pt>
                <c:pt idx="252">
                  <c:v>2.2943298552185274</c:v>
                </c:pt>
                <c:pt idx="253">
                  <c:v>1.9617396052926761</c:v>
                </c:pt>
                <c:pt idx="254">
                  <c:v>1.6308339748531533</c:v>
                </c:pt>
                <c:pt idx="255">
                  <c:v>1.3019704012200197</c:v>
                </c:pt>
                <c:pt idx="256">
                  <c:v>0.97543940227478199</c:v>
                </c:pt>
                <c:pt idx="257">
                  <c:v>0.65142850186675427</c:v>
                </c:pt>
                <c:pt idx="258">
                  <c:v>0.33006318728439493</c:v>
                </c:pt>
                <c:pt idx="259">
                  <c:v>1.1450472428987227E-2</c:v>
                </c:pt>
                <c:pt idx="260">
                  <c:v>-0.3042508015874773</c:v>
                </c:pt>
                <c:pt idx="261">
                  <c:v>-0.61681140717118421</c:v>
                </c:pt>
                <c:pt idx="262">
                  <c:v>-0.92595199719071219</c:v>
                </c:pt>
                <c:pt idx="263">
                  <c:v>-1.2314076421782369</c:v>
                </c:pt>
                <c:pt idx="264">
                  <c:v>-1.5329861221834975</c:v>
                </c:pt>
                <c:pt idx="265">
                  <c:v>-1.8305892460048179</c:v>
                </c:pt>
                <c:pt idx="266">
                  <c:v>-2.1241760294884391</c:v>
                </c:pt>
                <c:pt idx="267">
                  <c:v>-2.4137002587318412</c:v>
                </c:pt>
                <c:pt idx="268">
                  <c:v>-2.6990564849227625</c:v>
                </c:pt>
                <c:pt idx="269">
                  <c:v>-2.9800735138356629</c:v>
                </c:pt>
                <c:pt idx="270">
                  <c:v>-3.2565553899854365</c:v>
                </c:pt>
                <c:pt idx="271">
                  <c:v>-3.5283285710960608</c:v>
                </c:pt>
                <c:pt idx="272">
                  <c:v>-3.7953021235764002</c:v>
                </c:pt>
                <c:pt idx="273">
                  <c:v>-4.0567084483802276</c:v>
                </c:pt>
                <c:pt idx="274">
                  <c:v>-4.3140274576842748</c:v>
                </c:pt>
                <c:pt idx="275">
                  <c:v>-4.5666426815092542</c:v>
                </c:pt>
                <c:pt idx="276">
                  <c:v>-4.814439278841018</c:v>
                </c:pt>
                <c:pt idx="277">
                  <c:v>-5.0573224738240228</c:v>
                </c:pt>
                <c:pt idx="278">
                  <c:v>-5.2951834022998812</c:v>
                </c:pt>
                <c:pt idx="279">
                  <c:v>-5.5279507689177931</c:v>
                </c:pt>
                <c:pt idx="280">
                  <c:v>-5.7556245736777392</c:v>
                </c:pt>
                <c:pt idx="281">
                  <c:v>-5.9782705619930754</c:v>
                </c:pt>
                <c:pt idx="282">
                  <c:v>-6.1959783867001352</c:v>
                </c:pt>
                <c:pt idx="283">
                  <c:v>-6.4088146470486942</c:v>
                </c:pt>
                <c:pt idx="284">
                  <c:v>-6.6167917236685687</c:v>
                </c:pt>
                <c:pt idx="285">
                  <c:v>-6.8198810130357312</c:v>
                </c:pt>
                <c:pt idx="286">
                  <c:v>-7.0180487886071177</c:v>
                </c:pt>
                <c:pt idx="287">
                  <c:v>-7.2113078579306071</c:v>
                </c:pt>
                <c:pt idx="288">
                  <c:v>-7.3997401893138326</c:v>
                </c:pt>
                <c:pt idx="289">
                  <c:v>-7.5834755659103026</c:v>
                </c:pt>
                <c:pt idx="290">
                  <c:v>-7.7626625552773056</c:v>
                </c:pt>
                <c:pt idx="291">
                  <c:v>-7.9374121561646254</c:v>
                </c:pt>
                <c:pt idx="292">
                  <c:v>-8.1077790141105091</c:v>
                </c:pt>
                <c:pt idx="293">
                  <c:v>-8.2737819135188584</c:v>
                </c:pt>
                <c:pt idx="294">
                  <c:v>-8.4354524463415075</c:v>
                </c:pt>
                <c:pt idx="295">
                  <c:v>-8.5928657501935461</c:v>
                </c:pt>
                <c:pt idx="296">
                  <c:v>-8.7455283075571018</c:v>
                </c:pt>
                <c:pt idx="297">
                  <c:v>-8.894551813602444</c:v>
                </c:pt>
                <c:pt idx="298">
                  <c:v>-9.0401719272136454</c:v>
                </c:pt>
                <c:pt idx="299">
                  <c:v>-9.1821435973047976</c:v>
                </c:pt>
                <c:pt idx="300">
                  <c:v>-9.3205539152025665</c:v>
                </c:pt>
                <c:pt idx="301">
                  <c:v>-9.4554609417915341</c:v>
                </c:pt>
                <c:pt idx="302">
                  <c:v>-9.5869372531771511</c:v>
                </c:pt>
                <c:pt idx="303">
                  <c:v>-9.7150947019457821</c:v>
                </c:pt>
                <c:pt idx="304">
                  <c:v>-9.8400895401835005</c:v>
                </c:pt>
                <c:pt idx="305">
                  <c:v>-9.962095950543878</c:v>
                </c:pt>
                <c:pt idx="306">
                  <c:v>-10.081281284987877</c:v>
                </c:pt>
                <c:pt idx="307">
                  <c:v>-10.197761665284602</c:v>
                </c:pt>
                <c:pt idx="308">
                  <c:v>-10.311615644395296</c:v>
                </c:pt>
                <c:pt idx="309">
                  <c:v>-10.422903844714115</c:v>
                </c:pt>
                <c:pt idx="310">
                  <c:v>-10.531703965365834</c:v>
                </c:pt>
                <c:pt idx="311">
                  <c:v>-10.638127858936759</c:v>
                </c:pt>
                <c:pt idx="312">
                  <c:v>-10.74232153147455</c:v>
                </c:pt>
                <c:pt idx="313">
                  <c:v>-10.84444550424814</c:v>
                </c:pt>
                <c:pt idx="314">
                  <c:v>-10.944637244939765</c:v>
                </c:pt>
                <c:pt idx="315">
                  <c:v>-11.042982991039736</c:v>
                </c:pt>
                <c:pt idx="316">
                  <c:v>-11.13953738808631</c:v>
                </c:pt>
                <c:pt idx="317">
                  <c:v>-11.234337151050529</c:v>
                </c:pt>
                <c:pt idx="318">
                  <c:v>-11.327436925470815</c:v>
                </c:pt>
                <c:pt idx="319">
                  <c:v>-11.41892892569299</c:v>
                </c:pt>
                <c:pt idx="320">
                  <c:v>-11.508933542668782</c:v>
                </c:pt>
                <c:pt idx="321">
                  <c:v>-11.597376492619459</c:v>
                </c:pt>
                <c:pt idx="322">
                  <c:v>-11.684646271169131</c:v>
                </c:pt>
                <c:pt idx="323">
                  <c:v>-11.770769347250427</c:v>
                </c:pt>
                <c:pt idx="324">
                  <c:v>-11.855421262979494</c:v>
                </c:pt>
                <c:pt idx="325">
                  <c:v>-11.939046013355217</c:v>
                </c:pt>
                <c:pt idx="326">
                  <c:v>-12.021543699502931</c:v>
                </c:pt>
                <c:pt idx="327">
                  <c:v>-12.102907490730264</c:v>
                </c:pt>
                <c:pt idx="328">
                  <c:v>-12.182987965643397</c:v>
                </c:pt>
                <c:pt idx="329">
                  <c:v>-12.262238511443108</c:v>
                </c:pt>
                <c:pt idx="330">
                  <c:v>-12.340536175668211</c:v>
                </c:pt>
                <c:pt idx="331">
                  <c:v>-12.417853635549545</c:v>
                </c:pt>
                <c:pt idx="332">
                  <c:v>-12.494172106683214</c:v>
                </c:pt>
                <c:pt idx="333">
                  <c:v>-12.569466827809755</c:v>
                </c:pt>
                <c:pt idx="334">
                  <c:v>-12.643728406727277</c:v>
                </c:pt>
                <c:pt idx="335">
                  <c:v>-12.716961112618401</c:v>
                </c:pt>
                <c:pt idx="336">
                  <c:v>-12.789181168377398</c:v>
                </c:pt>
                <c:pt idx="337">
                  <c:v>-12.860397966206047</c:v>
                </c:pt>
                <c:pt idx="338">
                  <c:v>-12.930596990883304</c:v>
                </c:pt>
                <c:pt idx="339">
                  <c:v>-12.999733842909333</c:v>
                </c:pt>
                <c:pt idx="340">
                  <c:v>-13.06774875372645</c:v>
                </c:pt>
                <c:pt idx="341">
                  <c:v>-13.13458280861372</c:v>
                </c:pt>
                <c:pt idx="342">
                  <c:v>-13.200186485052104</c:v>
                </c:pt>
                <c:pt idx="343">
                  <c:v>-13.264430853724447</c:v>
                </c:pt>
                <c:pt idx="344">
                  <c:v>-13.327284322679025</c:v>
                </c:pt>
                <c:pt idx="345">
                  <c:v>-13.389016704261277</c:v>
                </c:pt>
                <c:pt idx="346">
                  <c:v>-13.449372701346864</c:v>
                </c:pt>
                <c:pt idx="347">
                  <c:v>-13.508256684243641</c:v>
                </c:pt>
                <c:pt idx="348">
                  <c:v>-13.565575584769199</c:v>
                </c:pt>
                <c:pt idx="349">
                  <c:v>-13.621301226317863</c:v>
                </c:pt>
                <c:pt idx="350">
                  <c:v>-13.675326025485955</c:v>
                </c:pt>
                <c:pt idx="351">
                  <c:v>-13.727541545033443</c:v>
                </c:pt>
                <c:pt idx="352">
                  <c:v>-13.777888016402695</c:v>
                </c:pt>
                <c:pt idx="353">
                  <c:v>-13.826444846391656</c:v>
                </c:pt>
                <c:pt idx="354">
                  <c:v>-13.87303529083724</c:v>
                </c:pt>
                <c:pt idx="355">
                  <c:v>-13.916855035722238</c:v>
                </c:pt>
                <c:pt idx="356">
                  <c:v>-13.95849237442015</c:v>
                </c:pt>
                <c:pt idx="357">
                  <c:v>-13.998422893881754</c:v>
                </c:pt>
                <c:pt idx="358">
                  <c:v>-14.03609330803155</c:v>
                </c:pt>
                <c:pt idx="359">
                  <c:v>-14.071269665658459</c:v>
                </c:pt>
                <c:pt idx="360">
                  <c:v>-14.103869998455014</c:v>
                </c:pt>
                <c:pt idx="361">
                  <c:v>-14.134007866680575</c:v>
                </c:pt>
                <c:pt idx="362">
                  <c:v>-14.161468103528014</c:v>
                </c:pt>
                <c:pt idx="363">
                  <c:v>-14.185250012576558</c:v>
                </c:pt>
                <c:pt idx="364">
                  <c:v>-14.206024709343859</c:v>
                </c:pt>
                <c:pt idx="365">
                  <c:v>-14.224652007222126</c:v>
                </c:pt>
                <c:pt idx="366">
                  <c:v>-14.240369430184353</c:v>
                </c:pt>
                <c:pt idx="367">
                  <c:v>-14.252925096452193</c:v>
                </c:pt>
                <c:pt idx="368">
                  <c:v>-14.262241306900931</c:v>
                </c:pt>
                <c:pt idx="369">
                  <c:v>-14.26833684593435</c:v>
                </c:pt>
                <c:pt idx="370">
                  <c:v>-14.271075953543154</c:v>
                </c:pt>
                <c:pt idx="371">
                  <c:v>-14.270370684564087</c:v>
                </c:pt>
                <c:pt idx="372">
                  <c:v>-14.265048721432674</c:v>
                </c:pt>
                <c:pt idx="373">
                  <c:v>-14.25597756206985</c:v>
                </c:pt>
                <c:pt idx="374">
                  <c:v>-14.244273170828791</c:v>
                </c:pt>
                <c:pt idx="375">
                  <c:v>-14.229023650288561</c:v>
                </c:pt>
                <c:pt idx="376">
                  <c:v>-14.21000273376703</c:v>
                </c:pt>
                <c:pt idx="377">
                  <c:v>-14.187158337235415</c:v>
                </c:pt>
                <c:pt idx="378">
                  <c:v>-14.160435815155461</c:v>
                </c:pt>
                <c:pt idx="379">
                  <c:v>-14.129398003220544</c:v>
                </c:pt>
                <c:pt idx="380">
                  <c:v>-14.093980009853826</c:v>
                </c:pt>
                <c:pt idx="381">
                  <c:v>-14.054117797315106</c:v>
                </c:pt>
                <c:pt idx="382">
                  <c:v>-14.010085447132557</c:v>
                </c:pt>
                <c:pt idx="383">
                  <c:v>-13.962476375698998</c:v>
                </c:pt>
                <c:pt idx="384">
                  <c:v>-13.910552014410477</c:v>
                </c:pt>
                <c:pt idx="385">
                  <c:v>-13.854686343669888</c:v>
                </c:pt>
                <c:pt idx="386">
                  <c:v>-13.79413737952706</c:v>
                </c:pt>
                <c:pt idx="387">
                  <c:v>-13.729383270442465</c:v>
                </c:pt>
                <c:pt idx="388">
                  <c:v>-13.660955102741717</c:v>
                </c:pt>
                <c:pt idx="389">
                  <c:v>-13.588264583051147</c:v>
                </c:pt>
                <c:pt idx="390">
                  <c:v>-13.511882928013748</c:v>
                </c:pt>
                <c:pt idx="391">
                  <c:v>-13.431372119486305</c:v>
                </c:pt>
                <c:pt idx="392">
                  <c:v>-13.346867063641538</c:v>
                </c:pt>
                <c:pt idx="393">
                  <c:v>-13.258841639757119</c:v>
                </c:pt>
                <c:pt idx="394">
                  <c:v>-13.166741707921025</c:v>
                </c:pt>
                <c:pt idx="395">
                  <c:v>-13.068767380714368</c:v>
                </c:pt>
                <c:pt idx="396">
                  <c:v>-12.966881628334489</c:v>
                </c:pt>
                <c:pt idx="397">
                  <c:v>-12.861041758954491</c:v>
                </c:pt>
                <c:pt idx="398">
                  <c:v>-12.751520146429495</c:v>
                </c:pt>
                <c:pt idx="399">
                  <c:v>-12.638113577663846</c:v>
                </c:pt>
                <c:pt idx="400">
                  <c:v>-12.521262632310385</c:v>
                </c:pt>
                <c:pt idx="401">
                  <c:v>-12.400568568706468</c:v>
                </c:pt>
                <c:pt idx="402">
                  <c:v>-12.276620534062348</c:v>
                </c:pt>
                <c:pt idx="403">
                  <c:v>-12.14883535802362</c:v>
                </c:pt>
                <c:pt idx="404">
                  <c:v>-12.016835644841175</c:v>
                </c:pt>
                <c:pt idx="405">
                  <c:v>-11.881304463744133</c:v>
                </c:pt>
                <c:pt idx="406">
                  <c:v>-11.7426140874624</c:v>
                </c:pt>
                <c:pt idx="407">
                  <c:v>-11.600487019121637</c:v>
                </c:pt>
                <c:pt idx="408">
                  <c:v>-11.455444099008988</c:v>
                </c:pt>
                <c:pt idx="409">
                  <c:v>-11.306974732875785</c:v>
                </c:pt>
                <c:pt idx="410">
                  <c:v>-11.155484493076765</c:v>
                </c:pt>
                <c:pt idx="411">
                  <c:v>-11.000556707382191</c:v>
                </c:pt>
                <c:pt idx="412">
                  <c:v>-10.842571333050698</c:v>
                </c:pt>
                <c:pt idx="413">
                  <c:v>-10.682015910744642</c:v>
                </c:pt>
                <c:pt idx="414">
                  <c:v>-10.518438760936244</c:v>
                </c:pt>
                <c:pt idx="415">
                  <c:v>-10.352199348807293</c:v>
                </c:pt>
                <c:pt idx="416">
                  <c:v>-10.182910886406844</c:v>
                </c:pt>
                <c:pt idx="417">
                  <c:v>-10.011015661060791</c:v>
                </c:pt>
                <c:pt idx="418">
                  <c:v>-9.8368987530469703</c:v>
                </c:pt>
                <c:pt idx="419">
                  <c:v>-9.6602783963083638</c:v>
                </c:pt>
                <c:pt idx="420">
                  <c:v>-9.4815618708729321</c:v>
                </c:pt>
                <c:pt idx="421">
                  <c:v>-9.3005664557218477</c:v>
                </c:pt>
                <c:pt idx="422">
                  <c:v>-9.1173732653259947</c:v>
                </c:pt>
                <c:pt idx="423">
                  <c:v>-8.9320087686180525</c:v>
                </c:pt>
                <c:pt idx="424">
                  <c:v>-8.7445907950401196</c:v>
                </c:pt>
                <c:pt idx="425">
                  <c:v>-8.5555027171969247</c:v>
                </c:pt>
                <c:pt idx="426">
                  <c:v>-8.3645985290408102</c:v>
                </c:pt>
                <c:pt idx="427">
                  <c:v>-8.1717766240238898</c:v>
                </c:pt>
                <c:pt idx="428">
                  <c:v>-7.9773725599050165</c:v>
                </c:pt>
                <c:pt idx="429">
                  <c:v>-7.7814708665012864</c:v>
                </c:pt>
                <c:pt idx="430">
                  <c:v>-7.5837411090731077</c:v>
                </c:pt>
                <c:pt idx="431">
                  <c:v>-7.3846904665231587</c:v>
                </c:pt>
                <c:pt idx="432">
                  <c:v>-7.1844572603702543</c:v>
                </c:pt>
                <c:pt idx="433">
                  <c:v>-6.9829821489751156</c:v>
                </c:pt>
                <c:pt idx="434">
                  <c:v>-6.7804166883230144</c:v>
                </c:pt>
                <c:pt idx="435">
                  <c:v>-6.5768752925097749</c:v>
                </c:pt>
                <c:pt idx="436">
                  <c:v>-6.3723946765064996</c:v>
                </c:pt>
                <c:pt idx="437">
                  <c:v>-6.1670990735291982</c:v>
                </c:pt>
                <c:pt idx="438">
                  <c:v>-5.9609948873519505</c:v>
                </c:pt>
                <c:pt idx="439">
                  <c:v>-5.7542268432676593</c:v>
                </c:pt>
                <c:pt idx="440">
                  <c:v>-5.546748407185075</c:v>
                </c:pt>
                <c:pt idx="441">
                  <c:v>-5.3387034505605691</c:v>
                </c:pt>
                <c:pt idx="442">
                  <c:v>-5.130064223706718</c:v>
                </c:pt>
                <c:pt idx="443">
                  <c:v>-4.9209169641137063</c:v>
                </c:pt>
                <c:pt idx="444">
                  <c:v>-4.7113752320408784</c:v>
                </c:pt>
                <c:pt idx="445">
                  <c:v>-4.501435185223813</c:v>
                </c:pt>
                <c:pt idx="446">
                  <c:v>-4.2911476269364348</c:v>
                </c:pt>
                <c:pt idx="447">
                  <c:v>-4.0805928178131534</c:v>
                </c:pt>
                <c:pt idx="448">
                  <c:v>-3.8698130227625338</c:v>
                </c:pt>
                <c:pt idx="449">
                  <c:v>-3.658827880024909</c:v>
                </c:pt>
                <c:pt idx="450">
                  <c:v>-3.4477088984101991</c:v>
                </c:pt>
                <c:pt idx="451">
                  <c:v>-3.2365017581731026</c:v>
                </c:pt>
                <c:pt idx="452">
                  <c:v>-3.0252312205731862</c:v>
                </c:pt>
                <c:pt idx="453">
                  <c:v>-2.8139310121536232</c:v>
                </c:pt>
                <c:pt idx="454">
                  <c:v>-2.6026233326643693</c:v>
                </c:pt>
                <c:pt idx="455">
                  <c:v>-2.3913357183337176</c:v>
                </c:pt>
                <c:pt idx="456">
                  <c:v>-2.1800897285342216</c:v>
                </c:pt>
                <c:pt idx="457">
                  <c:v>-1.9689440645277492</c:v>
                </c:pt>
                <c:pt idx="458">
                  <c:v>-1.7579035291448222</c:v>
                </c:pt>
                <c:pt idx="459">
                  <c:v>-1.5469681223854406</c:v>
                </c:pt>
                <c:pt idx="460">
                  <c:v>-1.3361737053841316</c:v>
                </c:pt>
                <c:pt idx="461">
                  <c:v>-1.1255093917250627</c:v>
                </c:pt>
                <c:pt idx="462">
                  <c:v>-0.91500367820262829</c:v>
                </c:pt>
                <c:pt idx="463">
                  <c:v>-0.70465277591719766</c:v>
                </c:pt>
                <c:pt idx="464">
                  <c:v>-0.4944649564102287</c:v>
                </c:pt>
                <c:pt idx="465">
                  <c:v>-0.28446001801639764</c:v>
                </c:pt>
                <c:pt idx="466">
                  <c:v>-7.4644911498762512E-2</c:v>
                </c:pt>
                <c:pt idx="467">
                  <c:v>0.1349758938420561</c:v>
                </c:pt>
                <c:pt idx="468">
                  <c:v>0.34439934287220231</c:v>
                </c:pt>
                <c:pt idx="469">
                  <c:v>0.55355844944715449</c:v>
                </c:pt>
                <c:pt idx="470">
                  <c:v>0.76250548437237475</c:v>
                </c:pt>
                <c:pt idx="471">
                  <c:v>0.97128815576433813</c:v>
                </c:pt>
                <c:pt idx="472">
                  <c:v>1.179863771796223</c:v>
                </c:pt>
                <c:pt idx="473">
                  <c:v>1.3882733166217771</c:v>
                </c:pt>
                <c:pt idx="474">
                  <c:v>1.5964949106797541</c:v>
                </c:pt>
                <c:pt idx="475">
                  <c:v>1.8041745319962461</c:v>
                </c:pt>
              </c:numCache>
            </c:numRef>
          </c:yVal>
          <c:smooth val="1"/>
          <c:extLst>
            <c:ext xmlns:c16="http://schemas.microsoft.com/office/drawing/2014/chart" uri="{C3380CC4-5D6E-409C-BE32-E72D297353CC}">
              <c16:uniqueId val="{00000011-4789-45DC-97F7-B59DC835213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Лист1!$T$2:$T$477</c:f>
              <c:numCache>
                <c:formatCode>0.00</c:formatCode>
                <c:ptCount val="476"/>
                <c:pt idx="0">
                  <c:v>8.6675960853695866</c:v>
                </c:pt>
                <c:pt idx="1">
                  <c:v>7.9151500761508844</c:v>
                </c:pt>
                <c:pt idx="2">
                  <c:v>7.920700867474058</c:v>
                </c:pt>
                <c:pt idx="3">
                  <c:v>7.0330652117729038</c:v>
                </c:pt>
                <c:pt idx="4">
                  <c:v>6.8471060179173842</c:v>
                </c:pt>
                <c:pt idx="5">
                  <c:v>6.6259704664348984</c:v>
                </c:pt>
                <c:pt idx="6">
                  <c:v>6.3719122588634027</c:v>
                </c:pt>
                <c:pt idx="7">
                  <c:v>6.0880145989358052</c:v>
                </c:pt>
                <c:pt idx="8">
                  <c:v>5.7733655892312266</c:v>
                </c:pt>
                <c:pt idx="9">
                  <c:v>5.4312478043138928</c:v>
                </c:pt>
                <c:pt idx="10">
                  <c:v>5.0670105300843709</c:v>
                </c:pt>
                <c:pt idx="11">
                  <c:v>4.6823934584855982</c:v>
                </c:pt>
                <c:pt idx="12">
                  <c:v>4.2800208561122366</c:v>
                </c:pt>
                <c:pt idx="13">
                  <c:v>3.8625554122030707</c:v>
                </c:pt>
                <c:pt idx="14">
                  <c:v>3.433741626888509</c:v>
                </c:pt>
                <c:pt idx="15">
                  <c:v>2.9978301119059294</c:v>
                </c:pt>
                <c:pt idx="16">
                  <c:v>2.5577467516064596</c:v>
                </c:pt>
                <c:pt idx="17">
                  <c:v>2.1145471014082391</c:v>
                </c:pt>
                <c:pt idx="18">
                  <c:v>1.6681361719965879</c:v>
                </c:pt>
                <c:pt idx="19">
                  <c:v>1.2190498525276749</c:v>
                </c:pt>
                <c:pt idx="20">
                  <c:v>0.77020372794940772</c:v>
                </c:pt>
                <c:pt idx="21">
                  <c:v>0.32351911724545057</c:v>
                </c:pt>
                <c:pt idx="22">
                  <c:v>-0.11886634645052238</c:v>
                </c:pt>
                <c:pt idx="23">
                  <c:v>-0.55411312300711857</c:v>
                </c:pt>
                <c:pt idx="24">
                  <c:v>-0.97940312493592319</c:v>
                </c:pt>
                <c:pt idx="25">
                  <c:v>-1.3927723947912432</c:v>
                </c:pt>
                <c:pt idx="26">
                  <c:v>-1.7937348861247249</c:v>
                </c:pt>
                <c:pt idx="27">
                  <c:v>-2.1820033896714439</c:v>
                </c:pt>
                <c:pt idx="28">
                  <c:v>-2.5571264393627615</c:v>
                </c:pt>
                <c:pt idx="29">
                  <c:v>-2.9173645567148894</c:v>
                </c:pt>
                <c:pt idx="30">
                  <c:v>-3.2612632311880545</c:v>
                </c:pt>
                <c:pt idx="31">
                  <c:v>-3.5864630989730331</c:v>
                </c:pt>
                <c:pt idx="32">
                  <c:v>-3.8909924380481216</c:v>
                </c:pt>
                <c:pt idx="33">
                  <c:v>-4.1737374186515801</c:v>
                </c:pt>
                <c:pt idx="34">
                  <c:v>-4.434470066428184</c:v>
                </c:pt>
                <c:pt idx="35">
                  <c:v>-4.6733688332140444</c:v>
                </c:pt>
                <c:pt idx="36">
                  <c:v>-4.8902911283075765</c:v>
                </c:pt>
                <c:pt idx="37">
                  <c:v>-5.0843276157975179</c:v>
                </c:pt>
                <c:pt idx="38">
                  <c:v>-5.2540344581007954</c:v>
                </c:pt>
                <c:pt idx="39">
                  <c:v>-5.3976933091878845</c:v>
                </c:pt>
                <c:pt idx="40">
                  <c:v>-5.5140797674655886</c:v>
                </c:pt>
                <c:pt idx="41">
                  <c:v>-5.6028424791991673</c:v>
                </c:pt>
                <c:pt idx="42">
                  <c:v>-5.6643853090703473</c:v>
                </c:pt>
                <c:pt idx="43">
                  <c:v>-5.6993251539766758</c:v>
                </c:pt>
                <c:pt idx="44">
                  <c:v>-5.7078438811004117</c:v>
                </c:pt>
                <c:pt idx="45">
                  <c:v>-5.6893946081399918</c:v>
                </c:pt>
                <c:pt idx="46">
                  <c:v>-5.6428801551461181</c:v>
                </c:pt>
                <c:pt idx="47">
                  <c:v>-5.5672319456934893</c:v>
                </c:pt>
                <c:pt idx="48">
                  <c:v>-5.4620149500668047</c:v>
                </c:pt>
                <c:pt idx="49">
                  <c:v>-5.3276530981063814</c:v>
                </c:pt>
                <c:pt idx="50">
                  <c:v>-5.1651594668626784</c:v>
                </c:pt>
                <c:pt idx="51">
                  <c:v>-4.9755496948957427</c:v>
                </c:pt>
                <c:pt idx="52">
                  <c:v>-4.7592925384640647</c:v>
                </c:pt>
                <c:pt idx="53">
                  <c:v>-4.516172403842206</c:v>
                </c:pt>
                <c:pt idx="54">
                  <c:v>-4.2456112436950191</c:v>
                </c:pt>
                <c:pt idx="55">
                  <c:v>-3.9472594119608391</c:v>
                </c:pt>
                <c:pt idx="56">
                  <c:v>-3.621474666148421</c:v>
                </c:pt>
                <c:pt idx="57">
                  <c:v>-3.2693757455795991</c:v>
                </c:pt>
                <c:pt idx="58">
                  <c:v>-2.8924933657050098</c:v>
                </c:pt>
                <c:pt idx="59">
                  <c:v>-2.4921723190694998</c:v>
                </c:pt>
                <c:pt idx="60">
                  <c:v>-2.0691599261015647</c:v>
                </c:pt>
                <c:pt idx="61">
                  <c:v>-1.623624712787564</c:v>
                </c:pt>
                <c:pt idx="62">
                  <c:v>-1.1555564330890742</c:v>
                </c:pt>
                <c:pt idx="63">
                  <c:v>-0.66531892810016435</c:v>
                </c:pt>
                <c:pt idx="64">
                  <c:v>-0.15398703126702451</c:v>
                </c:pt>
                <c:pt idx="65">
                  <c:v>0.37674280428327583</c:v>
                </c:pt>
                <c:pt idx="66">
                  <c:v>0.92495322190224982</c:v>
                </c:pt>
                <c:pt idx="67">
                  <c:v>1.4890605015680145</c:v>
                </c:pt>
                <c:pt idx="68">
                  <c:v>2.0680774748325343</c:v>
                </c:pt>
                <c:pt idx="69">
                  <c:v>2.6614678256213655</c:v>
                </c:pt>
                <c:pt idx="70">
                  <c:v>3.2687114607542749</c:v>
                </c:pt>
                <c:pt idx="71">
                  <c:v>3.8888296701014022</c:v>
                </c:pt>
                <c:pt idx="72">
                  <c:v>4.5201956816017628</c:v>
                </c:pt>
                <c:pt idx="73">
                  <c:v>5.1607109785079928</c:v>
                </c:pt>
                <c:pt idx="74">
                  <c:v>5.8082418233155657</c:v>
                </c:pt>
                <c:pt idx="75">
                  <c:v>6.4611223809420606</c:v>
                </c:pt>
                <c:pt idx="76">
                  <c:v>7.1181086115538923</c:v>
                </c:pt>
                <c:pt idx="77">
                  <c:v>7.7784662157296767</c:v>
                </c:pt>
                <c:pt idx="78">
                  <c:v>8.4413054957985327</c:v>
                </c:pt>
                <c:pt idx="79">
                  <c:v>9.105251348018621</c:v>
                </c:pt>
                <c:pt idx="80">
                  <c:v>9.7683877632021794</c:v>
                </c:pt>
                <c:pt idx="81">
                  <c:v>10.428510989248704</c:v>
                </c:pt>
                <c:pt idx="82">
                  <c:v>11.083582064509361</c:v>
                </c:pt>
                <c:pt idx="83">
                  <c:v>11.732064937055084</c:v>
                </c:pt>
                <c:pt idx="84">
                  <c:v>12.372942687571001</c:v>
                </c:pt>
                <c:pt idx="85">
                  <c:v>13.005438324809067</c:v>
                </c:pt>
                <c:pt idx="86">
                  <c:v>13.628592136502231</c:v>
                </c:pt>
                <c:pt idx="87">
                  <c:v>14.240993584692426</c:v>
                </c:pt>
                <c:pt idx="88">
                  <c:v>14.840826559066727</c:v>
                </c:pt>
                <c:pt idx="89">
                  <c:v>15.426177611947011</c:v>
                </c:pt>
                <c:pt idx="90">
                  <c:v>15.995198187231997</c:v>
                </c:pt>
                <c:pt idx="91">
                  <c:v>16.547304260730701</c:v>
                </c:pt>
                <c:pt idx="92">
                  <c:v>17.081662487983657</c:v>
                </c:pt>
                <c:pt idx="93">
                  <c:v>17.597810089588137</c:v>
                </c:pt>
                <c:pt idx="94">
                  <c:v>18.095062288641909</c:v>
                </c:pt>
                <c:pt idx="95">
                  <c:v>18.572346666455221</c:v>
                </c:pt>
                <c:pt idx="96">
                  <c:v>19.028324407339092</c:v>
                </c:pt>
                <c:pt idx="97">
                  <c:v>19.461707925796468</c:v>
                </c:pt>
                <c:pt idx="98">
                  <c:v>19.871624600887262</c:v>
                </c:pt>
                <c:pt idx="99">
                  <c:v>20.2577175289392</c:v>
                </c:pt>
                <c:pt idx="100">
                  <c:v>20.620008909702282</c:v>
                </c:pt>
                <c:pt idx="101">
                  <c:v>20.958561927080126</c:v>
                </c:pt>
                <c:pt idx="102">
                  <c:v>21.273176783323237</c:v>
                </c:pt>
                <c:pt idx="103">
                  <c:v>21.563324099779102</c:v>
                </c:pt>
                <c:pt idx="104">
                  <c:v>21.828307145833918</c:v>
                </c:pt>
                <c:pt idx="105">
                  <c:v>22.067601665854436</c:v>
                </c:pt>
                <c:pt idx="106">
                  <c:v>22.281123983859985</c:v>
                </c:pt>
                <c:pt idx="107">
                  <c:v>22.469260033965092</c:v>
                </c:pt>
                <c:pt idx="108">
                  <c:v>22.632657024264304</c:v>
                </c:pt>
                <c:pt idx="109">
                  <c:v>22.771892148256285</c:v>
                </c:pt>
                <c:pt idx="110">
                  <c:v>22.887250587344152</c:v>
                </c:pt>
                <c:pt idx="111">
                  <c:v>22.978718680143334</c:v>
                </c:pt>
                <c:pt idx="112">
                  <c:v>23.046211043000206</c:v>
                </c:pt>
                <c:pt idx="113">
                  <c:v>23.089876243472062</c:v>
                </c:pt>
                <c:pt idx="114">
                  <c:v>23.11030001342294</c:v>
                </c:pt>
                <c:pt idx="115">
                  <c:v>23.108436942100496</c:v>
                </c:pt>
                <c:pt idx="116">
                  <c:v>23.085393601655905</c:v>
                </c:pt>
                <c:pt idx="117">
                  <c:v>23.042112627625421</c:v>
                </c:pt>
                <c:pt idx="118">
                  <c:v>22.979208782315215</c:v>
                </c:pt>
                <c:pt idx="119">
                  <c:v>22.897037261724464</c:v>
                </c:pt>
                <c:pt idx="120">
                  <c:v>22.795966923236847</c:v>
                </c:pt>
                <c:pt idx="121">
                  <c:v>22.676641559600807</c:v>
                </c:pt>
                <c:pt idx="122">
                  <c:v>22.54009089767932</c:v>
                </c:pt>
                <c:pt idx="123">
                  <c:v>22.38762984573837</c:v>
                </c:pt>
                <c:pt idx="124">
                  <c:v>22.220610880851734</c:v>
                </c:pt>
                <c:pt idx="125">
                  <c:v>22.040140575170476</c:v>
                </c:pt>
                <c:pt idx="126">
                  <c:v>21.84670390784737</c:v>
                </c:pt>
                <c:pt idx="127">
                  <c:v>21.641434773802757</c:v>
                </c:pt>
                <c:pt idx="128">
                  <c:v>21.424681538343417</c:v>
                </c:pt>
                <c:pt idx="129">
                  <c:v>21.197087994217849</c:v>
                </c:pt>
                <c:pt idx="130">
                  <c:v>20.960491597652403</c:v>
                </c:pt>
                <c:pt idx="131">
                  <c:v>20.716024535894341</c:v>
                </c:pt>
                <c:pt idx="132">
                  <c:v>20.465039286017394</c:v>
                </c:pt>
                <c:pt idx="133">
                  <c:v>20.20858435928821</c:v>
                </c:pt>
                <c:pt idx="134">
                  <c:v>19.947390639781901</c:v>
                </c:pt>
                <c:pt idx="135">
                  <c:v>19.682057520747129</c:v>
                </c:pt>
                <c:pt idx="136">
                  <c:v>19.413280025124546</c:v>
                </c:pt>
                <c:pt idx="137">
                  <c:v>19.142031526565543</c:v>
                </c:pt>
                <c:pt idx="138">
                  <c:v>18.869550088047962</c:v>
                </c:pt>
                <c:pt idx="139">
                  <c:v>18.597152325510947</c:v>
                </c:pt>
                <c:pt idx="140">
                  <c:v>18.325977256894099</c:v>
                </c:pt>
                <c:pt idx="141">
                  <c:v>18.056806996464719</c:v>
                </c:pt>
                <c:pt idx="142">
                  <c:v>17.79014189243312</c:v>
                </c:pt>
                <c:pt idx="143">
                  <c:v>17.526386663317673</c:v>
                </c:pt>
                <c:pt idx="144">
                  <c:v>17.266082641482299</c:v>
                </c:pt>
                <c:pt idx="145">
                  <c:v>17.010035848617537</c:v>
                </c:pt>
                <c:pt idx="146">
                  <c:v>16.75924015045161</c:v>
                </c:pt>
                <c:pt idx="147">
                  <c:v>16.514655259251573</c:v>
                </c:pt>
                <c:pt idx="148">
                  <c:v>16.276994982361789</c:v>
                </c:pt>
                <c:pt idx="149">
                  <c:v>16.046619638800586</c:v>
                </c:pt>
                <c:pt idx="150">
                  <c:v>15.823638519644682</c:v>
                </c:pt>
                <c:pt idx="151">
                  <c:v>15.608121639490079</c:v>
                </c:pt>
                <c:pt idx="152">
                  <c:v>15.400323441624634</c:v>
                </c:pt>
                <c:pt idx="153">
                  <c:v>15.200722074508647</c:v>
                </c:pt>
                <c:pt idx="154">
                  <c:v>15.009913516044568</c:v>
                </c:pt>
                <c:pt idx="155">
                  <c:v>14.828401529788916</c:v>
                </c:pt>
                <c:pt idx="156">
                  <c:v>14.656387621164299</c:v>
                </c:pt>
                <c:pt idx="157">
                  <c:v>14.493757376074777</c:v>
                </c:pt>
                <c:pt idx="158">
                  <c:v>14.340206828713391</c:v>
                </c:pt>
                <c:pt idx="159">
                  <c:v>14.195472143590443</c:v>
                </c:pt>
                <c:pt idx="160">
                  <c:v>14.059489282965616</c:v>
                </c:pt>
                <c:pt idx="161">
                  <c:v>13.932409375905955</c:v>
                </c:pt>
                <c:pt idx="162">
                  <c:v>13.814449296891688</c:v>
                </c:pt>
                <c:pt idx="163">
                  <c:v>13.70566881448028</c:v>
                </c:pt>
                <c:pt idx="164">
                  <c:v>13.605847638845393</c:v>
                </c:pt>
                <c:pt idx="165">
                  <c:v>13.514491398632519</c:v>
                </c:pt>
                <c:pt idx="166">
                  <c:v>13.431003262102562</c:v>
                </c:pt>
                <c:pt idx="167">
                  <c:v>13.354896542429916</c:v>
                </c:pt>
                <c:pt idx="168">
                  <c:v>13.28591765016313</c:v>
                </c:pt>
                <c:pt idx="169">
                  <c:v>13.223997424542851</c:v>
                </c:pt>
                <c:pt idx="170">
                  <c:v>13.169086343049981</c:v>
                </c:pt>
                <c:pt idx="171">
                  <c:v>13.120957285165755</c:v>
                </c:pt>
                <c:pt idx="172">
                  <c:v>13.079123564064503</c:v>
                </c:pt>
                <c:pt idx="173">
                  <c:v>13.042899549007416</c:v>
                </c:pt>
                <c:pt idx="174">
                  <c:v>13.01157740950579</c:v>
                </c:pt>
                <c:pt idx="175">
                  <c:v>12.984613251686085</c:v>
                </c:pt>
                <c:pt idx="176">
                  <c:v>12.961679202318166</c:v>
                </c:pt>
                <c:pt idx="177">
                  <c:v>12.942596809566012</c:v>
                </c:pt>
                <c:pt idx="178">
                  <c:v>12.927174814045379</c:v>
                </c:pt>
                <c:pt idx="179">
                  <c:v>12.915033258497694</c:v>
                </c:pt>
                <c:pt idx="180">
                  <c:v>12.90557274967429</c:v>
                </c:pt>
                <c:pt idx="181">
                  <c:v>12.898108510672992</c:v>
                </c:pt>
                <c:pt idx="182">
                  <c:v>12.891819150745867</c:v>
                </c:pt>
                <c:pt idx="183">
                  <c:v>12.886287143826479</c:v>
                </c:pt>
                <c:pt idx="184">
                  <c:v>12.881241823732816</c:v>
                </c:pt>
                <c:pt idx="185">
                  <c:v>12.876445823907805</c:v>
                </c:pt>
                <c:pt idx="186">
                  <c:v>12.871639578044377</c:v>
                </c:pt>
                <c:pt idx="187">
                  <c:v>12.866407267749267</c:v>
                </c:pt>
                <c:pt idx="188">
                  <c:v>12.860139253735502</c:v>
                </c:pt>
                <c:pt idx="189">
                  <c:v>12.852160151302803</c:v>
                </c:pt>
                <c:pt idx="190">
                  <c:v>12.841870567202559</c:v>
                </c:pt>
                <c:pt idx="191">
                  <c:v>12.828856390714616</c:v>
                </c:pt>
                <c:pt idx="192">
                  <c:v>12.812867447733849</c:v>
                </c:pt>
                <c:pt idx="193">
                  <c:v>12.793713332712596</c:v>
                </c:pt>
                <c:pt idx="194">
                  <c:v>12.771119110286216</c:v>
                </c:pt>
                <c:pt idx="195">
                  <c:v>12.744642493128758</c:v>
                </c:pt>
                <c:pt idx="196">
                  <c:v>12.713707995414721</c:v>
                </c:pt>
                <c:pt idx="197">
                  <c:v>12.677714516222444</c:v>
                </c:pt>
                <c:pt idx="198">
                  <c:v>12.636184760928153</c:v>
                </c:pt>
                <c:pt idx="199">
                  <c:v>12.588825009763191</c:v>
                </c:pt>
                <c:pt idx="200">
                  <c:v>12.535478156805013</c:v>
                </c:pt>
                <c:pt idx="201">
                  <c:v>12.476011003553834</c:v>
                </c:pt>
                <c:pt idx="202">
                  <c:v>12.410188744962166</c:v>
                </c:pt>
                <c:pt idx="203">
                  <c:v>12.337630569934795</c:v>
                </c:pt>
                <c:pt idx="204">
                  <c:v>12.25786686837673</c:v>
                </c:pt>
                <c:pt idx="205">
                  <c:v>12.170451937615868</c:v>
                </c:pt>
                <c:pt idx="206">
                  <c:v>12.075086934864508</c:v>
                </c:pt>
                <c:pt idx="207">
                  <c:v>11.971650615334458</c:v>
                </c:pt>
                <c:pt idx="208">
                  <c:v>11.860138709843145</c:v>
                </c:pt>
                <c:pt idx="209">
                  <c:v>11.740541826188563</c:v>
                </c:pt>
                <c:pt idx="210">
                  <c:v>11.612743842601727</c:v>
                </c:pt>
                <c:pt idx="211">
                  <c:v>11.476506538689096</c:v>
                </c:pt>
                <c:pt idx="212">
                  <c:v>11.331543879210912</c:v>
                </c:pt>
                <c:pt idx="213">
                  <c:v>11.177639843523469</c:v>
                </c:pt>
                <c:pt idx="214">
                  <c:v>11.014740639924982</c:v>
                </c:pt>
                <c:pt idx="215">
                  <c:v>10.842955559492067</c:v>
                </c:pt>
                <c:pt idx="216">
                  <c:v>10.661900375783409</c:v>
                </c:pt>
                <c:pt idx="217">
                  <c:v>10.472897681593892</c:v>
                </c:pt>
                <c:pt idx="218">
                  <c:v>10.275410413742053</c:v>
                </c:pt>
                <c:pt idx="219">
                  <c:v>10.069399295747266</c:v>
                </c:pt>
                <c:pt idx="220">
                  <c:v>9.8548113897442757</c:v>
                </c:pt>
                <c:pt idx="221">
                  <c:v>9.6316919490694435</c:v>
                </c:pt>
                <c:pt idx="222">
                  <c:v>9.4002296715974349</c:v>
                </c:pt>
                <c:pt idx="223">
                  <c:v>9.1607498690485745</c:v>
                </c:pt>
                <c:pt idx="224">
                  <c:v>8.913621398806546</c:v>
                </c:pt>
                <c:pt idx="225">
                  <c:v>8.6591593265533113</c:v>
                </c:pt>
                <c:pt idx="226">
                  <c:v>8.397564303874951</c:v>
                </c:pt>
                <c:pt idx="227">
                  <c:v>8.128960990905707</c:v>
                </c:pt>
                <c:pt idx="228">
                  <c:v>7.8534860014915191</c:v>
                </c:pt>
                <c:pt idx="229">
                  <c:v>7.571380117535556</c:v>
                </c:pt>
                <c:pt idx="230">
                  <c:v>7.283003658056252</c:v>
                </c:pt>
                <c:pt idx="231">
                  <c:v>6.9888309292495148</c:v>
                </c:pt>
                <c:pt idx="232">
                  <c:v>6.6893349565565465</c:v>
                </c:pt>
                <c:pt idx="233">
                  <c:v>6.3849008202552442</c:v>
                </c:pt>
                <c:pt idx="234">
                  <c:v>6.0758068710565221</c:v>
                </c:pt>
                <c:pt idx="235">
                  <c:v>5.7622597374021964</c:v>
                </c:pt>
                <c:pt idx="236">
                  <c:v>5.4444882474839638</c:v>
                </c:pt>
                <c:pt idx="237">
                  <c:v>5.1228309474885458</c:v>
                </c:pt>
                <c:pt idx="238">
                  <c:v>4.7977288439869863</c:v>
                </c:pt>
                <c:pt idx="239">
                  <c:v>4.4696916773915278</c:v>
                </c:pt>
                <c:pt idx="240">
                  <c:v>4.1391924731433374</c:v>
                </c:pt>
                <c:pt idx="241">
                  <c:v>3.8065996617078754</c:v>
                </c:pt>
                <c:pt idx="242">
                  <c:v>3.4719832576811296</c:v>
                </c:pt>
                <c:pt idx="243">
                  <c:v>3.1359501253813491</c:v>
                </c:pt>
                <c:pt idx="244">
                  <c:v>2.7985457316040989</c:v>
                </c:pt>
                <c:pt idx="245">
                  <c:v>2.4601101167500015</c:v>
                </c:pt>
                <c:pt idx="246">
                  <c:v>2.1210640087723722</c:v>
                </c:pt>
                <c:pt idx="247">
                  <c:v>1.781859087198969</c:v>
                </c:pt>
                <c:pt idx="248">
                  <c:v>1.4428939869627335</c:v>
                </c:pt>
                <c:pt idx="249">
                  <c:v>1.104459759593005</c:v>
                </c:pt>
                <c:pt idx="250">
                  <c:v>0.76688780039548488</c:v>
                </c:pt>
                <c:pt idx="251">
                  <c:v>0.43012917386367877</c:v>
                </c:pt>
                <c:pt idx="252">
                  <c:v>9.4470502249896518E-2</c:v>
                </c:pt>
                <c:pt idx="253">
                  <c:v>-0.23977787154726649</c:v>
                </c:pt>
                <c:pt idx="254">
                  <c:v>-0.57226275270804761</c:v>
                </c:pt>
                <c:pt idx="255">
                  <c:v>-0.90262518301606132</c:v>
                </c:pt>
                <c:pt idx="256">
                  <c:v>-1.2305721631273612</c:v>
                </c:pt>
                <c:pt idx="257">
                  <c:v>-1.5559133408591108</c:v>
                </c:pt>
                <c:pt idx="258">
                  <c:v>-1.8785187195986464</c:v>
                </c:pt>
                <c:pt idx="259">
                  <c:v>-2.1982777275145025</c:v>
                </c:pt>
                <c:pt idx="260">
                  <c:v>-2.5150288827717251</c:v>
                </c:pt>
                <c:pt idx="261">
                  <c:v>-2.8285431437194317</c:v>
                </c:pt>
                <c:pt idx="262">
                  <c:v>-3.1385417327284784</c:v>
                </c:pt>
                <c:pt idx="263">
                  <c:v>-3.4447616681456523</c:v>
                </c:pt>
                <c:pt idx="264">
                  <c:v>-3.7470112636685369</c:v>
                </c:pt>
                <c:pt idx="265">
                  <c:v>-4.0451910473406283</c:v>
                </c:pt>
                <c:pt idx="266">
                  <c:v>-4.3392587542533851</c:v>
                </c:pt>
                <c:pt idx="267">
                  <c:v>-4.6291674233973028</c:v>
                </c:pt>
                <c:pt idx="268">
                  <c:v>-4.9148124597966625</c:v>
                </c:pt>
                <c:pt idx="269">
                  <c:v>-5.196024376899004</c:v>
                </c:pt>
                <c:pt idx="270">
                  <c:v>-5.4726093538105456</c:v>
                </c:pt>
                <c:pt idx="271">
                  <c:v>-5.7443979039788031</c:v>
                </c:pt>
                <c:pt idx="272">
                  <c:v>-6.0112999476492401</c:v>
                </c:pt>
                <c:pt idx="273">
                  <c:v>-6.2725333705544077</c:v>
                </c:pt>
                <c:pt idx="274">
                  <c:v>-6.5296069018542227</c:v>
                </c:pt>
                <c:pt idx="275">
                  <c:v>-6.7818904101848201</c:v>
                </c:pt>
                <c:pt idx="276">
                  <c:v>-7.0292720429598949</c:v>
                </c:pt>
                <c:pt idx="277">
                  <c:v>-7.2716578781604619</c:v>
                </c:pt>
                <c:pt idx="278">
                  <c:v>-7.508945028483816</c:v>
                </c:pt>
                <c:pt idx="279">
                  <c:v>-7.7410630524157931</c:v>
                </c:pt>
                <c:pt idx="280">
                  <c:v>-7.9680162191390744</c:v>
                </c:pt>
                <c:pt idx="281">
                  <c:v>-8.1898702740669105</c:v>
                </c:pt>
                <c:pt idx="282">
                  <c:v>-8.4067165777087105</c:v>
                </c:pt>
                <c:pt idx="283">
                  <c:v>-8.61862514466047</c:v>
                </c:pt>
                <c:pt idx="284">
                  <c:v>-8.8256087824701783</c:v>
                </c:pt>
                <c:pt idx="285">
                  <c:v>-9.0276444375514835</c:v>
                </c:pt>
                <c:pt idx="286">
                  <c:v>-9.2247030794620084</c:v>
                </c:pt>
                <c:pt idx="287">
                  <c:v>-9.4168009310960201</c:v>
                </c:pt>
                <c:pt idx="288">
                  <c:v>-9.6040250837802468</c:v>
                </c:pt>
                <c:pt idx="289">
                  <c:v>-9.7865061745047193</c:v>
                </c:pt>
                <c:pt idx="290">
                  <c:v>-9.9643953323364229</c:v>
                </c:pt>
                <c:pt idx="291">
                  <c:v>-10.137806117534595</c:v>
                </c:pt>
                <c:pt idx="292">
                  <c:v>-10.306800006329974</c:v>
                </c:pt>
                <c:pt idx="293">
                  <c:v>-10.47140090614556</c:v>
                </c:pt>
                <c:pt idx="294">
                  <c:v>-10.631643824279285</c:v>
                </c:pt>
                <c:pt idx="295">
                  <c:v>-10.787610729038672</c:v>
                </c:pt>
                <c:pt idx="296">
                  <c:v>-10.938808956742257</c:v>
                </c:pt>
                <c:pt idx="297">
                  <c:v>-11.086357033252686</c:v>
                </c:pt>
                <c:pt idx="298">
                  <c:v>-11.230491471290554</c:v>
                </c:pt>
                <c:pt idx="299">
                  <c:v>-11.370974904298741</c:v>
                </c:pt>
                <c:pt idx="300">
                  <c:v>-11.507895277440495</c:v>
                </c:pt>
                <c:pt idx="301">
                  <c:v>-11.641315774619548</c:v>
                </c:pt>
                <c:pt idx="302">
                  <c:v>-11.771314948797199</c:v>
                </c:pt>
                <c:pt idx="303">
                  <c:v>-11.898008921742385</c:v>
                </c:pt>
                <c:pt idx="304">
                  <c:v>-12.021556507050983</c:v>
                </c:pt>
                <c:pt idx="305">
                  <c:v>-12.142135302722435</c:v>
                </c:pt>
                <c:pt idx="306">
                  <c:v>-12.259915222227571</c:v>
                </c:pt>
                <c:pt idx="307">
                  <c:v>-12.375015802681418</c:v>
                </c:pt>
                <c:pt idx="308">
                  <c:v>-12.487518158555028</c:v>
                </c:pt>
                <c:pt idx="309">
                  <c:v>-12.597489742934702</c:v>
                </c:pt>
                <c:pt idx="310">
                  <c:v>-12.705009108781798</c:v>
                </c:pt>
                <c:pt idx="311">
                  <c:v>-12.810191524028777</c:v>
                </c:pt>
                <c:pt idx="312">
                  <c:v>-12.913183848559829</c:v>
                </c:pt>
                <c:pt idx="313">
                  <c:v>-13.014149165153459</c:v>
                </c:pt>
                <c:pt idx="314">
                  <c:v>-13.113224087655492</c:v>
                </c:pt>
                <c:pt idx="315">
                  <c:v>-13.210499122738817</c:v>
                </c:pt>
                <c:pt idx="316">
                  <c:v>-13.306028915941678</c:v>
                </c:pt>
                <c:pt idx="317">
                  <c:v>-13.399852743744816</c:v>
                </c:pt>
                <c:pt idx="318">
                  <c:v>-13.492025251686538</c:v>
                </c:pt>
                <c:pt idx="319">
                  <c:v>-13.58264292329546</c:v>
                </c:pt>
                <c:pt idx="320">
                  <c:v>-13.671821880340572</c:v>
                </c:pt>
                <c:pt idx="321">
                  <c:v>-13.759497231245032</c:v>
                </c:pt>
                <c:pt idx="322">
                  <c:v>-13.846044664084904</c:v>
                </c:pt>
                <c:pt idx="323">
                  <c:v>-13.931491501629338</c:v>
                </c:pt>
                <c:pt idx="324">
                  <c:v>-14.015528655052167</c:v>
                </c:pt>
                <c:pt idx="325">
                  <c:v>-14.09857962727544</c:v>
                </c:pt>
                <c:pt idx="326">
                  <c:v>-14.180554765462851</c:v>
                </c:pt>
                <c:pt idx="327">
                  <c:v>-14.261442969739404</c:v>
                </c:pt>
                <c:pt idx="328">
                  <c:v>-14.341108480095857</c:v>
                </c:pt>
                <c:pt idx="329">
                  <c:v>-14.41998419165609</c:v>
                </c:pt>
                <c:pt idx="330">
                  <c:v>-14.497951421141602</c:v>
                </c:pt>
                <c:pt idx="331">
                  <c:v>-14.574984553456286</c:v>
                </c:pt>
                <c:pt idx="332">
                  <c:v>-14.651068219542461</c:v>
                </c:pt>
                <c:pt idx="333">
                  <c:v>-14.726173388957923</c:v>
                </c:pt>
                <c:pt idx="334">
                  <c:v>-14.800291523337361</c:v>
                </c:pt>
                <c:pt idx="335">
                  <c:v>-14.873426038026759</c:v>
                </c:pt>
                <c:pt idx="336">
                  <c:v>-14.945592302083918</c:v>
                </c:pt>
                <c:pt idx="337">
                  <c:v>-15.016797146201098</c:v>
                </c:pt>
                <c:pt idx="338">
                  <c:v>-15.087026908993721</c:v>
                </c:pt>
                <c:pt idx="339">
                  <c:v>-15.156235483288736</c:v>
                </c:pt>
                <c:pt idx="340">
                  <c:v>-15.22436480820179</c:v>
                </c:pt>
                <c:pt idx="341">
                  <c:v>-15.291351699829095</c:v>
                </c:pt>
                <c:pt idx="342">
                  <c:v>-15.35714834332466</c:v>
                </c:pt>
                <c:pt idx="343">
                  <c:v>-15.421624955534922</c:v>
                </c:pt>
                <c:pt idx="344">
                  <c:v>-15.484752506017674</c:v>
                </c:pt>
                <c:pt idx="345">
                  <c:v>-15.546788853406882</c:v>
                </c:pt>
                <c:pt idx="346">
                  <c:v>-15.607481262087795</c:v>
                </c:pt>
                <c:pt idx="347">
                  <c:v>-15.666737517714473</c:v>
                </c:pt>
                <c:pt idx="348">
                  <c:v>-15.724456867575613</c:v>
                </c:pt>
                <c:pt idx="349">
                  <c:v>-15.780611988902059</c:v>
                </c:pt>
                <c:pt idx="350">
                  <c:v>-15.835097005963306</c:v>
                </c:pt>
                <c:pt idx="351">
                  <c:v>-15.887800920009568</c:v>
                </c:pt>
                <c:pt idx="352">
                  <c:v>-15.938657131791073</c:v>
                </c:pt>
                <c:pt idx="353">
                  <c:v>-15.987745901942226</c:v>
                </c:pt>
                <c:pt idx="354">
                  <c:v>-16.034889632463422</c:v>
                </c:pt>
                <c:pt idx="355">
                  <c:v>-16.07928230166435</c:v>
                </c:pt>
                <c:pt idx="356">
                  <c:v>-16.121507933735813</c:v>
                </c:pt>
                <c:pt idx="357">
                  <c:v>-16.162036138772919</c:v>
                </c:pt>
                <c:pt idx="358">
                  <c:v>-16.200315338373162</c:v>
                </c:pt>
                <c:pt idx="359">
                  <c:v>-16.23610816597936</c:v>
                </c:pt>
                <c:pt idx="360">
                  <c:v>-16.269332653284046</c:v>
                </c:pt>
                <c:pt idx="361">
                  <c:v>-16.300096383690789</c:v>
                </c:pt>
                <c:pt idx="362">
                  <c:v>-16.328182482719409</c:v>
                </c:pt>
                <c:pt idx="363">
                  <c:v>-16.352586838602974</c:v>
                </c:pt>
                <c:pt idx="364">
                  <c:v>-16.373977151513095</c:v>
                </c:pt>
                <c:pt idx="365">
                  <c:v>-16.393215796351384</c:v>
                </c:pt>
                <c:pt idx="366">
                  <c:v>-16.409536027908324</c:v>
                </c:pt>
                <c:pt idx="367">
                  <c:v>-16.422681695222824</c:v>
                </c:pt>
                <c:pt idx="368">
                  <c:v>-16.432577660679808</c:v>
                </c:pt>
                <c:pt idx="369">
                  <c:v>-16.439234170317622</c:v>
                </c:pt>
                <c:pt idx="370">
                  <c:v>-16.442516317963566</c:v>
                </c:pt>
                <c:pt idx="371">
                  <c:v>-16.442335304617853</c:v>
                </c:pt>
                <c:pt idx="372">
                  <c:v>-16.437509420514058</c:v>
                </c:pt>
                <c:pt idx="373">
                  <c:v>-16.428909578919384</c:v>
                </c:pt>
                <c:pt idx="374">
                  <c:v>-16.41765772104258</c:v>
                </c:pt>
                <c:pt idx="375">
                  <c:v>-16.402838534116714</c:v>
                </c:pt>
                <c:pt idx="376">
                  <c:v>-16.384219774603817</c:v>
                </c:pt>
                <c:pt idx="377">
                  <c:v>-16.361746796965576</c:v>
                </c:pt>
                <c:pt idx="378">
                  <c:v>-16.33537178635595</c:v>
                </c:pt>
                <c:pt idx="379">
                  <c:v>-16.304645624756777</c:v>
                </c:pt>
                <c:pt idx="380">
                  <c:v>-16.269506835937499</c:v>
                </c:pt>
                <c:pt idx="381">
                  <c:v>-16.229892235994324</c:v>
                </c:pt>
                <c:pt idx="382">
                  <c:v>-16.186075052618957</c:v>
                </c:pt>
                <c:pt idx="383">
                  <c:v>-16.138654679059957</c:v>
                </c:pt>
                <c:pt idx="384">
                  <c:v>-16.086888277530619</c:v>
                </c:pt>
                <c:pt idx="385">
                  <c:v>-16.031151536107011</c:v>
                </c:pt>
                <c:pt idx="386">
                  <c:v>-15.97069649398323</c:v>
                </c:pt>
                <c:pt idx="387">
                  <c:v>-15.906008130311942</c:v>
                </c:pt>
                <c:pt idx="388">
                  <c:v>-15.837620946764924</c:v>
                </c:pt>
                <c:pt idx="389">
                  <c:v>-15.764942380785937</c:v>
                </c:pt>
                <c:pt idx="390">
                  <c:v>-15.688547918200486</c:v>
                </c:pt>
                <c:pt idx="391">
                  <c:v>-15.607998687028831</c:v>
                </c:pt>
                <c:pt idx="392">
                  <c:v>-15.523426178097704</c:v>
                </c:pt>
                <c:pt idx="393">
                  <c:v>-15.435317078232719</c:v>
                </c:pt>
                <c:pt idx="394">
                  <c:v>-15.343104439973795</c:v>
                </c:pt>
                <c:pt idx="395">
                  <c:v>-15.244984960556003</c:v>
                </c:pt>
                <c:pt idx="396">
                  <c:v>-15.142934417724565</c:v>
                </c:pt>
                <c:pt idx="397">
                  <c:v>-15.036908411979645</c:v>
                </c:pt>
                <c:pt idx="398">
                  <c:v>-14.927181878685941</c:v>
                </c:pt>
                <c:pt idx="399">
                  <c:v>-14.813549897074688</c:v>
                </c:pt>
                <c:pt idx="400">
                  <c:v>-14.696459877490993</c:v>
                </c:pt>
                <c:pt idx="401">
                  <c:v>-14.575507101416534</c:v>
                </c:pt>
                <c:pt idx="402">
                  <c:v>-14.451285839080763</c:v>
                </c:pt>
                <c:pt idx="403">
                  <c:v>-14.323214627802333</c:v>
                </c:pt>
                <c:pt idx="404">
                  <c:v>-14.190910948812927</c:v>
                </c:pt>
                <c:pt idx="405">
                  <c:v>-14.055062994360876</c:v>
                </c:pt>
                <c:pt idx="406">
                  <c:v>-13.916045598685711</c:v>
                </c:pt>
                <c:pt idx="407">
                  <c:v>-13.773582972586151</c:v>
                </c:pt>
                <c:pt idx="408">
                  <c:v>-13.628192541003177</c:v>
                </c:pt>
                <c:pt idx="409">
                  <c:v>-13.479368832707392</c:v>
                </c:pt>
                <c:pt idx="410">
                  <c:v>-13.327515712380363</c:v>
                </c:pt>
                <c:pt idx="411">
                  <c:v>-13.172219923138574</c:v>
                </c:pt>
                <c:pt idx="412">
                  <c:v>-13.013861422240709</c:v>
                </c:pt>
                <c:pt idx="413">
                  <c:v>-12.852927750349018</c:v>
                </c:pt>
                <c:pt idx="414">
                  <c:v>-12.688971497118459</c:v>
                </c:pt>
                <c:pt idx="415">
                  <c:v>-12.522351273894294</c:v>
                </c:pt>
                <c:pt idx="416">
                  <c:v>-12.352680292725527</c:v>
                </c:pt>
                <c:pt idx="417">
                  <c:v>-12.180405110120729</c:v>
                </c:pt>
                <c:pt idx="418">
                  <c:v>-12.005908244848223</c:v>
                </c:pt>
                <c:pt idx="419">
                  <c:v>-11.828912200033617</c:v>
                </c:pt>
                <c:pt idx="420">
                  <c:v>-11.649823401868339</c:v>
                </c:pt>
                <c:pt idx="421">
                  <c:v>-11.468461690843089</c:v>
                </c:pt>
                <c:pt idx="422">
                  <c:v>-11.284907327592334</c:v>
                </c:pt>
                <c:pt idx="423">
                  <c:v>-11.099189342558335</c:v>
                </c:pt>
                <c:pt idx="424">
                  <c:v>-10.911427272856235</c:v>
                </c:pt>
                <c:pt idx="425">
                  <c:v>-10.72200449109077</c:v>
                </c:pt>
                <c:pt idx="426">
                  <c:v>-10.530776698887326</c:v>
                </c:pt>
                <c:pt idx="427">
                  <c:v>-10.337643143534658</c:v>
                </c:pt>
                <c:pt idx="428">
                  <c:v>-10.142941090464559</c:v>
                </c:pt>
                <c:pt idx="429">
                  <c:v>-9.9467533618211288</c:v>
                </c:pt>
                <c:pt idx="430">
                  <c:v>-9.7487563535570949</c:v>
                </c:pt>
                <c:pt idx="431">
                  <c:v>-9.5494563907384347</c:v>
                </c:pt>
                <c:pt idx="432">
                  <c:v>-9.3489892333745619</c:v>
                </c:pt>
                <c:pt idx="433">
                  <c:v>-9.1472976744174801</c:v>
                </c:pt>
                <c:pt idx="434">
                  <c:v>-8.9445362582802712</c:v>
                </c:pt>
                <c:pt idx="435">
                  <c:v>-8.7408151298761361</c:v>
                </c:pt>
                <c:pt idx="436">
                  <c:v>-8.5361761271953274</c:v>
                </c:pt>
                <c:pt idx="437">
                  <c:v>-8.3307404950260988</c:v>
                </c:pt>
                <c:pt idx="438">
                  <c:v>-8.124517625570288</c:v>
                </c:pt>
                <c:pt idx="439">
                  <c:v>-7.9176484018564013</c:v>
                </c:pt>
                <c:pt idx="440">
                  <c:v>-7.710092693567236</c:v>
                </c:pt>
                <c:pt idx="441">
                  <c:v>-7.5019896760582458</c:v>
                </c:pt>
                <c:pt idx="442">
                  <c:v>-7.293316295742966</c:v>
                </c:pt>
                <c:pt idx="443">
                  <c:v>-7.0841583631932448</c:v>
                </c:pt>
                <c:pt idx="444">
                  <c:v>-6.874626450240573</c:v>
                </c:pt>
                <c:pt idx="445">
                  <c:v>-6.6647188492118978</c:v>
                </c:pt>
                <c:pt idx="446">
                  <c:v>-6.4544889248907111</c:v>
                </c:pt>
                <c:pt idx="447">
                  <c:v>-6.2440143764018456</c:v>
                </c:pt>
                <c:pt idx="448">
                  <c:v>-6.0333366148173795</c:v>
                </c:pt>
                <c:pt idx="449">
                  <c:v>-5.8224791206419031</c:v>
                </c:pt>
                <c:pt idx="450">
                  <c:v>-5.6115114815533103</c:v>
                </c:pt>
                <c:pt idx="451">
                  <c:v>-5.4004742547869666</c:v>
                </c:pt>
                <c:pt idx="452">
                  <c:v>-5.1893964707851374</c:v>
                </c:pt>
                <c:pt idx="453">
                  <c:v>-4.9783071599900683</c:v>
                </c:pt>
                <c:pt idx="454">
                  <c:v>-4.7672323644161185</c:v>
                </c:pt>
                <c:pt idx="455">
                  <c:v>-4.5561955645680428</c:v>
                </c:pt>
                <c:pt idx="456">
                  <c:v>-4.3452185332775111</c:v>
                </c:pt>
                <c:pt idx="457">
                  <c:v>-4.1343691505491682</c:v>
                </c:pt>
                <c:pt idx="458">
                  <c:v>-3.9236422933638044</c:v>
                </c:pt>
                <c:pt idx="459">
                  <c:v>-3.7130371078848836</c:v>
                </c:pt>
                <c:pt idx="460">
                  <c:v>-3.5025898821651884</c:v>
                </c:pt>
                <c:pt idx="461">
                  <c:v>-3.2922871682792882</c:v>
                </c:pt>
                <c:pt idx="462">
                  <c:v>-3.0821586370468128</c:v>
                </c:pt>
                <c:pt idx="463">
                  <c:v>-2.8721980981528703</c:v>
                </c:pt>
                <c:pt idx="464">
                  <c:v>-2.6624136630445716</c:v>
                </c:pt>
                <c:pt idx="465">
                  <c:v>-2.4528251834213735</c:v>
                </c:pt>
                <c:pt idx="466">
                  <c:v>-2.2434388495981672</c:v>
                </c:pt>
                <c:pt idx="467">
                  <c:v>-2.0342580769210996</c:v>
                </c:pt>
                <c:pt idx="468">
                  <c:v>-1.8252845730632508</c:v>
                </c:pt>
                <c:pt idx="469">
                  <c:v>-1.6165881391614658</c:v>
                </c:pt>
                <c:pt idx="470">
                  <c:v>-1.4081111412495366</c:v>
                </c:pt>
                <c:pt idx="471">
                  <c:v>-1.1998043769970521</c:v>
                </c:pt>
                <c:pt idx="472">
                  <c:v>-0.9917107516899677</c:v>
                </c:pt>
                <c:pt idx="473">
                  <c:v>-0.78378746677189792</c:v>
                </c:pt>
                <c:pt idx="474">
                  <c:v>-0.57605602825059987</c:v>
                </c:pt>
                <c:pt idx="475">
                  <c:v>-0.36886824346147468</c:v>
                </c:pt>
              </c:numCache>
            </c:numRef>
          </c:yVal>
          <c:smooth val="1"/>
          <c:extLst>
            <c:ext xmlns:c16="http://schemas.microsoft.com/office/drawing/2014/chart" uri="{C3380CC4-5D6E-409C-BE32-E72D297353CC}">
              <c16:uniqueId val="{00000012-4789-45DC-97F7-B59DC835213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Лист1!$U$2:$U$477</c:f>
              <c:numCache>
                <c:formatCode>0.00</c:formatCode>
                <c:ptCount val="476"/>
                <c:pt idx="0">
                  <c:v>7.6705694541334708</c:v>
                </c:pt>
                <c:pt idx="1">
                  <c:v>7.3516401618718668</c:v>
                </c:pt>
                <c:pt idx="2">
                  <c:v>7.3832201600074541</c:v>
                </c:pt>
                <c:pt idx="3">
                  <c:v>6.6041562236844937</c:v>
                </c:pt>
                <c:pt idx="4">
                  <c:v>6.4344562120735223</c:v>
                </c:pt>
                <c:pt idx="5">
                  <c:v>6.2235150419175342</c:v>
                </c:pt>
                <c:pt idx="6">
                  <c:v>5.9734852351247758</c:v>
                </c:pt>
                <c:pt idx="7">
                  <c:v>5.6873902268707726</c:v>
                </c:pt>
                <c:pt idx="8">
                  <c:v>5.3651249952614277</c:v>
                </c:pt>
                <c:pt idx="9">
                  <c:v>5.0098000667989231</c:v>
                </c:pt>
                <c:pt idx="10">
                  <c:v>4.626848403364419</c:v>
                </c:pt>
                <c:pt idx="11">
                  <c:v>4.2179597474634605</c:v>
                </c:pt>
                <c:pt idx="12">
                  <c:v>3.7861336268484589</c:v>
                </c:pt>
                <c:pt idx="13">
                  <c:v>3.3345108792185734</c:v>
                </c:pt>
                <c:pt idx="14">
                  <c:v>2.8670947171747643</c:v>
                </c:pt>
                <c:pt idx="15">
                  <c:v>2.3883432347327456</c:v>
                </c:pt>
                <c:pt idx="16">
                  <c:v>1.9018828891217692</c:v>
                </c:pt>
                <c:pt idx="17">
                  <c:v>1.41008307673037</c:v>
                </c:pt>
                <c:pt idx="18">
                  <c:v>0.91451197508722504</c:v>
                </c:pt>
                <c:pt idx="19">
                  <c:v>0.41711350316181767</c:v>
                </c:pt>
                <c:pt idx="20">
                  <c:v>-7.846791789634136E-2</c:v>
                </c:pt>
                <c:pt idx="21">
                  <c:v>-0.56979367090389132</c:v>
                </c:pt>
                <c:pt idx="22">
                  <c:v>-1.054024169035253</c:v>
                </c:pt>
                <c:pt idx="23">
                  <c:v>-1.5280173271894437</c:v>
                </c:pt>
                <c:pt idx="24">
                  <c:v>-1.9887413319200236</c:v>
                </c:pt>
                <c:pt idx="25">
                  <c:v>-2.4337839882820842</c:v>
                </c:pt>
                <c:pt idx="26">
                  <c:v>-2.8620865389704671</c:v>
                </c:pt>
                <c:pt idx="27">
                  <c:v>-3.2726495683193191</c:v>
                </c:pt>
                <c:pt idx="28">
                  <c:v>-3.6645985342562182</c:v>
                </c:pt>
                <c:pt idx="29">
                  <c:v>-4.0362402789294682</c:v>
                </c:pt>
                <c:pt idx="30">
                  <c:v>-4.3865104950964406</c:v>
                </c:pt>
                <c:pt idx="31">
                  <c:v>-4.7135580651462057</c:v>
                </c:pt>
                <c:pt idx="32">
                  <c:v>-5.0159878201782666</c:v>
                </c:pt>
                <c:pt idx="33">
                  <c:v>-5.2930744260549547</c:v>
                </c:pt>
                <c:pt idx="34">
                  <c:v>-5.5447820216417298</c:v>
                </c:pt>
                <c:pt idx="35">
                  <c:v>-5.7714410416781607</c:v>
                </c:pt>
                <c:pt idx="36">
                  <c:v>-5.9732551261782563</c:v>
                </c:pt>
                <c:pt idx="37">
                  <c:v>-6.149977943301157</c:v>
                </c:pt>
                <c:pt idx="38">
                  <c:v>-6.30104510709642</c:v>
                </c:pt>
                <c:pt idx="39">
                  <c:v>-6.4257218912243683</c:v>
                </c:pt>
                <c:pt idx="40">
                  <c:v>-6.5235954657196631</c:v>
                </c:pt>
                <c:pt idx="41">
                  <c:v>-6.5948216557502617</c:v>
                </c:pt>
                <c:pt idx="42">
                  <c:v>-6.6400515116751011</c:v>
                </c:pt>
                <c:pt idx="43">
                  <c:v>-6.6600688554346048</c:v>
                </c:pt>
                <c:pt idx="44">
                  <c:v>-6.6553471393882706</c:v>
                </c:pt>
                <c:pt idx="45">
                  <c:v>-6.6258359871804169</c:v>
                </c:pt>
                <c:pt idx="46">
                  <c:v>-6.5710653617977632</c:v>
                </c:pt>
                <c:pt idx="47">
                  <c:v>-6.4905144229531162</c:v>
                </c:pt>
                <c:pt idx="48">
                  <c:v>-6.3840094149112563</c:v>
                </c:pt>
                <c:pt idx="49">
                  <c:v>-6.2518850415944556</c:v>
                </c:pt>
                <c:pt idx="50">
                  <c:v>-6.0948179684579253</c:v>
                </c:pt>
                <c:pt idx="51">
                  <c:v>-5.9134468652307817</c:v>
                </c:pt>
                <c:pt idx="52">
                  <c:v>-5.7080078177154014</c:v>
                </c:pt>
                <c:pt idx="53">
                  <c:v>-5.4782421134412242</c:v>
                </c:pt>
                <c:pt idx="54">
                  <c:v>-5.2235990278422832</c:v>
                </c:pt>
                <c:pt idx="55">
                  <c:v>-4.9436337120831011</c:v>
                </c:pt>
                <c:pt idx="56">
                  <c:v>-4.6383380547165851</c:v>
                </c:pt>
                <c:pt idx="57">
                  <c:v>-4.3081991694867581</c:v>
                </c:pt>
                <c:pt idx="58">
                  <c:v>-3.9539863631129237</c:v>
                </c:pt>
                <c:pt idx="59">
                  <c:v>-3.5763692568987566</c:v>
                </c:pt>
                <c:pt idx="60">
                  <c:v>-3.1756543781608326</c:v>
                </c:pt>
                <c:pt idx="61">
                  <c:v>-2.7517913505434937</c:v>
                </c:pt>
                <c:pt idx="62">
                  <c:v>-2.3046397179365123</c:v>
                </c:pt>
                <c:pt idx="63">
                  <c:v>-1.8343410037457941</c:v>
                </c:pt>
                <c:pt idx="64">
                  <c:v>-1.3415586389601195</c:v>
                </c:pt>
                <c:pt idx="65">
                  <c:v>-0.82743644434958508</c:v>
                </c:pt>
                <c:pt idx="66">
                  <c:v>-0.29334746911190401</c:v>
                </c:pt>
                <c:pt idx="67">
                  <c:v>0.25946840937249332</c:v>
                </c:pt>
                <c:pt idx="68">
                  <c:v>0.83008648613467451</c:v>
                </c:pt>
                <c:pt idx="69">
                  <c:v>1.4178084829822131</c:v>
                </c:pt>
                <c:pt idx="70">
                  <c:v>2.02188299708068</c:v>
                </c:pt>
                <c:pt idx="71">
                  <c:v>2.6411945443600415</c:v>
                </c:pt>
                <c:pt idx="72">
                  <c:v>3.2741307612508503</c:v>
                </c:pt>
                <c:pt idx="73">
                  <c:v>3.9186938837170575</c:v>
                </c:pt>
                <c:pt idx="74">
                  <c:v>4.5727868892252408</c:v>
                </c:pt>
                <c:pt idx="75">
                  <c:v>5.2346071153879112</c:v>
                </c:pt>
                <c:pt idx="76">
                  <c:v>5.9024614043533656</c:v>
                </c:pt>
                <c:pt idx="77">
                  <c:v>6.5751040086149768</c:v>
                </c:pt>
                <c:pt idx="78">
                  <c:v>7.2511316478252308</c:v>
                </c:pt>
                <c:pt idx="79">
                  <c:v>7.9288157299160558</c:v>
                </c:pt>
                <c:pt idx="80">
                  <c:v>8.6060677707195197</c:v>
                </c:pt>
                <c:pt idx="81">
                  <c:v>9.280602049827543</c:v>
                </c:pt>
                <c:pt idx="82">
                  <c:v>9.950248114764678</c:v>
                </c:pt>
                <c:pt idx="83">
                  <c:v>10.613194978237098</c:v>
                </c:pt>
                <c:pt idx="84">
                  <c:v>11.268016733229103</c:v>
                </c:pt>
                <c:pt idx="85">
                  <c:v>11.913495808839741</c:v>
                </c:pt>
                <c:pt idx="86">
                  <c:v>12.548361696302866</c:v>
                </c:pt>
                <c:pt idx="87">
                  <c:v>13.171093712747091</c:v>
                </c:pt>
                <c:pt idx="88">
                  <c:v>13.779957716166955</c:v>
                </c:pt>
                <c:pt idx="89">
                  <c:v>14.373195657134001</c:v>
                </c:pt>
                <c:pt idx="90">
                  <c:v>14.949050340056418</c:v>
                </c:pt>
                <c:pt idx="91">
                  <c:v>15.506952255964265</c:v>
                </c:pt>
                <c:pt idx="92">
                  <c:v>16.045948523282988</c:v>
                </c:pt>
                <c:pt idx="93">
                  <c:v>16.565490978956184</c:v>
                </c:pt>
                <c:pt idx="94">
                  <c:v>17.06494095325467</c:v>
                </c:pt>
                <c:pt idx="95">
                  <c:v>17.543446317315091</c:v>
                </c:pt>
                <c:pt idx="96">
                  <c:v>18.00001491308209</c:v>
                </c:pt>
                <c:pt idx="97">
                  <c:v>18.433712643384901</c:v>
                </c:pt>
                <c:pt idx="98">
                  <c:v>18.843902546167342</c:v>
                </c:pt>
                <c:pt idx="99">
                  <c:v>19.23033017814155</c:v>
                </c:pt>
                <c:pt idx="100">
                  <c:v>19.593016031384423</c:v>
                </c:pt>
                <c:pt idx="101">
                  <c:v>19.932031828164998</c:v>
                </c:pt>
                <c:pt idx="102">
                  <c:v>20.247295600175814</c:v>
                </c:pt>
                <c:pt idx="103">
                  <c:v>20.5384965509176</c:v>
                </c:pt>
                <c:pt idx="104">
                  <c:v>20.805216300487505</c:v>
                </c:pt>
                <c:pt idx="105">
                  <c:v>21.047138929367051</c:v>
                </c:pt>
                <c:pt idx="106">
                  <c:v>21.26424223780629</c:v>
                </c:pt>
                <c:pt idx="107">
                  <c:v>21.456814822554559</c:v>
                </c:pt>
                <c:pt idx="108">
                  <c:v>21.625329709053002</c:v>
                </c:pt>
                <c:pt idx="109">
                  <c:v>21.770220646262143</c:v>
                </c:pt>
                <c:pt idx="110">
                  <c:v>21.891719877719847</c:v>
                </c:pt>
                <c:pt idx="111">
                  <c:v>21.989859849214529</c:v>
                </c:pt>
                <c:pt idx="112">
                  <c:v>22.064614945650089</c:v>
                </c:pt>
                <c:pt idx="113">
                  <c:v>22.116118365526194</c:v>
                </c:pt>
                <c:pt idx="114">
                  <c:v>22.144797027111053</c:v>
                </c:pt>
                <c:pt idx="115">
                  <c:v>22.151345953345249</c:v>
                </c:pt>
                <c:pt idx="116">
                  <c:v>22.13658824265001</c:v>
                </c:pt>
                <c:pt idx="117">
                  <c:v>22.101247948408126</c:v>
                </c:pt>
                <c:pt idx="118">
                  <c:v>22.045856156945209</c:v>
                </c:pt>
                <c:pt idx="119">
                  <c:v>21.970781725645057</c:v>
                </c:pt>
                <c:pt idx="120">
                  <c:v>21.876422542333568</c:v>
                </c:pt>
                <c:pt idx="121">
                  <c:v>21.763374584913244</c:v>
                </c:pt>
                <c:pt idx="122">
                  <c:v>21.63252584338186</c:v>
                </c:pt>
                <c:pt idx="123">
                  <c:v>21.484984597563688</c:v>
                </c:pt>
                <c:pt idx="124">
                  <c:v>21.321925726532911</c:v>
                </c:pt>
                <c:pt idx="125">
                  <c:v>21.144389203190798</c:v>
                </c:pt>
                <c:pt idx="126">
                  <c:v>20.952900990843755</c:v>
                </c:pt>
                <c:pt idx="127">
                  <c:v>20.748787951469406</c:v>
                </c:pt>
                <c:pt idx="128">
                  <c:v>20.53251457214353</c:v>
                </c:pt>
                <c:pt idx="129">
                  <c:v>20.304779291152933</c:v>
                </c:pt>
                <c:pt idx="130">
                  <c:v>20.067416149377795</c:v>
                </c:pt>
                <c:pt idx="131">
                  <c:v>19.821482196450191</c:v>
                </c:pt>
                <c:pt idx="132">
                  <c:v>19.568309417366944</c:v>
                </c:pt>
                <c:pt idx="133">
                  <c:v>19.309033414721444</c:v>
                </c:pt>
                <c:pt idx="134">
                  <c:v>19.044578039646137</c:v>
                </c:pt>
                <c:pt idx="135">
                  <c:v>18.775773221254347</c:v>
                </c:pt>
                <c:pt idx="136">
                  <c:v>18.503501826524683</c:v>
                </c:pt>
                <c:pt idx="137">
                  <c:v>18.22883115112781</c:v>
                </c:pt>
                <c:pt idx="138">
                  <c:v>17.952987304329824</c:v>
                </c:pt>
                <c:pt idx="139">
                  <c:v>17.677254456281613</c:v>
                </c:pt>
                <c:pt idx="140">
                  <c:v>17.402781870961135</c:v>
                </c:pt>
                <c:pt idx="141">
                  <c:v>17.130462661385483</c:v>
                </c:pt>
                <c:pt idx="142">
                  <c:v>16.860969650745357</c:v>
                </c:pt>
                <c:pt idx="143">
                  <c:v>16.594886863231633</c:v>
                </c:pt>
                <c:pt idx="144">
                  <c:v>16.332861506938904</c:v>
                </c:pt>
                <c:pt idx="145">
                  <c:v>16.075691065192181</c:v>
                </c:pt>
                <c:pt idx="146">
                  <c:v>15.824270358681655</c:v>
                </c:pt>
                <c:pt idx="147">
                  <c:v>15.579465177655168</c:v>
                </c:pt>
                <c:pt idx="148">
                  <c:v>15.341936391592</c:v>
                </c:pt>
                <c:pt idx="149">
                  <c:v>15.112090426683412</c:v>
                </c:pt>
                <c:pt idx="150">
                  <c:v>14.890128788351959</c:v>
                </c:pt>
                <c:pt idx="151">
                  <c:v>14.676196628808936</c:v>
                </c:pt>
                <c:pt idx="152">
                  <c:v>14.470531314611424</c:v>
                </c:pt>
                <c:pt idx="153">
                  <c:v>14.273500849306577</c:v>
                </c:pt>
                <c:pt idx="154">
                  <c:v>14.085528735816448</c:v>
                </c:pt>
                <c:pt idx="155">
                  <c:v>13.906965900957575</c:v>
                </c:pt>
                <c:pt idx="156">
                  <c:v>13.737942127883407</c:v>
                </c:pt>
                <c:pt idx="157">
                  <c:v>13.578357517719224</c:v>
                </c:pt>
                <c:pt idx="158">
                  <c:v>13.4279601886868</c:v>
                </c:pt>
                <c:pt idx="159">
                  <c:v>13.28650594353674</c:v>
                </c:pt>
                <c:pt idx="160">
                  <c:v>13.153870975971222</c:v>
                </c:pt>
                <c:pt idx="161">
                  <c:v>13.030068947374817</c:v>
                </c:pt>
                <c:pt idx="162">
                  <c:v>12.915147672593573</c:v>
                </c:pt>
                <c:pt idx="163">
                  <c:v>12.809051652252661</c:v>
                </c:pt>
                <c:pt idx="164">
                  <c:v>12.711532419919951</c:v>
                </c:pt>
                <c:pt idx="165">
                  <c:v>12.622148542106132</c:v>
                </c:pt>
                <c:pt idx="166">
                  <c:v>12.540385155379743</c:v>
                </c:pt>
                <c:pt idx="167">
                  <c:v>12.465789726376533</c:v>
                </c:pt>
                <c:pt idx="168">
                  <c:v>12.398065119981743</c:v>
                </c:pt>
                <c:pt idx="169">
                  <c:v>12.337043130397769</c:v>
                </c:pt>
                <c:pt idx="170">
                  <c:v>12.282571774721101</c:v>
                </c:pt>
                <c:pt idx="171">
                  <c:v>12.234382948279357</c:v>
                </c:pt>
                <c:pt idx="172">
                  <c:v>12.192042048275431</c:v>
                </c:pt>
                <c:pt idx="173">
                  <c:v>12.154973588883877</c:v>
                </c:pt>
                <c:pt idx="174">
                  <c:v>12.122587569057922</c:v>
                </c:pt>
                <c:pt idx="175">
                  <c:v>12.094399863481472</c:v>
                </c:pt>
                <c:pt idx="176">
                  <c:v>12.070074060559264</c:v>
                </c:pt>
                <c:pt idx="177">
                  <c:v>12.04937706291674</c:v>
                </c:pt>
                <c:pt idx="178">
                  <c:v>12.032072357833353</c:v>
                </c:pt>
                <c:pt idx="179">
                  <c:v>12.01780389547347</c:v>
                </c:pt>
                <c:pt idx="180">
                  <c:v>12.006067058443993</c:v>
                </c:pt>
                <c:pt idx="181">
                  <c:v>11.996314537525153</c:v>
                </c:pt>
                <c:pt idx="182">
                  <c:v>11.987835086882097</c:v>
                </c:pt>
                <c:pt idx="183">
                  <c:v>11.980257287621445</c:v>
                </c:pt>
                <c:pt idx="184">
                  <c:v>11.973296812176665</c:v>
                </c:pt>
                <c:pt idx="185">
                  <c:v>11.966652256250374</c:v>
                </c:pt>
                <c:pt idx="186">
                  <c:v>11.960041853785494</c:v>
                </c:pt>
                <c:pt idx="187">
                  <c:v>11.953086501359923</c:v>
                </c:pt>
                <c:pt idx="188">
                  <c:v>11.945257674157569</c:v>
                </c:pt>
                <c:pt idx="189">
                  <c:v>11.935981594026034</c:v>
                </c:pt>
                <c:pt idx="190">
                  <c:v>11.924725466966603</c:v>
                </c:pt>
                <c:pt idx="191">
                  <c:v>11.911077743768692</c:v>
                </c:pt>
                <c:pt idx="192">
                  <c:v>11.894736166298335</c:v>
                </c:pt>
                <c:pt idx="193">
                  <c:v>11.875442022085158</c:v>
                </c:pt>
                <c:pt idx="194">
                  <c:v>11.852879391610614</c:v>
                </c:pt>
                <c:pt idx="195">
                  <c:v>11.826617941260281</c:v>
                </c:pt>
                <c:pt idx="196">
                  <c:v>11.796134269237506</c:v>
                </c:pt>
                <c:pt idx="197">
                  <c:v>11.76088704317808</c:v>
                </c:pt>
                <c:pt idx="198">
                  <c:v>11.720410922169648</c:v>
                </c:pt>
                <c:pt idx="199">
                  <c:v>11.674368640780413</c:v>
                </c:pt>
                <c:pt idx="200">
                  <c:v>11.622516001760935</c:v>
                </c:pt>
                <c:pt idx="201">
                  <c:v>11.564628446102134</c:v>
                </c:pt>
                <c:pt idx="202">
                  <c:v>11.500425061583464</c:v>
                </c:pt>
                <c:pt idx="203">
                  <c:v>11.429526744782878</c:v>
                </c:pt>
                <c:pt idx="204">
                  <c:v>11.351498039066742</c:v>
                </c:pt>
                <c:pt idx="205">
                  <c:v>11.265918856859168</c:v>
                </c:pt>
                <c:pt idx="206">
                  <c:v>11.172478401660873</c:v>
                </c:pt>
                <c:pt idx="207">
                  <c:v>11.07098882943389</c:v>
                </c:pt>
                <c:pt idx="208">
                  <c:v>10.961354510486123</c:v>
                </c:pt>
                <c:pt idx="209">
                  <c:v>10.843485791981212</c:v>
                </c:pt>
                <c:pt idx="210">
                  <c:v>10.717237521707963</c:v>
                </c:pt>
                <c:pt idx="211">
                  <c:v>10.582387702166994</c:v>
                </c:pt>
                <c:pt idx="212">
                  <c:v>10.438691282272332</c:v>
                </c:pt>
                <c:pt idx="213">
                  <c:v>10.28595871031284</c:v>
                </c:pt>
                <c:pt idx="214">
                  <c:v>10.124121679365579</c:v>
                </c:pt>
                <c:pt idx="215">
                  <c:v>9.9532305657863436</c:v>
                </c:pt>
                <c:pt idx="216">
                  <c:v>9.77281405180692</c:v>
                </c:pt>
                <c:pt idx="217">
                  <c:v>9.5841896072029815</c:v>
                </c:pt>
                <c:pt idx="218">
                  <c:v>9.3868073612451255</c:v>
                </c:pt>
                <c:pt idx="219">
                  <c:v>9.1806724369525678</c:v>
                </c:pt>
                <c:pt idx="220">
                  <c:v>8.9657908111810372</c:v>
                </c:pt>
                <c:pt idx="221">
                  <c:v>8.7422401830553707</c:v>
                </c:pt>
                <c:pt idx="222">
                  <c:v>8.5102075427770121</c:v>
                </c:pt>
                <c:pt idx="223">
                  <c:v>8.2699797794222469</c:v>
                </c:pt>
                <c:pt idx="224">
                  <c:v>8.0218907430767636</c:v>
                </c:pt>
                <c:pt idx="225">
                  <c:v>7.7662426918744734</c:v>
                </c:pt>
                <c:pt idx="226">
                  <c:v>7.5032721385359222</c:v>
                </c:pt>
                <c:pt idx="227">
                  <c:v>7.2331703424453506</c:v>
                </c:pt>
                <c:pt idx="228">
                  <c:v>6.9561388090252558</c:v>
                </c:pt>
                <c:pt idx="229">
                  <c:v>6.6724537543952094</c:v>
                </c:pt>
                <c:pt idx="230">
                  <c:v>6.3824720822274275</c:v>
                </c:pt>
                <c:pt idx="231">
                  <c:v>6.0866394951939036</c:v>
                </c:pt>
                <c:pt idx="232">
                  <c:v>5.7854021228849817</c:v>
                </c:pt>
                <c:pt idx="233">
                  <c:v>5.4791527301073062</c:v>
                </c:pt>
                <c:pt idx="234">
                  <c:v>5.1682127863168716</c:v>
                </c:pt>
                <c:pt idx="235">
                  <c:v>4.8528525307774526</c:v>
                </c:pt>
                <c:pt idx="236">
                  <c:v>4.5333550103008697</c:v>
                </c:pt>
                <c:pt idx="237">
                  <c:v>4.2100779823958838</c:v>
                </c:pt>
                <c:pt idx="238">
                  <c:v>3.8834428153932068</c:v>
                </c:pt>
                <c:pt idx="239">
                  <c:v>3.5539199732243998</c:v>
                </c:pt>
                <c:pt idx="240">
                  <c:v>3.2219553720206018</c:v>
                </c:pt>
                <c:pt idx="241">
                  <c:v>2.8879214979708192</c:v>
                </c:pt>
                <c:pt idx="242">
                  <c:v>2.5519385285675504</c:v>
                </c:pt>
                <c:pt idx="243">
                  <c:v>2.214638729766008</c:v>
                </c:pt>
                <c:pt idx="244">
                  <c:v>1.8761027891188808</c:v>
                </c:pt>
                <c:pt idx="245">
                  <c:v>1.536664449982341</c:v>
                </c:pt>
                <c:pt idx="246">
                  <c:v>1.1967074051499313</c:v>
                </c:pt>
                <c:pt idx="247">
                  <c:v>0.8566367466933994</c:v>
                </c:pt>
                <c:pt idx="248">
                  <c:v>0.51681898394599546</c:v>
                </c:pt>
                <c:pt idx="249">
                  <c:v>0.1775451684370635</c:v>
                </c:pt>
                <c:pt idx="250">
                  <c:v>-0.16081853737123283</c:v>
                </c:pt>
                <c:pt idx="251">
                  <c:v>-0.49830850157886719</c:v>
                </c:pt>
                <c:pt idx="252">
                  <c:v>-0.83462868304922977</c:v>
                </c:pt>
                <c:pt idx="253">
                  <c:v>-1.1694873098283991</c:v>
                </c:pt>
                <c:pt idx="254">
                  <c:v>-1.5025747060775725</c:v>
                </c:pt>
                <c:pt idx="255">
                  <c:v>-1.8335778873413799</c:v>
                </c:pt>
                <c:pt idx="256">
                  <c:v>-2.1622293893247786</c:v>
                </c:pt>
                <c:pt idx="257">
                  <c:v>-2.4883373122662298</c:v>
                </c:pt>
                <c:pt idx="258">
                  <c:v>-2.8117503136396373</c:v>
                </c:pt>
                <c:pt idx="259">
                  <c:v>-3.1323349814861969</c:v>
                </c:pt>
                <c:pt idx="260">
                  <c:v>-3.4499280195683215</c:v>
                </c:pt>
                <c:pt idx="261">
                  <c:v>-3.7643232263624635</c:v>
                </c:pt>
                <c:pt idx="262">
                  <c:v>-4.0752819545567007</c:v>
                </c:pt>
                <c:pt idx="263">
                  <c:v>-4.3825764432549468</c:v>
                </c:pt>
                <c:pt idx="264">
                  <c:v>-4.6860278137028155</c:v>
                </c:pt>
                <c:pt idx="265">
                  <c:v>-4.9855220787227106</c:v>
                </c:pt>
                <c:pt idx="266">
                  <c:v>-5.2809862352907659</c:v>
                </c:pt>
                <c:pt idx="267">
                  <c:v>-5.5723459996283049</c:v>
                </c:pt>
                <c:pt idx="268">
                  <c:v>-5.8594946421682579</c:v>
                </c:pt>
                <c:pt idx="269">
                  <c:v>-6.1422814607619998</c:v>
                </c:pt>
                <c:pt idx="270">
                  <c:v>-6.4205412380396965</c:v>
                </c:pt>
                <c:pt idx="271">
                  <c:v>-6.694124979525764</c:v>
                </c:pt>
                <c:pt idx="272">
                  <c:v>-6.9629391901194504</c:v>
                </c:pt>
                <c:pt idx="273">
                  <c:v>-7.2261833980679429</c:v>
                </c:pt>
                <c:pt idx="274">
                  <c:v>-7.4853065639734151</c:v>
                </c:pt>
                <c:pt idx="275">
                  <c:v>-7.739668737351872</c:v>
                </c:pt>
                <c:pt idx="276">
                  <c:v>-7.9891503810882245</c:v>
                </c:pt>
                <c:pt idx="277">
                  <c:v>-8.2336737960576993</c:v>
                </c:pt>
                <c:pt idx="278">
                  <c:v>-8.4731518909335097</c:v>
                </c:pt>
                <c:pt idx="279">
                  <c:v>-8.707524043321559</c:v>
                </c:pt>
                <c:pt idx="280">
                  <c:v>-8.9367825686931184</c:v>
                </c:pt>
                <c:pt idx="281">
                  <c:v>-9.1609616205095996</c:v>
                </c:pt>
                <c:pt idx="282">
                  <c:v>-9.3801209673285211</c:v>
                </c:pt>
                <c:pt idx="283">
                  <c:v>-9.5943050086497692</c:v>
                </c:pt>
                <c:pt idx="284">
                  <c:v>-9.8035299673676146</c:v>
                </c:pt>
                <c:pt idx="285">
                  <c:v>-10.007784743606996</c:v>
                </c:pt>
                <c:pt idx="286">
                  <c:v>-10.207059091329555</c:v>
                </c:pt>
                <c:pt idx="287">
                  <c:v>-10.401376064121701</c:v>
                </c:pt>
                <c:pt idx="288">
                  <c:v>-10.590805676579427</c:v>
                </c:pt>
                <c:pt idx="289">
                  <c:v>-10.775453804433303</c:v>
                </c:pt>
                <c:pt idx="290">
                  <c:v>-10.955440838634942</c:v>
                </c:pt>
                <c:pt idx="291">
                  <c:v>-11.130870093405225</c:v>
                </c:pt>
                <c:pt idx="292">
                  <c:v>-11.301808167993983</c:v>
                </c:pt>
                <c:pt idx="293">
                  <c:v>-11.468301169574213</c:v>
                </c:pt>
                <c:pt idx="294">
                  <c:v>-11.630402889847755</c:v>
                </c:pt>
                <c:pt idx="295">
                  <c:v>-11.788199566304639</c:v>
                </c:pt>
                <c:pt idx="296">
                  <c:v>-11.941173774003941</c:v>
                </c:pt>
                <c:pt idx="297">
                  <c:v>-12.090432085096833</c:v>
                </c:pt>
                <c:pt idx="298">
                  <c:v>-12.236200766265386</c:v>
                </c:pt>
                <c:pt idx="299">
                  <c:v>-12.378231351077527</c:v>
                </c:pt>
                <c:pt idx="300">
                  <c:v>-12.516623738408036</c:v>
                </c:pt>
                <c:pt idx="301">
                  <c:v>-12.651463311910588</c:v>
                </c:pt>
                <c:pt idx="302">
                  <c:v>-12.782843139767643</c:v>
                </c:pt>
                <c:pt idx="303">
                  <c:v>-12.910880197584602</c:v>
                </c:pt>
                <c:pt idx="304">
                  <c:v>-13.035723906755393</c:v>
                </c:pt>
                <c:pt idx="305">
                  <c:v>-13.157536496222008</c:v>
                </c:pt>
                <c:pt idx="306">
                  <c:v>-13.276474218070462</c:v>
                </c:pt>
                <c:pt idx="307">
                  <c:v>-13.392659170925592</c:v>
                </c:pt>
                <c:pt idx="308">
                  <c:v>-13.50618869215249</c:v>
                </c:pt>
                <c:pt idx="309">
                  <c:v>-13.617148165404771</c:v>
                </c:pt>
                <c:pt idx="310">
                  <c:v>-13.725632366538004</c:v>
                </c:pt>
                <c:pt idx="311">
                  <c:v>-13.831754855811544</c:v>
                </c:pt>
                <c:pt idx="312">
                  <c:v>-13.935648831725116</c:v>
                </c:pt>
                <c:pt idx="313">
                  <c:v>-14.03746200799937</c:v>
                </c:pt>
                <c:pt idx="314">
                  <c:v>-14.137325875461096</c:v>
                </c:pt>
                <c:pt idx="315">
                  <c:v>-14.235330940783006</c:v>
                </c:pt>
                <c:pt idx="316">
                  <c:v>-14.331548926234197</c:v>
                </c:pt>
                <c:pt idx="317">
                  <c:v>-14.426039600372304</c:v>
                </c:pt>
                <c:pt idx="318">
                  <c:v>-14.51886700093741</c:v>
                </c:pt>
                <c:pt idx="319">
                  <c:v>-14.610123342275564</c:v>
                </c:pt>
                <c:pt idx="320">
                  <c:v>-14.699909377098074</c:v>
                </c:pt>
                <c:pt idx="321">
                  <c:v>-14.7881397217512</c:v>
                </c:pt>
                <c:pt idx="322">
                  <c:v>-14.875200310349422</c:v>
                </c:pt>
                <c:pt idx="323">
                  <c:v>-14.96112358868122</c:v>
                </c:pt>
                <c:pt idx="324">
                  <c:v>-15.045605590939518</c:v>
                </c:pt>
                <c:pt idx="325">
                  <c:v>-15.129095435142466</c:v>
                </c:pt>
                <c:pt idx="326">
                  <c:v>-15.211500906944245</c:v>
                </c:pt>
                <c:pt idx="327">
                  <c:v>-15.292806637287114</c:v>
                </c:pt>
                <c:pt idx="328">
                  <c:v>-15.372862350940668</c:v>
                </c:pt>
                <c:pt idx="329">
                  <c:v>-15.452105212211595</c:v>
                </c:pt>
                <c:pt idx="330">
                  <c:v>-15.53040885329243</c:v>
                </c:pt>
                <c:pt idx="331">
                  <c:v>-15.607752782106392</c:v>
                </c:pt>
                <c:pt idx="332">
                  <c:v>-15.68413016796111</c:v>
                </c:pt>
                <c:pt idx="333">
                  <c:v>-15.759527349472007</c:v>
                </c:pt>
                <c:pt idx="334">
                  <c:v>-15.833934080600718</c:v>
                </c:pt>
                <c:pt idx="335">
                  <c:v>-15.907352069020241</c:v>
                </c:pt>
                <c:pt idx="336">
                  <c:v>-15.979788145422891</c:v>
                </c:pt>
                <c:pt idx="337">
                  <c:v>-16.051242309808725</c:v>
                </c:pt>
                <c:pt idx="338">
                  <c:v>-16.121697485446891</c:v>
                </c:pt>
                <c:pt idx="339">
                  <c:v>-16.191117811202989</c:v>
                </c:pt>
                <c:pt idx="340">
                  <c:v>-16.25944864153859</c:v>
                </c:pt>
                <c:pt idx="341">
                  <c:v>-16.326640453934662</c:v>
                </c:pt>
                <c:pt idx="342">
                  <c:v>-16.392645433545091</c:v>
                </c:pt>
                <c:pt idx="343">
                  <c:v>-16.457326966524121</c:v>
                </c:pt>
                <c:pt idx="344">
                  <c:v>-16.52064236104485</c:v>
                </c:pt>
                <c:pt idx="345">
                  <c:v>-16.582852891087509</c:v>
                </c:pt>
                <c:pt idx="346">
                  <c:v>-16.643704113364191</c:v>
                </c:pt>
                <c:pt idx="347">
                  <c:v>-16.703105521202058</c:v>
                </c:pt>
                <c:pt idx="348">
                  <c:v>-16.760968315601339</c:v>
                </c:pt>
                <c:pt idx="349">
                  <c:v>-16.817268589138976</c:v>
                </c:pt>
                <c:pt idx="350">
                  <c:v>-16.871897050738308</c:v>
                </c:pt>
                <c:pt idx="351">
                  <c:v>-16.924739286303502</c:v>
                </c:pt>
                <c:pt idx="352">
                  <c:v>-16.975725281238514</c:v>
                </c:pt>
                <c:pt idx="353">
                  <c:v>-17.024928465485548</c:v>
                </c:pt>
                <c:pt idx="354">
                  <c:v>-17.072171241044998</c:v>
                </c:pt>
                <c:pt idx="355">
                  <c:v>-17.116656124591803</c:v>
                </c:pt>
                <c:pt idx="356">
                  <c:v>-17.15897226333615</c:v>
                </c:pt>
                <c:pt idx="357">
                  <c:v>-17.199592682719192</c:v>
                </c:pt>
                <c:pt idx="358">
                  <c:v>-17.237962388992266</c:v>
                </c:pt>
                <c:pt idx="359">
                  <c:v>-17.273845723271346</c:v>
                </c:pt>
                <c:pt idx="360">
                  <c:v>-17.307152178883552</c:v>
                </c:pt>
                <c:pt idx="361">
                  <c:v>-17.337991046905493</c:v>
                </c:pt>
                <c:pt idx="362">
                  <c:v>-17.366145452856998</c:v>
                </c:pt>
                <c:pt idx="363">
                  <c:v>-17.390616407990453</c:v>
                </c:pt>
                <c:pt idx="364">
                  <c:v>-17.412078443169563</c:v>
                </c:pt>
                <c:pt idx="365">
                  <c:v>-17.431392225623107</c:v>
                </c:pt>
                <c:pt idx="366">
                  <c:v>-17.447791010141348</c:v>
                </c:pt>
                <c:pt idx="367">
                  <c:v>-17.461020353436417</c:v>
                </c:pt>
                <c:pt idx="368">
                  <c:v>-17.470996579527807</c:v>
                </c:pt>
                <c:pt idx="369">
                  <c:v>-17.477736765146251</c:v>
                </c:pt>
                <c:pt idx="370">
                  <c:v>-17.48110258877276</c:v>
                </c:pt>
                <c:pt idx="371">
                  <c:v>-17.481012082099877</c:v>
                </c:pt>
                <c:pt idx="372">
                  <c:v>-17.476281827688176</c:v>
                </c:pt>
                <c:pt idx="373">
                  <c:v>-17.467787861824014</c:v>
                </c:pt>
                <c:pt idx="374">
                  <c:v>-17.45664700269699</c:v>
                </c:pt>
                <c:pt idx="375">
                  <c:v>-17.44194393754</c:v>
                </c:pt>
                <c:pt idx="376">
                  <c:v>-17.423444715142246</c:v>
                </c:pt>
                <c:pt idx="377">
                  <c:v>-17.401096397638305</c:v>
                </c:pt>
                <c:pt idx="378">
                  <c:v>-17.374844339489918</c:v>
                </c:pt>
                <c:pt idx="379">
                  <c:v>-17.344246253371207</c:v>
                </c:pt>
                <c:pt idx="380">
                  <c:v>-17.309237247705436</c:v>
                </c:pt>
                <c:pt idx="381">
                  <c:v>-17.269757553935033</c:v>
                </c:pt>
                <c:pt idx="382">
                  <c:v>-17.226075276732445</c:v>
                </c:pt>
                <c:pt idx="383">
                  <c:v>-17.178786393999999</c:v>
                </c:pt>
                <c:pt idx="384">
                  <c:v>-17.127149775624225</c:v>
                </c:pt>
                <c:pt idx="385">
                  <c:v>-17.071534278988814</c:v>
                </c:pt>
                <c:pt idx="386">
                  <c:v>-17.011195358633962</c:v>
                </c:pt>
                <c:pt idx="387">
                  <c:v>-16.946611163020084</c:v>
                </c:pt>
                <c:pt idx="388">
                  <c:v>-16.87832131683821</c:v>
                </c:pt>
                <c:pt idx="389">
                  <c:v>-16.805729842185947</c:v>
                </c:pt>
                <c:pt idx="390">
                  <c:v>-16.729410517215697</c:v>
                </c:pt>
                <c:pt idx="391">
                  <c:v>-16.648922762274722</c:v>
                </c:pt>
                <c:pt idx="392">
                  <c:v>-16.56439806818959</c:v>
                </c:pt>
                <c:pt idx="393">
                  <c:v>-16.476316291093813</c:v>
                </c:pt>
                <c:pt idx="394">
                  <c:v>-16.384117314219463</c:v>
                </c:pt>
                <c:pt idx="395">
                  <c:v>-16.285980758070938</c:v>
                </c:pt>
                <c:pt idx="396">
                  <c:v>-16.183892646431872</c:v>
                </c:pt>
                <c:pt idx="397">
                  <c:v>-16.077806872129432</c:v>
                </c:pt>
                <c:pt idx="398">
                  <c:v>-15.967998370528214</c:v>
                </c:pt>
                <c:pt idx="399">
                  <c:v>-15.854260513186452</c:v>
                </c:pt>
                <c:pt idx="400">
                  <c:v>-15.737037295103031</c:v>
                </c:pt>
                <c:pt idx="401">
                  <c:v>-15.615932536125174</c:v>
                </c:pt>
                <c:pt idx="402">
                  <c:v>-15.49153709113595</c:v>
                </c:pt>
                <c:pt idx="403">
                  <c:v>-15.36326010525223</c:v>
                </c:pt>
                <c:pt idx="404">
                  <c:v>-15.230722475051858</c:v>
                </c:pt>
                <c:pt idx="405">
                  <c:v>-15.094615808129259</c:v>
                </c:pt>
                <c:pt idx="406">
                  <c:v>-14.955314084887501</c:v>
                </c:pt>
                <c:pt idx="407">
                  <c:v>-14.812542369961715</c:v>
                </c:pt>
                <c:pt idx="408">
                  <c:v>-14.6668197959661</c:v>
                </c:pt>
                <c:pt idx="409">
                  <c:v>-14.517635768651942</c:v>
                </c:pt>
                <c:pt idx="410">
                  <c:v>-14.36539842188354</c:v>
                </c:pt>
                <c:pt idx="411">
                  <c:v>-14.209692791104279</c:v>
                </c:pt>
                <c:pt idx="412">
                  <c:v>-14.050898833572838</c:v>
                </c:pt>
                <c:pt idx="413">
                  <c:v>-13.889508359134153</c:v>
                </c:pt>
                <c:pt idx="414">
                  <c:v>-13.72506883442397</c:v>
                </c:pt>
                <c:pt idx="415">
                  <c:v>-13.557943139970298</c:v>
                </c:pt>
                <c:pt idx="416">
                  <c:v>-13.387741926312444</c:v>
                </c:pt>
                <c:pt idx="417">
                  <c:v>-13.214910896122399</c:v>
                </c:pt>
                <c:pt idx="418">
                  <c:v>-13.039840252697442</c:v>
                </c:pt>
                <c:pt idx="419">
                  <c:v>-12.862247376143914</c:v>
                </c:pt>
                <c:pt idx="420">
                  <c:v>-12.682540400326241</c:v>
                </c:pt>
                <c:pt idx="421">
                  <c:v>-12.500539165735233</c:v>
                </c:pt>
                <c:pt idx="422">
                  <c:v>-12.316324786841824</c:v>
                </c:pt>
                <c:pt idx="423">
                  <c:v>-12.129923732578703</c:v>
                </c:pt>
                <c:pt idx="424">
                  <c:v>-11.941458101570589</c:v>
                </c:pt>
                <c:pt idx="425">
                  <c:v>-11.751312120258797</c:v>
                </c:pt>
                <c:pt idx="426">
                  <c:v>-11.559341490268659</c:v>
                </c:pt>
                <c:pt idx="427">
                  <c:v>-11.365443751215878</c:v>
                </c:pt>
                <c:pt idx="428">
                  <c:v>-11.169957022368887</c:v>
                </c:pt>
                <c:pt idx="429">
                  <c:v>-10.972966687381247</c:v>
                </c:pt>
                <c:pt idx="430">
                  <c:v>-10.774142311513422</c:v>
                </c:pt>
                <c:pt idx="431">
                  <c:v>-10.573996196687188</c:v>
                </c:pt>
                <c:pt idx="432">
                  <c:v>-10.372666664421532</c:v>
                </c:pt>
                <c:pt idx="433">
                  <c:v>-10.170093092322299</c:v>
                </c:pt>
                <c:pt idx="434">
                  <c:v>-9.9664317324757352</c:v>
                </c:pt>
                <c:pt idx="435">
                  <c:v>-9.7617969989776103</c:v>
                </c:pt>
                <c:pt idx="436">
                  <c:v>-9.5562238991260315</c:v>
                </c:pt>
                <c:pt idx="437">
                  <c:v>-9.3498422160744514</c:v>
                </c:pt>
                <c:pt idx="438">
                  <c:v>-9.1426579266786039</c:v>
                </c:pt>
                <c:pt idx="439">
                  <c:v>-8.9348144754766867</c:v>
                </c:pt>
                <c:pt idx="440">
                  <c:v>-8.7262683168053385</c:v>
                </c:pt>
                <c:pt idx="441">
                  <c:v>-8.5171628952025831</c:v>
                </c:pt>
                <c:pt idx="442">
                  <c:v>-8.3074734494089579</c:v>
                </c:pt>
                <c:pt idx="443">
                  <c:v>-8.0972887784242413</c:v>
                </c:pt>
                <c:pt idx="444">
                  <c:v>-7.8867190271615737</c:v>
                </c:pt>
                <c:pt idx="445">
                  <c:v>-7.6757650494575351</c:v>
                </c:pt>
                <c:pt idx="446">
                  <c:v>-7.4644772216677486</c:v>
                </c:pt>
                <c:pt idx="447">
                  <c:v>-7.2529375120997344</c:v>
                </c:pt>
                <c:pt idx="448">
                  <c:v>-7.0411860510706363</c:v>
                </c:pt>
                <c:pt idx="449">
                  <c:v>-6.8292493075131997</c:v>
                </c:pt>
                <c:pt idx="450">
                  <c:v>-6.6171951614320159</c:v>
                </c:pt>
                <c:pt idx="451">
                  <c:v>-6.4050692930817323</c:v>
                </c:pt>
                <c:pt idx="452">
                  <c:v>-6.1928985983133256</c:v>
                </c:pt>
                <c:pt idx="453">
                  <c:v>-5.9807133883237604</c:v>
                </c:pt>
                <c:pt idx="454">
                  <c:v>-5.7685401320457217</c:v>
                </c:pt>
                <c:pt idx="455">
                  <c:v>-5.5564040176570373</c:v>
                </c:pt>
                <c:pt idx="456">
                  <c:v>-5.3443285256624176</c:v>
                </c:pt>
                <c:pt idx="457">
                  <c:v>-5.1323789745569224</c:v>
                </c:pt>
                <c:pt idx="458">
                  <c:v>-4.920554937422275</c:v>
                </c:pt>
                <c:pt idx="459">
                  <c:v>-4.7088534258306005</c:v>
                </c:pt>
                <c:pt idx="460">
                  <c:v>-4.4973124355077694</c:v>
                </c:pt>
                <c:pt idx="461">
                  <c:v>-4.2859191589057399</c:v>
                </c:pt>
                <c:pt idx="462">
                  <c:v>-4.0747026264667499</c:v>
                </c:pt>
                <c:pt idx="463">
                  <c:v>-3.8636589959263801</c:v>
                </c:pt>
                <c:pt idx="464">
                  <c:v>-3.6527942441403818</c:v>
                </c:pt>
                <c:pt idx="465">
                  <c:v>-3.4421307843178495</c:v>
                </c:pt>
                <c:pt idx="466">
                  <c:v>-3.231674806773658</c:v>
                </c:pt>
                <c:pt idx="467">
                  <c:v>-3.0214303672313632</c:v>
                </c:pt>
                <c:pt idx="468">
                  <c:v>-2.8113989599049041</c:v>
                </c:pt>
                <c:pt idx="469">
                  <c:v>-2.6016538012772794</c:v>
                </c:pt>
                <c:pt idx="470">
                  <c:v>-2.3921338420361273</c:v>
                </c:pt>
                <c:pt idx="471">
                  <c:v>-2.1827919077128155</c:v>
                </c:pt>
                <c:pt idx="472">
                  <c:v>-1.9736691959202248</c:v>
                </c:pt>
                <c:pt idx="473">
                  <c:v>-1.7647232282906751</c:v>
                </c:pt>
                <c:pt idx="474">
                  <c:v>-1.5559772718697751</c:v>
                </c:pt>
                <c:pt idx="475">
                  <c:v>-1.3477830005809628</c:v>
                </c:pt>
              </c:numCache>
            </c:numRef>
          </c:yVal>
          <c:smooth val="1"/>
          <c:extLst>
            <c:ext xmlns:c16="http://schemas.microsoft.com/office/drawing/2014/chart" uri="{C3380CC4-5D6E-409C-BE32-E72D297353CC}">
              <c16:uniqueId val="{00000013-4789-45DC-97F7-B59DC835213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Лист1!$V$2:$V$477</c:f>
              <c:numCache>
                <c:formatCode>0.00</c:formatCode>
                <c:ptCount val="476"/>
                <c:pt idx="0">
                  <c:v>19.854979911446527</c:v>
                </c:pt>
                <c:pt idx="1">
                  <c:v>19.929507887363378</c:v>
                </c:pt>
                <c:pt idx="2">
                  <c:v>20.04736977517603</c:v>
                </c:pt>
                <c:pt idx="3">
                  <c:v>18.965739896893478</c:v>
                </c:pt>
                <c:pt idx="4">
                  <c:v>18.827292010188078</c:v>
                </c:pt>
                <c:pt idx="5">
                  <c:v>18.646686798334098</c:v>
                </c:pt>
                <c:pt idx="6">
                  <c:v>18.426477232575365</c:v>
                </c:pt>
                <c:pt idx="7">
                  <c:v>18.172728967666622</c:v>
                </c:pt>
                <c:pt idx="8">
                  <c:v>17.886454653739882</c:v>
                </c:pt>
                <c:pt idx="9">
                  <c:v>17.570362660288808</c:v>
                </c:pt>
                <c:pt idx="10">
                  <c:v>17.228927090764021</c:v>
                </c:pt>
                <c:pt idx="11">
                  <c:v>16.863109365105604</c:v>
                </c:pt>
                <c:pt idx="12">
                  <c:v>16.475037243962241</c:v>
                </c:pt>
                <c:pt idx="13">
                  <c:v>16.067029747366885</c:v>
                </c:pt>
                <c:pt idx="14">
                  <c:v>15.642239239811861</c:v>
                </c:pt>
                <c:pt idx="15">
                  <c:v>15.204306480288498</c:v>
                </c:pt>
                <c:pt idx="16">
                  <c:v>14.75613963603972</c:v>
                </c:pt>
                <c:pt idx="17">
                  <c:v>14.299511271715149</c:v>
                </c:pt>
                <c:pt idx="18">
                  <c:v>13.835484413802588</c:v>
                </c:pt>
                <c:pt idx="19">
                  <c:v>13.36547557711596</c:v>
                </c:pt>
                <c:pt idx="20">
                  <c:v>12.892391221225209</c:v>
                </c:pt>
                <c:pt idx="21">
                  <c:v>12.418853478133677</c:v>
                </c:pt>
                <c:pt idx="22">
                  <c:v>11.947121599316592</c:v>
                </c:pt>
                <c:pt idx="23">
                  <c:v>11.480128513276576</c:v>
                </c:pt>
                <c:pt idx="24">
                  <c:v>11.020807148516139</c:v>
                </c:pt>
                <c:pt idx="25">
                  <c:v>10.571567031741139</c:v>
                </c:pt>
                <c:pt idx="26">
                  <c:v>10.13376576304433</c:v>
                </c:pt>
                <c:pt idx="27">
                  <c:v>9.7086610436439305</c:v>
                </c:pt>
                <c:pt idx="28">
                  <c:v>9.2975182592868766</c:v>
                </c:pt>
                <c:pt idx="29">
                  <c:v>8.9024241864681048</c:v>
                </c:pt>
                <c:pt idx="30">
                  <c:v>8.5250156298279336</c:v>
                </c:pt>
                <c:pt idx="31">
                  <c:v>8.167645762860742</c:v>
                </c:pt>
                <c:pt idx="32">
                  <c:v>7.8323159784078467</c:v>
                </c:pt>
                <c:pt idx="33">
                  <c:v>7.52043083757159</c:v>
                </c:pt>
                <c:pt idx="34">
                  <c:v>7.2327622085809287</c:v>
                </c:pt>
                <c:pt idx="35">
                  <c:v>6.9697417058050446</c:v>
                </c:pt>
                <c:pt idx="36">
                  <c:v>6.731902977079125</c:v>
                </c:pt>
                <c:pt idx="37">
                  <c:v>6.520172008126921</c:v>
                </c:pt>
                <c:pt idx="38">
                  <c:v>6.3357292279601021</c:v>
                </c:pt>
                <c:pt idx="39">
                  <c:v>6.1798669181763559</c:v>
                </c:pt>
                <c:pt idx="40">
                  <c:v>6.0535085029899687</c:v>
                </c:pt>
                <c:pt idx="41">
                  <c:v>5.9569699019193134</c:v>
                </c:pt>
                <c:pt idx="42">
                  <c:v>5.8900175906717713</c:v>
                </c:pt>
                <c:pt idx="43">
                  <c:v>5.8521998897194401</c:v>
                </c:pt>
                <c:pt idx="44">
                  <c:v>5.8432465597987102</c:v>
                </c:pt>
                <c:pt idx="45">
                  <c:v>5.8632685996591896</c:v>
                </c:pt>
                <c:pt idx="46">
                  <c:v>5.9126592010259076</c:v>
                </c:pt>
                <c:pt idx="47">
                  <c:v>5.9917590446769839</c:v>
                </c:pt>
                <c:pt idx="48">
                  <c:v>6.1004836007952123</c:v>
                </c:pt>
                <c:pt idx="49">
                  <c:v>6.2381830997764718</c:v>
                </c:pt>
                <c:pt idx="50">
                  <c:v>6.4037983573972923</c:v>
                </c:pt>
                <c:pt idx="51">
                  <c:v>6.5962215207516834</c:v>
                </c:pt>
                <c:pt idx="52">
                  <c:v>6.8146427258848856</c:v>
                </c:pt>
                <c:pt idx="53">
                  <c:v>7.0586564004421088</c:v>
                </c:pt>
                <c:pt idx="54">
                  <c:v>7.32807768881319</c:v>
                </c:pt>
                <c:pt idx="55">
                  <c:v>7.6226009175181195</c:v>
                </c:pt>
                <c:pt idx="56">
                  <c:v>7.9415063023566699</c:v>
                </c:pt>
                <c:pt idx="57">
                  <c:v>8.2836223796009492</c:v>
                </c:pt>
                <c:pt idx="58">
                  <c:v>8.6475266575812935</c:v>
                </c:pt>
                <c:pt idx="59">
                  <c:v>9.0319195970892423</c:v>
                </c:pt>
                <c:pt idx="60">
                  <c:v>9.4358833238482305</c:v>
                </c:pt>
                <c:pt idx="61">
                  <c:v>9.8588927283882715</c:v>
                </c:pt>
                <c:pt idx="62">
                  <c:v>10.300578099489206</c:v>
                </c:pt>
                <c:pt idx="63">
                  <c:v>10.760396397113785</c:v>
                </c:pt>
                <c:pt idx="64">
                  <c:v>11.237427185475815</c:v>
                </c:pt>
                <c:pt idx="65">
                  <c:v>11.730400809645614</c:v>
                </c:pt>
                <c:pt idx="66">
                  <c:v>12.237937469780423</c:v>
                </c:pt>
                <c:pt idx="67">
                  <c:v>12.758887048065645</c:v>
                </c:pt>
                <c:pt idx="68">
                  <c:v>13.292492191493491</c:v>
                </c:pt>
                <c:pt idx="69">
                  <c:v>13.8383037820458</c:v>
                </c:pt>
                <c:pt idx="70">
                  <c:v>14.395929908752422</c:v>
                </c:pt>
                <c:pt idx="71">
                  <c:v>14.964731901884068</c:v>
                </c:pt>
                <c:pt idx="72">
                  <c:v>15.543699672818184</c:v>
                </c:pt>
                <c:pt idx="73">
                  <c:v>16.131533682346298</c:v>
                </c:pt>
                <c:pt idx="74">
                  <c:v>16.72690706849097</c:v>
                </c:pt>
                <c:pt idx="75">
                  <c:v>17.328784981369953</c:v>
                </c:pt>
                <c:pt idx="76">
                  <c:v>17.936279430985415</c:v>
                </c:pt>
                <c:pt idx="77">
                  <c:v>18.548903730511633</c:v>
                </c:pt>
                <c:pt idx="78">
                  <c:v>19.166031163930846</c:v>
                </c:pt>
                <c:pt idx="79">
                  <c:v>19.786720803379964</c:v>
                </c:pt>
                <c:pt idx="80">
                  <c:v>20.409671401977533</c:v>
                </c:pt>
                <c:pt idx="81">
                  <c:v>21.033346053957889</c:v>
                </c:pt>
                <c:pt idx="82">
                  <c:v>21.656250545382459</c:v>
                </c:pt>
                <c:pt idx="83">
                  <c:v>22.27714339792724</c:v>
                </c:pt>
                <c:pt idx="84">
                  <c:v>22.895044407248456</c:v>
                </c:pt>
                <c:pt idx="85">
                  <c:v>23.509080952405917</c:v>
                </c:pt>
                <c:pt idx="86">
                  <c:v>24.118233552575109</c:v>
                </c:pt>
                <c:pt idx="87">
                  <c:v>24.721168515086166</c:v>
                </c:pt>
                <c:pt idx="88">
                  <c:v>25.316251596808396</c:v>
                </c:pt>
                <c:pt idx="89">
                  <c:v>25.901732432842248</c:v>
                </c:pt>
                <c:pt idx="90">
                  <c:v>26.475817966461147</c:v>
                </c:pt>
                <c:pt idx="91">
                  <c:v>27.037527993321397</c:v>
                </c:pt>
                <c:pt idx="92">
                  <c:v>27.585639819502777</c:v>
                </c:pt>
                <c:pt idx="93">
                  <c:v>28.119164702296214</c:v>
                </c:pt>
                <c:pt idx="94">
                  <c:v>28.636982408165895</c:v>
                </c:pt>
                <c:pt idx="95">
                  <c:v>29.137735337018952</c:v>
                </c:pt>
                <c:pt idx="96">
                  <c:v>29.619896829128265</c:v>
                </c:pt>
                <c:pt idx="97">
                  <c:v>30.081965839862814</c:v>
                </c:pt>
                <c:pt idx="98">
                  <c:v>30.52271625995634</c:v>
                </c:pt>
                <c:pt idx="99">
                  <c:v>30.9412532687187</c:v>
                </c:pt>
                <c:pt idx="100">
                  <c:v>31.33696210384365</c:v>
                </c:pt>
                <c:pt idx="101">
                  <c:v>31.709316802024794</c:v>
                </c:pt>
                <c:pt idx="102">
                  <c:v>32.057678693532893</c:v>
                </c:pt>
                <c:pt idx="103">
                  <c:v>32.381272494792896</c:v>
                </c:pt>
                <c:pt idx="104">
                  <c:v>32.679258030652946</c:v>
                </c:pt>
                <c:pt idx="105">
                  <c:v>32.950965893268574</c:v>
                </c:pt>
                <c:pt idx="106">
                  <c:v>33.196054548025081</c:v>
                </c:pt>
                <c:pt idx="107">
                  <c:v>33.414544486999461</c:v>
                </c:pt>
                <c:pt idx="108">
                  <c:v>33.606705522537197</c:v>
                </c:pt>
                <c:pt idx="109">
                  <c:v>33.772848451137527</c:v>
                </c:pt>
                <c:pt idx="110">
                  <c:v>33.913181608915316</c:v>
                </c:pt>
                <c:pt idx="111">
                  <c:v>34.027790379524227</c:v>
                </c:pt>
                <c:pt idx="112">
                  <c:v>34.116773808002471</c:v>
                </c:pt>
                <c:pt idx="113">
                  <c:v>34.18043586015699</c:v>
                </c:pt>
                <c:pt idx="114">
                  <c:v>34.219411790370941</c:v>
                </c:pt>
                <c:pt idx="115">
                  <c:v>34.234603250026701</c:v>
                </c:pt>
                <c:pt idx="116">
                  <c:v>34.227103149890887</c:v>
                </c:pt>
                <c:pt idx="117">
                  <c:v>34.197925847768772</c:v>
                </c:pt>
                <c:pt idx="118">
                  <c:v>34.147928595542901</c:v>
                </c:pt>
                <c:pt idx="119">
                  <c:v>34.077849107980676</c:v>
                </c:pt>
                <c:pt idx="120">
                  <c:v>33.988428515195814</c:v>
                </c:pt>
                <c:pt idx="121">
                  <c:v>33.880599206686021</c:v>
                </c:pt>
                <c:pt idx="122">
                  <c:v>33.755546307563783</c:v>
                </c:pt>
                <c:pt idx="123">
                  <c:v>33.614632540941223</c:v>
                </c:pt>
                <c:pt idx="124">
                  <c:v>33.459275275468812</c:v>
                </c:pt>
                <c:pt idx="125">
                  <c:v>33.290727943181949</c:v>
                </c:pt>
                <c:pt idx="126">
                  <c:v>33.109755581617335</c:v>
                </c:pt>
                <c:pt idx="127">
                  <c:v>32.91778580546378</c:v>
                </c:pt>
                <c:pt idx="128">
                  <c:v>32.715426546335209</c:v>
                </c:pt>
                <c:pt idx="129">
                  <c:v>32.503504317998875</c:v>
                </c:pt>
                <c:pt idx="130">
                  <c:v>32.283743870258284</c:v>
                </c:pt>
                <c:pt idx="131">
                  <c:v>32.057217621803268</c:v>
                </c:pt>
                <c:pt idx="132">
                  <c:v>31.825168758630706</c:v>
                </c:pt>
                <c:pt idx="133">
                  <c:v>31.588638961315148</c:v>
                </c:pt>
                <c:pt idx="134">
                  <c:v>31.348427420854534</c:v>
                </c:pt>
                <c:pt idx="135">
                  <c:v>31.105220621824262</c:v>
                </c:pt>
                <c:pt idx="136">
                  <c:v>30.859718710184069</c:v>
                </c:pt>
                <c:pt idx="137">
                  <c:v>30.612765276432022</c:v>
                </c:pt>
                <c:pt idx="138">
                  <c:v>30.365347355604133</c:v>
                </c:pt>
                <c:pt idx="139">
                  <c:v>30.118475890159605</c:v>
                </c:pt>
                <c:pt idx="140">
                  <c:v>29.873035454750042</c:v>
                </c:pt>
                <c:pt idx="141">
                  <c:v>29.629671549797049</c:v>
                </c:pt>
                <c:pt idx="142">
                  <c:v>29.388807678222623</c:v>
                </c:pt>
                <c:pt idx="143">
                  <c:v>29.150802451372094</c:v>
                </c:pt>
                <c:pt idx="144">
                  <c:v>28.916062295436831</c:v>
                </c:pt>
                <c:pt idx="145">
                  <c:v>28.685154157876962</c:v>
                </c:pt>
                <c:pt idx="146">
                  <c:v>28.458744031190818</c:v>
                </c:pt>
                <c:pt idx="147">
                  <c:v>28.237484246492386</c:v>
                </c:pt>
                <c:pt idx="148">
                  <c:v>28.021866613626475</c:v>
                </c:pt>
                <c:pt idx="149">
                  <c:v>27.812148991227115</c:v>
                </c:pt>
                <c:pt idx="150">
                  <c:v>27.608433839678714</c:v>
                </c:pt>
                <c:pt idx="151">
                  <c:v>27.410777512192688</c:v>
                </c:pt>
                <c:pt idx="152">
                  <c:v>27.219354191422429</c:v>
                </c:pt>
                <c:pt idx="153">
                  <c:v>27.034476381540269</c:v>
                </c:pt>
                <c:pt idx="154">
                  <c:v>26.856533432006785</c:v>
                </c:pt>
                <c:pt idx="155">
                  <c:v>26.685868585109674</c:v>
                </c:pt>
                <c:pt idx="156">
                  <c:v>26.522642362117761</c:v>
                </c:pt>
                <c:pt idx="157">
                  <c:v>26.366817194223348</c:v>
                </c:pt>
                <c:pt idx="158">
                  <c:v>26.218224021792377</c:v>
                </c:pt>
                <c:pt idx="159">
                  <c:v>26.076729646325109</c:v>
                </c:pt>
                <c:pt idx="160">
                  <c:v>25.942311868071499</c:v>
                </c:pt>
                <c:pt idx="161">
                  <c:v>25.815090224146807</c:v>
                </c:pt>
                <c:pt idx="162">
                  <c:v>25.695232066512105</c:v>
                </c:pt>
                <c:pt idx="163">
                  <c:v>25.582812532782533</c:v>
                </c:pt>
                <c:pt idx="164">
                  <c:v>25.477727454900698</c:v>
                </c:pt>
                <c:pt idx="165">
                  <c:v>25.379703605175003</c:v>
                </c:pt>
                <c:pt idx="166">
                  <c:v>25.288387495279277</c:v>
                </c:pt>
                <c:pt idx="167">
                  <c:v>25.203483697771979</c:v>
                </c:pt>
                <c:pt idx="168">
                  <c:v>25.124838522076558</c:v>
                </c:pt>
                <c:pt idx="169">
                  <c:v>25.052410984039273</c:v>
                </c:pt>
                <c:pt idx="170">
                  <c:v>24.986168637871714</c:v>
                </c:pt>
                <c:pt idx="171">
                  <c:v>24.92596291601653</c:v>
                </c:pt>
                <c:pt idx="172">
                  <c:v>24.871479606628391</c:v>
                </c:pt>
                <c:pt idx="173">
                  <c:v>24.822262760996779</c:v>
                </c:pt>
                <c:pt idx="174">
                  <c:v>24.777825692296023</c:v>
                </c:pt>
                <c:pt idx="175">
                  <c:v>24.737773928046224</c:v>
                </c:pt>
                <c:pt idx="176">
                  <c:v>24.701829117536519</c:v>
                </c:pt>
                <c:pt idx="177">
                  <c:v>24.669810247421253</c:v>
                </c:pt>
                <c:pt idx="178">
                  <c:v>24.641507273912399</c:v>
                </c:pt>
                <c:pt idx="179">
                  <c:v>24.616599154472315</c:v>
                </c:pt>
                <c:pt idx="180">
                  <c:v>24.594612863659858</c:v>
                </c:pt>
                <c:pt idx="181">
                  <c:v>24.575048053264606</c:v>
                </c:pt>
                <c:pt idx="182">
                  <c:v>24.557172131538344</c:v>
                </c:pt>
                <c:pt idx="183">
                  <c:v>24.540636733174281</c:v>
                </c:pt>
                <c:pt idx="184">
                  <c:v>24.525158384442289</c:v>
                </c:pt>
                <c:pt idx="185">
                  <c:v>24.510388720035522</c:v>
                </c:pt>
                <c:pt idx="186">
                  <c:v>24.49599474370476</c:v>
                </c:pt>
                <c:pt idx="187">
                  <c:v>24.481600767373997</c:v>
                </c:pt>
                <c:pt idx="188">
                  <c:v>24.466672289371459</c:v>
                </c:pt>
                <c:pt idx="189">
                  <c:v>24.45062187016007</c:v>
                </c:pt>
                <c:pt idx="190">
                  <c:v>24.432897931337319</c:v>
                </c:pt>
                <c:pt idx="191">
                  <c:v>24.413071846961945</c:v>
                </c:pt>
                <c:pt idx="192">
                  <c:v>24.390814036130887</c:v>
                </c:pt>
                <c:pt idx="193">
                  <c:v>24.365837609767866</c:v>
                </c:pt>
                <c:pt idx="194">
                  <c:v>24.337806156277608</c:v>
                </c:pt>
                <c:pt idx="195">
                  <c:v>24.306284219026541</c:v>
                </c:pt>
                <c:pt idx="196">
                  <c:v>24.270756080746626</c:v>
                </c:pt>
                <c:pt idx="197">
                  <c:v>24.230685532093041</c:v>
                </c:pt>
                <c:pt idx="198">
                  <c:v>24.185614916682205</c:v>
                </c:pt>
                <c:pt idx="199">
                  <c:v>24.135211238265011</c:v>
                </c:pt>
                <c:pt idx="200">
                  <c:v>24.079228591918909</c:v>
                </c:pt>
                <c:pt idx="201">
                  <c:v>24.017453518509821</c:v>
                </c:pt>
                <c:pt idx="202">
                  <c:v>23.949611082673048</c:v>
                </c:pt>
                <c:pt idx="203">
                  <c:v>23.87534950375553</c:v>
                </c:pt>
                <c:pt idx="204">
                  <c:v>23.794262355566005</c:v>
                </c:pt>
                <c:pt idx="205">
                  <c:v>23.705961996316887</c:v>
                </c:pt>
                <c:pt idx="206">
                  <c:v>23.61015470623969</c:v>
                </c:pt>
                <c:pt idx="207">
                  <c:v>23.506673133373223</c:v>
                </c:pt>
                <c:pt idx="208">
                  <c:v>23.395435309410086</c:v>
                </c:pt>
                <c:pt idx="209">
                  <c:v>23.276360973715754</c:v>
                </c:pt>
                <c:pt idx="210">
                  <c:v>23.149318635463658</c:v>
                </c:pt>
                <c:pt idx="211">
                  <c:v>23.014106789231263</c:v>
                </c:pt>
                <c:pt idx="212">
                  <c:v>22.870501729845959</c:v>
                </c:pt>
                <c:pt idx="213">
                  <c:v>22.718327566981291</c:v>
                </c:pt>
                <c:pt idx="214">
                  <c:v>22.557510870695111</c:v>
                </c:pt>
                <c:pt idx="215">
                  <c:v>22.388104578852627</c:v>
                </c:pt>
                <c:pt idx="216">
                  <c:v>22.209644204378105</c:v>
                </c:pt>
                <c:pt idx="217">
                  <c:v>22.023374640941601</c:v>
                </c:pt>
                <c:pt idx="218">
                  <c:v>21.828764802217435</c:v>
                </c:pt>
                <c:pt idx="219">
                  <c:v>21.625801026821097</c:v>
                </c:pt>
                <c:pt idx="220">
                  <c:v>21.414479899406423</c:v>
                </c:pt>
                <c:pt idx="221">
                  <c:v>21.194856065511665</c:v>
                </c:pt>
                <c:pt idx="222">
                  <c:v>20.967079800367337</c:v>
                </c:pt>
                <c:pt idx="223">
                  <c:v>20.731402131915086</c:v>
                </c:pt>
                <c:pt idx="224">
                  <c:v>20.488113364577242</c:v>
                </c:pt>
                <c:pt idx="225">
                  <c:v>20.237476480007142</c:v>
                </c:pt>
                <c:pt idx="226">
                  <c:v>19.979692983627288</c:v>
                </c:pt>
                <c:pt idx="227">
                  <c:v>19.714923396706549</c:v>
                </c:pt>
                <c:pt idx="228">
                  <c:v>19.443333363533014</c:v>
                </c:pt>
                <c:pt idx="229">
                  <c:v>19.165165373682964</c:v>
                </c:pt>
                <c:pt idx="230">
                  <c:v>18.880737054347986</c:v>
                </c:pt>
                <c:pt idx="231">
                  <c:v>18.590449708700135</c:v>
                </c:pt>
                <c:pt idx="232">
                  <c:v>18.294713178276997</c:v>
                </c:pt>
                <c:pt idx="233">
                  <c:v>17.993886074423784</c:v>
                </c:pt>
                <c:pt idx="234">
                  <c:v>17.688265532255134</c:v>
                </c:pt>
                <c:pt idx="235">
                  <c:v>17.378104287385916</c:v>
                </c:pt>
                <c:pt idx="236">
                  <c:v>17.063668736815412</c:v>
                </c:pt>
                <c:pt idx="237">
                  <c:v>16.745300415158269</c:v>
                </c:pt>
                <c:pt idx="238">
                  <c:v>16.42339721024031</c:v>
                </c:pt>
                <c:pt idx="239">
                  <c:v>16.098418486118284</c:v>
                </c:pt>
                <c:pt idx="240">
                  <c:v>15.770791161060282</c:v>
                </c:pt>
                <c:pt idx="241">
                  <c:v>15.44088580012321</c:v>
                </c:pt>
                <c:pt idx="242">
                  <c:v>15.108801448345154</c:v>
                </c:pt>
                <c:pt idx="243">
                  <c:v>14.775224590301507</c:v>
                </c:pt>
                <c:pt idx="244">
                  <c:v>14.440218409895886</c:v>
                </c:pt>
                <c:pt idx="245">
                  <c:v>14.104121026396719</c:v>
                </c:pt>
                <c:pt idx="246">
                  <c:v>13.767316666245437</c:v>
                </c:pt>
                <c:pt idx="247">
                  <c:v>13.430213463306403</c:v>
                </c:pt>
                <c:pt idx="248">
                  <c:v>13.093181982636411</c:v>
                </c:pt>
                <c:pt idx="249">
                  <c:v>12.756524482369372</c:v>
                </c:pt>
                <c:pt idx="250">
                  <c:v>12.420597012340973</c:v>
                </c:pt>
                <c:pt idx="251">
                  <c:v>12.085417503118482</c:v>
                </c:pt>
                <c:pt idx="252">
                  <c:v>11.751271136105009</c:v>
                </c:pt>
                <c:pt idx="253">
                  <c:v>11.418452484905684</c:v>
                </c:pt>
                <c:pt idx="254">
                  <c:v>11.087269784510092</c:v>
                </c:pt>
                <c:pt idx="255">
                  <c:v>10.758032977580983</c:v>
                </c:pt>
                <c:pt idx="256">
                  <c:v>10.431007607281169</c:v>
                </c:pt>
                <c:pt idx="257">
                  <c:v>10.10638407915825</c:v>
                </c:pt>
                <c:pt idx="258">
                  <c:v>9.7843118146061627</c:v>
                </c:pt>
                <c:pt idx="259">
                  <c:v>9.4649214506148809</c:v>
                </c:pt>
                <c:pt idx="260">
                  <c:v>9.1483666777610217</c:v>
                </c:pt>
                <c:pt idx="261">
                  <c:v>8.8348404631018234</c:v>
                </c:pt>
                <c:pt idx="262">
                  <c:v>8.5245605349540448</c:v>
                </c:pt>
                <c:pt idx="263">
                  <c:v>8.2177352294325559</c:v>
                </c:pt>
                <c:pt idx="264">
                  <c:v>7.9145242139697043</c:v>
                </c:pt>
                <c:pt idx="265">
                  <c:v>7.6150248259305755</c:v>
                </c:pt>
                <c:pt idx="266">
                  <c:v>7.3192925646900653</c:v>
                </c:pt>
                <c:pt idx="267">
                  <c:v>7.0273820757865906</c:v>
                </c:pt>
                <c:pt idx="268">
                  <c:v>6.7393821582197573</c:v>
                </c:pt>
                <c:pt idx="269">
                  <c:v>6.4554166182875106</c:v>
                </c:pt>
                <c:pt idx="270">
                  <c:v>6.1756246313452507</c:v>
                </c:pt>
                <c:pt idx="271">
                  <c:v>5.9001325652003267</c:v>
                </c:pt>
                <c:pt idx="272">
                  <c:v>5.629015557467933</c:v>
                </c:pt>
                <c:pt idx="273">
                  <c:v>5.3629938192665572</c:v>
                </c:pt>
                <c:pt idx="274">
                  <c:v>5.100731096416709</c:v>
                </c:pt>
                <c:pt idx="275">
                  <c:v>4.8428058631718143</c:v>
                </c:pt>
                <c:pt idx="276">
                  <c:v>4.5893210068345063</c:v>
                </c:pt>
                <c:pt idx="277">
                  <c:v>4.3403469689190386</c:v>
                </c:pt>
                <c:pt idx="278">
                  <c:v>4.0959635831415646</c:v>
                </c:pt>
                <c:pt idx="279">
                  <c:v>3.8562284834682923</c:v>
                </c:pt>
                <c:pt idx="280">
                  <c:v>3.6211574658751462</c:v>
                </c:pt>
                <c:pt idx="281">
                  <c:v>3.390724915266035</c:v>
                </c:pt>
                <c:pt idx="282">
                  <c:v>3.1648889936506746</c:v>
                </c:pt>
                <c:pt idx="283">
                  <c:v>2.9436215244233579</c:v>
                </c:pt>
                <c:pt idx="284">
                  <c:v>2.7269261363893715</c:v>
                </c:pt>
                <c:pt idx="285">
                  <c:v>2.5148327138274906</c:v>
                </c:pt>
                <c:pt idx="286">
                  <c:v>2.307375623658297</c:v>
                </c:pt>
                <c:pt idx="287">
                  <c:v>2.1045604158192854</c:v>
                </c:pt>
                <c:pt idx="288">
                  <c:v>1.9063499484211182</c:v>
                </c:pt>
                <c:pt idx="289">
                  <c:v>1.7126762347295874</c:v>
                </c:pt>
                <c:pt idx="290">
                  <c:v>1.5234575198963265</c:v>
                </c:pt>
                <c:pt idx="291">
                  <c:v>1.3386322209611479</c:v>
                </c:pt>
                <c:pt idx="292">
                  <c:v>1.1581697065383152</c:v>
                </c:pt>
                <c:pt idx="293">
                  <c:v>0.98206079788505851</c:v>
                </c:pt>
                <c:pt idx="294">
                  <c:v>0.81028889855369557</c:v>
                </c:pt>
                <c:pt idx="295">
                  <c:v>0.64280630042776088</c:v>
                </c:pt>
                <c:pt idx="296">
                  <c:v>0.48018416678532938</c:v>
                </c:pt>
                <c:pt idx="297">
                  <c:v>0.32134949192404705</c:v>
                </c:pt>
                <c:pt idx="298">
                  <c:v>0.16609948966652124</c:v>
                </c:pt>
                <c:pt idx="299">
                  <c:v>1.4726570676430109E-2</c:v>
                </c:pt>
                <c:pt idx="300">
                  <c:v>-0.13284054205287205</c:v>
                </c:pt>
                <c:pt idx="301">
                  <c:v>-0.2766604613978414</c:v>
                </c:pt>
                <c:pt idx="302">
                  <c:v>-0.41680321362800893</c:v>
                </c:pt>
                <c:pt idx="303">
                  <c:v>-0.55336382808163731</c:v>
                </c:pt>
                <c:pt idx="304">
                  <c:v>-0.68646989995613139</c:v>
                </c:pt>
                <c:pt idx="305">
                  <c:v>-0.81626388654112314</c:v>
                </c:pt>
                <c:pt idx="306">
                  <c:v>-0.94288827180861901</c:v>
                </c:pt>
                <c:pt idx="307">
                  <c:v>-1.066457736678418</c:v>
                </c:pt>
                <c:pt idx="308">
                  <c:v>-1.1870651358738531</c:v>
                </c:pt>
                <c:pt idx="309">
                  <c:v>-1.3047974539920633</c:v>
                </c:pt>
                <c:pt idx="310">
                  <c:v>-1.4197517082095124</c:v>
                </c:pt>
                <c:pt idx="311">
                  <c:v>-1.5320466885343167</c:v>
                </c:pt>
                <c:pt idx="312">
                  <c:v>-1.641821250133213</c:v>
                </c:pt>
                <c:pt idx="313">
                  <c:v>-1.7492312181740963</c:v>
                </c:pt>
                <c:pt idx="314">
                  <c:v>-1.8544157680124012</c:v>
                </c:pt>
                <c:pt idx="315">
                  <c:v>-1.957484510913486</c:v>
                </c:pt>
                <c:pt idx="316">
                  <c:v>-2.0585268862545472</c:v>
                </c:pt>
                <c:pt idx="317">
                  <c:v>-2.1576193124055854</c:v>
                </c:pt>
                <c:pt idx="318">
                  <c:v>-2.2548490941524491</c:v>
                </c:pt>
                <c:pt idx="319">
                  <c:v>-2.3503240283578593</c:v>
                </c:pt>
                <c:pt idx="320">
                  <c:v>-2.4441653598099888</c:v>
                </c:pt>
                <c:pt idx="321">
                  <c:v>-2.5362815145403119</c:v>
                </c:pt>
                <c:pt idx="322">
                  <c:v>-2.6271092299371905</c:v>
                </c:pt>
                <c:pt idx="323">
                  <c:v>-2.7166950400918677</c:v>
                </c:pt>
                <c:pt idx="324">
                  <c:v>-2.804733058065175</c:v>
                </c:pt>
                <c:pt idx="325">
                  <c:v>-2.8917140264064032</c:v>
                </c:pt>
                <c:pt idx="326">
                  <c:v>-2.9775482922792382</c:v>
                </c:pt>
                <c:pt idx="327">
                  <c:v>-3.0622303057461968</c:v>
                </c:pt>
                <c:pt idx="328">
                  <c:v>-3.145607443526385</c:v>
                </c:pt>
                <c:pt idx="329">
                  <c:v>-3.2281390696763963</c:v>
                </c:pt>
                <c:pt idx="330">
                  <c:v>-3.3096994567662441</c:v>
                </c:pt>
                <c:pt idx="331">
                  <c:v>-3.3902693934738628</c:v>
                </c:pt>
                <c:pt idx="332">
                  <c:v>-3.4698450375348306</c:v>
                </c:pt>
                <c:pt idx="333">
                  <c:v>-3.5484129410237069</c:v>
                </c:pt>
                <c:pt idx="334">
                  <c:v>-3.6259628579020489</c:v>
                </c:pt>
                <c:pt idx="335">
                  <c:v>-3.7024917997419786</c:v>
                </c:pt>
                <c:pt idx="336">
                  <c:v>-3.7779995530843724</c:v>
                </c:pt>
                <c:pt idx="337">
                  <c:v>-3.8524771526455837</c:v>
                </c:pt>
                <c:pt idx="338">
                  <c:v>-3.9259006910026062</c:v>
                </c:pt>
                <c:pt idx="339">
                  <c:v>-3.9982240609824609</c:v>
                </c:pt>
                <c:pt idx="340">
                  <c:v>-4.0693887747824187</c:v>
                </c:pt>
                <c:pt idx="341">
                  <c:v>-4.1393325023353089</c:v>
                </c:pt>
                <c:pt idx="342">
                  <c:v>-4.2080005981028066</c:v>
                </c:pt>
                <c:pt idx="343">
                  <c:v>-4.2752359561622102</c:v>
                </c:pt>
                <c:pt idx="344">
                  <c:v>-4.3409835040569291</c:v>
                </c:pt>
                <c:pt idx="345">
                  <c:v>-4.405523300170894</c:v>
                </c:pt>
                <c:pt idx="346">
                  <c:v>-4.4685735784470992</c:v>
                </c:pt>
                <c:pt idx="347">
                  <c:v>-4.5300374284386589</c:v>
                </c:pt>
                <c:pt idx="348">
                  <c:v>-4.5898222088813778</c:v>
                </c:pt>
                <c:pt idx="349">
                  <c:v>-4.647905720025296</c:v>
                </c:pt>
                <c:pt idx="350">
                  <c:v>-4.7041731208562823</c:v>
                </c:pt>
                <c:pt idx="351">
                  <c:v>-4.7585018858313513</c:v>
                </c:pt>
                <c:pt idx="352">
                  <c:v>-4.8108215734362556</c:v>
                </c:pt>
                <c:pt idx="353">
                  <c:v>-4.8612192749977083</c:v>
                </c:pt>
                <c:pt idx="354">
                  <c:v>-4.9095135502517193</c:v>
                </c:pt>
                <c:pt idx="355">
                  <c:v>-4.954873616248368</c:v>
                </c:pt>
                <c:pt idx="356">
                  <c:v>-4.9979449734091714</c:v>
                </c:pt>
                <c:pt idx="357">
                  <c:v>-5.0392352275550341</c:v>
                </c:pt>
                <c:pt idx="358">
                  <c:v>-5.0781710274517478</c:v>
                </c:pt>
                <c:pt idx="359">
                  <c:v>-5.1145175680518147</c:v>
                </c:pt>
                <c:pt idx="360">
                  <c:v>-5.1481992848217484</c:v>
                </c:pt>
                <c:pt idx="361">
                  <c:v>-5.1793433994054734</c:v>
                </c:pt>
                <c:pt idx="362">
                  <c:v>-5.2077437102794617</c:v>
                </c:pt>
                <c:pt idx="363">
                  <c:v>-5.2324101939797387</c:v>
                </c:pt>
                <c:pt idx="364">
                  <c:v>-5.2540511079132504</c:v>
                </c:pt>
                <c:pt idx="365">
                  <c:v>-5.2735369384288742</c:v>
                </c:pt>
                <c:pt idx="366">
                  <c:v>-5.2901124671101547</c:v>
                </c:pt>
                <c:pt idx="367">
                  <c:v>-5.3035364851355542</c:v>
                </c:pt>
                <c:pt idx="368">
                  <c:v>-5.3137411125004244</c:v>
                </c:pt>
                <c:pt idx="369">
                  <c:v>-5.3207575142383554</c:v>
                </c:pt>
                <c:pt idx="370">
                  <c:v>-5.3244588956236809</c:v>
                </c:pt>
                <c:pt idx="371">
                  <c:v>-5.3247760958969552</c:v>
                </c:pt>
                <c:pt idx="372">
                  <c:v>-5.3205752201378322</c:v>
                </c:pt>
                <c:pt idx="373">
                  <c:v>-5.3127165086567363</c:v>
                </c:pt>
                <c:pt idx="374">
                  <c:v>-5.3022886030375957</c:v>
                </c:pt>
                <c:pt idx="375">
                  <c:v>-5.2884069286286817</c:v>
                </c:pt>
                <c:pt idx="376">
                  <c:v>-5.2708516225218753</c:v>
                </c:pt>
                <c:pt idx="377">
                  <c:v>-5.2495710276067218</c:v>
                </c:pt>
                <c:pt idx="378">
                  <c:v>-5.2245169021189151</c:v>
                </c:pt>
                <c:pt idx="379">
                  <c:v>-5.1952614739537237</c:v>
                </c:pt>
                <c:pt idx="380">
                  <c:v>-5.1617428399622431</c:v>
                </c:pt>
                <c:pt idx="381">
                  <c:v>-5.1238944008946401</c:v>
                </c:pt>
                <c:pt idx="382">
                  <c:v>-5.0819740153849073</c:v>
                </c:pt>
                <c:pt idx="383">
                  <c:v>-5.0365563154220556</c:v>
                </c:pt>
                <c:pt idx="384">
                  <c:v>-4.9869099900126406</c:v>
                </c:pt>
                <c:pt idx="385">
                  <c:v>-4.9333919428288935</c:v>
                </c:pt>
                <c:pt idx="386">
                  <c:v>-4.8752648860216112</c:v>
                </c:pt>
                <c:pt idx="387">
                  <c:v>-4.8129834875464432</c:v>
                </c:pt>
                <c:pt idx="388">
                  <c:v>-4.7470694415271248</c:v>
                </c:pt>
                <c:pt idx="389">
                  <c:v>-4.6769271969795181</c:v>
                </c:pt>
                <c:pt idx="390">
                  <c:v>-4.6031160168349734</c:v>
                </c:pt>
                <c:pt idx="391">
                  <c:v>-4.5251893445849412</c:v>
                </c:pt>
                <c:pt idx="392">
                  <c:v>-4.443268851935863</c:v>
                </c:pt>
                <c:pt idx="393">
                  <c:v>-4.3578207336366175</c:v>
                </c:pt>
                <c:pt idx="394">
                  <c:v>-4.2682797499000973</c:v>
                </c:pt>
                <c:pt idx="395">
                  <c:v>-4.1728127136826467</c:v>
                </c:pt>
                <c:pt idx="396">
                  <c:v>-4.0733881451189466</c:v>
                </c:pt>
                <c:pt idx="397">
                  <c:v>-3.9699501179158676</c:v>
                </c:pt>
                <c:pt idx="398">
                  <c:v>-3.8627692982554436</c:v>
                </c:pt>
                <c:pt idx="399">
                  <c:v>-3.7516266770660853</c:v>
                </c:pt>
                <c:pt idx="400">
                  <c:v>-3.6369692377746095</c:v>
                </c:pt>
                <c:pt idx="401">
                  <c:v>-3.5183794543147076</c:v>
                </c:pt>
                <c:pt idx="402">
                  <c:v>-3.3964552257209992</c:v>
                </c:pt>
                <c:pt idx="403">
                  <c:v>-3.2705950241535882</c:v>
                </c:pt>
                <c:pt idx="404">
                  <c:v>-3.1404005348682369</c:v>
                </c:pt>
                <c:pt idx="405">
                  <c:v>-3.0065706230699973</c:v>
                </c:pt>
                <c:pt idx="406">
                  <c:v>-2.8694856729358409</c:v>
                </c:pt>
                <c:pt idx="407">
                  <c:v>-2.7288553800433841</c:v>
                </c:pt>
                <c:pt idx="408">
                  <c:v>-2.5852146729826888</c:v>
                </c:pt>
                <c:pt idx="409">
                  <c:v>-2.4380360942333898</c:v>
                </c:pt>
                <c:pt idx="410">
                  <c:v>-2.2877343948930466</c:v>
                </c:pt>
                <c:pt idx="411">
                  <c:v>-2.1338809490203823</c:v>
                </c:pt>
                <c:pt idx="412">
                  <c:v>-1.976864465698597</c:v>
                </c:pt>
                <c:pt idx="413">
                  <c:v>-1.8171895623207039</c:v>
                </c:pt>
                <c:pt idx="414">
                  <c:v>-1.6543908979743696</c:v>
                </c:pt>
                <c:pt idx="415">
                  <c:v>-1.4888364762067767</c:v>
                </c:pt>
                <c:pt idx="416">
                  <c:v>-1.3201290495693641</c:v>
                </c:pt>
                <c:pt idx="417">
                  <c:v>-1.1487254206091151</c:v>
                </c:pt>
                <c:pt idx="418">
                  <c:v>-0.97502273004501494</c:v>
                </c:pt>
                <c:pt idx="419">
                  <c:v>-0.7987305133603485</c:v>
                </c:pt>
                <c:pt idx="420">
                  <c:v>-0.620267950929696</c:v>
                </c:pt>
                <c:pt idx="421">
                  <c:v>-0.43944751890376188</c:v>
                </c:pt>
                <c:pt idx="422">
                  <c:v>-0.25635118559002851</c:v>
                </c:pt>
                <c:pt idx="423">
                  <c:v>-7.1003732259850877E-2</c:v>
                </c:pt>
                <c:pt idx="424">
                  <c:v>0.11647325609810615</c:v>
                </c:pt>
                <c:pt idx="425">
                  <c:v>0.3056859673932194</c:v>
                </c:pt>
                <c:pt idx="426">
                  <c:v>0.49678675141185469</c:v>
                </c:pt>
                <c:pt idx="427">
                  <c:v>0.68988668695092192</c:v>
                </c:pt>
                <c:pt idx="428">
                  <c:v>0.8846393298357722</c:v>
                </c:pt>
                <c:pt idx="429">
                  <c:v>1.0809628184884734</c:v>
                </c:pt>
                <c:pt idx="430">
                  <c:v>1.2792106412351125</c:v>
                </c:pt>
                <c:pt idx="431">
                  <c:v>1.4788553405553064</c:v>
                </c:pt>
                <c:pt idx="432">
                  <c:v>1.6797584882006047</c:v>
                </c:pt>
                <c:pt idx="433">
                  <c:v>1.8819914862513509</c:v>
                </c:pt>
                <c:pt idx="434">
                  <c:v>2.0853986162692308</c:v>
                </c:pt>
                <c:pt idx="435">
                  <c:v>2.2898659978061908</c:v>
                </c:pt>
                <c:pt idx="436">
                  <c:v>2.4953620389103888</c:v>
                </c:pt>
                <c:pt idx="437">
                  <c:v>2.7017590910196301</c:v>
                </c:pt>
                <c:pt idx="438">
                  <c:v>2.9090586483478491</c:v>
                </c:pt>
                <c:pt idx="439">
                  <c:v>3.1171100087463812</c:v>
                </c:pt>
                <c:pt idx="440">
                  <c:v>3.3259735811501741</c:v>
                </c:pt>
                <c:pt idx="441">
                  <c:v>3.5354978095740037</c:v>
                </c:pt>
                <c:pt idx="442">
                  <c:v>3.7457253858447035</c:v>
                </c:pt>
                <c:pt idx="443">
                  <c:v>3.9565692186355572</c:v>
                </c:pt>
                <c:pt idx="444">
                  <c:v>4.1679048612713787</c:v>
                </c:pt>
                <c:pt idx="445">
                  <c:v>4.3797485366463658</c:v>
                </c:pt>
                <c:pt idx="446">
                  <c:v>4.5920549914240825</c:v>
                </c:pt>
                <c:pt idx="447">
                  <c:v>4.8047358535230131</c:v>
                </c:pt>
                <c:pt idx="448">
                  <c:v>5.0177467234432651</c:v>
                </c:pt>
                <c:pt idx="449">
                  <c:v>5.2310871742665732</c:v>
                </c:pt>
                <c:pt idx="450">
                  <c:v>5.4446679800748772</c:v>
                </c:pt>
                <c:pt idx="451">
                  <c:v>5.6584306530654418</c:v>
                </c:pt>
                <c:pt idx="452">
                  <c:v>5.8723611049353774</c:v>
                </c:pt>
                <c:pt idx="453">
                  <c:v>6.0864102400839091</c:v>
                </c:pt>
                <c:pt idx="454">
                  <c:v>6.300563116371614</c:v>
                </c:pt>
                <c:pt idx="455">
                  <c:v>6.5147817380726245</c:v>
                </c:pt>
                <c:pt idx="456">
                  <c:v>6.7290430516004172</c:v>
                </c:pt>
                <c:pt idx="457">
                  <c:v>6.9433201611041842</c:v>
                </c:pt>
                <c:pt idx="458">
                  <c:v>7.1575733631849001</c:v>
                </c:pt>
                <c:pt idx="459">
                  <c:v>7.3717898502945687</c:v>
                </c:pt>
                <c:pt idx="460">
                  <c:v>7.585937176644773</c:v>
                </c:pt>
                <c:pt idx="461">
                  <c:v>7.8000144883989835</c:v>
                </c:pt>
                <c:pt idx="462">
                  <c:v>8.0139961704611586</c:v>
                </c:pt>
                <c:pt idx="463">
                  <c:v>8.2278753921389232</c:v>
                </c:pt>
                <c:pt idx="464">
                  <c:v>8.4416393458842816</c:v>
                </c:pt>
                <c:pt idx="465">
                  <c:v>8.6552701011299735</c:v>
                </c:pt>
                <c:pt idx="466">
                  <c:v>8.8687531426548407</c:v>
                </c:pt>
                <c:pt idx="467">
                  <c:v>9.082081639766681</c:v>
                </c:pt>
                <c:pt idx="468">
                  <c:v>9.2952453464269595</c:v>
                </c:pt>
                <c:pt idx="469">
                  <c:v>9.5081827864050563</c:v>
                </c:pt>
                <c:pt idx="470">
                  <c:v>9.720929820835547</c:v>
                </c:pt>
                <c:pt idx="471">
                  <c:v>9.933529141545268</c:v>
                </c:pt>
                <c:pt idx="472">
                  <c:v>10.145935495197751</c:v>
                </c:pt>
                <c:pt idx="473">
                  <c:v>10.35818388909099</c:v>
                </c:pt>
                <c:pt idx="474">
                  <c:v>10.570254684984675</c:v>
                </c:pt>
                <c:pt idx="475">
                  <c:v>10.781779879331532</c:v>
                </c:pt>
              </c:numCache>
            </c:numRef>
          </c:yVal>
          <c:smooth val="1"/>
          <c:extLst>
            <c:ext xmlns:c16="http://schemas.microsoft.com/office/drawing/2014/chart" uri="{C3380CC4-5D6E-409C-BE32-E72D297353CC}">
              <c16:uniqueId val="{00000014-4789-45DC-97F7-B59DC835213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Лист1!$W$2:$W$477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5-4789-45DC-97F7-B59DC835213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Лист1!$X$2:$X$477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6-4789-45DC-97F7-B59DC835213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Лист1!$Y$2:$Y$477</c:f>
              <c:numCache>
                <c:formatCode>0.00</c:formatCode>
                <c:ptCount val="476"/>
                <c:pt idx="0">
                  <c:v>19.256194594502407</c:v>
                </c:pt>
                <c:pt idx="1">
                  <c:v>19.292641460895517</c:v>
                </c:pt>
                <c:pt idx="2">
                  <c:v>19.400306832790331</c:v>
                </c:pt>
                <c:pt idx="3">
                  <c:v>18.354206800460801</c:v>
                </c:pt>
                <c:pt idx="4">
                  <c:v>18.214194685220711</c:v>
                </c:pt>
                <c:pt idx="5">
                  <c:v>18.033645826578091</c:v>
                </c:pt>
                <c:pt idx="6">
                  <c:v>17.814604309201208</c:v>
                </c:pt>
                <c:pt idx="7">
                  <c:v>17.562435641884779</c:v>
                </c:pt>
                <c:pt idx="8">
                  <c:v>17.27784338593483</c:v>
                </c:pt>
                <c:pt idx="9">
                  <c:v>16.963375389575905</c:v>
                </c:pt>
                <c:pt idx="10">
                  <c:v>16.623411834239928</c:v>
                </c:pt>
                <c:pt idx="11">
                  <c:v>16.258833879232355</c:v>
                </c:pt>
                <c:pt idx="12">
                  <c:v>15.871712931990604</c:v>
                </c:pt>
                <c:pt idx="13">
                  <c:v>15.464297997951487</c:v>
                </c:pt>
                <c:pt idx="14">
                  <c:v>15.039681673049916</c:v>
                </c:pt>
                <c:pt idx="15">
                  <c:v>14.601444947719536</c:v>
                </c:pt>
                <c:pt idx="16">
                  <c:v>14.152458420395812</c:v>
                </c:pt>
                <c:pt idx="17">
                  <c:v>13.69449636340136</c:v>
                </c:pt>
                <c:pt idx="18">
                  <c:v>13.228642295300935</c:v>
                </c:pt>
                <c:pt idx="19">
                  <c:v>12.756335784494873</c:v>
                </c:pt>
                <c:pt idx="20">
                  <c:v>12.280495244264584</c:v>
                </c:pt>
                <c:pt idx="21">
                  <c:v>11.803835020959346</c:v>
                </c:pt>
                <c:pt idx="22">
                  <c:v>11.328645104169814</c:v>
                </c:pt>
                <c:pt idx="23">
                  <c:v>10.857913067936863</c:v>
                </c:pt>
                <c:pt idx="24">
                  <c:v>10.394641001522523</c:v>
                </c:pt>
                <c:pt idx="25">
                  <c:v>9.9413144230842025</c:v>
                </c:pt>
                <c:pt idx="26">
                  <c:v>9.4993814393877791</c:v>
                </c:pt>
                <c:pt idx="27">
                  <c:v>9.0701911121606447</c:v>
                </c:pt>
                <c:pt idx="28">
                  <c:v>8.6550950646399958</c:v>
                </c:pt>
                <c:pt idx="29">
                  <c:v>8.2562517955898702</c:v>
                </c:pt>
                <c:pt idx="30">
                  <c:v>7.8753587320446803</c:v>
                </c:pt>
                <c:pt idx="31">
                  <c:v>7.5148219853639517</c:v>
                </c:pt>
                <c:pt idx="32">
                  <c:v>7.1766873478888904</c:v>
                </c:pt>
                <c:pt idx="33">
                  <c:v>6.8624033533036615</c:v>
                </c:pt>
                <c:pt idx="34">
                  <c:v>6.5727768771349888</c:v>
                </c:pt>
                <c:pt idx="35">
                  <c:v>6.3082715526222977</c:v>
                </c:pt>
                <c:pt idx="36">
                  <c:v>6.0694351159035866</c:v>
                </c:pt>
                <c:pt idx="37">
                  <c:v>5.85719099119303</c:v>
                </c:pt>
                <c:pt idx="38">
                  <c:v>5.6727025307714891</c:v>
                </c:pt>
                <c:pt idx="39">
                  <c:v>5.5172346934676169</c:v>
                </c:pt>
                <c:pt idx="40">
                  <c:v>5.3916805922985018</c:v>
                </c:pt>
                <c:pt idx="41">
                  <c:v>5.2963245548307842</c:v>
                </c:pt>
                <c:pt idx="42">
                  <c:v>5.2309035994112447</c:v>
                </c:pt>
                <c:pt idx="43">
                  <c:v>5.194931466132398</c:v>
                </c:pt>
                <c:pt idx="44">
                  <c:v>5.1880977854132642</c:v>
                </c:pt>
                <c:pt idx="45">
                  <c:v>5.2104636065661873</c:v>
                </c:pt>
                <c:pt idx="46">
                  <c:v>5.2623734526336179</c:v>
                </c:pt>
                <c:pt idx="47">
                  <c:v>5.3441150665283184</c:v>
                </c:pt>
                <c:pt idx="48">
                  <c:v>5.4555620804428999</c:v>
                </c:pt>
                <c:pt idx="49">
                  <c:v>5.5960327059030517</c:v>
                </c:pt>
                <c:pt idx="50">
                  <c:v>5.7644429974257525</c:v>
                </c:pt>
                <c:pt idx="51">
                  <c:v>5.959663329273412</c:v>
                </c:pt>
                <c:pt idx="52">
                  <c:v>6.1808624915778623</c:v>
                </c:pt>
                <c:pt idx="53">
                  <c:v>6.4276118583976727</c:v>
                </c:pt>
                <c:pt idx="54">
                  <c:v>6.6997086435555913</c:v>
                </c:pt>
                <c:pt idx="55">
                  <c:v>6.9968326583504492</c:v>
                </c:pt>
                <c:pt idx="56">
                  <c:v>7.3182628378272021</c:v>
                </c:pt>
                <c:pt idx="57">
                  <c:v>7.6628328412771074</c:v>
                </c:pt>
                <c:pt idx="58">
                  <c:v>8.0291346922516684</c:v>
                </c:pt>
                <c:pt idx="59">
                  <c:v>8.4158790975808895</c:v>
                </c:pt>
                <c:pt idx="60">
                  <c:v>8.8221618443727348</c:v>
                </c:pt>
                <c:pt idx="61">
                  <c:v>9.2474612385034245</c:v>
                </c:pt>
                <c:pt idx="62">
                  <c:v>9.6914126917719585</c:v>
                </c:pt>
                <c:pt idx="63">
                  <c:v>10.153486825525718</c:v>
                </c:pt>
                <c:pt idx="64">
                  <c:v>10.632771742343877</c:v>
                </c:pt>
                <c:pt idx="65">
                  <c:v>11.12801657170054</c:v>
                </c:pt>
                <c:pt idx="66">
                  <c:v>11.637856882810576</c:v>
                </c:pt>
                <c:pt idx="67">
                  <c:v>12.161149388551706</c:v>
                </c:pt>
                <c:pt idx="68">
                  <c:v>12.697139297425711</c:v>
                </c:pt>
                <c:pt idx="69">
                  <c:v>13.245373222231814</c:v>
                </c:pt>
                <c:pt idx="70">
                  <c:v>13.805451567471014</c:v>
                </c:pt>
                <c:pt idx="71">
                  <c:v>14.376728832721707</c:v>
                </c:pt>
                <c:pt idx="72">
                  <c:v>14.958188098669019</c:v>
                </c:pt>
                <c:pt idx="73">
                  <c:v>15.548530679941129</c:v>
                </c:pt>
                <c:pt idx="74">
                  <c:v>16.146414345502844</c:v>
                </c:pt>
                <c:pt idx="75">
                  <c:v>16.750802537798869</c:v>
                </c:pt>
                <c:pt idx="76">
                  <c:v>17.36078165173527</c:v>
                </c:pt>
                <c:pt idx="77">
                  <c:v>17.975851339101752</c:v>
                </c:pt>
                <c:pt idx="78">
                  <c:v>18.595360976457549</c:v>
                </c:pt>
                <c:pt idx="79">
                  <c:v>19.218352559208846</c:v>
                </c:pt>
                <c:pt idx="80">
                  <c:v>19.843516302108753</c:v>
                </c:pt>
                <c:pt idx="81">
                  <c:v>20.46930846869942</c:v>
                </c:pt>
                <c:pt idx="82">
                  <c:v>21.09422459900378</c:v>
                </c:pt>
                <c:pt idx="83">
                  <c:v>21.717011260986311</c:v>
                </c:pt>
                <c:pt idx="84">
                  <c:v>22.336681419610933</c:v>
                </c:pt>
                <c:pt idx="85">
                  <c:v>22.952345377206754</c:v>
                </c:pt>
                <c:pt idx="86">
                  <c:v>23.562981945276235</c:v>
                </c:pt>
                <c:pt idx="87">
                  <c:v>24.167248892784116</c:v>
                </c:pt>
                <c:pt idx="88">
                  <c:v>24.763518807291931</c:v>
                </c:pt>
                <c:pt idx="89">
                  <c:v>25.350049862265536</c:v>
                </c:pt>
                <c:pt idx="90">
                  <c:v>25.925047293305376</c:v>
                </c:pt>
                <c:pt idx="91">
                  <c:v>26.487539434432943</c:v>
                </c:pt>
                <c:pt idx="92">
                  <c:v>27.036303591728188</c:v>
                </c:pt>
                <c:pt idx="93">
                  <c:v>27.570351022481869</c:v>
                </c:pt>
                <c:pt idx="94">
                  <c:v>28.088564908504448</c:v>
                </c:pt>
                <c:pt idx="95">
                  <c:v>28.589596188068363</c:v>
                </c:pt>
                <c:pt idx="96">
                  <c:v>29.071925032138811</c:v>
                </c:pt>
                <c:pt idx="97">
                  <c:v>29.534062349796244</c:v>
                </c:pt>
                <c:pt idx="98">
                  <c:v>29.97478203177452</c:v>
                </c:pt>
                <c:pt idx="99">
                  <c:v>30.39319950342173</c:v>
                </c:pt>
                <c:pt idx="100">
                  <c:v>30.788700002431817</c:v>
                </c:pt>
                <c:pt idx="101">
                  <c:v>31.160743904113737</c:v>
                </c:pt>
                <c:pt idx="102">
                  <c:v>31.50869936943052</c:v>
                </c:pt>
                <c:pt idx="103">
                  <c:v>31.831794530153267</c:v>
                </c:pt>
                <c:pt idx="104">
                  <c:v>32.12919262647624</c:v>
                </c:pt>
                <c:pt idx="105">
                  <c:v>32.40022766590117</c:v>
                </c:pt>
                <c:pt idx="106">
                  <c:v>32.644554698467246</c:v>
                </c:pt>
                <c:pt idx="107">
                  <c:v>32.862187385559047</c:v>
                </c:pt>
                <c:pt idx="108">
                  <c:v>33.053398954868285</c:v>
                </c:pt>
                <c:pt idx="109">
                  <c:v>33.218486541509591</c:v>
                </c:pt>
                <c:pt idx="110">
                  <c:v>33.357655066251738</c:v>
                </c:pt>
                <c:pt idx="111">
                  <c:v>33.470996743440608</c:v>
                </c:pt>
                <c:pt idx="112">
                  <c:v>33.558610618114443</c:v>
                </c:pt>
                <c:pt idx="113">
                  <c:v>33.620814317464792</c:v>
                </c:pt>
                <c:pt idx="114">
                  <c:v>33.658219188451717</c:v>
                </c:pt>
                <c:pt idx="115">
                  <c:v>33.671750789880704</c:v>
                </c:pt>
                <c:pt idx="116">
                  <c:v>33.662481540441483</c:v>
                </c:pt>
                <c:pt idx="117">
                  <c:v>33.631436043977729</c:v>
                </c:pt>
                <c:pt idx="118">
                  <c:v>33.579478383064263</c:v>
                </c:pt>
                <c:pt idx="119">
                  <c:v>33.507346272468517</c:v>
                </c:pt>
                <c:pt idx="120">
                  <c:v>33.415797919034922</c:v>
                </c:pt>
                <c:pt idx="121">
                  <c:v>33.30577254295347</c:v>
                </c:pt>
                <c:pt idx="122">
                  <c:v>33.178451853990524</c:v>
                </c:pt>
                <c:pt idx="123">
                  <c:v>33.035219067335113</c:v>
                </c:pt>
                <c:pt idx="124">
                  <c:v>32.877488136291483</c:v>
                </c:pt>
                <c:pt idx="125">
                  <c:v>32.706526154279672</c:v>
                </c:pt>
                <c:pt idx="126">
                  <c:v>32.523101574182483</c:v>
                </c:pt>
                <c:pt idx="127">
                  <c:v>32.328662502765617</c:v>
                </c:pt>
                <c:pt idx="128">
                  <c:v>32.123833948373779</c:v>
                </c:pt>
                <c:pt idx="129">
                  <c:v>31.909439009427977</c:v>
                </c:pt>
                <c:pt idx="130">
                  <c:v>31.687222927808715</c:v>
                </c:pt>
                <c:pt idx="131">
                  <c:v>31.458254706859535</c:v>
                </c:pt>
                <c:pt idx="132">
                  <c:v>31.223794609308243</c:v>
                </c:pt>
                <c:pt idx="133">
                  <c:v>30.98488431572909</c:v>
                </c:pt>
                <c:pt idx="134">
                  <c:v>30.742340093851045</c:v>
                </c:pt>
                <c:pt idx="135">
                  <c:v>30.496858674287751</c:v>
                </c:pt>
                <c:pt idx="136">
                  <c:v>30.249150449037536</c:v>
                </c:pt>
                <c:pt idx="137">
                  <c:v>30.000065839290606</c:v>
                </c:pt>
                <c:pt idx="138">
                  <c:v>29.750595295429189</c:v>
                </c:pt>
                <c:pt idx="139">
                  <c:v>29.501756590604757</c:v>
                </c:pt>
                <c:pt idx="140">
                  <c:v>29.254430884122801</c:v>
                </c:pt>
                <c:pt idx="141">
                  <c:v>29.009270507097206</c:v>
                </c:pt>
                <c:pt idx="142">
                  <c:v>28.766716039180743</c:v>
                </c:pt>
                <c:pt idx="143">
                  <c:v>28.527119261026368</c:v>
                </c:pt>
                <c:pt idx="144">
                  <c:v>28.290898552536923</c:v>
                </c:pt>
                <c:pt idx="145">
                  <c:v>28.058615738153442</c:v>
                </c:pt>
                <c:pt idx="146">
                  <c:v>27.830943641066519</c:v>
                </c:pt>
                <c:pt idx="147">
                  <c:v>27.608526054024651</c:v>
                </c:pt>
                <c:pt idx="148">
                  <c:v>27.391856494545934</c:v>
                </c:pt>
                <c:pt idx="149">
                  <c:v>27.181196236610383</c:v>
                </c:pt>
                <c:pt idx="150">
                  <c:v>26.976644325256299</c:v>
                </c:pt>
                <c:pt idx="151">
                  <c:v>26.778265652060472</c:v>
                </c:pt>
                <c:pt idx="152">
                  <c:v>26.586229276657082</c:v>
                </c:pt>
                <c:pt idx="153">
                  <c:v>26.400840872526146</c:v>
                </c:pt>
                <c:pt idx="154">
                  <c:v>26.222491496801346</c:v>
                </c:pt>
                <c:pt idx="155">
                  <c:v>26.051515853404958</c:v>
                </c:pt>
                <c:pt idx="156">
                  <c:v>25.88806934058665</c:v>
                </c:pt>
                <c:pt idx="157">
                  <c:v>25.732112681865683</c:v>
                </c:pt>
                <c:pt idx="158">
                  <c:v>25.583481940627081</c:v>
                </c:pt>
                <c:pt idx="159">
                  <c:v>25.442035380005805</c:v>
                </c:pt>
                <c:pt idx="160">
                  <c:v>25.30774909257887</c:v>
                </c:pt>
                <c:pt idx="161">
                  <c:v>25.180739200115198</c:v>
                </c:pt>
                <c:pt idx="162">
                  <c:v>25.061162808537457</c:v>
                </c:pt>
                <c:pt idx="163">
                  <c:v>24.949091640114737</c:v>
                </c:pt>
                <c:pt idx="164">
                  <c:v>24.844419819116592</c:v>
                </c:pt>
                <c:pt idx="165">
                  <c:v>24.746865579485881</c:v>
                </c:pt>
                <c:pt idx="166">
                  <c:v>24.656077140569668</c:v>
                </c:pt>
                <c:pt idx="167">
                  <c:v>24.571759074926348</c:v>
                </c:pt>
                <c:pt idx="168">
                  <c:v>24.493750861287108</c:v>
                </c:pt>
                <c:pt idx="169">
                  <c:v>24.422008100151995</c:v>
                </c:pt>
                <c:pt idx="170">
                  <c:v>24.356489807367289</c:v>
                </c:pt>
                <c:pt idx="171">
                  <c:v>24.297040584683373</c:v>
                </c:pt>
                <c:pt idx="172">
                  <c:v>24.243347927927921</c:v>
                </c:pt>
                <c:pt idx="173">
                  <c:v>24.194952473044363</c:v>
                </c:pt>
                <c:pt idx="174">
                  <c:v>24.151369240879962</c:v>
                </c:pt>
                <c:pt idx="175">
                  <c:v>24.112196928262684</c:v>
                </c:pt>
                <c:pt idx="176">
                  <c:v>24.077157184481599</c:v>
                </c:pt>
                <c:pt idx="177">
                  <c:v>24.046060457825636</c:v>
                </c:pt>
                <c:pt idx="178">
                  <c:v>24.018691581487605</c:v>
                </c:pt>
                <c:pt idx="179">
                  <c:v>23.994727805256826</c:v>
                </c:pt>
                <c:pt idx="180">
                  <c:v>23.973694396018978</c:v>
                </c:pt>
                <c:pt idx="181">
                  <c:v>23.955087590217548</c:v>
                </c:pt>
                <c:pt idx="182">
                  <c:v>23.938181626796691</c:v>
                </c:pt>
                <c:pt idx="183">
                  <c:v>23.922612771391812</c:v>
                </c:pt>
                <c:pt idx="184">
                  <c:v>23.90810096561907</c:v>
                </c:pt>
                <c:pt idx="185">
                  <c:v>23.894289305806122</c:v>
                </c:pt>
                <c:pt idx="186">
                  <c:v>23.880839672684662</c:v>
                </c:pt>
                <c:pt idx="187">
                  <c:v>23.867376378178562</c:v>
                </c:pt>
                <c:pt idx="188">
                  <c:v>23.853363212943069</c:v>
                </c:pt>
                <c:pt idx="189">
                  <c:v>23.838205906748716</c:v>
                </c:pt>
                <c:pt idx="190">
                  <c:v>23.821361419558482</c:v>
                </c:pt>
                <c:pt idx="191">
                  <c:v>23.802387464046475</c:v>
                </c:pt>
                <c:pt idx="192">
                  <c:v>23.780956166982623</c:v>
                </c:pt>
                <c:pt idx="193">
                  <c:v>23.756775516271553</c:v>
                </c:pt>
                <c:pt idx="194">
                  <c:v>23.72950226962562</c:v>
                </c:pt>
                <c:pt idx="195">
                  <c:v>23.698704385757402</c:v>
                </c:pt>
                <c:pt idx="196">
                  <c:v>23.66386102437972</c:v>
                </c:pt>
                <c:pt idx="197">
                  <c:v>23.624441099166834</c:v>
                </c:pt>
                <c:pt idx="198">
                  <c:v>23.579978415369975</c:v>
                </c:pt>
                <c:pt idx="199">
                  <c:v>23.530146807432125</c:v>
                </c:pt>
                <c:pt idx="200">
                  <c:v>23.474693539738642</c:v>
                </c:pt>
                <c:pt idx="201">
                  <c:v>23.413398322463017</c:v>
                </c:pt>
                <c:pt idx="202">
                  <c:v>23.345994758605926</c:v>
                </c:pt>
                <c:pt idx="203">
                  <c:v>23.272122529149037</c:v>
                </c:pt>
                <c:pt idx="204">
                  <c:v>23.191380330920204</c:v>
                </c:pt>
                <c:pt idx="205">
                  <c:v>23.10338393747805</c:v>
                </c:pt>
                <c:pt idx="206">
                  <c:v>23.007836213707922</c:v>
                </c:pt>
                <c:pt idx="207">
                  <c:v>22.904573222994799</c:v>
                </c:pt>
                <c:pt idx="208">
                  <c:v>22.793506166338901</c:v>
                </c:pt>
                <c:pt idx="209">
                  <c:v>22.674559906125019</c:v>
                </c:pt>
                <c:pt idx="210">
                  <c:v>22.547597828507396</c:v>
                </c:pt>
                <c:pt idx="211">
                  <c:v>22.412428674101783</c:v>
                </c:pt>
                <c:pt idx="212">
                  <c:v>22.268821907043424</c:v>
                </c:pt>
                <c:pt idx="213">
                  <c:v>22.116606760024968</c:v>
                </c:pt>
                <c:pt idx="214">
                  <c:v>21.955718341469751</c:v>
                </c:pt>
                <c:pt idx="215">
                  <c:v>21.78619934320449</c:v>
                </c:pt>
                <c:pt idx="216">
                  <c:v>21.607583570480305</c:v>
                </c:pt>
                <c:pt idx="217">
                  <c:v>21.421127870678877</c:v>
                </c:pt>
                <c:pt idx="218">
                  <c:v>21.22629261910911</c:v>
                </c:pt>
                <c:pt idx="219">
                  <c:v>21.023074400424907</c:v>
                </c:pt>
                <c:pt idx="220">
                  <c:v>20.811466383934011</c:v>
                </c:pt>
                <c:pt idx="221">
                  <c:v>20.591523215174664</c:v>
                </c:pt>
                <c:pt idx="222">
                  <c:v>20.363405415415748</c:v>
                </c:pt>
                <c:pt idx="223">
                  <c:v>20.127358889579753</c:v>
                </c:pt>
                <c:pt idx="224">
                  <c:v>19.883673942089068</c:v>
                </c:pt>
                <c:pt idx="225">
                  <c:v>19.632613554596865</c:v>
                </c:pt>
                <c:pt idx="226">
                  <c:v>19.374382647871965</c:v>
                </c:pt>
                <c:pt idx="227">
                  <c:v>19.10914345085618</c:v>
                </c:pt>
                <c:pt idx="228">
                  <c:v>18.837068438529915</c:v>
                </c:pt>
                <c:pt idx="229">
                  <c:v>18.558396685123402</c:v>
                </c:pt>
                <c:pt idx="230">
                  <c:v>18.27345094084739</c:v>
                </c:pt>
                <c:pt idx="231">
                  <c:v>17.982632508873927</c:v>
                </c:pt>
                <c:pt idx="232">
                  <c:v>17.686352938413592</c:v>
                </c:pt>
                <c:pt idx="233">
                  <c:v>17.384969133138604</c:v>
                </c:pt>
                <c:pt idx="234">
                  <c:v>17.078785058855981</c:v>
                </c:pt>
                <c:pt idx="235">
                  <c:v>16.768053451180418</c:v>
                </c:pt>
                <c:pt idx="236">
                  <c:v>16.45304583013057</c:v>
                </c:pt>
                <c:pt idx="237">
                  <c:v>16.134102022647806</c:v>
                </c:pt>
                <c:pt idx="238">
                  <c:v>15.811630162596664</c:v>
                </c:pt>
                <c:pt idx="239">
                  <c:v>15.48607936799524</c:v>
                </c:pt>
                <c:pt idx="240">
                  <c:v>15.157886803150154</c:v>
                </c:pt>
                <c:pt idx="241">
                  <c:v>14.827421325445153</c:v>
                </c:pt>
                <c:pt idx="242">
                  <c:v>14.494787102937698</c:v>
                </c:pt>
                <c:pt idx="243">
                  <c:v>14.160672327876064</c:v>
                </c:pt>
                <c:pt idx="244">
                  <c:v>13.825141891837088</c:v>
                </c:pt>
                <c:pt idx="245">
                  <c:v>13.488535621762255</c:v>
                </c:pt>
                <c:pt idx="246">
                  <c:v>13.151242013275615</c:v>
                </c:pt>
                <c:pt idx="247">
                  <c:v>12.813667492568484</c:v>
                </c:pt>
                <c:pt idx="248">
                  <c:v>12.476185186207289</c:v>
                </c:pt>
                <c:pt idx="249">
                  <c:v>12.139098206162407</c:v>
                </c:pt>
                <c:pt idx="250">
                  <c:v>11.802769432961906</c:v>
                </c:pt>
                <c:pt idx="251">
                  <c:v>11.467211674153777</c:v>
                </c:pt>
                <c:pt idx="252">
                  <c:v>11.132715234160406</c:v>
                </c:pt>
                <c:pt idx="253">
                  <c:v>10.799577248096435</c:v>
                </c:pt>
                <c:pt idx="254">
                  <c:v>10.468102535605407</c:v>
                </c:pt>
                <c:pt idx="255">
                  <c:v>10.138605308532703</c:v>
                </c:pt>
                <c:pt idx="256">
                  <c:v>9.8113494023680197</c:v>
                </c:pt>
                <c:pt idx="257">
                  <c:v>9.4865252226590773</c:v>
                </c:pt>
                <c:pt idx="258">
                  <c:v>9.1642864599823781</c:v>
                </c:pt>
                <c:pt idx="259">
                  <c:v>8.8447611898183798</c:v>
                </c:pt>
                <c:pt idx="260">
                  <c:v>8.5281073719262697</c:v>
                </c:pt>
                <c:pt idx="261">
                  <c:v>8.2145154118537622</c:v>
                </c:pt>
                <c:pt idx="262">
                  <c:v>7.9042013302445158</c:v>
                </c:pt>
                <c:pt idx="263">
                  <c:v>7.5973751708864983</c:v>
                </c:pt>
                <c:pt idx="264">
                  <c:v>7.2941931858658515</c:v>
                </c:pt>
                <c:pt idx="265">
                  <c:v>6.9947544202208229</c:v>
                </c:pt>
                <c:pt idx="266">
                  <c:v>6.6991152271628298</c:v>
                </c:pt>
                <c:pt idx="267">
                  <c:v>6.407329825311888</c:v>
                </c:pt>
                <c:pt idx="268">
                  <c:v>6.1194848790764302</c:v>
                </c:pt>
                <c:pt idx="269">
                  <c:v>5.8357041947543467</c:v>
                </c:pt>
                <c:pt idx="270">
                  <c:v>5.556126093864437</c:v>
                </c:pt>
                <c:pt idx="271">
                  <c:v>5.2808739557862268</c:v>
                </c:pt>
                <c:pt idx="272">
                  <c:v>5.0100216373801203</c:v>
                </c:pt>
                <c:pt idx="273">
                  <c:v>4.7442940458655327</c:v>
                </c:pt>
                <c:pt idx="274">
                  <c:v>4.482346815615891</c:v>
                </c:pt>
                <c:pt idx="275">
                  <c:v>4.2247609823942138</c:v>
                </c:pt>
                <c:pt idx="276">
                  <c:v>3.9716381527483438</c:v>
                </c:pt>
                <c:pt idx="277">
                  <c:v>3.7230474874377211</c:v>
                </c:pt>
                <c:pt idx="278">
                  <c:v>3.479066899046297</c:v>
                </c:pt>
                <c:pt idx="279">
                  <c:v>3.2397529542446093</c:v>
                </c:pt>
                <c:pt idx="280">
                  <c:v>3.0051195278763752</c:v>
                </c:pt>
                <c:pt idx="281">
                  <c:v>2.7751414317637657</c:v>
                </c:pt>
                <c:pt idx="282">
                  <c:v>2.5497757606208316</c:v>
                </c:pt>
                <c:pt idx="283">
                  <c:v>2.3289936974644618</c:v>
                </c:pt>
                <c:pt idx="284">
                  <c:v>2.1127975903451399</c:v>
                </c:pt>
                <c:pt idx="285">
                  <c:v>1.9012160427868345</c:v>
                </c:pt>
                <c:pt idx="286">
                  <c:v>1.694281287118792</c:v>
                </c:pt>
                <c:pt idx="287">
                  <c:v>1.4919975925236899</c:v>
                </c:pt>
                <c:pt idx="288">
                  <c:v>1.2943273901939343</c:v>
                </c:pt>
                <c:pt idx="289">
                  <c:v>1.1012019462883438</c:v>
                </c:pt>
                <c:pt idx="290">
                  <c:v>0.91253918576985449</c:v>
                </c:pt>
                <c:pt idx="291">
                  <c:v>0.72827640501782243</c:v>
                </c:pt>
                <c:pt idx="292">
                  <c:v>0.54838211880996812</c:v>
                </c:pt>
                <c:pt idx="293">
                  <c:v>0.37284541404806049</c:v>
                </c:pt>
                <c:pt idx="294">
                  <c:v>0.20164824009407301</c:v>
                </c:pt>
                <c:pt idx="295">
                  <c:v>3.474188157124445E-2</c:v>
                </c:pt>
                <c:pt idx="296">
                  <c:v>-0.1273032787023107</c:v>
                </c:pt>
                <c:pt idx="297">
                  <c:v>-0.28556058662943495</c:v>
                </c:pt>
                <c:pt idx="298">
                  <c:v>-0.44023315524682388</c:v>
                </c:pt>
                <c:pt idx="299">
                  <c:v>-0.59102954613044312</c:v>
                </c:pt>
                <c:pt idx="300">
                  <c:v>-0.73802214860915782</c:v>
                </c:pt>
                <c:pt idx="301">
                  <c:v>-0.88127089133486136</c:v>
                </c:pt>
                <c:pt idx="302">
                  <c:v>-1.0208470696583385</c:v>
                </c:pt>
                <c:pt idx="303">
                  <c:v>-1.15684679355472</c:v>
                </c:pt>
                <c:pt idx="304">
                  <c:v>-1.2893978716805545</c:v>
                </c:pt>
                <c:pt idx="305">
                  <c:v>-1.4186433216556862</c:v>
                </c:pt>
                <c:pt idx="306">
                  <c:v>-1.5447259476408315</c:v>
                </c:pt>
                <c:pt idx="307">
                  <c:v>-1.667761657945809</c:v>
                </c:pt>
                <c:pt idx="308">
                  <c:v>-1.7878443745896169</c:v>
                </c:pt>
                <c:pt idx="309">
                  <c:v>-1.9050617225468145</c:v>
                </c:pt>
                <c:pt idx="310">
                  <c:v>-2.0195121064782113</c:v>
                </c:pt>
                <c:pt idx="311">
                  <c:v>-2.1313149567693443</c:v>
                </c:pt>
                <c:pt idx="312">
                  <c:v>-2.2406092353165135</c:v>
                </c:pt>
                <c:pt idx="313">
                  <c:v>-2.3475505538284747</c:v>
                </c:pt>
                <c:pt idx="314">
                  <c:v>-2.4522791549563387</c:v>
                </c:pt>
                <c:pt idx="315">
                  <c:v>-2.5549047566950285</c:v>
                </c:pt>
                <c:pt idx="316">
                  <c:v>-2.6555174387991376</c:v>
                </c:pt>
                <c:pt idx="317">
                  <c:v>-2.754195113852616</c:v>
                </c:pt>
                <c:pt idx="318">
                  <c:v>-2.8510244462639056</c:v>
                </c:pt>
                <c:pt idx="319">
                  <c:v>-2.9461143001913972</c:v>
                </c:pt>
                <c:pt idx="320">
                  <c:v>-3.0395857069641306</c:v>
                </c:pt>
                <c:pt idx="321">
                  <c:v>-3.1313492272049142</c:v>
                </c:pt>
                <c:pt idx="322">
                  <c:v>-3.2218377560377087</c:v>
                </c:pt>
                <c:pt idx="323">
                  <c:v>-3.3110982544720122</c:v>
                </c:pt>
                <c:pt idx="324">
                  <c:v>-3.3988299585878829</c:v>
                </c:pt>
                <c:pt idx="325">
                  <c:v>-3.4855178475379942</c:v>
                </c:pt>
                <c:pt idx="326">
                  <c:v>-3.5710739761590946</c:v>
                </c:pt>
                <c:pt idx="327">
                  <c:v>-3.6554940752685052</c:v>
                </c:pt>
                <c:pt idx="328">
                  <c:v>-3.7386282965540882</c:v>
                </c:pt>
                <c:pt idx="329">
                  <c:v>-3.8209287464618633</c:v>
                </c:pt>
                <c:pt idx="330">
                  <c:v>-3.9022728994488682</c:v>
                </c:pt>
                <c:pt idx="331">
                  <c:v>-3.9826406903564888</c:v>
                </c:pt>
                <c:pt idx="332">
                  <c:v>-4.0620299845933898</c:v>
                </c:pt>
                <c:pt idx="333">
                  <c:v>-4.1404258400201774</c:v>
                </c:pt>
                <c:pt idx="334">
                  <c:v>-4.2178188644349524</c:v>
                </c:pt>
                <c:pt idx="335">
                  <c:v>-4.2942056424915744</c:v>
                </c:pt>
                <c:pt idx="336">
                  <c:v>-4.3695844665169696</c:v>
                </c:pt>
                <c:pt idx="337">
                  <c:v>-4.4439472250640382</c:v>
                </c:pt>
                <c:pt idx="338">
                  <c:v>-4.5172683030366896</c:v>
                </c:pt>
                <c:pt idx="339">
                  <c:v>-4.5895020201802241</c:v>
                </c:pt>
                <c:pt idx="340">
                  <c:v>-4.6605898886918968</c:v>
                </c:pt>
                <c:pt idx="341">
                  <c:v>-4.7304682977497539</c:v>
                </c:pt>
                <c:pt idx="342">
                  <c:v>-4.7990826018154582</c:v>
                </c:pt>
                <c:pt idx="343">
                  <c:v>-4.8662769757211208</c:v>
                </c:pt>
                <c:pt idx="344">
                  <c:v>-4.9319937855005218</c:v>
                </c:pt>
                <c:pt idx="345">
                  <c:v>-4.9965101011097426</c:v>
                </c:pt>
                <c:pt idx="346">
                  <c:v>-5.0595467180013598</c:v>
                </c:pt>
                <c:pt idx="347">
                  <c:v>-5.1210054449737044</c:v>
                </c:pt>
                <c:pt idx="348">
                  <c:v>-5.1807927869260286</c:v>
                </c:pt>
                <c:pt idx="349">
                  <c:v>-5.2388865441083876</c:v>
                </c:pt>
                <c:pt idx="350">
                  <c:v>-5.2951701678335663</c:v>
                </c:pt>
                <c:pt idx="351">
                  <c:v>-5.3495215594768482</c:v>
                </c:pt>
                <c:pt idx="352">
                  <c:v>-5.401868569850917</c:v>
                </c:pt>
                <c:pt idx="353">
                  <c:v>-5.4522987172007555</c:v>
                </c:pt>
                <c:pt idx="354">
                  <c:v>-5.5006275728344871</c:v>
                </c:pt>
                <c:pt idx="355">
                  <c:v>-5.5460264883935428</c:v>
                </c:pt>
                <c:pt idx="356">
                  <c:v>-5.589138402789831</c:v>
                </c:pt>
                <c:pt idx="357">
                  <c:v>-5.630470921844239</c:v>
                </c:pt>
                <c:pt idx="358">
                  <c:v>-5.6694489866495115</c:v>
                </c:pt>
                <c:pt idx="359">
                  <c:v>-5.7058394998311988</c:v>
                </c:pt>
                <c:pt idx="360">
                  <c:v>-5.7395639084279306</c:v>
                </c:pt>
                <c:pt idx="361">
                  <c:v>-5.7707502879201966</c:v>
                </c:pt>
                <c:pt idx="362">
                  <c:v>-5.799190302193109</c:v>
                </c:pt>
                <c:pt idx="363">
                  <c:v>-5.823894781619301</c:v>
                </c:pt>
                <c:pt idx="364">
                  <c:v>-5.8455698490142485</c:v>
                </c:pt>
                <c:pt idx="365">
                  <c:v>-5.8650885522365037</c:v>
                </c:pt>
                <c:pt idx="366">
                  <c:v>-5.8816935382783244</c:v>
                </c:pt>
                <c:pt idx="367">
                  <c:v>-5.8951431713997868</c:v>
                </c:pt>
                <c:pt idx="368">
                  <c:v>-5.9053682908415395</c:v>
                </c:pt>
                <c:pt idx="369">
                  <c:v>-5.9124000616371273</c:v>
                </c:pt>
                <c:pt idx="370">
                  <c:v>-5.9161129698157255</c:v>
                </c:pt>
                <c:pt idx="371">
                  <c:v>-5.9164361469447071</c:v>
                </c:pt>
                <c:pt idx="372">
                  <c:v>-5.9122344173490982</c:v>
                </c:pt>
                <c:pt idx="373">
                  <c:v>-5.9043684482574053</c:v>
                </c:pt>
                <c:pt idx="374">
                  <c:v>-5.8939294427632873</c:v>
                </c:pt>
                <c:pt idx="375">
                  <c:v>-5.8800306916236726</c:v>
                </c:pt>
                <c:pt idx="376">
                  <c:v>-5.8624527588486366</c:v>
                </c:pt>
                <c:pt idx="377">
                  <c:v>-5.841143560409507</c:v>
                </c:pt>
                <c:pt idx="378">
                  <c:v>-5.8160544276237109</c:v>
                </c:pt>
                <c:pt idx="379">
                  <c:v>-5.7867571614682243</c:v>
                </c:pt>
                <c:pt idx="380">
                  <c:v>-5.7531902857124786</c:v>
                </c:pt>
                <c:pt idx="381">
                  <c:v>-5.7152863472700091</c:v>
                </c:pt>
                <c:pt idx="382">
                  <c:v>-5.6733049124479269</c:v>
                </c:pt>
                <c:pt idx="383">
                  <c:v>-5.627821467071767</c:v>
                </c:pt>
                <c:pt idx="384">
                  <c:v>-5.5781021386384948</c:v>
                </c:pt>
                <c:pt idx="385">
                  <c:v>-5.52450639232993</c:v>
                </c:pt>
                <c:pt idx="386">
                  <c:v>-5.4662960864603489</c:v>
                </c:pt>
                <c:pt idx="387">
                  <c:v>-5.4039250351488546</c:v>
                </c:pt>
                <c:pt idx="388">
                  <c:v>-5.3379170671105332</c:v>
                </c:pt>
                <c:pt idx="389">
                  <c:v>-5.267676204442977</c:v>
                </c:pt>
                <c:pt idx="390">
                  <c:v>-5.1937612831592554</c:v>
                </c:pt>
                <c:pt idx="391">
                  <c:v>-5.1157270275056312</c:v>
                </c:pt>
                <c:pt idx="392">
                  <c:v>-5.0336938284337478</c:v>
                </c:pt>
                <c:pt idx="393">
                  <c:v>-4.948130015283823</c:v>
                </c:pt>
                <c:pt idx="394">
                  <c:v>-4.8584682136774022</c:v>
                </c:pt>
                <c:pt idx="395">
                  <c:v>-4.7628756634891003</c:v>
                </c:pt>
                <c:pt idx="396">
                  <c:v>-4.6633213117718695</c:v>
                </c:pt>
                <c:pt idx="397">
                  <c:v>-4.5597505129873701</c:v>
                </c:pt>
                <c:pt idx="398">
                  <c:v>-4.4524339333176579</c:v>
                </c:pt>
                <c:pt idx="399">
                  <c:v>-4.3411534175276758</c:v>
                </c:pt>
                <c:pt idx="400">
                  <c:v>-4.2263542413711495</c:v>
                </c:pt>
                <c:pt idx="401">
                  <c:v>-4.1076214402914033</c:v>
                </c:pt>
                <c:pt idx="402">
                  <c:v>-3.9855526998639057</c:v>
                </c:pt>
                <c:pt idx="403">
                  <c:v>-3.8595452114939666</c:v>
                </c:pt>
                <c:pt idx="404">
                  <c:v>-3.7292019411921484</c:v>
                </c:pt>
                <c:pt idx="405">
                  <c:v>-3.5952230349183072</c:v>
                </c:pt>
                <c:pt idx="406">
                  <c:v>-3.457987596094604</c:v>
                </c:pt>
                <c:pt idx="407">
                  <c:v>-3.3172068145126063</c:v>
                </c:pt>
                <c:pt idx="408">
                  <c:v>-3.1734156187623701</c:v>
                </c:pt>
                <c:pt idx="409">
                  <c:v>-3.0260867647826646</c:v>
                </c:pt>
                <c:pt idx="410">
                  <c:v>-2.8756352171301822</c:v>
                </c:pt>
                <c:pt idx="411">
                  <c:v>-2.7216329902410452</c:v>
                </c:pt>
                <c:pt idx="412">
                  <c:v>-2.5644698604941345</c:v>
                </c:pt>
                <c:pt idx="413">
                  <c:v>-2.4046495914459212</c:v>
                </c:pt>
                <c:pt idx="414">
                  <c:v>-2.241707482561468</c:v>
                </c:pt>
                <c:pt idx="415">
                  <c:v>-2.0760128181427699</c:v>
                </c:pt>
                <c:pt idx="416">
                  <c:v>-1.9071679238229962</c:v>
                </c:pt>
                <c:pt idx="417">
                  <c:v>-1.7356308829039298</c:v>
                </c:pt>
                <c:pt idx="418">
                  <c:v>-1.5617978755384672</c:v>
                </c:pt>
                <c:pt idx="419">
                  <c:v>-1.385379664599895</c:v>
                </c:pt>
                <c:pt idx="420">
                  <c:v>-1.2067950569093224</c:v>
                </c:pt>
                <c:pt idx="421">
                  <c:v>-1.0258573824539778</c:v>
                </c:pt>
                <c:pt idx="422">
                  <c:v>-0.84264898309483871</c:v>
                </c:pt>
                <c:pt idx="423">
                  <c:v>-0.65719531383365326</c:v>
                </c:pt>
                <c:pt idx="424">
                  <c:v>-0.46961799301207041</c:v>
                </c:pt>
                <c:pt idx="425">
                  <c:v>-0.28031050586141637</c:v>
                </c:pt>
                <c:pt idx="426">
                  <c:v>-8.9121156313921798E-2</c:v>
                </c:pt>
                <c:pt idx="427">
                  <c:v>0.10405984033131939</c:v>
                </c:pt>
                <c:pt idx="428">
                  <c:v>0.29888681368902281</c:v>
                </c:pt>
                <c:pt idx="429">
                  <c:v>0.49527770206332195</c:v>
                </c:pt>
                <c:pt idx="430">
                  <c:v>0.69358385251834775</c:v>
                </c:pt>
                <c:pt idx="431">
                  <c:v>0.89327860800548931</c:v>
                </c:pt>
                <c:pt idx="432">
                  <c:v>1.0942249277606559</c:v>
                </c:pt>
                <c:pt idx="433">
                  <c:v>1.2964926129206995</c:v>
                </c:pt>
                <c:pt idx="434">
                  <c:v>1.4999262118712016</c:v>
                </c:pt>
                <c:pt idx="435">
                  <c:v>1.7044125912710992</c:v>
                </c:pt>
                <c:pt idx="436">
                  <c:v>1.9099191986024366</c:v>
                </c:pt>
                <c:pt idx="437">
                  <c:v>2.1163192391395569</c:v>
                </c:pt>
                <c:pt idx="438">
                  <c:v>2.3236136734485604</c:v>
                </c:pt>
                <c:pt idx="439">
                  <c:v>2.5316520128399129</c:v>
                </c:pt>
                <c:pt idx="440">
                  <c:v>2.7404942393302862</c:v>
                </c:pt>
                <c:pt idx="441">
                  <c:v>2.9499894373118836</c:v>
                </c:pt>
                <c:pt idx="442">
                  <c:v>3.1601788043975803</c:v>
                </c:pt>
                <c:pt idx="443">
                  <c:v>3.3709763165563325</c:v>
                </c:pt>
                <c:pt idx="444">
                  <c:v>3.5822579540312263</c:v>
                </c:pt>
                <c:pt idx="445">
                  <c:v>3.7940397262573216</c:v>
                </c:pt>
                <c:pt idx="446">
                  <c:v>4.0062744587659793</c:v>
                </c:pt>
                <c:pt idx="447">
                  <c:v>4.2188767679035628</c:v>
                </c:pt>
                <c:pt idx="448">
                  <c:v>4.4318009734153732</c:v>
                </c:pt>
                <c:pt idx="449">
                  <c:v>4.6450462214648676</c:v>
                </c:pt>
                <c:pt idx="450">
                  <c:v>4.858523286134</c:v>
                </c:pt>
                <c:pt idx="451">
                  <c:v>5.0721758142113629</c:v>
                </c:pt>
                <c:pt idx="452">
                  <c:v>5.2859888635575736</c:v>
                </c:pt>
                <c:pt idx="453">
                  <c:v>5.4999137654900538</c:v>
                </c:pt>
                <c:pt idx="454">
                  <c:v>5.7139364317059478</c:v>
                </c:pt>
                <c:pt idx="455">
                  <c:v>5.9280180126428084</c:v>
                </c:pt>
                <c:pt idx="456">
                  <c:v>6.1421367354690997</c:v>
                </c:pt>
                <c:pt idx="457">
                  <c:v>6.3562614351510671</c:v>
                </c:pt>
                <c:pt idx="458">
                  <c:v>6.5703575313091216</c:v>
                </c:pt>
                <c:pt idx="459">
                  <c:v>6.7844105087220479</c:v>
                </c:pt>
                <c:pt idx="460">
                  <c:v>6.9983900561928225</c:v>
                </c:pt>
                <c:pt idx="461">
                  <c:v>7.2122931852936389</c:v>
                </c:pt>
                <c:pt idx="462">
                  <c:v>7.4260964155196776</c:v>
                </c:pt>
                <c:pt idx="463">
                  <c:v>7.6397920623421518</c:v>
                </c:pt>
                <c:pt idx="464">
                  <c:v>7.853369025886006</c:v>
                </c:pt>
                <c:pt idx="465">
                  <c:v>8.066807667911041</c:v>
                </c:pt>
                <c:pt idx="466">
                  <c:v>8.2800943270325114</c:v>
                </c:pt>
                <c:pt idx="467">
                  <c:v>8.4932221725582711</c:v>
                </c:pt>
                <c:pt idx="468">
                  <c:v>8.706182666122892</c:v>
                </c:pt>
                <c:pt idx="469">
                  <c:v>8.9189126238226475</c:v>
                </c:pt>
                <c:pt idx="470">
                  <c:v>9.131447906792113</c:v>
                </c:pt>
                <c:pt idx="471">
                  <c:v>9.3438337683677588</c:v>
                </c:pt>
                <c:pt idx="472">
                  <c:v>9.5560232475399509</c:v>
                </c:pt>
                <c:pt idx="473">
                  <c:v>9.7680547669529556</c:v>
                </c:pt>
                <c:pt idx="474">
                  <c:v>9.9799061268567755</c:v>
                </c:pt>
                <c:pt idx="475">
                  <c:v>10.191211031377296</c:v>
                </c:pt>
              </c:numCache>
            </c:numRef>
          </c:yVal>
          <c:smooth val="1"/>
          <c:extLst>
            <c:ext xmlns:c16="http://schemas.microsoft.com/office/drawing/2014/chart" uri="{C3380CC4-5D6E-409C-BE32-E72D297353CC}">
              <c16:uniqueId val="{00000017-4789-45DC-97F7-B59DC835213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Лист1!$Z$2:$Z$477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8-4789-45DC-97F7-B59DC835213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Лист1!$AA$2:$AA$477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9-4789-45DC-97F7-B59DC835213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Лист1!$AB$2:$AB$477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A-4789-45DC-97F7-B59DC835213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Лист1!$AC$2:$AC$477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B-4789-45DC-97F7-B59DC835213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Лист1!$AD$2:$AD$477</c:f>
              <c:numCache>
                <c:formatCode>0.00</c:formatCode>
                <c:ptCount val="476"/>
                <c:pt idx="0">
                  <c:v>20.328230765461889</c:v>
                </c:pt>
                <c:pt idx="1">
                  <c:v>20.465898245573019</c:v>
                </c:pt>
                <c:pt idx="2">
                  <c:v>20.58243668675421</c:v>
                </c:pt>
                <c:pt idx="3">
                  <c:v>19.571762332320183</c:v>
                </c:pt>
                <c:pt idx="4">
                  <c:v>19.436335319280605</c:v>
                </c:pt>
                <c:pt idx="5">
                  <c:v>19.264287257194518</c:v>
                </c:pt>
                <c:pt idx="6">
                  <c:v>19.054699417948722</c:v>
                </c:pt>
                <c:pt idx="7">
                  <c:v>18.812291809916445</c:v>
                </c:pt>
                <c:pt idx="8">
                  <c:v>18.537523797154371</c:v>
                </c:pt>
                <c:pt idx="9">
                  <c:v>18.232413849234554</c:v>
                </c:pt>
                <c:pt idx="10">
                  <c:v>17.900903275609011</c:v>
                </c:pt>
                <c:pt idx="11">
                  <c:v>17.543470224738087</c:v>
                </c:pt>
                <c:pt idx="12">
                  <c:v>17.161871892213775</c:v>
                </c:pt>
                <c:pt idx="13">
                  <c:v>16.758106255531288</c:v>
                </c:pt>
                <c:pt idx="14">
                  <c:v>16.335009759664523</c:v>
                </c:pt>
                <c:pt idx="15">
                  <c:v>15.895958474278402</c:v>
                </c:pt>
                <c:pt idx="16">
                  <c:v>15.44375981390473</c:v>
                </c:pt>
                <c:pt idx="17">
                  <c:v>14.980299049615834</c:v>
                </c:pt>
                <c:pt idx="18">
                  <c:v>14.506882551312442</c:v>
                </c:pt>
                <c:pt idx="19">
                  <c:v>14.025153100490549</c:v>
                </c:pt>
                <c:pt idx="20">
                  <c:v>13.53808375596998</c:v>
                </c:pt>
                <c:pt idx="21">
                  <c:v>13.048768821358649</c:v>
                </c:pt>
                <c:pt idx="22">
                  <c:v>12.559606723487354</c:v>
                </c:pt>
                <c:pt idx="23">
                  <c:v>12.073774588108046</c:v>
                </c:pt>
                <c:pt idx="24">
                  <c:v>11.594477717578361</c:v>
                </c:pt>
                <c:pt idx="25">
                  <c:v>11.12446461170911</c:v>
                </c:pt>
                <c:pt idx="26">
                  <c:v>10.665523204207418</c:v>
                </c:pt>
                <c:pt idx="27">
                  <c:v>10.21934238374233</c:v>
                </c:pt>
                <c:pt idx="28">
                  <c:v>9.787572616338684</c:v>
                </c:pt>
                <c:pt idx="29">
                  <c:v>9.3725850060581841</c:v>
                </c:pt>
                <c:pt idx="30">
                  <c:v>8.976230670511681</c:v>
                </c:pt>
                <c:pt idx="31">
                  <c:v>8.6010344043373834</c:v>
                </c:pt>
                <c:pt idx="32">
                  <c:v>8.2491384834051136</c:v>
                </c:pt>
                <c:pt idx="33">
                  <c:v>7.9221131131052394</c:v>
                </c:pt>
                <c:pt idx="34">
                  <c:v>7.6209060519933383</c:v>
                </c:pt>
                <c:pt idx="35">
                  <c:v>7.3461081549524794</c:v>
                </c:pt>
                <c:pt idx="36">
                  <c:v>7.0983341842889587</c:v>
                </c:pt>
                <c:pt idx="37">
                  <c:v>6.8784960374235995</c:v>
                </c:pt>
                <c:pt idx="38">
                  <c:v>6.6876819290220206</c:v>
                </c:pt>
                <c:pt idx="39">
                  <c:v>6.5270445384085063</c:v>
                </c:pt>
                <c:pt idx="40">
                  <c:v>6.397374945133917</c:v>
                </c:pt>
                <c:pt idx="41">
                  <c:v>6.298892158269827</c:v>
                </c:pt>
                <c:pt idx="42">
                  <c:v>6.2312960542738427</c:v>
                </c:pt>
                <c:pt idx="43">
                  <c:v>6.1940542660653035</c:v>
                </c:pt>
                <c:pt idx="44">
                  <c:v>6.1867676250636192</c:v>
                </c:pt>
                <c:pt idx="45">
                  <c:v>6.2093516014515808</c:v>
                </c:pt>
                <c:pt idx="46">
                  <c:v>6.2619675703346491</c:v>
                </c:pt>
                <c:pt idx="47">
                  <c:v>6.3447235420346191</c:v>
                </c:pt>
                <c:pt idx="48">
                  <c:v>6.4573548272251537</c:v>
                </c:pt>
                <c:pt idx="49">
                  <c:v>6.5990989498793615</c:v>
                </c:pt>
                <c:pt idx="50">
                  <c:v>6.7688254304230195</c:v>
                </c:pt>
                <c:pt idx="51">
                  <c:v>6.9653581090271404</c:v>
                </c:pt>
                <c:pt idx="52">
                  <c:v>7.1877855151891357</c:v>
                </c:pt>
                <c:pt idx="53">
                  <c:v>7.435562047362291</c:v>
                </c:pt>
                <c:pt idx="54">
                  <c:v>7.7083568438887244</c:v>
                </c:pt>
                <c:pt idx="55">
                  <c:v>8.0057455480098625</c:v>
                </c:pt>
                <c:pt idx="56">
                  <c:v>8.3269605606794315</c:v>
                </c:pt>
                <c:pt idx="57">
                  <c:v>8.6708406642078995</c:v>
                </c:pt>
                <c:pt idx="58">
                  <c:v>9.0360137432813445</c:v>
                </c:pt>
                <c:pt idx="59">
                  <c:v>9.421216119825818</c:v>
                </c:pt>
                <c:pt idx="60">
                  <c:v>9.8255350425839172</c:v>
                </c:pt>
                <c:pt idx="61">
                  <c:v>10.248410394787765</c:v>
                </c:pt>
                <c:pt idx="62">
                  <c:v>10.689440873265259</c:v>
                </c:pt>
                <c:pt idx="63">
                  <c:v>11.148086853325358</c:v>
                </c:pt>
                <c:pt idx="64">
                  <c:v>11.623481690883597</c:v>
                </c:pt>
                <c:pt idx="65">
                  <c:v>12.114455629885189</c:v>
                </c:pt>
                <c:pt idx="66">
                  <c:v>12.619743284583075</c:v>
                </c:pt>
                <c:pt idx="67">
                  <c:v>13.138273943960666</c:v>
                </c:pt>
                <c:pt idx="68">
                  <c:v>13.66932611614463</c:v>
                </c:pt>
                <c:pt idx="69">
                  <c:v>14.212460929155343</c:v>
                </c:pt>
                <c:pt idx="70">
                  <c:v>14.767290741205164</c:v>
                </c:pt>
                <c:pt idx="71">
                  <c:v>15.333217012882182</c:v>
                </c:pt>
                <c:pt idx="72">
                  <c:v>15.909312477707827</c:v>
                </c:pt>
                <c:pt idx="73">
                  <c:v>16.494385179877256</c:v>
                </c:pt>
                <c:pt idx="74">
                  <c:v>17.087205594778048</c:v>
                </c:pt>
                <c:pt idx="75">
                  <c:v>17.686815717816319</c:v>
                </c:pt>
                <c:pt idx="76">
                  <c:v>18.29233609735962</c:v>
                </c:pt>
                <c:pt idx="77">
                  <c:v>18.903281754255268</c:v>
                </c:pt>
                <c:pt idx="78">
                  <c:v>19.519027680158608</c:v>
                </c:pt>
                <c:pt idx="79">
                  <c:v>20.138673931360231</c:v>
                </c:pt>
                <c:pt idx="80">
                  <c:v>20.760982444882352</c:v>
                </c:pt>
                <c:pt idx="81">
                  <c:v>21.384501698613157</c:v>
                </c:pt>
                <c:pt idx="82">
                  <c:v>22.007804077863675</c:v>
                </c:pt>
                <c:pt idx="83">
                  <c:v>22.629666888713796</c:v>
                </c:pt>
                <c:pt idx="84">
                  <c:v>23.249092850089028</c:v>
                </c:pt>
                <c:pt idx="85">
                  <c:v>23.865182018280009</c:v>
                </c:pt>
                <c:pt idx="86">
                  <c:v>24.476889297366139</c:v>
                </c:pt>
                <c:pt idx="87">
                  <c:v>25.082892948389002</c:v>
                </c:pt>
                <c:pt idx="88">
                  <c:v>25.681592881679503</c:v>
                </c:pt>
                <c:pt idx="89">
                  <c:v>26.271264347434016</c:v>
                </c:pt>
                <c:pt idx="90">
                  <c:v>26.850129657983778</c:v>
                </c:pt>
                <c:pt idx="91">
                  <c:v>27.417148840427387</c:v>
                </c:pt>
                <c:pt idx="92">
                  <c:v>27.971041139960285</c:v>
                </c:pt>
                <c:pt idx="93">
                  <c:v>28.510737553238865</c:v>
                </c:pt>
                <c:pt idx="94">
                  <c:v>29.035052955150597</c:v>
                </c:pt>
                <c:pt idx="95">
                  <c:v>29.542590469121933</c:v>
                </c:pt>
                <c:pt idx="96">
                  <c:v>30.031808066368058</c:v>
                </c:pt>
                <c:pt idx="97">
                  <c:v>30.501172256469719</c:v>
                </c:pt>
                <c:pt idx="98">
                  <c:v>30.949395453929849</c:v>
                </c:pt>
                <c:pt idx="99">
                  <c:v>31.375504285097069</c:v>
                </c:pt>
                <c:pt idx="100">
                  <c:v>31.778771281242364</c:v>
                </c:pt>
                <c:pt idx="101">
                  <c:v>32.158564603328699</c:v>
                </c:pt>
                <c:pt idx="102">
                  <c:v>32.51417044401164</c:v>
                </c:pt>
                <c:pt idx="103">
                  <c:v>32.844765704870206</c:v>
                </c:pt>
                <c:pt idx="104">
                  <c:v>33.149482887983282</c:v>
                </c:pt>
                <c:pt idx="105">
                  <c:v>33.427618432044973</c:v>
                </c:pt>
                <c:pt idx="106">
                  <c:v>33.678772741556166</c:v>
                </c:pt>
                <c:pt idx="107">
                  <c:v>33.902894586324649</c:v>
                </c:pt>
                <c:pt idx="108">
                  <c:v>34.100182056426995</c:v>
                </c:pt>
                <c:pt idx="109">
                  <c:v>34.270881056785569</c:v>
                </c:pt>
                <c:pt idx="110">
                  <c:v>34.415182846784575</c:v>
                </c:pt>
                <c:pt idx="111">
                  <c:v>34.533183056116101</c:v>
                </c:pt>
                <c:pt idx="112">
                  <c:v>34.625008052587503</c:v>
                </c:pt>
                <c:pt idx="113">
                  <c:v>34.69098570942878</c:v>
                </c:pt>
                <c:pt idx="114">
                  <c:v>34.731744450330694</c:v>
                </c:pt>
                <c:pt idx="115">
                  <c:v>34.748189342021931</c:v>
                </c:pt>
                <c:pt idx="116">
                  <c:v>34.741403049230549</c:v>
                </c:pt>
                <c:pt idx="117">
                  <c:v>34.712413591146415</c:v>
                </c:pt>
                <c:pt idx="118">
                  <c:v>34.662143111228893</c:v>
                </c:pt>
                <c:pt idx="119">
                  <c:v>34.591380554437599</c:v>
                </c:pt>
                <c:pt idx="120">
                  <c:v>34.500955849885919</c:v>
                </c:pt>
                <c:pt idx="121">
                  <c:v>34.391869693994494</c:v>
                </c:pt>
                <c:pt idx="122">
                  <c:v>34.265327703952764</c:v>
                </c:pt>
                <c:pt idx="123">
                  <c:v>34.122730171680431</c:v>
                </c:pt>
                <c:pt idx="124">
                  <c:v>33.96551495790478</c:v>
                </c:pt>
                <c:pt idx="125">
                  <c:v>33.794979894161187</c:v>
                </c:pt>
                <c:pt idx="126">
                  <c:v>33.611951494216882</c:v>
                </c:pt>
                <c:pt idx="127">
                  <c:v>33.417932510375969</c:v>
                </c:pt>
                <c:pt idx="128">
                  <c:v>33.213609427213648</c:v>
                </c:pt>
                <c:pt idx="129">
                  <c:v>32.999839496612495</c:v>
                </c:pt>
                <c:pt idx="130">
                  <c:v>32.778361129760718</c:v>
                </c:pt>
                <c:pt idx="131">
                  <c:v>32.550243330001805</c:v>
                </c:pt>
                <c:pt idx="132">
                  <c:v>32.316732698678955</c:v>
                </c:pt>
                <c:pt idx="133">
                  <c:v>32.078891408443404</c:v>
                </c:pt>
                <c:pt idx="134">
                  <c:v>31.837556219100939</c:v>
                </c:pt>
                <c:pt idx="135">
                  <c:v>31.593437522649733</c:v>
                </c:pt>
                <c:pt idx="136">
                  <c:v>31.347266203165052</c:v>
                </c:pt>
                <c:pt idx="137">
                  <c:v>31.09987902045248</c:v>
                </c:pt>
                <c:pt idx="138">
                  <c:v>30.852232271432829</c:v>
                </c:pt>
                <c:pt idx="139">
                  <c:v>30.605299329757678</c:v>
                </c:pt>
                <c:pt idx="140">
                  <c:v>30.359944278001784</c:v>
                </c:pt>
                <c:pt idx="141">
                  <c:v>30.116792124509765</c:v>
                </c:pt>
                <c:pt idx="142">
                  <c:v>29.876286864280669</c:v>
                </c:pt>
                <c:pt idx="143">
                  <c:v>29.638783693313545</c:v>
                </c:pt>
                <c:pt idx="144">
                  <c:v>29.404689037799827</c:v>
                </c:pt>
                <c:pt idx="145">
                  <c:v>29.174528861045811</c:v>
                </c:pt>
                <c:pt idx="146">
                  <c:v>28.94892475605009</c:v>
                </c:pt>
                <c:pt idx="147">
                  <c:v>28.728491485118866</c:v>
                </c:pt>
                <c:pt idx="148">
                  <c:v>28.513684996962532</c:v>
                </c:pt>
                <c:pt idx="149">
                  <c:v>28.304756319522806</c:v>
                </c:pt>
                <c:pt idx="150">
                  <c:v>28.101816451549521</c:v>
                </c:pt>
                <c:pt idx="151">
                  <c:v>27.904928576946233</c:v>
                </c:pt>
                <c:pt idx="152">
                  <c:v>27.71425150930877</c:v>
                </c:pt>
                <c:pt idx="153">
                  <c:v>27.530077260732625</c:v>
                </c:pt>
                <c:pt idx="154">
                  <c:v>27.352754196524586</c:v>
                </c:pt>
                <c:pt idx="155">
                  <c:v>27.182594820857044</c:v>
                </c:pt>
                <c:pt idx="156">
                  <c:v>27.019756239652601</c:v>
                </c:pt>
                <c:pt idx="157">
                  <c:v>26.864207714796056</c:v>
                </c:pt>
                <c:pt idx="158">
                  <c:v>26.715812632441473</c:v>
                </c:pt>
                <c:pt idx="159">
                  <c:v>26.574444624781556</c:v>
                </c:pt>
                <c:pt idx="160">
                  <c:v>26.44008661508558</c:v>
                </c:pt>
                <c:pt idx="161">
                  <c:v>26.312846186757039</c:v>
                </c:pt>
                <c:pt idx="162">
                  <c:v>26.192868492007246</c:v>
                </c:pt>
                <c:pt idx="163">
                  <c:v>26.08022183775897</c:v>
                </c:pt>
                <c:pt idx="164">
                  <c:v>25.974817425012546</c:v>
                </c:pt>
                <c:pt idx="165">
                  <c:v>25.876407641172374</c:v>
                </c:pt>
                <c:pt idx="166">
                  <c:v>25.784673151373863</c:v>
                </c:pt>
                <c:pt idx="167">
                  <c:v>25.699345850944518</c:v>
                </c:pt>
                <c:pt idx="168">
                  <c:v>25.620273756980886</c:v>
                </c:pt>
                <c:pt idx="169">
                  <c:v>25.547402223944658</c:v>
                </c:pt>
                <c:pt idx="170">
                  <c:v>25.480697098374314</c:v>
                </c:pt>
                <c:pt idx="171">
                  <c:v>25.420011520385717</c:v>
                </c:pt>
                <c:pt idx="172">
                  <c:v>25.365044939517961</c:v>
                </c:pt>
                <c:pt idx="173">
                  <c:v>25.315380683541246</c:v>
                </c:pt>
                <c:pt idx="174">
                  <c:v>25.270559388399121</c:v>
                </c:pt>
                <c:pt idx="175">
                  <c:v>25.23019853532309</c:v>
                </c:pt>
                <c:pt idx="176">
                  <c:v>25.194028311967841</c:v>
                </c:pt>
                <c:pt idx="177">
                  <c:v>25.161840382218333</c:v>
                </c:pt>
                <c:pt idx="178">
                  <c:v>25.13342811763281</c:v>
                </c:pt>
                <c:pt idx="179">
                  <c:v>25.10846535265442</c:v>
                </c:pt>
                <c:pt idx="180">
                  <c:v>25.086497846245745</c:v>
                </c:pt>
                <c:pt idx="181">
                  <c:v>25.067052572965586</c:v>
                </c:pt>
                <c:pt idx="182">
                  <c:v>25.049410602450351</c:v>
                </c:pt>
                <c:pt idx="183">
                  <c:v>25.033220154046976</c:v>
                </c:pt>
                <c:pt idx="184">
                  <c:v>25.018197754025454</c:v>
                </c:pt>
                <c:pt idx="185">
                  <c:v>25.00396259129046</c:v>
                </c:pt>
                <c:pt idx="186">
                  <c:v>24.99016459286209</c:v>
                </c:pt>
                <c:pt idx="187">
                  <c:v>24.976436609029715</c:v>
                </c:pt>
                <c:pt idx="188">
                  <c:v>24.962249261140823</c:v>
                </c:pt>
                <c:pt idx="189">
                  <c:v>24.947025355696638</c:v>
                </c:pt>
                <c:pt idx="190">
                  <c:v>24.930221852660132</c:v>
                </c:pt>
                <c:pt idx="191">
                  <c:v>24.911401587724683</c:v>
                </c:pt>
                <c:pt idx="192">
                  <c:v>24.890211072564121</c:v>
                </c:pt>
                <c:pt idx="193">
                  <c:v>24.866344633698429</c:v>
                </c:pt>
                <c:pt idx="194">
                  <c:v>24.839452198147761</c:v>
                </c:pt>
                <c:pt idx="195">
                  <c:v>24.809093186259226</c:v>
                </c:pt>
                <c:pt idx="196">
                  <c:v>24.774758711457206</c:v>
                </c:pt>
                <c:pt idx="197">
                  <c:v>24.735921102762198</c:v>
                </c:pt>
                <c:pt idx="198">
                  <c:v>24.69212270379062</c:v>
                </c:pt>
                <c:pt idx="199">
                  <c:v>24.643013441562626</c:v>
                </c:pt>
                <c:pt idx="200">
                  <c:v>24.588332042098042</c:v>
                </c:pt>
                <c:pt idx="201">
                  <c:v>24.52783943116663</c:v>
                </c:pt>
                <c:pt idx="202">
                  <c:v>24.461257258057586</c:v>
                </c:pt>
                <c:pt idx="203">
                  <c:v>24.388225203752484</c:v>
                </c:pt>
                <c:pt idx="204">
                  <c:v>24.3083539187908</c:v>
                </c:pt>
                <c:pt idx="205">
                  <c:v>24.221255761384949</c:v>
                </c:pt>
                <c:pt idx="206">
                  <c:v>24.126640427112545</c:v>
                </c:pt>
                <c:pt idx="207">
                  <c:v>24.024325194954823</c:v>
                </c:pt>
                <c:pt idx="208">
                  <c:v>23.914204189181277</c:v>
                </c:pt>
                <c:pt idx="209">
                  <c:v>23.796186903119072</c:v>
                </c:pt>
                <c:pt idx="210">
                  <c:v>23.670136722922269</c:v>
                </c:pt>
                <c:pt idx="211">
                  <c:v>23.535858973860702</c:v>
                </c:pt>
                <c:pt idx="212">
                  <c:v>23.393138489127121</c:v>
                </c:pt>
                <c:pt idx="213">
                  <c:v>23.241801086068133</c:v>
                </c:pt>
                <c:pt idx="214">
                  <c:v>23.081778457760802</c:v>
                </c:pt>
                <c:pt idx="215">
                  <c:v>22.913103049993481</c:v>
                </c:pt>
                <c:pt idx="216">
                  <c:v>22.735291591286614</c:v>
                </c:pt>
                <c:pt idx="217">
                  <c:v>22.549592390656453</c:v>
                </c:pt>
                <c:pt idx="218">
                  <c:v>22.355464115738865</c:v>
                </c:pt>
                <c:pt idx="219">
                  <c:v>22.152911889553049</c:v>
                </c:pt>
                <c:pt idx="220">
                  <c:v>21.941928881406749</c:v>
                </c:pt>
                <c:pt idx="221">
                  <c:v>21.722581690549799</c:v>
                </c:pt>
                <c:pt idx="222">
                  <c:v>21.495017176866494</c:v>
                </c:pt>
                <c:pt idx="223">
                  <c:v>21.259474414587018</c:v>
                </c:pt>
                <c:pt idx="224">
                  <c:v>21.016231754422169</c:v>
                </c:pt>
                <c:pt idx="225">
                  <c:v>20.765545347332914</c:v>
                </c:pt>
                <c:pt idx="226">
                  <c:v>20.507626944780341</c:v>
                </c:pt>
                <c:pt idx="227">
                  <c:v>20.242642191052418</c:v>
                </c:pt>
                <c:pt idx="228">
                  <c:v>19.970772099494919</c:v>
                </c:pt>
                <c:pt idx="229">
                  <c:v>19.692262575030277</c:v>
                </c:pt>
                <c:pt idx="230">
                  <c:v>19.407427829503987</c:v>
                </c:pt>
                <c:pt idx="231">
                  <c:v>19.116658920049623</c:v>
                </c:pt>
                <c:pt idx="232">
                  <c:v>18.820363980531663</c:v>
                </c:pt>
                <c:pt idx="233">
                  <c:v>18.518894791603056</c:v>
                </c:pt>
                <c:pt idx="234">
                  <c:v>18.212565565109241</c:v>
                </c:pt>
                <c:pt idx="235">
                  <c:v>17.901635867357228</c:v>
                </c:pt>
                <c:pt idx="236">
                  <c:v>17.586389172077148</c:v>
                </c:pt>
                <c:pt idx="237">
                  <c:v>17.267170429229683</c:v>
                </c:pt>
                <c:pt idx="238">
                  <c:v>16.944375818967796</c:v>
                </c:pt>
                <c:pt idx="239">
                  <c:v>16.618452751636465</c:v>
                </c:pt>
                <c:pt idx="240">
                  <c:v>16.289834976196282</c:v>
                </c:pt>
                <c:pt idx="241">
                  <c:v>15.958889642357816</c:v>
                </c:pt>
                <c:pt idx="242">
                  <c:v>15.625732871890062</c:v>
                </c:pt>
                <c:pt idx="243">
                  <c:v>15.291064810752868</c:v>
                </c:pt>
                <c:pt idx="244">
                  <c:v>14.954958888888337</c:v>
                </c:pt>
                <c:pt idx="245">
                  <c:v>14.617756640911047</c:v>
                </c:pt>
                <c:pt idx="246">
                  <c:v>14.279837170243228</c:v>
                </c:pt>
                <c:pt idx="247">
                  <c:v>13.941605195403078</c:v>
                </c:pt>
                <c:pt idx="248">
                  <c:v>13.603432135283919</c:v>
                </c:pt>
                <c:pt idx="249">
                  <c:v>13.265621955692712</c:v>
                </c:pt>
                <c:pt idx="250">
                  <c:v>12.928546929359413</c:v>
                </c:pt>
                <c:pt idx="251">
                  <c:v>12.592231817543489</c:v>
                </c:pt>
                <c:pt idx="252">
                  <c:v>12.256970340013478</c:v>
                </c:pt>
                <c:pt idx="253">
                  <c:v>11.923053655028292</c:v>
                </c:pt>
                <c:pt idx="254">
                  <c:v>11.590786582231472</c:v>
                </c:pt>
                <c:pt idx="255">
                  <c:v>11.260474795103031</c:v>
                </c:pt>
                <c:pt idx="256">
                  <c:v>10.932378713786566</c:v>
                </c:pt>
                <c:pt idx="257">
                  <c:v>10.606692159175839</c:v>
                </c:pt>
                <c:pt idx="258">
                  <c:v>10.283574798703148</c:v>
                </c:pt>
                <c:pt idx="259">
                  <c:v>9.9631623923778445</c:v>
                </c:pt>
                <c:pt idx="260">
                  <c:v>9.6456086307763762</c:v>
                </c:pt>
                <c:pt idx="261">
                  <c:v>9.3311013579368325</c:v>
                </c:pt>
                <c:pt idx="262">
                  <c:v>9.0198506176471245</c:v>
                </c:pt>
                <c:pt idx="263">
                  <c:v>8.712057061493395</c:v>
                </c:pt>
                <c:pt idx="264">
                  <c:v>8.4078752338886122</c:v>
                </c:pt>
                <c:pt idx="265">
                  <c:v>8.1074050337076145</c:v>
                </c:pt>
                <c:pt idx="266">
                  <c:v>7.8107079371809656</c:v>
                </c:pt>
                <c:pt idx="267">
                  <c:v>7.5178394436836129</c:v>
                </c:pt>
                <c:pt idx="268">
                  <c:v>7.2288866445421673</c:v>
                </c:pt>
                <c:pt idx="269">
                  <c:v>6.9439656615256764</c:v>
                </c:pt>
                <c:pt idx="270">
                  <c:v>6.663207131624171</c:v>
                </c:pt>
                <c:pt idx="271">
                  <c:v>6.386729738116216</c:v>
                </c:pt>
                <c:pt idx="272">
                  <c:v>6.1146043494343267</c:v>
                </c:pt>
                <c:pt idx="273">
                  <c:v>5.8475541651248886</c:v>
                </c:pt>
                <c:pt idx="274">
                  <c:v>5.5842501886188964</c:v>
                </c:pt>
                <c:pt idx="275">
                  <c:v>5.3252721749246117</c:v>
                </c:pt>
                <c:pt idx="276">
                  <c:v>5.0707204498350569</c:v>
                </c:pt>
                <c:pt idx="277">
                  <c:v>4.8206586241722107</c:v>
                </c:pt>
                <c:pt idx="278">
                  <c:v>4.5751622624695276</c:v>
                </c:pt>
                <c:pt idx="279">
                  <c:v>4.3342847295105411</c:v>
                </c:pt>
                <c:pt idx="280">
                  <c:v>4.0980422481894463</c:v>
                </c:pt>
                <c:pt idx="281">
                  <c:v>3.8664168879389744</c:v>
                </c:pt>
                <c:pt idx="282">
                  <c:v>3.6393719337880608</c:v>
                </c:pt>
                <c:pt idx="283">
                  <c:v>3.4168841186910841</c:v>
                </c:pt>
                <c:pt idx="284">
                  <c:v>3.198957711830734</c:v>
                </c:pt>
                <c:pt idx="285">
                  <c:v>2.9856206763535726</c:v>
                </c:pt>
                <c:pt idx="286">
                  <c:v>2.7769043907523132</c:v>
                </c:pt>
                <c:pt idx="287">
                  <c:v>2.5728161126375197</c:v>
                </c:pt>
                <c:pt idx="288">
                  <c:v>2.3733238231390685</c:v>
                </c:pt>
                <c:pt idx="289">
                  <c:v>2.1783686075359583</c:v>
                </c:pt>
                <c:pt idx="290">
                  <c:v>1.9878776762634462</c:v>
                </c:pt>
                <c:pt idx="291">
                  <c:v>1.8017948895692817</c:v>
                </c:pt>
                <c:pt idx="292">
                  <c:v>1.6200920708477451</c:v>
                </c:pt>
                <c:pt idx="293">
                  <c:v>1.4427585471421445</c:v>
                </c:pt>
                <c:pt idx="294">
                  <c:v>1.2697783090174153</c:v>
                </c:pt>
                <c:pt idx="295">
                  <c:v>1.101106530055401</c:v>
                </c:pt>
                <c:pt idx="296">
                  <c:v>0.93732691425830039</c:v>
                </c:pt>
                <c:pt idx="297">
                  <c:v>0.77736933762207527</c:v>
                </c:pt>
                <c:pt idx="298">
                  <c:v>0.62103469613939144</c:v>
                </c:pt>
                <c:pt idx="299">
                  <c:v>0.46862284652888742</c:v>
                </c:pt>
                <c:pt idx="300">
                  <c:v>0.32006281362846473</c:v>
                </c:pt>
                <c:pt idx="301">
                  <c:v>0.17529446866828924</c:v>
                </c:pt>
                <c:pt idx="302">
                  <c:v>3.424689985695295E-2</c:v>
                </c:pt>
                <c:pt idx="303">
                  <c:v>-0.10317341125337397</c:v>
                </c:pt>
                <c:pt idx="304">
                  <c:v>-0.23709002081304784</c:v>
                </c:pt>
                <c:pt idx="305">
                  <c:v>-0.36764088012278057</c:v>
                </c:pt>
                <c:pt idx="306">
                  <c:v>-0.49496567817404835</c:v>
                </c:pt>
                <c:pt idx="307">
                  <c:v>-0.61917984299361239</c:v>
                </c:pt>
                <c:pt idx="308">
                  <c:v>-0.74038001820444654</c:v>
                </c:pt>
                <c:pt idx="309">
                  <c:v>-0.85865820469334209</c:v>
                </c:pt>
                <c:pt idx="310">
                  <c:v>-0.97411584891378422</c:v>
                </c:pt>
                <c:pt idx="311">
                  <c:v>-1.0868732884526251</c:v>
                </c:pt>
                <c:pt idx="312">
                  <c:v>-1.1970688981935362</c:v>
                </c:pt>
                <c:pt idx="313">
                  <c:v>-1.3048579696565863</c:v>
                </c:pt>
                <c:pt idx="314">
                  <c:v>-1.4103811724111432</c:v>
                </c:pt>
                <c:pt idx="315">
                  <c:v>-1.513752493634819</c:v>
                </c:pt>
                <c:pt idx="316">
                  <c:v>-1.615068523585792</c:v>
                </c:pt>
                <c:pt idx="317">
                  <c:v>-1.714413044974205</c:v>
                </c:pt>
                <c:pt idx="318">
                  <c:v>-1.8118791259825198</c:v>
                </c:pt>
                <c:pt idx="319">
                  <c:v>-1.9075777653604693</c:v>
                </c:pt>
                <c:pt idx="320">
                  <c:v>-2.0016312751918979</c:v>
                </c:pt>
                <c:pt idx="321">
                  <c:v>-2.0939476545900106</c:v>
                </c:pt>
                <c:pt idx="322">
                  <c:v>-2.1849689774215197</c:v>
                </c:pt>
                <c:pt idx="323">
                  <c:v>-2.2747469007968872</c:v>
                </c:pt>
                <c:pt idx="324">
                  <c:v>-2.3629832223057714</c:v>
                </c:pt>
                <c:pt idx="325">
                  <c:v>-2.4501716729253515</c:v>
                </c:pt>
                <c:pt idx="326">
                  <c:v>-2.5362258017063111</c:v>
                </c:pt>
                <c:pt idx="327">
                  <c:v>-2.6211432605981781</c:v>
                </c:pt>
                <c:pt idx="328">
                  <c:v>-2.7047744147479493</c:v>
                </c:pt>
                <c:pt idx="329">
                  <c:v>-2.7875728648155889</c:v>
                </c:pt>
                <c:pt idx="330">
                  <c:v>-2.8694158717989895</c:v>
                </c:pt>
                <c:pt idx="331">
                  <c:v>-2.9502874262630927</c:v>
                </c:pt>
                <c:pt idx="332">
                  <c:v>-3.0301858205348249</c:v>
                </c:pt>
                <c:pt idx="333">
                  <c:v>-3.1091008085757443</c:v>
                </c:pt>
                <c:pt idx="334">
                  <c:v>-3.1870217174291597</c:v>
                </c:pt>
                <c:pt idx="335">
                  <c:v>-3.2639453452080458</c:v>
                </c:pt>
                <c:pt idx="336">
                  <c:v>-3.3398674227297254</c:v>
                </c:pt>
                <c:pt idx="337">
                  <c:v>-3.4147779174149022</c:v>
                </c:pt>
                <c:pt idx="338">
                  <c:v>-3.4886497199535347</c:v>
                </c:pt>
                <c:pt idx="339">
                  <c:v>-3.5614375770091975</c:v>
                </c:pt>
                <c:pt idx="340">
                  <c:v>-3.6330821469426136</c:v>
                </c:pt>
                <c:pt idx="341">
                  <c:v>-3.7035210996866184</c:v>
                </c:pt>
                <c:pt idx="342">
                  <c:v>-3.7726972281932811</c:v>
                </c:pt>
                <c:pt idx="343">
                  <c:v>-3.8404512919485558</c:v>
                </c:pt>
                <c:pt idx="344">
                  <c:v>-3.9067222416400909</c:v>
                </c:pt>
                <c:pt idx="345">
                  <c:v>-3.9717858664691397</c:v>
                </c:pt>
                <c:pt idx="346">
                  <c:v>-4.0353608272969668</c:v>
                </c:pt>
                <c:pt idx="347">
                  <c:v>-4.0973480790853474</c:v>
                </c:pt>
                <c:pt idx="348">
                  <c:v>-4.1576549805700775</c:v>
                </c:pt>
                <c:pt idx="349">
                  <c:v>-4.2162580512464025</c:v>
                </c:pt>
                <c:pt idx="350">
                  <c:v>-4.2730407424271055</c:v>
                </c:pt>
                <c:pt idx="351">
                  <c:v>-4.3278779670596093</c:v>
                </c:pt>
                <c:pt idx="352">
                  <c:v>-4.3806954413652379</c:v>
                </c:pt>
                <c:pt idx="353">
                  <c:v>-4.4315802566707116</c:v>
                </c:pt>
                <c:pt idx="354">
                  <c:v>-4.4803484112024297</c:v>
                </c:pt>
                <c:pt idx="355">
                  <c:v>-4.5261686950921982</c:v>
                </c:pt>
                <c:pt idx="356">
                  <c:v>-4.5696895971894218</c:v>
                </c:pt>
                <c:pt idx="357">
                  <c:v>-4.6114217117428735</c:v>
                </c:pt>
                <c:pt idx="358">
                  <c:v>-4.6507886990904801</c:v>
                </c:pt>
                <c:pt idx="359">
                  <c:v>-4.6875561811029858</c:v>
                </c:pt>
                <c:pt idx="360">
                  <c:v>-4.7216460317373246</c:v>
                </c:pt>
                <c:pt idx="361">
                  <c:v>-4.7531867533922156</c:v>
                </c:pt>
                <c:pt idx="362">
                  <c:v>-4.7819742791354631</c:v>
                </c:pt>
                <c:pt idx="363">
                  <c:v>-4.8070173047482969</c:v>
                </c:pt>
                <c:pt idx="364">
                  <c:v>-4.8290283568203449</c:v>
                </c:pt>
                <c:pt idx="365">
                  <c:v>-4.8488804832100838</c:v>
                </c:pt>
                <c:pt idx="366">
                  <c:v>-4.8658184655010697</c:v>
                </c:pt>
                <c:pt idx="367">
                  <c:v>-4.8796002410352228</c:v>
                </c:pt>
                <c:pt idx="368">
                  <c:v>-4.8901592105627048</c:v>
                </c:pt>
                <c:pt idx="369">
                  <c:v>-4.8975278198719003</c:v>
                </c:pt>
                <c:pt idx="370">
                  <c:v>-4.9015805549919591</c:v>
                </c:pt>
                <c:pt idx="371">
                  <c:v>-4.9022486820816988</c:v>
                </c:pt>
                <c:pt idx="372">
                  <c:v>-4.898402575403451</c:v>
                </c:pt>
                <c:pt idx="373">
                  <c:v>-4.8909016214311078</c:v>
                </c:pt>
                <c:pt idx="374">
                  <c:v>-4.8808340348303307</c:v>
                </c:pt>
                <c:pt idx="375">
                  <c:v>-4.8673160947859273</c:v>
                </c:pt>
                <c:pt idx="376">
                  <c:v>-4.8501279383897735</c:v>
                </c:pt>
                <c:pt idx="377">
                  <c:v>-4.8292183354496938</c:v>
                </c:pt>
                <c:pt idx="378">
                  <c:v>-4.8045394711196385</c:v>
                </c:pt>
                <c:pt idx="379">
                  <c:v>-4.7756627194583396</c:v>
                </c:pt>
                <c:pt idx="380">
                  <c:v>-4.7425274580717041</c:v>
                </c:pt>
                <c:pt idx="381">
                  <c:v>-4.7050658069550977</c:v>
                </c:pt>
                <c:pt idx="382">
                  <c:v>-4.6635343439876991</c:v>
                </c:pt>
                <c:pt idx="383">
                  <c:v>-4.6185064204037181</c:v>
                </c:pt>
                <c:pt idx="384">
                  <c:v>-4.5692485906183693</c:v>
                </c:pt>
                <c:pt idx="385">
                  <c:v>-4.5161186121404118</c:v>
                </c:pt>
                <c:pt idx="386">
                  <c:v>-4.4583753548562504</c:v>
                </c:pt>
                <c:pt idx="387">
                  <c:v>-4.3964726328849739</c:v>
                </c:pt>
                <c:pt idx="388">
                  <c:v>-4.3309321403503391</c:v>
                </c:pt>
                <c:pt idx="389">
                  <c:v>-4.2611553378403171</c:v>
                </c:pt>
                <c:pt idx="390">
                  <c:v>-4.1877010613679886</c:v>
                </c:pt>
                <c:pt idx="391">
                  <c:v>-4.1101210467517371</c:v>
                </c:pt>
                <c:pt idx="392">
                  <c:v>-4.0285339772701212</c:v>
                </c:pt>
                <c:pt idx="393">
                  <c:v>-3.9434073284268338</c:v>
                </c:pt>
                <c:pt idx="394">
                  <c:v>-3.8541720181703534</c:v>
                </c:pt>
                <c:pt idx="395">
                  <c:v>-3.7589841865003093</c:v>
                </c:pt>
                <c:pt idx="396">
                  <c:v>-3.659819611161943</c:v>
                </c:pt>
                <c:pt idx="397">
                  <c:v>-3.5566198043525175</c:v>
                </c:pt>
                <c:pt idx="398">
                  <c:v>-3.4496564995497465</c:v>
                </c:pt>
                <c:pt idx="399">
                  <c:v>-3.3387072723358839</c:v>
                </c:pt>
                <c:pt idx="400">
                  <c:v>-3.2242210272699543</c:v>
                </c:pt>
                <c:pt idx="401">
                  <c:v>-3.105777036398647</c:v>
                </c:pt>
                <c:pt idx="402">
                  <c:v>-2.9839764006435829</c:v>
                </c:pt>
                <c:pt idx="403">
                  <c:v>-2.8582118287682494</c:v>
                </c:pt>
                <c:pt idx="404">
                  <c:v>-2.7280822310596688</c:v>
                </c:pt>
                <c:pt idx="405">
                  <c:v>-2.5942907419055663</c:v>
                </c:pt>
                <c:pt idx="406">
                  <c:v>-2.4572194531559921</c:v>
                </c:pt>
                <c:pt idx="407">
                  <c:v>-2.3165759257972209</c:v>
                </c:pt>
                <c:pt idx="408">
                  <c:v>-2.1728993576019993</c:v>
                </c:pt>
                <c:pt idx="409">
                  <c:v>-2.0256578084081376</c:v>
                </c:pt>
                <c:pt idx="410">
                  <c:v>-1.875269231200213</c:v>
                </c:pt>
                <c:pt idx="411">
                  <c:v>-1.7213019048795068</c:v>
                </c:pt>
                <c:pt idx="412">
                  <c:v>-1.5641477404162265</c:v>
                </c:pt>
                <c:pt idx="413">
                  <c:v>-1.4043151974678001</c:v>
                </c:pt>
                <c:pt idx="414">
                  <c:v>-1.241335519775747</c:v>
                </c:pt>
                <c:pt idx="415">
                  <c:v>-1.0755803396925316</c:v>
                </c:pt>
                <c:pt idx="416">
                  <c:v>-0.90664974153041777</c:v>
                </c:pt>
                <c:pt idx="417">
                  <c:v>-0.73500453019514234</c:v>
                </c:pt>
                <c:pt idx="418">
                  <c:v>-0.56104462137445799</c:v>
                </c:pt>
                <c:pt idx="419">
                  <c:v>-0.38447808302007591</c:v>
                </c:pt>
                <c:pt idx="420">
                  <c:v>-0.2057274041231717</c:v>
                </c:pt>
                <c:pt idx="421">
                  <c:v>-2.4604025224107266E-2</c:v>
                </c:pt>
                <c:pt idx="422">
                  <c:v>0.15880893969442644</c:v>
                </c:pt>
                <c:pt idx="423">
                  <c:v>0.34448619405738967</c:v>
                </c:pt>
                <c:pt idx="424">
                  <c:v>0.53230507057160137</c:v>
                </c:pt>
                <c:pt idx="425">
                  <c:v>0.72186926901340198</c:v>
                </c:pt>
                <c:pt idx="426">
                  <c:v>0.91333175953477552</c:v>
                </c:pt>
                <c:pt idx="427">
                  <c:v>1.1068039678037112</c:v>
                </c:pt>
                <c:pt idx="428">
                  <c:v>1.3019375285133719</c:v>
                </c:pt>
                <c:pt idx="429">
                  <c:v>1.4986501531675409</c:v>
                </c:pt>
                <c:pt idx="430">
                  <c:v>1.6972971444949492</c:v>
                </c:pt>
                <c:pt idx="431">
                  <c:v>1.8973481632769107</c:v>
                </c:pt>
                <c:pt idx="432">
                  <c:v>2.0986646745353927</c:v>
                </c:pt>
                <c:pt idx="433">
                  <c:v>2.3013185072690199</c:v>
                </c:pt>
                <c:pt idx="434">
                  <c:v>2.5051534093916392</c:v>
                </c:pt>
                <c:pt idx="435">
                  <c:v>2.71005475334823</c:v>
                </c:pt>
                <c:pt idx="436">
                  <c:v>2.9159918010234813</c:v>
                </c:pt>
                <c:pt idx="437">
                  <c:v>3.1228360500186674</c:v>
                </c:pt>
                <c:pt idx="438">
                  <c:v>3.330590061843393</c:v>
                </c:pt>
                <c:pt idx="439">
                  <c:v>3.5391012132167812</c:v>
                </c:pt>
                <c:pt idx="440">
                  <c:v>3.7484320476651152</c:v>
                </c:pt>
                <c:pt idx="441">
                  <c:v>3.9584297284483898</c:v>
                </c:pt>
                <c:pt idx="442">
                  <c:v>4.16913780122995</c:v>
                </c:pt>
                <c:pt idx="443">
                  <c:v>4.3804700285196301</c:v>
                </c:pt>
                <c:pt idx="444">
                  <c:v>4.5922996155917613</c:v>
                </c:pt>
                <c:pt idx="445">
                  <c:v>4.8046444930136198</c:v>
                </c:pt>
                <c:pt idx="446">
                  <c:v>5.0174594074487651</c:v>
                </c:pt>
                <c:pt idx="447">
                  <c:v>5.2306547060608821</c:v>
                </c:pt>
                <c:pt idx="448">
                  <c:v>5.4441872701048819</c:v>
                </c:pt>
                <c:pt idx="449">
                  <c:v>5.6580566726624957</c:v>
                </c:pt>
                <c:pt idx="450">
                  <c:v>5.8721719801425873</c:v>
                </c:pt>
                <c:pt idx="451">
                  <c:v>6.0864755585789263</c:v>
                </c:pt>
                <c:pt idx="452">
                  <c:v>6.3009520389139588</c:v>
                </c:pt>
                <c:pt idx="453">
                  <c:v>6.5155518986284733</c:v>
                </c:pt>
                <c:pt idx="454">
                  <c:v>6.7302614763378923</c:v>
                </c:pt>
                <c:pt idx="455">
                  <c:v>6.9450402148067765</c:v>
                </c:pt>
                <c:pt idx="456">
                  <c:v>7.1598663412034176</c:v>
                </c:pt>
                <c:pt idx="457">
                  <c:v>7.3747125327586618</c:v>
                </c:pt>
                <c:pt idx="458">
                  <c:v>7.5895386591553589</c:v>
                </c:pt>
                <c:pt idx="459">
                  <c:v>7.8043306320905304</c:v>
                </c:pt>
                <c:pt idx="460">
                  <c:v>8.0190560057759246</c:v>
                </c:pt>
                <c:pt idx="461">
                  <c:v>8.2337122187017968</c:v>
                </c:pt>
                <c:pt idx="462">
                  <c:v>8.4482728019356301</c:v>
                </c:pt>
                <c:pt idx="463">
                  <c:v>8.6627326324581624</c:v>
                </c:pt>
                <c:pt idx="464">
                  <c:v>8.8770780488848118</c:v>
                </c:pt>
                <c:pt idx="465">
                  <c:v>9.0912902668118001</c:v>
                </c:pt>
                <c:pt idx="466">
                  <c:v>9.3053539171814919</c:v>
                </c:pt>
                <c:pt idx="467">
                  <c:v>9.5192604616284076</c:v>
                </c:pt>
                <c:pt idx="468">
                  <c:v>9.7330030694603469</c:v>
                </c:pt>
                <c:pt idx="469">
                  <c:v>9.9465159952640025</c:v>
                </c:pt>
                <c:pt idx="470">
                  <c:v>10.159834246337365</c:v>
                </c:pt>
                <c:pt idx="471">
                  <c:v>10.373003076016854</c:v>
                </c:pt>
                <c:pt idx="472">
                  <c:v>10.585975523293003</c:v>
                </c:pt>
                <c:pt idx="473">
                  <c:v>10.798788303136801</c:v>
                </c:pt>
                <c:pt idx="474">
                  <c:v>11.011419215798361</c:v>
                </c:pt>
                <c:pt idx="475">
                  <c:v>11.223501111566989</c:v>
                </c:pt>
              </c:numCache>
            </c:numRef>
          </c:yVal>
          <c:smooth val="1"/>
          <c:extLst>
            <c:ext xmlns:c16="http://schemas.microsoft.com/office/drawing/2014/chart" uri="{C3380CC4-5D6E-409C-BE32-E72D297353CC}">
              <c16:uniqueId val="{0000001C-4789-45DC-97F7-B59DC835213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Лист1!$AE$2:$AE$477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D-4789-45DC-97F7-B59DC835213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Лист1!$AF$2:$AF$477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E-4789-45DC-97F7-B59DC835213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Лист1!$AG$2:$AG$477</c:f>
              <c:numCache>
                <c:formatCode>0.00</c:formatCode>
                <c:ptCount val="476"/>
                <c:pt idx="0">
                  <c:v>19.223256996273943</c:v>
                </c:pt>
                <c:pt idx="1">
                  <c:v>19.258277955651241</c:v>
                </c:pt>
                <c:pt idx="2">
                  <c:v>19.36579988300797</c:v>
                </c:pt>
                <c:pt idx="3">
                  <c:v>18.3181373298168</c:v>
                </c:pt>
                <c:pt idx="4">
                  <c:v>18.178072276711454</c:v>
                </c:pt>
                <c:pt idx="5">
                  <c:v>17.997518295049623</c:v>
                </c:pt>
                <c:pt idx="6">
                  <c:v>17.778504100441893</c:v>
                </c:pt>
                <c:pt idx="7">
                  <c:v>17.526386663317673</c:v>
                </c:pt>
                <c:pt idx="8">
                  <c:v>17.241862714290601</c:v>
                </c:pt>
                <c:pt idx="9">
                  <c:v>16.927473270893096</c:v>
                </c:pt>
                <c:pt idx="10">
                  <c:v>16.587603637576048</c:v>
                </c:pt>
                <c:pt idx="11">
                  <c:v>16.223129850625938</c:v>
                </c:pt>
                <c:pt idx="12">
                  <c:v>15.836126732826227</c:v>
                </c:pt>
                <c:pt idx="13">
                  <c:v>15.428838166594455</c:v>
                </c:pt>
                <c:pt idx="14">
                  <c:v>15.004358455538711</c:v>
                </c:pt>
                <c:pt idx="15">
                  <c:v>14.566263467073417</c:v>
                </c:pt>
                <c:pt idx="16">
                  <c:v>14.117429776489731</c:v>
                </c:pt>
                <c:pt idx="17">
                  <c:v>13.65961970239873</c:v>
                </c:pt>
                <c:pt idx="18">
                  <c:v>13.193912494182547</c:v>
                </c:pt>
                <c:pt idx="19">
                  <c:v>12.721743451058835</c:v>
                </c:pt>
                <c:pt idx="20">
                  <c:v>12.246031840145584</c:v>
                </c:pt>
                <c:pt idx="21">
                  <c:v>11.769487738609278</c:v>
                </c:pt>
                <c:pt idx="22">
                  <c:v>11.294402843713735</c:v>
                </c:pt>
                <c:pt idx="23">
                  <c:v>10.823766437172875</c:v>
                </c:pt>
                <c:pt idx="24">
                  <c:v>10.360579754412155</c:v>
                </c:pt>
                <c:pt idx="25">
                  <c:v>9.907332582771776</c:v>
                </c:pt>
                <c:pt idx="26">
                  <c:v>9.4654687598347618</c:v>
                </c:pt>
                <c:pt idx="27">
                  <c:v>9.036337347328617</c:v>
                </c:pt>
                <c:pt idx="28">
                  <c:v>8.6212908223271221</c:v>
                </c:pt>
                <c:pt idx="29">
                  <c:v>8.2224885374307277</c:v>
                </c:pt>
                <c:pt idx="30">
                  <c:v>7.8416304811834756</c:v>
                </c:pt>
                <c:pt idx="31">
                  <c:v>7.4811261802911675</c:v>
                </c:pt>
                <c:pt idx="32">
                  <c:v>7.1430252693593426</c:v>
                </c:pt>
                <c:pt idx="33">
                  <c:v>6.8287745743989436</c:v>
                </c:pt>
                <c:pt idx="34">
                  <c:v>6.5391848132013743</c:v>
                </c:pt>
                <c:pt idx="35">
                  <c:v>6.2747170574962547</c:v>
                </c:pt>
                <c:pt idx="36">
                  <c:v>6.0359190434216989</c:v>
                </c:pt>
                <c:pt idx="37">
                  <c:v>5.8237150490283467</c:v>
                </c:pt>
                <c:pt idx="38">
                  <c:v>5.6392718419432599</c:v>
                </c:pt>
                <c:pt idx="39">
                  <c:v>5.4838556617498391</c:v>
                </c:pt>
                <c:pt idx="40">
                  <c:v>5.3583596214652012</c:v>
                </c:pt>
                <c:pt idx="41">
                  <c:v>5.2630680486559855</c:v>
                </c:pt>
                <c:pt idx="42">
                  <c:v>5.1977175347506996</c:v>
                </c:pt>
                <c:pt idx="43">
                  <c:v>5.1618184044957118</c:v>
                </c:pt>
                <c:pt idx="44">
                  <c:v>5.1550585806369735</c:v>
                </c:pt>
                <c:pt idx="45">
                  <c:v>5.1775008201599082</c:v>
                </c:pt>
                <c:pt idx="46">
                  <c:v>5.2294892191886859</c:v>
                </c:pt>
                <c:pt idx="47">
                  <c:v>5.3113128013908817</c:v>
                </c:pt>
                <c:pt idx="48">
                  <c:v>5.4228439182043049</c:v>
                </c:pt>
                <c:pt idx="49">
                  <c:v>5.563399927318093</c:v>
                </c:pt>
                <c:pt idx="50">
                  <c:v>5.7318951755761605</c:v>
                </c:pt>
                <c:pt idx="51">
                  <c:v>5.9271970488131034</c:v>
                </c:pt>
                <c:pt idx="52">
                  <c:v>6.1484739102422736</c:v>
                </c:pt>
                <c:pt idx="53">
                  <c:v>6.3952984146773417</c:v>
                </c:pt>
                <c:pt idx="54">
                  <c:v>6.6674677759408851</c:v>
                </c:pt>
                <c:pt idx="55">
                  <c:v>6.9646635130047274</c:v>
                </c:pt>
                <c:pt idx="56">
                  <c:v>7.2861654147505233</c:v>
                </c:pt>
                <c:pt idx="57">
                  <c:v>7.6308054327964783</c:v>
                </c:pt>
                <c:pt idx="58">
                  <c:v>7.9971738830208698</c:v>
                </c:pt>
                <c:pt idx="59">
                  <c:v>8.3839806184172403</c:v>
                </c:pt>
                <c:pt idx="60">
                  <c:v>8.7903231337666021</c:v>
                </c:pt>
                <c:pt idx="61">
                  <c:v>9.2156814426183384</c:v>
                </c:pt>
                <c:pt idx="62">
                  <c:v>9.6596926644444459</c:v>
                </c:pt>
                <c:pt idx="63">
                  <c:v>10.121828274428829</c:v>
                </c:pt>
                <c:pt idx="64">
                  <c:v>10.601176375150663</c:v>
                </c:pt>
                <c:pt idx="65">
                  <c:v>11.096486949920635</c:v>
                </c:pt>
                <c:pt idx="66">
                  <c:v>11.60639129877087</c:v>
                </c:pt>
                <c:pt idx="67">
                  <c:v>12.129749549925307</c:v>
                </c:pt>
                <c:pt idx="68">
                  <c:v>12.665805204212621</c:v>
                </c:pt>
                <c:pt idx="69">
                  <c:v>13.214107435941663</c:v>
                </c:pt>
                <c:pt idx="70">
                  <c:v>13.774255795776797</c:v>
                </c:pt>
                <c:pt idx="71">
                  <c:v>14.345606490969638</c:v>
                </c:pt>
                <c:pt idx="72">
                  <c:v>14.927142602205263</c:v>
                </c:pt>
                <c:pt idx="73">
                  <c:v>15.517558613419522</c:v>
                </c:pt>
                <c:pt idx="74">
                  <c:v>16.115517416596379</c:v>
                </c:pt>
                <c:pt idx="75">
                  <c:v>16.719977331161445</c:v>
                </c:pt>
                <c:pt idx="76">
                  <c:v>17.330026459693894</c:v>
                </c:pt>
                <c:pt idx="77">
                  <c:v>17.945159330964053</c:v>
                </c:pt>
                <c:pt idx="78">
                  <c:v>18.564733859896631</c:v>
                </c:pt>
                <c:pt idx="79">
                  <c:v>19.187785211205444</c:v>
                </c:pt>
                <c:pt idx="80">
                  <c:v>19.813005307316768</c:v>
                </c:pt>
                <c:pt idx="81">
                  <c:v>20.43884358108043</c:v>
                </c:pt>
                <c:pt idx="82">
                  <c:v>21.063797280192361</c:v>
                </c:pt>
                <c:pt idx="83">
                  <c:v>21.686611264944048</c:v>
                </c:pt>
                <c:pt idx="84">
                  <c:v>22.306298500299398</c:v>
                </c:pt>
                <c:pt idx="85">
                  <c:v>22.921974411606751</c:v>
                </c:pt>
                <c:pt idx="86">
                  <c:v>23.532610979676228</c:v>
                </c:pt>
                <c:pt idx="87">
                  <c:v>24.136871096491795</c:v>
                </c:pt>
                <c:pt idx="88">
                  <c:v>24.733125641941978</c:v>
                </c:pt>
                <c:pt idx="89">
                  <c:v>25.31962766647338</c:v>
                </c:pt>
                <c:pt idx="90">
                  <c:v>25.894584113359436</c:v>
                </c:pt>
                <c:pt idx="91">
                  <c:v>26.457028439640958</c:v>
                </c:pt>
                <c:pt idx="92">
                  <c:v>27.00573282837863</c:v>
                </c:pt>
                <c:pt idx="93">
                  <c:v>27.53971878290174</c:v>
                </c:pt>
                <c:pt idx="94">
                  <c:v>28.057862654328328</c:v>
                </c:pt>
                <c:pt idx="95">
                  <c:v>28.558815380930888</c:v>
                </c:pt>
                <c:pt idx="96">
                  <c:v>29.041063964366867</c:v>
                </c:pt>
                <c:pt idx="97">
                  <c:v>29.503115898370741</c:v>
                </c:pt>
                <c:pt idx="98">
                  <c:v>29.943743366003016</c:v>
                </c:pt>
                <c:pt idx="99">
                  <c:v>30.362068623304353</c:v>
                </c:pt>
                <c:pt idx="100">
                  <c:v>30.757473492622342</c:v>
                </c:pt>
                <c:pt idx="101">
                  <c:v>31.129425179958329</c:v>
                </c:pt>
                <c:pt idx="102">
                  <c:v>31.477291846275278</c:v>
                </c:pt>
                <c:pt idx="103">
                  <c:v>31.800298207998249</c:v>
                </c:pt>
                <c:pt idx="104">
                  <c:v>32.097607505321498</c:v>
                </c:pt>
                <c:pt idx="105">
                  <c:v>32.368553745746595</c:v>
                </c:pt>
                <c:pt idx="106">
                  <c:v>32.612795394658995</c:v>
                </c:pt>
                <c:pt idx="107">
                  <c:v>32.830349528789498</c:v>
                </c:pt>
                <c:pt idx="108">
                  <c:v>33.021479129791217</c:v>
                </c:pt>
                <c:pt idx="109">
                  <c:v>33.186494994163482</c:v>
                </c:pt>
                <c:pt idx="110">
                  <c:v>33.325595211982687</c:v>
                </c:pt>
                <c:pt idx="111">
                  <c:v>33.438871997594831</c:v>
                </c:pt>
                <c:pt idx="112">
                  <c:v>33.526424396038038</c:v>
                </c:pt>
                <c:pt idx="113">
                  <c:v>33.588566619157767</c:v>
                </c:pt>
                <c:pt idx="114">
                  <c:v>33.62591342926023</c:v>
                </c:pt>
                <c:pt idx="115">
                  <c:v>33.639390385150911</c:v>
                </c:pt>
                <c:pt idx="116">
                  <c:v>33.630066490173327</c:v>
                </c:pt>
                <c:pt idx="117">
                  <c:v>33.598969763517367</c:v>
                </c:pt>
                <c:pt idx="118">
                  <c:v>33.546964287757852</c:v>
                </c:pt>
                <c:pt idx="119">
                  <c:v>33.474791193008379</c:v>
                </c:pt>
                <c:pt idx="120">
                  <c:v>33.383191609382578</c:v>
                </c:pt>
                <c:pt idx="121">
                  <c:v>33.273121833801234</c:v>
                </c:pt>
                <c:pt idx="122">
                  <c:v>33.145753329992239</c:v>
                </c:pt>
                <c:pt idx="123">
                  <c:v>33.002476143836944</c:v>
                </c:pt>
                <c:pt idx="124">
                  <c:v>32.844697397947265</c:v>
                </c:pt>
                <c:pt idx="125">
                  <c:v>32.673687601089462</c:v>
                </c:pt>
                <c:pt idx="126">
                  <c:v>32.490222036838489</c:v>
                </c:pt>
                <c:pt idx="127">
                  <c:v>32.295731735229474</c:v>
                </c:pt>
                <c:pt idx="128">
                  <c:v>32.09085195064543</c:v>
                </c:pt>
                <c:pt idx="129">
                  <c:v>31.876409196853636</c:v>
                </c:pt>
                <c:pt idx="130">
                  <c:v>31.654141885042169</c:v>
                </c:pt>
                <c:pt idx="131">
                  <c:v>31.425119018554685</c:v>
                </c:pt>
                <c:pt idx="132">
                  <c:v>31.190611106157281</c:v>
                </c:pt>
                <c:pt idx="133">
                  <c:v>30.951646167039826</c:v>
                </c:pt>
                <c:pt idx="134">
                  <c:v>30.709054130315735</c:v>
                </c:pt>
                <c:pt idx="135">
                  <c:v>30.463521480560289</c:v>
                </c:pt>
                <c:pt idx="136">
                  <c:v>30.215762025117865</c:v>
                </c:pt>
                <c:pt idx="137">
                  <c:v>29.966626185178729</c:v>
                </c:pt>
                <c:pt idx="138">
                  <c:v>29.717100995779017</c:v>
                </c:pt>
                <c:pt idx="139">
                  <c:v>29.468211060762371</c:v>
                </c:pt>
                <c:pt idx="140">
                  <c:v>29.220837539434431</c:v>
                </c:pt>
                <c:pt idx="141">
                  <c:v>28.975632762908884</c:v>
                </c:pt>
                <c:pt idx="142">
                  <c:v>28.733033895492532</c:v>
                </c:pt>
                <c:pt idx="143">
                  <c:v>28.493392717838272</c:v>
                </c:pt>
                <c:pt idx="144">
                  <c:v>28.257131025195093</c:v>
                </c:pt>
                <c:pt idx="145">
                  <c:v>28.024808934330935</c:v>
                </c:pt>
                <c:pt idx="146">
                  <c:v>27.797099268436387</c:v>
                </c:pt>
                <c:pt idx="147">
                  <c:v>27.574647527933102</c:v>
                </c:pt>
                <c:pt idx="148">
                  <c:v>27.357947230339022</c:v>
                </c:pt>
                <c:pt idx="149">
                  <c:v>27.147259649634311</c:v>
                </c:pt>
                <c:pt idx="150">
                  <c:v>26.942685538530341</c:v>
                </c:pt>
                <c:pt idx="151">
                  <c:v>26.744286373257619</c:v>
                </c:pt>
                <c:pt idx="152">
                  <c:v>26.55222779810423</c:v>
                </c:pt>
                <c:pt idx="153">
                  <c:v>26.366824024915665</c:v>
                </c:pt>
                <c:pt idx="154">
                  <c:v>26.188462695479341</c:v>
                </c:pt>
                <c:pt idx="155">
                  <c:v>26.017475098371484</c:v>
                </c:pt>
                <c:pt idx="156">
                  <c:v>25.85402346253391</c:v>
                </c:pt>
                <c:pt idx="157">
                  <c:v>25.698065096139892</c:v>
                </c:pt>
                <c:pt idx="158">
                  <c:v>25.54943435490129</c:v>
                </c:pt>
                <c:pt idx="159">
                  <c:v>25.407989501953125</c:v>
                </c:pt>
                <c:pt idx="160">
                  <c:v>25.27370833754534</c:v>
                </c:pt>
                <c:pt idx="161">
                  <c:v>25.146703568100879</c:v>
                </c:pt>
                <c:pt idx="162">
                  <c:v>25.027137422561605</c:v>
                </c:pt>
                <c:pt idx="163">
                  <c:v>24.915076500177367</c:v>
                </c:pt>
                <c:pt idx="164">
                  <c:v>24.810416632890686</c:v>
                </c:pt>
                <c:pt idx="165">
                  <c:v>24.712877762317607</c:v>
                </c:pt>
                <c:pt idx="166">
                  <c:v>24.622106400132129</c:v>
                </c:pt>
                <c:pt idx="167">
                  <c:v>24.537807118892648</c:v>
                </c:pt>
                <c:pt idx="168">
                  <c:v>24.459817689657193</c:v>
                </c:pt>
                <c:pt idx="169">
                  <c:v>24.388092005252823</c:v>
                </c:pt>
                <c:pt idx="170">
                  <c:v>24.322592496871899</c:v>
                </c:pt>
                <c:pt idx="171">
                  <c:v>24.263167181611035</c:v>
                </c:pt>
                <c:pt idx="172">
                  <c:v>24.209495016932475</c:v>
                </c:pt>
                <c:pt idx="173">
                  <c:v>24.161121761798803</c:v>
                </c:pt>
                <c:pt idx="174">
                  <c:v>24.117559021711301</c:v>
                </c:pt>
                <c:pt idx="175">
                  <c:v>24.078408908843961</c:v>
                </c:pt>
                <c:pt idx="176">
                  <c:v>24.043391364812823</c:v>
                </c:pt>
                <c:pt idx="177">
                  <c:v>24.012313422560645</c:v>
                </c:pt>
                <c:pt idx="178">
                  <c:v>23.984966745972621</c:v>
                </c:pt>
                <c:pt idx="179">
                  <c:v>23.961025169491727</c:v>
                </c:pt>
                <c:pt idx="180">
                  <c:v>23.94001054465766</c:v>
                </c:pt>
                <c:pt idx="181">
                  <c:v>23.92142423093318</c:v>
                </c:pt>
                <c:pt idx="182">
                  <c:v>23.904535344243005</c:v>
                </c:pt>
                <c:pt idx="183">
                  <c:v>23.888983565568921</c:v>
                </c:pt>
                <c:pt idx="184">
                  <c:v>23.874488836526854</c:v>
                </c:pt>
                <c:pt idx="185">
                  <c:v>23.860689130425431</c:v>
                </c:pt>
                <c:pt idx="186">
                  <c:v>23.847254866361599</c:v>
                </c:pt>
                <c:pt idx="187">
                  <c:v>23.833806940913185</c:v>
                </c:pt>
                <c:pt idx="188">
                  <c:v>23.819805729389159</c:v>
                </c:pt>
                <c:pt idx="189">
                  <c:v>23.804660376906391</c:v>
                </c:pt>
                <c:pt idx="190">
                  <c:v>23.787824428081471</c:v>
                </c:pt>
                <c:pt idx="191">
                  <c:v>23.768859010934829</c:v>
                </c:pt>
                <c:pt idx="192">
                  <c:v>23.747436252236344</c:v>
                </c:pt>
                <c:pt idx="193">
                  <c:v>23.723259016871427</c:v>
                </c:pt>
                <c:pt idx="194">
                  <c:v>23.695992600917812</c:v>
                </c:pt>
                <c:pt idx="195">
                  <c:v>23.665198132395702</c:v>
                </c:pt>
                <c:pt idx="196">
                  <c:v>23.630358186364173</c:v>
                </c:pt>
                <c:pt idx="197">
                  <c:v>23.59093655347824</c:v>
                </c:pt>
                <c:pt idx="198">
                  <c:v>23.546477285027482</c:v>
                </c:pt>
                <c:pt idx="199">
                  <c:v>23.496642261743528</c:v>
                </c:pt>
                <c:pt idx="200">
                  <c:v>23.441187286376937</c:v>
                </c:pt>
                <c:pt idx="201">
                  <c:v>23.379888653755156</c:v>
                </c:pt>
                <c:pt idx="202">
                  <c:v>23.31247996687885</c:v>
                </c:pt>
                <c:pt idx="203">
                  <c:v>23.238602614402762</c:v>
                </c:pt>
                <c:pt idx="204">
                  <c:v>23.157857000827764</c:v>
                </c:pt>
                <c:pt idx="205">
                  <c:v>23.069848653674082</c:v>
                </c:pt>
                <c:pt idx="206">
                  <c:v>22.97429239153859</c:v>
                </c:pt>
                <c:pt idx="207">
                  <c:v>22.871020862460099</c:v>
                </c:pt>
                <c:pt idx="208">
                  <c:v>22.759941852092734</c:v>
                </c:pt>
                <c:pt idx="209">
                  <c:v>22.640985345840434</c:v>
                </c:pt>
                <c:pt idx="210">
                  <c:v>22.514013022184336</c:v>
                </c:pt>
                <c:pt idx="211">
                  <c:v>22.378830206394145</c:v>
                </c:pt>
                <c:pt idx="212">
                  <c:v>22.235213193297366</c:v>
                </c:pt>
                <c:pt idx="213">
                  <c:v>22.082986092567442</c:v>
                </c:pt>
                <c:pt idx="214">
                  <c:v>21.922082304954483</c:v>
                </c:pt>
                <c:pt idx="215">
                  <c:v>21.752547937631597</c:v>
                </c:pt>
                <c:pt idx="216">
                  <c:v>21.57392191886899</c:v>
                </c:pt>
                <c:pt idx="217">
                  <c:v>21.387450850009877</c:v>
                </c:pt>
                <c:pt idx="218">
                  <c:v>21.192605352401696</c:v>
                </c:pt>
                <c:pt idx="219">
                  <c:v>20.989375180006022</c:v>
                </c:pt>
                <c:pt idx="220">
                  <c:v>20.777751794457384</c:v>
                </c:pt>
                <c:pt idx="221">
                  <c:v>20.557800087332726</c:v>
                </c:pt>
                <c:pt idx="222">
                  <c:v>20.329670333862282</c:v>
                </c:pt>
                <c:pt idx="223">
                  <c:v>20.093610146641712</c:v>
                </c:pt>
                <c:pt idx="224">
                  <c:v>19.849911537766449</c:v>
                </c:pt>
                <c:pt idx="225">
                  <c:v>19.598842611908879</c:v>
                </c:pt>
                <c:pt idx="226">
                  <c:v>19.340601459145503</c:v>
                </c:pt>
                <c:pt idx="227">
                  <c:v>19.075353723764408</c:v>
                </c:pt>
                <c:pt idx="228">
                  <c:v>18.803268465399722</c:v>
                </c:pt>
                <c:pt idx="229">
                  <c:v>18.524589881300894</c:v>
                </c:pt>
                <c:pt idx="230">
                  <c:v>18.239635598659515</c:v>
                </c:pt>
                <c:pt idx="231">
                  <c:v>17.948810335993734</c:v>
                </c:pt>
                <c:pt idx="232">
                  <c:v>17.652522227168035</c:v>
                </c:pt>
                <c:pt idx="233">
                  <c:v>17.351133298873894</c:v>
                </c:pt>
                <c:pt idx="234">
                  <c:v>17.044942393898953</c:v>
                </c:pt>
                <c:pt idx="235">
                  <c:v>16.734205663204179</c:v>
                </c:pt>
                <c:pt idx="236">
                  <c:v>16.419194626808117</c:v>
                </c:pt>
                <c:pt idx="237">
                  <c:v>16.100247403979257</c:v>
                </c:pt>
                <c:pt idx="238">
                  <c:v>15.777772128581953</c:v>
                </c:pt>
                <c:pt idx="239">
                  <c:v>15.452219626307476</c:v>
                </c:pt>
                <c:pt idx="240">
                  <c:v>15.124023646116234</c:v>
                </c:pt>
                <c:pt idx="241">
                  <c:v>14.793556460738181</c:v>
                </c:pt>
                <c:pt idx="242">
                  <c:v>14.460922238230669</c:v>
                </c:pt>
                <c:pt idx="243">
                  <c:v>14.126807463169092</c:v>
                </c:pt>
                <c:pt idx="244">
                  <c:v>13.791276173293534</c:v>
                </c:pt>
                <c:pt idx="245">
                  <c:v>13.454670757055226</c:v>
                </c:pt>
                <c:pt idx="246">
                  <c:v>13.117378002405111</c:v>
                </c:pt>
                <c:pt idx="247">
                  <c:v>12.779805189371089</c:v>
                </c:pt>
                <c:pt idx="248">
                  <c:v>12.44232544451947</c:v>
                </c:pt>
                <c:pt idx="249">
                  <c:v>12.105241025984279</c:v>
                </c:pt>
                <c:pt idx="250">
                  <c:v>11.768916521966403</c:v>
                </c:pt>
                <c:pt idx="251">
                  <c:v>11.433363032340958</c:v>
                </c:pt>
                <c:pt idx="252">
                  <c:v>11.098871715366798</c:v>
                </c:pt>
                <c:pt idx="253">
                  <c:v>10.765737998485509</c:v>
                </c:pt>
                <c:pt idx="254">
                  <c:v>10.434269262850275</c:v>
                </c:pt>
                <c:pt idx="255">
                  <c:v>10.104778012633304</c:v>
                </c:pt>
                <c:pt idx="256">
                  <c:v>9.7775289371609375</c:v>
                </c:pt>
                <c:pt idx="257">
                  <c:v>9.4527141496538896</c:v>
                </c:pt>
                <c:pt idx="258">
                  <c:v>9.1304830715059744</c:v>
                </c:pt>
                <c:pt idx="259">
                  <c:v>8.8109689012169774</c:v>
                </c:pt>
                <c:pt idx="260">
                  <c:v>8.4943244755267582</c:v>
                </c:pt>
                <c:pt idx="261">
                  <c:v>8.1807427614927271</c:v>
                </c:pt>
                <c:pt idx="262">
                  <c:v>7.8704414874314734</c:v>
                </c:pt>
                <c:pt idx="263">
                  <c:v>7.5636272817849841</c:v>
                </c:pt>
                <c:pt idx="264">
                  <c:v>7.260459811985438</c:v>
                </c:pt>
                <c:pt idx="265">
                  <c:v>6.9610355615615687</c:v>
                </c:pt>
                <c:pt idx="266">
                  <c:v>6.665411737561203</c:v>
                </c:pt>
                <c:pt idx="267">
                  <c:v>6.3736421316861795</c:v>
                </c:pt>
                <c:pt idx="268">
                  <c:v>6.0858151160180407</c:v>
                </c:pt>
                <c:pt idx="269">
                  <c:v>5.8020519353449256</c:v>
                </c:pt>
                <c:pt idx="270">
                  <c:v>5.5224926188588128</c:v>
                </c:pt>
                <c:pt idx="271">
                  <c:v>5.2472601190209378</c:v>
                </c:pt>
                <c:pt idx="272">
                  <c:v>4.9764291465282442</c:v>
                </c:pt>
                <c:pt idx="273">
                  <c:v>4.710723327845332</c:v>
                </c:pt>
                <c:pt idx="274">
                  <c:v>4.4487982973456353</c:v>
                </c:pt>
                <c:pt idx="275">
                  <c:v>4.1912355177104459</c:v>
                </c:pt>
                <c:pt idx="276">
                  <c:v>3.9381370224058601</c:v>
                </c:pt>
                <c:pt idx="277">
                  <c:v>3.6895706914365234</c:v>
                </c:pt>
                <c:pt idx="278">
                  <c:v>3.4456155046820629</c:v>
                </c:pt>
                <c:pt idx="279">
                  <c:v>3.2063278153538692</c:v>
                </c:pt>
                <c:pt idx="280">
                  <c:v>2.971721284836526</c:v>
                </c:pt>
                <c:pt idx="281">
                  <c:v>2.7417705114930815</c:v>
                </c:pt>
                <c:pt idx="282">
                  <c:v>2.5164330169558484</c:v>
                </c:pt>
                <c:pt idx="283">
                  <c:v>2.2956791304051865</c:v>
                </c:pt>
                <c:pt idx="284">
                  <c:v>2.0795118402689683</c:v>
                </c:pt>
                <c:pt idx="285">
                  <c:v>1.8679588962346274</c:v>
                </c:pt>
                <c:pt idx="286">
                  <c:v>1.6610537046566558</c:v>
                </c:pt>
                <c:pt idx="287">
                  <c:v>1.4587996808812005</c:v>
                </c:pt>
                <c:pt idx="288">
                  <c:v>1.2611594695597841</c:v>
                </c:pt>
                <c:pt idx="289">
                  <c:v>1.0680641233921031</c:v>
                </c:pt>
                <c:pt idx="290">
                  <c:v>0.8794312471523833</c:v>
                </c:pt>
                <c:pt idx="291">
                  <c:v>0.69519819058477705</c:v>
                </c:pt>
                <c:pt idx="292">
                  <c:v>0.51533357519656364</c:v>
                </c:pt>
                <c:pt idx="293">
                  <c:v>0.33982619438320383</c:v>
                </c:pt>
                <c:pt idx="294">
                  <c:v>0.16865827767178398</c:v>
                </c:pt>
                <c:pt idx="295">
                  <c:v>1.7809877386753164E-3</c:v>
                </c:pt>
                <c:pt idx="296">
                  <c:v>-0.16023547374643349</c:v>
                </c:pt>
                <c:pt idx="297">
                  <c:v>-0.31846453836187721</c:v>
                </c:pt>
                <c:pt idx="298">
                  <c:v>-0.47310943733900745</c:v>
                </c:pt>
                <c:pt idx="299">
                  <c:v>-0.62387877227737931</c:v>
                </c:pt>
                <c:pt idx="300">
                  <c:v>-0.77084506591781521</c:v>
                </c:pt>
                <c:pt idx="301">
                  <c:v>-0.91406808681785734</c:v>
                </c:pt>
                <c:pt idx="302">
                  <c:v>-1.0536191303282965</c:v>
                </c:pt>
                <c:pt idx="303">
                  <c:v>-1.1895940929651234</c:v>
                </c:pt>
                <c:pt idx="304">
                  <c:v>-1.32212115693837</c:v>
                </c:pt>
                <c:pt idx="305">
                  <c:v>-1.4513435533270209</c:v>
                </c:pt>
                <c:pt idx="306">
                  <c:v>-1.5774038728326518</c:v>
                </c:pt>
                <c:pt idx="307">
                  <c:v>-1.700418130494652</c:v>
                </c:pt>
                <c:pt idx="308">
                  <c:v>-1.8204800348728851</c:v>
                </c:pt>
                <c:pt idx="309">
                  <c:v>-1.9376776378601785</c:v>
                </c:pt>
                <c:pt idx="310">
                  <c:v>-2.0521085970103701</c:v>
                </c:pt>
                <c:pt idx="311">
                  <c:v>-2.163892449438571</c:v>
                </c:pt>
                <c:pt idx="312">
                  <c:v>-2.2731687974184744</c:v>
                </c:pt>
                <c:pt idx="313">
                  <c:v>-2.3800932526588401</c:v>
                </c:pt>
                <c:pt idx="314">
                  <c:v>-2.4848049905151086</c:v>
                </c:pt>
                <c:pt idx="315">
                  <c:v>-2.5874150097370143</c:v>
                </c:pt>
                <c:pt idx="316">
                  <c:v>-2.6880127497017354</c:v>
                </c:pt>
                <c:pt idx="317">
                  <c:v>-2.7866754826158266</c:v>
                </c:pt>
                <c:pt idx="318">
                  <c:v>-2.8834907267242653</c:v>
                </c:pt>
                <c:pt idx="319">
                  <c:v>-2.9785667058080407</c:v>
                </c:pt>
                <c:pt idx="320">
                  <c:v>-3.0720248781144597</c:v>
                </c:pt>
                <c:pt idx="321">
                  <c:v>-3.1637755908071981</c:v>
                </c:pt>
                <c:pt idx="322">
                  <c:v>-3.254251739010209</c:v>
                </c:pt>
                <c:pt idx="323">
                  <c:v>-3.3435004971921436</c:v>
                </c:pt>
                <c:pt idx="324">
                  <c:v>-3.4312206745147678</c:v>
                </c:pt>
                <c:pt idx="325">
                  <c:v>-3.5178972501307673</c:v>
                </c:pt>
                <c:pt idx="326">
                  <c:v>-3.6034420654177666</c:v>
                </c:pt>
                <c:pt idx="327">
                  <c:v>-3.6878510646521994</c:v>
                </c:pt>
                <c:pt idx="328">
                  <c:v>-3.7709741860628103</c:v>
                </c:pt>
                <c:pt idx="329">
                  <c:v>-3.8532643899321499</c:v>
                </c:pt>
                <c:pt idx="330">
                  <c:v>-3.9345982968807194</c:v>
                </c:pt>
                <c:pt idx="331">
                  <c:v>-4.0149562686681737</c:v>
                </c:pt>
                <c:pt idx="332">
                  <c:v>-4.0943357437849022</c:v>
                </c:pt>
                <c:pt idx="333">
                  <c:v>-4.1727217800915222</c:v>
                </c:pt>
                <c:pt idx="334">
                  <c:v>-4.2501045584678616</c:v>
                </c:pt>
                <c:pt idx="335">
                  <c:v>-4.3264819443225848</c:v>
                </c:pt>
                <c:pt idx="336">
                  <c:v>-4.4018513761460767</c:v>
                </c:pt>
                <c:pt idx="337">
                  <c:v>-4.4762043155729723</c:v>
                </c:pt>
                <c:pt idx="338">
                  <c:v>-4.5495164282619935</c:v>
                </c:pt>
                <c:pt idx="339">
                  <c:v>-4.6217416070401658</c:v>
                </c:pt>
                <c:pt idx="340">
                  <c:v>-4.6928200833499396</c:v>
                </c:pt>
                <c:pt idx="341">
                  <c:v>-4.7626903809607031</c:v>
                </c:pt>
                <c:pt idx="342">
                  <c:v>-4.8312965735793076</c:v>
                </c:pt>
                <c:pt idx="343">
                  <c:v>-4.8984824091196035</c:v>
                </c:pt>
                <c:pt idx="344">
                  <c:v>-4.9641911074519109</c:v>
                </c:pt>
                <c:pt idx="345">
                  <c:v>-5.0286997385323016</c:v>
                </c:pt>
                <c:pt idx="346">
                  <c:v>-5.0917286708950993</c:v>
                </c:pt>
                <c:pt idx="347">
                  <c:v>-5.1531801402568806</c:v>
                </c:pt>
                <c:pt idx="348">
                  <c:v>-5.2129602245986417</c:v>
                </c:pt>
                <c:pt idx="349">
                  <c:v>-5.2710462972521768</c:v>
                </c:pt>
                <c:pt idx="350">
                  <c:v>-5.3273239441215985</c:v>
                </c:pt>
                <c:pt idx="351">
                  <c:v>-5.3816689319908599</c:v>
                </c:pt>
                <c:pt idx="352">
                  <c:v>-5.4340099655091709</c:v>
                </c:pt>
                <c:pt idx="353">
                  <c:v>-5.4844332821667159</c:v>
                </c:pt>
                <c:pt idx="354">
                  <c:v>-5.5327565878629645</c:v>
                </c:pt>
                <c:pt idx="355">
                  <c:v>-5.5781495265662624</c:v>
                </c:pt>
                <c:pt idx="356">
                  <c:v>-5.6212563179433301</c:v>
                </c:pt>
                <c:pt idx="357">
                  <c:v>-5.6625832870602606</c:v>
                </c:pt>
                <c:pt idx="358">
                  <c:v>-5.7015566557645752</c:v>
                </c:pt>
                <c:pt idx="359">
                  <c:v>-5.7379416190087733</c:v>
                </c:pt>
                <c:pt idx="360">
                  <c:v>-5.7716609045862617</c:v>
                </c:pt>
                <c:pt idx="361">
                  <c:v>-5.8028417341410847</c:v>
                </c:pt>
                <c:pt idx="362">
                  <c:v>-5.8312770523130792</c:v>
                </c:pt>
                <c:pt idx="363">
                  <c:v>-5.8559764087200055</c:v>
                </c:pt>
                <c:pt idx="364">
                  <c:v>-5.8776467800140351</c:v>
                </c:pt>
                <c:pt idx="365">
                  <c:v>-5.8971599332987896</c:v>
                </c:pt>
                <c:pt idx="366">
                  <c:v>-5.9137602232396356</c:v>
                </c:pt>
                <c:pt idx="367">
                  <c:v>-5.9272038795053641</c:v>
                </c:pt>
                <c:pt idx="368">
                  <c:v>-5.9374238759279061</c:v>
                </c:pt>
                <c:pt idx="369">
                  <c:v>-5.9444505237042842</c:v>
                </c:pt>
                <c:pt idx="370">
                  <c:v>-5.9481574550270926</c:v>
                </c:pt>
                <c:pt idx="371">
                  <c:v>-5.9484750822186303</c:v>
                </c:pt>
                <c:pt idx="372">
                  <c:v>-5.9442673757672297</c:v>
                </c:pt>
                <c:pt idx="373">
                  <c:v>-5.936395002901512</c:v>
                </c:pt>
                <c:pt idx="374">
                  <c:v>-5.9259495936333666</c:v>
                </c:pt>
                <c:pt idx="375">
                  <c:v>-5.9120448656379612</c:v>
                </c:pt>
                <c:pt idx="376">
                  <c:v>-5.8944601021706662</c:v>
                </c:pt>
                <c:pt idx="377">
                  <c:v>-5.8731440730392759</c:v>
                </c:pt>
                <c:pt idx="378">
                  <c:v>-5.8480476826429291</c:v>
                </c:pt>
                <c:pt idx="379">
                  <c:v>-5.8187431588768908</c:v>
                </c:pt>
                <c:pt idx="380">
                  <c:v>-5.7851690255105384</c:v>
                </c:pt>
                <c:pt idx="381">
                  <c:v>-5.7472578294575118</c:v>
                </c:pt>
                <c:pt idx="382">
                  <c:v>-5.7052687101066093</c:v>
                </c:pt>
                <c:pt idx="383">
                  <c:v>-5.6597775802016246</c:v>
                </c:pt>
                <c:pt idx="384">
                  <c:v>-5.6100505672395222</c:v>
                </c:pt>
                <c:pt idx="385">
                  <c:v>-5.5564471364021264</c:v>
                </c:pt>
                <c:pt idx="386">
                  <c:v>-5.498228292167183</c:v>
                </c:pt>
                <c:pt idx="387">
                  <c:v>-5.4358504101634004</c:v>
                </c:pt>
                <c:pt idx="388">
                  <c:v>-5.3698343306779854</c:v>
                </c:pt>
                <c:pt idx="389">
                  <c:v>-5.2995849296450563</c:v>
                </c:pt>
                <c:pt idx="390">
                  <c:v>-5.2256627507507778</c:v>
                </c:pt>
                <c:pt idx="391">
                  <c:v>-5.1476212374865966</c:v>
                </c:pt>
                <c:pt idx="392">
                  <c:v>-5.0655799269676196</c:v>
                </c:pt>
                <c:pt idx="393">
                  <c:v>-4.980008002370595</c:v>
                </c:pt>
                <c:pt idx="394">
                  <c:v>-4.8903397969901548</c:v>
                </c:pt>
                <c:pt idx="395">
                  <c:v>-4.7947395622730209</c:v>
                </c:pt>
                <c:pt idx="396">
                  <c:v>-4.6951783798634974</c:v>
                </c:pt>
                <c:pt idx="397">
                  <c:v>-4.5916011773049785</c:v>
                </c:pt>
                <c:pt idx="398">
                  <c:v>-4.4842777669429772</c:v>
                </c:pt>
                <c:pt idx="399">
                  <c:v>-4.3729904204606953</c:v>
                </c:pt>
                <c:pt idx="400">
                  <c:v>-4.2581856943666923</c:v>
                </c:pt>
                <c:pt idx="401">
                  <c:v>-4.1394469164311882</c:v>
                </c:pt>
                <c:pt idx="402">
                  <c:v>-4.0173726260662077</c:v>
                </c:pt>
                <c:pt idx="403">
                  <c:v>-3.8913595877587794</c:v>
                </c:pt>
                <c:pt idx="404">
                  <c:v>-3.7610116213560087</c:v>
                </c:pt>
                <c:pt idx="405">
                  <c:v>-3.6270275920629476</c:v>
                </c:pt>
                <c:pt idx="406">
                  <c:v>-3.4897878840565659</c:v>
                </c:pt>
                <c:pt idx="407">
                  <c:v>-3.3490028332918844</c:v>
                </c:pt>
                <c:pt idx="408">
                  <c:v>-3.2052077952772331</c:v>
                </c:pt>
                <c:pt idx="409">
                  <c:v>-3.057875312492246</c:v>
                </c:pt>
                <c:pt idx="410">
                  <c:v>-2.9074205629527565</c:v>
                </c:pt>
                <c:pt idx="411">
                  <c:v>-2.753415347635741</c:v>
                </c:pt>
                <c:pt idx="412">
                  <c:v>-2.596249869838354</c:v>
                </c:pt>
                <c:pt idx="413">
                  <c:v>-2.4364272527396644</c:v>
                </c:pt>
                <c:pt idx="414">
                  <c:v>-2.2734832227230042</c:v>
                </c:pt>
                <c:pt idx="415">
                  <c:v>-2.1077868506312321</c:v>
                </c:pt>
                <c:pt idx="416">
                  <c:v>-1.9389408890157933</c:v>
                </c:pt>
                <c:pt idx="417">
                  <c:v>-1.7674026740714861</c:v>
                </c:pt>
                <c:pt idx="418">
                  <c:v>-1.5935690263286209</c:v>
                </c:pt>
                <c:pt idx="419">
                  <c:v>-1.4171503884717804</c:v>
                </c:pt>
                <c:pt idx="420">
                  <c:v>-1.2385658875107721</c:v>
                </c:pt>
                <c:pt idx="421">
                  <c:v>-1.0576283197849972</c:v>
                </c:pt>
                <c:pt idx="422">
                  <c:v>-0.87442061416804573</c:v>
                </c:pt>
                <c:pt idx="423">
                  <c:v>-0.68896774537861216</c:v>
                </c:pt>
                <c:pt idx="424">
                  <c:v>-0.50139181204140149</c:v>
                </c:pt>
                <c:pt idx="425">
                  <c:v>-0.31208581910468614</c:v>
                </c:pt>
                <c:pt idx="426">
                  <c:v>-0.12089831731282139</c:v>
                </c:pt>
                <c:pt idx="427">
                  <c:v>7.2280471364501706E-2</c:v>
                </c:pt>
                <c:pt idx="428">
                  <c:v>0.26710488321259596</c:v>
                </c:pt>
                <c:pt idx="429">
                  <c:v>0.46349299661815113</c:v>
                </c:pt>
                <c:pt idx="430">
                  <c:v>0.66179589182138376</c:v>
                </c:pt>
                <c:pt idx="431">
                  <c:v>0.86148707186802898</c:v>
                </c:pt>
                <c:pt idx="432">
                  <c:v>1.062429442629216</c:v>
                </c:pt>
                <c:pt idx="433">
                  <c:v>1.2646929653361398</c:v>
                </c:pt>
                <c:pt idx="434">
                  <c:v>1.4681220816448299</c:v>
                </c:pt>
                <c:pt idx="435">
                  <c:v>1.6726035514846411</c:v>
                </c:pt>
                <c:pt idx="436">
                  <c:v>1.8781052492558923</c:v>
                </c:pt>
                <c:pt idx="437">
                  <c:v>2.0844997398555236</c:v>
                </c:pt>
                <c:pt idx="438">
                  <c:v>2.2917881973087755</c:v>
                </c:pt>
                <c:pt idx="439">
                  <c:v>2.4998205598443706</c:v>
                </c:pt>
                <c:pt idx="440">
                  <c:v>2.7086565960198641</c:v>
                </c:pt>
                <c:pt idx="441">
                  <c:v>2.9181449633091674</c:v>
                </c:pt>
                <c:pt idx="442">
                  <c:v>3.1283272862434357</c:v>
                </c:pt>
                <c:pt idx="443">
                  <c:v>3.3391175407916256</c:v>
                </c:pt>
                <c:pt idx="444">
                  <c:v>3.5503914937376946</c:v>
                </c:pt>
                <c:pt idx="445">
                  <c:v>3.7621651545166959</c:v>
                </c:pt>
                <c:pt idx="446">
                  <c:v>3.9743922024965284</c:v>
                </c:pt>
                <c:pt idx="447">
                  <c:v>4.1869859732687438</c:v>
                </c:pt>
                <c:pt idx="448">
                  <c:v>4.3999012134969187</c:v>
                </c:pt>
                <c:pt idx="449">
                  <c:v>4.6131366424262517</c:v>
                </c:pt>
                <c:pt idx="450">
                  <c:v>4.8266051687300173</c:v>
                </c:pt>
                <c:pt idx="451">
                  <c:v>5.0402483046054813</c:v>
                </c:pt>
                <c:pt idx="452">
                  <c:v>5.2540506809949825</c:v>
                </c:pt>
                <c:pt idx="453">
                  <c:v>5.467965763807296</c:v>
                </c:pt>
                <c:pt idx="454">
                  <c:v>5.6819781839847536</c:v>
                </c:pt>
                <c:pt idx="455">
                  <c:v>5.896049091964934</c:v>
                </c:pt>
                <c:pt idx="456">
                  <c:v>6.110157141834458</c:v>
                </c:pt>
                <c:pt idx="457">
                  <c:v>6.3242711685597737</c:v>
                </c:pt>
                <c:pt idx="458">
                  <c:v>6.5383557379245358</c:v>
                </c:pt>
                <c:pt idx="459">
                  <c:v>6.7523971885442267</c:v>
                </c:pt>
                <c:pt idx="460">
                  <c:v>6.9663647823035344</c:v>
                </c:pt>
                <c:pt idx="461">
                  <c:v>7.1802563846111154</c:v>
                </c:pt>
                <c:pt idx="462">
                  <c:v>7.3940476611256258</c:v>
                </c:pt>
                <c:pt idx="463">
                  <c:v>7.6077313542365754</c:v>
                </c:pt>
                <c:pt idx="464">
                  <c:v>7.821296364068961</c:v>
                </c:pt>
                <c:pt idx="465">
                  <c:v>8.0347221985458877</c:v>
                </c:pt>
                <c:pt idx="466">
                  <c:v>8.2479977577924704</c:v>
                </c:pt>
                <c:pt idx="467">
                  <c:v>8.4611127957701218</c:v>
                </c:pt>
                <c:pt idx="468">
                  <c:v>8.6740604817866931</c:v>
                </c:pt>
                <c:pt idx="469">
                  <c:v>8.886778485774979</c:v>
                </c:pt>
                <c:pt idx="470">
                  <c:v>9.0993018150329164</c:v>
                </c:pt>
                <c:pt idx="471">
                  <c:v>9.3116740152239306</c:v>
                </c:pt>
                <c:pt idx="472">
                  <c:v>9.5238506868481281</c:v>
                </c:pt>
                <c:pt idx="473">
                  <c:v>9.7358702525496081</c:v>
                </c:pt>
                <c:pt idx="474">
                  <c:v>9.9477079510688498</c:v>
                </c:pt>
                <c:pt idx="475">
                  <c:v>10.159000048041317</c:v>
                </c:pt>
              </c:numCache>
            </c:numRef>
          </c:yVal>
          <c:smooth val="1"/>
          <c:extLst>
            <c:ext xmlns:c16="http://schemas.microsoft.com/office/drawing/2014/chart" uri="{C3380CC4-5D6E-409C-BE32-E72D297353CC}">
              <c16:uniqueId val="{0000001F-4789-45DC-97F7-B59DC835213B}"/>
            </c:ext>
          </c:extLst>
        </c:ser>
        <c:ser>
          <c:idx val="32"/>
          <c:order val="32"/>
          <c:tx>
            <c:strRef>
              <c:f>Лист1!$AH$1</c:f>
              <c:strCache>
                <c:ptCount val="1"/>
                <c:pt idx="0">
                  <c:v>COA</c:v>
                </c:pt>
              </c:strCache>
            </c:strRef>
          </c:tx>
          <c:spPr>
            <a:ln w="38100" cap="rnd">
              <a:solidFill>
                <a:srgbClr val="FF0000"/>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Лист1!$AH$2:$AH$477</c:f>
              <c:numCache>
                <c:formatCode>0.00</c:formatCode>
                <c:ptCount val="476"/>
                <c:pt idx="0">
                  <c:v>31.324339364787519</c:v>
                </c:pt>
                <c:pt idx="1">
                  <c:v>29.41415008173519</c:v>
                </c:pt>
                <c:pt idx="2">
                  <c:v>29.956659623747917</c:v>
                </c:pt>
                <c:pt idx="3">
                  <c:v>29.143578234623977</c:v>
                </c:pt>
                <c:pt idx="4">
                  <c:v>29.528855282589166</c:v>
                </c:pt>
                <c:pt idx="5">
                  <c:v>29.948895755448024</c:v>
                </c:pt>
                <c:pt idx="6">
                  <c:v>30.394097844804307</c:v>
                </c:pt>
                <c:pt idx="7">
                  <c:v>30.86423141626824</c:v>
                </c:pt>
                <c:pt idx="8">
                  <c:v>31.350775637926606</c:v>
                </c:pt>
                <c:pt idx="9">
                  <c:v>31.851252167486283</c:v>
                </c:pt>
                <c:pt idx="10">
                  <c:v>32.364792626776868</c:v>
                </c:pt>
                <c:pt idx="11">
                  <c:v>32.887913840002177</c:v>
                </c:pt>
                <c:pt idx="12">
                  <c:v>33.416590763170696</c:v>
                </c:pt>
                <c:pt idx="13">
                  <c:v>33.946982498485902</c:v>
                </c:pt>
                <c:pt idx="14">
                  <c:v>34.477896734553084</c:v>
                </c:pt>
                <c:pt idx="15">
                  <c:v>35.009570022625219</c:v>
                </c:pt>
                <c:pt idx="16">
                  <c:v>35.539094072311975</c:v>
                </c:pt>
                <c:pt idx="17">
                  <c:v>36.058894306263298</c:v>
                </c:pt>
                <c:pt idx="18">
                  <c:v>36.558532218409518</c:v>
                </c:pt>
                <c:pt idx="19">
                  <c:v>37.029518421980796</c:v>
                </c:pt>
                <c:pt idx="20">
                  <c:v>37.469190208126655</c:v>
                </c:pt>
                <c:pt idx="21">
                  <c:v>37.880394811134522</c:v>
                </c:pt>
                <c:pt idx="22">
                  <c:v>38.259954146481675</c:v>
                </c:pt>
                <c:pt idx="23">
                  <c:v>38.61019947568532</c:v>
                </c:pt>
                <c:pt idx="24">
                  <c:v>38.934138165808598</c:v>
                </c:pt>
                <c:pt idx="25">
                  <c:v>39.232019442372504</c:v>
                </c:pt>
                <c:pt idx="26">
                  <c:v>39.50191779012448</c:v>
                </c:pt>
                <c:pt idx="27">
                  <c:v>39.739920164805312</c:v>
                </c:pt>
                <c:pt idx="28">
                  <c:v>39.944230752894484</c:v>
                </c:pt>
                <c:pt idx="29">
                  <c:v>40.117531631138405</c:v>
                </c:pt>
                <c:pt idx="30">
                  <c:v>40.264668814382375</c:v>
                </c:pt>
                <c:pt idx="31">
                  <c:v>40.391700707976597</c:v>
                </c:pt>
                <c:pt idx="32">
                  <c:v>40.504327028256263</c:v>
                </c:pt>
                <c:pt idx="33">
                  <c:v>40.605225719424702</c:v>
                </c:pt>
                <c:pt idx="34">
                  <c:v>40.694022700014521</c:v>
                </c:pt>
                <c:pt idx="35">
                  <c:v>40.769240187838349</c:v>
                </c:pt>
                <c:pt idx="36">
                  <c:v>40.831172726408823</c:v>
                </c:pt>
                <c:pt idx="37">
                  <c:v>40.883523228603522</c:v>
                </c:pt>
                <c:pt idx="38">
                  <c:v>40.932274001269398</c:v>
                </c:pt>
                <c:pt idx="39">
                  <c:v>40.984421009706644</c:v>
                </c:pt>
                <c:pt idx="40">
                  <c:v>41.044755511964638</c:v>
                </c:pt>
                <c:pt idx="41">
                  <c:v>41.114435192922002</c:v>
                </c:pt>
                <c:pt idx="42">
                  <c:v>41.191667792187587</c:v>
                </c:pt>
                <c:pt idx="43">
                  <c:v>41.274131247426965</c:v>
                </c:pt>
                <c:pt idx="44">
                  <c:v>41.361681456190794</c:v>
                </c:pt>
                <c:pt idx="45">
                  <c:v>41.457390155417229</c:v>
                </c:pt>
                <c:pt idx="46">
                  <c:v>41.566534657112463</c:v>
                </c:pt>
                <c:pt idx="47">
                  <c:v>41.693973382995573</c:v>
                </c:pt>
                <c:pt idx="48">
                  <c:v>41.841627654572591</c:v>
                </c:pt>
                <c:pt idx="49">
                  <c:v>42.00774844932436</c:v>
                </c:pt>
                <c:pt idx="50">
                  <c:v>42.188350984670144</c:v>
                </c:pt>
                <c:pt idx="51">
                  <c:v>42.379889817664555</c:v>
                </c:pt>
                <c:pt idx="52">
                  <c:v>42.581546956916362</c:v>
                </c:pt>
                <c:pt idx="53">
                  <c:v>42.795574946290266</c:v>
                </c:pt>
                <c:pt idx="54">
                  <c:v>43.025668579553233</c:v>
                </c:pt>
                <c:pt idx="55">
                  <c:v>43.274290400901521</c:v>
                </c:pt>
                <c:pt idx="56">
                  <c:v>43.540741534996876</c:v>
                </c:pt>
                <c:pt idx="57">
                  <c:v>43.821213574996541</c:v>
                </c:pt>
                <c:pt idx="58">
                  <c:v>44.11061005434803</c:v>
                </c:pt>
                <c:pt idx="59">
                  <c:v>44.405218762754828</c:v>
                </c:pt>
                <c:pt idx="60">
                  <c:v>44.704314053297544</c:v>
                </c:pt>
                <c:pt idx="61">
                  <c:v>45.009850905099555</c:v>
                </c:pt>
                <c:pt idx="62">
                  <c:v>45.324447755842314</c:v>
                </c:pt>
                <c:pt idx="63">
                  <c:v>45.648990347513163</c:v>
                </c:pt>
                <c:pt idx="64">
                  <c:v>45.981386811332257</c:v>
                </c:pt>
                <c:pt idx="65">
                  <c:v>46.317256770599428</c:v>
                </c:pt>
                <c:pt idx="66">
                  <c:v>46.651935876406803</c:v>
                </c:pt>
                <c:pt idx="67">
                  <c:v>46.982798012723116</c:v>
                </c:pt>
                <c:pt idx="68">
                  <c:v>47.310118463142643</c:v>
                </c:pt>
                <c:pt idx="69">
                  <c:v>47.63619632785268</c:v>
                </c:pt>
                <c:pt idx="70">
                  <c:v>47.963281797242189</c:v>
                </c:pt>
                <c:pt idx="71">
                  <c:v>48.2916148511597</c:v>
                </c:pt>
                <c:pt idx="72">
                  <c:v>48.618885697329496</c:v>
                </c:pt>
                <c:pt idx="73">
                  <c:v>48.94129954588248</c:v>
                </c:pt>
                <c:pt idx="74">
                  <c:v>49.255503547013433</c:v>
                </c:pt>
                <c:pt idx="75">
                  <c:v>49.560250067360563</c:v>
                </c:pt>
                <c:pt idx="76">
                  <c:v>49.857133268545532</c:v>
                </c:pt>
                <c:pt idx="77">
                  <c:v>50.148705806441747</c:v>
                </c:pt>
                <c:pt idx="78">
                  <c:v>50.436978764516454</c:v>
                </c:pt>
                <c:pt idx="79">
                  <c:v>50.721909860479734</c:v>
                </c:pt>
                <c:pt idx="80">
                  <c:v>51.001409545451843</c:v>
                </c:pt>
                <c:pt idx="81">
                  <c:v>51.272605160158626</c:v>
                </c:pt>
                <c:pt idx="82">
                  <c:v>51.533605170770542</c:v>
                </c:pt>
                <c:pt idx="83">
                  <c:v>51.784607201821018</c:v>
                </c:pt>
                <c:pt idx="84">
                  <c:v>52.02765572499149</c:v>
                </c:pt>
                <c:pt idx="85">
                  <c:v>52.265312964751267</c:v>
                </c:pt>
                <c:pt idx="86">
                  <c:v>52.499057845624627</c:v>
                </c:pt>
                <c:pt idx="87">
                  <c:v>52.728448197266999</c:v>
                </c:pt>
                <c:pt idx="88">
                  <c:v>52.951526116362018</c:v>
                </c:pt>
                <c:pt idx="89">
                  <c:v>53.166104910914214</c:v>
                </c:pt>
                <c:pt idx="90">
                  <c:v>53.371052975046148</c:v>
                </c:pt>
                <c:pt idx="91">
                  <c:v>53.567453267739118</c:v>
                </c:pt>
                <c:pt idx="92">
                  <c:v>53.757177856914232</c:v>
                </c:pt>
                <c:pt idx="93">
                  <c:v>53.942220336374803</c:v>
                </c:pt>
                <c:pt idx="94">
                  <c:v>54.123340177057109</c:v>
                </c:pt>
                <c:pt idx="95">
                  <c:v>54.299681424850654</c:v>
                </c:pt>
                <c:pt idx="96">
                  <c:v>54.46936728919151</c:v>
                </c:pt>
                <c:pt idx="97">
                  <c:v>54.630698359482757</c:v>
                </c:pt>
                <c:pt idx="98">
                  <c:v>54.78320005822404</c:v>
                </c:pt>
                <c:pt idx="99">
                  <c:v>54.927848527274087</c:v>
                </c:pt>
                <c:pt idx="100">
                  <c:v>55.066406195480326</c:v>
                </c:pt>
                <c:pt idx="101">
                  <c:v>55.200263931959483</c:v>
                </c:pt>
                <c:pt idx="102">
                  <c:v>55.329589732502406</c:v>
                </c:pt>
                <c:pt idx="103">
                  <c:v>55.453235026277042</c:v>
                </c:pt>
                <c:pt idx="104">
                  <c:v>55.569450926716954</c:v>
                </c:pt>
                <c:pt idx="105">
                  <c:v>55.676982206829607</c:v>
                </c:pt>
                <c:pt idx="106">
                  <c:v>55.775802509967185</c:v>
                </c:pt>
                <c:pt idx="107">
                  <c:v>55.867065027596212</c:v>
                </c:pt>
                <c:pt idx="108">
                  <c:v>55.952383975248026</c:v>
                </c:pt>
                <c:pt idx="109">
                  <c:v>56.032788271262305</c:v>
                </c:pt>
                <c:pt idx="110">
                  <c:v>56.108131199397079</c:v>
                </c:pt>
                <c:pt idx="111">
                  <c:v>56.177246444483657</c:v>
                </c:pt>
                <c:pt idx="112">
                  <c:v>56.238697021903199</c:v>
                </c:pt>
                <c:pt idx="113">
                  <c:v>56.291754142745923</c:v>
                </c:pt>
                <c:pt idx="114">
                  <c:v>56.336867981834011</c:v>
                </c:pt>
                <c:pt idx="115">
                  <c:v>56.37543644612601</c:v>
                </c:pt>
                <c:pt idx="116">
                  <c:v>56.409018963786693</c:v>
                </c:pt>
                <c:pt idx="117">
                  <c:v>56.438412254980769</c:v>
                </c:pt>
                <c:pt idx="118">
                  <c:v>56.463285221314379</c:v>
                </c:pt>
                <c:pt idx="119">
                  <c:v>56.482473536525227</c:v>
                </c:pt>
                <c:pt idx="120">
                  <c:v>56.494828981459058</c:v>
                </c:pt>
                <c:pt idx="121">
                  <c:v>56.500039675474071</c:v>
                </c:pt>
                <c:pt idx="122">
                  <c:v>56.498909344683156</c:v>
                </c:pt>
                <c:pt idx="123">
                  <c:v>56.492948131263525</c:v>
                </c:pt>
                <c:pt idx="124">
                  <c:v>56.483541510814334</c:v>
                </c:pt>
                <c:pt idx="125">
                  <c:v>56.471182188805152</c:v>
                </c:pt>
                <c:pt idx="126">
                  <c:v>56.455122105512487</c:v>
                </c:pt>
                <c:pt idx="127">
                  <c:v>56.434330316240249</c:v>
                </c:pt>
                <c:pt idx="128">
                  <c:v>56.407743008530339</c:v>
                </c:pt>
                <c:pt idx="129">
                  <c:v>56.375173821144095</c:v>
                </c:pt>
                <c:pt idx="130">
                  <c:v>56.337974229004665</c:v>
                </c:pt>
                <c:pt idx="131">
                  <c:v>56.297417862358756</c:v>
                </c:pt>
                <c:pt idx="132">
                  <c:v>56.254571680897264</c:v>
                </c:pt>
                <c:pt idx="133">
                  <c:v>56.209517956075011</c:v>
                </c:pt>
                <c:pt idx="134">
                  <c:v>56.161372726284426</c:v>
                </c:pt>
                <c:pt idx="135">
                  <c:v>56.108876363670475</c:v>
                </c:pt>
                <c:pt idx="136">
                  <c:v>56.051280877647834</c:v>
                </c:pt>
                <c:pt idx="137">
                  <c:v>55.988847750802165</c:v>
                </c:pt>
                <c:pt idx="138">
                  <c:v>55.922741768651257</c:v>
                </c:pt>
                <c:pt idx="139">
                  <c:v>55.85436074703059</c:v>
                </c:pt>
                <c:pt idx="140">
                  <c:v>55.784496659025386</c:v>
                </c:pt>
                <c:pt idx="141">
                  <c:v>55.712889079956881</c:v>
                </c:pt>
                <c:pt idx="142">
                  <c:v>55.638459008480119</c:v>
                </c:pt>
                <c:pt idx="143">
                  <c:v>55.560021572650456</c:v>
                </c:pt>
                <c:pt idx="144">
                  <c:v>55.477103013076039</c:v>
                </c:pt>
                <c:pt idx="145">
                  <c:v>55.390288993745457</c:v>
                </c:pt>
                <c:pt idx="146">
                  <c:v>55.300906960558365</c:v>
                </c:pt>
                <c:pt idx="147">
                  <c:v>55.210242338188998</c:v>
                </c:pt>
                <c:pt idx="148">
                  <c:v>55.118799304122199</c:v>
                </c:pt>
                <c:pt idx="149">
                  <c:v>55.026052698230416</c:v>
                </c:pt>
                <c:pt idx="150">
                  <c:v>54.930843277603238</c:v>
                </c:pt>
                <c:pt idx="151">
                  <c:v>54.832181143271328</c:v>
                </c:pt>
                <c:pt idx="152">
                  <c:v>54.72995478449166</c:v>
                </c:pt>
                <c:pt idx="153">
                  <c:v>54.625055183132986</c:v>
                </c:pt>
                <c:pt idx="154">
                  <c:v>54.518866553253908</c:v>
                </c:pt>
                <c:pt idx="155">
                  <c:v>54.412519015387282</c:v>
                </c:pt>
                <c:pt idx="156">
                  <c:v>54.30621125140015</c:v>
                </c:pt>
                <c:pt idx="157">
                  <c:v>54.199217342341818</c:v>
                </c:pt>
                <c:pt idx="158">
                  <c:v>54.090402884745181</c:v>
                </c:pt>
                <c:pt idx="159">
                  <c:v>53.979054528758169</c:v>
                </c:pt>
                <c:pt idx="160">
                  <c:v>53.865379216193155</c:v>
                </c:pt>
                <c:pt idx="161">
                  <c:v>53.750458514473358</c:v>
                </c:pt>
                <c:pt idx="162">
                  <c:v>53.635633512763398</c:v>
                </c:pt>
                <c:pt idx="163">
                  <c:v>53.521740690400883</c:v>
                </c:pt>
                <c:pt idx="164">
                  <c:v>53.408671854726009</c:v>
                </c:pt>
                <c:pt idx="165">
                  <c:v>53.295528545119545</c:v>
                </c:pt>
                <c:pt idx="166">
                  <c:v>53.181250026608225</c:v>
                </c:pt>
                <c:pt idx="167">
                  <c:v>53.065351659735839</c:v>
                </c:pt>
                <c:pt idx="168">
                  <c:v>52.948267931869395</c:v>
                </c:pt>
                <c:pt idx="169">
                  <c:v>52.831103467993167</c:v>
                </c:pt>
                <c:pt idx="170">
                  <c:v>52.714977419780844</c:v>
                </c:pt>
                <c:pt idx="171">
                  <c:v>52.600336701043211</c:v>
                </c:pt>
                <c:pt idx="172">
                  <c:v>52.486729159360955</c:v>
                </c:pt>
                <c:pt idx="173">
                  <c:v>52.373106679808153</c:v>
                </c:pt>
                <c:pt idx="174">
                  <c:v>52.258486022483943</c:v>
                </c:pt>
                <c:pt idx="175">
                  <c:v>52.142530148991654</c:v>
                </c:pt>
                <c:pt idx="176">
                  <c:v>52.025688261386634</c:v>
                </c:pt>
                <c:pt idx="177">
                  <c:v>51.908865233114916</c:v>
                </c:pt>
                <c:pt idx="178">
                  <c:v>51.79279757325255</c:v>
                </c:pt>
                <c:pt idx="179">
                  <c:v>51.677527502338748</c:v>
                </c:pt>
                <c:pt idx="180">
                  <c:v>51.562318317590574</c:v>
                </c:pt>
                <c:pt idx="181">
                  <c:v>51.445954931202515</c:v>
                </c:pt>
                <c:pt idx="182">
                  <c:v>51.327717679466708</c:v>
                </c:pt>
                <c:pt idx="183">
                  <c:v>51.207378623797752</c:v>
                </c:pt>
                <c:pt idx="184">
                  <c:v>51.085375145902155</c:v>
                </c:pt>
                <c:pt idx="185">
                  <c:v>50.962602912564726</c:v>
                </c:pt>
                <c:pt idx="186">
                  <c:v>50.839415530850758</c:v>
                </c:pt>
                <c:pt idx="187">
                  <c:v>50.715520663573777</c:v>
                </c:pt>
                <c:pt idx="188">
                  <c:v>50.590103521485673</c:v>
                </c:pt>
                <c:pt idx="189">
                  <c:v>50.462196305198567</c:v>
                </c:pt>
                <c:pt idx="190">
                  <c:v>50.331156565674775</c:v>
                </c:pt>
                <c:pt idx="191">
                  <c:v>50.196968546152171</c:v>
                </c:pt>
                <c:pt idx="192">
                  <c:v>50.06012633353798</c:v>
                </c:pt>
                <c:pt idx="193">
                  <c:v>49.921240772424888</c:v>
                </c:pt>
                <c:pt idx="194">
                  <c:v>49.780549171310518</c:v>
                </c:pt>
                <c:pt idx="195">
                  <c:v>49.63770423389051</c:v>
                </c:pt>
                <c:pt idx="196">
                  <c:v>49.491931522207544</c:v>
                </c:pt>
                <c:pt idx="197">
                  <c:v>49.342453314000402</c:v>
                </c:pt>
                <c:pt idx="198">
                  <c:v>49.188920152784867</c:v>
                </c:pt>
                <c:pt idx="199">
                  <c:v>49.031558362057403</c:v>
                </c:pt>
                <c:pt idx="200">
                  <c:v>48.870982047662544</c:v>
                </c:pt>
                <c:pt idx="201">
                  <c:v>48.707774853141125</c:v>
                </c:pt>
                <c:pt idx="202">
                  <c:v>48.542108687537564</c:v>
                </c:pt>
                <c:pt idx="203">
                  <c:v>48.37362842136794</c:v>
                </c:pt>
                <c:pt idx="204">
                  <c:v>48.201697660819491</c:v>
                </c:pt>
                <c:pt idx="205">
                  <c:v>48.025772993820453</c:v>
                </c:pt>
                <c:pt idx="206">
                  <c:v>47.845773895298827</c:v>
                </c:pt>
                <c:pt idx="207">
                  <c:v>47.662126713970544</c:v>
                </c:pt>
                <c:pt idx="208">
                  <c:v>47.475506334927545</c:v>
                </c:pt>
                <c:pt idx="209">
                  <c:v>47.286445209186098</c:v>
                </c:pt>
                <c:pt idx="210">
                  <c:v>47.095026852535192</c:v>
                </c:pt>
                <c:pt idx="211">
                  <c:v>46.900888916359158</c:v>
                </c:pt>
                <c:pt idx="212">
                  <c:v>46.703482978062567</c:v>
                </c:pt>
                <c:pt idx="213">
                  <c:v>46.502466800509879</c:v>
                </c:pt>
                <c:pt idx="214">
                  <c:v>46.297949525555467</c:v>
                </c:pt>
                <c:pt idx="215">
                  <c:v>46.090453719608163</c:v>
                </c:pt>
                <c:pt idx="216">
                  <c:v>45.880503876449175</c:v>
                </c:pt>
                <c:pt idx="217">
                  <c:v>45.668763109437528</c:v>
                </c:pt>
                <c:pt idx="218">
                  <c:v>45.455046757297012</c:v>
                </c:pt>
                <c:pt idx="219">
                  <c:v>45.238971582473106</c:v>
                </c:pt>
                <c:pt idx="220">
                  <c:v>45.020091853152664</c:v>
                </c:pt>
                <c:pt idx="221">
                  <c:v>44.798210849253792</c:v>
                </c:pt>
                <c:pt idx="222">
                  <c:v>44.573540038811501</c:v>
                </c:pt>
                <c:pt idx="223">
                  <c:v>44.346603863136139</c:v>
                </c:pt>
                <c:pt idx="224">
                  <c:v>44.117960777189353</c:v>
                </c:pt>
                <c:pt idx="225">
                  <c:v>43.887881858503327</c:v>
                </c:pt>
                <c:pt idx="226">
                  <c:v>43.656228903142136</c:v>
                </c:pt>
                <c:pt idx="227">
                  <c:v>43.42259112146143</c:v>
                </c:pt>
                <c:pt idx="228">
                  <c:v>43.186582336114178</c:v>
                </c:pt>
                <c:pt idx="229">
                  <c:v>42.948123184282977</c:v>
                </c:pt>
                <c:pt idx="230">
                  <c:v>42.707515181050617</c:v>
                </c:pt>
                <c:pt idx="231">
                  <c:v>42.465308978455724</c:v>
                </c:pt>
                <c:pt idx="232">
                  <c:v>42.221994257435242</c:v>
                </c:pt>
                <c:pt idx="233">
                  <c:v>41.977734157536133</c:v>
                </c:pt>
                <c:pt idx="234">
                  <c:v>41.732332610178041</c:v>
                </c:pt>
                <c:pt idx="235">
                  <c:v>41.485381444925693</c:v>
                </c:pt>
                <c:pt idx="236">
                  <c:v>41.23658647312439</c:v>
                </c:pt>
                <c:pt idx="237">
                  <c:v>40.985999648818343</c:v>
                </c:pt>
                <c:pt idx="238">
                  <c:v>40.734026934528409</c:v>
                </c:pt>
                <c:pt idx="239">
                  <c:v>40.481238967676667</c:v>
                </c:pt>
                <c:pt idx="240">
                  <c:v>40.228067560156255</c:v>
                </c:pt>
                <c:pt idx="241">
                  <c:v>39.974595018033526</c:v>
                </c:pt>
                <c:pt idx="242">
                  <c:v>39.720460614497526</c:v>
                </c:pt>
                <c:pt idx="243">
                  <c:v>39.465523412087798</c:v>
                </c:pt>
                <c:pt idx="244">
                  <c:v>39.209560304293475</c:v>
                </c:pt>
                <c:pt idx="245">
                  <c:v>38.952744891976494</c:v>
                </c:pt>
                <c:pt idx="246">
                  <c:v>38.695531196999951</c:v>
                </c:pt>
                <c:pt idx="247">
                  <c:v>38.438456740659383</c:v>
                </c:pt>
                <c:pt idx="248">
                  <c:v>38.181875362795154</c:v>
                </c:pt>
                <c:pt idx="249">
                  <c:v>37.925813548571355</c:v>
                </c:pt>
                <c:pt idx="250">
                  <c:v>37.670029575952043</c:v>
                </c:pt>
                <c:pt idx="251">
                  <c:v>37.414267087759185</c:v>
                </c:pt>
                <c:pt idx="252">
                  <c:v>37.158518531445061</c:v>
                </c:pt>
                <c:pt idx="253">
                  <c:v>36.903022628667621</c:v>
                </c:pt>
                <c:pt idx="254">
                  <c:v>36.648229881191178</c:v>
                </c:pt>
                <c:pt idx="255">
                  <c:v>36.394613202911309</c:v>
                </c:pt>
                <c:pt idx="256">
                  <c:v>36.142427503566424</c:v>
                </c:pt>
                <c:pt idx="257">
                  <c:v>35.89164660347668</c:v>
                </c:pt>
                <c:pt idx="258">
                  <c:v>35.642047964878564</c:v>
                </c:pt>
                <c:pt idx="259">
                  <c:v>35.393420995576946</c:v>
                </c:pt>
                <c:pt idx="260">
                  <c:v>35.145775473075389</c:v>
                </c:pt>
                <c:pt idx="261">
                  <c:v>34.899392674705283</c:v>
                </c:pt>
                <c:pt idx="262">
                  <c:v>34.654707697356486</c:v>
                </c:pt>
                <c:pt idx="263">
                  <c:v>34.412114827770964</c:v>
                </c:pt>
                <c:pt idx="264">
                  <c:v>34.171765806848384</c:v>
                </c:pt>
                <c:pt idx="265">
                  <c:v>33.933533109871689</c:v>
                </c:pt>
                <c:pt idx="266">
                  <c:v>33.697149479737611</c:v>
                </c:pt>
                <c:pt idx="267">
                  <c:v>33.462419764757023</c:v>
                </c:pt>
                <c:pt idx="268">
                  <c:v>33.229387239336759</c:v>
                </c:pt>
                <c:pt idx="269">
                  <c:v>32.998338309397987</c:v>
                </c:pt>
                <c:pt idx="270">
                  <c:v>32.769652769210701</c:v>
                </c:pt>
                <c:pt idx="271">
                  <c:v>32.543619150616912</c:v>
                </c:pt>
                <c:pt idx="272">
                  <c:v>32.320263635917307</c:v>
                </c:pt>
                <c:pt idx="273">
                  <c:v>32.099720980887056</c:v>
                </c:pt>
                <c:pt idx="274">
                  <c:v>31.881010935030154</c:v>
                </c:pt>
                <c:pt idx="275">
                  <c:v>31.66431297725266</c:v>
                </c:pt>
                <c:pt idx="276">
                  <c:v>31.449698021175234</c:v>
                </c:pt>
                <c:pt idx="277">
                  <c:v>31.23741138353811</c:v>
                </c:pt>
                <c:pt idx="278">
                  <c:v>31.027745278103801</c:v>
                </c:pt>
                <c:pt idx="279">
                  <c:v>30.820867575721465</c:v>
                </c:pt>
                <c:pt idx="280">
                  <c:v>30.616724039590657</c:v>
                </c:pt>
                <c:pt idx="281">
                  <c:v>30.415081166565148</c:v>
                </c:pt>
                <c:pt idx="282">
                  <c:v>30.21566458143603</c:v>
                </c:pt>
                <c:pt idx="283">
                  <c:v>30.018337526496477</c:v>
                </c:pt>
                <c:pt idx="284">
                  <c:v>29.82316962097854</c:v>
                </c:pt>
                <c:pt idx="285">
                  <c:v>29.630395997793372</c:v>
                </c:pt>
                <c:pt idx="286">
                  <c:v>29.440267578800363</c:v>
                </c:pt>
                <c:pt idx="287">
                  <c:v>29.25287704349563</c:v>
                </c:pt>
                <c:pt idx="288">
                  <c:v>29.068104194037545</c:v>
                </c:pt>
                <c:pt idx="289">
                  <c:v>28.885694283901501</c:v>
                </c:pt>
                <c:pt idx="290">
                  <c:v>28.705389918482457</c:v>
                </c:pt>
                <c:pt idx="291">
                  <c:v>28.527094632736656</c:v>
                </c:pt>
                <c:pt idx="292">
                  <c:v>28.350922903139068</c:v>
                </c:pt>
                <c:pt idx="293">
                  <c:v>28.177116638591514</c:v>
                </c:pt>
                <c:pt idx="294">
                  <c:v>28.005878351761332</c:v>
                </c:pt>
                <c:pt idx="295">
                  <c:v>27.837241537455384</c:v>
                </c:pt>
                <c:pt idx="296">
                  <c:v>27.671397894327249</c:v>
                </c:pt>
                <c:pt idx="297">
                  <c:v>27.50754758089348</c:v>
                </c:pt>
                <c:pt idx="298">
                  <c:v>27.345501062209109</c:v>
                </c:pt>
                <c:pt idx="299">
                  <c:v>27.185424052039021</c:v>
                </c:pt>
                <c:pt idx="300">
                  <c:v>27.027439090424526</c:v>
                </c:pt>
                <c:pt idx="301">
                  <c:v>26.8717451759209</c:v>
                </c:pt>
                <c:pt idx="302">
                  <c:v>26.718485680115016</c:v>
                </c:pt>
                <c:pt idx="303">
                  <c:v>26.567659179622286</c:v>
                </c:pt>
                <c:pt idx="304">
                  <c:v>26.419124151141453</c:v>
                </c:pt>
                <c:pt idx="305">
                  <c:v>26.272680785432005</c:v>
                </c:pt>
                <c:pt idx="306">
                  <c:v>26.128197028713906</c:v>
                </c:pt>
                <c:pt idx="307">
                  <c:v>25.985693759691372</c:v>
                </c:pt>
                <c:pt idx="308">
                  <c:v>25.845315264353971</c:v>
                </c:pt>
                <c:pt idx="309">
                  <c:v>25.707263568912161</c:v>
                </c:pt>
                <c:pt idx="310">
                  <c:v>25.571653925727805</c:v>
                </c:pt>
                <c:pt idx="311">
                  <c:v>25.438457954163606</c:v>
                </c:pt>
                <c:pt idx="312">
                  <c:v>25.307534930302531</c:v>
                </c:pt>
                <c:pt idx="313">
                  <c:v>25.178701950091789</c:v>
                </c:pt>
                <c:pt idx="314">
                  <c:v>25.051869975153089</c:v>
                </c:pt>
                <c:pt idx="315">
                  <c:v>24.927096625068387</c:v>
                </c:pt>
                <c:pt idx="316">
                  <c:v>24.804547792868686</c:v>
                </c:pt>
                <c:pt idx="317">
                  <c:v>24.684408016920624</c:v>
                </c:pt>
                <c:pt idx="318">
                  <c:v>24.566782302398799</c:v>
                </c:pt>
                <c:pt idx="319">
                  <c:v>24.45162147907163</c:v>
                </c:pt>
                <c:pt idx="320">
                  <c:v>24.338773191351041</c:v>
                </c:pt>
                <c:pt idx="321">
                  <c:v>24.228414080993506</c:v>
                </c:pt>
                <c:pt idx="322">
                  <c:v>24.120036879182319</c:v>
                </c:pt>
                <c:pt idx="323">
                  <c:v>24.013731414560763</c:v>
                </c:pt>
                <c:pt idx="324">
                  <c:v>23.910332782725014</c:v>
                </c:pt>
                <c:pt idx="325">
                  <c:v>23.809101753580197</c:v>
                </c:pt>
                <c:pt idx="326">
                  <c:v>23.710309958948191</c:v>
                </c:pt>
                <c:pt idx="327">
                  <c:v>23.61405787040373</c:v>
                </c:pt>
                <c:pt idx="328">
                  <c:v>23.520738396672339</c:v>
                </c:pt>
                <c:pt idx="329">
                  <c:v>23.429359398441427</c:v>
                </c:pt>
                <c:pt idx="330">
                  <c:v>23.340258568165375</c:v>
                </c:pt>
                <c:pt idx="331">
                  <c:v>23.253575970552394</c:v>
                </c:pt>
                <c:pt idx="332">
                  <c:v>23.169429088374336</c:v>
                </c:pt>
                <c:pt idx="333">
                  <c:v>23.087925708752625</c:v>
                </c:pt>
                <c:pt idx="334">
                  <c:v>23.009102964125127</c:v>
                </c:pt>
                <c:pt idx="335">
                  <c:v>22.932922292632089</c:v>
                </c:pt>
                <c:pt idx="336">
                  <c:v>22.859296907420891</c:v>
                </c:pt>
                <c:pt idx="337">
                  <c:v>22.788156953691686</c:v>
                </c:pt>
                <c:pt idx="338">
                  <c:v>22.719500741687355</c:v>
                </c:pt>
                <c:pt idx="339">
                  <c:v>22.653401409247895</c:v>
                </c:pt>
                <c:pt idx="340">
                  <c:v>22.589969233304068</c:v>
                </c:pt>
                <c:pt idx="341">
                  <c:v>22.529289376851011</c:v>
                </c:pt>
                <c:pt idx="342">
                  <c:v>22.471380911061186</c:v>
                </c:pt>
                <c:pt idx="343">
                  <c:v>22.416394641859153</c:v>
                </c:pt>
                <c:pt idx="344">
                  <c:v>22.364229502927795</c:v>
                </c:pt>
                <c:pt idx="345">
                  <c:v>22.314243686662753</c:v>
                </c:pt>
                <c:pt idx="346">
                  <c:v>22.26685720564226</c:v>
                </c:pt>
                <c:pt idx="347">
                  <c:v>22.222172107843381</c:v>
                </c:pt>
                <c:pt idx="348">
                  <c:v>22.180285972020314</c:v>
                </c:pt>
                <c:pt idx="349">
                  <c:v>22.141159730512143</c:v>
                </c:pt>
                <c:pt idx="350">
                  <c:v>22.104862338371937</c:v>
                </c:pt>
                <c:pt idx="351">
                  <c:v>22.071418448585344</c:v>
                </c:pt>
                <c:pt idx="352">
                  <c:v>22.040759190939919</c:v>
                </c:pt>
                <c:pt idx="353">
                  <c:v>22.012648368272508</c:v>
                </c:pt>
                <c:pt idx="354">
                  <c:v>21.987258950872505</c:v>
                </c:pt>
                <c:pt idx="355">
                  <c:v>21.965585609585329</c:v>
                </c:pt>
                <c:pt idx="356">
                  <c:v>21.946752434772705</c:v>
                </c:pt>
                <c:pt idx="357">
                  <c:v>21.930081337630597</c:v>
                </c:pt>
                <c:pt idx="358">
                  <c:v>21.916219448177646</c:v>
                </c:pt>
                <c:pt idx="359">
                  <c:v>21.90532585124614</c:v>
                </c:pt>
                <c:pt idx="360">
                  <c:v>21.897370865960141</c:v>
                </c:pt>
                <c:pt idx="361">
                  <c:v>21.892132289647119</c:v>
                </c:pt>
                <c:pt idx="362">
                  <c:v>21.889782588025991</c:v>
                </c:pt>
                <c:pt idx="363">
                  <c:v>21.891308785177234</c:v>
                </c:pt>
                <c:pt idx="364">
                  <c:v>21.895929469623031</c:v>
                </c:pt>
                <c:pt idx="365">
                  <c:v>21.902721182427776</c:v>
                </c:pt>
                <c:pt idx="366">
                  <c:v>21.912413348581044</c:v>
                </c:pt>
                <c:pt idx="367">
                  <c:v>21.925166741992047</c:v>
                </c:pt>
                <c:pt idx="368">
                  <c:v>21.940960809442949</c:v>
                </c:pt>
                <c:pt idx="369">
                  <c:v>21.959710805994913</c:v>
                </c:pt>
                <c:pt idx="370">
                  <c:v>21.981488935090855</c:v>
                </c:pt>
                <c:pt idx="371">
                  <c:v>22.006332584525357</c:v>
                </c:pt>
                <c:pt idx="372">
                  <c:v>22.035222414159577</c:v>
                </c:pt>
                <c:pt idx="373">
                  <c:v>22.067329023529179</c:v>
                </c:pt>
                <c:pt idx="374">
                  <c:v>22.101660828773188</c:v>
                </c:pt>
                <c:pt idx="375">
                  <c:v>22.138952901075893</c:v>
                </c:pt>
                <c:pt idx="376">
                  <c:v>22.179330458913078</c:v>
                </c:pt>
                <c:pt idx="377">
                  <c:v>22.222778881094392</c:v>
                </c:pt>
                <c:pt idx="378">
                  <c:v>22.269301514542594</c:v>
                </c:pt>
                <c:pt idx="379">
                  <c:v>22.319215279633578</c:v>
                </c:pt>
                <c:pt idx="380">
                  <c:v>22.372536762179767</c:v>
                </c:pt>
                <c:pt idx="381">
                  <c:v>22.429266136079139</c:v>
                </c:pt>
                <c:pt idx="382">
                  <c:v>22.489146356683758</c:v>
                </c:pt>
                <c:pt idx="383">
                  <c:v>22.55169531095029</c:v>
                </c:pt>
                <c:pt idx="384">
                  <c:v>22.61743282279685</c:v>
                </c:pt>
                <c:pt idx="385">
                  <c:v>22.686050112544731</c:v>
                </c:pt>
                <c:pt idx="386">
                  <c:v>22.758062111042655</c:v>
                </c:pt>
                <c:pt idx="387">
                  <c:v>22.833106433513784</c:v>
                </c:pt>
                <c:pt idx="388">
                  <c:v>22.910778522936429</c:v>
                </c:pt>
                <c:pt idx="389">
                  <c:v>22.991485636576218</c:v>
                </c:pt>
                <c:pt idx="390">
                  <c:v>23.074806006135404</c:v>
                </c:pt>
                <c:pt idx="391">
                  <c:v>23.161032475222928</c:v>
                </c:pt>
                <c:pt idx="392">
                  <c:v>23.250055900783721</c:v>
                </c:pt>
                <c:pt idx="393">
                  <c:v>23.341530920003905</c:v>
                </c:pt>
                <c:pt idx="394">
                  <c:v>23.435835873053453</c:v>
                </c:pt>
                <c:pt idx="395">
                  <c:v>23.534206286990567</c:v>
                </c:pt>
                <c:pt idx="396">
                  <c:v>23.635271537328023</c:v>
                </c:pt>
                <c:pt idx="397">
                  <c:v>23.739066372941338</c:v>
                </c:pt>
                <c:pt idx="398">
                  <c:v>23.845385483788274</c:v>
                </c:pt>
                <c:pt idx="399">
                  <c:v>23.954392355828585</c:v>
                </c:pt>
                <c:pt idx="400">
                  <c:v>24.06575039536925</c:v>
                </c:pt>
                <c:pt idx="401">
                  <c:v>24.179768195952082</c:v>
                </c:pt>
                <c:pt idx="402">
                  <c:v>24.296013407973863</c:v>
                </c:pt>
                <c:pt idx="403">
                  <c:v>24.414912637434515</c:v>
                </c:pt>
                <c:pt idx="404">
                  <c:v>24.536717777233651</c:v>
                </c:pt>
                <c:pt idx="405">
                  <c:v>24.660970892067567</c:v>
                </c:pt>
                <c:pt idx="406">
                  <c:v>24.78741467865942</c:v>
                </c:pt>
                <c:pt idx="407">
                  <c:v>24.916262566194305</c:v>
                </c:pt>
                <c:pt idx="408">
                  <c:v>25.047144605018524</c:v>
                </c:pt>
                <c:pt idx="409">
                  <c:v>25.180439372232719</c:v>
                </c:pt>
                <c:pt idx="410">
                  <c:v>25.315869466266072</c:v>
                </c:pt>
                <c:pt idx="411">
                  <c:v>25.45372588000567</c:v>
                </c:pt>
                <c:pt idx="412">
                  <c:v>25.593798750995262</c:v>
                </c:pt>
                <c:pt idx="413">
                  <c:v>25.735704424794623</c:v>
                </c:pt>
                <c:pt idx="414">
                  <c:v>25.879811755880269</c:v>
                </c:pt>
                <c:pt idx="415">
                  <c:v>26.025874771323149</c:v>
                </c:pt>
                <c:pt idx="416">
                  <c:v>26.174186367176659</c:v>
                </c:pt>
                <c:pt idx="417">
                  <c:v>26.324452269977431</c:v>
                </c:pt>
                <c:pt idx="418">
                  <c:v>26.476396512290023</c:v>
                </c:pt>
                <c:pt idx="419">
                  <c:v>26.630260864721265</c:v>
                </c:pt>
                <c:pt idx="420">
                  <c:v>26.78574877309951</c:v>
                </c:pt>
                <c:pt idx="421">
                  <c:v>26.943023432119112</c:v>
                </c:pt>
                <c:pt idx="422">
                  <c:v>27.102055012695423</c:v>
                </c:pt>
                <c:pt idx="423">
                  <c:v>27.262851218934642</c:v>
                </c:pt>
                <c:pt idx="424">
                  <c:v>27.425348537535321</c:v>
                </c:pt>
                <c:pt idx="425">
                  <c:v>27.589259389703496</c:v>
                </c:pt>
                <c:pt idx="426">
                  <c:v>27.754728792244794</c:v>
                </c:pt>
                <c:pt idx="427">
                  <c:v>27.921895180566136</c:v>
                </c:pt>
                <c:pt idx="428">
                  <c:v>28.090501768300221</c:v>
                </c:pt>
                <c:pt idx="429">
                  <c:v>28.260503101692358</c:v>
                </c:pt>
                <c:pt idx="430">
                  <c:v>28.43226340264675</c:v>
                </c:pt>
                <c:pt idx="431">
                  <c:v>28.605385420122172</c:v>
                </c:pt>
                <c:pt idx="432">
                  <c:v>28.779728649537443</c:v>
                </c:pt>
                <c:pt idx="433">
                  <c:v>28.955422221800589</c:v>
                </c:pt>
                <c:pt idx="434">
                  <c:v>29.132357407092506</c:v>
                </c:pt>
                <c:pt idx="435">
                  <c:v>29.310444648747072</c:v>
                </c:pt>
                <c:pt idx="436">
                  <c:v>29.489710463086023</c:v>
                </c:pt>
                <c:pt idx="437">
                  <c:v>29.670028231033655</c:v>
                </c:pt>
                <c:pt idx="438">
                  <c:v>29.851471393638466</c:v>
                </c:pt>
                <c:pt idx="439">
                  <c:v>30.033873197010443</c:v>
                </c:pt>
                <c:pt idx="440">
                  <c:v>30.217376121735299</c:v>
                </c:pt>
                <c:pt idx="441">
                  <c:v>30.401822792155681</c:v>
                </c:pt>
                <c:pt idx="442">
                  <c:v>30.587321989938506</c:v>
                </c:pt>
                <c:pt idx="443">
                  <c:v>30.77382143093563</c:v>
                </c:pt>
                <c:pt idx="444">
                  <c:v>30.961172824064306</c:v>
                </c:pt>
                <c:pt idx="445">
                  <c:v>31.149456745812159</c:v>
                </c:pt>
                <c:pt idx="446">
                  <c:v>31.338678186810967</c:v>
                </c:pt>
                <c:pt idx="447">
                  <c:v>31.528742275442756</c:v>
                </c:pt>
                <c:pt idx="448">
                  <c:v>31.719608382040743</c:v>
                </c:pt>
                <c:pt idx="449">
                  <c:v>31.911395891906874</c:v>
                </c:pt>
                <c:pt idx="450">
                  <c:v>32.103960345273904</c:v>
                </c:pt>
                <c:pt idx="451">
                  <c:v>32.297190525870327</c:v>
                </c:pt>
                <c:pt idx="452">
                  <c:v>32.49116098771362</c:v>
                </c:pt>
                <c:pt idx="453">
                  <c:v>32.68575071922595</c:v>
                </c:pt>
                <c:pt idx="454">
                  <c:v>32.881020760343048</c:v>
                </c:pt>
                <c:pt idx="455">
                  <c:v>33.076881815591676</c:v>
                </c:pt>
                <c:pt idx="456">
                  <c:v>33.273332128642863</c:v>
                </c:pt>
                <c:pt idx="457">
                  <c:v>33.470598563738228</c:v>
                </c:pt>
                <c:pt idx="458">
                  <c:v>33.668444714968047</c:v>
                </c:pt>
                <c:pt idx="459">
                  <c:v>33.866782565754917</c:v>
                </c:pt>
                <c:pt idx="460">
                  <c:v>34.065656614066704</c:v>
                </c:pt>
                <c:pt idx="461">
                  <c:v>34.264980340657367</c:v>
                </c:pt>
                <c:pt idx="462">
                  <c:v>34.464789039769855</c:v>
                </c:pt>
                <c:pt idx="463">
                  <c:v>34.665019328251873</c:v>
                </c:pt>
                <c:pt idx="464">
                  <c:v>34.86565609790911</c:v>
                </c:pt>
                <c:pt idx="465">
                  <c:v>35.066717241760109</c:v>
                </c:pt>
                <c:pt idx="466">
                  <c:v>35.26817569334554</c:v>
                </c:pt>
                <c:pt idx="467">
                  <c:v>35.470009288359407</c:v>
                </c:pt>
                <c:pt idx="468">
                  <c:v>35.672196093669235</c:v>
                </c:pt>
                <c:pt idx="469">
                  <c:v>35.874830615203386</c:v>
                </c:pt>
                <c:pt idx="470">
                  <c:v>36.077735389192824</c:v>
                </c:pt>
                <c:pt idx="471">
                  <c:v>36.28090005053506</c:v>
                </c:pt>
                <c:pt idx="472">
                  <c:v>36.484298240188217</c:v>
                </c:pt>
                <c:pt idx="473">
                  <c:v>36.687897671614515</c:v>
                </c:pt>
                <c:pt idx="474">
                  <c:v>36.891711867170862</c:v>
                </c:pt>
                <c:pt idx="475">
                  <c:v>37.095288958321923</c:v>
                </c:pt>
              </c:numCache>
            </c:numRef>
          </c:yVal>
          <c:smooth val="1"/>
          <c:extLst>
            <c:ext xmlns:c16="http://schemas.microsoft.com/office/drawing/2014/chart" uri="{C3380CC4-5D6E-409C-BE32-E72D297353CC}">
              <c16:uniqueId val="{00000020-4789-45DC-97F7-B59DC835213B}"/>
            </c:ext>
          </c:extLst>
        </c:ser>
        <c:dLbls>
          <c:showLegendKey val="0"/>
          <c:showVal val="0"/>
          <c:showCatName val="0"/>
          <c:showSerName val="0"/>
          <c:showPercent val="0"/>
          <c:showBubbleSize val="0"/>
        </c:dLbls>
        <c:axId val="368715400"/>
        <c:axId val="368709824"/>
      </c:scatterChart>
      <c:valAx>
        <c:axId val="368715400"/>
        <c:scaling>
          <c:orientation val="minMax"/>
          <c:max val="10"/>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709824"/>
        <c:crosses val="autoZero"/>
        <c:crossBetween val="midCat"/>
      </c:valAx>
      <c:valAx>
        <c:axId val="368709824"/>
        <c:scaling>
          <c:orientation val="minMax"/>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71540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0.00</c:formatCode>
                <c:ptCount val="73"/>
                <c:pt idx="0">
                  <c:v>48.213720899820274</c:v>
                </c:pt>
                <c:pt idx="1">
                  <c:v>52.231715118885013</c:v>
                </c:pt>
                <c:pt idx="2">
                  <c:v>53.08162400722501</c:v>
                </c:pt>
                <c:pt idx="3">
                  <c:v>55.335233330726602</c:v>
                </c:pt>
                <c:pt idx="4">
                  <c:v>56.600847905874218</c:v>
                </c:pt>
                <c:pt idx="5">
                  <c:v>58.022250080108563</c:v>
                </c:pt>
                <c:pt idx="6">
                  <c:v>59.599812126159478</c:v>
                </c:pt>
                <c:pt idx="7">
                  <c:v>61.324261379241619</c:v>
                </c:pt>
                <c:pt idx="8">
                  <c:v>63.194798648357391</c:v>
                </c:pt>
                <c:pt idx="9">
                  <c:v>65.20791295766783</c:v>
                </c:pt>
                <c:pt idx="10">
                  <c:v>67.359922564029588</c:v>
                </c:pt>
                <c:pt idx="11">
                  <c:v>69.646804189681689</c:v>
                </c:pt>
                <c:pt idx="12">
                  <c:v>72.064227175712332</c:v>
                </c:pt>
                <c:pt idx="13">
                  <c:v>74.6078608632086</c:v>
                </c:pt>
                <c:pt idx="14">
                  <c:v>77.273005735874165</c:v>
                </c:pt>
                <c:pt idx="15">
                  <c:v>80.058042919635596</c:v>
                </c:pt>
                <c:pt idx="16">
                  <c:v>82.95360753536184</c:v>
                </c:pt>
                <c:pt idx="17">
                  <c:v>85.957445454597448</c:v>
                </c:pt>
                <c:pt idx="18">
                  <c:v>89.066175484656966</c:v>
                </c:pt>
                <c:pt idx="19">
                  <c:v>92.276423263549546</c:v>
                </c:pt>
                <c:pt idx="20">
                  <c:v>95.585620450973181</c:v>
                </c:pt>
                <c:pt idx="21">
                  <c:v>98.996861350535966</c:v>
                </c:pt>
                <c:pt idx="22">
                  <c:v>102.49713349342335</c:v>
                </c:pt>
                <c:pt idx="23">
                  <c:v>106.0924273967738</c:v>
                </c:pt>
                <c:pt idx="24">
                  <c:v>109.78270890712692</c:v>
                </c:pt>
                <c:pt idx="25">
                  <c:v>108.24033858776083</c:v>
                </c:pt>
                <c:pt idx="26">
                  <c:v>111.26363031864133</c:v>
                </c:pt>
                <c:pt idx="27">
                  <c:v>114.21044561862894</c:v>
                </c:pt>
                <c:pt idx="28">
                  <c:v>117.06925427913666</c:v>
                </c:pt>
                <c:pt idx="29">
                  <c:v>119.83168187141362</c:v>
                </c:pt>
                <c:pt idx="30">
                  <c:v>122.48957254886601</c:v>
                </c:pt>
                <c:pt idx="31">
                  <c:v>125.03743443489046</c:v>
                </c:pt>
                <c:pt idx="32">
                  <c:v>127.471619939804</c:v>
                </c:pt>
                <c:pt idx="33">
                  <c:v>129.78927383422842</c:v>
                </c:pt>
                <c:pt idx="34">
                  <c:v>131.98583321571323</c:v>
                </c:pt>
                <c:pt idx="35">
                  <c:v>134.04927606582623</c:v>
                </c:pt>
                <c:pt idx="36">
                  <c:v>135.98718445301014</c:v>
                </c:pt>
                <c:pt idx="37">
                  <c:v>137.82121167182905</c:v>
                </c:pt>
                <c:pt idx="38">
                  <c:v>139.54492321014382</c:v>
                </c:pt>
                <c:pt idx="39">
                  <c:v>141.16122894287065</c:v>
                </c:pt>
                <c:pt idx="40">
                  <c:v>142.6762081861493</c:v>
                </c:pt>
                <c:pt idx="41">
                  <c:v>144.09660966396314</c:v>
                </c:pt>
                <c:pt idx="42">
                  <c:v>145.42991981506302</c:v>
                </c:pt>
                <c:pt idx="43">
                  <c:v>146.68429448604559</c:v>
                </c:pt>
                <c:pt idx="44">
                  <c:v>147.86840865612021</c:v>
                </c:pt>
                <c:pt idx="45">
                  <c:v>148.99131982326486</c:v>
                </c:pt>
                <c:pt idx="46">
                  <c:v>150.06241335868813</c:v>
                </c:pt>
                <c:pt idx="47">
                  <c:v>151.09138884544353</c:v>
                </c:pt>
                <c:pt idx="48">
                  <c:v>152.08835570812178</c:v>
                </c:pt>
                <c:pt idx="49">
                  <c:v>153.06369659900636</c:v>
                </c:pt>
                <c:pt idx="50">
                  <c:v>154.02816302776299</c:v>
                </c:pt>
                <c:pt idx="51">
                  <c:v>154.99291634559631</c:v>
                </c:pt>
                <c:pt idx="52">
                  <c:v>155.96924085617053</c:v>
                </c:pt>
                <c:pt idx="53">
                  <c:v>156.9694864511489</c:v>
                </c:pt>
                <c:pt idx="54">
                  <c:v>158.00201389789538</c:v>
                </c:pt>
                <c:pt idx="55">
                  <c:v>159.07690529823259</c:v>
                </c:pt>
                <c:pt idx="56">
                  <c:v>160.20634660720825</c:v>
                </c:pt>
                <c:pt idx="57">
                  <c:v>161.40272870063779</c:v>
                </c:pt>
                <c:pt idx="58">
                  <c:v>162.67896158695166</c:v>
                </c:pt>
                <c:pt idx="59">
                  <c:v>164.04855637550307</c:v>
                </c:pt>
                <c:pt idx="60">
                  <c:v>165.52537937164274</c:v>
                </c:pt>
                <c:pt idx="61">
                  <c:v>167.12343349456731</c:v>
                </c:pt>
                <c:pt idx="62">
                  <c:v>168.8568992614741</c:v>
                </c:pt>
                <c:pt idx="63">
                  <c:v>170.73998451232865</c:v>
                </c:pt>
                <c:pt idx="64">
                  <c:v>172.79553108215299</c:v>
                </c:pt>
                <c:pt idx="65">
                  <c:v>175.02240507602659</c:v>
                </c:pt>
                <c:pt idx="66">
                  <c:v>177.43797011375389</c:v>
                </c:pt>
                <c:pt idx="67">
                  <c:v>-179.96676070690145</c:v>
                </c:pt>
                <c:pt idx="68">
                  <c:v>-177.12377192974088</c:v>
                </c:pt>
                <c:pt idx="69">
                  <c:v>-174.04710516929589</c:v>
                </c:pt>
                <c:pt idx="70">
                  <c:v>-170.72456080913528</c:v>
                </c:pt>
                <c:pt idx="71">
                  <c:v>-167.14374797344186</c:v>
                </c:pt>
                <c:pt idx="72">
                  <c:v>-164.28215239047969</c:v>
                </c:pt>
              </c:numCache>
            </c:numRef>
          </c:yVal>
          <c:smooth val="1"/>
          <c:extLst>
            <c:ext xmlns:c16="http://schemas.microsoft.com/office/drawing/2014/chart" uri="{C3380CC4-5D6E-409C-BE32-E72D297353CC}">
              <c16:uniqueId val="{00000000-DBC0-4DC7-99CA-4247386AFE39}"/>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0.00</c:formatCode>
                <c:ptCount val="73"/>
                <c:pt idx="0">
                  <c:v>48.278547585010493</c:v>
                </c:pt>
                <c:pt idx="1">
                  <c:v>52.266042762994715</c:v>
                </c:pt>
                <c:pt idx="2">
                  <c:v>53.112546551227524</c:v>
                </c:pt>
                <c:pt idx="3">
                  <c:v>55.35277796387669</c:v>
                </c:pt>
                <c:pt idx="4">
                  <c:v>56.618805795907939</c:v>
                </c:pt>
                <c:pt idx="5">
                  <c:v>58.042714834212937</c:v>
                </c:pt>
                <c:pt idx="6">
                  <c:v>59.624716830253277</c:v>
                </c:pt>
                <c:pt idx="7">
                  <c:v>61.355286383628552</c:v>
                </c:pt>
                <c:pt idx="8">
                  <c:v>63.233398890495209</c:v>
                </c:pt>
                <c:pt idx="9">
                  <c:v>65.255297470092671</c:v>
                </c:pt>
                <c:pt idx="10">
                  <c:v>67.416999828814994</c:v>
                </c:pt>
                <c:pt idx="11">
                  <c:v>69.714202630519679</c:v>
                </c:pt>
                <c:pt idx="12">
                  <c:v>72.142295157909373</c:v>
                </c:pt>
                <c:pt idx="13">
                  <c:v>74.696666693687277</c:v>
                </c:pt>
                <c:pt idx="14">
                  <c:v>77.372337663173226</c:v>
                </c:pt>
                <c:pt idx="15">
                  <c:v>80.167429625987467</c:v>
                </c:pt>
                <c:pt idx="16">
                  <c:v>83.072372782230005</c:v>
                </c:pt>
                <c:pt idx="17">
                  <c:v>86.084687590598932</c:v>
                </c:pt>
                <c:pt idx="18">
                  <c:v>89.200815260410252</c:v>
                </c:pt>
                <c:pt idx="19">
                  <c:v>92.417231154441581</c:v>
                </c:pt>
                <c:pt idx="20">
                  <c:v>95.731223487853981</c:v>
                </c:pt>
                <c:pt idx="21">
                  <c:v>99.145695304870117</c:v>
                </c:pt>
                <c:pt idx="22">
                  <c:v>102.64778441190694</c:v>
                </c:pt>
                <c:pt idx="23">
                  <c:v>106.24333788156487</c:v>
                </c:pt>
                <c:pt idx="24">
                  <c:v>109.93232839107466</c:v>
                </c:pt>
                <c:pt idx="25">
                  <c:v>108.42872225046143</c:v>
                </c:pt>
                <c:pt idx="26">
                  <c:v>111.44889918565742</c:v>
                </c:pt>
                <c:pt idx="27">
                  <c:v>114.38901357650724</c:v>
                </c:pt>
                <c:pt idx="28">
                  <c:v>117.23783576488474</c:v>
                </c:pt>
                <c:pt idx="29">
                  <c:v>119.9873670101165</c:v>
                </c:pt>
                <c:pt idx="30">
                  <c:v>122.62991595268224</c:v>
                </c:pt>
                <c:pt idx="31">
                  <c:v>125.1604688644407</c:v>
                </c:pt>
                <c:pt idx="32">
                  <c:v>127.57591094970687</c:v>
                </c:pt>
                <c:pt idx="33">
                  <c:v>129.87247166633549</c:v>
                </c:pt>
                <c:pt idx="34">
                  <c:v>132.04673566818238</c:v>
                </c:pt>
                <c:pt idx="35">
                  <c:v>134.08868916034689</c:v>
                </c:pt>
                <c:pt idx="36">
                  <c:v>136.00659728050229</c:v>
                </c:pt>
                <c:pt idx="37">
                  <c:v>137.82240021228762</c:v>
                </c:pt>
                <c:pt idx="38">
                  <c:v>139.53022356033324</c:v>
                </c:pt>
                <c:pt idx="39">
                  <c:v>141.13344168662996</c:v>
                </c:pt>
                <c:pt idx="40">
                  <c:v>142.6384344577784</c:v>
                </c:pt>
                <c:pt idx="41">
                  <c:v>144.05210087299346</c:v>
                </c:pt>
                <c:pt idx="42">
                  <c:v>145.38205032348597</c:v>
                </c:pt>
                <c:pt idx="43">
                  <c:v>146.63637034893</c:v>
                </c:pt>
                <c:pt idx="44">
                  <c:v>147.82364029884306</c:v>
                </c:pt>
                <c:pt idx="45">
                  <c:v>148.95268542766544</c:v>
                </c:pt>
                <c:pt idx="46">
                  <c:v>150.03257689475981</c:v>
                </c:pt>
                <c:pt idx="47">
                  <c:v>151.07267274856542</c:v>
                </c:pt>
                <c:pt idx="48">
                  <c:v>152.08263158798192</c:v>
                </c:pt>
                <c:pt idx="49">
                  <c:v>153.0724125623702</c:v>
                </c:pt>
                <c:pt idx="50">
                  <c:v>154.05226171016682</c:v>
                </c:pt>
                <c:pt idx="51">
                  <c:v>155.03283491134616</c:v>
                </c:pt>
                <c:pt idx="52">
                  <c:v>156.02493832111304</c:v>
                </c:pt>
                <c:pt idx="53">
                  <c:v>157.0404026985164</c:v>
                </c:pt>
                <c:pt idx="54">
                  <c:v>158.08670082092237</c:v>
                </c:pt>
                <c:pt idx="55">
                  <c:v>159.17414703369124</c:v>
                </c:pt>
                <c:pt idx="56">
                  <c:v>160.31459941864009</c:v>
                </c:pt>
                <c:pt idx="57">
                  <c:v>161.52024393081652</c:v>
                </c:pt>
                <c:pt idx="58">
                  <c:v>162.80379931926674</c:v>
                </c:pt>
                <c:pt idx="59">
                  <c:v>164.17865374088274</c:v>
                </c:pt>
                <c:pt idx="60">
                  <c:v>165.65861885547622</c:v>
                </c:pt>
                <c:pt idx="61">
                  <c:v>167.25772490501356</c:v>
                </c:pt>
                <c:pt idx="62">
                  <c:v>168.99020705223072</c:v>
                </c:pt>
                <c:pt idx="63">
                  <c:v>170.87064199447602</c:v>
                </c:pt>
                <c:pt idx="64">
                  <c:v>172.92251365184757</c:v>
                </c:pt>
                <c:pt idx="65">
                  <c:v>175.14430561065623</c:v>
                </c:pt>
                <c:pt idx="66">
                  <c:v>177.55354542732204</c:v>
                </c:pt>
                <c:pt idx="67">
                  <c:v>-179.85860352516147</c:v>
                </c:pt>
                <c:pt idx="68">
                  <c:v>-177.02393453121152</c:v>
                </c:pt>
                <c:pt idx="69">
                  <c:v>-173.95658483505196</c:v>
                </c:pt>
                <c:pt idx="70">
                  <c:v>-170.64353513717646</c:v>
                </c:pt>
                <c:pt idx="71">
                  <c:v>-167.0720257043838</c:v>
                </c:pt>
                <c:pt idx="72">
                  <c:v>-164.21708321571322</c:v>
                </c:pt>
              </c:numCache>
            </c:numRef>
          </c:yVal>
          <c:smooth val="1"/>
          <c:extLst>
            <c:ext xmlns:c16="http://schemas.microsoft.com/office/drawing/2014/chart" uri="{C3380CC4-5D6E-409C-BE32-E72D297353CC}">
              <c16:uniqueId val="{00000001-DBC0-4DC7-99CA-4247386AFE39}"/>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0.00</c:formatCode>
                <c:ptCount val="73"/>
                <c:pt idx="0">
                  <c:v>48.277663010358772</c:v>
                </c:pt>
                <c:pt idx="1">
                  <c:v>52.263754481077164</c:v>
                </c:pt>
                <c:pt idx="2">
                  <c:v>53.110169470310204</c:v>
                </c:pt>
                <c:pt idx="3">
                  <c:v>55.350216454267496</c:v>
                </c:pt>
                <c:pt idx="4">
                  <c:v>56.616145241260497</c:v>
                </c:pt>
                <c:pt idx="5">
                  <c:v>58.039955234527177</c:v>
                </c:pt>
                <c:pt idx="6">
                  <c:v>59.621847939491026</c:v>
                </c:pt>
                <c:pt idx="7">
                  <c:v>61.352308201789803</c:v>
                </c:pt>
                <c:pt idx="8">
                  <c:v>63.230304586887065</c:v>
                </c:pt>
                <c:pt idx="9">
                  <c:v>65.25208021402338</c:v>
                </c:pt>
                <c:pt idx="10">
                  <c:v>67.413659620284591</c:v>
                </c:pt>
                <c:pt idx="11">
                  <c:v>69.710732638835822</c:v>
                </c:pt>
                <c:pt idx="12">
                  <c:v>72.138681721686865</c:v>
                </c:pt>
                <c:pt idx="13">
                  <c:v>74.692909812926686</c:v>
                </c:pt>
                <c:pt idx="14">
                  <c:v>77.368430507182808</c:v>
                </c:pt>
                <c:pt idx="15">
                  <c:v>80.163365364074323</c:v>
                </c:pt>
                <c:pt idx="16">
                  <c:v>83.068137753009509</c:v>
                </c:pt>
                <c:pt idx="17">
                  <c:v>86.080281794071084</c:v>
                </c:pt>
                <c:pt idx="18">
                  <c:v>89.196225035190409</c:v>
                </c:pt>
                <c:pt idx="19">
                  <c:v>92.412442839145129</c:v>
                </c:pt>
                <c:pt idx="20">
                  <c:v>95.726230251788593</c:v>
                </c:pt>
                <c:pt idx="21">
                  <c:v>99.1404834866523</c:v>
                </c:pt>
                <c:pt idx="22">
                  <c:v>102.64234718084323</c:v>
                </c:pt>
                <c:pt idx="23">
                  <c:v>106.23766157627064</c:v>
                </c:pt>
                <c:pt idx="24">
                  <c:v>109.92640618085817</c:v>
                </c:pt>
                <c:pt idx="25">
                  <c:v>108.42403639554973</c:v>
                </c:pt>
                <c:pt idx="26">
                  <c:v>111.44399474859215</c:v>
                </c:pt>
                <c:pt idx="27">
                  <c:v>114.38388372659666</c:v>
                </c:pt>
                <c:pt idx="28">
                  <c:v>117.23248050212827</c:v>
                </c:pt>
                <c:pt idx="29">
                  <c:v>119.98087785243942</c:v>
                </c:pt>
                <c:pt idx="30">
                  <c:v>122.61708791255901</c:v>
                </c:pt>
                <c:pt idx="31">
                  <c:v>125.13652045726727</c:v>
                </c:pt>
                <c:pt idx="32">
                  <c:v>127.5369076967235</c:v>
                </c:pt>
                <c:pt idx="33">
                  <c:v>129.81703376769985</c:v>
                </c:pt>
                <c:pt idx="34">
                  <c:v>131.97677571773522</c:v>
                </c:pt>
                <c:pt idx="35">
                  <c:v>134.00736293792667</c:v>
                </c:pt>
                <c:pt idx="36">
                  <c:v>135.91777095794663</c:v>
                </c:pt>
                <c:pt idx="37">
                  <c:v>137.72980334758734</c:v>
                </c:pt>
                <c:pt idx="38">
                  <c:v>139.4382414579386</c:v>
                </c:pt>
                <c:pt idx="39">
                  <c:v>141.04670555591531</c:v>
                </c:pt>
                <c:pt idx="40">
                  <c:v>142.56158916950207</c:v>
                </c:pt>
                <c:pt idx="41">
                  <c:v>143.98965468406638</c:v>
                </c:pt>
                <c:pt idx="42">
                  <c:v>145.33816995620714</c:v>
                </c:pt>
                <c:pt idx="43">
                  <c:v>146.61484000682816</c:v>
                </c:pt>
                <c:pt idx="44">
                  <c:v>147.82765674591053</c:v>
                </c:pt>
                <c:pt idx="45">
                  <c:v>148.98484432697242</c:v>
                </c:pt>
                <c:pt idx="46">
                  <c:v>150.09474985599479</c:v>
                </c:pt>
                <c:pt idx="47">
                  <c:v>151.16598000526383</c:v>
                </c:pt>
                <c:pt idx="48">
                  <c:v>152.20744199752772</c:v>
                </c:pt>
                <c:pt idx="49">
                  <c:v>153.22827529907218</c:v>
                </c:pt>
                <c:pt idx="50">
                  <c:v>154.23801555633511</c:v>
                </c:pt>
                <c:pt idx="51">
                  <c:v>155.24656727313945</c:v>
                </c:pt>
                <c:pt idx="52">
                  <c:v>156.26412184238376</c:v>
                </c:pt>
                <c:pt idx="53">
                  <c:v>157.30184061527225</c:v>
                </c:pt>
                <c:pt idx="54">
                  <c:v>158.36856250762929</c:v>
                </c:pt>
                <c:pt idx="55">
                  <c:v>159.47517564296692</c:v>
                </c:pt>
                <c:pt idx="56">
                  <c:v>160.63305995464282</c:v>
                </c:pt>
                <c:pt idx="57">
                  <c:v>161.85268006324713</c:v>
                </c:pt>
                <c:pt idx="58">
                  <c:v>163.14445960521664</c:v>
                </c:pt>
                <c:pt idx="59">
                  <c:v>164.52132225036581</c:v>
                </c:pt>
                <c:pt idx="60">
                  <c:v>165.99688839912375</c:v>
                </c:pt>
                <c:pt idx="61">
                  <c:v>167.58486042022682</c:v>
                </c:pt>
                <c:pt idx="62">
                  <c:v>169.29915926456431</c:v>
                </c:pt>
                <c:pt idx="63">
                  <c:v>171.15458021163926</c:v>
                </c:pt>
                <c:pt idx="64">
                  <c:v>173.17564544677691</c:v>
                </c:pt>
                <c:pt idx="65">
                  <c:v>175.36291508674609</c:v>
                </c:pt>
                <c:pt idx="66">
                  <c:v>177.73470904827107</c:v>
                </c:pt>
                <c:pt idx="67">
                  <c:v>-179.7168803215024</c:v>
                </c:pt>
                <c:pt idx="68">
                  <c:v>-176.92249875068626</c:v>
                </c:pt>
                <c:pt idx="69">
                  <c:v>-173.89344191551197</c:v>
                </c:pt>
                <c:pt idx="70">
                  <c:v>-170.61532437801324</c:v>
                </c:pt>
                <c:pt idx="71">
                  <c:v>-167.07687549591054</c:v>
                </c:pt>
                <c:pt idx="72">
                  <c:v>-164.24548523426014</c:v>
                </c:pt>
              </c:numCache>
            </c:numRef>
          </c:yVal>
          <c:smooth val="1"/>
          <c:extLst>
            <c:ext xmlns:c16="http://schemas.microsoft.com/office/drawing/2014/chart" uri="{C3380CC4-5D6E-409C-BE32-E72D297353CC}">
              <c16:uniqueId val="{00000002-DBC0-4DC7-99CA-4247386AFE39}"/>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0.00</c:formatCode>
                <c:ptCount val="73"/>
                <c:pt idx="0">
                  <c:v>48.227532559633218</c:v>
                </c:pt>
                <c:pt idx="1">
                  <c:v>52.217428725957866</c:v>
                </c:pt>
                <c:pt idx="2">
                  <c:v>53.063884699344634</c:v>
                </c:pt>
                <c:pt idx="3">
                  <c:v>55.307056725025149</c:v>
                </c:pt>
                <c:pt idx="4">
                  <c:v>56.573036742210355</c:v>
                </c:pt>
                <c:pt idx="5">
                  <c:v>57.996819412708064</c:v>
                </c:pt>
                <c:pt idx="6">
                  <c:v>59.578602826594832</c:v>
                </c:pt>
                <c:pt idx="7">
                  <c:v>61.308851337432351</c:v>
                </c:pt>
                <c:pt idx="8">
                  <c:v>63.186526679992447</c:v>
                </c:pt>
                <c:pt idx="9">
                  <c:v>65.207858312129872</c:v>
                </c:pt>
                <c:pt idx="10">
                  <c:v>67.368870770931053</c:v>
                </c:pt>
                <c:pt idx="11">
                  <c:v>69.665247058868246</c:v>
                </c:pt>
                <c:pt idx="12">
                  <c:v>72.092376458644679</c:v>
                </c:pt>
                <c:pt idx="13">
                  <c:v>74.645655083655882</c:v>
                </c:pt>
                <c:pt idx="14">
                  <c:v>77.32009652852993</c:v>
                </c:pt>
                <c:pt idx="15">
                  <c:v>80.113836014270561</c:v>
                </c:pt>
                <c:pt idx="16">
                  <c:v>83.017303740977781</c:v>
                </c:pt>
                <c:pt idx="17">
                  <c:v>86.028026998042563</c:v>
                </c:pt>
                <c:pt idx="18">
                  <c:v>89.142467486857896</c:v>
                </c:pt>
                <c:pt idx="19">
                  <c:v>92.357100570201368</c:v>
                </c:pt>
                <c:pt idx="20">
                  <c:v>95.669234955310429</c:v>
                </c:pt>
                <c:pt idx="21">
                  <c:v>99.08178051710118</c:v>
                </c:pt>
                <c:pt idx="22">
                  <c:v>102.5819092154499</c:v>
                </c:pt>
                <c:pt idx="23">
                  <c:v>106.17548178434336</c:v>
                </c:pt>
                <c:pt idx="24">
                  <c:v>109.86249139308923</c:v>
                </c:pt>
                <c:pt idx="25">
                  <c:v>108.34880315065335</c:v>
                </c:pt>
                <c:pt idx="26">
                  <c:v>111.36654152870135</c:v>
                </c:pt>
                <c:pt idx="27">
                  <c:v>114.30425834655708</c:v>
                </c:pt>
                <c:pt idx="28">
                  <c:v>117.15075809955596</c:v>
                </c:pt>
                <c:pt idx="29">
                  <c:v>119.89807620048502</c:v>
                </c:pt>
                <c:pt idx="30">
                  <c:v>122.53853495120975</c:v>
                </c:pt>
                <c:pt idx="31">
                  <c:v>125.06720259189565</c:v>
                </c:pt>
                <c:pt idx="32">
                  <c:v>127.48096432685813</c:v>
                </c:pt>
                <c:pt idx="33">
                  <c:v>129.77604961395258</c:v>
                </c:pt>
                <c:pt idx="34">
                  <c:v>131.94912507533974</c:v>
                </c:pt>
                <c:pt idx="35">
                  <c:v>133.99025888442966</c:v>
                </c:pt>
                <c:pt idx="36">
                  <c:v>135.90775716304773</c:v>
                </c:pt>
                <c:pt idx="37">
                  <c:v>137.72345080375658</c:v>
                </c:pt>
                <c:pt idx="38">
                  <c:v>139.43158836364708</c:v>
                </c:pt>
                <c:pt idx="39">
                  <c:v>141.03548955917319</c:v>
                </c:pt>
                <c:pt idx="40">
                  <c:v>142.54154791831962</c:v>
                </c:pt>
                <c:pt idx="41">
                  <c:v>143.9566624402996</c:v>
                </c:pt>
                <c:pt idx="42">
                  <c:v>145.28838787078823</c:v>
                </c:pt>
                <c:pt idx="43">
                  <c:v>146.54482541084252</c:v>
                </c:pt>
                <c:pt idx="44">
                  <c:v>147.73445878028863</c:v>
                </c:pt>
                <c:pt idx="45">
                  <c:v>148.86611323356584</c:v>
                </c:pt>
                <c:pt idx="46">
                  <c:v>149.94881894588445</c:v>
                </c:pt>
                <c:pt idx="47">
                  <c:v>150.99185199737497</c:v>
                </c:pt>
                <c:pt idx="48">
                  <c:v>152.00485732555339</c:v>
                </c:pt>
                <c:pt idx="49">
                  <c:v>152.99772577285748</c:v>
                </c:pt>
                <c:pt idx="50">
                  <c:v>153.9806623935699</c:v>
                </c:pt>
                <c:pt idx="51">
                  <c:v>154.96426842212654</c:v>
                </c:pt>
                <c:pt idx="52">
                  <c:v>155.95933635234812</c:v>
                </c:pt>
                <c:pt idx="53">
                  <c:v>156.97766962051372</c:v>
                </c:pt>
                <c:pt idx="54">
                  <c:v>158.0270552158355</c:v>
                </c:pt>
                <c:pt idx="55">
                  <c:v>159.11728835105885</c:v>
                </c:pt>
                <c:pt idx="56">
                  <c:v>160.26032273769374</c:v>
                </c:pt>
                <c:pt idx="57">
                  <c:v>161.46830334663343</c:v>
                </c:pt>
                <c:pt idx="58">
                  <c:v>162.75390794277189</c:v>
                </c:pt>
                <c:pt idx="59">
                  <c:v>164.13055200576747</c:v>
                </c:pt>
                <c:pt idx="60">
                  <c:v>165.61206085681886</c:v>
                </c:pt>
                <c:pt idx="61">
                  <c:v>167.21245107650725</c:v>
                </c:pt>
                <c:pt idx="62">
                  <c:v>168.9460124731059</c:v>
                </c:pt>
                <c:pt idx="63">
                  <c:v>170.82732174396489</c:v>
                </c:pt>
                <c:pt idx="64">
                  <c:v>172.87982182502734</c:v>
                </c:pt>
                <c:pt idx="65">
                  <c:v>175.10216023921961</c:v>
                </c:pt>
                <c:pt idx="66">
                  <c:v>177.51186454296069</c:v>
                </c:pt>
                <c:pt idx="67">
                  <c:v>-179.89981992244697</c:v>
                </c:pt>
                <c:pt idx="68">
                  <c:v>-177.06463179588263</c:v>
                </c:pt>
                <c:pt idx="69">
                  <c:v>-173.99658536910962</c:v>
                </c:pt>
                <c:pt idx="70">
                  <c:v>-170.68271598815892</c:v>
                </c:pt>
                <c:pt idx="71">
                  <c:v>-167.1102775812146</c:v>
                </c:pt>
                <c:pt idx="72">
                  <c:v>-164.25454273223866</c:v>
                </c:pt>
              </c:numCache>
            </c:numRef>
          </c:yVal>
          <c:smooth val="1"/>
          <c:extLst>
            <c:ext xmlns:c16="http://schemas.microsoft.com/office/drawing/2014/chart" uri="{C3380CC4-5D6E-409C-BE32-E72D297353CC}">
              <c16:uniqueId val="{00000003-DBC0-4DC7-99CA-4247386AFE39}"/>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0.00</c:formatCode>
                <c:ptCount val="73"/>
                <c:pt idx="0">
                  <c:v>50.577444398403152</c:v>
                </c:pt>
                <c:pt idx="1">
                  <c:v>54.295516580343239</c:v>
                </c:pt>
                <c:pt idx="2">
                  <c:v>55.124110293388313</c:v>
                </c:pt>
                <c:pt idx="3">
                  <c:v>57.149270528554872</c:v>
                </c:pt>
                <c:pt idx="4">
                  <c:v>58.382336854934664</c:v>
                </c:pt>
                <c:pt idx="5">
                  <c:v>59.77166551351538</c:v>
                </c:pt>
                <c:pt idx="6">
                  <c:v>61.318694365024477</c:v>
                </c:pt>
                <c:pt idx="7">
                  <c:v>63.015158271789318</c:v>
                </c:pt>
                <c:pt idx="8">
                  <c:v>64.861166524886983</c:v>
                </c:pt>
                <c:pt idx="9">
                  <c:v>66.853918540477238</c:v>
                </c:pt>
                <c:pt idx="10">
                  <c:v>68.990299522876711</c:v>
                </c:pt>
                <c:pt idx="11">
                  <c:v>71.266778004168984</c:v>
                </c:pt>
                <c:pt idx="12">
                  <c:v>73.679412674903745</c:v>
                </c:pt>
                <c:pt idx="13">
                  <c:v>76.224152934550787</c:v>
                </c:pt>
                <c:pt idx="14">
                  <c:v>78.89647003412226</c:v>
                </c:pt>
                <c:pt idx="15">
                  <c:v>81.695038819312671</c:v>
                </c:pt>
                <c:pt idx="16">
                  <c:v>84.609947955607893</c:v>
                </c:pt>
                <c:pt idx="17">
                  <c:v>87.638881838321623</c:v>
                </c:pt>
                <c:pt idx="18">
                  <c:v>90.778151893615274</c:v>
                </c:pt>
                <c:pt idx="19">
                  <c:v>94.023932933806805</c:v>
                </c:pt>
                <c:pt idx="20">
                  <c:v>97.37306234836548</c:v>
                </c:pt>
                <c:pt idx="21">
                  <c:v>100.82830656766879</c:v>
                </c:pt>
                <c:pt idx="22">
                  <c:v>104.37469271421405</c:v>
                </c:pt>
                <c:pt idx="23">
                  <c:v>108.01771266460405</c:v>
                </c:pt>
                <c:pt idx="24">
                  <c:v>111.75610274076413</c:v>
                </c:pt>
                <c:pt idx="25">
                  <c:v>111.00358586311297</c:v>
                </c:pt>
                <c:pt idx="26">
                  <c:v>114.13616867065407</c:v>
                </c:pt>
                <c:pt idx="27">
                  <c:v>117.19735708236664</c:v>
                </c:pt>
                <c:pt idx="28">
                  <c:v>120.17400884628258</c:v>
                </c:pt>
                <c:pt idx="29">
                  <c:v>123.05578229427294</c:v>
                </c:pt>
                <c:pt idx="30">
                  <c:v>125.83277292251533</c:v>
                </c:pt>
                <c:pt idx="31">
                  <c:v>128.49738500118244</c:v>
                </c:pt>
                <c:pt idx="32">
                  <c:v>131.04368948936434</c:v>
                </c:pt>
                <c:pt idx="33">
                  <c:v>133.46697320938063</c:v>
                </c:pt>
                <c:pt idx="34">
                  <c:v>135.76343829631796</c:v>
                </c:pt>
                <c:pt idx="35">
                  <c:v>137.91496975421865</c:v>
                </c:pt>
                <c:pt idx="36">
                  <c:v>139.92339820861798</c:v>
                </c:pt>
                <c:pt idx="37">
                  <c:v>141.8107867956156</c:v>
                </c:pt>
                <c:pt idx="38">
                  <c:v>143.56729931831342</c:v>
                </c:pt>
                <c:pt idx="39">
                  <c:v>145.19374179840085</c:v>
                </c:pt>
                <c:pt idx="40">
                  <c:v>146.69464981555919</c:v>
                </c:pt>
                <c:pt idx="41">
                  <c:v>148.07540595531415</c:v>
                </c:pt>
                <c:pt idx="42">
                  <c:v>149.3433600425719</c:v>
                </c:pt>
                <c:pt idx="43">
                  <c:v>150.507159733772</c:v>
                </c:pt>
                <c:pt idx="44">
                  <c:v>151.57661390304551</c:v>
                </c:pt>
                <c:pt idx="45">
                  <c:v>152.56251504421206</c:v>
                </c:pt>
                <c:pt idx="46">
                  <c:v>153.47643435001365</c:v>
                </c:pt>
                <c:pt idx="47">
                  <c:v>154.33077635765045</c:v>
                </c:pt>
                <c:pt idx="48">
                  <c:v>155.13875162601417</c:v>
                </c:pt>
                <c:pt idx="49">
                  <c:v>155.91407618522641</c:v>
                </c:pt>
                <c:pt idx="50">
                  <c:v>156.67103984355876</c:v>
                </c:pt>
                <c:pt idx="51">
                  <c:v>157.42436957359277</c:v>
                </c:pt>
                <c:pt idx="52">
                  <c:v>158.18895628452282</c:v>
                </c:pt>
                <c:pt idx="53">
                  <c:v>158.9806745052334</c:v>
                </c:pt>
                <c:pt idx="54">
                  <c:v>159.81236593723295</c:v>
                </c:pt>
                <c:pt idx="55">
                  <c:v>160.69889416694593</c:v>
                </c:pt>
                <c:pt idx="56">
                  <c:v>161.65483589172359</c:v>
                </c:pt>
                <c:pt idx="57">
                  <c:v>162.69438529014559</c:v>
                </c:pt>
                <c:pt idx="58">
                  <c:v>163.83158626556354</c:v>
                </c:pt>
                <c:pt idx="59">
                  <c:v>165.08037343025202</c:v>
                </c:pt>
                <c:pt idx="60">
                  <c:v>166.45439450740761</c:v>
                </c:pt>
                <c:pt idx="61">
                  <c:v>167.96684639453872</c:v>
                </c:pt>
                <c:pt idx="62">
                  <c:v>169.63059811592063</c:v>
                </c:pt>
                <c:pt idx="63">
                  <c:v>171.4582318067549</c:v>
                </c:pt>
                <c:pt idx="64">
                  <c:v>173.47216579914053</c:v>
                </c:pt>
                <c:pt idx="65">
                  <c:v>175.66757762432061</c:v>
                </c:pt>
                <c:pt idx="66">
                  <c:v>178.05692646503439</c:v>
                </c:pt>
                <c:pt idx="67">
                  <c:v>-179.37453968524881</c:v>
                </c:pt>
                <c:pt idx="68">
                  <c:v>-176.56193382739968</c:v>
                </c:pt>
                <c:pt idx="69">
                  <c:v>-173.5201992273326</c:v>
                </c:pt>
                <c:pt idx="70">
                  <c:v>-170.2381335496901</c:v>
                </c:pt>
                <c:pt idx="71">
                  <c:v>-166.70535414218875</c:v>
                </c:pt>
                <c:pt idx="72">
                  <c:v>-163.88568534851021</c:v>
                </c:pt>
              </c:numCache>
            </c:numRef>
          </c:yVal>
          <c:smooth val="1"/>
          <c:extLst>
            <c:ext xmlns:c16="http://schemas.microsoft.com/office/drawing/2014/chart" uri="{C3380CC4-5D6E-409C-BE32-E72D297353CC}">
              <c16:uniqueId val="{00000004-DBC0-4DC7-99CA-4247386AFE39}"/>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0.00</c:formatCode>
                <c:ptCount val="73"/>
                <c:pt idx="0">
                  <c:v>50.580818760395033</c:v>
                </c:pt>
                <c:pt idx="1">
                  <c:v>54.300779628753659</c:v>
                </c:pt>
                <c:pt idx="2">
                  <c:v>55.129615831375077</c:v>
                </c:pt>
                <c:pt idx="3">
                  <c:v>57.155370336770979</c:v>
                </c:pt>
                <c:pt idx="4">
                  <c:v>58.388511800765748</c:v>
                </c:pt>
                <c:pt idx="5">
                  <c:v>59.77784045934645</c:v>
                </c:pt>
                <c:pt idx="6">
                  <c:v>61.324773681163684</c:v>
                </c:pt>
                <c:pt idx="7">
                  <c:v>63.021073651313486</c:v>
                </c:pt>
                <c:pt idx="8">
                  <c:v>64.866856491565272</c:v>
                </c:pt>
                <c:pt idx="9">
                  <c:v>66.859328448772246</c:v>
                </c:pt>
                <c:pt idx="10">
                  <c:v>68.995388388633387</c:v>
                </c:pt>
                <c:pt idx="11">
                  <c:v>71.271525335311523</c:v>
                </c:pt>
                <c:pt idx="12">
                  <c:v>73.683791148662323</c:v>
                </c:pt>
                <c:pt idx="13">
                  <c:v>76.228162550925958</c:v>
                </c:pt>
                <c:pt idx="14">
                  <c:v>78.90011079311347</c:v>
                </c:pt>
                <c:pt idx="15">
                  <c:v>81.698338043689176</c:v>
                </c:pt>
                <c:pt idx="16">
                  <c:v>84.612926137447232</c:v>
                </c:pt>
                <c:pt idx="17">
                  <c:v>87.641579961776515</c:v>
                </c:pt>
                <c:pt idx="18">
                  <c:v>90.780617773532541</c:v>
                </c:pt>
                <c:pt idx="19">
                  <c:v>94.026221215724405</c:v>
                </c:pt>
                <c:pt idx="20">
                  <c:v>97.375234508514254</c:v>
                </c:pt>
                <c:pt idx="21">
                  <c:v>100.83043091297137</c:v>
                </c:pt>
                <c:pt idx="22">
                  <c:v>104.37683755159355</c:v>
                </c:pt>
                <c:pt idx="23">
                  <c:v>108.01993947029079</c:v>
                </c:pt>
                <c:pt idx="24">
                  <c:v>111.75848665237419</c:v>
                </c:pt>
                <c:pt idx="25">
                  <c:v>111.00407767295809</c:v>
                </c:pt>
                <c:pt idx="26">
                  <c:v>114.13689955472913</c:v>
                </c:pt>
                <c:pt idx="27">
                  <c:v>117.19850463867186</c:v>
                </c:pt>
                <c:pt idx="28">
                  <c:v>120.17570285797088</c:v>
                </c:pt>
                <c:pt idx="29">
                  <c:v>123.05815937519066</c:v>
                </c:pt>
                <c:pt idx="30">
                  <c:v>125.83594236373895</c:v>
                </c:pt>
                <c:pt idx="31">
                  <c:v>128.501415109634</c:v>
                </c:pt>
                <c:pt idx="32">
                  <c:v>131.04867589473682</c:v>
                </c:pt>
                <c:pt idx="33">
                  <c:v>133.47291591167405</c:v>
                </c:pt>
                <c:pt idx="34">
                  <c:v>135.77036461830102</c:v>
                </c:pt>
                <c:pt idx="35">
                  <c:v>137.92296166419973</c:v>
                </c:pt>
                <c:pt idx="36">
                  <c:v>139.93238739967336</c:v>
                </c:pt>
                <c:pt idx="37">
                  <c:v>141.82066397666929</c:v>
                </c:pt>
                <c:pt idx="38">
                  <c:v>143.57795519828784</c:v>
                </c:pt>
                <c:pt idx="39">
                  <c:v>145.2050397634502</c:v>
                </c:pt>
                <c:pt idx="40">
                  <c:v>146.70643959045364</c:v>
                </c:pt>
                <c:pt idx="41">
                  <c:v>148.08750994205462</c:v>
                </c:pt>
                <c:pt idx="42">
                  <c:v>149.3556143045422</c:v>
                </c:pt>
                <c:pt idx="43">
                  <c:v>150.51937301158895</c:v>
                </c:pt>
                <c:pt idx="44">
                  <c:v>151.58862226009353</c:v>
                </c:pt>
                <c:pt idx="45">
                  <c:v>152.57414088249203</c:v>
                </c:pt>
                <c:pt idx="46">
                  <c:v>153.48752739429463</c:v>
                </c:pt>
                <c:pt idx="47">
                  <c:v>154.34119999408722</c:v>
                </c:pt>
                <c:pt idx="48">
                  <c:v>155.1484102249143</c:v>
                </c:pt>
                <c:pt idx="49">
                  <c:v>155.9228877782821</c:v>
                </c:pt>
                <c:pt idx="50">
                  <c:v>156.67893612384742</c:v>
                </c:pt>
                <c:pt idx="51">
                  <c:v>157.43130955696049</c:v>
                </c:pt>
                <c:pt idx="52">
                  <c:v>158.19495363235421</c:v>
                </c:pt>
                <c:pt idx="53">
                  <c:v>158.98575654029835</c:v>
                </c:pt>
                <c:pt idx="54">
                  <c:v>159.81654632091491</c:v>
                </c:pt>
                <c:pt idx="55">
                  <c:v>160.70226852893796</c:v>
                </c:pt>
                <c:pt idx="56">
                  <c:v>161.65747253894764</c:v>
                </c:pt>
                <c:pt idx="57">
                  <c:v>162.69637985229471</c:v>
                </c:pt>
                <c:pt idx="58">
                  <c:v>163.83303437232959</c:v>
                </c:pt>
                <c:pt idx="59">
                  <c:v>165.08139803409554</c:v>
                </c:pt>
                <c:pt idx="60">
                  <c:v>166.45509123802165</c:v>
                </c:pt>
                <c:pt idx="61">
                  <c:v>167.96733820438382</c:v>
                </c:pt>
                <c:pt idx="62">
                  <c:v>169.63099429607388</c:v>
                </c:pt>
                <c:pt idx="63">
                  <c:v>171.45862798690757</c:v>
                </c:pt>
                <c:pt idx="64">
                  <c:v>173.472643947601</c:v>
                </c:pt>
                <c:pt idx="65">
                  <c:v>175.66821970939611</c:v>
                </c:pt>
                <c:pt idx="66">
                  <c:v>178.05775980949363</c:v>
                </c:pt>
                <c:pt idx="67">
                  <c:v>-179.37346043586675</c:v>
                </c:pt>
                <c:pt idx="68">
                  <c:v>-176.56059501171072</c:v>
                </c:pt>
                <c:pt idx="69">
                  <c:v>-173.51857352256746</c:v>
                </c:pt>
                <c:pt idx="70">
                  <c:v>-170.23620729446358</c:v>
                </c:pt>
                <c:pt idx="71">
                  <c:v>-166.70314099788666</c:v>
                </c:pt>
                <c:pt idx="72">
                  <c:v>-163.88329460620841</c:v>
                </c:pt>
              </c:numCache>
            </c:numRef>
          </c:yVal>
          <c:smooth val="1"/>
          <c:extLst>
            <c:ext xmlns:c16="http://schemas.microsoft.com/office/drawing/2014/chart" uri="{C3380CC4-5D6E-409C-BE32-E72D297353CC}">
              <c16:uniqueId val="{00000005-DBC0-4DC7-99CA-4247386AFE39}"/>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0.00</c:formatCode>
                <c:ptCount val="73"/>
                <c:pt idx="0">
                  <c:v>7.5964504659175658</c:v>
                </c:pt>
                <c:pt idx="1">
                  <c:v>7.2830711111426112</c:v>
                </c:pt>
                <c:pt idx="2">
                  <c:v>7.3130416274070358</c:v>
                </c:pt>
                <c:pt idx="3">
                  <c:v>6.3798759922384747</c:v>
                </c:pt>
                <c:pt idx="4">
                  <c:v>6.2262904375791495</c:v>
                </c:pt>
                <c:pt idx="5">
                  <c:v>6.030781508982157</c:v>
                </c:pt>
                <c:pt idx="6">
                  <c:v>5.7945210970937966</c:v>
                </c:pt>
                <c:pt idx="7">
                  <c:v>5.5214978992938946</c:v>
                </c:pt>
                <c:pt idx="8">
                  <c:v>5.2134498998522734</c:v>
                </c:pt>
                <c:pt idx="9">
                  <c:v>4.8728860974311781</c:v>
                </c:pt>
                <c:pt idx="10">
                  <c:v>4.5024059973657078</c:v>
                </c:pt>
                <c:pt idx="11">
                  <c:v>4.1047294959425891</c:v>
                </c:pt>
                <c:pt idx="12">
                  <c:v>3.6826179005205573</c:v>
                </c:pt>
                <c:pt idx="13">
                  <c:v>3.238752898201342</c:v>
                </c:pt>
                <c:pt idx="14">
                  <c:v>2.7757990993559361</c:v>
                </c:pt>
                <c:pt idx="15">
                  <c:v>2.2961015660315707</c:v>
                </c:pt>
                <c:pt idx="16">
                  <c:v>1.803029750660061</c:v>
                </c:pt>
                <c:pt idx="17">
                  <c:v>1.2987253954634044</c:v>
                </c:pt>
                <c:pt idx="18">
                  <c:v>0.78482231665402125</c:v>
                </c:pt>
                <c:pt idx="19">
                  <c:v>0.26232886849902542</c:v>
                </c:pt>
                <c:pt idx="20">
                  <c:v>-0.26819736706092945</c:v>
                </c:pt>
                <c:pt idx="21">
                  <c:v>-0.80592477992176514</c:v>
                </c:pt>
                <c:pt idx="22">
                  <c:v>-1.350483365356919</c:v>
                </c:pt>
                <c:pt idx="23">
                  <c:v>-1.9020811926573513</c:v>
                </c:pt>
                <c:pt idx="24">
                  <c:v>-2.4614312153309537</c:v>
                </c:pt>
                <c:pt idx="25">
                  <c:v>-1.7386786524206399</c:v>
                </c:pt>
                <c:pt idx="26">
                  <c:v>-2.0888261295855046</c:v>
                </c:pt>
                <c:pt idx="27">
                  <c:v>-2.3906353589147322</c:v>
                </c:pt>
                <c:pt idx="28">
                  <c:v>-2.6429288998246192</c:v>
                </c:pt>
                <c:pt idx="29">
                  <c:v>-2.8451466355472794</c:v>
                </c:pt>
                <c:pt idx="30">
                  <c:v>-2.9973865438252663</c:v>
                </c:pt>
                <c:pt idx="31">
                  <c:v>-3.1006781380623534</c:v>
                </c:pt>
                <c:pt idx="32">
                  <c:v>-3.1567933425307251</c:v>
                </c:pt>
                <c:pt idx="33">
                  <c:v>-3.1681071035563937</c:v>
                </c:pt>
                <c:pt idx="34">
                  <c:v>-3.1374607756733872</c:v>
                </c:pt>
                <c:pt idx="35">
                  <c:v>-3.0646413266658756</c:v>
                </c:pt>
                <c:pt idx="36">
                  <c:v>-2.9553269829601043</c:v>
                </c:pt>
                <c:pt idx="37">
                  <c:v>-2.8177828822284887</c:v>
                </c:pt>
                <c:pt idx="38">
                  <c:v>-2.6518111478537318</c:v>
                </c:pt>
                <c:pt idx="39">
                  <c:v>-2.4596370913088315</c:v>
                </c:pt>
                <c:pt idx="40">
                  <c:v>-2.2442726209759694</c:v>
                </c:pt>
                <c:pt idx="41">
                  <c:v>-2.0091044794768069</c:v>
                </c:pt>
                <c:pt idx="42">
                  <c:v>-1.7578849582001532</c:v>
                </c:pt>
                <c:pt idx="43">
                  <c:v>-1.4945972045883487</c:v>
                </c:pt>
                <c:pt idx="44">
                  <c:v>-1.223139836266635</c:v>
                </c:pt>
                <c:pt idx="45">
                  <c:v>-0.94706940259784378</c:v>
                </c:pt>
                <c:pt idx="46">
                  <c:v>-0.66954461848363267</c:v>
                </c:pt>
                <c:pt idx="47">
                  <c:v>-0.39350532316602743</c:v>
                </c:pt>
                <c:pt idx="48">
                  <c:v>-0.12194235927890947</c:v>
                </c:pt>
                <c:pt idx="49">
                  <c:v>0.14192029314581259</c:v>
                </c:pt>
                <c:pt idx="50">
                  <c:v>0.39455135297030158</c:v>
                </c:pt>
                <c:pt idx="51">
                  <c:v>0.63222774602472409</c:v>
                </c:pt>
                <c:pt idx="52">
                  <c:v>0.85130448415875426</c:v>
                </c:pt>
                <c:pt idx="53">
                  <c:v>1.0477567953988904</c:v>
                </c:pt>
                <c:pt idx="54">
                  <c:v>1.2195167943835237</c:v>
                </c:pt>
                <c:pt idx="55">
                  <c:v>1.3628009179607006</c:v>
                </c:pt>
                <c:pt idx="56">
                  <c:v>1.4740960557013716</c:v>
                </c:pt>
                <c:pt idx="57">
                  <c:v>1.5493545955046992</c:v>
                </c:pt>
                <c:pt idx="58">
                  <c:v>1.5838387051597205</c:v>
                </c:pt>
                <c:pt idx="59">
                  <c:v>1.5722396560013245</c:v>
                </c:pt>
                <c:pt idx="60">
                  <c:v>1.5087790025398133</c:v>
                </c:pt>
                <c:pt idx="61">
                  <c:v>1.3873111495748141</c:v>
                </c:pt>
                <c:pt idx="62">
                  <c:v>1.2011977314949016</c:v>
                </c:pt>
                <c:pt idx="63">
                  <c:v>0.94302232414483877</c:v>
                </c:pt>
                <c:pt idx="64">
                  <c:v>0.59968397989868771</c:v>
                </c:pt>
                <c:pt idx="65">
                  <c:v>0.16861422504298343</c:v>
                </c:pt>
                <c:pt idx="66">
                  <c:v>-0.36234960174187991</c:v>
                </c:pt>
                <c:pt idx="67">
                  <c:v>-1.0070543009787774</c:v>
                </c:pt>
                <c:pt idx="68">
                  <c:v>-1.7796559754759051</c:v>
                </c:pt>
                <c:pt idx="69">
                  <c:v>-2.6957713488489365</c:v>
                </c:pt>
                <c:pt idx="70">
                  <c:v>-3.7723800279200068</c:v>
                </c:pt>
                <c:pt idx="71">
                  <c:v>-5.0279197588562914</c:v>
                </c:pt>
                <c:pt idx="72">
                  <c:v>-6.0987836122512791</c:v>
                </c:pt>
              </c:numCache>
            </c:numRef>
          </c:yVal>
          <c:smooth val="1"/>
          <c:extLst>
            <c:ext xmlns:c16="http://schemas.microsoft.com/office/drawing/2014/chart" uri="{C3380CC4-5D6E-409C-BE32-E72D297353CC}">
              <c16:uniqueId val="{00000006-DBC0-4DC7-99CA-4247386AFE39}"/>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0.00</c:formatCode>
                <c:ptCount val="73"/>
                <c:pt idx="0">
                  <c:v>7.6394906580447666</c:v>
                </c:pt>
                <c:pt idx="1">
                  <c:v>7.328485822677556</c:v>
                </c:pt>
                <c:pt idx="2">
                  <c:v>7.359020724892595</c:v>
                </c:pt>
                <c:pt idx="3">
                  <c:v>6.4258252054452472</c:v>
                </c:pt>
                <c:pt idx="4">
                  <c:v>6.2728552669286284</c:v>
                </c:pt>
                <c:pt idx="5">
                  <c:v>6.0779978156089776</c:v>
                </c:pt>
                <c:pt idx="6">
                  <c:v>5.8424046769737634</c:v>
                </c:pt>
                <c:pt idx="7">
                  <c:v>5.5700440563261457</c:v>
                </c:pt>
                <c:pt idx="8">
                  <c:v>5.2626330189406847</c:v>
                </c:pt>
                <c:pt idx="9">
                  <c:v>4.9226613521575908</c:v>
                </c:pt>
                <c:pt idx="10">
                  <c:v>4.5527110576629628</c:v>
                </c:pt>
                <c:pt idx="11">
                  <c:v>4.1554883703589427</c:v>
                </c:pt>
                <c:pt idx="12">
                  <c:v>3.7337434977293014</c:v>
                </c:pt>
                <c:pt idx="13">
                  <c:v>3.2901527903974053</c:v>
                </c:pt>
                <c:pt idx="14">
                  <c:v>2.8273774433881016</c:v>
                </c:pt>
                <c:pt idx="15">
                  <c:v>2.3477618783712364</c:v>
                </c:pt>
                <c:pt idx="16">
                  <c:v>1.8546849399805061</c:v>
                </c:pt>
                <c:pt idx="17">
                  <c:v>1.3502940271049728</c:v>
                </c:pt>
                <c:pt idx="18">
                  <c:v>0.83623282844200297</c:v>
                </c:pt>
                <c:pt idx="19">
                  <c:v>0.31352130509912945</c:v>
                </c:pt>
                <c:pt idx="20">
                  <c:v>-0.21726940632797739</c:v>
                </c:pt>
                <c:pt idx="21">
                  <c:v>-0.75529328724369182</c:v>
                </c:pt>
                <c:pt idx="22">
                  <c:v>-1.3001616552472086</c:v>
                </c:pt>
                <c:pt idx="23">
                  <c:v>-1.8520683579146822</c:v>
                </c:pt>
                <c:pt idx="24">
                  <c:v>-2.4117112465202779</c:v>
                </c:pt>
                <c:pt idx="25">
                  <c:v>-1.6901001563295674</c:v>
                </c:pt>
                <c:pt idx="26">
                  <c:v>-2.0407459538429946</c:v>
                </c:pt>
                <c:pt idx="27">
                  <c:v>-2.3430811464786494</c:v>
                </c:pt>
                <c:pt idx="28">
                  <c:v>-2.5959062006324518</c:v>
                </c:pt>
                <c:pt idx="29">
                  <c:v>-2.7986402940005055</c:v>
                </c:pt>
                <c:pt idx="30">
                  <c:v>-2.9513583507388828</c:v>
                </c:pt>
                <c:pt idx="31">
                  <c:v>-3.0550691787153474</c:v>
                </c:pt>
                <c:pt idx="32">
                  <c:v>-3.1115267716348165</c:v>
                </c:pt>
                <c:pt idx="33">
                  <c:v>-3.1230919875204521</c:v>
                </c:pt>
                <c:pt idx="34">
                  <c:v>-3.0925972156226633</c:v>
                </c:pt>
                <c:pt idx="35">
                  <c:v>-3.0198142681270812</c:v>
                </c:pt>
                <c:pt idx="36">
                  <c:v>-2.9104239329695667</c:v>
                </c:pt>
                <c:pt idx="37">
                  <c:v>-2.7727116264402838</c:v>
                </c:pt>
                <c:pt idx="38">
                  <c:v>-2.6064747758209665</c:v>
                </c:pt>
                <c:pt idx="39">
                  <c:v>-2.413944029062983</c:v>
                </c:pt>
                <c:pt idx="40">
                  <c:v>-2.1981432482600205</c:v>
                </c:pt>
                <c:pt idx="41">
                  <c:v>-1.9624724105000466</c:v>
                </c:pt>
                <c:pt idx="42">
                  <c:v>-1.71070003006607</c:v>
                </c:pt>
                <c:pt idx="43">
                  <c:v>-1.4468256907537576</c:v>
                </c:pt>
                <c:pt idx="44">
                  <c:v>-1.1747657272964664</c:v>
                </c:pt>
                <c:pt idx="45">
                  <c:v>-0.89809387251734396</c:v>
                </c:pt>
                <c:pt idx="46">
                  <c:v>-0.61998575795441724</c:v>
                </c:pt>
                <c:pt idx="47">
                  <c:v>-0.34339637844823301</c:v>
                </c:pt>
                <c:pt idx="48">
                  <c:v>-7.1330698288511463E-2</c:v>
                </c:pt>
                <c:pt idx="49">
                  <c:v>0.19297523538116365</c:v>
                </c:pt>
                <c:pt idx="50">
                  <c:v>0.44598011551424843</c:v>
                </c:pt>
                <c:pt idx="51">
                  <c:v>0.68395348358899333</c:v>
                </c:pt>
                <c:pt idx="52">
                  <c:v>0.90324570871889365</c:v>
                </c:pt>
                <c:pt idx="53">
                  <c:v>1.0998283367603985</c:v>
                </c:pt>
                <c:pt idx="54">
                  <c:v>1.2716398861259186</c:v>
                </c:pt>
                <c:pt idx="55">
                  <c:v>1.4148989282548425</c:v>
                </c:pt>
                <c:pt idx="56">
                  <c:v>1.5260993968695373</c:v>
                </c:pt>
                <c:pt idx="57">
                  <c:v>1.6012033922597748</c:v>
                </c:pt>
                <c:pt idx="58">
                  <c:v>1.6354841820895629</c:v>
                </c:pt>
                <c:pt idx="59">
                  <c:v>1.6236458452418432</c:v>
                </c:pt>
                <c:pt idx="60">
                  <c:v>1.5599244514480193</c:v>
                </c:pt>
                <c:pt idx="61">
                  <c:v>1.4381902014836652</c:v>
                </c:pt>
                <c:pt idx="62">
                  <c:v>1.2518203122541294</c:v>
                </c:pt>
                <c:pt idx="63">
                  <c:v>0.99341468922793741</c:v>
                </c:pt>
                <c:pt idx="64">
                  <c:v>0.64989159610122216</c:v>
                </c:pt>
                <c:pt idx="65">
                  <c:v>0.21869241830427147</c:v>
                </c:pt>
                <c:pt idx="66">
                  <c:v>-0.31233191080391387</c:v>
                </c:pt>
                <c:pt idx="67">
                  <c:v>-0.9570156376808826</c:v>
                </c:pt>
                <c:pt idx="68">
                  <c:v>-1.7295053528621764</c:v>
                </c:pt>
                <c:pt idx="69">
                  <c:v>-2.6454110026359547</c:v>
                </c:pt>
                <c:pt idx="70">
                  <c:v>-3.7217069640755636</c:v>
                </c:pt>
                <c:pt idx="71">
                  <c:v>-4.9768308766186236</c:v>
                </c:pt>
                <c:pt idx="72">
                  <c:v>-6.0473156265914039</c:v>
                </c:pt>
              </c:numCache>
            </c:numRef>
          </c:yVal>
          <c:smooth val="1"/>
          <c:extLst>
            <c:ext xmlns:c16="http://schemas.microsoft.com/office/drawing/2014/chart" uri="{C3380CC4-5D6E-409C-BE32-E72D297353CC}">
              <c16:uniqueId val="{00000007-DBC0-4DC7-99CA-4247386AFE39}"/>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0.00</c:formatCode>
                <c:ptCount val="73"/>
                <c:pt idx="0">
                  <c:v>7.7203430011867997</c:v>
                </c:pt>
                <c:pt idx="1">
                  <c:v>7.4101937100291124</c:v>
                </c:pt>
                <c:pt idx="2">
                  <c:v>7.4434694275259474</c:v>
                </c:pt>
                <c:pt idx="3">
                  <c:v>6.4960011765360326</c:v>
                </c:pt>
                <c:pt idx="4">
                  <c:v>6.3446718849241224</c:v>
                </c:pt>
                <c:pt idx="5">
                  <c:v>6.1516202978789734</c:v>
                </c:pt>
                <c:pt idx="6">
                  <c:v>5.917971771955485</c:v>
                </c:pt>
                <c:pt idx="7">
                  <c:v>5.6476714588701702</c:v>
                </c:pt>
                <c:pt idx="8">
                  <c:v>5.3424052588641615</c:v>
                </c:pt>
                <c:pt idx="9">
                  <c:v>5.0046185597777315</c:v>
                </c:pt>
                <c:pt idx="10">
                  <c:v>4.6368519522249683</c:v>
                </c:pt>
                <c:pt idx="11">
                  <c:v>4.2417736753821327</c:v>
                </c:pt>
                <c:pt idx="12">
                  <c:v>3.8221002101898169</c:v>
                </c:pt>
                <c:pt idx="13">
                  <c:v>3.3804788768291436</c:v>
                </c:pt>
                <c:pt idx="14">
                  <c:v>2.9195448283106069</c:v>
                </c:pt>
                <c:pt idx="15">
                  <c:v>2.4416215673089012</c:v>
                </c:pt>
                <c:pt idx="16">
                  <c:v>1.9500830288976418</c:v>
                </c:pt>
                <c:pt idx="17">
                  <c:v>1.4470662591978865</c:v>
                </c:pt>
                <c:pt idx="18">
                  <c:v>0.93419931102543785</c:v>
                </c:pt>
                <c:pt idx="19">
                  <c:v>0.41248341444879716</c:v>
                </c:pt>
                <c:pt idx="20">
                  <c:v>-0.11752821116242525</c:v>
                </c:pt>
                <c:pt idx="21">
                  <c:v>-0.6549983924254752</c:v>
                </c:pt>
                <c:pt idx="22">
                  <c:v>-1.1995230378583044</c:v>
                </c:pt>
                <c:pt idx="23">
                  <c:v>-1.7513025188818521</c:v>
                </c:pt>
                <c:pt idx="24">
                  <c:v>-2.3110319651663249</c:v>
                </c:pt>
                <c:pt idx="25">
                  <c:v>-1.5706544017419186</c:v>
                </c:pt>
                <c:pt idx="26">
                  <c:v>-1.9210671018809025</c:v>
                </c:pt>
                <c:pt idx="27">
                  <c:v>-2.2235952615737902</c:v>
                </c:pt>
                <c:pt idx="28">
                  <c:v>-2.4769940938800543</c:v>
                </c:pt>
                <c:pt idx="29">
                  <c:v>-2.6806306924670911</c:v>
                </c:pt>
                <c:pt idx="30">
                  <c:v>-2.8345223475247581</c:v>
                </c:pt>
                <c:pt idx="31">
                  <c:v>-2.9396202329546166</c:v>
                </c:pt>
                <c:pt idx="32">
                  <c:v>-2.9976288199424741</c:v>
                </c:pt>
                <c:pt idx="33">
                  <c:v>-3.0108662746846666</c:v>
                </c:pt>
                <c:pt idx="34">
                  <c:v>-2.9821278445422594</c:v>
                </c:pt>
                <c:pt idx="35">
                  <c:v>-2.9111460652202337</c:v>
                </c:pt>
                <c:pt idx="36">
                  <c:v>-2.8035667173564423</c:v>
                </c:pt>
                <c:pt idx="37">
                  <c:v>-2.6676540847867702</c:v>
                </c:pt>
                <c:pt idx="38">
                  <c:v>-2.503171014413236</c:v>
                </c:pt>
                <c:pt idx="39">
                  <c:v>-2.3123114392161326</c:v>
                </c:pt>
                <c:pt idx="40">
                  <c:v>-2.0980672024190419</c:v>
                </c:pt>
                <c:pt idx="41">
                  <c:v>-1.8638199236243911</c:v>
                </c:pt>
                <c:pt idx="42">
                  <c:v>-1.61333139315247</c:v>
                </c:pt>
                <c:pt idx="43">
                  <c:v>-1.3506047168746573</c:v>
                </c:pt>
                <c:pt idx="44">
                  <c:v>-1.079561672732229</c:v>
                </c:pt>
                <c:pt idx="45">
                  <c:v>-0.80378026273101055</c:v>
                </c:pt>
                <c:pt idx="46">
                  <c:v>-0.52643723906949125</c:v>
                </c:pt>
                <c:pt idx="47">
                  <c:v>-0.25048938430845724</c:v>
                </c:pt>
                <c:pt idx="48">
                  <c:v>2.1050589362857839E-2</c:v>
                </c:pt>
                <c:pt idx="49">
                  <c:v>0.28492941465228777</c:v>
                </c:pt>
                <c:pt idx="50">
                  <c:v>0.53757932558655697</c:v>
                </c:pt>
                <c:pt idx="51">
                  <c:v>0.77523762797936635</c:v>
                </c:pt>
                <c:pt idx="52">
                  <c:v>0.99422380607574934</c:v>
                </c:pt>
                <c:pt idx="53">
                  <c:v>1.1904836839064905</c:v>
                </c:pt>
                <c:pt idx="54">
                  <c:v>1.3619337402284117</c:v>
                </c:pt>
                <c:pt idx="55">
                  <c:v>1.5047744024544951</c:v>
                </c:pt>
                <c:pt idx="56">
                  <c:v>1.6154798593372097</c:v>
                </c:pt>
                <c:pt idx="57">
                  <c:v>1.6899854220449888</c:v>
                </c:pt>
                <c:pt idx="58">
                  <c:v>1.7235323393717357</c:v>
                </c:pt>
                <c:pt idx="59">
                  <c:v>1.7107895761728253</c:v>
                </c:pt>
                <c:pt idx="60">
                  <c:v>1.6459609698504163</c:v>
                </c:pt>
                <c:pt idx="61">
                  <c:v>1.5228885445743752</c:v>
                </c:pt>
                <c:pt idx="62">
                  <c:v>1.334926997311408</c:v>
                </c:pt>
                <c:pt idx="63">
                  <c:v>1.0746545674279275</c:v>
                </c:pt>
                <c:pt idx="64">
                  <c:v>0.72895194981246803</c:v>
                </c:pt>
                <c:pt idx="65">
                  <c:v>0.29525160463526839</c:v>
                </c:pt>
                <c:pt idx="66">
                  <c:v>-0.23863143590278912</c:v>
                </c:pt>
                <c:pt idx="67">
                  <c:v>-0.88657294940203291</c:v>
                </c:pt>
                <c:pt idx="68">
                  <c:v>-1.6627621248364435</c:v>
                </c:pt>
                <c:pt idx="69">
                  <c:v>-2.5828521072864485</c:v>
                </c:pt>
                <c:pt idx="70">
                  <c:v>-3.6638561233878084</c:v>
                </c:pt>
                <c:pt idx="71">
                  <c:v>-4.9242422305047491</c:v>
                </c:pt>
                <c:pt idx="72">
                  <c:v>-5.999049527943118</c:v>
                </c:pt>
              </c:numCache>
            </c:numRef>
          </c:yVal>
          <c:smooth val="1"/>
          <c:extLst>
            <c:ext xmlns:c16="http://schemas.microsoft.com/office/drawing/2014/chart" uri="{C3380CC4-5D6E-409C-BE32-E72D297353CC}">
              <c16:uniqueId val="{00000008-DBC0-4DC7-99CA-4247386AFE39}"/>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0.00</c:formatCode>
                <c:ptCount val="73"/>
                <c:pt idx="0">
                  <c:v>7.5856186956167102</c:v>
                </c:pt>
                <c:pt idx="1">
                  <c:v>7.2767356440424864</c:v>
                </c:pt>
                <c:pt idx="2">
                  <c:v>7.3097347185015167</c:v>
                </c:pt>
                <c:pt idx="3">
                  <c:v>6.3655695341527281</c:v>
                </c:pt>
                <c:pt idx="4">
                  <c:v>6.2117764972150056</c:v>
                </c:pt>
                <c:pt idx="5">
                  <c:v>6.0145966105162838</c:v>
                </c:pt>
                <c:pt idx="6">
                  <c:v>5.7752777561545328</c:v>
                </c:pt>
                <c:pt idx="7">
                  <c:v>5.4979580529034138</c:v>
                </c:pt>
                <c:pt idx="8">
                  <c:v>5.1844886183738694</c:v>
                </c:pt>
                <c:pt idx="9">
                  <c:v>4.8375496454536915</c:v>
                </c:pt>
                <c:pt idx="10">
                  <c:v>4.45993872955441</c:v>
                </c:pt>
                <c:pt idx="11">
                  <c:v>4.0545922145247451</c:v>
                </c:pt>
                <c:pt idx="12">
                  <c:v>3.6245040781795961</c:v>
                </c:pt>
                <c:pt idx="13">
                  <c:v>3.1725899588316668</c:v>
                </c:pt>
                <c:pt idx="14">
                  <c:v>2.7017511930316656</c:v>
                </c:pt>
                <c:pt idx="15">
                  <c:v>2.2145774669945237</c:v>
                </c:pt>
                <c:pt idx="16">
                  <c:v>1.7146320540457924</c:v>
                </c:pt>
                <c:pt idx="17">
                  <c:v>1.2042576681822488</c:v>
                </c:pt>
                <c:pt idx="18">
                  <c:v>0.68525099493563157</c:v>
                </c:pt>
                <c:pt idx="19">
                  <c:v>0.15874683642759918</c:v>
                </c:pt>
                <c:pt idx="20">
                  <c:v>-0.37460463750176087</c:v>
                </c:pt>
                <c:pt idx="21">
                  <c:v>-0.91381439063697845</c:v>
                </c:pt>
                <c:pt idx="22">
                  <c:v>-1.4587003156542724</c:v>
                </c:pt>
                <c:pt idx="23">
                  <c:v>-2.009389020502562</c:v>
                </c:pt>
                <c:pt idx="24">
                  <c:v>-2.5666620858013607</c:v>
                </c:pt>
                <c:pt idx="25">
                  <c:v>-1.8260489702224703</c:v>
                </c:pt>
                <c:pt idx="26">
                  <c:v>-2.1695550933480257</c:v>
                </c:pt>
                <c:pt idx="27">
                  <c:v>-2.4623939160257549</c:v>
                </c:pt>
                <c:pt idx="28">
                  <c:v>-2.7036260046064831</c:v>
                </c:pt>
                <c:pt idx="29">
                  <c:v>-2.8929751429706765</c:v>
                </c:pt>
                <c:pt idx="30">
                  <c:v>-3.0308656878769393</c:v>
                </c:pt>
                <c:pt idx="31">
                  <c:v>-3.1186966504901621</c:v>
                </c:pt>
                <c:pt idx="32">
                  <c:v>-3.158640190958975</c:v>
                </c:pt>
                <c:pt idx="33">
                  <c:v>-3.1534877143800224</c:v>
                </c:pt>
                <c:pt idx="34">
                  <c:v>-3.1065083473920785</c:v>
                </c:pt>
                <c:pt idx="35">
                  <c:v>-3.0179987981915462</c:v>
                </c:pt>
                <c:pt idx="36">
                  <c:v>-2.894083209335804</c:v>
                </c:pt>
                <c:pt idx="37">
                  <c:v>-2.7431844647973769</c:v>
                </c:pt>
                <c:pt idx="38">
                  <c:v>-2.5655145294964306</c:v>
                </c:pt>
                <c:pt idx="39">
                  <c:v>-2.3636321380734393</c:v>
                </c:pt>
                <c:pt idx="40">
                  <c:v>-2.1408070575445857</c:v>
                </c:pt>
                <c:pt idx="41">
                  <c:v>-1.9006384223699513</c:v>
                </c:pt>
                <c:pt idx="42">
                  <c:v>-1.6470425672829101</c:v>
                </c:pt>
                <c:pt idx="43">
                  <c:v>-1.3841142788529381</c:v>
                </c:pt>
                <c:pt idx="44">
                  <c:v>-1.1158034048974488</c:v>
                </c:pt>
                <c:pt idx="45">
                  <c:v>-0.84565427424385631</c:v>
                </c:pt>
                <c:pt idx="46">
                  <c:v>-0.576752118486907</c:v>
                </c:pt>
                <c:pt idx="47">
                  <c:v>-0.31190629997290625</c:v>
                </c:pt>
                <c:pt idx="48">
                  <c:v>-5.3928218915825679E-2</c:v>
                </c:pt>
                <c:pt idx="49">
                  <c:v>0.19417543604504262</c:v>
                </c:pt>
                <c:pt idx="50">
                  <c:v>0.4291233544237909</c:v>
                </c:pt>
                <c:pt idx="51">
                  <c:v>0.64747326420619578</c:v>
                </c:pt>
                <c:pt idx="52">
                  <c:v>0.84588502356782402</c:v>
                </c:pt>
                <c:pt idx="53">
                  <c:v>1.0206420421600322</c:v>
                </c:pt>
                <c:pt idx="54">
                  <c:v>1.1700513755902642</c:v>
                </c:pt>
                <c:pt idx="55">
                  <c:v>1.2906379625201185</c:v>
                </c:pt>
                <c:pt idx="56">
                  <c:v>1.3792088812217105</c:v>
                </c:pt>
                <c:pt idx="57">
                  <c:v>1.4320099191740119</c:v>
                </c:pt>
                <c:pt idx="58">
                  <c:v>1.4445665460079888</c:v>
                </c:pt>
                <c:pt idx="59">
                  <c:v>1.4117934180423599</c:v>
                </c:pt>
                <c:pt idx="60">
                  <c:v>1.3280949175357777</c:v>
                </c:pt>
                <c:pt idx="61">
                  <c:v>1.1874625967815486</c:v>
                </c:pt>
                <c:pt idx="62">
                  <c:v>0.98334592860191916</c:v>
                </c:pt>
                <c:pt idx="63">
                  <c:v>0.70836088126525221</c:v>
                </c:pt>
                <c:pt idx="64">
                  <c:v>0.34943991350010001</c:v>
                </c:pt>
                <c:pt idx="65">
                  <c:v>-9.6191102941520154E-2</c:v>
                </c:pt>
                <c:pt idx="66">
                  <c:v>-0.64081323249265398</c:v>
                </c:pt>
                <c:pt idx="67">
                  <c:v>-1.298462413810191</c:v>
                </c:pt>
                <c:pt idx="68">
                  <c:v>-2.0835611600428794</c:v>
                </c:pt>
                <c:pt idx="69">
                  <c:v>-3.0120392326265537</c:v>
                </c:pt>
                <c:pt idx="70">
                  <c:v>-4.1012283392250488</c:v>
                </c:pt>
                <c:pt idx="71">
                  <c:v>-5.3699513062834709</c:v>
                </c:pt>
                <c:pt idx="72">
                  <c:v>-6.4513386949896754</c:v>
                </c:pt>
              </c:numCache>
            </c:numRef>
          </c:yVal>
          <c:smooth val="1"/>
          <c:extLst>
            <c:ext xmlns:c16="http://schemas.microsoft.com/office/drawing/2014/chart" uri="{C3380CC4-5D6E-409C-BE32-E72D297353CC}">
              <c16:uniqueId val="{00000009-DBC0-4DC7-99CA-4247386AFE39}"/>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0.00</c:formatCode>
                <c:ptCount val="73"/>
                <c:pt idx="0">
                  <c:v>7.5846137300133671</c:v>
                </c:pt>
                <c:pt idx="1">
                  <c:v>7.2760363519191564</c:v>
                </c:pt>
                <c:pt idx="2">
                  <c:v>7.3090285956859251</c:v>
                </c:pt>
                <c:pt idx="3">
                  <c:v>6.3648373693227427</c:v>
                </c:pt>
                <c:pt idx="4">
                  <c:v>6.211048601567704</c:v>
                </c:pt>
                <c:pt idx="5">
                  <c:v>6.013872130215141</c:v>
                </c:pt>
                <c:pt idx="6">
                  <c:v>5.7745571181177828</c:v>
                </c:pt>
                <c:pt idx="7">
                  <c:v>5.4972404032945592</c:v>
                </c:pt>
                <c:pt idx="8">
                  <c:v>5.1837739571928934</c:v>
                </c:pt>
                <c:pt idx="9">
                  <c:v>4.8368383996188626</c:v>
                </c:pt>
                <c:pt idx="10">
                  <c:v>4.4592300452291918</c:v>
                </c:pt>
                <c:pt idx="11">
                  <c:v>4.0538882263004723</c:v>
                </c:pt>
                <c:pt idx="12">
                  <c:v>3.6238047860562759</c:v>
                </c:pt>
                <c:pt idx="13">
                  <c:v>3.1718974974006411</c:v>
                </c:pt>
                <c:pt idx="14">
                  <c:v>2.7010670565068673</c:v>
                </c:pt>
                <c:pt idx="15">
                  <c:v>2.2139037899672953</c:v>
                </c:pt>
                <c:pt idx="16">
                  <c:v>1.7139711845666152</c:v>
                </c:pt>
                <c:pt idx="17">
                  <c:v>1.2036120610311576</c:v>
                </c:pt>
                <c:pt idx="18">
                  <c:v>0.68462331835180079</c:v>
                </c:pt>
                <c:pt idx="19">
                  <c:v>0.15813979867380082</c:v>
                </c:pt>
                <c:pt idx="20">
                  <c:v>-0.37518820809200376</c:v>
                </c:pt>
                <c:pt idx="21">
                  <c:v>-0.91437173243611947</c:v>
                </c:pt>
                <c:pt idx="22">
                  <c:v>-1.459228733740745</c:v>
                </c:pt>
                <c:pt idx="23">
                  <c:v>-2.0098861668258898</c:v>
                </c:pt>
                <c:pt idx="24">
                  <c:v>-2.5671250786632296</c:v>
                </c:pt>
                <c:pt idx="25">
                  <c:v>-1.8266586095094648</c:v>
                </c:pt>
                <c:pt idx="26">
                  <c:v>-2.1701292984187561</c:v>
                </c:pt>
                <c:pt idx="27">
                  <c:v>-2.4629290580749457</c:v>
                </c:pt>
                <c:pt idx="28">
                  <c:v>-2.7041193086653896</c:v>
                </c:pt>
                <c:pt idx="29">
                  <c:v>-2.8934234071522917</c:v>
                </c:pt>
                <c:pt idx="30">
                  <c:v>-3.0312663506716477</c:v>
                </c:pt>
                <c:pt idx="31">
                  <c:v>-3.119048644602298</c:v>
                </c:pt>
                <c:pt idx="32">
                  <c:v>-3.1589428760111304</c:v>
                </c:pt>
                <c:pt idx="33">
                  <c:v>-3.1537413038313371</c:v>
                </c:pt>
                <c:pt idx="34">
                  <c:v>-3.1067136950790832</c:v>
                </c:pt>
                <c:pt idx="35">
                  <c:v>-3.0181584656238516</c:v>
                </c:pt>
                <c:pt idx="36">
                  <c:v>-2.8941997580230199</c:v>
                </c:pt>
                <c:pt idx="37">
                  <c:v>-2.7432608831673826</c:v>
                </c:pt>
                <c:pt idx="38">
                  <c:v>-2.5655544463545072</c:v>
                </c:pt>
                <c:pt idx="39">
                  <c:v>-2.3636387553065994</c:v>
                </c:pt>
                <c:pt idx="40">
                  <c:v>-2.1407848577946416</c:v>
                </c:pt>
                <c:pt idx="41">
                  <c:v>-1.9005914613604524</c:v>
                </c:pt>
                <c:pt idx="42">
                  <c:v>-1.6469753276556687</c:v>
                </c:pt>
                <c:pt idx="43">
                  <c:v>-1.3840304961428</c:v>
                </c:pt>
                <c:pt idx="44">
                  <c:v>-1.1157067079097007</c:v>
                </c:pt>
                <c:pt idx="45">
                  <c:v>-0.84554802495986048</c:v>
                </c:pt>
                <c:pt idx="46">
                  <c:v>-0.57663909187540208</c:v>
                </c:pt>
                <c:pt idx="47">
                  <c:v>-0.31178863062523299</c:v>
                </c:pt>
                <c:pt idx="48">
                  <c:v>-5.3807534457882833E-2</c:v>
                </c:pt>
                <c:pt idx="49">
                  <c:v>0.1942982284119347</c:v>
                </c:pt>
                <c:pt idx="50">
                  <c:v>0.42924801455810629</c:v>
                </c:pt>
                <c:pt idx="51">
                  <c:v>0.64760027239098727</c:v>
                </c:pt>
                <c:pt idx="52">
                  <c:v>0.84601539373397749</c:v>
                </c:pt>
                <c:pt idx="53">
                  <c:v>1.0207776954397554</c:v>
                </c:pt>
                <c:pt idx="54">
                  <c:v>1.1701942864805441</c:v>
                </c:pt>
                <c:pt idx="55">
                  <c:v>1.2907909059897054</c:v>
                </c:pt>
                <c:pt idx="56">
                  <c:v>1.3793749524280414</c:v>
                </c:pt>
                <c:pt idx="57">
                  <c:v>1.4321924267336699</c:v>
                </c:pt>
                <c:pt idx="58">
                  <c:v>1.4447689052671149</c:v>
                </c:pt>
                <c:pt idx="59">
                  <c:v>1.4120192578062412</c:v>
                </c:pt>
                <c:pt idx="60">
                  <c:v>1.3283475464209911</c:v>
                </c:pt>
                <c:pt idx="61">
                  <c:v>1.1877454301342358</c:v>
                </c:pt>
                <c:pt idx="62">
                  <c:v>0.98366206157952285</c:v>
                </c:pt>
                <c:pt idx="63">
                  <c:v>0.70871292874216751</c:v>
                </c:pt>
                <c:pt idx="64">
                  <c:v>0.34983025020919734</c:v>
                </c:pt>
                <c:pt idx="65">
                  <c:v>-9.5760882727335683E-2</c:v>
                </c:pt>
                <c:pt idx="66">
                  <c:v>-0.64034207481890648</c:v>
                </c:pt>
                <c:pt idx="67">
                  <c:v>-1.2979498984292128</c:v>
                </c:pt>
                <c:pt idx="68">
                  <c:v>-2.0830076605081542</c:v>
                </c:pt>
                <c:pt idx="69">
                  <c:v>-3.0114464566111545</c:v>
                </c:pt>
                <c:pt idx="70">
                  <c:v>-4.1005982078611831</c:v>
                </c:pt>
                <c:pt idx="71">
                  <c:v>-5.3692870214581463</c:v>
                </c:pt>
                <c:pt idx="72">
                  <c:v>-6.4506526373326301</c:v>
                </c:pt>
              </c:numCache>
            </c:numRef>
          </c:yVal>
          <c:smooth val="1"/>
          <c:extLst>
            <c:ext xmlns:c16="http://schemas.microsoft.com/office/drawing/2014/chart" uri="{C3380CC4-5D6E-409C-BE32-E72D297353CC}">
              <c16:uniqueId val="{0000000A-DBC0-4DC7-99CA-4247386AFE39}"/>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0.00</c:formatCode>
                <c:ptCount val="73"/>
                <c:pt idx="0">
                  <c:v>7.4667159810661952</c:v>
                </c:pt>
                <c:pt idx="1">
                  <c:v>7.1512067310511735</c:v>
                </c:pt>
                <c:pt idx="2">
                  <c:v>7.1826898187398491</c:v>
                </c:pt>
                <c:pt idx="3">
                  <c:v>6.2386911325156156</c:v>
                </c:pt>
                <c:pt idx="4">
                  <c:v>6.0835123188793387</c:v>
                </c:pt>
                <c:pt idx="5">
                  <c:v>5.8850042894482364</c:v>
                </c:pt>
                <c:pt idx="6">
                  <c:v>5.644444810599083</c:v>
                </c:pt>
                <c:pt idx="7">
                  <c:v>5.3659865163266645</c:v>
                </c:pt>
                <c:pt idx="8">
                  <c:v>5.0515001624822577</c:v>
                </c:pt>
                <c:pt idx="9">
                  <c:v>4.7036834456026515</c:v>
                </c:pt>
                <c:pt idx="10">
                  <c:v>4.3253424994647496</c:v>
                </c:pt>
                <c:pt idx="11">
                  <c:v>3.9194162294268589</c:v>
                </c:pt>
                <c:pt idx="12">
                  <c:v>3.4888947710394818</c:v>
                </c:pt>
                <c:pt idx="13">
                  <c:v>3.0366839434951496</c:v>
                </c:pt>
                <c:pt idx="14">
                  <c:v>2.56566800661385</c:v>
                </c:pt>
                <c:pt idx="15">
                  <c:v>2.078420423716302</c:v>
                </c:pt>
                <c:pt idx="16">
                  <c:v>1.5784745838493077</c:v>
                </c:pt>
                <c:pt idx="17">
                  <c:v>1.0681504676118456</c:v>
                </c:pt>
                <c:pt idx="18">
                  <c:v>0.54921999927610154</c:v>
                </c:pt>
                <c:pt idx="19">
                  <c:v>2.2793638284201709E-2</c:v>
                </c:pt>
                <c:pt idx="20">
                  <c:v>-0.51050155414268361</c:v>
                </c:pt>
                <c:pt idx="21">
                  <c:v>-1.049703115783627</c:v>
                </c:pt>
                <c:pt idx="22">
                  <c:v>-1.5946390969678741</c:v>
                </c:pt>
                <c:pt idx="23">
                  <c:v>-2.1454553436487878</c:v>
                </c:pt>
                <c:pt idx="24">
                  <c:v>-2.7029442161321606</c:v>
                </c:pt>
                <c:pt idx="25">
                  <c:v>-1.9602140128612506</c:v>
                </c:pt>
                <c:pt idx="26">
                  <c:v>-2.3036648500710681</c:v>
                </c:pt>
                <c:pt idx="27">
                  <c:v>-2.5965222436934661</c:v>
                </c:pt>
                <c:pt idx="28">
                  <c:v>-2.8378512427210758</c:v>
                </c:pt>
                <c:pt idx="29">
                  <c:v>-3.0273722156882239</c:v>
                </c:pt>
                <c:pt idx="30">
                  <c:v>-3.1655099462717753</c:v>
                </c:pt>
                <c:pt idx="31">
                  <c:v>-3.2536632321774936</c:v>
                </c:pt>
                <c:pt idx="32">
                  <c:v>-3.2939974028617138</c:v>
                </c:pt>
                <c:pt idx="33">
                  <c:v>-3.2892934039235113</c:v>
                </c:pt>
                <c:pt idx="34">
                  <c:v>-3.2428058467805343</c:v>
                </c:pt>
                <c:pt idx="35">
                  <c:v>-3.1548143628984633</c:v>
                </c:pt>
                <c:pt idx="36">
                  <c:v>-3.0314176931977252</c:v>
                </c:pt>
                <c:pt idx="37">
                  <c:v>-2.881022285297512</c:v>
                </c:pt>
                <c:pt idx="38">
                  <c:v>-2.7038230273872599</c:v>
                </c:pt>
                <c:pt idx="39">
                  <c:v>-2.5023592293262436</c:v>
                </c:pt>
                <c:pt idx="40">
                  <c:v>-2.2798852890729893</c:v>
                </c:pt>
                <c:pt idx="41">
                  <c:v>-2.0399862527847277</c:v>
                </c:pt>
                <c:pt idx="42">
                  <c:v>-1.7865671418607212</c:v>
                </c:pt>
                <c:pt idx="43">
                  <c:v>-1.5237135641276813</c:v>
                </c:pt>
                <c:pt idx="44">
                  <c:v>-1.2553705645725106</c:v>
                </c:pt>
                <c:pt idx="45">
                  <c:v>-0.98508177828043619</c:v>
                </c:pt>
                <c:pt idx="46">
                  <c:v>-0.71593579882755409</c:v>
                </c:pt>
                <c:pt idx="47">
                  <c:v>-0.45074889929965134</c:v>
                </c:pt>
                <c:pt idx="48">
                  <c:v>-0.19234251582529385</c:v>
                </c:pt>
                <c:pt idx="49">
                  <c:v>5.6263958802446723E-2</c:v>
                </c:pt>
                <c:pt idx="50">
                  <c:v>0.291774648847058</c:v>
                </c:pt>
                <c:pt idx="51">
                  <c:v>0.51073070252314212</c:v>
                </c:pt>
                <c:pt idx="52">
                  <c:v>0.70977392736822054</c:v>
                </c:pt>
                <c:pt idx="53">
                  <c:v>0.88516838829964151</c:v>
                </c:pt>
                <c:pt idx="54">
                  <c:v>1.0352018762379871</c:v>
                </c:pt>
                <c:pt idx="55">
                  <c:v>1.1563809189945422</c:v>
                </c:pt>
                <c:pt idx="56">
                  <c:v>1.2454944508150216</c:v>
                </c:pt>
                <c:pt idx="57">
                  <c:v>1.2987728901207414</c:v>
                </c:pt>
                <c:pt idx="58">
                  <c:v>1.3117277249693866</c:v>
                </c:pt>
                <c:pt idx="59">
                  <c:v>1.2792632589116644</c:v>
                </c:pt>
                <c:pt idx="60">
                  <c:v>1.1957755493000117</c:v>
                </c:pt>
                <c:pt idx="61">
                  <c:v>1.0552508119493689</c:v>
                </c:pt>
                <c:pt idx="62">
                  <c:v>0.85113579807802797</c:v>
                </c:pt>
                <c:pt idx="63">
                  <c:v>0.57604668941348625</c:v>
                </c:pt>
                <c:pt idx="64">
                  <c:v>0.21691427703481142</c:v>
                </c:pt>
                <c:pt idx="65">
                  <c:v>-0.22901819706894455</c:v>
                </c:pt>
                <c:pt idx="66">
                  <c:v>-0.77402389934286053</c:v>
                </c:pt>
                <c:pt idx="67">
                  <c:v>-1.4321266813203679</c:v>
                </c:pt>
                <c:pt idx="68">
                  <c:v>-2.2177315391600092</c:v>
                </c:pt>
                <c:pt idx="69">
                  <c:v>-3.1467475287616238</c:v>
                </c:pt>
                <c:pt idx="70">
                  <c:v>-4.2364815965294831</c:v>
                </c:pt>
                <c:pt idx="71">
                  <c:v>-5.5057292461395253</c:v>
                </c:pt>
                <c:pt idx="72">
                  <c:v>-6.587479088455396</c:v>
                </c:pt>
              </c:numCache>
            </c:numRef>
          </c:yVal>
          <c:smooth val="1"/>
          <c:extLst>
            <c:ext xmlns:c16="http://schemas.microsoft.com/office/drawing/2014/chart" uri="{C3380CC4-5D6E-409C-BE32-E72D297353CC}">
              <c16:uniqueId val="{0000000B-DBC0-4DC7-99CA-4247386AFE39}"/>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0.00</c:formatCode>
                <c:ptCount val="73"/>
                <c:pt idx="0">
                  <c:v>7.4844868808984693</c:v>
                </c:pt>
                <c:pt idx="1">
                  <c:v>7.174460542201972</c:v>
                </c:pt>
                <c:pt idx="2">
                  <c:v>7.2046966016292027</c:v>
                </c:pt>
                <c:pt idx="3">
                  <c:v>6.2722533121704993</c:v>
                </c:pt>
                <c:pt idx="4">
                  <c:v>6.1165084049105571</c:v>
                </c:pt>
                <c:pt idx="5">
                  <c:v>5.9171303160488291</c:v>
                </c:pt>
                <c:pt idx="6">
                  <c:v>5.6754215732216782</c:v>
                </c:pt>
                <c:pt idx="7">
                  <c:v>5.3955728061497181</c:v>
                </c:pt>
                <c:pt idx="8">
                  <c:v>5.0794970355927918</c:v>
                </c:pt>
                <c:pt idx="9">
                  <c:v>4.7299478843808158</c:v>
                </c:pt>
                <c:pt idx="10">
                  <c:v>4.3497899740934329</c:v>
                </c:pt>
                <c:pt idx="11">
                  <c:v>3.9420236863195872</c:v>
                </c:pt>
                <c:pt idx="12">
                  <c:v>3.5096965771168422</c:v>
                </c:pt>
                <c:pt idx="13">
                  <c:v>3.0557697515934668</c:v>
                </c:pt>
                <c:pt idx="14">
                  <c:v>2.5831795535981636</c:v>
                </c:pt>
                <c:pt idx="15">
                  <c:v>2.0945459805428928</c:v>
                </c:pt>
                <c:pt idx="16">
                  <c:v>1.5934299577027504</c:v>
                </c:pt>
                <c:pt idx="17">
                  <c:v>1.0821816701441997</c:v>
                </c:pt>
                <c:pt idx="18">
                  <c:v>0.56260100528597823</c:v>
                </c:pt>
                <c:pt idx="19">
                  <c:v>3.5824562975903945E-2</c:v>
                </c:pt>
                <c:pt idx="20">
                  <c:v>-0.49750178614631285</c:v>
                </c:pt>
                <c:pt idx="21">
                  <c:v>-1.036401089653368</c:v>
                </c:pt>
                <c:pt idx="22">
                  <c:v>-1.580741092935203</c:v>
                </c:pt>
                <c:pt idx="23">
                  <c:v>-2.130664973706005</c:v>
                </c:pt>
                <c:pt idx="24">
                  <c:v>-2.6869866516441081</c:v>
                </c:pt>
                <c:pt idx="25">
                  <c:v>-1.9612825892865644</c:v>
                </c:pt>
                <c:pt idx="26">
                  <c:v>-2.3038682766258707</c:v>
                </c:pt>
                <c:pt idx="27">
                  <c:v>-2.5953302878886415</c:v>
                </c:pt>
                <c:pt idx="28">
                  <c:v>-2.8348103038966603</c:v>
                </c:pt>
                <c:pt idx="29">
                  <c:v>-3.0221196267753823</c:v>
                </c:pt>
                <c:pt idx="30">
                  <c:v>-3.1577795237302761</c:v>
                </c:pt>
                <c:pt idx="31">
                  <c:v>-3.2432844221591934</c:v>
                </c:pt>
                <c:pt idx="32">
                  <c:v>-3.2808918658643935</c:v>
                </c:pt>
                <c:pt idx="33">
                  <c:v>-3.2734658360481235</c:v>
                </c:pt>
                <c:pt idx="34">
                  <c:v>-3.2243373624980425</c:v>
                </c:pt>
                <c:pt idx="35">
                  <c:v>-3.1338793583214257</c:v>
                </c:pt>
                <c:pt idx="36">
                  <c:v>-3.0082518272101848</c:v>
                </c:pt>
                <c:pt idx="37">
                  <c:v>-2.8558633513748588</c:v>
                </c:pt>
                <c:pt idx="38">
                  <c:v>-2.6769741374999234</c:v>
                </c:pt>
                <c:pt idx="39">
                  <c:v>-2.4741698160767553</c:v>
                </c:pt>
                <c:pt idx="40">
                  <c:v>-2.2507304001599548</c:v>
                </c:pt>
                <c:pt idx="41">
                  <c:v>-2.0102479800581929</c:v>
                </c:pt>
                <c:pt idx="42">
                  <c:v>-1.7566153032705183</c:v>
                </c:pt>
                <c:pt idx="43">
                  <c:v>-1.4938902279362036</c:v>
                </c:pt>
                <c:pt idx="44">
                  <c:v>-1.2259809773415293</c:v>
                </c:pt>
                <c:pt idx="45">
                  <c:v>-0.95638902839272855</c:v>
                </c:pt>
                <c:pt idx="46">
                  <c:v>-0.68815916217863282</c:v>
                </c:pt>
                <c:pt idx="47">
                  <c:v>-0.42405975689180181</c:v>
                </c:pt>
                <c:pt idx="48">
                  <c:v>-0.16685839025303709</c:v>
                </c:pt>
                <c:pt idx="49">
                  <c:v>8.0486781033686922E-2</c:v>
                </c:pt>
                <c:pt idx="50">
                  <c:v>0.31474688071757539</c:v>
                </c:pt>
                <c:pt idx="51">
                  <c:v>0.5325317641720172</c:v>
                </c:pt>
                <c:pt idx="52">
                  <c:v>0.73054654290899346</c:v>
                </c:pt>
                <c:pt idx="53">
                  <c:v>0.90511400979012102</c:v>
                </c:pt>
                <c:pt idx="54">
                  <c:v>1.0545541880652292</c:v>
                </c:pt>
                <c:pt idx="55">
                  <c:v>1.1754110142588592</c:v>
                </c:pt>
                <c:pt idx="56">
                  <c:v>1.2644999982789125</c:v>
                </c:pt>
                <c:pt idx="57">
                  <c:v>1.3180743986740693</c:v>
                </c:pt>
                <c:pt idx="58">
                  <c:v>1.331666195578868</c:v>
                </c:pt>
                <c:pt idx="59">
                  <c:v>1.30019388757646</c:v>
                </c:pt>
                <c:pt idx="60">
                  <c:v>1.2180594021454403</c:v>
                </c:pt>
                <c:pt idx="61">
                  <c:v>1.0792442589998203</c:v>
                </c:pt>
                <c:pt idx="62">
                  <c:v>0.87718170806765317</c:v>
                </c:pt>
                <c:pt idx="63">
                  <c:v>0.60446802601217708</c:v>
                </c:pt>
                <c:pt idx="64">
                  <c:v>0.24802507865242654</c:v>
                </c:pt>
                <c:pt idx="65">
                  <c:v>-0.19494460935238694</c:v>
                </c:pt>
                <c:pt idx="66">
                  <c:v>-0.7367263449355933</c:v>
                </c:pt>
                <c:pt idx="67">
                  <c:v>-1.3913551328703759</c:v>
                </c:pt>
                <c:pt idx="68">
                  <c:v>-2.1732466556131835</c:v>
                </c:pt>
                <c:pt idx="69">
                  <c:v>-3.0983211223036018</c:v>
                </c:pt>
                <c:pt idx="70">
                  <c:v>-4.1838976465165612</c:v>
                </c:pt>
                <c:pt idx="71">
                  <c:v>-5.4487911567091896</c:v>
                </c:pt>
                <c:pt idx="72">
                  <c:v>-6.5271602332591456</c:v>
                </c:pt>
              </c:numCache>
            </c:numRef>
          </c:yVal>
          <c:smooth val="1"/>
          <c:extLst>
            <c:ext xmlns:c16="http://schemas.microsoft.com/office/drawing/2014/chart" uri="{C3380CC4-5D6E-409C-BE32-E72D297353CC}">
              <c16:uniqueId val="{0000000C-DBC0-4DC7-99CA-4247386AFE39}"/>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0.00</c:formatCode>
                <c:ptCount val="73"/>
                <c:pt idx="0">
                  <c:v>10.714240555465196</c:v>
                </c:pt>
                <c:pt idx="1">
                  <c:v>10.18121602088212</c:v>
                </c:pt>
                <c:pt idx="2">
                  <c:v>10.230869176983777</c:v>
                </c:pt>
                <c:pt idx="3">
                  <c:v>8.8538127109408382</c:v>
                </c:pt>
                <c:pt idx="4">
                  <c:v>8.6874938920140021</c:v>
                </c:pt>
                <c:pt idx="5">
                  <c:v>8.4801243200898142</c:v>
                </c:pt>
                <c:pt idx="6">
                  <c:v>8.233731003105639</c:v>
                </c:pt>
                <c:pt idx="7">
                  <c:v>7.9531184792518514</c:v>
                </c:pt>
                <c:pt idx="8">
                  <c:v>7.6407184749841353</c:v>
                </c:pt>
                <c:pt idx="9">
                  <c:v>7.2995467409491015</c:v>
                </c:pt>
                <c:pt idx="10">
                  <c:v>6.9325921319424983</c:v>
                </c:pt>
                <c:pt idx="11">
                  <c:v>6.5428452104329518</c:v>
                </c:pt>
                <c:pt idx="12">
                  <c:v>6.1331936515867307</c:v>
                </c:pt>
                <c:pt idx="13">
                  <c:v>5.7062830679118619</c:v>
                </c:pt>
                <c:pt idx="14">
                  <c:v>5.264575070142743</c:v>
                </c:pt>
                <c:pt idx="15">
                  <c:v>4.8103084176778745</c:v>
                </c:pt>
                <c:pt idx="16">
                  <c:v>4.3462358795106368</c:v>
                </c:pt>
                <c:pt idx="17">
                  <c:v>3.8740647017955769</c:v>
                </c:pt>
                <c:pt idx="18">
                  <c:v>3.3945360146462873</c:v>
                </c:pt>
                <c:pt idx="19">
                  <c:v>2.9074145860969995</c:v>
                </c:pt>
                <c:pt idx="20">
                  <c:v>2.4118948213756073</c:v>
                </c:pt>
                <c:pt idx="21">
                  <c:v>1.9077747881412461</c:v>
                </c:pt>
                <c:pt idx="22">
                  <c:v>1.3940709734335524</c:v>
                </c:pt>
                <c:pt idx="23">
                  <c:v>0.86952001936733436</c:v>
                </c:pt>
                <c:pt idx="24">
                  <c:v>0.33216066341847139</c:v>
                </c:pt>
                <c:pt idx="25">
                  <c:v>1.7633181335404509</c:v>
                </c:pt>
                <c:pt idx="26">
                  <c:v>1.4717215362936218</c:v>
                </c:pt>
                <c:pt idx="27">
                  <c:v>1.2224365951493354</c:v>
                </c:pt>
                <c:pt idx="28">
                  <c:v>1.0162104170769415</c:v>
                </c:pt>
                <c:pt idx="29">
                  <c:v>0.85345124267041494</c:v>
                </c:pt>
                <c:pt idx="30">
                  <c:v>0.73359111053869042</c:v>
                </c:pt>
                <c:pt idx="31">
                  <c:v>0.6549691485241026</c:v>
                </c:pt>
                <c:pt idx="32">
                  <c:v>0.61509829089044998</c:v>
                </c:pt>
                <c:pt idx="33">
                  <c:v>0.61089005079120029</c:v>
                </c:pt>
                <c:pt idx="34">
                  <c:v>0.63888382874429206</c:v>
                </c:pt>
                <c:pt idx="35">
                  <c:v>0.69814744871109558</c:v>
                </c:pt>
                <c:pt idx="36">
                  <c:v>0.78326726686208892</c:v>
                </c:pt>
                <c:pt idx="37">
                  <c:v>0.88742219656705545</c:v>
                </c:pt>
                <c:pt idx="38">
                  <c:v>1.0105374203994817</c:v>
                </c:pt>
                <c:pt idx="39">
                  <c:v>1.1510539395734611</c:v>
                </c:pt>
                <c:pt idx="40">
                  <c:v>1.3069775121286462</c:v>
                </c:pt>
                <c:pt idx="41">
                  <c:v>1.4758776923641521</c:v>
                </c:pt>
                <c:pt idx="42">
                  <c:v>1.654843004420395</c:v>
                </c:pt>
                <c:pt idx="43">
                  <c:v>1.8407185222953528</c:v>
                </c:pt>
                <c:pt idx="44">
                  <c:v>2.0305692896246867</c:v>
                </c:pt>
                <c:pt idx="45">
                  <c:v>2.2220363695174421</c:v>
                </c:pt>
                <c:pt idx="46">
                  <c:v>2.4133629932999585</c:v>
                </c:pt>
                <c:pt idx="47">
                  <c:v>2.6030888870358426</c:v>
                </c:pt>
                <c:pt idx="48">
                  <c:v>2.7895840767770963</c:v>
                </c:pt>
                <c:pt idx="49">
                  <c:v>2.970690063759684</c:v>
                </c:pt>
                <c:pt idx="50">
                  <c:v>3.1436220601201033</c:v>
                </c:pt>
                <c:pt idx="51">
                  <c:v>3.3051625963300433</c:v>
                </c:pt>
                <c:pt idx="52">
                  <c:v>3.4520553532987823</c:v>
                </c:pt>
                <c:pt idx="53">
                  <c:v>3.5808087799698067</c:v>
                </c:pt>
                <c:pt idx="54">
                  <c:v>3.6893303364515289</c:v>
                </c:pt>
                <c:pt idx="55">
                  <c:v>3.7741325274109792</c:v>
                </c:pt>
                <c:pt idx="56">
                  <c:v>3.8315235771238778</c:v>
                </c:pt>
                <c:pt idx="57">
                  <c:v>3.8568385496735549</c:v>
                </c:pt>
                <c:pt idx="58">
                  <c:v>3.8442653797566866</c:v>
                </c:pt>
                <c:pt idx="59">
                  <c:v>3.7870719932019683</c:v>
                </c:pt>
                <c:pt idx="60">
                  <c:v>3.6778436735272351</c:v>
                </c:pt>
                <c:pt idx="61">
                  <c:v>3.5086948134005067</c:v>
                </c:pt>
                <c:pt idx="62">
                  <c:v>3.2711466025561062</c:v>
                </c:pt>
                <c:pt idx="63">
                  <c:v>2.9557568896561857</c:v>
                </c:pt>
                <c:pt idx="64">
                  <c:v>2.5466699302196445</c:v>
                </c:pt>
                <c:pt idx="65">
                  <c:v>2.0393554810434544</c:v>
                </c:pt>
                <c:pt idx="66">
                  <c:v>1.4189033148810266</c:v>
                </c:pt>
                <c:pt idx="67">
                  <c:v>0.66841397881507736</c:v>
                </c:pt>
                <c:pt idx="68">
                  <c:v>-0.22932677892968031</c:v>
                </c:pt>
                <c:pt idx="69">
                  <c:v>-1.2928803507238618</c:v>
                </c:pt>
                <c:pt idx="70">
                  <c:v>-2.5418737169355121</c:v>
                </c:pt>
                <c:pt idx="71">
                  <c:v>-3.996917264163494</c:v>
                </c:pt>
                <c:pt idx="72">
                  <c:v>-5.2361295059323298</c:v>
                </c:pt>
              </c:numCache>
            </c:numRef>
          </c:yVal>
          <c:smooth val="1"/>
          <c:extLst>
            <c:ext xmlns:c16="http://schemas.microsoft.com/office/drawing/2014/chart" uri="{C3380CC4-5D6E-409C-BE32-E72D297353CC}">
              <c16:uniqueId val="{0000000D-DBC0-4DC7-99CA-4247386AFE39}"/>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0.00</c:formatCode>
                <c:ptCount val="73"/>
                <c:pt idx="0">
                  <c:v>8.6331540271639504</c:v>
                </c:pt>
                <c:pt idx="1">
                  <c:v>7.887836699187746</c:v>
                </c:pt>
                <c:pt idx="2">
                  <c:v>7.8938716158270674</c:v>
                </c:pt>
                <c:pt idx="3">
                  <c:v>6.5173569090663932</c:v>
                </c:pt>
                <c:pt idx="4">
                  <c:v>6.3169046938419129</c:v>
                </c:pt>
                <c:pt idx="5">
                  <c:v>6.078737238049456</c:v>
                </c:pt>
                <c:pt idx="6">
                  <c:v>5.8048947840928991</c:v>
                </c:pt>
                <c:pt idx="7">
                  <c:v>5.4997647710144468</c:v>
                </c:pt>
                <c:pt idx="8">
                  <c:v>5.1657627023756474</c:v>
                </c:pt>
                <c:pt idx="9">
                  <c:v>4.8058509640395641</c:v>
                </c:pt>
                <c:pt idx="10">
                  <c:v>4.4228890545666193</c:v>
                </c:pt>
                <c:pt idx="11">
                  <c:v>4.0196408428251713</c:v>
                </c:pt>
                <c:pt idx="12">
                  <c:v>3.5986750960350009</c:v>
                </c:pt>
                <c:pt idx="13">
                  <c:v>3.1622525598853826</c:v>
                </c:pt>
                <c:pt idx="14">
                  <c:v>2.7123989615589363</c:v>
                </c:pt>
                <c:pt idx="15">
                  <c:v>2.2509186711162306</c:v>
                </c:pt>
                <c:pt idx="16">
                  <c:v>1.780028461664912</c:v>
                </c:pt>
                <c:pt idx="17">
                  <c:v>1.3010067399591172</c:v>
                </c:pt>
                <c:pt idx="18">
                  <c:v>0.81419125171377693</c:v>
                </c:pt>
                <c:pt idx="19">
                  <c:v>0.3189893276430662</c:v>
                </c:pt>
                <c:pt idx="20">
                  <c:v>-0.18571060735266637</c:v>
                </c:pt>
                <c:pt idx="21">
                  <c:v>-0.70047180522232788</c:v>
                </c:pt>
                <c:pt idx="22">
                  <c:v>-1.2262808874249402</c:v>
                </c:pt>
                <c:pt idx="23">
                  <c:v>-1.7646248236298534</c:v>
                </c:pt>
                <c:pt idx="24">
                  <c:v>-2.3175305150449237</c:v>
                </c:pt>
                <c:pt idx="25">
                  <c:v>-0.80365763045847283</c:v>
                </c:pt>
                <c:pt idx="26">
                  <c:v>-1.1024606080725767</c:v>
                </c:pt>
                <c:pt idx="27">
                  <c:v>-1.3617696968838526</c:v>
                </c:pt>
                <c:pt idx="28">
                  <c:v>-1.580393794924019</c:v>
                </c:pt>
                <c:pt idx="29">
                  <c:v>-1.757253652811047</c:v>
                </c:pt>
                <c:pt idx="30">
                  <c:v>-1.8926059551536991</c:v>
                </c:pt>
                <c:pt idx="31">
                  <c:v>-1.9878930453211023</c:v>
                </c:pt>
                <c:pt idx="32">
                  <c:v>-2.0453487731516313</c:v>
                </c:pt>
                <c:pt idx="33">
                  <c:v>-2.0677389286458463</c:v>
                </c:pt>
                <c:pt idx="34">
                  <c:v>-2.0581405252218241</c:v>
                </c:pt>
                <c:pt idx="35">
                  <c:v>-2.0170186903327694</c:v>
                </c:pt>
                <c:pt idx="36">
                  <c:v>-1.9493081722408527</c:v>
                </c:pt>
                <c:pt idx="37">
                  <c:v>-1.8616010159254026</c:v>
                </c:pt>
                <c:pt idx="38">
                  <c:v>-1.7535839701071352</c:v>
                </c:pt>
                <c:pt idx="39">
                  <c:v>-1.626488587260241</c:v>
                </c:pt>
                <c:pt idx="40">
                  <c:v>-1.4820551997050608</c:v>
                </c:pt>
                <c:pt idx="41">
                  <c:v>-1.3225105063989722</c:v>
                </c:pt>
                <c:pt idx="42">
                  <c:v>-1.150616668537259</c:v>
                </c:pt>
                <c:pt idx="43">
                  <c:v>-0.9694393862038807</c:v>
                </c:pt>
                <c:pt idx="44">
                  <c:v>-0.78189312368631092</c:v>
                </c:pt>
                <c:pt idx="45">
                  <c:v>-0.59039151677861279</c:v>
                </c:pt>
                <c:pt idx="46">
                  <c:v>-0.39681644788943227</c:v>
                </c:pt>
                <c:pt idx="47">
                  <c:v>-0.202816675370559</c:v>
                </c:pt>
                <c:pt idx="48">
                  <c:v>-1.0262508143205163E-2</c:v>
                </c:pt>
                <c:pt idx="49">
                  <c:v>0.17841098536737249</c:v>
                </c:pt>
                <c:pt idx="50">
                  <c:v>0.36011196300387366</c:v>
                </c:pt>
                <c:pt idx="51">
                  <c:v>0.53128713732585309</c:v>
                </c:pt>
                <c:pt idx="52">
                  <c:v>0.6883209108375008</c:v>
                </c:pt>
                <c:pt idx="53">
                  <c:v>0.82733142245560365</c:v>
                </c:pt>
                <c:pt idx="54">
                  <c:v>0.94586848150938363</c:v>
                </c:pt>
                <c:pt idx="55">
                  <c:v>1.0400735473260243</c:v>
                </c:pt>
                <c:pt idx="56">
                  <c:v>1.1059014625847285</c:v>
                </c:pt>
                <c:pt idx="57">
                  <c:v>1.1383711583912353</c:v>
                </c:pt>
                <c:pt idx="58">
                  <c:v>1.1313952071592184</c:v>
                </c:pt>
                <c:pt idx="59">
                  <c:v>1.0780100382864437</c:v>
                </c:pt>
                <c:pt idx="60">
                  <c:v>0.97061426527798111</c:v>
                </c:pt>
                <c:pt idx="61">
                  <c:v>0.80118593377992176</c:v>
                </c:pt>
                <c:pt idx="62">
                  <c:v>0.56116181043907953</c:v>
                </c:pt>
                <c:pt idx="63">
                  <c:v>0.24107749080285404</c:v>
                </c:pt>
                <c:pt idx="64">
                  <c:v>-0.17500540497712755</c:v>
                </c:pt>
                <c:pt idx="65">
                  <c:v>-0.69123804336413219</c:v>
                </c:pt>
                <c:pt idx="66">
                  <c:v>-1.3223615119233707</c:v>
                </c:pt>
                <c:pt idx="67">
                  <c:v>-2.0849819440394639</c:v>
                </c:pt>
                <c:pt idx="68">
                  <c:v>-2.9958669282495918</c:v>
                </c:pt>
                <c:pt idx="69">
                  <c:v>-4.072986841946836</c:v>
                </c:pt>
                <c:pt idx="70">
                  <c:v>-5.3352402895688966</c:v>
                </c:pt>
                <c:pt idx="71">
                  <c:v>-6.8023508951067431</c:v>
                </c:pt>
                <c:pt idx="72">
                  <c:v>-8.0492024123668529</c:v>
                </c:pt>
              </c:numCache>
            </c:numRef>
          </c:yVal>
          <c:smooth val="1"/>
          <c:extLst>
            <c:ext xmlns:c16="http://schemas.microsoft.com/office/drawing/2014/chart" uri="{C3380CC4-5D6E-409C-BE32-E72D297353CC}">
              <c16:uniqueId val="{0000000E-DBC0-4DC7-99CA-4247386AFE39}"/>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0.00</c:formatCode>
                <c:ptCount val="73"/>
                <c:pt idx="0">
                  <c:v>10.567827227711675</c:v>
                </c:pt>
                <c:pt idx="1">
                  <c:v>10.00945826321836</c:v>
                </c:pt>
                <c:pt idx="2">
                  <c:v>10.059668120741788</c:v>
                </c:pt>
                <c:pt idx="3">
                  <c:v>8.6523149728774627</c:v>
                </c:pt>
                <c:pt idx="4">
                  <c:v>8.4854377448558616</c:v>
                </c:pt>
                <c:pt idx="5">
                  <c:v>8.2776233240961492</c:v>
                </c:pt>
                <c:pt idx="6">
                  <c:v>8.0309533640742217</c:v>
                </c:pt>
                <c:pt idx="7">
                  <c:v>7.7502785101532856</c:v>
                </c:pt>
                <c:pt idx="8">
                  <c:v>7.4380817189812261</c:v>
                </c:pt>
                <c:pt idx="9">
                  <c:v>7.097414602339235</c:v>
                </c:pt>
                <c:pt idx="10">
                  <c:v>6.7312907762825205</c:v>
                </c:pt>
                <c:pt idx="11">
                  <c:v>6.3427157454192189</c:v>
                </c:pt>
                <c:pt idx="12">
                  <c:v>5.9345737695693819</c:v>
                </c:pt>
                <c:pt idx="13">
                  <c:v>5.5094929575920055</c:v>
                </c:pt>
                <c:pt idx="14">
                  <c:v>5.0699029013514476</c:v>
                </c:pt>
                <c:pt idx="15">
                  <c:v>4.618011622130866</c:v>
                </c:pt>
                <c:pt idx="16">
                  <c:v>4.1565069973468738</c:v>
                </c:pt>
                <c:pt idx="17">
                  <c:v>3.6870424814522256</c:v>
                </c:pt>
                <c:pt idx="18">
                  <c:v>3.2102725401520678</c:v>
                </c:pt>
                <c:pt idx="19">
                  <c:v>2.7258539311587762</c:v>
                </c:pt>
                <c:pt idx="20">
                  <c:v>2.2328651513904316</c:v>
                </c:pt>
                <c:pt idx="21">
                  <c:v>1.7310063974931815</c:v>
                </c:pt>
                <c:pt idx="22">
                  <c:v>1.2192105872556513</c:v>
                </c:pt>
                <c:pt idx="23">
                  <c:v>0.69612193498760333</c:v>
                </c:pt>
                <c:pt idx="24">
                  <c:v>0.15968911175150372</c:v>
                </c:pt>
                <c:pt idx="25">
                  <c:v>1.6456128180026957</c:v>
                </c:pt>
                <c:pt idx="26">
                  <c:v>1.3562832634896003</c:v>
                </c:pt>
                <c:pt idx="27">
                  <c:v>1.1086796332150652</c:v>
                </c:pt>
                <c:pt idx="28">
                  <c:v>0.90354850050061897</c:v>
                </c:pt>
                <c:pt idx="29">
                  <c:v>0.74132009223102968</c:v>
                </c:pt>
                <c:pt idx="30">
                  <c:v>0.62141166497021627</c:v>
                </c:pt>
                <c:pt idx="31">
                  <c:v>0.54213406322523938</c:v>
                </c:pt>
                <c:pt idx="32">
                  <c:v>0.50096820238977668</c:v>
                </c:pt>
                <c:pt idx="33">
                  <c:v>0.49479795265942761</c:v>
                </c:pt>
                <c:pt idx="34">
                  <c:v>0.52014649165794224</c:v>
                </c:pt>
                <c:pt idx="35">
                  <c:v>0.57604017890989634</c:v>
                </c:pt>
                <c:pt idx="36">
                  <c:v>0.65712380502372825</c:v>
                </c:pt>
                <c:pt idx="37">
                  <c:v>0.75669518010690306</c:v>
                </c:pt>
                <c:pt idx="38">
                  <c:v>0.87470456818118314</c:v>
                </c:pt>
                <c:pt idx="39">
                  <c:v>1.009681769460439</c:v>
                </c:pt>
                <c:pt idx="40">
                  <c:v>1.1597420465201114</c:v>
                </c:pt>
                <c:pt idx="41">
                  <c:v>1.32255661357194</c:v>
                </c:pt>
                <c:pt idx="42">
                  <c:v>1.4953040745109294</c:v>
                </c:pt>
                <c:pt idx="43">
                  <c:v>1.6749148869886992</c:v>
                </c:pt>
                <c:pt idx="44">
                  <c:v>1.8585444945842022</c:v>
                </c:pt>
                <c:pt idx="45">
                  <c:v>2.0439358871430122</c:v>
                </c:pt>
                <c:pt idx="46">
                  <c:v>2.229441693797702</c:v>
                </c:pt>
                <c:pt idx="47">
                  <c:v>2.4137092240154714</c:v>
                </c:pt>
                <c:pt idx="48">
                  <c:v>2.5951983701437698</c:v>
                </c:pt>
                <c:pt idx="49">
                  <c:v>2.771809548139569</c:v>
                </c:pt>
                <c:pt idx="50">
                  <c:v>2.9407861467450807</c:v>
                </c:pt>
                <c:pt idx="51">
                  <c:v>3.0989130444824644</c:v>
                </c:pt>
                <c:pt idx="52">
                  <c:v>3.2429202608764145</c:v>
                </c:pt>
                <c:pt idx="53">
                  <c:v>3.3693117622286062</c:v>
                </c:pt>
                <c:pt idx="54">
                  <c:v>3.4759303305298039</c:v>
                </c:pt>
                <c:pt idx="55">
                  <c:v>3.5592579457908831</c:v>
                </c:pt>
                <c:pt idx="56">
                  <c:v>3.6155285485088822</c:v>
                </c:pt>
                <c:pt idx="57">
                  <c:v>3.6399691924452782</c:v>
                </c:pt>
                <c:pt idx="58">
                  <c:v>3.6266271427273731</c:v>
                </c:pt>
                <c:pt idx="59">
                  <c:v>3.5686055347323413</c:v>
                </c:pt>
                <c:pt idx="60">
                  <c:v>3.4583148289471857</c:v>
                </c:pt>
                <c:pt idx="61">
                  <c:v>3.2876943815499531</c:v>
                </c:pt>
                <c:pt idx="62">
                  <c:v>3.0480890650302168</c:v>
                </c:pt>
                <c:pt idx="63">
                  <c:v>2.7298776358365959</c:v>
                </c:pt>
                <c:pt idx="64">
                  <c:v>2.3169610060751396</c:v>
                </c:pt>
                <c:pt idx="65">
                  <c:v>1.8046917434781764</c:v>
                </c:pt>
                <c:pt idx="66">
                  <c:v>1.1779571548104231</c:v>
                </c:pt>
                <c:pt idx="67">
                  <c:v>0.41964969118125678</c:v>
                </c:pt>
                <c:pt idx="68">
                  <c:v>-0.48762919446453401</c:v>
                </c:pt>
                <c:pt idx="69">
                  <c:v>-1.5625965328887095</c:v>
                </c:pt>
                <c:pt idx="70">
                  <c:v>-2.8249907568097083</c:v>
                </c:pt>
                <c:pt idx="71">
                  <c:v>-4.2954757243394832</c:v>
                </c:pt>
                <c:pt idx="72">
                  <c:v>-5.5475949861109228</c:v>
                </c:pt>
              </c:numCache>
            </c:numRef>
          </c:yVal>
          <c:smooth val="1"/>
          <c:extLst>
            <c:ext xmlns:c16="http://schemas.microsoft.com/office/drawing/2014/chart" uri="{C3380CC4-5D6E-409C-BE32-E72D297353CC}">
              <c16:uniqueId val="{0000000F-DBC0-4DC7-99CA-4247386AFE39}"/>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0.00</c:formatCode>
                <c:ptCount val="73"/>
                <c:pt idx="0">
                  <c:v>10.664013621211032</c:v>
                </c:pt>
                <c:pt idx="1">
                  <c:v>10.115195672214004</c:v>
                </c:pt>
                <c:pt idx="2">
                  <c:v>10.1674914523959</c:v>
                </c:pt>
                <c:pt idx="3">
                  <c:v>8.7594893887638676</c:v>
                </c:pt>
                <c:pt idx="4">
                  <c:v>8.594400094449508</c:v>
                </c:pt>
                <c:pt idx="5">
                  <c:v>8.3882643163203667</c:v>
                </c:pt>
                <c:pt idx="6">
                  <c:v>8.1431483387946546</c:v>
                </c:pt>
                <c:pt idx="7">
                  <c:v>7.8639087840914277</c:v>
                </c:pt>
                <c:pt idx="8">
                  <c:v>7.5530132398008867</c:v>
                </c:pt>
                <c:pt idx="9">
                  <c:v>7.2135047793387965</c:v>
                </c:pt>
                <c:pt idx="10">
                  <c:v>6.8483893342315847</c:v>
                </c:pt>
                <c:pt idx="11">
                  <c:v>6.4606745436787243</c:v>
                </c:pt>
                <c:pt idx="12">
                  <c:v>6.0532510712742393</c:v>
                </c:pt>
                <c:pt idx="13">
                  <c:v>5.6287589795887456</c:v>
                </c:pt>
                <c:pt idx="14">
                  <c:v>5.1896449372172313</c:v>
                </c:pt>
                <c:pt idx="15">
                  <c:v>4.738133188337085</c:v>
                </c:pt>
                <c:pt idx="16">
                  <c:v>4.2769406408071466</c:v>
                </c:pt>
                <c:pt idx="17">
                  <c:v>3.8077412411570539</c:v>
                </c:pt>
                <c:pt idx="18">
                  <c:v>3.331212508678433</c:v>
                </c:pt>
                <c:pt idx="19">
                  <c:v>2.8470312662422637</c:v>
                </c:pt>
                <c:pt idx="20">
                  <c:v>2.354296075925228</c:v>
                </c:pt>
                <c:pt idx="21">
                  <c:v>1.852729013934731</c:v>
                </c:pt>
                <c:pt idx="22">
                  <c:v>1.3412737777456605</c:v>
                </c:pt>
                <c:pt idx="23">
                  <c:v>0.81859128484501908</c:v>
                </c:pt>
                <c:pt idx="24">
                  <c:v>0.28264083922840649</c:v>
                </c:pt>
                <c:pt idx="25">
                  <c:v>1.7655453661456668</c:v>
                </c:pt>
                <c:pt idx="26">
                  <c:v>1.4762411065399643</c:v>
                </c:pt>
                <c:pt idx="27">
                  <c:v>1.2287438856437802</c:v>
                </c:pt>
                <c:pt idx="28">
                  <c:v>1.0237998498603684</c:v>
                </c:pt>
                <c:pt idx="29">
                  <c:v>0.86182860648258974</c:v>
                </c:pt>
                <c:pt idx="30">
                  <c:v>0.74225056059658001</c:v>
                </c:pt>
                <c:pt idx="31">
                  <c:v>0.66338125281035398</c:v>
                </c:pt>
                <c:pt idx="32">
                  <c:v>0.62270234562456606</c:v>
                </c:pt>
                <c:pt idx="33">
                  <c:v>0.61709290640428127</c:v>
                </c:pt>
                <c:pt idx="34">
                  <c:v>0.64306656047701449</c:v>
                </c:pt>
                <c:pt idx="35">
                  <c:v>0.69964000834151818</c:v>
                </c:pt>
                <c:pt idx="36">
                  <c:v>0.78143669469281685</c:v>
                </c:pt>
                <c:pt idx="37">
                  <c:v>0.88173532504587893</c:v>
                </c:pt>
                <c:pt idx="38">
                  <c:v>1.000473782792684</c:v>
                </c:pt>
                <c:pt idx="39">
                  <c:v>1.1361665524542319</c:v>
                </c:pt>
                <c:pt idx="40">
                  <c:v>1.2869135275483128</c:v>
                </c:pt>
                <c:pt idx="41">
                  <c:v>1.4503708200529182</c:v>
                </c:pt>
                <c:pt idx="42">
                  <c:v>1.6237025186419449</c:v>
                </c:pt>
                <c:pt idx="43">
                  <c:v>1.8038261666893916</c:v>
                </c:pt>
                <c:pt idx="44">
                  <c:v>1.9878870684653507</c:v>
                </c:pt>
                <c:pt idx="45">
                  <c:v>2.173619995638727</c:v>
                </c:pt>
                <c:pt idx="46">
                  <c:v>2.3593746956437793</c:v>
                </c:pt>
                <c:pt idx="47">
                  <c:v>2.5437978375703043</c:v>
                </c:pt>
                <c:pt idx="48">
                  <c:v>2.7253510214388363</c:v>
                </c:pt>
                <c:pt idx="49">
                  <c:v>2.9019389323890152</c:v>
                </c:pt>
                <c:pt idx="50">
                  <c:v>3.0708107225596857</c:v>
                </c:pt>
                <c:pt idx="51">
                  <c:v>3.2287593819200944</c:v>
                </c:pt>
                <c:pt idx="52">
                  <c:v>3.3725258164107759</c:v>
                </c:pt>
                <c:pt idx="53">
                  <c:v>3.4986267998814555</c:v>
                </c:pt>
                <c:pt idx="54">
                  <c:v>3.6049204833805537</c:v>
                </c:pt>
                <c:pt idx="55">
                  <c:v>3.687904856353998</c:v>
                </c:pt>
                <c:pt idx="56">
                  <c:v>3.7438302956521494</c:v>
                </c:pt>
                <c:pt idx="57">
                  <c:v>3.7679400779306889</c:v>
                </c:pt>
                <c:pt idx="58">
                  <c:v>3.7542957700788966</c:v>
                </c:pt>
                <c:pt idx="59">
                  <c:v>3.6960154496133293</c:v>
                </c:pt>
                <c:pt idx="60">
                  <c:v>3.5855234518647183</c:v>
                </c:pt>
                <c:pt idx="61">
                  <c:v>3.414769592508669</c:v>
                </c:pt>
                <c:pt idx="62">
                  <c:v>3.1751102708280059</c:v>
                </c:pt>
                <c:pt idx="63">
                  <c:v>2.8569321412593074</c:v>
                </c:pt>
                <c:pt idx="64">
                  <c:v>2.4441482830792651</c:v>
                </c:pt>
                <c:pt idx="65">
                  <c:v>1.9321014449000307</c:v>
                </c:pt>
                <c:pt idx="66">
                  <c:v>1.3056779729202361</c:v>
                </c:pt>
                <c:pt idx="67">
                  <c:v>0.54776303395628889</c:v>
                </c:pt>
                <c:pt idx="68">
                  <c:v>-0.35905528692528593</c:v>
                </c:pt>
                <c:pt idx="69">
                  <c:v>-1.4335155531763994</c:v>
                </c:pt>
                <c:pt idx="70">
                  <c:v>-2.695384133979676</c:v>
                </c:pt>
                <c:pt idx="71">
                  <c:v>-4.1653600014746139</c:v>
                </c:pt>
                <c:pt idx="72">
                  <c:v>-5.4171347402036139</c:v>
                </c:pt>
              </c:numCache>
            </c:numRef>
          </c:yVal>
          <c:smooth val="1"/>
          <c:extLst>
            <c:ext xmlns:c16="http://schemas.microsoft.com/office/drawing/2014/chart" uri="{C3380CC4-5D6E-409C-BE32-E72D297353CC}">
              <c16:uniqueId val="{00000010-DBC0-4DC7-99CA-4247386AFE39}"/>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0.00</c:formatCode>
                <c:ptCount val="73"/>
                <c:pt idx="0">
                  <c:v>10.811833217740057</c:v>
                </c:pt>
                <c:pt idx="1">
                  <c:v>10.287600637972309</c:v>
                </c:pt>
                <c:pt idx="2">
                  <c:v>10.339513899385887</c:v>
                </c:pt>
                <c:pt idx="3">
                  <c:v>8.9597379639744545</c:v>
                </c:pt>
                <c:pt idx="4">
                  <c:v>8.7951635330914986</c:v>
                </c:pt>
                <c:pt idx="5">
                  <c:v>8.5893692895770037</c:v>
                </c:pt>
                <c:pt idx="6">
                  <c:v>8.344382241368276</c:v>
                </c:pt>
                <c:pt idx="7">
                  <c:v>8.065031687915269</c:v>
                </c:pt>
                <c:pt idx="8">
                  <c:v>7.7537561863660409</c:v>
                </c:pt>
                <c:pt idx="9">
                  <c:v>7.4135800257325153</c:v>
                </c:pt>
                <c:pt idx="10">
                  <c:v>7.0475010260939239</c:v>
                </c:pt>
                <c:pt idx="11">
                  <c:v>6.658526826649859</c:v>
                </c:pt>
                <c:pt idx="12">
                  <c:v>6.2495655946433093</c:v>
                </c:pt>
                <c:pt idx="13">
                  <c:v>5.8232830077409306</c:v>
                </c:pt>
                <c:pt idx="14">
                  <c:v>5.3821641571819745</c:v>
                </c:pt>
                <c:pt idx="15">
                  <c:v>4.9284704290330366</c:v>
                </c:pt>
                <c:pt idx="16">
                  <c:v>4.4649810612201657</c:v>
                </c:pt>
                <c:pt idx="17">
                  <c:v>3.9934216573834371</c:v>
                </c:pt>
                <c:pt idx="18">
                  <c:v>3.5145497839897866</c:v>
                </c:pt>
                <c:pt idx="19">
                  <c:v>3.0281408820301268</c:v>
                </c:pt>
                <c:pt idx="20">
                  <c:v>2.5333951201289864</c:v>
                </c:pt>
                <c:pt idx="21">
                  <c:v>2.0301225196570103</c:v>
                </c:pt>
                <c:pt idx="22">
                  <c:v>1.5173282543197217</c:v>
                </c:pt>
                <c:pt idx="23">
                  <c:v>0.99375238157808254</c:v>
                </c:pt>
                <c:pt idx="24">
                  <c:v>0.45742680821567722</c:v>
                </c:pt>
                <c:pt idx="25">
                  <c:v>1.8892704427242275</c:v>
                </c:pt>
                <c:pt idx="26">
                  <c:v>1.5984372820705166</c:v>
                </c:pt>
                <c:pt idx="27">
                  <c:v>1.3500295512378202</c:v>
                </c:pt>
                <c:pt idx="28">
                  <c:v>1.1447681017219995</c:v>
                </c:pt>
                <c:pt idx="29">
                  <c:v>0.98302531298249773</c:v>
                </c:pt>
                <c:pt idx="30">
                  <c:v>0.8642088892869626</c:v>
                </c:pt>
                <c:pt idx="31">
                  <c:v>0.78663575872778468</c:v>
                </c:pt>
                <c:pt idx="32">
                  <c:v>0.74779377412050962</c:v>
                </c:pt>
                <c:pt idx="33">
                  <c:v>0.74456707248463783</c:v>
                </c:pt>
                <c:pt idx="34">
                  <c:v>0.77346575707196785</c:v>
                </c:pt>
                <c:pt idx="35">
                  <c:v>0.83351928256451779</c:v>
                </c:pt>
                <c:pt idx="36">
                  <c:v>0.91928972415625865</c:v>
                </c:pt>
                <c:pt idx="37">
                  <c:v>1.0239573827013317</c:v>
                </c:pt>
                <c:pt idx="38">
                  <c:v>1.1474231064319604</c:v>
                </c:pt>
                <c:pt idx="39">
                  <c:v>1.2881159428507063</c:v>
                </c:pt>
                <c:pt idx="40">
                  <c:v>1.4440382346510863</c:v>
                </c:pt>
                <c:pt idx="41">
                  <c:v>1.6127590024843772</c:v>
                </c:pt>
                <c:pt idx="42">
                  <c:v>1.791370185837148</c:v>
                </c:pt>
                <c:pt idx="43">
                  <c:v>1.976723796129223</c:v>
                </c:pt>
                <c:pt idx="44">
                  <c:v>2.1658972576260531</c:v>
                </c:pt>
                <c:pt idx="45">
                  <c:v>2.3565497774630777</c:v>
                </c:pt>
                <c:pt idx="46">
                  <c:v>2.5469484943896479</c:v>
                </c:pt>
                <c:pt idx="47">
                  <c:v>2.7356604572385534</c:v>
                </c:pt>
                <c:pt idx="48">
                  <c:v>2.9210847225040171</c:v>
                </c:pt>
                <c:pt idx="49">
                  <c:v>3.1010903276503079</c:v>
                </c:pt>
                <c:pt idx="50">
                  <c:v>3.2729191672056865</c:v>
                </c:pt>
                <c:pt idx="51">
                  <c:v>3.4333804540336086</c:v>
                </c:pt>
                <c:pt idx="52">
                  <c:v>3.5792422033846338</c:v>
                </c:pt>
                <c:pt idx="53">
                  <c:v>3.7070406138896934</c:v>
                </c:pt>
                <c:pt idx="54">
                  <c:v>3.8146987281739664</c:v>
                </c:pt>
                <c:pt idx="55">
                  <c:v>3.8987508237361883</c:v>
                </c:pt>
                <c:pt idx="56">
                  <c:v>3.9555202804505774</c:v>
                </c:pt>
                <c:pt idx="57">
                  <c:v>3.9803485661745022</c:v>
                </c:pt>
                <c:pt idx="58">
                  <c:v>3.9674261771142483</c:v>
                </c:pt>
                <c:pt idx="59">
                  <c:v>3.9100159160792787</c:v>
                </c:pt>
                <c:pt idx="60">
                  <c:v>3.800694528222079</c:v>
                </c:pt>
                <c:pt idx="61">
                  <c:v>3.6315631717443426</c:v>
                </c:pt>
                <c:pt idx="62">
                  <c:v>3.3941251058131434</c:v>
                </c:pt>
                <c:pt idx="63">
                  <c:v>3.0789159793406675</c:v>
                </c:pt>
                <c:pt idx="64">
                  <c:v>2.670054859668014</c:v>
                </c:pt>
                <c:pt idx="65">
                  <c:v>2.1629720136523223</c:v>
                </c:pt>
                <c:pt idx="66">
                  <c:v>1.5427211394533498</c:v>
                </c:pt>
                <c:pt idx="67">
                  <c:v>0.79235902503132616</c:v>
                </c:pt>
                <c:pt idx="68">
                  <c:v>-0.10537753690732615</c:v>
                </c:pt>
                <c:pt idx="69">
                  <c:v>-1.1691046843305211</c:v>
                </c:pt>
                <c:pt idx="70">
                  <c:v>-2.4185065045952747</c:v>
                </c:pt>
                <c:pt idx="71">
                  <c:v>-3.8742546804249263</c:v>
                </c:pt>
                <c:pt idx="72">
                  <c:v>-5.1142259828746317</c:v>
                </c:pt>
              </c:numCache>
            </c:numRef>
          </c:yVal>
          <c:smooth val="1"/>
          <c:extLst>
            <c:ext xmlns:c16="http://schemas.microsoft.com/office/drawing/2014/chart" uri="{C3380CC4-5D6E-409C-BE32-E72D297353CC}">
              <c16:uniqueId val="{00000011-DBC0-4DC7-99CA-4247386AFE39}"/>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0.00</c:formatCode>
                <c:ptCount val="73"/>
                <c:pt idx="0">
                  <c:v>8.6675960853695866</c:v>
                </c:pt>
                <c:pt idx="1">
                  <c:v>7.9246797457336982</c:v>
                </c:pt>
                <c:pt idx="2">
                  <c:v>7.9315932601690129</c:v>
                </c:pt>
                <c:pt idx="3">
                  <c:v>6.5526203580200262</c:v>
                </c:pt>
                <c:pt idx="4">
                  <c:v>6.3526381798088272</c:v>
                </c:pt>
                <c:pt idx="5">
                  <c:v>6.114862634986582</c:v>
                </c:pt>
                <c:pt idx="6">
                  <c:v>5.8413527503609561</c:v>
                </c:pt>
                <c:pt idx="7">
                  <c:v>5.5365202993154501</c:v>
                </c:pt>
                <c:pt idx="8">
                  <c:v>5.2027961544692518</c:v>
                </c:pt>
                <c:pt idx="9">
                  <c:v>4.8431567899882788</c:v>
                </c:pt>
                <c:pt idx="10">
                  <c:v>4.4604749388992779</c:v>
                </c:pt>
                <c:pt idx="11">
                  <c:v>4.0575242891907637</c:v>
                </c:pt>
                <c:pt idx="12">
                  <c:v>3.6368838541209678</c:v>
                </c:pt>
                <c:pt idx="13">
                  <c:v>3.2008235581219151</c:v>
                </c:pt>
                <c:pt idx="14">
                  <c:v>2.7513740379363241</c:v>
                </c:pt>
                <c:pt idx="15">
                  <c:v>2.2903447866439786</c:v>
                </c:pt>
                <c:pt idx="16">
                  <c:v>1.8199542850255925</c:v>
                </c:pt>
                <c:pt idx="17">
                  <c:v>1.341479979269202</c:v>
                </c:pt>
                <c:pt idx="18">
                  <c:v>0.85525673339142838</c:v>
                </c:pt>
                <c:pt idx="19">
                  <c:v>0.36068363324739033</c:v>
                </c:pt>
                <c:pt idx="20">
                  <c:v>-0.14336074206512384</c:v>
                </c:pt>
                <c:pt idx="21">
                  <c:v>-0.65744772925972694</c:v>
                </c:pt>
                <c:pt idx="22">
                  <c:v>-1.1825783316045944</c:v>
                </c:pt>
                <c:pt idx="23">
                  <c:v>-1.7202495513483858</c:v>
                </c:pt>
                <c:pt idx="24">
                  <c:v>-2.2725019510835396</c:v>
                </c:pt>
                <c:pt idx="25">
                  <c:v>-0.75582848265766778</c:v>
                </c:pt>
                <c:pt idx="26">
                  <c:v>-1.0539195740595457</c:v>
                </c:pt>
                <c:pt idx="27">
                  <c:v>-1.312482409738003</c:v>
                </c:pt>
                <c:pt idx="28">
                  <c:v>-1.5303525701165199</c:v>
                </c:pt>
                <c:pt idx="29">
                  <c:v>-1.7064793026074729</c:v>
                </c:pt>
                <c:pt idx="30">
                  <c:v>-1.841141171380877</c:v>
                </c:pt>
                <c:pt idx="31">
                  <c:v>-1.9358013320714218</c:v>
                </c:pt>
                <c:pt idx="32">
                  <c:v>-1.9927112448960507</c:v>
                </c:pt>
                <c:pt idx="33">
                  <c:v>-2.0146552707999921</c:v>
                </c:pt>
                <c:pt idx="34">
                  <c:v>-2.0047257922589727</c:v>
                </c:pt>
                <c:pt idx="35">
                  <c:v>-1.9634118441492274</c:v>
                </c:pt>
                <c:pt idx="36">
                  <c:v>-1.8956518035382015</c:v>
                </c:pt>
                <c:pt idx="37">
                  <c:v>-1.8080221328884338</c:v>
                </c:pt>
                <c:pt idx="38">
                  <c:v>-1.7002201471477738</c:v>
                </c:pt>
                <c:pt idx="39">
                  <c:v>-1.5734750507399422</c:v>
                </c:pt>
                <c:pt idx="40">
                  <c:v>-1.4295183174312076</c:v>
                </c:pt>
                <c:pt idx="41">
                  <c:v>-1.2705660799518199</c:v>
                </c:pt>
                <c:pt idx="42">
                  <c:v>-1.0993686525151123</c:v>
                </c:pt>
                <c:pt idx="43">
                  <c:v>-0.91897764690219896</c:v>
                </c:pt>
                <c:pt idx="44">
                  <c:v>-0.73229157133027467</c:v>
                </c:pt>
                <c:pt idx="45">
                  <c:v>-0.54170533055439574</c:v>
                </c:pt>
                <c:pt idx="46">
                  <c:v>-0.34908012812957123</c:v>
                </c:pt>
                <c:pt idx="47">
                  <c:v>-0.15604278948157974</c:v>
                </c:pt>
                <c:pt idx="48">
                  <c:v>3.555725210462693E-2</c:v>
                </c:pt>
                <c:pt idx="49">
                  <c:v>0.22330366924870743</c:v>
                </c:pt>
                <c:pt idx="50">
                  <c:v>0.40412075263448038</c:v>
                </c:pt>
                <c:pt idx="51">
                  <c:v>0.57446890622377111</c:v>
                </c:pt>
                <c:pt idx="52">
                  <c:v>0.73074431279673735</c:v>
                </c:pt>
                <c:pt idx="53">
                  <c:v>0.86907783877104028</c:v>
                </c:pt>
                <c:pt idx="54">
                  <c:v>0.9870220150798511</c:v>
                </c:pt>
                <c:pt idx="55">
                  <c:v>1.0807253452017873</c:v>
                </c:pt>
                <c:pt idx="56">
                  <c:v>1.1461442727595552</c:v>
                </c:pt>
                <c:pt idx="57">
                  <c:v>1.1782942067831716</c:v>
                </c:pt>
                <c:pt idx="58">
                  <c:v>1.171079394780099</c:v>
                </c:pt>
                <c:pt idx="59">
                  <c:v>1.1175245258957121</c:v>
                </c:pt>
                <c:pt idx="60">
                  <c:v>1.0100129513069944</c:v>
                </c:pt>
                <c:pt idx="61">
                  <c:v>0.84050531974062093</c:v>
                </c:pt>
                <c:pt idx="62">
                  <c:v>0.60041902642697009</c:v>
                </c:pt>
                <c:pt idx="63">
                  <c:v>0.28026781403459605</c:v>
                </c:pt>
                <c:pt idx="64">
                  <c:v>-0.13591357979457785</c:v>
                </c:pt>
                <c:pt idx="65">
                  <c:v>-0.65230213673784787</c:v>
                </c:pt>
                <c:pt idx="66">
                  <c:v>-1.2836674544960205</c:v>
                </c:pt>
                <c:pt idx="67">
                  <c:v>-2.0466483123600474</c:v>
                </c:pt>
                <c:pt idx="68">
                  <c:v>-2.9580445311963541</c:v>
                </c:pt>
                <c:pt idx="69">
                  <c:v>-4.0358616024255705</c:v>
                </c:pt>
                <c:pt idx="70">
                  <c:v>-5.2990299358963915</c:v>
                </c:pt>
                <c:pt idx="71">
                  <c:v>-6.7673047475516341</c:v>
                </c:pt>
                <c:pt idx="72">
                  <c:v>-8.0152094721793681</c:v>
                </c:pt>
              </c:numCache>
            </c:numRef>
          </c:yVal>
          <c:smooth val="1"/>
          <c:extLst>
            <c:ext xmlns:c16="http://schemas.microsoft.com/office/drawing/2014/chart" uri="{C3380CC4-5D6E-409C-BE32-E72D297353CC}">
              <c16:uniqueId val="{00000012-DBC0-4DC7-99CA-4247386AFE39}"/>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0.00</c:formatCode>
                <c:ptCount val="73"/>
                <c:pt idx="0">
                  <c:v>7.6705694541334708</c:v>
                </c:pt>
                <c:pt idx="1">
                  <c:v>7.3577613160013895</c:v>
                </c:pt>
                <c:pt idx="2">
                  <c:v>7.3904359325766213</c:v>
                </c:pt>
                <c:pt idx="3">
                  <c:v>6.4429903082549425</c:v>
                </c:pt>
                <c:pt idx="4">
                  <c:v>6.2912238523364064</c:v>
                </c:pt>
                <c:pt idx="5">
                  <c:v>6.0978204846381923</c:v>
                </c:pt>
                <c:pt idx="6">
                  <c:v>5.8639017194509222</c:v>
                </c:pt>
                <c:pt idx="7">
                  <c:v>5.5934037432074506</c:v>
                </c:pt>
                <c:pt idx="8">
                  <c:v>5.2880060523748389</c:v>
                </c:pt>
                <c:pt idx="9">
                  <c:v>4.9501450695097393</c:v>
                </c:pt>
                <c:pt idx="10">
                  <c:v>4.582352419942616</c:v>
                </c:pt>
                <c:pt idx="11">
                  <c:v>4.1872835353016846</c:v>
                </c:pt>
                <c:pt idx="12">
                  <c:v>3.7676412351429427</c:v>
                </c:pt>
                <c:pt idx="13">
                  <c:v>3.3260598186403465</c:v>
                </c:pt>
                <c:pt idx="14">
                  <c:v>2.8651599235832688</c:v>
                </c:pt>
                <c:pt idx="15">
                  <c:v>2.3872516047209449</c:v>
                </c:pt>
                <c:pt idx="16">
                  <c:v>1.8956972703337669</c:v>
                </c:pt>
                <c:pt idx="17">
                  <c:v>1.3926231868565073</c:v>
                </c:pt>
                <c:pt idx="18">
                  <c:v>0.87964956248178872</c:v>
                </c:pt>
                <c:pt idx="19">
                  <c:v>0.35777125018648792</c:v>
                </c:pt>
                <c:pt idx="20">
                  <c:v>-0.17246182593516982</c:v>
                </c:pt>
                <c:pt idx="21">
                  <c:v>-0.7102173353545348</c:v>
                </c:pt>
                <c:pt idx="22">
                  <c:v>-1.2550809005275352</c:v>
                </c:pt>
                <c:pt idx="23">
                  <c:v>-1.8072532530873966</c:v>
                </c:pt>
                <c:pt idx="24">
                  <c:v>-2.3674227453768211</c:v>
                </c:pt>
                <c:pt idx="25">
                  <c:v>-1.6264766335487322</c:v>
                </c:pt>
                <c:pt idx="26">
                  <c:v>-1.9773101683706025</c:v>
                </c:pt>
                <c:pt idx="27">
                  <c:v>-2.2803450800478453</c:v>
                </c:pt>
                <c:pt idx="28">
                  <c:v>-2.5343164097517725</c:v>
                </c:pt>
                <c:pt idx="29">
                  <c:v>-2.7385677706450182</c:v>
                </c:pt>
                <c:pt idx="30">
                  <c:v>-2.8930955339223137</c:v>
                </c:pt>
                <c:pt idx="31">
                  <c:v>-2.9988297410309284</c:v>
                </c:pt>
                <c:pt idx="32">
                  <c:v>-3.0574537307023983</c:v>
                </c:pt>
                <c:pt idx="33">
                  <c:v>-3.0712641097605213</c:v>
                </c:pt>
                <c:pt idx="34">
                  <c:v>-3.0430369142442935</c:v>
                </c:pt>
                <c:pt idx="35">
                  <c:v>-2.9724769301712493</c:v>
                </c:pt>
                <c:pt idx="36">
                  <c:v>-2.8652158498764031</c:v>
                </c:pt>
                <c:pt idx="37">
                  <c:v>-2.7295228667557216</c:v>
                </c:pt>
                <c:pt idx="38">
                  <c:v>-2.5651441778987603</c:v>
                </c:pt>
                <c:pt idx="39">
                  <c:v>-2.3742651779204569</c:v>
                </c:pt>
                <c:pt idx="40">
                  <c:v>-2.1598764292895765</c:v>
                </c:pt>
                <c:pt idx="41">
                  <c:v>-1.9253618996590347</c:v>
                </c:pt>
                <c:pt idx="42">
                  <c:v>-1.6744890360161622</c:v>
                </c:pt>
                <c:pt idx="43">
                  <c:v>-1.4112700162455436</c:v>
                </c:pt>
                <c:pt idx="44">
                  <c:v>-1.1396392123773667</c:v>
                </c:pt>
                <c:pt idx="45">
                  <c:v>-0.86318940846248948</c:v>
                </c:pt>
                <c:pt idx="46">
                  <c:v>-0.58511491371318336</c:v>
                </c:pt>
                <c:pt idx="47">
                  <c:v>-0.30839150855317704</c:v>
                </c:pt>
                <c:pt idx="48">
                  <c:v>-3.6051830247743048E-2</c:v>
                </c:pt>
                <c:pt idx="49">
                  <c:v>0.22863079542294087</c:v>
                </c:pt>
                <c:pt idx="50">
                  <c:v>0.48206879748031467</c:v>
                </c:pt>
                <c:pt idx="51">
                  <c:v>0.72048077071085403</c:v>
                </c:pt>
                <c:pt idx="52">
                  <c:v>0.9401684822514631</c:v>
                </c:pt>
                <c:pt idx="53">
                  <c:v>1.1370601991191487</c:v>
                </c:pt>
                <c:pt idx="54">
                  <c:v>1.3090639684349297</c:v>
                </c:pt>
                <c:pt idx="55">
                  <c:v>1.4523678369820106</c:v>
                </c:pt>
                <c:pt idx="56">
                  <c:v>1.5634388426318737</c:v>
                </c:pt>
                <c:pt idx="57">
                  <c:v>1.6382088812068052</c:v>
                </c:pt>
                <c:pt idx="58">
                  <c:v>1.6719183476641719</c:v>
                </c:pt>
                <c:pt idx="59">
                  <c:v>1.6592394087463616</c:v>
                </c:pt>
                <c:pt idx="60">
                  <c:v>1.5943816652521441</c:v>
                </c:pt>
                <c:pt idx="61">
                  <c:v>1.4711961066350339</c:v>
                </c:pt>
                <c:pt idx="62">
                  <c:v>1.28304906338453</c:v>
                </c:pt>
                <c:pt idx="63">
                  <c:v>1.0225326497107738</c:v>
                </c:pt>
                <c:pt idx="64">
                  <c:v>0.6765420757234063</c:v>
                </c:pt>
                <c:pt idx="65">
                  <c:v>0.2425314410123974</c:v>
                </c:pt>
                <c:pt idx="66">
                  <c:v>-0.29166709212586228</c:v>
                </c:pt>
                <c:pt idx="67">
                  <c:v>-0.93990966305136359</c:v>
                </c:pt>
                <c:pt idx="68">
                  <c:v>-1.7163644883781621</c:v>
                </c:pt>
                <c:pt idx="69">
                  <c:v>-2.6366632338613241</c:v>
                </c:pt>
                <c:pt idx="70">
                  <c:v>-3.7177976734936236</c:v>
                </c:pt>
                <c:pt idx="71">
                  <c:v>-4.9782128110527966</c:v>
                </c:pt>
                <c:pt idx="72">
                  <c:v>-6.0529646091163043</c:v>
                </c:pt>
              </c:numCache>
            </c:numRef>
          </c:yVal>
          <c:smooth val="1"/>
          <c:extLst>
            <c:ext xmlns:c16="http://schemas.microsoft.com/office/drawing/2014/chart" uri="{C3380CC4-5D6E-409C-BE32-E72D297353CC}">
              <c16:uniqueId val="{00000013-DBC0-4DC7-99CA-4247386AFE39}"/>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0.00</c:formatCode>
                <c:ptCount val="73"/>
                <c:pt idx="0">
                  <c:v>19.854979911446527</c:v>
                </c:pt>
                <c:pt idx="1">
                  <c:v>19.935103932023022</c:v>
                </c:pt>
                <c:pt idx="2">
                  <c:v>20.053894793987237</c:v>
                </c:pt>
                <c:pt idx="3">
                  <c:v>19.10772608220573</c:v>
                </c:pt>
                <c:pt idx="4">
                  <c:v>19.053770443797106</c:v>
                </c:pt>
                <c:pt idx="5">
                  <c:v>18.966617640852888</c:v>
                </c:pt>
                <c:pt idx="6">
                  <c:v>18.846365010738339</c:v>
                </c:pt>
                <c:pt idx="7">
                  <c:v>18.697259536385481</c:v>
                </c:pt>
                <c:pt idx="8">
                  <c:v>18.519992825388861</c:v>
                </c:pt>
                <c:pt idx="9">
                  <c:v>18.315135240554763</c:v>
                </c:pt>
                <c:pt idx="10">
                  <c:v>18.083250313997233</c:v>
                </c:pt>
                <c:pt idx="11">
                  <c:v>17.825126990675894</c:v>
                </c:pt>
                <c:pt idx="12">
                  <c:v>17.541765967011411</c:v>
                </c:pt>
                <c:pt idx="13">
                  <c:v>17.234284061193428</c:v>
                </c:pt>
                <c:pt idx="14">
                  <c:v>16.903929582238149</c:v>
                </c:pt>
                <c:pt idx="15">
                  <c:v>16.551631504297244</c:v>
                </c:pt>
                <c:pt idx="16">
                  <c:v>16.179968413710537</c:v>
                </c:pt>
                <c:pt idx="17">
                  <c:v>15.790069082379306</c:v>
                </c:pt>
                <c:pt idx="18">
                  <c:v>15.382811254262904</c:v>
                </c:pt>
                <c:pt idx="19">
                  <c:v>14.958642339706381</c:v>
                </c:pt>
                <c:pt idx="20">
                  <c:v>14.517716029286351</c:v>
                </c:pt>
                <c:pt idx="21">
                  <c:v>14.059940962493403</c:v>
                </c:pt>
                <c:pt idx="22">
                  <c:v>13.587084580957884</c:v>
                </c:pt>
                <c:pt idx="23">
                  <c:v>13.098328055441378</c:v>
                </c:pt>
                <c:pt idx="24">
                  <c:v>12.593284597992877</c:v>
                </c:pt>
                <c:pt idx="25">
                  <c:v>13.189218954741948</c:v>
                </c:pt>
                <c:pt idx="26">
                  <c:v>12.832895891368354</c:v>
                </c:pt>
                <c:pt idx="27">
                  <c:v>12.504836525022935</c:v>
                </c:pt>
                <c:pt idx="28">
                  <c:v>12.206852696835984</c:v>
                </c:pt>
                <c:pt idx="29">
                  <c:v>11.939548069238626</c:v>
                </c:pt>
                <c:pt idx="30">
                  <c:v>11.704667884111377</c:v>
                </c:pt>
                <c:pt idx="31">
                  <c:v>11.503866876661757</c:v>
                </c:pt>
                <c:pt idx="32">
                  <c:v>11.338249057531304</c:v>
                </c:pt>
                <c:pt idx="33">
                  <c:v>11.208286598324754</c:v>
                </c:pt>
                <c:pt idx="34">
                  <c:v>11.113934245705581</c:v>
                </c:pt>
                <c:pt idx="35">
                  <c:v>11.058147127926349</c:v>
                </c:pt>
                <c:pt idx="36">
                  <c:v>11.038500349223581</c:v>
                </c:pt>
                <c:pt idx="37">
                  <c:v>11.048854824900605</c:v>
                </c:pt>
                <c:pt idx="38">
                  <c:v>11.091779749095402</c:v>
                </c:pt>
                <c:pt idx="39">
                  <c:v>11.16752785742278</c:v>
                </c:pt>
                <c:pt idx="40">
                  <c:v>11.275375950336413</c:v>
                </c:pt>
                <c:pt idx="41">
                  <c:v>11.414090234041199</c:v>
                </c:pt>
                <c:pt idx="42">
                  <c:v>11.581895582377893</c:v>
                </c:pt>
                <c:pt idx="43">
                  <c:v>11.776600196957567</c:v>
                </c:pt>
                <c:pt idx="44">
                  <c:v>11.995865419507</c:v>
                </c:pt>
                <c:pt idx="45">
                  <c:v>12.237420898675911</c:v>
                </c:pt>
                <c:pt idx="46">
                  <c:v>12.499104720354049</c:v>
                </c:pt>
                <c:pt idx="47">
                  <c:v>12.778696055710284</c:v>
                </c:pt>
                <c:pt idx="48">
                  <c:v>13.073645348846895</c:v>
                </c:pt>
                <c:pt idx="49">
                  <c:v>13.380900987982695</c:v>
                </c:pt>
                <c:pt idx="50">
                  <c:v>13.696846975386109</c:v>
                </c:pt>
                <c:pt idx="51">
                  <c:v>14.017405387759185</c:v>
                </c:pt>
                <c:pt idx="52">
                  <c:v>14.33831472694869</c:v>
                </c:pt>
                <c:pt idx="53">
                  <c:v>14.655127358436568</c:v>
                </c:pt>
                <c:pt idx="54">
                  <c:v>14.963690221309619</c:v>
                </c:pt>
                <c:pt idx="55">
                  <c:v>15.259368690848349</c:v>
                </c:pt>
                <c:pt idx="56">
                  <c:v>15.537176361680027</c:v>
                </c:pt>
                <c:pt idx="57">
                  <c:v>15.791491574048964</c:v>
                </c:pt>
                <c:pt idx="58">
                  <c:v>16.015925922989833</c:v>
                </c:pt>
                <c:pt idx="59">
                  <c:v>16.203496733307801</c:v>
                </c:pt>
                <c:pt idx="60">
                  <c:v>16.346751719713211</c:v>
                </c:pt>
                <c:pt idx="61">
                  <c:v>16.437912431359273</c:v>
                </c:pt>
                <c:pt idx="62">
                  <c:v>16.468785452842685</c:v>
                </c:pt>
                <c:pt idx="63">
                  <c:v>16.430518206953966</c:v>
                </c:pt>
                <c:pt idx="64">
                  <c:v>16.308791854977553</c:v>
                </c:pt>
                <c:pt idx="65">
                  <c:v>16.099870008230202</c:v>
                </c:pt>
                <c:pt idx="66">
                  <c:v>15.790805089473682</c:v>
                </c:pt>
                <c:pt idx="67">
                  <c:v>15.367119446396783</c:v>
                </c:pt>
                <c:pt idx="68">
                  <c:v>14.814239796996072</c:v>
                </c:pt>
                <c:pt idx="69">
                  <c:v>14.116285635530931</c:v>
                </c:pt>
                <c:pt idx="70">
                  <c:v>13.256147785484787</c:v>
                </c:pt>
                <c:pt idx="71">
                  <c:v>12.215357762575143</c:v>
                </c:pt>
                <c:pt idx="72">
                  <c:v>11.304424323141538</c:v>
                </c:pt>
              </c:numCache>
            </c:numRef>
          </c:yVal>
          <c:smooth val="1"/>
          <c:extLst>
            <c:ext xmlns:c16="http://schemas.microsoft.com/office/drawing/2014/chart" uri="{C3380CC4-5D6E-409C-BE32-E72D297353CC}">
              <c16:uniqueId val="{00000014-DBC0-4DC7-99CA-4247386AFE39}"/>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5-DBC0-4DC7-99CA-4247386AFE39}"/>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6-DBC0-4DC7-99CA-4247386AFE39}"/>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0.00</c:formatCode>
                <c:ptCount val="73"/>
                <c:pt idx="0">
                  <c:v>19.256194594502407</c:v>
                </c:pt>
                <c:pt idx="1">
                  <c:v>19.298247751593582</c:v>
                </c:pt>
                <c:pt idx="2">
                  <c:v>19.406859174370744</c:v>
                </c:pt>
                <c:pt idx="3">
                  <c:v>18.466491428017594</c:v>
                </c:pt>
                <c:pt idx="4">
                  <c:v>18.403464630246141</c:v>
                </c:pt>
                <c:pt idx="5">
                  <c:v>18.308429208397847</c:v>
                </c:pt>
                <c:pt idx="6">
                  <c:v>18.181432977318753</c:v>
                </c:pt>
                <c:pt idx="7">
                  <c:v>18.026424077153187</c:v>
                </c:pt>
                <c:pt idx="8">
                  <c:v>17.844088992476433</c:v>
                </c:pt>
                <c:pt idx="9">
                  <c:v>17.635056146979302</c:v>
                </c:pt>
                <c:pt idx="10">
                  <c:v>17.399921518564192</c:v>
                </c:pt>
                <c:pt idx="11">
                  <c:v>17.139463806152314</c:v>
                </c:pt>
                <c:pt idx="12">
                  <c:v>16.854618814587546</c:v>
                </c:pt>
                <c:pt idx="13">
                  <c:v>16.546409440040556</c:v>
                </c:pt>
                <c:pt idx="14">
                  <c:v>16.215954208373972</c:v>
                </c:pt>
                <c:pt idx="15">
                  <c:v>15.864033526182126</c:v>
                </c:pt>
                <c:pt idx="16">
                  <c:v>15.493038135766966</c:v>
                </c:pt>
                <c:pt idx="17">
                  <c:v>15.103943118452996</c:v>
                </c:pt>
                <c:pt idx="18">
                  <c:v>14.697465696930863</c:v>
                </c:pt>
                <c:pt idx="19">
                  <c:v>14.273914106190153</c:v>
                </c:pt>
                <c:pt idx="20">
                  <c:v>13.833310545980925</c:v>
                </c:pt>
                <c:pt idx="21">
                  <c:v>13.37540911138057</c:v>
                </c:pt>
                <c:pt idx="22">
                  <c:v>12.90196187496181</c:v>
                </c:pt>
                <c:pt idx="23">
                  <c:v>12.412045839428876</c:v>
                </c:pt>
                <c:pt idx="24">
                  <c:v>11.905230671167343</c:v>
                </c:pt>
                <c:pt idx="25">
                  <c:v>12.506461375951725</c:v>
                </c:pt>
                <c:pt idx="26">
                  <c:v>12.150988733768445</c:v>
                </c:pt>
                <c:pt idx="27">
                  <c:v>11.822991697490174</c:v>
                </c:pt>
                <c:pt idx="28">
                  <c:v>11.524408476054614</c:v>
                </c:pt>
                <c:pt idx="29">
                  <c:v>11.256113398075071</c:v>
                </c:pt>
                <c:pt idx="30">
                  <c:v>11.019879882037632</c:v>
                </c:pt>
                <c:pt idx="31">
                  <c:v>10.817327655851814</c:v>
                </c:pt>
                <c:pt idx="32">
                  <c:v>10.649548776447752</c:v>
                </c:pt>
                <c:pt idx="33">
                  <c:v>10.517045299708791</c:v>
                </c:pt>
                <c:pt idx="34">
                  <c:v>10.419848817586882</c:v>
                </c:pt>
                <c:pt idx="35">
                  <c:v>10.361007526516886</c:v>
                </c:pt>
                <c:pt idx="36">
                  <c:v>10.338249367475473</c:v>
                </c:pt>
                <c:pt idx="37">
                  <c:v>10.345551377534841</c:v>
                </c:pt>
                <c:pt idx="38">
                  <c:v>10.38559374958275</c:v>
                </c:pt>
                <c:pt idx="39">
                  <c:v>10.458741925656783</c:v>
                </c:pt>
                <c:pt idx="40">
                  <c:v>10.56437602043149</c:v>
                </c:pt>
                <c:pt idx="41">
                  <c:v>10.701357015967341</c:v>
                </c:pt>
                <c:pt idx="42">
                  <c:v>10.867984923720346</c:v>
                </c:pt>
                <c:pt idx="43">
                  <c:v>11.062132836878249</c:v>
                </c:pt>
                <c:pt idx="44">
                  <c:v>11.281495396792884</c:v>
                </c:pt>
                <c:pt idx="45">
                  <c:v>11.523816767334903</c:v>
                </c:pt>
                <c:pt idx="46">
                  <c:v>11.786923080682755</c:v>
                </c:pt>
                <c:pt idx="47">
                  <c:v>12.068552523851354</c:v>
                </c:pt>
                <c:pt idx="48">
                  <c:v>12.366102603077836</c:v>
                </c:pt>
                <c:pt idx="49">
                  <c:v>12.676452545821663</c:v>
                </c:pt>
                <c:pt idx="50">
                  <c:v>12.99590609371662</c:v>
                </c:pt>
                <c:pt idx="51">
                  <c:v>13.320301647484246</c:v>
                </c:pt>
                <c:pt idx="52">
                  <c:v>13.645270979404438</c:v>
                </c:pt>
                <c:pt idx="53">
                  <c:v>13.966257163882247</c:v>
                </c:pt>
                <c:pt idx="54">
                  <c:v>14.278996141254861</c:v>
                </c:pt>
                <c:pt idx="55">
                  <c:v>14.578739726543375</c:v>
                </c:pt>
                <c:pt idx="56">
                  <c:v>14.860391369461977</c:v>
                </c:pt>
                <c:pt idx="57">
                  <c:v>15.118234634399407</c:v>
                </c:pt>
                <c:pt idx="58">
                  <c:v>15.345790609717342</c:v>
                </c:pt>
                <c:pt idx="59">
                  <c:v>15.536008313298177</c:v>
                </c:pt>
                <c:pt idx="60">
                  <c:v>15.681372275948524</c:v>
                </c:pt>
                <c:pt idx="61">
                  <c:v>15.774054524302437</c:v>
                </c:pt>
                <c:pt idx="62">
                  <c:v>15.805822366476052</c:v>
                </c:pt>
                <c:pt idx="63">
                  <c:v>15.76780614852904</c:v>
                </c:pt>
                <c:pt idx="64">
                  <c:v>15.645635801553684</c:v>
                </c:pt>
                <c:pt idx="65">
                  <c:v>15.43565519750115</c:v>
                </c:pt>
                <c:pt idx="66">
                  <c:v>15.124935543537113</c:v>
                </c:pt>
                <c:pt idx="67">
                  <c:v>14.699029925465554</c:v>
                </c:pt>
                <c:pt idx="68">
                  <c:v>14.14343422204251</c:v>
                </c:pt>
                <c:pt idx="69">
                  <c:v>13.44234648048872</c:v>
                </c:pt>
                <c:pt idx="70">
                  <c:v>12.578757423162449</c:v>
                </c:pt>
                <c:pt idx="71">
                  <c:v>11.534307003021228</c:v>
                </c:pt>
                <c:pt idx="72">
                  <c:v>10.6205635875463</c:v>
                </c:pt>
              </c:numCache>
            </c:numRef>
          </c:yVal>
          <c:smooth val="1"/>
          <c:extLst>
            <c:ext xmlns:c16="http://schemas.microsoft.com/office/drawing/2014/chart" uri="{C3380CC4-5D6E-409C-BE32-E72D297353CC}">
              <c16:uniqueId val="{00000017-DBC0-4DC7-99CA-4247386AFE39}"/>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8-DBC0-4DC7-99CA-4247386AFE39}"/>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9-DBC0-4DC7-99CA-4247386AFE39}"/>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A-DBC0-4DC7-99CA-4247386AFE39}"/>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B-DBC0-4DC7-99CA-4247386AFE39}"/>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0.00</c:formatCode>
                <c:ptCount val="73"/>
                <c:pt idx="0">
                  <c:v>20.328230765461889</c:v>
                </c:pt>
                <c:pt idx="1">
                  <c:v>20.470688268542236</c:v>
                </c:pt>
                <c:pt idx="2">
                  <c:v>20.588094207644421</c:v>
                </c:pt>
                <c:pt idx="3">
                  <c:v>19.755900719761808</c:v>
                </c:pt>
                <c:pt idx="4">
                  <c:v>19.706388446688603</c:v>
                </c:pt>
                <c:pt idx="5">
                  <c:v>19.62760324180125</c:v>
                </c:pt>
                <c:pt idx="6">
                  <c:v>19.517777663469296</c:v>
                </c:pt>
                <c:pt idx="7">
                  <c:v>19.38023655116557</c:v>
                </c:pt>
                <c:pt idx="8">
                  <c:v>19.215210440754888</c:v>
                </c:pt>
                <c:pt idx="9">
                  <c:v>19.022853022813745</c:v>
                </c:pt>
                <c:pt idx="10">
                  <c:v>18.803360679745662</c:v>
                </c:pt>
                <c:pt idx="11">
                  <c:v>18.557151791453354</c:v>
                </c:pt>
                <c:pt idx="12">
                  <c:v>18.28488381206985</c:v>
                </c:pt>
                <c:pt idx="13">
                  <c:v>17.987376424670206</c:v>
                </c:pt>
                <c:pt idx="14">
                  <c:v>17.665613248944229</c:v>
                </c:pt>
                <c:pt idx="15">
                  <c:v>17.320239785313586</c:v>
                </c:pt>
                <c:pt idx="16">
                  <c:v>16.953757774829842</c:v>
                </c:pt>
                <c:pt idx="17">
                  <c:v>16.567157667875286</c:v>
                </c:pt>
                <c:pt idx="18">
                  <c:v>16.161325746774644</c:v>
                </c:pt>
                <c:pt idx="19">
                  <c:v>15.736828958988163</c:v>
                </c:pt>
                <c:pt idx="20">
                  <c:v>15.293996885418853</c:v>
                </c:pt>
                <c:pt idx="21">
                  <c:v>14.832780003547668</c:v>
                </c:pt>
                <c:pt idx="22">
                  <c:v>14.355512702465038</c:v>
                </c:pt>
                <c:pt idx="23">
                  <c:v>13.861499959230366</c:v>
                </c:pt>
                <c:pt idx="24">
                  <c:v>13.350712743401512</c:v>
                </c:pt>
                <c:pt idx="25">
                  <c:v>13.767518171668044</c:v>
                </c:pt>
                <c:pt idx="26">
                  <c:v>13.391290470957717</c:v>
                </c:pt>
                <c:pt idx="27">
                  <c:v>13.040466968715148</c:v>
                </c:pt>
                <c:pt idx="28">
                  <c:v>12.717757742106878</c:v>
                </c:pt>
                <c:pt idx="29">
                  <c:v>12.424473430216262</c:v>
                </c:pt>
                <c:pt idx="30">
                  <c:v>12.16297659873957</c:v>
                </c:pt>
                <c:pt idx="31">
                  <c:v>11.93552308380599</c:v>
                </c:pt>
                <c:pt idx="32">
                  <c:v>11.74381543546914</c:v>
                </c:pt>
                <c:pt idx="33">
                  <c:v>11.588915826380244</c:v>
                </c:pt>
                <c:pt idx="34">
                  <c:v>11.471350219845768</c:v>
                </c:pt>
                <c:pt idx="35">
                  <c:v>11.394776451587653</c:v>
                </c:pt>
                <c:pt idx="36">
                  <c:v>11.357186298072321</c:v>
                </c:pt>
                <c:pt idx="37">
                  <c:v>11.352370660006944</c:v>
                </c:pt>
                <c:pt idx="38">
                  <c:v>11.383321380615191</c:v>
                </c:pt>
                <c:pt idx="39">
                  <c:v>11.450492700934367</c:v>
                </c:pt>
                <c:pt idx="40">
                  <c:v>11.553236559033346</c:v>
                </c:pt>
                <c:pt idx="41">
                  <c:v>11.690363560616916</c:v>
                </c:pt>
                <c:pt idx="42">
                  <c:v>11.860122486948935</c:v>
                </c:pt>
                <c:pt idx="43">
                  <c:v>12.060305316746215</c:v>
                </c:pt>
                <c:pt idx="44">
                  <c:v>12.288490569591492</c:v>
                </c:pt>
                <c:pt idx="45">
                  <c:v>12.542237126827185</c:v>
                </c:pt>
                <c:pt idx="46">
                  <c:v>12.819141438603348</c:v>
                </c:pt>
                <c:pt idx="47">
                  <c:v>13.11668981015678</c:v>
                </c:pt>
                <c:pt idx="48">
                  <c:v>13.432035550475115</c:v>
                </c:pt>
                <c:pt idx="49">
                  <c:v>13.761855527758566</c:v>
                </c:pt>
                <c:pt idx="50">
                  <c:v>14.102299793064589</c:v>
                </c:pt>
                <c:pt idx="51">
                  <c:v>14.449081233143787</c:v>
                </c:pt>
                <c:pt idx="52">
                  <c:v>14.797728306055058</c:v>
                </c:pt>
                <c:pt idx="53">
                  <c:v>15.143591871857643</c:v>
                </c:pt>
                <c:pt idx="54">
                  <c:v>15.482254180312099</c:v>
                </c:pt>
                <c:pt idx="55">
                  <c:v>15.808911547064755</c:v>
                </c:pt>
                <c:pt idx="56">
                  <c:v>16.118437537550893</c:v>
                </c:pt>
                <c:pt idx="57">
                  <c:v>16.405160969495732</c:v>
                </c:pt>
                <c:pt idx="58">
                  <c:v>16.662725883722302</c:v>
                </c:pt>
                <c:pt idx="59">
                  <c:v>16.884267434477753</c:v>
                </c:pt>
                <c:pt idx="60">
                  <c:v>17.062495565414412</c:v>
                </c:pt>
                <c:pt idx="61">
                  <c:v>17.189838454127305</c:v>
                </c:pt>
                <c:pt idx="62">
                  <c:v>17.258341759443255</c:v>
                </c:pt>
                <c:pt idx="63">
                  <c:v>17.259467115998266</c:v>
                </c:pt>
                <c:pt idx="64">
                  <c:v>17.179390910267816</c:v>
                </c:pt>
                <c:pt idx="65">
                  <c:v>17.014726826548561</c:v>
                </c:pt>
                <c:pt idx="66">
                  <c:v>16.753109604120255</c:v>
                </c:pt>
                <c:pt idx="67">
                  <c:v>16.380753198266007</c:v>
                </c:pt>
                <c:pt idx="68">
                  <c:v>15.883837410807555</c:v>
                </c:pt>
                <c:pt idx="69">
                  <c:v>15.247285196185073</c:v>
                </c:pt>
                <c:pt idx="70">
                  <c:v>14.454812183976147</c:v>
                </c:pt>
                <c:pt idx="71">
                  <c:v>13.488753350079012</c:v>
                </c:pt>
                <c:pt idx="72">
                  <c:v>12.638970829546421</c:v>
                </c:pt>
              </c:numCache>
            </c:numRef>
          </c:yVal>
          <c:smooth val="1"/>
          <c:extLst>
            <c:ext xmlns:c16="http://schemas.microsoft.com/office/drawing/2014/chart" uri="{C3380CC4-5D6E-409C-BE32-E72D297353CC}">
              <c16:uniqueId val="{0000001C-DBC0-4DC7-99CA-4247386AFE39}"/>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D-DBC0-4DC7-99CA-4247386AFE39}"/>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E-DBC0-4DC7-99CA-4247386AFE39}"/>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0.00</c:formatCode>
                <c:ptCount val="73"/>
                <c:pt idx="0">
                  <c:v>19.223256996273943</c:v>
                </c:pt>
                <c:pt idx="1">
                  <c:v>19.263901323080038</c:v>
                </c:pt>
                <c:pt idx="2">
                  <c:v>19.372369301319118</c:v>
                </c:pt>
                <c:pt idx="3">
                  <c:v>18.42943492233751</c:v>
                </c:pt>
                <c:pt idx="4">
                  <c:v>18.366181004047348</c:v>
                </c:pt>
                <c:pt idx="5">
                  <c:v>18.270940661430345</c:v>
                </c:pt>
                <c:pt idx="6">
                  <c:v>18.143763417005538</c:v>
                </c:pt>
                <c:pt idx="7">
                  <c:v>17.98859058022494</c:v>
                </c:pt>
                <c:pt idx="8">
                  <c:v>17.806117174029307</c:v>
                </c:pt>
                <c:pt idx="9">
                  <c:v>17.596969914436297</c:v>
                </c:pt>
                <c:pt idx="10">
                  <c:v>17.361748194694517</c:v>
                </c:pt>
                <c:pt idx="11">
                  <c:v>17.101230713725066</c:v>
                </c:pt>
                <c:pt idx="12">
                  <c:v>16.816353276371938</c:v>
                </c:pt>
                <c:pt idx="13">
                  <c:v>16.508137071132627</c:v>
                </c:pt>
                <c:pt idx="14">
                  <c:v>16.177695500850621</c:v>
                </c:pt>
                <c:pt idx="15">
                  <c:v>15.825808972120246</c:v>
                </c:pt>
                <c:pt idx="16">
                  <c:v>15.454863104224184</c:v>
                </c:pt>
                <c:pt idx="17">
                  <c:v>15.065826147794679</c:v>
                </c:pt>
                <c:pt idx="18">
                  <c:v>14.659413617849326</c:v>
                </c:pt>
                <c:pt idx="19">
                  <c:v>14.235923503339242</c:v>
                </c:pt>
                <c:pt idx="20">
                  <c:v>13.795372027158686</c:v>
                </c:pt>
                <c:pt idx="21">
                  <c:v>13.337508161365962</c:v>
                </c:pt>
                <c:pt idx="22">
                  <c:v>12.864078001677937</c:v>
                </c:pt>
                <c:pt idx="23">
                  <c:v>12.374155135452744</c:v>
                </c:pt>
                <c:pt idx="24">
                  <c:v>11.86730410605669</c:v>
                </c:pt>
                <c:pt idx="25">
                  <c:v>12.472118362784339</c:v>
                </c:pt>
                <c:pt idx="26">
                  <c:v>12.116811364889088</c:v>
                </c:pt>
                <c:pt idx="27">
                  <c:v>11.78894752711054</c:v>
                </c:pt>
                <c:pt idx="28">
                  <c:v>11.4904718890786</c:v>
                </c:pt>
                <c:pt idx="29">
                  <c:v>11.222267317771887</c:v>
                </c:pt>
                <c:pt idx="30">
                  <c:v>10.986108939349647</c:v>
                </c:pt>
                <c:pt idx="31">
                  <c:v>10.783616481721346</c:v>
                </c:pt>
                <c:pt idx="32">
                  <c:v>10.615880294144121</c:v>
                </c:pt>
                <c:pt idx="33">
                  <c:v>10.483399870991686</c:v>
                </c:pt>
                <c:pt idx="34">
                  <c:v>10.386207658052404</c:v>
                </c:pt>
                <c:pt idx="35">
                  <c:v>10.327350997924782</c:v>
                </c:pt>
                <c:pt idx="36">
                  <c:v>10.304559539258479</c:v>
                </c:pt>
                <c:pt idx="37">
                  <c:v>10.311814588308328</c:v>
                </c:pt>
                <c:pt idx="38">
                  <c:v>10.351795484125612</c:v>
                </c:pt>
                <c:pt idx="39">
                  <c:v>10.424874499440177</c:v>
                </c:pt>
                <c:pt idx="40">
                  <c:v>10.530433456599685</c:v>
                </c:pt>
                <c:pt idx="41">
                  <c:v>10.667335045337653</c:v>
                </c:pt>
                <c:pt idx="42">
                  <c:v>10.833882692456191</c:v>
                </c:pt>
                <c:pt idx="43">
                  <c:v>11.027944368124006</c:v>
                </c:pt>
                <c:pt idx="44">
                  <c:v>11.247219836711858</c:v>
                </c:pt>
                <c:pt idx="45">
                  <c:v>11.489449846744522</c:v>
                </c:pt>
                <c:pt idx="46">
                  <c:v>11.752462238073331</c:v>
                </c:pt>
                <c:pt idx="47">
                  <c:v>12.033996051549893</c:v>
                </c:pt>
                <c:pt idx="48">
                  <c:v>12.331446231901598</c:v>
                </c:pt>
                <c:pt idx="49">
                  <c:v>12.641693714261013</c:v>
                </c:pt>
                <c:pt idx="50">
                  <c:v>12.9610379710793</c:v>
                </c:pt>
                <c:pt idx="51">
                  <c:v>13.285308864712684</c:v>
                </c:pt>
                <c:pt idx="52">
                  <c:v>13.610141582786994</c:v>
                </c:pt>
                <c:pt idx="53">
                  <c:v>13.930972369015194</c:v>
                </c:pt>
                <c:pt idx="54">
                  <c:v>14.243532040715204</c:v>
                </c:pt>
                <c:pt idx="55">
                  <c:v>14.543073266744587</c:v>
                </c:pt>
                <c:pt idx="56">
                  <c:v>14.824497789144477</c:v>
                </c:pt>
                <c:pt idx="57">
                  <c:v>15.082078072428677</c:v>
                </c:pt>
                <c:pt idx="58">
                  <c:v>15.309338620305018</c:v>
                </c:pt>
                <c:pt idx="59">
                  <c:v>15.499218204617481</c:v>
                </c:pt>
                <c:pt idx="60">
                  <c:v>15.644194525480241</c:v>
                </c:pt>
                <c:pt idx="61">
                  <c:v>15.736439609527585</c:v>
                </c:pt>
                <c:pt idx="62">
                  <c:v>15.767713934183105</c:v>
                </c:pt>
                <c:pt idx="63">
                  <c:v>15.729141014814376</c:v>
                </c:pt>
                <c:pt idx="64">
                  <c:v>15.606345659494364</c:v>
                </c:pt>
                <c:pt idx="65">
                  <c:v>15.39567344784734</c:v>
                </c:pt>
                <c:pt idx="66">
                  <c:v>15.084181925654404</c:v>
                </c:pt>
                <c:pt idx="67">
                  <c:v>14.657415640354111</c:v>
                </c:pt>
                <c:pt idx="68">
                  <c:v>14.100867055356456</c:v>
                </c:pt>
                <c:pt idx="69">
                  <c:v>13.398721410334069</c:v>
                </c:pt>
                <c:pt idx="70">
                  <c:v>12.533961743116368</c:v>
                </c:pt>
                <c:pt idx="71">
                  <c:v>11.488220322132104</c:v>
                </c:pt>
                <c:pt idx="72">
                  <c:v>10.573426687717422</c:v>
                </c:pt>
              </c:numCache>
            </c:numRef>
          </c:yVal>
          <c:smooth val="1"/>
          <c:extLst>
            <c:ext xmlns:c16="http://schemas.microsoft.com/office/drawing/2014/chart" uri="{C3380CC4-5D6E-409C-BE32-E72D297353CC}">
              <c16:uniqueId val="{0000001F-DBC0-4DC7-99CA-4247386AFE39}"/>
            </c:ext>
          </c:extLst>
        </c:ser>
        <c:ser>
          <c:idx val="32"/>
          <c:order val="32"/>
          <c:tx>
            <c:strRef>
              <c:f>Лист1!$AH$1</c:f>
              <c:strCache>
                <c:ptCount val="1"/>
                <c:pt idx="0">
                  <c:v>COA</c:v>
                </c:pt>
              </c:strCache>
            </c:strRef>
          </c:tx>
          <c:spPr>
            <a:ln w="28575" cap="rnd">
              <a:solidFill>
                <a:srgbClr val="FF0000"/>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Лист1!$AH$2:$AH$74</c:f>
              <c:numCache>
                <c:formatCode>0.00</c:formatCode>
                <c:ptCount val="73"/>
                <c:pt idx="0">
                  <c:v>31.324339364787519</c:v>
                </c:pt>
                <c:pt idx="1">
                  <c:v>29.491970419326314</c:v>
                </c:pt>
                <c:pt idx="2">
                  <c:v>30.026945549070728</c:v>
                </c:pt>
                <c:pt idx="3">
                  <c:v>27.305626943061249</c:v>
                </c:pt>
                <c:pt idx="4">
                  <c:v>27.850904863536279</c:v>
                </c:pt>
                <c:pt idx="5">
                  <c:v>28.479554814724413</c:v>
                </c:pt>
                <c:pt idx="6">
                  <c:v>29.192278536054417</c:v>
                </c:pt>
                <c:pt idx="7">
                  <c:v>29.986205003387511</c:v>
                </c:pt>
                <c:pt idx="8">
                  <c:v>30.862344494044731</c:v>
                </c:pt>
                <c:pt idx="9">
                  <c:v>31.820180692833794</c:v>
                </c:pt>
                <c:pt idx="10">
                  <c:v>32.858553805197538</c:v>
                </c:pt>
                <c:pt idx="11">
                  <c:v>33.975313842776089</c:v>
                </c:pt>
                <c:pt idx="12">
                  <c:v>35.167110133481245</c:v>
                </c:pt>
                <c:pt idx="13">
                  <c:v>36.429409671147717</c:v>
                </c:pt>
                <c:pt idx="14">
                  <c:v>37.756238192536969</c:v>
                </c:pt>
                <c:pt idx="15">
                  <c:v>39.142406587120682</c:v>
                </c:pt>
                <c:pt idx="16">
                  <c:v>40.579150469527988</c:v>
                </c:pt>
                <c:pt idx="17">
                  <c:v>42.059030205956518</c:v>
                </c:pt>
                <c:pt idx="18">
                  <c:v>43.570720954482866</c:v>
                </c:pt>
                <c:pt idx="19">
                  <c:v>45.099488967057852</c:v>
                </c:pt>
                <c:pt idx="20">
                  <c:v>46.629074622598829</c:v>
                </c:pt>
                <c:pt idx="21">
                  <c:v>48.147400508331728</c:v>
                </c:pt>
                <c:pt idx="22">
                  <c:v>49.636440952822277</c:v>
                </c:pt>
                <c:pt idx="23">
                  <c:v>51.083998469145072</c:v>
                </c:pt>
                <c:pt idx="24">
                  <c:v>52.47454903630311</c:v>
                </c:pt>
                <c:pt idx="25">
                  <c:v>68.159672080252165</c:v>
                </c:pt>
                <c:pt idx="26">
                  <c:v>69.848172199562654</c:v>
                </c:pt>
                <c:pt idx="27">
                  <c:v>71.337089946312489</c:v>
                </c:pt>
                <c:pt idx="28">
                  <c:v>72.650047382239066</c:v>
                </c:pt>
                <c:pt idx="29">
                  <c:v>73.8220236446044</c:v>
                </c:pt>
                <c:pt idx="30">
                  <c:v>74.870513972993876</c:v>
                </c:pt>
                <c:pt idx="31">
                  <c:v>75.807097413950103</c:v>
                </c:pt>
                <c:pt idx="32">
                  <c:v>76.638929417939195</c:v>
                </c:pt>
                <c:pt idx="33">
                  <c:v>77.368221154965212</c:v>
                </c:pt>
                <c:pt idx="34">
                  <c:v>77.993805493857778</c:v>
                </c:pt>
                <c:pt idx="35">
                  <c:v>78.510600472560014</c:v>
                </c:pt>
                <c:pt idx="36">
                  <c:v>78.923244530387237</c:v>
                </c:pt>
                <c:pt idx="37">
                  <c:v>79.245513064359059</c:v>
                </c:pt>
                <c:pt idx="38">
                  <c:v>79.481852092601045</c:v>
                </c:pt>
                <c:pt idx="39">
                  <c:v>79.643718069740999</c:v>
                </c:pt>
                <c:pt idx="40">
                  <c:v>79.742212030430764</c:v>
                </c:pt>
                <c:pt idx="41">
                  <c:v>79.78307393139076</c:v>
                </c:pt>
                <c:pt idx="42">
                  <c:v>79.767525683843786</c:v>
                </c:pt>
                <c:pt idx="43">
                  <c:v>79.693919485105098</c:v>
                </c:pt>
                <c:pt idx="44">
                  <c:v>79.561110464376583</c:v>
                </c:pt>
                <c:pt idx="45">
                  <c:v>79.370959505152101</c:v>
                </c:pt>
                <c:pt idx="46">
                  <c:v>79.128435157727054</c:v>
                </c:pt>
                <c:pt idx="47">
                  <c:v>78.839632447687677</c:v>
                </c:pt>
                <c:pt idx="48">
                  <c:v>78.508765196862313</c:v>
                </c:pt>
                <c:pt idx="49">
                  <c:v>78.135942258289305</c:v>
                </c:pt>
                <c:pt idx="50">
                  <c:v>77.71735743166991</c:v>
                </c:pt>
                <c:pt idx="51">
                  <c:v>77.247478332189417</c:v>
                </c:pt>
                <c:pt idx="52">
                  <c:v>76.72209696226048</c:v>
                </c:pt>
                <c:pt idx="53">
                  <c:v>76.140365221708635</c:v>
                </c:pt>
                <c:pt idx="54">
                  <c:v>75.500515452552349</c:v>
                </c:pt>
                <c:pt idx="55">
                  <c:v>74.800935787179597</c:v>
                </c:pt>
                <c:pt idx="56">
                  <c:v>74.041868351821691</c:v>
                </c:pt>
                <c:pt idx="57">
                  <c:v>73.218430649322087</c:v>
                </c:pt>
                <c:pt idx="58">
                  <c:v>72.320950382143735</c:v>
                </c:pt>
                <c:pt idx="59">
                  <c:v>71.339047583679204</c:v>
                </c:pt>
                <c:pt idx="60">
                  <c:v>70.26261085008538</c:v>
                </c:pt>
                <c:pt idx="61">
                  <c:v>69.082809565043945</c:v>
                </c:pt>
                <c:pt idx="62">
                  <c:v>67.791812143748274</c:v>
                </c:pt>
                <c:pt idx="63">
                  <c:v>66.381138317963178</c:v>
                </c:pt>
                <c:pt idx="64">
                  <c:v>64.832922548525957</c:v>
                </c:pt>
                <c:pt idx="65">
                  <c:v>63.13528031932151</c:v>
                </c:pt>
                <c:pt idx="66">
                  <c:v>61.2671327841799</c:v>
                </c:pt>
                <c:pt idx="67">
                  <c:v>-46.418889212330242</c:v>
                </c:pt>
                <c:pt idx="68">
                  <c:v>-43.383545233919534</c:v>
                </c:pt>
                <c:pt idx="69">
                  <c:v>-40.434605164622312</c:v>
                </c:pt>
                <c:pt idx="70">
                  <c:v>-37.624426867228976</c:v>
                </c:pt>
                <c:pt idx="71">
                  <c:v>-35.019106242167098</c:v>
                </c:pt>
                <c:pt idx="72">
                  <c:v>-33.24662422805924</c:v>
                </c:pt>
              </c:numCache>
            </c:numRef>
          </c:yVal>
          <c:smooth val="1"/>
          <c:extLst>
            <c:ext xmlns:c16="http://schemas.microsoft.com/office/drawing/2014/chart" uri="{C3380CC4-5D6E-409C-BE32-E72D297353CC}">
              <c16:uniqueId val="{00000020-DBC0-4DC7-99CA-4247386AFE39}"/>
            </c:ext>
          </c:extLst>
        </c:ser>
        <c:dLbls>
          <c:showLegendKey val="0"/>
          <c:showVal val="0"/>
          <c:showCatName val="0"/>
          <c:showSerName val="0"/>
          <c:showPercent val="0"/>
          <c:showBubbleSize val="0"/>
        </c:dLbls>
        <c:axId val="375553080"/>
        <c:axId val="375556032"/>
      </c:scatterChart>
      <c:valAx>
        <c:axId val="375553080"/>
        <c:scaling>
          <c:orientation val="minMax"/>
          <c:max val="1.8"/>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556032"/>
        <c:crosses val="autoZero"/>
        <c:crossBetween val="midCat"/>
      </c:valAx>
      <c:valAx>
        <c:axId val="375556032"/>
        <c:scaling>
          <c:orientation val="minMax"/>
          <c:max val="180"/>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5530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General</c:formatCode>
                <c:ptCount val="73"/>
                <c:pt idx="1">
                  <c:v>5.8503631645259446</c:v>
                </c:pt>
                <c:pt idx="2">
                  <c:v>6.1652969231215273</c:v>
                </c:pt>
                <c:pt idx="3">
                  <c:v>11.140224852632599</c:v>
                </c:pt>
                <c:pt idx="4">
                  <c:v>11.860561507305185</c:v>
                </c:pt>
                <c:pt idx="5">
                  <c:v>12.653313730351396</c:v>
                </c:pt>
                <c:pt idx="6">
                  <c:v>13.518152055072306</c:v>
                </c:pt>
                <c:pt idx="7">
                  <c:v>14.448674840821354</c:v>
                </c:pt>
                <c:pt idx="8">
                  <c:v>15.443072619279903</c:v>
                </c:pt>
                <c:pt idx="9">
                  <c:v>16.498350729801281</c:v>
                </c:pt>
                <c:pt idx="10">
                  <c:v>17.611987223799296</c:v>
                </c:pt>
                <c:pt idx="11">
                  <c:v>18.782108811872845</c:v>
                </c:pt>
                <c:pt idx="12">
                  <c:v>20.007735507198333</c:v>
                </c:pt>
                <c:pt idx="13">
                  <c:v>21.289069657028129</c:v>
                </c:pt>
                <c:pt idx="14">
                  <c:v>22.627386008304441</c:v>
                </c:pt>
                <c:pt idx="15">
                  <c:v>24.02625479748216</c:v>
                </c:pt>
                <c:pt idx="16">
                  <c:v>25.485075530801097</c:v>
                </c:pt>
                <c:pt idx="17">
                  <c:v>27.009033713608176</c:v>
                </c:pt>
                <c:pt idx="18">
                  <c:v>28.606072995141346</c:v>
                </c:pt>
                <c:pt idx="19">
                  <c:v>30.28755276145894</c:v>
                </c:pt>
                <c:pt idx="20">
                  <c:v>32.067164293341598</c:v>
                </c:pt>
                <c:pt idx="21">
                  <c:v>33.960079307171483</c:v>
                </c:pt>
                <c:pt idx="22">
                  <c:v>35.971311005568317</c:v>
                </c:pt>
                <c:pt idx="23">
                  <c:v>38.119047392595974</c:v>
                </c:pt>
                <c:pt idx="24">
                  <c:v>40.418778335791053</c:v>
                </c:pt>
                <c:pt idx="25">
                  <c:v>40.418778335791053</c:v>
                </c:pt>
                <c:pt idx="26">
                  <c:v>40.418778335791053</c:v>
                </c:pt>
                <c:pt idx="27">
                  <c:v>40.418778335791053</c:v>
                </c:pt>
                <c:pt idx="28">
                  <c:v>40.418778335791053</c:v>
                </c:pt>
                <c:pt idx="29">
                  <c:v>40.418778335791053</c:v>
                </c:pt>
                <c:pt idx="30">
                  <c:v>40.418778335791053</c:v>
                </c:pt>
                <c:pt idx="31">
                  <c:v>40.418778335791053</c:v>
                </c:pt>
                <c:pt idx="32">
                  <c:v>40.418778335791053</c:v>
                </c:pt>
                <c:pt idx="33">
                  <c:v>40.418778335791053</c:v>
                </c:pt>
                <c:pt idx="34">
                  <c:v>40.418778335791053</c:v>
                </c:pt>
                <c:pt idx="35">
                  <c:v>40.418778335791053</c:v>
                </c:pt>
                <c:pt idx="36">
                  <c:v>40.418778335791053</c:v>
                </c:pt>
                <c:pt idx="37">
                  <c:v>41.930537020638134</c:v>
                </c:pt>
                <c:pt idx="38">
                  <c:v>43.417909530710922</c:v>
                </c:pt>
                <c:pt idx="39">
                  <c:v>44.872349286297798</c:v>
                </c:pt>
                <c:pt idx="40">
                  <c:v>46.288834568886678</c:v>
                </c:pt>
                <c:pt idx="41">
                  <c:v>47.668374145740522</c:v>
                </c:pt>
                <c:pt idx="42">
                  <c:v>49.017232544387376</c:v>
                </c:pt>
                <c:pt idx="43">
                  <c:v>50.345213414108635</c:v>
                </c:pt>
                <c:pt idx="44">
                  <c:v>51.662136604911773</c:v>
                </c:pt>
                <c:pt idx="45">
                  <c:v>52.975198731280905</c:v>
                </c:pt>
                <c:pt idx="46">
                  <c:v>54.288816614129225</c:v>
                </c:pt>
                <c:pt idx="47">
                  <c:v>55.606594810924001</c:v>
                </c:pt>
                <c:pt idx="48">
                  <c:v>56.934428924427614</c:v>
                </c:pt>
                <c:pt idx="49">
                  <c:v>58.282592753885204</c:v>
                </c:pt>
                <c:pt idx="50">
                  <c:v>59.665644009261221</c:v>
                </c:pt>
                <c:pt idx="51">
                  <c:v>61.100276426575043</c:v>
                </c:pt>
                <c:pt idx="52">
                  <c:v>62.601982307078195</c:v>
                </c:pt>
                <c:pt idx="53">
                  <c:v>64.183959642608414</c:v>
                </c:pt>
                <c:pt idx="54">
                  <c:v>65.856336858511185</c:v>
                </c:pt>
                <c:pt idx="55">
                  <c:v>67.630807924221145</c:v>
                </c:pt>
                <c:pt idx="56">
                  <c:v>69.519316668554708</c:v>
                </c:pt>
                <c:pt idx="57">
                  <c:v>71.53913646448386</c:v>
                </c:pt>
                <c:pt idx="58">
                  <c:v>73.712849617976076</c:v>
                </c:pt>
                <c:pt idx="59">
                  <c:v>76.064347204992018</c:v>
                </c:pt>
                <c:pt idx="60">
                  <c:v>78.617606934725515</c:v>
                </c:pt>
                <c:pt idx="61">
                  <c:v>81.395462342691516</c:v>
                </c:pt>
                <c:pt idx="62">
                  <c:v>84.419925530893977</c:v>
                </c:pt>
                <c:pt idx="63">
                  <c:v>87.713684607533622</c:v>
                </c:pt>
                <c:pt idx="64">
                  <c:v>91.317446946795187</c:v>
                </c:pt>
                <c:pt idx="65">
                  <c:v>95.24196316987323</c:v>
                </c:pt>
                <c:pt idx="66">
                  <c:v>99.525675742742152</c:v>
                </c:pt>
                <c:pt idx="67">
                  <c:v>-150.19303308140306</c:v>
                </c:pt>
                <c:pt idx="68">
                  <c:v>-150.3853882826532</c:v>
                </c:pt>
                <c:pt idx="69">
                  <c:v>-150.3853882826532</c:v>
                </c:pt>
                <c:pt idx="70">
                  <c:v>-150.3853882826532</c:v>
                </c:pt>
                <c:pt idx="71">
                  <c:v>-150.3853882826532</c:v>
                </c:pt>
                <c:pt idx="72">
                  <c:v>-150.3853882826532</c:v>
                </c:pt>
              </c:numCache>
            </c:numRef>
          </c:yVal>
          <c:smooth val="1"/>
          <c:extLst>
            <c:ext xmlns:c16="http://schemas.microsoft.com/office/drawing/2014/chart" uri="{C3380CC4-5D6E-409C-BE32-E72D297353CC}">
              <c16:uniqueId val="{00000000-D3FF-4B54-85E8-56EC656869B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General</c:formatCode>
                <c:ptCount val="73"/>
                <c:pt idx="1">
                  <c:v>5.8198641234454271</c:v>
                </c:pt>
                <c:pt idx="2">
                  <c:v>6.1313927819338225</c:v>
                </c:pt>
                <c:pt idx="3">
                  <c:v>11.092942800592468</c:v>
                </c:pt>
                <c:pt idx="4">
                  <c:v>11.813692712148686</c:v>
                </c:pt>
                <c:pt idx="5">
                  <c:v>12.608951799265551</c:v>
                </c:pt>
                <c:pt idx="6">
                  <c:v>13.478230073975887</c:v>
                </c:pt>
                <c:pt idx="7">
                  <c:v>14.414873160018068</c:v>
                </c:pt>
                <c:pt idx="8">
                  <c:v>15.416846176227502</c:v>
                </c:pt>
                <c:pt idx="9">
                  <c:v>16.480908557035903</c:v>
                </c:pt>
                <c:pt idx="10">
                  <c:v>17.604237803394483</c:v>
                </c:pt>
                <c:pt idx="11">
                  <c:v>18.784680567520617</c:v>
                </c:pt>
                <c:pt idx="12">
                  <c:v>20.020976804205155</c:v>
                </c:pt>
                <c:pt idx="13">
                  <c:v>21.313048802316587</c:v>
                </c:pt>
                <c:pt idx="14">
                  <c:v>22.661891250413284</c:v>
                </c:pt>
                <c:pt idx="15">
                  <c:v>24.070814818643811</c:v>
                </c:pt>
                <c:pt idx="16">
                  <c:v>25.539014092479043</c:v>
                </c:pt>
                <c:pt idx="17">
                  <c:v>27.071449164419441</c:v>
                </c:pt>
                <c:pt idx="18">
                  <c:v>28.675886085704413</c:v>
                </c:pt>
                <c:pt idx="19">
                  <c:v>30.363533967160755</c:v>
                </c:pt>
                <c:pt idx="20">
                  <c:v>32.147940645032179</c:v>
                </c:pt>
                <c:pt idx="21">
                  <c:v>34.044086576315415</c:v>
                </c:pt>
                <c:pt idx="22">
                  <c:v>36.05713523886169</c:v>
                </c:pt>
                <c:pt idx="23">
                  <c:v>38.205131192196824</c:v>
                </c:pt>
                <c:pt idx="24">
                  <c:v>40.503571134548579</c:v>
                </c:pt>
                <c:pt idx="25">
                  <c:v>40.503571134548579</c:v>
                </c:pt>
                <c:pt idx="26">
                  <c:v>40.503571134548579</c:v>
                </c:pt>
                <c:pt idx="27">
                  <c:v>40.503571134548579</c:v>
                </c:pt>
                <c:pt idx="28">
                  <c:v>40.503571134548579</c:v>
                </c:pt>
                <c:pt idx="29">
                  <c:v>40.503571134548579</c:v>
                </c:pt>
                <c:pt idx="30">
                  <c:v>40.503571134548579</c:v>
                </c:pt>
                <c:pt idx="31">
                  <c:v>40.503571134548579</c:v>
                </c:pt>
                <c:pt idx="32">
                  <c:v>40.503571134548579</c:v>
                </c:pt>
                <c:pt idx="33">
                  <c:v>40.503571134548579</c:v>
                </c:pt>
                <c:pt idx="34">
                  <c:v>40.503571134548579</c:v>
                </c:pt>
                <c:pt idx="35">
                  <c:v>40.503571134548579</c:v>
                </c:pt>
                <c:pt idx="36">
                  <c:v>40.503571134548579</c:v>
                </c:pt>
                <c:pt idx="37">
                  <c:v>41.997105532362085</c:v>
                </c:pt>
                <c:pt idx="38">
                  <c:v>43.468589852165721</c:v>
                </c:pt>
                <c:pt idx="39">
                  <c:v>44.909942001322491</c:v>
                </c:pt>
                <c:pt idx="40">
                  <c:v>46.316440811781163</c:v>
                </c:pt>
                <c:pt idx="41">
                  <c:v>47.689245326036229</c:v>
                </c:pt>
                <c:pt idx="42">
                  <c:v>49.034743024075709</c:v>
                </c:pt>
                <c:pt idx="43">
                  <c:v>50.362669248258428</c:v>
                </c:pt>
                <c:pt idx="44">
                  <c:v>51.682748218900002</c:v>
                </c:pt>
                <c:pt idx="45">
                  <c:v>53.001944306946868</c:v>
                </c:pt>
                <c:pt idx="46">
                  <c:v>54.324360121466285</c:v>
                </c:pt>
                <c:pt idx="47">
                  <c:v>55.653258685311272</c:v>
                </c:pt>
                <c:pt idx="48">
                  <c:v>56.994084775553134</c:v>
                </c:pt>
                <c:pt idx="49">
                  <c:v>58.356688688514424</c:v>
                </c:pt>
                <c:pt idx="50">
                  <c:v>59.755122662930432</c:v>
                </c:pt>
                <c:pt idx="51">
                  <c:v>61.205574963590266</c:v>
                </c:pt>
                <c:pt idx="52">
                  <c:v>62.723059743286086</c:v>
                </c:pt>
                <c:pt idx="53">
                  <c:v>64.320255861241293</c:v>
                </c:pt>
                <c:pt idx="54">
                  <c:v>66.00640375280355</c:v>
                </c:pt>
                <c:pt idx="55">
                  <c:v>67.79342963094517</c:v>
                </c:pt>
                <c:pt idx="56">
                  <c:v>69.69294945125192</c:v>
                </c:pt>
                <c:pt idx="57">
                  <c:v>71.722031665927958</c:v>
                </c:pt>
                <c:pt idx="58">
                  <c:v>73.903067321556534</c:v>
                </c:pt>
                <c:pt idx="59">
                  <c:v>76.259824541637059</c:v>
                </c:pt>
                <c:pt idx="60">
                  <c:v>78.816226389824365</c:v>
                </c:pt>
                <c:pt idx="61">
                  <c:v>81.595133724403141</c:v>
                </c:pt>
                <c:pt idx="62">
                  <c:v>84.618613292915967</c:v>
                </c:pt>
                <c:pt idx="63">
                  <c:v>87.909722060946365</c:v>
                </c:pt>
                <c:pt idx="64">
                  <c:v>91.509809487755135</c:v>
                </c:pt>
                <c:pt idx="65">
                  <c:v>95.429243675768248</c:v>
                </c:pt>
                <c:pt idx="66">
                  <c:v>99.706631027575668</c:v>
                </c:pt>
                <c:pt idx="67">
                  <c:v>-150.0194959283977</c:v>
                </c:pt>
                <c:pt idx="68">
                  <c:v>-150.22017091285846</c:v>
                </c:pt>
                <c:pt idx="69">
                  <c:v>-150.22017091285846</c:v>
                </c:pt>
                <c:pt idx="70">
                  <c:v>-150.22017091285846</c:v>
                </c:pt>
                <c:pt idx="71">
                  <c:v>-150.22017091285846</c:v>
                </c:pt>
                <c:pt idx="72">
                  <c:v>-150.22017091285846</c:v>
                </c:pt>
              </c:numCache>
            </c:numRef>
          </c:yVal>
          <c:smooth val="1"/>
          <c:extLst>
            <c:ext xmlns:c16="http://schemas.microsoft.com/office/drawing/2014/chart" uri="{C3380CC4-5D6E-409C-BE32-E72D297353CC}">
              <c16:uniqueId val="{00000001-D3FF-4B54-85E8-56EC656869B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General</c:formatCode>
                <c:ptCount val="73"/>
                <c:pt idx="1">
                  <c:v>5.8184604161795974</c:v>
                </c:pt>
                <c:pt idx="2">
                  <c:v>6.1299002756682235</c:v>
                </c:pt>
                <c:pt idx="3">
                  <c:v>11.091265865634995</c:v>
                </c:pt>
                <c:pt idx="4">
                  <c:v>11.811916732152966</c:v>
                </c:pt>
                <c:pt idx="5">
                  <c:v>12.607076774231512</c:v>
                </c:pt>
                <c:pt idx="6">
                  <c:v>13.476245757865357</c:v>
                </c:pt>
                <c:pt idx="7">
                  <c:v>14.41277955283104</c:v>
                </c:pt>
                <c:pt idx="8">
                  <c:v>15.414636447271086</c:v>
                </c:pt>
                <c:pt idx="9">
                  <c:v>16.478575875618333</c:v>
                </c:pt>
                <c:pt idx="10">
                  <c:v>17.601782169515801</c:v>
                </c:pt>
                <c:pt idx="11">
                  <c:v>18.78209515048848</c:v>
                </c:pt>
                <c:pt idx="12">
                  <c:v>20.018247942634368</c:v>
                </c:pt>
                <c:pt idx="13">
                  <c:v>21.310176496207717</c:v>
                </c:pt>
                <c:pt idx="14">
                  <c:v>22.658868669074586</c:v>
                </c:pt>
                <c:pt idx="15">
                  <c:v>24.067635131382389</c:v>
                </c:pt>
                <c:pt idx="16">
                  <c:v>25.535663637910268</c:v>
                </c:pt>
                <c:pt idx="17">
                  <c:v>27.067927942543314</c:v>
                </c:pt>
                <c:pt idx="18">
                  <c:v>28.672180435136291</c:v>
                </c:pt>
                <c:pt idx="19">
                  <c:v>30.359630226516025</c:v>
                </c:pt>
                <c:pt idx="20">
                  <c:v>32.143831983618512</c:v>
                </c:pt>
                <c:pt idx="21">
                  <c:v>34.03975933274932</c:v>
                </c:pt>
                <c:pt idx="22">
                  <c:v>36.052582582449702</c:v>
                </c:pt>
                <c:pt idx="23">
                  <c:v>38.200339461554314</c:v>
                </c:pt>
                <c:pt idx="24">
                  <c:v>40.498533498983804</c:v>
                </c:pt>
                <c:pt idx="25">
                  <c:v>40.498533498983804</c:v>
                </c:pt>
                <c:pt idx="26">
                  <c:v>40.498533498983804</c:v>
                </c:pt>
                <c:pt idx="27">
                  <c:v>40.498533498983804</c:v>
                </c:pt>
                <c:pt idx="28">
                  <c:v>40.498533498983804</c:v>
                </c:pt>
                <c:pt idx="29">
                  <c:v>40.498533498983804</c:v>
                </c:pt>
                <c:pt idx="30">
                  <c:v>40.498533498983804</c:v>
                </c:pt>
                <c:pt idx="31">
                  <c:v>40.498533498983804</c:v>
                </c:pt>
                <c:pt idx="32">
                  <c:v>40.498533498983804</c:v>
                </c:pt>
                <c:pt idx="33">
                  <c:v>40.498533498983804</c:v>
                </c:pt>
                <c:pt idx="34">
                  <c:v>40.498533498983804</c:v>
                </c:pt>
                <c:pt idx="35">
                  <c:v>40.498533498983804</c:v>
                </c:pt>
                <c:pt idx="36">
                  <c:v>40.498533498983804</c:v>
                </c:pt>
                <c:pt idx="37">
                  <c:v>41.988297354652687</c:v>
                </c:pt>
                <c:pt idx="38">
                  <c:v>43.460396436761968</c:v>
                </c:pt>
                <c:pt idx="39">
                  <c:v>44.906994557598722</c:v>
                </c:pt>
                <c:pt idx="40">
                  <c:v>46.323384210495718</c:v>
                </c:pt>
                <c:pt idx="41">
                  <c:v>47.710587824100031</c:v>
                </c:pt>
                <c:pt idx="42">
                  <c:v>49.074651343787764</c:v>
                </c:pt>
                <c:pt idx="43">
                  <c:v>50.424927593147473</c:v>
                </c:pt>
                <c:pt idx="44">
                  <c:v>51.770553352958359</c:v>
                </c:pt>
                <c:pt idx="45">
                  <c:v>53.117891893244732</c:v>
                </c:pt>
                <c:pt idx="46">
                  <c:v>54.470321769692148</c:v>
                </c:pt>
                <c:pt idx="47">
                  <c:v>55.830354629000567</c:v>
                </c:pt>
                <c:pt idx="48">
                  <c:v>57.202683872089821</c:v>
                </c:pt>
                <c:pt idx="49">
                  <c:v>58.596340112207287</c:v>
                </c:pt>
                <c:pt idx="50">
                  <c:v>60.024665196089614</c:v>
                </c:pt>
                <c:pt idx="51">
                  <c:v>61.503096012374442</c:v>
                </c:pt>
                <c:pt idx="52">
                  <c:v>63.04603195154769</c:v>
                </c:pt>
                <c:pt idx="53">
                  <c:v>64.665482464988031</c:v>
                </c:pt>
                <c:pt idx="54">
                  <c:v>66.372054126501354</c:v>
                </c:pt>
                <c:pt idx="55">
                  <c:v>68.178246927211731</c:v>
                </c:pt>
                <c:pt idx="56">
                  <c:v>70.095198674245538</c:v>
                </c:pt>
                <c:pt idx="57">
                  <c:v>72.138256485349459</c:v>
                </c:pt>
                <c:pt idx="58">
                  <c:v>74.327516294497315</c:v>
                </c:pt>
                <c:pt idx="59">
                  <c:v>76.68628173811102</c:v>
                </c:pt>
                <c:pt idx="60">
                  <c:v>79.238284620462778</c:v>
                </c:pt>
                <c:pt idx="61">
                  <c:v>82.006057926607284</c:v>
                </c:pt>
                <c:pt idx="62">
                  <c:v>85.011354192240447</c:v>
                </c:pt>
                <c:pt idx="63">
                  <c:v>88.27744896510049</c:v>
                </c:pt>
                <c:pt idx="64">
                  <c:v>91.846729969675366</c:v>
                </c:pt>
                <c:pt idx="65">
                  <c:v>95.731641838848986</c:v>
                </c:pt>
                <c:pt idx="66">
                  <c:v>99.971583335515589</c:v>
                </c:pt>
                <c:pt idx="67">
                  <c:v>-149.79398403774775</c:v>
                </c:pt>
                <c:pt idx="68">
                  <c:v>-150.03494644534231</c:v>
                </c:pt>
                <c:pt idx="69">
                  <c:v>-150.03494644534231</c:v>
                </c:pt>
                <c:pt idx="70">
                  <c:v>-150.03494644534231</c:v>
                </c:pt>
                <c:pt idx="71">
                  <c:v>-150.03494644534231</c:v>
                </c:pt>
                <c:pt idx="72">
                  <c:v>-150.03494644534231</c:v>
                </c:pt>
              </c:numCache>
            </c:numRef>
          </c:yVal>
          <c:smooth val="1"/>
          <c:extLst>
            <c:ext xmlns:c16="http://schemas.microsoft.com/office/drawing/2014/chart" uri="{C3380CC4-5D6E-409C-BE32-E72D297353CC}">
              <c16:uniqueId val="{00000002-D3FF-4B54-85E8-56EC656869B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General</c:formatCode>
                <c:ptCount val="73"/>
                <c:pt idx="1">
                  <c:v>5.8222651117858533</c:v>
                </c:pt>
                <c:pt idx="2">
                  <c:v>6.133745955428207</c:v>
                </c:pt>
                <c:pt idx="3">
                  <c:v>11.098236587118201</c:v>
                </c:pt>
                <c:pt idx="4">
                  <c:v>11.818938683828378</c:v>
                </c:pt>
                <c:pt idx="5">
                  <c:v>12.614071403137952</c:v>
                </c:pt>
                <c:pt idx="6">
                  <c:v>13.483131095694716</c:v>
                </c:pt>
                <c:pt idx="7">
                  <c:v>14.419453139199142</c:v>
                </c:pt>
                <c:pt idx="8">
                  <c:v>15.420988991102021</c:v>
                </c:pt>
                <c:pt idx="9">
                  <c:v>16.484484424450379</c:v>
                </c:pt>
                <c:pt idx="10">
                  <c:v>17.607123770887817</c:v>
                </c:pt>
                <c:pt idx="11">
                  <c:v>18.786740021246459</c:v>
                </c:pt>
                <c:pt idx="12">
                  <c:v>20.022073130317736</c:v>
                </c:pt>
                <c:pt idx="13">
                  <c:v>21.313052217662467</c:v>
                </c:pt>
                <c:pt idx="14">
                  <c:v>22.660665141147263</c:v>
                </c:pt>
                <c:pt idx="15">
                  <c:v>24.06823623230418</c:v>
                </c:pt>
                <c:pt idx="16">
                  <c:v>25.534960076604094</c:v>
                </c:pt>
                <c:pt idx="17">
                  <c:v>27.065803597240347</c:v>
                </c:pt>
                <c:pt idx="18">
                  <c:v>28.668553337529332</c:v>
                </c:pt>
                <c:pt idx="19">
                  <c:v>30.354418408297818</c:v>
                </c:pt>
                <c:pt idx="20">
                  <c:v>32.136967137865902</c:v>
                </c:pt>
                <c:pt idx="21">
                  <c:v>34.031186813923753</c:v>
                </c:pt>
                <c:pt idx="22">
                  <c:v>36.042275067781922</c:v>
                </c:pt>
                <c:pt idx="23">
                  <c:v>38.18829012035259</c:v>
                </c:pt>
                <c:pt idx="24">
                  <c:v>40.484749161940421</c:v>
                </c:pt>
                <c:pt idx="25">
                  <c:v>40.484749161940421</c:v>
                </c:pt>
                <c:pt idx="26">
                  <c:v>40.484749161940421</c:v>
                </c:pt>
                <c:pt idx="27">
                  <c:v>40.484749161940421</c:v>
                </c:pt>
                <c:pt idx="28">
                  <c:v>40.484749161940421</c:v>
                </c:pt>
                <c:pt idx="29">
                  <c:v>40.484749161940421</c:v>
                </c:pt>
                <c:pt idx="30">
                  <c:v>40.484749161940421</c:v>
                </c:pt>
                <c:pt idx="31">
                  <c:v>40.484749161940421</c:v>
                </c:pt>
                <c:pt idx="32">
                  <c:v>40.484749161940421</c:v>
                </c:pt>
                <c:pt idx="33">
                  <c:v>40.484749161940421</c:v>
                </c:pt>
                <c:pt idx="34">
                  <c:v>40.484749161940421</c:v>
                </c:pt>
                <c:pt idx="35">
                  <c:v>40.484749161940421</c:v>
                </c:pt>
                <c:pt idx="36">
                  <c:v>40.484749161940421</c:v>
                </c:pt>
                <c:pt idx="37">
                  <c:v>41.978174268677442</c:v>
                </c:pt>
                <c:pt idx="38">
                  <c:v>43.449972800325959</c:v>
                </c:pt>
                <c:pt idx="39">
                  <c:v>44.892008018712112</c:v>
                </c:pt>
                <c:pt idx="40">
                  <c:v>46.299572417168783</c:v>
                </c:pt>
                <c:pt idx="41">
                  <c:v>47.67382503818876</c:v>
                </c:pt>
                <c:pt idx="42">
                  <c:v>49.021098716224365</c:v>
                </c:pt>
                <c:pt idx="43">
                  <c:v>50.351142455017346</c:v>
                </c:pt>
                <c:pt idx="44">
                  <c:v>51.673584845191975</c:v>
                </c:pt>
                <c:pt idx="45">
                  <c:v>52.995390257693664</c:v>
                </c:pt>
                <c:pt idx="46">
                  <c:v>54.320620317437324</c:v>
                </c:pt>
                <c:pt idx="47">
                  <c:v>55.652456078967212</c:v>
                </c:pt>
                <c:pt idx="48">
                  <c:v>56.996328657970999</c:v>
                </c:pt>
                <c:pt idx="49">
                  <c:v>58.362020043848098</c:v>
                </c:pt>
                <c:pt idx="50">
                  <c:v>59.763541491179915</c:v>
                </c:pt>
                <c:pt idx="51">
                  <c:v>61.217026619217044</c:v>
                </c:pt>
                <c:pt idx="52">
                  <c:v>62.737475919367562</c:v>
                </c:pt>
                <c:pt idx="53">
                  <c:v>64.337540928085019</c:v>
                </c:pt>
                <c:pt idx="54">
                  <c:v>66.026776292563085</c:v>
                </c:pt>
                <c:pt idx="55">
                  <c:v>67.81658909315918</c:v>
                </c:pt>
                <c:pt idx="56">
                  <c:v>69.718690915151981</c:v>
                </c:pt>
                <c:pt idx="57">
                  <c:v>71.750109226591277</c:v>
                </c:pt>
                <c:pt idx="58">
                  <c:v>73.933194089908085</c:v>
                </c:pt>
                <c:pt idx="59">
                  <c:v>76.291740951368197</c:v>
                </c:pt>
                <c:pt idx="60">
                  <c:v>78.849686536013408</c:v>
                </c:pt>
                <c:pt idx="61">
                  <c:v>81.629878040743236</c:v>
                </c:pt>
                <c:pt idx="62">
                  <c:v>84.654436858637553</c:v>
                </c:pt>
                <c:pt idx="63">
                  <c:v>87.946419955281641</c:v>
                </c:pt>
                <c:pt idx="64">
                  <c:v>91.547135805781309</c:v>
                </c:pt>
                <c:pt idx="65">
                  <c:v>95.467116449178036</c:v>
                </c:pt>
                <c:pt idx="66">
                  <c:v>99.744968288060733</c:v>
                </c:pt>
                <c:pt idx="67">
                  <c:v>-149.98069418083679</c:v>
                </c:pt>
                <c:pt idx="68">
                  <c:v>-150.18085003268317</c:v>
                </c:pt>
                <c:pt idx="69">
                  <c:v>-150.18085003268317</c:v>
                </c:pt>
                <c:pt idx="70">
                  <c:v>-150.18085003268317</c:v>
                </c:pt>
                <c:pt idx="71">
                  <c:v>-150.18085003268317</c:v>
                </c:pt>
                <c:pt idx="72">
                  <c:v>-150.18085003268317</c:v>
                </c:pt>
              </c:numCache>
            </c:numRef>
          </c:yVal>
          <c:smooth val="1"/>
          <c:extLst>
            <c:ext xmlns:c16="http://schemas.microsoft.com/office/drawing/2014/chart" uri="{C3380CC4-5D6E-409C-BE32-E72D297353CC}">
              <c16:uniqueId val="{00000003-D3FF-4B54-85E8-56EC656869B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General</c:formatCode>
                <c:ptCount val="73"/>
                <c:pt idx="1">
                  <c:v>5.5504411274012924</c:v>
                </c:pt>
                <c:pt idx="2">
                  <c:v>5.8440597107019521</c:v>
                </c:pt>
                <c:pt idx="3">
                  <c:v>10.590538551877991</c:v>
                </c:pt>
                <c:pt idx="4">
                  <c:v>11.278326957782753</c:v>
                </c:pt>
                <c:pt idx="5">
                  <c:v>12.039005665175335</c:v>
                </c:pt>
                <c:pt idx="6">
                  <c:v>12.873310795354428</c:v>
                </c:pt>
                <c:pt idx="7">
                  <c:v>13.775848234786174</c:v>
                </c:pt>
                <c:pt idx="8">
                  <c:v>14.745716997226616</c:v>
                </c:pt>
                <c:pt idx="9">
                  <c:v>15.780632814027811</c:v>
                </c:pt>
                <c:pt idx="10">
                  <c:v>16.878640684063541</c:v>
                </c:pt>
                <c:pt idx="11">
                  <c:v>18.038359127777262</c:v>
                </c:pt>
                <c:pt idx="12">
                  <c:v>19.259197507806867</c:v>
                </c:pt>
                <c:pt idx="13">
                  <c:v>20.541638229787438</c:v>
                </c:pt>
                <c:pt idx="14">
                  <c:v>21.887126807969658</c:v>
                </c:pt>
                <c:pt idx="15">
                  <c:v>23.299527198576357</c:v>
                </c:pt>
                <c:pt idx="16">
                  <c:v>24.777692452464272</c:v>
                </c:pt>
                <c:pt idx="17">
                  <c:v>26.326746598749473</c:v>
                </c:pt>
                <c:pt idx="18">
                  <c:v>27.954325905516775</c:v>
                </c:pt>
                <c:pt idx="19">
                  <c:v>29.67133893313332</c:v>
                </c:pt>
                <c:pt idx="20">
                  <c:v>31.490882692151018</c:v>
                </c:pt>
                <c:pt idx="21">
                  <c:v>33.427801025721429</c:v>
                </c:pt>
                <c:pt idx="22">
                  <c:v>35.48514672777614</c:v>
                </c:pt>
                <c:pt idx="23">
                  <c:v>37.680609161843343</c:v>
                </c:pt>
                <c:pt idx="24">
                  <c:v>40.028448670845393</c:v>
                </c:pt>
                <c:pt idx="25">
                  <c:v>40.028448670845393</c:v>
                </c:pt>
                <c:pt idx="26">
                  <c:v>40.028448670845393</c:v>
                </c:pt>
                <c:pt idx="27">
                  <c:v>40.028448670845393</c:v>
                </c:pt>
                <c:pt idx="28">
                  <c:v>40.028448670845393</c:v>
                </c:pt>
                <c:pt idx="29">
                  <c:v>40.028448670845393</c:v>
                </c:pt>
                <c:pt idx="30">
                  <c:v>40.028448670845393</c:v>
                </c:pt>
                <c:pt idx="31">
                  <c:v>40.028448670845393</c:v>
                </c:pt>
                <c:pt idx="32">
                  <c:v>40.028448670845393</c:v>
                </c:pt>
                <c:pt idx="33">
                  <c:v>40.028448670845393</c:v>
                </c:pt>
                <c:pt idx="34">
                  <c:v>40.028448670845393</c:v>
                </c:pt>
                <c:pt idx="35">
                  <c:v>41.663185150043844</c:v>
                </c:pt>
                <c:pt idx="36">
                  <c:v>43.258969546615958</c:v>
                </c:pt>
                <c:pt idx="37">
                  <c:v>44.824089599641752</c:v>
                </c:pt>
                <c:pt idx="38">
                  <c:v>46.344263094097585</c:v>
                </c:pt>
                <c:pt idx="39">
                  <c:v>47.808839597045065</c:v>
                </c:pt>
                <c:pt idx="40">
                  <c:v>49.211253653513637</c:v>
                </c:pt>
                <c:pt idx="41">
                  <c:v>50.551147892308606</c:v>
                </c:pt>
                <c:pt idx="42">
                  <c:v>51.834650227113329</c:v>
                </c:pt>
                <c:pt idx="43">
                  <c:v>53.072056117052114</c:v>
                </c:pt>
                <c:pt idx="44">
                  <c:v>54.274319307054142</c:v>
                </c:pt>
                <c:pt idx="45">
                  <c:v>55.450371407445175</c:v>
                </c:pt>
                <c:pt idx="46">
                  <c:v>56.606815060671806</c:v>
                </c:pt>
                <c:pt idx="47">
                  <c:v>57.749959778347986</c:v>
                </c:pt>
                <c:pt idx="48">
                  <c:v>58.888802297537069</c:v>
                </c:pt>
                <c:pt idx="49">
                  <c:v>60.036949795322315</c:v>
                </c:pt>
                <c:pt idx="50">
                  <c:v>61.212498280274062</c:v>
                </c:pt>
                <c:pt idx="51">
                  <c:v>62.435707109788567</c:v>
                </c:pt>
                <c:pt idx="52">
                  <c:v>63.72567519064755</c:v>
                </c:pt>
                <c:pt idx="53">
                  <c:v>65.099125151909973</c:v>
                </c:pt>
                <c:pt idx="54">
                  <c:v>66.570666353065818</c:v>
                </c:pt>
                <c:pt idx="55">
                  <c:v>68.15677424815155</c:v>
                </c:pt>
                <c:pt idx="56">
                  <c:v>69.871783408287115</c:v>
                </c:pt>
                <c:pt idx="57">
                  <c:v>71.734770509208715</c:v>
                </c:pt>
                <c:pt idx="58">
                  <c:v>73.769451751805022</c:v>
                </c:pt>
                <c:pt idx="59">
                  <c:v>76.000141714958033</c:v>
                </c:pt>
                <c:pt idx="60">
                  <c:v>78.450599525707446</c:v>
                </c:pt>
                <c:pt idx="61">
                  <c:v>81.142852697879988</c:v>
                </c:pt>
                <c:pt idx="62">
                  <c:v>84.097601840557573</c:v>
                </c:pt>
                <c:pt idx="63">
                  <c:v>87.335909357176931</c:v>
                </c:pt>
                <c:pt idx="64">
                  <c:v>90.898059118999782</c:v>
                </c:pt>
                <c:pt idx="65">
                  <c:v>94.791113173384318</c:v>
                </c:pt>
                <c:pt idx="66">
                  <c:v>99.048609549239714</c:v>
                </c:pt>
                <c:pt idx="67">
                  <c:v>-150.69683460453336</c:v>
                </c:pt>
                <c:pt idx="68">
                  <c:v>-150.91957272509495</c:v>
                </c:pt>
                <c:pt idx="69">
                  <c:v>-150.91957272509495</c:v>
                </c:pt>
                <c:pt idx="70">
                  <c:v>-150.91957272509495</c:v>
                </c:pt>
                <c:pt idx="71">
                  <c:v>-150.91957272509495</c:v>
                </c:pt>
                <c:pt idx="72">
                  <c:v>-150.91957272509495</c:v>
                </c:pt>
              </c:numCache>
            </c:numRef>
          </c:yVal>
          <c:smooth val="1"/>
          <c:extLst>
            <c:ext xmlns:c16="http://schemas.microsoft.com/office/drawing/2014/chart" uri="{C3380CC4-5D6E-409C-BE32-E72D297353CC}">
              <c16:uniqueId val="{00000004-D3FF-4B54-85E8-56EC656869B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General</c:formatCode>
                <c:ptCount val="73"/>
                <c:pt idx="1">
                  <c:v>5.5523298138198314</c:v>
                </c:pt>
                <c:pt idx="2">
                  <c:v>5.8461908866968351</c:v>
                </c:pt>
                <c:pt idx="3">
                  <c:v>10.593263998102216</c:v>
                </c:pt>
                <c:pt idx="4">
                  <c:v>11.281127541621956</c:v>
                </c:pt>
                <c:pt idx="5">
                  <c:v>12.041806249014524</c:v>
                </c:pt>
                <c:pt idx="6">
                  <c:v>12.876015749501754</c:v>
                </c:pt>
                <c:pt idx="7">
                  <c:v>13.778389252318462</c:v>
                </c:pt>
                <c:pt idx="8">
                  <c:v>14.748032601913025</c:v>
                </c:pt>
                <c:pt idx="9">
                  <c:v>15.782668360330938</c:v>
                </c:pt>
                <c:pt idx="10">
                  <c:v>16.880355187828336</c:v>
                </c:pt>
                <c:pt idx="11">
                  <c:v>18.039732096927921</c:v>
                </c:pt>
                <c:pt idx="12">
                  <c:v>19.260201619573564</c:v>
                </c:pt>
                <c:pt idx="13">
                  <c:v>20.542273484170728</c:v>
                </c:pt>
                <c:pt idx="14">
                  <c:v>21.887393204968987</c:v>
                </c:pt>
                <c:pt idx="15">
                  <c:v>23.299452060960981</c:v>
                </c:pt>
                <c:pt idx="16">
                  <c:v>24.77729627231173</c:v>
                </c:pt>
                <c:pt idx="17">
                  <c:v>26.326070360212483</c:v>
                </c:pt>
                <c:pt idx="18">
                  <c:v>27.953417423442161</c:v>
                </c:pt>
                <c:pt idx="19">
                  <c:v>29.67025285305904</c:v>
                </c:pt>
                <c:pt idx="20">
                  <c:v>31.489680490307911</c:v>
                </c:pt>
                <c:pt idx="21">
                  <c:v>33.426551009032124</c:v>
                </c:pt>
                <c:pt idx="22">
                  <c:v>35.483917203163763</c:v>
                </c:pt>
                <c:pt idx="23">
                  <c:v>37.679461605538208</c:v>
                </c:pt>
                <c:pt idx="24">
                  <c:v>40.027458220463565</c:v>
                </c:pt>
                <c:pt idx="25">
                  <c:v>40.027458220463565</c:v>
                </c:pt>
                <c:pt idx="26">
                  <c:v>40.027458220463565</c:v>
                </c:pt>
                <c:pt idx="27">
                  <c:v>40.027458220463565</c:v>
                </c:pt>
                <c:pt idx="28">
                  <c:v>40.027458220463565</c:v>
                </c:pt>
                <c:pt idx="29">
                  <c:v>40.027458220463565</c:v>
                </c:pt>
                <c:pt idx="30">
                  <c:v>40.027458220463565</c:v>
                </c:pt>
                <c:pt idx="31">
                  <c:v>40.027458220463565</c:v>
                </c:pt>
                <c:pt idx="32">
                  <c:v>40.027458220463565</c:v>
                </c:pt>
                <c:pt idx="33">
                  <c:v>40.027458220463565</c:v>
                </c:pt>
                <c:pt idx="34">
                  <c:v>40.027458220463565</c:v>
                </c:pt>
                <c:pt idx="35">
                  <c:v>41.663260287660044</c:v>
                </c:pt>
                <c:pt idx="36">
                  <c:v>43.260041965306449</c:v>
                </c:pt>
                <c:pt idx="37">
                  <c:v>44.826050008330562</c:v>
                </c:pt>
                <c:pt idx="38">
                  <c:v>46.34700220170712</c:v>
                </c:pt>
                <c:pt idx="39">
                  <c:v>47.81222078972953</c:v>
                </c:pt>
                <c:pt idx="40">
                  <c:v>49.215126656043203</c:v>
                </c:pt>
                <c:pt idx="41">
                  <c:v>50.55533510668419</c:v>
                </c:pt>
                <c:pt idx="42">
                  <c:v>51.838987716718741</c:v>
                </c:pt>
                <c:pt idx="43">
                  <c:v>53.076352622504182</c:v>
                </c:pt>
                <c:pt idx="44">
                  <c:v>54.278410891737273</c:v>
                </c:pt>
                <c:pt idx="45">
                  <c:v>55.454080473360257</c:v>
                </c:pt>
                <c:pt idx="46">
                  <c:v>56.609991332587903</c:v>
                </c:pt>
                <c:pt idx="47">
                  <c:v>57.752466642419868</c:v>
                </c:pt>
                <c:pt idx="48">
                  <c:v>58.890544124072314</c:v>
                </c:pt>
                <c:pt idx="49">
                  <c:v>60.037844616013125</c:v>
                </c:pt>
                <c:pt idx="50">
                  <c:v>61.212477788197837</c:v>
                </c:pt>
                <c:pt idx="51">
                  <c:v>62.434730320791395</c:v>
                </c:pt>
                <c:pt idx="52">
                  <c:v>63.72375576611406</c:v>
                </c:pt>
                <c:pt idx="53">
                  <c:v>65.096290414610053</c:v>
                </c:pt>
                <c:pt idx="54">
                  <c:v>66.566929964382894</c:v>
                </c:pt>
                <c:pt idx="55">
                  <c:v>68.1522318377787</c:v>
                </c:pt>
                <c:pt idx="56">
                  <c:v>69.866503283146287</c:v>
                </c:pt>
                <c:pt idx="57">
                  <c:v>71.728848298992958</c:v>
                </c:pt>
                <c:pt idx="58">
                  <c:v>73.762983086206191</c:v>
                </c:pt>
                <c:pt idx="59">
                  <c:v>75.993249546436672</c:v>
                </c:pt>
                <c:pt idx="60">
                  <c:v>78.443379483956605</c:v>
                </c:pt>
                <c:pt idx="61">
                  <c:v>81.13542773536021</c:v>
                </c:pt>
                <c:pt idx="62">
                  <c:v>84.090081248345939</c:v>
                </c:pt>
                <c:pt idx="63">
                  <c:v>87.328388764964728</c:v>
                </c:pt>
                <c:pt idx="64">
                  <c:v>90.890620495095376</c:v>
                </c:pt>
                <c:pt idx="65">
                  <c:v>94.783838486094936</c:v>
                </c:pt>
                <c:pt idx="66">
                  <c:v>99.041526121334073</c:v>
                </c:pt>
                <c:pt idx="67">
                  <c:v>-150.70367212751617</c:v>
                </c:pt>
                <c:pt idx="68">
                  <c:v>-150.92615068177085</c:v>
                </c:pt>
                <c:pt idx="69">
                  <c:v>-150.92615068177085</c:v>
                </c:pt>
                <c:pt idx="70">
                  <c:v>-150.92615068177085</c:v>
                </c:pt>
                <c:pt idx="71">
                  <c:v>-150.92615068177085</c:v>
                </c:pt>
                <c:pt idx="72">
                  <c:v>-150.92615068177085</c:v>
                </c:pt>
              </c:numCache>
            </c:numRef>
          </c:yVal>
          <c:smooth val="1"/>
          <c:extLst>
            <c:ext xmlns:c16="http://schemas.microsoft.com/office/drawing/2014/chart" uri="{C3380CC4-5D6E-409C-BE32-E72D297353CC}">
              <c16:uniqueId val="{00000005-D3FF-4B54-85E8-56EC656869B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General</c:formatCode>
                <c:ptCount val="73"/>
                <c:pt idx="1">
                  <c:v>0</c:v>
                </c:pt>
                <c:pt idx="2">
                  <c:v>-0.50500461347998993</c:v>
                </c:pt>
                <c:pt idx="3">
                  <c:v>-0.50500461347998993</c:v>
                </c:pt>
                <c:pt idx="4">
                  <c:v>-0.50500461347998993</c:v>
                </c:pt>
                <c:pt idx="5">
                  <c:v>-0.50500461347998993</c:v>
                </c:pt>
                <c:pt idx="6">
                  <c:v>-1.4539887466983537</c:v>
                </c:pt>
                <c:pt idx="7">
                  <c:v>-2.5209384118313487</c:v>
                </c:pt>
                <c:pt idx="8">
                  <c:v>-3.7051259019301881</c:v>
                </c:pt>
                <c:pt idx="9">
                  <c:v>-5.0035259031403498</c:v>
                </c:pt>
                <c:pt idx="10">
                  <c:v>-6.4123791155695642</c:v>
                </c:pt>
                <c:pt idx="11">
                  <c:v>-7.9268156545712323</c:v>
                </c:pt>
                <c:pt idx="12">
                  <c:v>-9.5407235406984192</c:v>
                </c:pt>
                <c:pt idx="13">
                  <c:v>-11.246888080684109</c:v>
                </c:pt>
                <c:pt idx="14">
                  <c:v>-13.036670400918766</c:v>
                </c:pt>
                <c:pt idx="15">
                  <c:v>-14.902536328826841</c:v>
                </c:pt>
                <c:pt idx="16">
                  <c:v>-16.832352026605662</c:v>
                </c:pt>
                <c:pt idx="17">
                  <c:v>-18.816536118230843</c:v>
                </c:pt>
                <c:pt idx="18">
                  <c:v>-20.842129945566576</c:v>
                </c:pt>
                <c:pt idx="19">
                  <c:v>-22.893391406296558</c:v>
                </c:pt>
                <c:pt idx="20">
                  <c:v>-24.953503297397489</c:v>
                </c:pt>
                <c:pt idx="21">
                  <c:v>-27.009556595991228</c:v>
                </c:pt>
                <c:pt idx="22">
                  <c:v>-29.043155625916931</c:v>
                </c:pt>
                <c:pt idx="23">
                  <c:v>-31.042310969540154</c:v>
                </c:pt>
                <c:pt idx="24">
                  <c:v>-32.992211559371796</c:v>
                </c:pt>
                <c:pt idx="25">
                  <c:v>-47.954582040410543</c:v>
                </c:pt>
                <c:pt idx="26">
                  <c:v>-49.993229636885886</c:v>
                </c:pt>
                <c:pt idx="27">
                  <c:v>-51.783956612964957</c:v>
                </c:pt>
                <c:pt idx="28">
                  <c:v>-53.349207589801424</c:v>
                </c:pt>
                <c:pt idx="29">
                  <c:v>-54.723401587889413</c:v>
                </c:pt>
                <c:pt idx="30">
                  <c:v>-55.924131824556881</c:v>
                </c:pt>
                <c:pt idx="31">
                  <c:v>-56.964006859750185</c:v>
                </c:pt>
                <c:pt idx="32">
                  <c:v>-57.851954068207647</c:v>
                </c:pt>
                <c:pt idx="33">
                  <c:v>-58.592559566259339</c:v>
                </c:pt>
                <c:pt idx="34">
                  <c:v>-59.1874975772689</c:v>
                </c:pt>
                <c:pt idx="35">
                  <c:v>-59.631473106963625</c:v>
                </c:pt>
                <c:pt idx="36">
                  <c:v>-59.934802821085071</c:v>
                </c:pt>
                <c:pt idx="37">
                  <c:v>-60.119527254325277</c:v>
                </c:pt>
                <c:pt idx="38">
                  <c:v>-60.189894548192513</c:v>
                </c:pt>
                <c:pt idx="39">
                  <c:v>-60.189894548192513</c:v>
                </c:pt>
                <c:pt idx="40">
                  <c:v>-60.189894548192513</c:v>
                </c:pt>
                <c:pt idx="41">
                  <c:v>-60.189894548192513</c:v>
                </c:pt>
                <c:pt idx="42">
                  <c:v>-60.189894548192513</c:v>
                </c:pt>
                <c:pt idx="43">
                  <c:v>-60.189894548192513</c:v>
                </c:pt>
                <c:pt idx="44">
                  <c:v>-60.189894548192513</c:v>
                </c:pt>
                <c:pt idx="45">
                  <c:v>-60.189894548192513</c:v>
                </c:pt>
                <c:pt idx="46">
                  <c:v>-60.189894548192513</c:v>
                </c:pt>
                <c:pt idx="47">
                  <c:v>-60.189894548192513</c:v>
                </c:pt>
                <c:pt idx="48">
                  <c:v>-60.189894548192513</c:v>
                </c:pt>
                <c:pt idx="49">
                  <c:v>-60.189894548192513</c:v>
                </c:pt>
                <c:pt idx="50">
                  <c:v>-60.189894548192513</c:v>
                </c:pt>
                <c:pt idx="51">
                  <c:v>-60.189894548192513</c:v>
                </c:pt>
                <c:pt idx="52">
                  <c:v>-60.189894548192513</c:v>
                </c:pt>
                <c:pt idx="53">
                  <c:v>-60.189894548192513</c:v>
                </c:pt>
                <c:pt idx="54">
                  <c:v>-60.189894548192513</c:v>
                </c:pt>
                <c:pt idx="55">
                  <c:v>-60.189894548192513</c:v>
                </c:pt>
                <c:pt idx="56">
                  <c:v>-60.189894548192513</c:v>
                </c:pt>
                <c:pt idx="57">
                  <c:v>-60.189894548192513</c:v>
                </c:pt>
                <c:pt idx="58">
                  <c:v>-60.189894548192513</c:v>
                </c:pt>
                <c:pt idx="59">
                  <c:v>-60.189894548192513</c:v>
                </c:pt>
                <c:pt idx="60">
                  <c:v>-60.189894548192513</c:v>
                </c:pt>
                <c:pt idx="61">
                  <c:v>-60.189894548192513</c:v>
                </c:pt>
                <c:pt idx="62">
                  <c:v>-60.189894548192513</c:v>
                </c:pt>
                <c:pt idx="63">
                  <c:v>-60.189894548192513</c:v>
                </c:pt>
                <c:pt idx="64">
                  <c:v>-60.189894548192513</c:v>
                </c:pt>
                <c:pt idx="65">
                  <c:v>-60.189894548192513</c:v>
                </c:pt>
                <c:pt idx="66">
                  <c:v>-60.189894548192513</c:v>
                </c:pt>
                <c:pt idx="67">
                  <c:v>46.85142274908074</c:v>
                </c:pt>
                <c:pt idx="68">
                  <c:v>46.85142274908074</c:v>
                </c:pt>
                <c:pt idx="69">
                  <c:v>46.85142274908074</c:v>
                </c:pt>
                <c:pt idx="70">
                  <c:v>46.85142274908074</c:v>
                </c:pt>
                <c:pt idx="71">
                  <c:v>46.85142274908074</c:v>
                </c:pt>
                <c:pt idx="72">
                  <c:v>46.85142274908074</c:v>
                </c:pt>
              </c:numCache>
            </c:numRef>
          </c:yVal>
          <c:smooth val="1"/>
          <c:extLst>
            <c:ext xmlns:c16="http://schemas.microsoft.com/office/drawing/2014/chart" uri="{C3380CC4-5D6E-409C-BE32-E72D297353CC}">
              <c16:uniqueId val="{00000006-D3FF-4B54-85E8-56EC656869B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General</c:formatCode>
                <c:ptCount val="73"/>
                <c:pt idx="1">
                  <c:v>0</c:v>
                </c:pt>
                <c:pt idx="2">
                  <c:v>-0.50444022752937556</c:v>
                </c:pt>
                <c:pt idx="3">
                  <c:v>-0.50444022752937556</c:v>
                </c:pt>
                <c:pt idx="4">
                  <c:v>-0.50444022752937556</c:v>
                </c:pt>
                <c:pt idx="5">
                  <c:v>-0.50444022752937556</c:v>
                </c:pt>
                <c:pt idx="6">
                  <c:v>-1.452757087494593</c:v>
                </c:pt>
                <c:pt idx="7">
                  <c:v>-2.5190441754753046</c:v>
                </c:pt>
                <c:pt idx="8">
                  <c:v>-3.7025947035179847</c:v>
                </c:pt>
                <c:pt idx="9">
                  <c:v>-5.000402569090145</c:v>
                </c:pt>
                <c:pt idx="10">
                  <c:v>-6.4087259759485171</c:v>
                </c:pt>
                <c:pt idx="11">
                  <c:v>-7.9227087008310875</c:v>
                </c:pt>
                <c:pt idx="12">
                  <c:v>-9.5362498641658853</c:v>
                </c:pt>
                <c:pt idx="13">
                  <c:v>-11.24214010916425</c:v>
                </c:pt>
                <c:pt idx="14">
                  <c:v>-13.031743977562808</c:v>
                </c:pt>
                <c:pt idx="15">
                  <c:v>-14.897527937163385</c:v>
                </c:pt>
                <c:pt idx="16">
                  <c:v>-16.82734875796142</c:v>
                </c:pt>
                <c:pt idx="17">
                  <c:v>-18.811619407265486</c:v>
                </c:pt>
                <c:pt idx="18">
                  <c:v>-20.837371354454806</c:v>
                </c:pt>
                <c:pt idx="19">
                  <c:v>-22.888850890372662</c:v>
                </c:pt>
                <c:pt idx="20">
                  <c:v>-24.949227257340748</c:v>
                </c:pt>
                <c:pt idx="21">
                  <c:v>-27.005577023989357</c:v>
                </c:pt>
                <c:pt idx="22">
                  <c:v>-29.039485836483426</c:v>
                </c:pt>
                <c:pt idx="23">
                  <c:v>-31.038950055473695</c:v>
                </c:pt>
                <c:pt idx="24">
                  <c:v>-32.98914351123733</c:v>
                </c:pt>
                <c:pt idx="25">
                  <c:v>-47.952655464995672</c:v>
                </c:pt>
                <c:pt idx="26">
                  <c:v>-49.991801381819599</c:v>
                </c:pt>
                <c:pt idx="27">
                  <c:v>-51.783054321205086</c:v>
                </c:pt>
                <c:pt idx="28">
                  <c:v>-53.348836811285466</c:v>
                </c:pt>
                <c:pt idx="29">
                  <c:v>-54.72354716701885</c:v>
                </c:pt>
                <c:pt idx="30">
                  <c:v>-55.924755552146706</c:v>
                </c:pt>
                <c:pt idx="31">
                  <c:v>-56.96504982107939</c:v>
                </c:pt>
                <c:pt idx="32">
                  <c:v>-57.853339417987954</c:v>
                </c:pt>
                <c:pt idx="33">
                  <c:v>-58.59419637089961</c:v>
                </c:pt>
                <c:pt idx="34">
                  <c:v>-59.189285937894383</c:v>
                </c:pt>
                <c:pt idx="35">
                  <c:v>-59.633297969101037</c:v>
                </c:pt>
                <c:pt idx="36">
                  <c:v>-59.936551691770745</c:v>
                </c:pt>
                <c:pt idx="37">
                  <c:v>-60.121107919213287</c:v>
                </c:pt>
                <c:pt idx="38">
                  <c:v>-60.19121009683596</c:v>
                </c:pt>
                <c:pt idx="39">
                  <c:v>-60.19121009683596</c:v>
                </c:pt>
                <c:pt idx="40">
                  <c:v>-60.19121009683596</c:v>
                </c:pt>
                <c:pt idx="41">
                  <c:v>-60.19121009683596</c:v>
                </c:pt>
                <c:pt idx="42">
                  <c:v>-60.19121009683596</c:v>
                </c:pt>
                <c:pt idx="43">
                  <c:v>-60.19121009683596</c:v>
                </c:pt>
                <c:pt idx="44">
                  <c:v>-60.19121009683596</c:v>
                </c:pt>
                <c:pt idx="45">
                  <c:v>-60.19121009683596</c:v>
                </c:pt>
                <c:pt idx="46">
                  <c:v>-60.19121009683596</c:v>
                </c:pt>
                <c:pt idx="47">
                  <c:v>-60.19121009683596</c:v>
                </c:pt>
                <c:pt idx="48">
                  <c:v>-60.19121009683596</c:v>
                </c:pt>
                <c:pt idx="49">
                  <c:v>-60.19121009683596</c:v>
                </c:pt>
                <c:pt idx="50">
                  <c:v>-60.19121009683596</c:v>
                </c:pt>
                <c:pt idx="51">
                  <c:v>-60.19121009683596</c:v>
                </c:pt>
                <c:pt idx="52">
                  <c:v>-60.19121009683596</c:v>
                </c:pt>
                <c:pt idx="53">
                  <c:v>-60.19121009683596</c:v>
                </c:pt>
                <c:pt idx="54">
                  <c:v>-60.19121009683596</c:v>
                </c:pt>
                <c:pt idx="55">
                  <c:v>-60.19121009683596</c:v>
                </c:pt>
                <c:pt idx="56">
                  <c:v>-60.19121009683596</c:v>
                </c:pt>
                <c:pt idx="57">
                  <c:v>-60.19121009683596</c:v>
                </c:pt>
                <c:pt idx="58">
                  <c:v>-60.19121009683596</c:v>
                </c:pt>
                <c:pt idx="59">
                  <c:v>-60.19121009683596</c:v>
                </c:pt>
                <c:pt idx="60">
                  <c:v>-60.19121009683596</c:v>
                </c:pt>
                <c:pt idx="61">
                  <c:v>-60.19121009683596</c:v>
                </c:pt>
                <c:pt idx="62">
                  <c:v>-60.19121009683596</c:v>
                </c:pt>
                <c:pt idx="63">
                  <c:v>-60.19121009683596</c:v>
                </c:pt>
                <c:pt idx="64">
                  <c:v>-60.19121009683596</c:v>
                </c:pt>
                <c:pt idx="65">
                  <c:v>-60.19121009683596</c:v>
                </c:pt>
                <c:pt idx="66">
                  <c:v>-60.19121009683596</c:v>
                </c:pt>
                <c:pt idx="67">
                  <c:v>46.850128172797213</c:v>
                </c:pt>
                <c:pt idx="68">
                  <c:v>46.850128172797213</c:v>
                </c:pt>
                <c:pt idx="69">
                  <c:v>46.850128172797213</c:v>
                </c:pt>
                <c:pt idx="70">
                  <c:v>46.850128172797213</c:v>
                </c:pt>
                <c:pt idx="71">
                  <c:v>46.850128172797213</c:v>
                </c:pt>
                <c:pt idx="72">
                  <c:v>46.850128172797213</c:v>
                </c:pt>
              </c:numCache>
            </c:numRef>
          </c:yVal>
          <c:smooth val="1"/>
          <c:extLst>
            <c:ext xmlns:c16="http://schemas.microsoft.com/office/drawing/2014/chart" uri="{C3380CC4-5D6E-409C-BE32-E72D297353CC}">
              <c16:uniqueId val="{00000007-D3FF-4B54-85E8-56EC656869B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General</c:formatCode>
                <c:ptCount val="73"/>
                <c:pt idx="1">
                  <c:v>0</c:v>
                </c:pt>
                <c:pt idx="2">
                  <c:v>-0.50169941224757864</c:v>
                </c:pt>
                <c:pt idx="3">
                  <c:v>-0.50169941224757864</c:v>
                </c:pt>
                <c:pt idx="4">
                  <c:v>-0.50169941224757864</c:v>
                </c:pt>
                <c:pt idx="5">
                  <c:v>-0.50169941224757864</c:v>
                </c:pt>
                <c:pt idx="6">
                  <c:v>-1.4480716595010712</c:v>
                </c:pt>
                <c:pt idx="7">
                  <c:v>-2.5122984399194799</c:v>
                </c:pt>
                <c:pt idx="8">
                  <c:v>-3.6937041305827094</c:v>
                </c:pt>
                <c:pt idx="9">
                  <c:v>-4.9893270284582023</c:v>
                </c:pt>
                <c:pt idx="10">
                  <c:v>-6.3954667483747087</c:v>
                </c:pt>
                <c:pt idx="11">
                  <c:v>-7.9073050627960946</c:v>
                </c:pt>
                <c:pt idx="12">
                  <c:v>-9.5187748186935686</c:v>
                </c:pt>
                <c:pt idx="13">
                  <c:v>-11.222695689720712</c:v>
                </c:pt>
                <c:pt idx="14">
                  <c:v>-13.010458259628503</c:v>
                </c:pt>
                <c:pt idx="15">
                  <c:v>-14.874549915213922</c:v>
                </c:pt>
                <c:pt idx="16">
                  <c:v>-16.802832336032484</c:v>
                </c:pt>
                <c:pt idx="17">
                  <c:v>-18.785728842160768</c:v>
                </c:pt>
                <c:pt idx="18">
                  <c:v>-20.810286538859568</c:v>
                </c:pt>
                <c:pt idx="19">
                  <c:v>-22.860770448011191</c:v>
                </c:pt>
                <c:pt idx="20">
                  <c:v>-24.920367729163392</c:v>
                </c:pt>
                <c:pt idx="21">
                  <c:v>-26.976163796159344</c:v>
                </c:pt>
                <c:pt idx="22">
                  <c:v>-29.009728886082723</c:v>
                </c:pt>
                <c:pt idx="23">
                  <c:v>-31.009065883429063</c:v>
                </c:pt>
                <c:pt idx="24">
                  <c:v>-32.959345896871568</c:v>
                </c:pt>
                <c:pt idx="25">
                  <c:v>-47.90409137739622</c:v>
                </c:pt>
                <c:pt idx="26">
                  <c:v>-49.943004196845699</c:v>
                </c:pt>
                <c:pt idx="27">
                  <c:v>-51.734450103288417</c:v>
                </c:pt>
                <c:pt idx="28">
                  <c:v>-53.300806371521254</c:v>
                </c:pt>
                <c:pt idx="29">
                  <c:v>-54.676419232473627</c:v>
                </c:pt>
                <c:pt idx="30">
                  <c:v>-55.878801215920767</c:v>
                </c:pt>
                <c:pt idx="31">
                  <c:v>-56.92048254230685</c:v>
                </c:pt>
                <c:pt idx="32">
                  <c:v>-57.810323133283809</c:v>
                </c:pt>
                <c:pt idx="33">
                  <c:v>-58.552852325052022</c:v>
                </c:pt>
                <c:pt idx="34">
                  <c:v>-59.149698233802177</c:v>
                </c:pt>
                <c:pt idx="35">
                  <c:v>-59.595511433182388</c:v>
                </c:pt>
                <c:pt idx="36">
                  <c:v>-59.90057614314582</c:v>
                </c:pt>
                <c:pt idx="37">
                  <c:v>-60.086932044547972</c:v>
                </c:pt>
                <c:pt idx="38">
                  <c:v>-60.158788002416422</c:v>
                </c:pt>
                <c:pt idx="39">
                  <c:v>-60.158788002416422</c:v>
                </c:pt>
                <c:pt idx="40">
                  <c:v>-60.158788002416422</c:v>
                </c:pt>
                <c:pt idx="41">
                  <c:v>-60.158788002416422</c:v>
                </c:pt>
                <c:pt idx="42">
                  <c:v>-60.158788002416422</c:v>
                </c:pt>
                <c:pt idx="43">
                  <c:v>-60.158788002416422</c:v>
                </c:pt>
                <c:pt idx="44">
                  <c:v>-60.158788002416422</c:v>
                </c:pt>
                <c:pt idx="45">
                  <c:v>-60.158788002416422</c:v>
                </c:pt>
                <c:pt idx="46">
                  <c:v>-60.158788002416422</c:v>
                </c:pt>
                <c:pt idx="47">
                  <c:v>-60.158788002416422</c:v>
                </c:pt>
                <c:pt idx="48">
                  <c:v>-60.158788002416422</c:v>
                </c:pt>
                <c:pt idx="49">
                  <c:v>-60.158788002416422</c:v>
                </c:pt>
                <c:pt idx="50">
                  <c:v>-60.158788002416422</c:v>
                </c:pt>
                <c:pt idx="51">
                  <c:v>-60.158788002416422</c:v>
                </c:pt>
                <c:pt idx="52">
                  <c:v>-60.158788002416422</c:v>
                </c:pt>
                <c:pt idx="53">
                  <c:v>-60.158788002416422</c:v>
                </c:pt>
                <c:pt idx="54">
                  <c:v>-60.158788002416422</c:v>
                </c:pt>
                <c:pt idx="55">
                  <c:v>-60.158788002416422</c:v>
                </c:pt>
                <c:pt idx="56">
                  <c:v>-60.158788002416422</c:v>
                </c:pt>
                <c:pt idx="57">
                  <c:v>-60.158788002416422</c:v>
                </c:pt>
                <c:pt idx="58">
                  <c:v>-60.158788002416422</c:v>
                </c:pt>
                <c:pt idx="59">
                  <c:v>-60.158788002416422</c:v>
                </c:pt>
                <c:pt idx="60">
                  <c:v>-60.158788002416422</c:v>
                </c:pt>
                <c:pt idx="61">
                  <c:v>-60.158788002416422</c:v>
                </c:pt>
                <c:pt idx="62">
                  <c:v>-60.158788002416422</c:v>
                </c:pt>
                <c:pt idx="63">
                  <c:v>-60.158788002416422</c:v>
                </c:pt>
                <c:pt idx="64">
                  <c:v>-60.158788002416422</c:v>
                </c:pt>
                <c:pt idx="65">
                  <c:v>-60.158788002416422</c:v>
                </c:pt>
                <c:pt idx="66">
                  <c:v>-60.158788002416422</c:v>
                </c:pt>
                <c:pt idx="67">
                  <c:v>46.879292480594479</c:v>
                </c:pt>
                <c:pt idx="68">
                  <c:v>46.879292480594479</c:v>
                </c:pt>
                <c:pt idx="69">
                  <c:v>46.879292480594479</c:v>
                </c:pt>
                <c:pt idx="70">
                  <c:v>46.879292480594479</c:v>
                </c:pt>
                <c:pt idx="71">
                  <c:v>46.879292480594479</c:v>
                </c:pt>
                <c:pt idx="72">
                  <c:v>46.879292480594479</c:v>
                </c:pt>
              </c:numCache>
            </c:numRef>
          </c:yVal>
          <c:smooth val="1"/>
          <c:extLst>
            <c:ext xmlns:c16="http://schemas.microsoft.com/office/drawing/2014/chart" uri="{C3380CC4-5D6E-409C-BE32-E72D297353CC}">
              <c16:uniqueId val="{00000008-D3FF-4B54-85E8-56EC656869B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General</c:formatCode>
                <c:ptCount val="73"/>
                <c:pt idx="1">
                  <c:v>0</c:v>
                </c:pt>
                <c:pt idx="2">
                  <c:v>-0.50197605528538247</c:v>
                </c:pt>
                <c:pt idx="3">
                  <c:v>-0.50197605528538247</c:v>
                </c:pt>
                <c:pt idx="4">
                  <c:v>-0.50197605528538247</c:v>
                </c:pt>
                <c:pt idx="5">
                  <c:v>-0.50197605528538247</c:v>
                </c:pt>
                <c:pt idx="6">
                  <c:v>-1.454018630977135</c:v>
                </c:pt>
                <c:pt idx="7">
                  <c:v>-2.5252648015613488</c:v>
                </c:pt>
                <c:pt idx="8">
                  <c:v>-3.7148737267481131</c:v>
                </c:pt>
                <c:pt idx="9">
                  <c:v>-5.0196488984573548</c:v>
                </c:pt>
                <c:pt idx="10">
                  <c:v>-6.4356329267203805</c:v>
                </c:pt>
                <c:pt idx="11">
                  <c:v>-7.9577394793285947</c:v>
                </c:pt>
                <c:pt idx="12">
                  <c:v>-9.5796239063788988</c:v>
                </c:pt>
                <c:pt idx="13">
                  <c:v>-11.293837563393303</c:v>
                </c:pt>
                <c:pt idx="14">
                  <c:v>-13.091504850582552</c:v>
                </c:pt>
                <c:pt idx="15">
                  <c:v>-14.964846971203407</c:v>
                </c:pt>
                <c:pt idx="16">
                  <c:v>-16.901536266559447</c:v>
                </c:pt>
                <c:pt idx="17">
                  <c:v>-18.891790388851518</c:v>
                </c:pt>
                <c:pt idx="18">
                  <c:v>-20.922487810624489</c:v>
                </c:pt>
                <c:pt idx="19">
                  <c:v>-22.977759981707507</c:v>
                </c:pt>
                <c:pt idx="20">
                  <c:v>-25.040697111177842</c:v>
                </c:pt>
                <c:pt idx="21">
                  <c:v>-27.098232750045959</c:v>
                </c:pt>
                <c:pt idx="22">
                  <c:v>-29.132159119553798</c:v>
                </c:pt>
                <c:pt idx="23">
                  <c:v>-31.130405340724884</c:v>
                </c:pt>
                <c:pt idx="24">
                  <c:v>-33.078228973181723</c:v>
                </c:pt>
                <c:pt idx="25">
                  <c:v>-48.02273890155189</c:v>
                </c:pt>
                <c:pt idx="26">
                  <c:v>-50.05474514398793</c:v>
                </c:pt>
                <c:pt idx="27">
                  <c:v>-51.836501713415501</c:v>
                </c:pt>
                <c:pt idx="28">
                  <c:v>-53.390691237922795</c:v>
                </c:pt>
                <c:pt idx="29">
                  <c:v>-54.752016638652321</c:v>
                </c:pt>
                <c:pt idx="30">
                  <c:v>-55.938397511948068</c:v>
                </c:pt>
                <c:pt idx="31">
                  <c:v>-56.96281191551752</c:v>
                </c:pt>
                <c:pt idx="32">
                  <c:v>-57.834587459975424</c:v>
                </c:pt>
                <c:pt idx="33">
                  <c:v>-58.558726720422484</c:v>
                </c:pt>
                <c:pt idx="34">
                  <c:v>-59.137331692327109</c:v>
                </c:pt>
                <c:pt idx="35">
                  <c:v>-59.565617121828808</c:v>
                </c:pt>
                <c:pt idx="36">
                  <c:v>-59.854345590800293</c:v>
                </c:pt>
                <c:pt idx="37">
                  <c:v>-60.025715380233692</c:v>
                </c:pt>
                <c:pt idx="38">
                  <c:v>-60.084384473174723</c:v>
                </c:pt>
                <c:pt idx="39">
                  <c:v>-60.084384473174723</c:v>
                </c:pt>
                <c:pt idx="40">
                  <c:v>-60.084384473174723</c:v>
                </c:pt>
                <c:pt idx="41">
                  <c:v>-60.084384473174723</c:v>
                </c:pt>
                <c:pt idx="42">
                  <c:v>-60.084384473174723</c:v>
                </c:pt>
                <c:pt idx="43">
                  <c:v>-60.084384473174723</c:v>
                </c:pt>
                <c:pt idx="44">
                  <c:v>-60.084384473174723</c:v>
                </c:pt>
                <c:pt idx="45">
                  <c:v>-60.084384473174723</c:v>
                </c:pt>
                <c:pt idx="46">
                  <c:v>-60.084384473174723</c:v>
                </c:pt>
                <c:pt idx="47">
                  <c:v>-60.084384473174723</c:v>
                </c:pt>
                <c:pt idx="48">
                  <c:v>-60.084384473174723</c:v>
                </c:pt>
                <c:pt idx="49">
                  <c:v>-60.084384473174723</c:v>
                </c:pt>
                <c:pt idx="50">
                  <c:v>-60.084384473174723</c:v>
                </c:pt>
                <c:pt idx="51">
                  <c:v>-60.084384473174723</c:v>
                </c:pt>
                <c:pt idx="52">
                  <c:v>-60.084384473174723</c:v>
                </c:pt>
                <c:pt idx="53">
                  <c:v>-60.084384473174723</c:v>
                </c:pt>
                <c:pt idx="54">
                  <c:v>-60.084384473174723</c:v>
                </c:pt>
                <c:pt idx="55">
                  <c:v>-60.084384473174723</c:v>
                </c:pt>
                <c:pt idx="56">
                  <c:v>-60.084384473174723</c:v>
                </c:pt>
                <c:pt idx="57">
                  <c:v>-60.084384473174723</c:v>
                </c:pt>
                <c:pt idx="58">
                  <c:v>-60.084384473174723</c:v>
                </c:pt>
                <c:pt idx="59">
                  <c:v>-60.084384473174723</c:v>
                </c:pt>
                <c:pt idx="60">
                  <c:v>-60.084384473174723</c:v>
                </c:pt>
                <c:pt idx="61">
                  <c:v>-60.084384473174723</c:v>
                </c:pt>
                <c:pt idx="62">
                  <c:v>-60.084384473174723</c:v>
                </c:pt>
                <c:pt idx="63">
                  <c:v>-60.084384473174723</c:v>
                </c:pt>
                <c:pt idx="64">
                  <c:v>-60.084384473174723</c:v>
                </c:pt>
                <c:pt idx="65">
                  <c:v>-60.084384473174723</c:v>
                </c:pt>
                <c:pt idx="66">
                  <c:v>-60.084384473174723</c:v>
                </c:pt>
                <c:pt idx="67">
                  <c:v>46.943988342017875</c:v>
                </c:pt>
                <c:pt idx="68">
                  <c:v>46.943988342017875</c:v>
                </c:pt>
                <c:pt idx="69">
                  <c:v>46.943988342017875</c:v>
                </c:pt>
                <c:pt idx="70">
                  <c:v>46.943988342017875</c:v>
                </c:pt>
                <c:pt idx="71">
                  <c:v>46.943988342017875</c:v>
                </c:pt>
                <c:pt idx="72">
                  <c:v>46.943988342017875</c:v>
                </c:pt>
              </c:numCache>
            </c:numRef>
          </c:yVal>
          <c:smooth val="1"/>
          <c:extLst>
            <c:ext xmlns:c16="http://schemas.microsoft.com/office/drawing/2014/chart" uri="{C3380CC4-5D6E-409C-BE32-E72D297353CC}">
              <c16:uniqueId val="{00000009-D3FF-4B54-85E8-56EC656869B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General</c:formatCode>
                <c:ptCount val="73"/>
                <c:pt idx="1">
                  <c:v>0</c:v>
                </c:pt>
                <c:pt idx="2">
                  <c:v>-0.50198288597764318</c:v>
                </c:pt>
                <c:pt idx="3">
                  <c:v>-0.50198288597764318</c:v>
                </c:pt>
                <c:pt idx="4">
                  <c:v>-0.50198288597764318</c:v>
                </c:pt>
                <c:pt idx="5">
                  <c:v>-0.50198288597764318</c:v>
                </c:pt>
                <c:pt idx="6">
                  <c:v>-1.4540216194050046</c:v>
                </c:pt>
                <c:pt idx="7">
                  <c:v>-2.5252648015613239</c:v>
                </c:pt>
                <c:pt idx="8">
                  <c:v>-3.714870738320208</c:v>
                </c:pt>
                <c:pt idx="9">
                  <c:v>-5.0196424946833034</c:v>
                </c:pt>
                <c:pt idx="10">
                  <c:v>-6.4356239614367183</c:v>
                </c:pt>
                <c:pt idx="11">
                  <c:v>-7.957725817943988</c:v>
                </c:pt>
                <c:pt idx="12">
                  <c:v>-9.5796055488933405</c:v>
                </c:pt>
                <c:pt idx="13">
                  <c:v>-11.293812375215445</c:v>
                </c:pt>
                <c:pt idx="14">
                  <c:v>-13.091471337498476</c:v>
                </c:pt>
                <c:pt idx="15">
                  <c:v>-14.964802998621757</c:v>
                </c:pt>
                <c:pt idx="16">
                  <c:v>-16.901479486429743</c:v>
                </c:pt>
                <c:pt idx="17">
                  <c:v>-18.891718346393731</c:v>
                </c:pt>
                <c:pt idx="18">
                  <c:v>-20.922397837599434</c:v>
                </c:pt>
                <c:pt idx="19">
                  <c:v>-22.977649369852422</c:v>
                </c:pt>
                <c:pt idx="20">
                  <c:v>-25.040563032159206</c:v>
                </c:pt>
                <c:pt idx="21">
                  <c:v>-27.098072442236216</c:v>
                </c:pt>
                <c:pt idx="22">
                  <c:v>-29.131969888031392</c:v>
                </c:pt>
                <c:pt idx="23">
                  <c:v>-31.130184837439337</c:v>
                </c:pt>
                <c:pt idx="24">
                  <c:v>-33.077974316434712</c:v>
                </c:pt>
                <c:pt idx="25">
                  <c:v>-48.022630891230001</c:v>
                </c:pt>
                <c:pt idx="26">
                  <c:v>-50.054601699449783</c:v>
                </c:pt>
                <c:pt idx="27">
                  <c:v>-51.836319205855808</c:v>
                </c:pt>
                <c:pt idx="28">
                  <c:v>-53.390466892372821</c:v>
                </c:pt>
                <c:pt idx="29">
                  <c:v>-54.751747253225069</c:v>
                </c:pt>
                <c:pt idx="30">
                  <c:v>-55.938080525133891</c:v>
                </c:pt>
                <c:pt idx="31">
                  <c:v>-56.962446260020776</c:v>
                </c:pt>
                <c:pt idx="32">
                  <c:v>-57.834172495418692</c:v>
                </c:pt>
                <c:pt idx="33">
                  <c:v>-58.558262660264923</c:v>
                </c:pt>
                <c:pt idx="34">
                  <c:v>-59.136819390405229</c:v>
                </c:pt>
                <c:pt idx="35">
                  <c:v>-59.565059139652242</c:v>
                </c:pt>
                <c:pt idx="36">
                  <c:v>-59.853744489878629</c:v>
                </c:pt>
                <c:pt idx="37">
                  <c:v>-60.025074148994811</c:v>
                </c:pt>
                <c:pt idx="38">
                  <c:v>-60.083706740423928</c:v>
                </c:pt>
                <c:pt idx="39">
                  <c:v>-60.083706740423928</c:v>
                </c:pt>
                <c:pt idx="40">
                  <c:v>-60.083706740423928</c:v>
                </c:pt>
                <c:pt idx="41">
                  <c:v>-60.083706740423928</c:v>
                </c:pt>
                <c:pt idx="42">
                  <c:v>-60.083706740423928</c:v>
                </c:pt>
                <c:pt idx="43">
                  <c:v>-60.083706740423928</c:v>
                </c:pt>
                <c:pt idx="44">
                  <c:v>-60.083706740423928</c:v>
                </c:pt>
                <c:pt idx="45">
                  <c:v>-60.083706740423928</c:v>
                </c:pt>
                <c:pt idx="46">
                  <c:v>-60.083706740423928</c:v>
                </c:pt>
                <c:pt idx="47">
                  <c:v>-60.083706740423928</c:v>
                </c:pt>
                <c:pt idx="48">
                  <c:v>-60.083706740423928</c:v>
                </c:pt>
                <c:pt idx="49">
                  <c:v>-60.083706740423928</c:v>
                </c:pt>
                <c:pt idx="50">
                  <c:v>-60.083706740423928</c:v>
                </c:pt>
                <c:pt idx="51">
                  <c:v>-60.083706740423928</c:v>
                </c:pt>
                <c:pt idx="52">
                  <c:v>-60.083706740423928</c:v>
                </c:pt>
                <c:pt idx="53">
                  <c:v>-60.083706740423928</c:v>
                </c:pt>
                <c:pt idx="54">
                  <c:v>-60.083706740423928</c:v>
                </c:pt>
                <c:pt idx="55">
                  <c:v>-60.083706740423928</c:v>
                </c:pt>
                <c:pt idx="56">
                  <c:v>-60.083706740423928</c:v>
                </c:pt>
                <c:pt idx="57">
                  <c:v>-60.083706740423928</c:v>
                </c:pt>
                <c:pt idx="58">
                  <c:v>-60.083706740423928</c:v>
                </c:pt>
                <c:pt idx="59">
                  <c:v>-60.083706740423928</c:v>
                </c:pt>
                <c:pt idx="60">
                  <c:v>-60.083706740423928</c:v>
                </c:pt>
                <c:pt idx="61">
                  <c:v>-60.083706740423928</c:v>
                </c:pt>
                <c:pt idx="62">
                  <c:v>-60.083706740423928</c:v>
                </c:pt>
                <c:pt idx="63">
                  <c:v>-60.083706740423928</c:v>
                </c:pt>
                <c:pt idx="64">
                  <c:v>-60.083706740423928</c:v>
                </c:pt>
                <c:pt idx="65">
                  <c:v>-60.083706740423928</c:v>
                </c:pt>
                <c:pt idx="66">
                  <c:v>-60.083706740423928</c:v>
                </c:pt>
                <c:pt idx="67">
                  <c:v>46.944707432475901</c:v>
                </c:pt>
                <c:pt idx="68">
                  <c:v>46.944707432475901</c:v>
                </c:pt>
                <c:pt idx="69">
                  <c:v>46.944707432475901</c:v>
                </c:pt>
                <c:pt idx="70">
                  <c:v>46.944707432475901</c:v>
                </c:pt>
                <c:pt idx="71">
                  <c:v>46.944707432475901</c:v>
                </c:pt>
                <c:pt idx="72">
                  <c:v>46.944707432475901</c:v>
                </c:pt>
              </c:numCache>
            </c:numRef>
          </c:yVal>
          <c:smooth val="1"/>
          <c:extLst>
            <c:ext xmlns:c16="http://schemas.microsoft.com/office/drawing/2014/chart" uri="{C3380CC4-5D6E-409C-BE32-E72D297353CC}">
              <c16:uniqueId val="{0000000A-D3FF-4B54-85E8-56EC656869B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General</c:formatCode>
                <c:ptCount val="73"/>
                <c:pt idx="1">
                  <c:v>0</c:v>
                </c:pt>
                <c:pt idx="2">
                  <c:v>-0.50349204205573983</c:v>
                </c:pt>
                <c:pt idx="3">
                  <c:v>-0.50349204205573983</c:v>
                </c:pt>
                <c:pt idx="4">
                  <c:v>-0.50349204205573983</c:v>
                </c:pt>
                <c:pt idx="5">
                  <c:v>-0.50349204205573983</c:v>
                </c:pt>
                <c:pt idx="6">
                  <c:v>-1.4567752422348974</c:v>
                </c:pt>
                <c:pt idx="7">
                  <c:v>-2.5291600038404098</c:v>
                </c:pt>
                <c:pt idx="8">
                  <c:v>-3.7197858483420347</c:v>
                </c:pt>
                <c:pt idx="9">
                  <c:v>-5.0254387640107083</c:v>
                </c:pt>
                <c:pt idx="10">
                  <c:v>-6.4421528225123517</c:v>
                </c:pt>
                <c:pt idx="11">
                  <c:v>-7.9648391301287944</c:v>
                </c:pt>
                <c:pt idx="12">
                  <c:v>-9.5871568792213253</c:v>
                </c:pt>
                <c:pt idx="13">
                  <c:v>-11.301667244432132</c:v>
                </c:pt>
                <c:pt idx="14">
                  <c:v>-13.099511702702685</c:v>
                </c:pt>
                <c:pt idx="15">
                  <c:v>-14.972927680183943</c:v>
                </c:pt>
                <c:pt idx="16">
                  <c:v>-16.909617402458245</c:v>
                </c:pt>
                <c:pt idx="17">
                  <c:v>-18.899821255124237</c:v>
                </c:pt>
                <c:pt idx="18">
                  <c:v>-20.930442471986325</c:v>
                </c:pt>
                <c:pt idx="19">
                  <c:v>-22.985636845553216</c:v>
                </c:pt>
                <c:pt idx="20">
                  <c:v>-25.048517693521077</c:v>
                </c:pt>
                <c:pt idx="21">
                  <c:v>-27.106045140894921</c:v>
                </c:pt>
                <c:pt idx="22">
                  <c:v>-29.140021566569715</c:v>
                </c:pt>
                <c:pt idx="23">
                  <c:v>-31.138395329573427</c:v>
                </c:pt>
                <c:pt idx="24">
                  <c:v>-33.086434769214833</c:v>
                </c:pt>
                <c:pt idx="25">
                  <c:v>-48.028827609892986</c:v>
                </c:pt>
                <c:pt idx="26">
                  <c:v>-50.06077856641329</c:v>
                </c:pt>
                <c:pt idx="27">
                  <c:v>-51.842553706785523</c:v>
                </c:pt>
                <c:pt idx="28">
                  <c:v>-53.396840141739702</c:v>
                </c:pt>
                <c:pt idx="29">
                  <c:v>-54.758337377072181</c:v>
                </c:pt>
                <c:pt idx="30">
                  <c:v>-55.944965436045209</c:v>
                </c:pt>
                <c:pt idx="31">
                  <c:v>-56.969702162907154</c:v>
                </c:pt>
                <c:pt idx="32">
                  <c:v>-57.841868337580479</c:v>
                </c:pt>
                <c:pt idx="33">
                  <c:v>-58.566456075668285</c:v>
                </c:pt>
                <c:pt idx="34">
                  <c:v>-59.145552857417883</c:v>
                </c:pt>
                <c:pt idx="35">
                  <c:v>-59.574356352238041</c:v>
                </c:pt>
                <c:pt idx="36">
                  <c:v>-59.863603740364525</c:v>
                </c:pt>
                <c:pt idx="37">
                  <c:v>-60.035476866436142</c:v>
                </c:pt>
                <c:pt idx="38">
                  <c:v>-60.094616636767867</c:v>
                </c:pt>
                <c:pt idx="39">
                  <c:v>-60.094616636767867</c:v>
                </c:pt>
                <c:pt idx="40">
                  <c:v>-60.094616636767867</c:v>
                </c:pt>
                <c:pt idx="41">
                  <c:v>-60.094616636767867</c:v>
                </c:pt>
                <c:pt idx="42">
                  <c:v>-60.094616636767867</c:v>
                </c:pt>
                <c:pt idx="43">
                  <c:v>-60.094616636767867</c:v>
                </c:pt>
                <c:pt idx="44">
                  <c:v>-60.094616636767867</c:v>
                </c:pt>
                <c:pt idx="45">
                  <c:v>-60.094616636767867</c:v>
                </c:pt>
                <c:pt idx="46">
                  <c:v>-60.094616636767867</c:v>
                </c:pt>
                <c:pt idx="47">
                  <c:v>-60.094616636767867</c:v>
                </c:pt>
                <c:pt idx="48">
                  <c:v>-60.094616636767867</c:v>
                </c:pt>
                <c:pt idx="49">
                  <c:v>-60.094616636767867</c:v>
                </c:pt>
                <c:pt idx="50">
                  <c:v>-60.094616636767867</c:v>
                </c:pt>
                <c:pt idx="51">
                  <c:v>-60.094616636767867</c:v>
                </c:pt>
                <c:pt idx="52">
                  <c:v>-60.094616636767867</c:v>
                </c:pt>
                <c:pt idx="53">
                  <c:v>-60.094616636767867</c:v>
                </c:pt>
                <c:pt idx="54">
                  <c:v>-60.094616636767867</c:v>
                </c:pt>
                <c:pt idx="55">
                  <c:v>-60.094616636767867</c:v>
                </c:pt>
                <c:pt idx="56">
                  <c:v>-60.094616636767867</c:v>
                </c:pt>
                <c:pt idx="57">
                  <c:v>-60.094616636767867</c:v>
                </c:pt>
                <c:pt idx="58">
                  <c:v>-60.094616636767867</c:v>
                </c:pt>
                <c:pt idx="59">
                  <c:v>-60.094616636767867</c:v>
                </c:pt>
                <c:pt idx="60">
                  <c:v>-60.094616636767867</c:v>
                </c:pt>
                <c:pt idx="61">
                  <c:v>-60.094616636767867</c:v>
                </c:pt>
                <c:pt idx="62">
                  <c:v>-60.094616636767867</c:v>
                </c:pt>
                <c:pt idx="63">
                  <c:v>-60.094616636767867</c:v>
                </c:pt>
                <c:pt idx="64">
                  <c:v>-60.094616636767867</c:v>
                </c:pt>
                <c:pt idx="65">
                  <c:v>-60.094616636767867</c:v>
                </c:pt>
                <c:pt idx="66">
                  <c:v>-60.094616636767867</c:v>
                </c:pt>
                <c:pt idx="67">
                  <c:v>46.933302577764763</c:v>
                </c:pt>
                <c:pt idx="68">
                  <c:v>46.933302577764763</c:v>
                </c:pt>
                <c:pt idx="69">
                  <c:v>46.933302577764763</c:v>
                </c:pt>
                <c:pt idx="70">
                  <c:v>46.933302577764763</c:v>
                </c:pt>
                <c:pt idx="71">
                  <c:v>46.933302577764763</c:v>
                </c:pt>
                <c:pt idx="72">
                  <c:v>46.933302577764763</c:v>
                </c:pt>
              </c:numCache>
            </c:numRef>
          </c:yVal>
          <c:smooth val="1"/>
          <c:extLst>
            <c:ext xmlns:c16="http://schemas.microsoft.com/office/drawing/2014/chart" uri="{C3380CC4-5D6E-409C-BE32-E72D297353CC}">
              <c16:uniqueId val="{0000000B-D3FF-4B54-85E8-56EC656869B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General</c:formatCode>
                <c:ptCount val="73"/>
                <c:pt idx="1">
                  <c:v>0</c:v>
                </c:pt>
                <c:pt idx="2">
                  <c:v>-0.50473907031718213</c:v>
                </c:pt>
                <c:pt idx="3">
                  <c:v>-0.50473907031718213</c:v>
                </c:pt>
                <c:pt idx="4">
                  <c:v>-0.50473907031718213</c:v>
                </c:pt>
                <c:pt idx="5">
                  <c:v>-0.50473907031718213</c:v>
                </c:pt>
                <c:pt idx="6">
                  <c:v>-1.4591715344743399</c:v>
                </c:pt>
                <c:pt idx="7">
                  <c:v>-2.5329467688793912</c:v>
                </c:pt>
                <c:pt idx="8">
                  <c:v>-3.7251620300935393</c:v>
                </c:pt>
                <c:pt idx="9">
                  <c:v>-5.0325473800945772</c:v>
                </c:pt>
                <c:pt idx="10">
                  <c:v>-6.4510784027457042</c:v>
                </c:pt>
                <c:pt idx="11">
                  <c:v>-7.9756047280981015</c:v>
                </c:pt>
                <c:pt idx="12">
                  <c:v>-9.5997281280060029</c:v>
                </c:pt>
                <c:pt idx="13">
                  <c:v>-11.31595449119585</c:v>
                </c:pt>
                <c:pt idx="14">
                  <c:v>-13.115373210580405</c:v>
                </c:pt>
                <c:pt idx="15">
                  <c:v>-14.990175178219392</c:v>
                </c:pt>
                <c:pt idx="16">
                  <c:v>-16.928035083466835</c:v>
                </c:pt>
                <c:pt idx="17">
                  <c:v>-18.919163107453915</c:v>
                </c:pt>
                <c:pt idx="18">
                  <c:v>-20.950434520838488</c:v>
                </c:pt>
                <c:pt idx="19">
                  <c:v>-23.005978975723547</c:v>
                </c:pt>
                <c:pt idx="20">
                  <c:v>-25.068890980386744</c:v>
                </c:pt>
                <c:pt idx="21">
                  <c:v>-27.126116169626695</c:v>
                </c:pt>
                <c:pt idx="22">
                  <c:v>-29.159496617399082</c:v>
                </c:pt>
                <c:pt idx="23">
                  <c:v>-31.156978014492676</c:v>
                </c:pt>
                <c:pt idx="24">
                  <c:v>-33.10385025958881</c:v>
                </c:pt>
                <c:pt idx="25">
                  <c:v>-48.063269241180329</c:v>
                </c:pt>
                <c:pt idx="26">
                  <c:v>-50.094355047830128</c:v>
                </c:pt>
                <c:pt idx="27">
                  <c:v>-51.874734805842728</c:v>
                </c:pt>
                <c:pt idx="28">
                  <c:v>-53.427172257777322</c:v>
                </c:pt>
                <c:pt idx="29">
                  <c:v>-54.786457843021374</c:v>
                </c:pt>
                <c:pt idx="30">
                  <c:v>-55.970608068365742</c:v>
                </c:pt>
                <c:pt idx="31">
                  <c:v>-56.992696407750891</c:v>
                </c:pt>
                <c:pt idx="32">
                  <c:v>-57.862135855445182</c:v>
                </c:pt>
                <c:pt idx="33">
                  <c:v>-58.584001562654926</c:v>
                </c:pt>
                <c:pt idx="34">
                  <c:v>-59.160457427997422</c:v>
                </c:pt>
                <c:pt idx="35">
                  <c:v>-59.586794402523033</c:v>
                </c:pt>
                <c:pt idx="36">
                  <c:v>-59.873810929239021</c:v>
                </c:pt>
                <c:pt idx="37">
                  <c:v>-60.04369098737552</c:v>
                </c:pt>
                <c:pt idx="38">
                  <c:v>-60.101140801742567</c:v>
                </c:pt>
                <c:pt idx="39">
                  <c:v>-60.101140801742567</c:v>
                </c:pt>
                <c:pt idx="40">
                  <c:v>-60.101140801742567</c:v>
                </c:pt>
                <c:pt idx="41">
                  <c:v>-60.101140801742567</c:v>
                </c:pt>
                <c:pt idx="42">
                  <c:v>-60.101140801742567</c:v>
                </c:pt>
                <c:pt idx="43">
                  <c:v>-60.101140801742567</c:v>
                </c:pt>
                <c:pt idx="44">
                  <c:v>-60.101140801742567</c:v>
                </c:pt>
                <c:pt idx="45">
                  <c:v>-60.101140801742567</c:v>
                </c:pt>
                <c:pt idx="46">
                  <c:v>-60.101140801742567</c:v>
                </c:pt>
                <c:pt idx="47">
                  <c:v>-60.101140801742567</c:v>
                </c:pt>
                <c:pt idx="48">
                  <c:v>-60.101140801742567</c:v>
                </c:pt>
                <c:pt idx="49">
                  <c:v>-60.101140801742567</c:v>
                </c:pt>
                <c:pt idx="50">
                  <c:v>-60.101140801742567</c:v>
                </c:pt>
                <c:pt idx="51">
                  <c:v>-60.101140801742567</c:v>
                </c:pt>
                <c:pt idx="52">
                  <c:v>-60.101140801742567</c:v>
                </c:pt>
                <c:pt idx="53">
                  <c:v>-60.101140801742567</c:v>
                </c:pt>
                <c:pt idx="54">
                  <c:v>-60.101140801742567</c:v>
                </c:pt>
                <c:pt idx="55">
                  <c:v>-60.101140801742567</c:v>
                </c:pt>
                <c:pt idx="56">
                  <c:v>-60.101140801742567</c:v>
                </c:pt>
                <c:pt idx="57">
                  <c:v>-60.101140801742567</c:v>
                </c:pt>
                <c:pt idx="58">
                  <c:v>-60.101140801742567</c:v>
                </c:pt>
                <c:pt idx="59">
                  <c:v>-60.101140801742567</c:v>
                </c:pt>
                <c:pt idx="60">
                  <c:v>-60.101140801742567</c:v>
                </c:pt>
                <c:pt idx="61">
                  <c:v>-60.101140801742567</c:v>
                </c:pt>
                <c:pt idx="62">
                  <c:v>-60.101140801742567</c:v>
                </c:pt>
                <c:pt idx="63">
                  <c:v>-60.101140801742567</c:v>
                </c:pt>
                <c:pt idx="64">
                  <c:v>-60.101140801742567</c:v>
                </c:pt>
                <c:pt idx="65">
                  <c:v>-60.101140801742567</c:v>
                </c:pt>
                <c:pt idx="66">
                  <c:v>-60.101140801742567</c:v>
                </c:pt>
                <c:pt idx="67">
                  <c:v>46.9302524068328</c:v>
                </c:pt>
                <c:pt idx="68">
                  <c:v>46.9302524068328</c:v>
                </c:pt>
                <c:pt idx="69">
                  <c:v>46.9302524068328</c:v>
                </c:pt>
                <c:pt idx="70">
                  <c:v>46.9302524068328</c:v>
                </c:pt>
                <c:pt idx="71">
                  <c:v>46.9302524068328</c:v>
                </c:pt>
                <c:pt idx="72">
                  <c:v>46.9302524068328</c:v>
                </c:pt>
              </c:numCache>
            </c:numRef>
          </c:yVal>
          <c:smooth val="1"/>
          <c:extLst>
            <c:ext xmlns:c16="http://schemas.microsoft.com/office/drawing/2014/chart" uri="{C3380CC4-5D6E-409C-BE32-E72D297353CC}">
              <c16:uniqueId val="{0000000C-D3FF-4B54-85E8-56EC656869B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General</c:formatCode>
                <c:ptCount val="73"/>
                <c:pt idx="1">
                  <c:v>0</c:v>
                </c:pt>
                <c:pt idx="2">
                  <c:v>-0.48532197364275476</c:v>
                </c:pt>
                <c:pt idx="3">
                  <c:v>-0.48532197364275476</c:v>
                </c:pt>
                <c:pt idx="4">
                  <c:v>-0.48532197364275476</c:v>
                </c:pt>
                <c:pt idx="5">
                  <c:v>-1.3213414967550783</c:v>
                </c:pt>
                <c:pt idx="6">
                  <c:v>-2.2804585350692577</c:v>
                </c:pt>
                <c:pt idx="7">
                  <c:v>-3.3549975262561382</c:v>
                </c:pt>
                <c:pt idx="8">
                  <c:v>-4.5435370211810735</c:v>
                </c:pt>
                <c:pt idx="9">
                  <c:v>-5.8425449540051737</c:v>
                </c:pt>
                <c:pt idx="10">
                  <c:v>-7.2478726753755183</c:v>
                </c:pt>
                <c:pt idx="11">
                  <c:v>-8.7543796344636178</c:v>
                </c:pt>
                <c:pt idx="12">
                  <c:v>-10.355827484014995</c:v>
                </c:pt>
                <c:pt idx="13">
                  <c:v>-12.045037605356335</c:v>
                </c:pt>
                <c:pt idx="14">
                  <c:v>-13.813574124514709</c:v>
                </c:pt>
                <c:pt idx="15">
                  <c:v>-15.654009171563288</c:v>
                </c:pt>
                <c:pt idx="16">
                  <c:v>-17.554825592137831</c:v>
                </c:pt>
                <c:pt idx="17">
                  <c:v>-19.506876506281422</c:v>
                </c:pt>
                <c:pt idx="18">
                  <c:v>-21.498095941957061</c:v>
                </c:pt>
                <c:pt idx="19">
                  <c:v>-23.513985383081334</c:v>
                </c:pt>
                <c:pt idx="20">
                  <c:v>-25.539090803343704</c:v>
                </c:pt>
                <c:pt idx="21">
                  <c:v>-27.561536722310962</c:v>
                </c:pt>
                <c:pt idx="22">
                  <c:v>-29.564280981509206</c:v>
                </c:pt>
                <c:pt idx="23">
                  <c:v>-31.536389451898216</c:v>
                </c:pt>
                <c:pt idx="24">
                  <c:v>-33.464299375005119</c:v>
                </c:pt>
                <c:pt idx="25">
                  <c:v>-47.718264948832193</c:v>
                </c:pt>
                <c:pt idx="26">
                  <c:v>-49.698361665389506</c:v>
                </c:pt>
                <c:pt idx="27">
                  <c:v>-51.436564353283636</c:v>
                </c:pt>
                <c:pt idx="28">
                  <c:v>-52.955747967282598</c:v>
                </c:pt>
                <c:pt idx="29">
                  <c:v>-54.290483404054463</c:v>
                </c:pt>
                <c:pt idx="30">
                  <c:v>-55.458833864575659</c:v>
                </c:pt>
                <c:pt idx="31">
                  <c:v>-56.47403926754648</c:v>
                </c:pt>
                <c:pt idx="32">
                  <c:v>-57.345742129169231</c:v>
                </c:pt>
                <c:pt idx="33">
                  <c:v>-58.079242106294494</c:v>
                </c:pt>
                <c:pt idx="34">
                  <c:v>-58.67683266723396</c:v>
                </c:pt>
                <c:pt idx="35">
                  <c:v>-59.134364025969397</c:v>
                </c:pt>
                <c:pt idx="36">
                  <c:v>-59.461888265645634</c:v>
                </c:pt>
                <c:pt idx="37">
                  <c:v>-59.680001869912481</c:v>
                </c:pt>
                <c:pt idx="38">
                  <c:v>-59.793225674322038</c:v>
                </c:pt>
                <c:pt idx="39">
                  <c:v>-59.81457513228802</c:v>
                </c:pt>
                <c:pt idx="40">
                  <c:v>-59.81457513228802</c:v>
                </c:pt>
                <c:pt idx="41">
                  <c:v>-59.81457513228802</c:v>
                </c:pt>
                <c:pt idx="42">
                  <c:v>-59.81457513228802</c:v>
                </c:pt>
                <c:pt idx="43">
                  <c:v>-59.81457513228802</c:v>
                </c:pt>
                <c:pt idx="44">
                  <c:v>-59.81457513228802</c:v>
                </c:pt>
                <c:pt idx="45">
                  <c:v>-59.81457513228802</c:v>
                </c:pt>
                <c:pt idx="46">
                  <c:v>-59.81457513228802</c:v>
                </c:pt>
                <c:pt idx="47">
                  <c:v>-59.81457513228802</c:v>
                </c:pt>
                <c:pt idx="48">
                  <c:v>-59.81457513228802</c:v>
                </c:pt>
                <c:pt idx="49">
                  <c:v>-59.81457513228802</c:v>
                </c:pt>
                <c:pt idx="50">
                  <c:v>-59.81457513228802</c:v>
                </c:pt>
                <c:pt idx="51">
                  <c:v>-59.81457513228802</c:v>
                </c:pt>
                <c:pt idx="52">
                  <c:v>-59.81457513228802</c:v>
                </c:pt>
                <c:pt idx="53">
                  <c:v>-59.81457513228802</c:v>
                </c:pt>
                <c:pt idx="54">
                  <c:v>-59.81457513228802</c:v>
                </c:pt>
                <c:pt idx="55">
                  <c:v>-59.81457513228802</c:v>
                </c:pt>
                <c:pt idx="56">
                  <c:v>-59.81457513228802</c:v>
                </c:pt>
                <c:pt idx="57">
                  <c:v>-59.81457513228802</c:v>
                </c:pt>
                <c:pt idx="58">
                  <c:v>-59.81457513228802</c:v>
                </c:pt>
                <c:pt idx="59">
                  <c:v>-59.81457513228802</c:v>
                </c:pt>
                <c:pt idx="60">
                  <c:v>-59.81457513228802</c:v>
                </c:pt>
                <c:pt idx="61">
                  <c:v>-59.81457513228802</c:v>
                </c:pt>
                <c:pt idx="62">
                  <c:v>-59.81457513228802</c:v>
                </c:pt>
                <c:pt idx="63">
                  <c:v>-59.81457513228802</c:v>
                </c:pt>
                <c:pt idx="64">
                  <c:v>-59.81457513228802</c:v>
                </c:pt>
                <c:pt idx="65">
                  <c:v>-59.81457513228802</c:v>
                </c:pt>
                <c:pt idx="66">
                  <c:v>-59.81457513228802</c:v>
                </c:pt>
                <c:pt idx="67">
                  <c:v>47.120957528156161</c:v>
                </c:pt>
                <c:pt idx="68">
                  <c:v>47.120957528156161</c:v>
                </c:pt>
                <c:pt idx="69">
                  <c:v>47.120957528156161</c:v>
                </c:pt>
                <c:pt idx="70">
                  <c:v>47.120957528156161</c:v>
                </c:pt>
                <c:pt idx="71">
                  <c:v>47.120957528156161</c:v>
                </c:pt>
                <c:pt idx="72">
                  <c:v>47.120957528156161</c:v>
                </c:pt>
              </c:numCache>
            </c:numRef>
          </c:yVal>
          <c:smooth val="1"/>
          <c:extLst>
            <c:ext xmlns:c16="http://schemas.microsoft.com/office/drawing/2014/chart" uri="{C3380CC4-5D6E-409C-BE32-E72D297353CC}">
              <c16:uniqueId val="{0000000D-D3FF-4B54-85E8-56EC656869B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General</c:formatCode>
                <c:ptCount val="73"/>
                <c:pt idx="1">
                  <c:v>0</c:v>
                </c:pt>
                <c:pt idx="2">
                  <c:v>-0.52894021310509132</c:v>
                </c:pt>
                <c:pt idx="3">
                  <c:v>-0.52894021310509132</c:v>
                </c:pt>
                <c:pt idx="4">
                  <c:v>-0.52894021310509132</c:v>
                </c:pt>
                <c:pt idx="5">
                  <c:v>-1.395757620085682</c:v>
                </c:pt>
                <c:pt idx="6">
                  <c:v>-2.382323795372244</c:v>
                </c:pt>
                <c:pt idx="7">
                  <c:v>-3.4813802757837884</c:v>
                </c:pt>
                <c:pt idx="8">
                  <c:v>-4.6915218350798078</c:v>
                </c:pt>
                <c:pt idx="9">
                  <c:v>-6.0092697722049557</c:v>
                </c:pt>
                <c:pt idx="10">
                  <c:v>-7.4306047940416455</c:v>
                </c:pt>
                <c:pt idx="11">
                  <c:v>-8.950613043361642</c:v>
                </c:pt>
                <c:pt idx="12">
                  <c:v>-10.563375080856968</c:v>
                </c:pt>
                <c:pt idx="13">
                  <c:v>-12.262097154673061</c:v>
                </c:pt>
                <c:pt idx="14">
                  <c:v>-14.038779274388755</c:v>
                </c:pt>
                <c:pt idx="15">
                  <c:v>-15.886427959415176</c:v>
                </c:pt>
                <c:pt idx="16">
                  <c:v>-17.794062051273801</c:v>
                </c:pt>
                <c:pt idx="17">
                  <c:v>-19.752963509408122</c:v>
                </c:pt>
                <c:pt idx="18">
                  <c:v>-21.751469746179811</c:v>
                </c:pt>
                <c:pt idx="19">
                  <c:v>-23.77543968282551</c:v>
                </c:pt>
                <c:pt idx="20">
                  <c:v>-25.809725273362222</c:v>
                </c:pt>
                <c:pt idx="21">
                  <c:v>-27.842812356964782</c:v>
                </c:pt>
                <c:pt idx="22">
                  <c:v>-29.857661883657943</c:v>
                </c:pt>
                <c:pt idx="23">
                  <c:v>-31.84356333618565</c:v>
                </c:pt>
                <c:pt idx="24">
                  <c:v>-33.78701959475876</c:v>
                </c:pt>
                <c:pt idx="25">
                  <c:v>-47.958269754121368</c:v>
                </c:pt>
                <c:pt idx="26">
                  <c:v>-49.945572851045959</c:v>
                </c:pt>
                <c:pt idx="27">
                  <c:v>-51.693799686607072</c:v>
                </c:pt>
                <c:pt idx="28">
                  <c:v>-53.225381220573816</c:v>
                </c:pt>
                <c:pt idx="29">
                  <c:v>-54.574217340826173</c:v>
                </c:pt>
                <c:pt idx="30">
                  <c:v>-55.758059971558303</c:v>
                </c:pt>
                <c:pt idx="31">
                  <c:v>-56.789930502681933</c:v>
                </c:pt>
                <c:pt idx="32">
                  <c:v>-57.679218234501555</c:v>
                </c:pt>
                <c:pt idx="33">
                  <c:v>-58.430900127021793</c:v>
                </c:pt>
                <c:pt idx="34">
                  <c:v>-59.046886062490337</c:v>
                </c:pt>
                <c:pt idx="35">
                  <c:v>-59.522559206303519</c:v>
                </c:pt>
                <c:pt idx="36">
                  <c:v>-59.867492746038813</c:v>
                </c:pt>
                <c:pt idx="37">
                  <c:v>-60.10205412369519</c:v>
                </c:pt>
                <c:pt idx="38">
                  <c:v>-60.230376106118904</c:v>
                </c:pt>
                <c:pt idx="39">
                  <c:v>-60.265146700411968</c:v>
                </c:pt>
                <c:pt idx="40">
                  <c:v>-60.265146700411968</c:v>
                </c:pt>
                <c:pt idx="41">
                  <c:v>-60.265146700411968</c:v>
                </c:pt>
                <c:pt idx="42">
                  <c:v>-60.265146700411968</c:v>
                </c:pt>
                <c:pt idx="43">
                  <c:v>-60.265146700411968</c:v>
                </c:pt>
                <c:pt idx="44">
                  <c:v>-60.265146700411968</c:v>
                </c:pt>
                <c:pt idx="45">
                  <c:v>-60.265146700411968</c:v>
                </c:pt>
                <c:pt idx="46">
                  <c:v>-60.265146700411968</c:v>
                </c:pt>
                <c:pt idx="47">
                  <c:v>-60.265146700411968</c:v>
                </c:pt>
                <c:pt idx="48">
                  <c:v>-60.265146700411968</c:v>
                </c:pt>
                <c:pt idx="49">
                  <c:v>-60.265146700411968</c:v>
                </c:pt>
                <c:pt idx="50">
                  <c:v>-60.265146700411968</c:v>
                </c:pt>
                <c:pt idx="51">
                  <c:v>-60.265146700411968</c:v>
                </c:pt>
                <c:pt idx="52">
                  <c:v>-60.265146700411968</c:v>
                </c:pt>
                <c:pt idx="53">
                  <c:v>-60.265146700411968</c:v>
                </c:pt>
                <c:pt idx="54">
                  <c:v>-60.265146700411968</c:v>
                </c:pt>
                <c:pt idx="55">
                  <c:v>-60.265146700411968</c:v>
                </c:pt>
                <c:pt idx="56">
                  <c:v>-60.265146700411968</c:v>
                </c:pt>
                <c:pt idx="57">
                  <c:v>-60.265146700411968</c:v>
                </c:pt>
                <c:pt idx="58">
                  <c:v>-60.265146700411968</c:v>
                </c:pt>
                <c:pt idx="59">
                  <c:v>-60.265146700411968</c:v>
                </c:pt>
                <c:pt idx="60">
                  <c:v>-60.265146700411968</c:v>
                </c:pt>
                <c:pt idx="61">
                  <c:v>-60.265146700411968</c:v>
                </c:pt>
                <c:pt idx="62">
                  <c:v>-60.265146700411968</c:v>
                </c:pt>
                <c:pt idx="63">
                  <c:v>-60.265146700411968</c:v>
                </c:pt>
                <c:pt idx="64">
                  <c:v>-60.265146700411968</c:v>
                </c:pt>
                <c:pt idx="65">
                  <c:v>-60.265146700411968</c:v>
                </c:pt>
                <c:pt idx="66">
                  <c:v>-60.265146700411968</c:v>
                </c:pt>
                <c:pt idx="67">
                  <c:v>46.658254863982087</c:v>
                </c:pt>
                <c:pt idx="68">
                  <c:v>46.658254863982087</c:v>
                </c:pt>
                <c:pt idx="69">
                  <c:v>46.658254863982087</c:v>
                </c:pt>
                <c:pt idx="70">
                  <c:v>46.658254863982087</c:v>
                </c:pt>
                <c:pt idx="71">
                  <c:v>46.658254863982087</c:v>
                </c:pt>
                <c:pt idx="72">
                  <c:v>46.658254863982087</c:v>
                </c:pt>
              </c:numCache>
            </c:numRef>
          </c:yVal>
          <c:smooth val="1"/>
          <c:extLst>
            <c:ext xmlns:c16="http://schemas.microsoft.com/office/drawing/2014/chart" uri="{C3380CC4-5D6E-409C-BE32-E72D297353CC}">
              <c16:uniqueId val="{0000000E-D3FF-4B54-85E8-56EC656869B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General</c:formatCode>
                <c:ptCount val="73"/>
                <c:pt idx="1">
                  <c:v>0</c:v>
                </c:pt>
                <c:pt idx="2">
                  <c:v>-0.48476527222098653</c:v>
                </c:pt>
                <c:pt idx="3">
                  <c:v>-0.48476527222098653</c:v>
                </c:pt>
                <c:pt idx="4">
                  <c:v>-0.48476527222098653</c:v>
                </c:pt>
                <c:pt idx="5">
                  <c:v>-1.3212296441688309</c:v>
                </c:pt>
                <c:pt idx="6">
                  <c:v>-2.2806233255207644</c:v>
                </c:pt>
                <c:pt idx="7">
                  <c:v>-3.3552246467747935</c:v>
                </c:pt>
                <c:pt idx="8">
                  <c:v>-4.543560928604073</c:v>
                </c:pt>
                <c:pt idx="9">
                  <c:v>-5.8420642440351287</c:v>
                </c:pt>
                <c:pt idx="10">
                  <c:v>-7.2465611824555864</c:v>
                </c:pt>
                <c:pt idx="11">
                  <c:v>-8.7518962508974383</c:v>
                </c:pt>
                <c:pt idx="12">
                  <c:v>-10.351834517452431</c:v>
                </c:pt>
                <c:pt idx="13">
                  <c:v>-12.03921486709628</c:v>
                </c:pt>
                <c:pt idx="14">
                  <c:v>-13.805633444726091</c:v>
                </c:pt>
                <c:pt idx="15">
                  <c:v>-15.643693118530386</c:v>
                </c:pt>
                <c:pt idx="16">
                  <c:v>-17.541941625721684</c:v>
                </c:pt>
                <c:pt idx="17">
                  <c:v>-19.491285878044863</c:v>
                </c:pt>
                <c:pt idx="18">
                  <c:v>-21.479746567871366</c:v>
                </c:pt>
                <c:pt idx="19">
                  <c:v>-23.492933189439647</c:v>
                </c:pt>
                <c:pt idx="20">
                  <c:v>-25.515507624748963</c:v>
                </c:pt>
                <c:pt idx="21">
                  <c:v>-27.535692264379115</c:v>
                </c:pt>
                <c:pt idx="22">
                  <c:v>-29.536528519107193</c:v>
                </c:pt>
                <c:pt idx="23">
                  <c:v>-31.50717468769804</c:v>
                </c:pt>
                <c:pt idx="24">
                  <c:v>-33.434158078092175</c:v>
                </c:pt>
                <c:pt idx="25">
                  <c:v>-47.633357415790044</c:v>
                </c:pt>
                <c:pt idx="26">
                  <c:v>-49.611187089613622</c:v>
                </c:pt>
                <c:pt idx="27">
                  <c:v>-51.347708466637997</c:v>
                </c:pt>
                <c:pt idx="28">
                  <c:v>-52.865797035279016</c:v>
                </c:pt>
                <c:pt idx="29">
                  <c:v>-54.200001705913934</c:v>
                </c:pt>
                <c:pt idx="30">
                  <c:v>-55.368400461564235</c:v>
                </c:pt>
                <c:pt idx="31">
                  <c:v>-56.384261504265439</c:v>
                </c:pt>
                <c:pt idx="32">
                  <c:v>-57.257259369089994</c:v>
                </c:pt>
                <c:pt idx="33">
                  <c:v>-57.992721355846356</c:v>
                </c:pt>
                <c:pt idx="34">
                  <c:v>-58.592957155740407</c:v>
                </c:pt>
                <c:pt idx="35">
                  <c:v>-59.053858447190692</c:v>
                </c:pt>
                <c:pt idx="36">
                  <c:v>-59.385418878904076</c:v>
                </c:pt>
                <c:pt idx="37">
                  <c:v>-59.608116037792726</c:v>
                </c:pt>
                <c:pt idx="38">
                  <c:v>-59.726445677960427</c:v>
                </c:pt>
                <c:pt idx="39">
                  <c:v>-59.753334453821125</c:v>
                </c:pt>
                <c:pt idx="40">
                  <c:v>-59.753334453821125</c:v>
                </c:pt>
                <c:pt idx="41">
                  <c:v>-59.753334453821125</c:v>
                </c:pt>
                <c:pt idx="42">
                  <c:v>-59.753334453821125</c:v>
                </c:pt>
                <c:pt idx="43">
                  <c:v>-59.753334453821125</c:v>
                </c:pt>
                <c:pt idx="44">
                  <c:v>-59.753334453821125</c:v>
                </c:pt>
                <c:pt idx="45">
                  <c:v>-59.753334453821125</c:v>
                </c:pt>
                <c:pt idx="46">
                  <c:v>-59.753334453821125</c:v>
                </c:pt>
                <c:pt idx="47">
                  <c:v>-59.753334453821125</c:v>
                </c:pt>
                <c:pt idx="48">
                  <c:v>-59.753334453821125</c:v>
                </c:pt>
                <c:pt idx="49">
                  <c:v>-59.753334453821125</c:v>
                </c:pt>
                <c:pt idx="50">
                  <c:v>-59.753334453821125</c:v>
                </c:pt>
                <c:pt idx="51">
                  <c:v>-59.753334453821125</c:v>
                </c:pt>
                <c:pt idx="52">
                  <c:v>-59.753334453821125</c:v>
                </c:pt>
                <c:pt idx="53">
                  <c:v>-59.753334453821125</c:v>
                </c:pt>
                <c:pt idx="54">
                  <c:v>-59.753334453821125</c:v>
                </c:pt>
                <c:pt idx="55">
                  <c:v>-59.753334453821125</c:v>
                </c:pt>
                <c:pt idx="56">
                  <c:v>-59.753334453821125</c:v>
                </c:pt>
                <c:pt idx="57">
                  <c:v>-59.753334453821125</c:v>
                </c:pt>
                <c:pt idx="58">
                  <c:v>-59.753334453821125</c:v>
                </c:pt>
                <c:pt idx="59">
                  <c:v>-59.753334453821125</c:v>
                </c:pt>
                <c:pt idx="60">
                  <c:v>-59.753334453821125</c:v>
                </c:pt>
                <c:pt idx="61">
                  <c:v>-59.753334453821125</c:v>
                </c:pt>
                <c:pt idx="62">
                  <c:v>-59.753334453821125</c:v>
                </c:pt>
                <c:pt idx="63">
                  <c:v>-59.753334453821125</c:v>
                </c:pt>
                <c:pt idx="64">
                  <c:v>-59.753334453821125</c:v>
                </c:pt>
                <c:pt idx="65">
                  <c:v>-59.753334453821125</c:v>
                </c:pt>
                <c:pt idx="66">
                  <c:v>-59.753334453821125</c:v>
                </c:pt>
                <c:pt idx="67">
                  <c:v>47.174380079059844</c:v>
                </c:pt>
                <c:pt idx="68">
                  <c:v>47.174380079059844</c:v>
                </c:pt>
                <c:pt idx="69">
                  <c:v>47.174380079059844</c:v>
                </c:pt>
                <c:pt idx="70">
                  <c:v>47.174380079059844</c:v>
                </c:pt>
                <c:pt idx="71">
                  <c:v>47.174380079059844</c:v>
                </c:pt>
                <c:pt idx="72">
                  <c:v>47.174380079059844</c:v>
                </c:pt>
              </c:numCache>
            </c:numRef>
          </c:yVal>
          <c:smooth val="1"/>
          <c:extLst>
            <c:ext xmlns:c16="http://schemas.microsoft.com/office/drawing/2014/chart" uri="{C3380CC4-5D6E-409C-BE32-E72D297353CC}">
              <c16:uniqueId val="{0000000F-D3FF-4B54-85E8-56EC656869B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General</c:formatCode>
                <c:ptCount val="73"/>
                <c:pt idx="1">
                  <c:v>0</c:v>
                </c:pt>
                <c:pt idx="2">
                  <c:v>-0.48267934956251679</c:v>
                </c:pt>
                <c:pt idx="3">
                  <c:v>-0.48267934956251679</c:v>
                </c:pt>
                <c:pt idx="4">
                  <c:v>-0.48267934956251679</c:v>
                </c:pt>
                <c:pt idx="5">
                  <c:v>-1.3174650788797919</c:v>
                </c:pt>
                <c:pt idx="6">
                  <c:v>-2.27530477773551</c:v>
                </c:pt>
                <c:pt idx="7">
                  <c:v>-3.3484707997718282</c:v>
                </c:pt>
                <c:pt idx="8">
                  <c:v>-4.53550583471959</c:v>
                </c:pt>
                <c:pt idx="9">
                  <c:v>-5.8328504939707422</c:v>
                </c:pt>
                <c:pt idx="10">
                  <c:v>-7.2363390514416999</c:v>
                </c:pt>
                <c:pt idx="11">
                  <c:v>-8.7408138795731105</c:v>
                </c:pt>
                <c:pt idx="12">
                  <c:v>-10.340033642682751</c:v>
                </c:pt>
                <c:pt idx="13">
                  <c:v>-12.026825272034717</c:v>
                </c:pt>
                <c:pt idx="14">
                  <c:v>-13.792767835795484</c:v>
                </c:pt>
                <c:pt idx="15">
                  <c:v>-15.63044797925934</c:v>
                </c:pt>
                <c:pt idx="16">
                  <c:v>-17.528384409196587</c:v>
                </c:pt>
                <c:pt idx="17">
                  <c:v>-19.47746354527521</c:v>
                </c:pt>
                <c:pt idx="18">
                  <c:v>-21.465683026280178</c:v>
                </c:pt>
                <c:pt idx="19">
                  <c:v>-23.478632281291336</c:v>
                </c:pt>
                <c:pt idx="20">
                  <c:v>-25.500953127149348</c:v>
                </c:pt>
                <c:pt idx="21">
                  <c:v>-27.52084607487274</c:v>
                </c:pt>
                <c:pt idx="22">
                  <c:v>-29.52134175555236</c:v>
                </c:pt>
                <c:pt idx="23">
                  <c:v>-31.491581764775798</c:v>
                </c:pt>
                <c:pt idx="24">
                  <c:v>-33.418082777550453</c:v>
                </c:pt>
                <c:pt idx="25">
                  <c:v>-47.620301294582241</c:v>
                </c:pt>
                <c:pt idx="26">
                  <c:v>-49.598105673498445</c:v>
                </c:pt>
                <c:pt idx="27">
                  <c:v>-51.334520641144458</c:v>
                </c:pt>
                <c:pt idx="28">
                  <c:v>-52.852422112854448</c:v>
                </c:pt>
                <c:pt idx="29">
                  <c:v>-54.18636961859756</c:v>
                </c:pt>
                <c:pt idx="30">
                  <c:v>-55.354437992873052</c:v>
                </c:pt>
                <c:pt idx="31">
                  <c:v>-56.3698907416155</c:v>
                </c:pt>
                <c:pt idx="32">
                  <c:v>-57.242401652790385</c:v>
                </c:pt>
                <c:pt idx="33">
                  <c:v>-57.977302829036681</c:v>
                </c:pt>
                <c:pt idx="34">
                  <c:v>-58.576913513856518</c:v>
                </c:pt>
                <c:pt idx="35">
                  <c:v>-59.037135044694246</c:v>
                </c:pt>
                <c:pt idx="36">
                  <c:v>-59.367982416170172</c:v>
                </c:pt>
                <c:pt idx="37">
                  <c:v>-59.589952319788928</c:v>
                </c:pt>
                <c:pt idx="38">
                  <c:v>-59.707552890284113</c:v>
                </c:pt>
                <c:pt idx="39">
                  <c:v>-59.733726097762521</c:v>
                </c:pt>
                <c:pt idx="40">
                  <c:v>-59.733726097762521</c:v>
                </c:pt>
                <c:pt idx="41">
                  <c:v>-59.733726097762521</c:v>
                </c:pt>
                <c:pt idx="42">
                  <c:v>-59.733726097762521</c:v>
                </c:pt>
                <c:pt idx="43">
                  <c:v>-59.733726097762521</c:v>
                </c:pt>
                <c:pt idx="44">
                  <c:v>-59.733726097762521</c:v>
                </c:pt>
                <c:pt idx="45">
                  <c:v>-59.733726097762521</c:v>
                </c:pt>
                <c:pt idx="46">
                  <c:v>-59.733726097762521</c:v>
                </c:pt>
                <c:pt idx="47">
                  <c:v>-59.733726097762521</c:v>
                </c:pt>
                <c:pt idx="48">
                  <c:v>-59.733726097762521</c:v>
                </c:pt>
                <c:pt idx="49">
                  <c:v>-59.733726097762521</c:v>
                </c:pt>
                <c:pt idx="50">
                  <c:v>-59.733726097762521</c:v>
                </c:pt>
                <c:pt idx="51">
                  <c:v>-59.733726097762521</c:v>
                </c:pt>
                <c:pt idx="52">
                  <c:v>-59.733726097762521</c:v>
                </c:pt>
                <c:pt idx="53">
                  <c:v>-59.733726097762521</c:v>
                </c:pt>
                <c:pt idx="54">
                  <c:v>-59.733726097762521</c:v>
                </c:pt>
                <c:pt idx="55">
                  <c:v>-59.733726097762521</c:v>
                </c:pt>
                <c:pt idx="56">
                  <c:v>-59.733726097762521</c:v>
                </c:pt>
                <c:pt idx="57">
                  <c:v>-59.733726097762521</c:v>
                </c:pt>
                <c:pt idx="58">
                  <c:v>-59.733726097762521</c:v>
                </c:pt>
                <c:pt idx="59">
                  <c:v>-59.733726097762521</c:v>
                </c:pt>
                <c:pt idx="60">
                  <c:v>-59.733726097762521</c:v>
                </c:pt>
                <c:pt idx="61">
                  <c:v>-59.733726097762521</c:v>
                </c:pt>
                <c:pt idx="62">
                  <c:v>-59.733726097762521</c:v>
                </c:pt>
                <c:pt idx="63">
                  <c:v>-59.733726097762521</c:v>
                </c:pt>
                <c:pt idx="64">
                  <c:v>-59.733726097762521</c:v>
                </c:pt>
                <c:pt idx="65">
                  <c:v>-59.733726097762521</c:v>
                </c:pt>
                <c:pt idx="66">
                  <c:v>-59.733726097762521</c:v>
                </c:pt>
                <c:pt idx="67">
                  <c:v>47.194380959783665</c:v>
                </c:pt>
                <c:pt idx="68">
                  <c:v>47.194380959783665</c:v>
                </c:pt>
                <c:pt idx="69">
                  <c:v>47.194380959783665</c:v>
                </c:pt>
                <c:pt idx="70">
                  <c:v>47.194380959783665</c:v>
                </c:pt>
                <c:pt idx="71">
                  <c:v>47.194380959783665</c:v>
                </c:pt>
                <c:pt idx="72">
                  <c:v>47.194380959783665</c:v>
                </c:pt>
              </c:numCache>
            </c:numRef>
          </c:yVal>
          <c:smooth val="1"/>
          <c:extLst>
            <c:ext xmlns:c16="http://schemas.microsoft.com/office/drawing/2014/chart" uri="{C3380CC4-5D6E-409C-BE32-E72D297353CC}">
              <c16:uniqueId val="{00000010-D3FF-4B54-85E8-56EC656869B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General</c:formatCode>
                <c:ptCount val="73"/>
                <c:pt idx="1">
                  <c:v>0</c:v>
                </c:pt>
                <c:pt idx="2">
                  <c:v>-0.48306186833083586</c:v>
                </c:pt>
                <c:pt idx="3">
                  <c:v>-0.48306186833083586</c:v>
                </c:pt>
                <c:pt idx="4">
                  <c:v>-0.48306186833083586</c:v>
                </c:pt>
                <c:pt idx="5">
                  <c:v>-1.3175060630334627</c:v>
                </c:pt>
                <c:pt idx="6">
                  <c:v>-2.2752168325721946</c:v>
                </c:pt>
                <c:pt idx="7">
                  <c:v>-3.3484938533582955</c:v>
                </c:pt>
                <c:pt idx="8">
                  <c:v>-4.5359088455647445</c:v>
                </c:pt>
                <c:pt idx="9">
                  <c:v>-5.8339212049873339</c:v>
                </c:pt>
                <c:pt idx="10">
                  <c:v>-7.2383733169896658</c:v>
                </c:pt>
                <c:pt idx="11">
                  <c:v>-8.7441075540122846</c:v>
                </c:pt>
                <c:pt idx="12">
                  <c:v>-10.344865076723991</c:v>
                </c:pt>
                <c:pt idx="13">
                  <c:v>-12.033447201292841</c:v>
                </c:pt>
                <c:pt idx="14">
                  <c:v>-13.801394573241048</c:v>
                </c:pt>
                <c:pt idx="15">
                  <c:v>-15.641256695973702</c:v>
                </c:pt>
                <c:pt idx="16">
                  <c:v>-17.541489946193877</c:v>
                </c:pt>
                <c:pt idx="17">
                  <c:v>-19.492929086459135</c:v>
                </c:pt>
                <c:pt idx="18">
                  <c:v>-21.483491708379134</c:v>
                </c:pt>
                <c:pt idx="19">
                  <c:v>-23.498668622913776</c:v>
                </c:pt>
                <c:pt idx="20">
                  <c:v>-25.523000040355896</c:v>
                </c:pt>
                <c:pt idx="21">
                  <c:v>-27.544598526560769</c:v>
                </c:pt>
                <c:pt idx="22">
                  <c:v>-29.546433236388609</c:v>
                </c:pt>
                <c:pt idx="23">
                  <c:v>-31.517566625453043</c:v>
                </c:pt>
                <c:pt idx="24">
                  <c:v>-33.444442765973484</c:v>
                </c:pt>
                <c:pt idx="25">
                  <c:v>-47.697722175413993</c:v>
                </c:pt>
                <c:pt idx="26">
                  <c:v>-49.677055455378188</c:v>
                </c:pt>
                <c:pt idx="27">
                  <c:v>-51.414380932960718</c:v>
                </c:pt>
                <c:pt idx="28">
                  <c:v>-52.932599818403126</c:v>
                </c:pt>
                <c:pt idx="29">
                  <c:v>-54.266318869507963</c:v>
                </c:pt>
                <c:pt idx="30">
                  <c:v>-55.433625621592974</c:v>
                </c:pt>
                <c:pt idx="31">
                  <c:v>-56.447782193108374</c:v>
                </c:pt>
                <c:pt idx="32">
                  <c:v>-57.31845618170474</c:v>
                </c:pt>
                <c:pt idx="33">
                  <c:v>-58.050974620366624</c:v>
                </c:pt>
                <c:pt idx="34">
                  <c:v>-58.647660274671857</c:v>
                </c:pt>
                <c:pt idx="35">
                  <c:v>-59.104401727881545</c:v>
                </c:pt>
                <c:pt idx="36">
                  <c:v>-59.431275344117033</c:v>
                </c:pt>
                <c:pt idx="37">
                  <c:v>-59.648876219543787</c:v>
                </c:pt>
                <c:pt idx="38">
                  <c:v>-59.761749524055141</c:v>
                </c:pt>
                <c:pt idx="39">
                  <c:v>-59.782922664776343</c:v>
                </c:pt>
                <c:pt idx="40">
                  <c:v>-59.782922664776343</c:v>
                </c:pt>
                <c:pt idx="41">
                  <c:v>-59.782922664776343</c:v>
                </c:pt>
                <c:pt idx="42">
                  <c:v>-59.782922664776343</c:v>
                </c:pt>
                <c:pt idx="43">
                  <c:v>-59.782922664776343</c:v>
                </c:pt>
                <c:pt idx="44">
                  <c:v>-59.782922664776343</c:v>
                </c:pt>
                <c:pt idx="45">
                  <c:v>-59.782922664776343</c:v>
                </c:pt>
                <c:pt idx="46">
                  <c:v>-59.782922664776343</c:v>
                </c:pt>
                <c:pt idx="47">
                  <c:v>-59.782922664776343</c:v>
                </c:pt>
                <c:pt idx="48">
                  <c:v>-59.782922664776343</c:v>
                </c:pt>
                <c:pt idx="49">
                  <c:v>-59.782922664776343</c:v>
                </c:pt>
                <c:pt idx="50">
                  <c:v>-59.782922664776343</c:v>
                </c:pt>
                <c:pt idx="51">
                  <c:v>-59.782922664776343</c:v>
                </c:pt>
                <c:pt idx="52">
                  <c:v>-59.782922664776343</c:v>
                </c:pt>
                <c:pt idx="53">
                  <c:v>-59.782922664776343</c:v>
                </c:pt>
                <c:pt idx="54">
                  <c:v>-59.782922664776343</c:v>
                </c:pt>
                <c:pt idx="55">
                  <c:v>-59.782922664776343</c:v>
                </c:pt>
                <c:pt idx="56">
                  <c:v>-59.782922664776343</c:v>
                </c:pt>
                <c:pt idx="57">
                  <c:v>-59.782922664776343</c:v>
                </c:pt>
                <c:pt idx="58">
                  <c:v>-59.782922664776343</c:v>
                </c:pt>
                <c:pt idx="59">
                  <c:v>-59.782922664776343</c:v>
                </c:pt>
                <c:pt idx="60">
                  <c:v>-59.782922664776343</c:v>
                </c:pt>
                <c:pt idx="61">
                  <c:v>-59.782922664776343</c:v>
                </c:pt>
                <c:pt idx="62">
                  <c:v>-59.782922664776343</c:v>
                </c:pt>
                <c:pt idx="63">
                  <c:v>-59.782922664776343</c:v>
                </c:pt>
                <c:pt idx="64">
                  <c:v>-59.782922664776343</c:v>
                </c:pt>
                <c:pt idx="65">
                  <c:v>-59.782922664776343</c:v>
                </c:pt>
                <c:pt idx="66">
                  <c:v>-59.782922664776343</c:v>
                </c:pt>
                <c:pt idx="67">
                  <c:v>47.152737217311774</c:v>
                </c:pt>
                <c:pt idx="68">
                  <c:v>47.152737217311774</c:v>
                </c:pt>
                <c:pt idx="69">
                  <c:v>47.152737217311774</c:v>
                </c:pt>
                <c:pt idx="70">
                  <c:v>47.152737217311774</c:v>
                </c:pt>
                <c:pt idx="71">
                  <c:v>47.152737217311774</c:v>
                </c:pt>
                <c:pt idx="72">
                  <c:v>47.152737217311774</c:v>
                </c:pt>
              </c:numCache>
            </c:numRef>
          </c:yVal>
          <c:smooth val="1"/>
          <c:extLst>
            <c:ext xmlns:c16="http://schemas.microsoft.com/office/drawing/2014/chart" uri="{C3380CC4-5D6E-409C-BE32-E72D297353CC}">
              <c16:uniqueId val="{00000011-D3FF-4B54-85E8-56EC656869B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General</c:formatCode>
                <c:ptCount val="73"/>
                <c:pt idx="1">
                  <c:v>0</c:v>
                </c:pt>
                <c:pt idx="2">
                  <c:v>-0.5280616153090989</c:v>
                </c:pt>
                <c:pt idx="3">
                  <c:v>-0.5280616153090989</c:v>
                </c:pt>
                <c:pt idx="4">
                  <c:v>-0.5280616153090989</c:v>
                </c:pt>
                <c:pt idx="5">
                  <c:v>-1.3944871113194779</c:v>
                </c:pt>
                <c:pt idx="6">
                  <c:v>-2.3807207172751106</c:v>
                </c:pt>
                <c:pt idx="7">
                  <c:v>-3.4794796356537105</c:v>
                </c:pt>
                <c:pt idx="8">
                  <c:v>-4.6893432711571279</c:v>
                </c:pt>
                <c:pt idx="9">
                  <c:v>-6.0068188344271647</c:v>
                </c:pt>
                <c:pt idx="10">
                  <c:v>-7.4278737978799079</c:v>
                </c:pt>
                <c:pt idx="11">
                  <c:v>-8.9475844851669741</c:v>
                </c:pt>
                <c:pt idx="12">
                  <c:v>-10.560021210941926</c:v>
                </c:pt>
                <c:pt idx="13">
                  <c:v>-12.258381044607447</c:v>
                </c:pt>
                <c:pt idx="14">
                  <c:v>-14.034659086182295</c:v>
                </c:pt>
                <c:pt idx="15">
                  <c:v>-15.881856732058353</c:v>
                </c:pt>
                <c:pt idx="16">
                  <c:v>-17.788991116084041</c:v>
                </c:pt>
                <c:pt idx="17">
                  <c:v>-19.747345158268963</c:v>
                </c:pt>
                <c:pt idx="18">
                  <c:v>-21.745259152673086</c:v>
                </c:pt>
                <c:pt idx="19">
                  <c:v>-23.768600265392109</c:v>
                </c:pt>
                <c:pt idx="20">
                  <c:v>-25.802230296245604</c:v>
                </c:pt>
                <c:pt idx="21">
                  <c:v>-27.834643169173106</c:v>
                </c:pt>
                <c:pt idx="22">
                  <c:v>-29.84881421600852</c:v>
                </c:pt>
                <c:pt idx="23">
                  <c:v>-31.834042952075109</c:v>
                </c:pt>
                <c:pt idx="24">
                  <c:v>-33.776845918968299</c:v>
                </c:pt>
                <c:pt idx="25">
                  <c:v>-47.945295494491475</c:v>
                </c:pt>
                <c:pt idx="26">
                  <c:v>-49.931886705203851</c:v>
                </c:pt>
                <c:pt idx="27">
                  <c:v>-51.679367287632147</c:v>
                </c:pt>
                <c:pt idx="28">
                  <c:v>-53.210194883937234</c:v>
                </c:pt>
                <c:pt idx="29">
                  <c:v>-54.558297878793525</c:v>
                </c:pt>
                <c:pt idx="30">
                  <c:v>-55.741450075956408</c:v>
                </c:pt>
                <c:pt idx="31">
                  <c:v>-56.772693677603172</c:v>
                </c:pt>
                <c:pt idx="32">
                  <c:v>-57.661435594416901</c:v>
                </c:pt>
                <c:pt idx="33">
                  <c:v>-58.412671357346852</c:v>
                </c:pt>
                <c:pt idx="34">
                  <c:v>-59.028326217698392</c:v>
                </c:pt>
                <c:pt idx="35">
                  <c:v>-59.503807248290883</c:v>
                </c:pt>
                <c:pt idx="36">
                  <c:v>-59.848691265507085</c:v>
                </c:pt>
                <c:pt idx="37">
                  <c:v>-60.083330128829147</c:v>
                </c:pt>
                <c:pt idx="38">
                  <c:v>-60.211867171330468</c:v>
                </c:pt>
                <c:pt idx="39">
                  <c:v>-60.246988052062591</c:v>
                </c:pt>
                <c:pt idx="40">
                  <c:v>-60.246988052062591</c:v>
                </c:pt>
                <c:pt idx="41">
                  <c:v>-60.246988052062591</c:v>
                </c:pt>
                <c:pt idx="42">
                  <c:v>-60.246988052062591</c:v>
                </c:pt>
                <c:pt idx="43">
                  <c:v>-60.246988052062591</c:v>
                </c:pt>
                <c:pt idx="44">
                  <c:v>-60.246988052062591</c:v>
                </c:pt>
                <c:pt idx="45">
                  <c:v>-60.246988052062591</c:v>
                </c:pt>
                <c:pt idx="46">
                  <c:v>-60.246988052062591</c:v>
                </c:pt>
                <c:pt idx="47">
                  <c:v>-60.246988052062591</c:v>
                </c:pt>
                <c:pt idx="48">
                  <c:v>-60.246988052062591</c:v>
                </c:pt>
                <c:pt idx="49">
                  <c:v>-60.246988052062591</c:v>
                </c:pt>
                <c:pt idx="50">
                  <c:v>-60.246988052062591</c:v>
                </c:pt>
                <c:pt idx="51">
                  <c:v>-60.246988052062591</c:v>
                </c:pt>
                <c:pt idx="52">
                  <c:v>-60.246988052062591</c:v>
                </c:pt>
                <c:pt idx="53">
                  <c:v>-60.246988052062591</c:v>
                </c:pt>
                <c:pt idx="54">
                  <c:v>-60.246988052062591</c:v>
                </c:pt>
                <c:pt idx="55">
                  <c:v>-60.246988052062591</c:v>
                </c:pt>
                <c:pt idx="56">
                  <c:v>-60.246988052062591</c:v>
                </c:pt>
                <c:pt idx="57">
                  <c:v>-60.246988052062591</c:v>
                </c:pt>
                <c:pt idx="58">
                  <c:v>-60.246988052062591</c:v>
                </c:pt>
                <c:pt idx="59">
                  <c:v>-60.246988052062591</c:v>
                </c:pt>
                <c:pt idx="60">
                  <c:v>-60.246988052062591</c:v>
                </c:pt>
                <c:pt idx="61">
                  <c:v>-60.246988052062591</c:v>
                </c:pt>
                <c:pt idx="62">
                  <c:v>-60.246988052062591</c:v>
                </c:pt>
                <c:pt idx="63">
                  <c:v>-60.246988052062591</c:v>
                </c:pt>
                <c:pt idx="64">
                  <c:v>-60.246988052062591</c:v>
                </c:pt>
                <c:pt idx="65">
                  <c:v>-60.246988052062591</c:v>
                </c:pt>
                <c:pt idx="66">
                  <c:v>-60.246988052062591</c:v>
                </c:pt>
                <c:pt idx="67">
                  <c:v>46.676053086583522</c:v>
                </c:pt>
                <c:pt idx="68">
                  <c:v>46.676053086583522</c:v>
                </c:pt>
                <c:pt idx="69">
                  <c:v>46.676053086583522</c:v>
                </c:pt>
                <c:pt idx="70">
                  <c:v>46.676053086583522</c:v>
                </c:pt>
                <c:pt idx="71">
                  <c:v>46.676053086583522</c:v>
                </c:pt>
                <c:pt idx="72">
                  <c:v>46.676053086583522</c:v>
                </c:pt>
              </c:numCache>
            </c:numRef>
          </c:yVal>
          <c:smooth val="1"/>
          <c:extLst>
            <c:ext xmlns:c16="http://schemas.microsoft.com/office/drawing/2014/chart" uri="{C3380CC4-5D6E-409C-BE32-E72D297353CC}">
              <c16:uniqueId val="{00000012-D3FF-4B54-85E8-56EC656869B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General</c:formatCode>
                <c:ptCount val="73"/>
                <c:pt idx="1">
                  <c:v>0</c:v>
                </c:pt>
                <c:pt idx="2">
                  <c:v>-0.50230051316918178</c:v>
                </c:pt>
                <c:pt idx="3">
                  <c:v>-0.50230051316918178</c:v>
                </c:pt>
                <c:pt idx="4">
                  <c:v>-0.50230051316918178</c:v>
                </c:pt>
                <c:pt idx="5">
                  <c:v>-0.50230051316918178</c:v>
                </c:pt>
                <c:pt idx="6">
                  <c:v>-1.4489429996864551</c:v>
                </c:pt>
                <c:pt idx="7">
                  <c:v>-2.5133674432630215</c:v>
                </c:pt>
                <c:pt idx="8">
                  <c:v>-3.6949046247528514</c:v>
                </c:pt>
                <c:pt idx="9">
                  <c:v>-4.9906018064070174</c:v>
                </c:pt>
                <c:pt idx="10">
                  <c:v>-6.3967675683378822</c:v>
                </c:pt>
                <c:pt idx="11">
                  <c:v>-7.9085964905573647</c:v>
                </c:pt>
                <c:pt idx="12">
                  <c:v>-9.5200350814212626</c:v>
                </c:pt>
                <c:pt idx="13">
                  <c:v>-11.223916035590332</c:v>
                </c:pt>
                <c:pt idx="14">
                  <c:v>-13.011644452036659</c:v>
                </c:pt>
                <c:pt idx="15">
                  <c:v>-14.875721165482698</c:v>
                </c:pt>
                <c:pt idx="16">
                  <c:v>-16.804019382277179</c:v>
                </c:pt>
                <c:pt idx="17">
                  <c:v>-18.786973202182974</c:v>
                </c:pt>
                <c:pt idx="18">
                  <c:v>-20.811637575084038</c:v>
                </c:pt>
                <c:pt idx="19">
                  <c:v>-22.862283899954324</c:v>
                </c:pt>
                <c:pt idx="20">
                  <c:v>-24.922102631616962</c:v>
                </c:pt>
                <c:pt idx="21">
                  <c:v>-26.978184026769224</c:v>
                </c:pt>
                <c:pt idx="22">
                  <c:v>-29.012088036432775</c:v>
                </c:pt>
                <c:pt idx="23">
                  <c:v>-31.011817905315429</c:v>
                </c:pt>
                <c:pt idx="24">
                  <c:v>-32.962537964762888</c:v>
                </c:pt>
                <c:pt idx="25">
                  <c:v>-47.906714896883855</c:v>
                </c:pt>
                <c:pt idx="26">
                  <c:v>-49.946048551016219</c:v>
                </c:pt>
                <c:pt idx="27">
                  <c:v>-51.738001209443297</c:v>
                </c:pt>
                <c:pt idx="28">
                  <c:v>-53.30492997507379</c:v>
                </c:pt>
                <c:pt idx="29">
                  <c:v>-54.681157598332376</c:v>
                </c:pt>
                <c:pt idx="30">
                  <c:v>-55.884175689999154</c:v>
                </c:pt>
                <c:pt idx="31">
                  <c:v>-56.926493338063992</c:v>
                </c:pt>
                <c:pt idx="32">
                  <c:v>-57.816949331724544</c:v>
                </c:pt>
                <c:pt idx="33">
                  <c:v>-58.560051447808689</c:v>
                </c:pt>
                <c:pt idx="34">
                  <c:v>-59.157408591185032</c:v>
                </c:pt>
                <c:pt idx="35">
                  <c:v>-59.603643585814226</c:v>
                </c:pt>
                <c:pt idx="36">
                  <c:v>-59.9090265633466</c:v>
                </c:pt>
                <c:pt idx="37">
                  <c:v>-60.095602114197732</c:v>
                </c:pt>
                <c:pt idx="38">
                  <c:v>-60.167562453582761</c:v>
                </c:pt>
                <c:pt idx="39">
                  <c:v>-60.167562453582761</c:v>
                </c:pt>
                <c:pt idx="40">
                  <c:v>-60.167562453582761</c:v>
                </c:pt>
                <c:pt idx="41">
                  <c:v>-60.167562453582761</c:v>
                </c:pt>
                <c:pt idx="42">
                  <c:v>-60.167562453582761</c:v>
                </c:pt>
                <c:pt idx="43">
                  <c:v>-60.167562453582761</c:v>
                </c:pt>
                <c:pt idx="44">
                  <c:v>-60.167562453582761</c:v>
                </c:pt>
                <c:pt idx="45">
                  <c:v>-60.167562453582761</c:v>
                </c:pt>
                <c:pt idx="46">
                  <c:v>-60.167562453582761</c:v>
                </c:pt>
                <c:pt idx="47">
                  <c:v>-60.167562453582761</c:v>
                </c:pt>
                <c:pt idx="48">
                  <c:v>-60.167562453582761</c:v>
                </c:pt>
                <c:pt idx="49">
                  <c:v>-60.167562453582761</c:v>
                </c:pt>
                <c:pt idx="50">
                  <c:v>-60.167562453582761</c:v>
                </c:pt>
                <c:pt idx="51">
                  <c:v>-60.167562453582761</c:v>
                </c:pt>
                <c:pt idx="52">
                  <c:v>-60.167562453582761</c:v>
                </c:pt>
                <c:pt idx="53">
                  <c:v>-60.167562453582761</c:v>
                </c:pt>
                <c:pt idx="54">
                  <c:v>-60.167562453582761</c:v>
                </c:pt>
                <c:pt idx="55">
                  <c:v>-60.167562453582761</c:v>
                </c:pt>
                <c:pt idx="56">
                  <c:v>-60.167562453582761</c:v>
                </c:pt>
                <c:pt idx="57">
                  <c:v>-60.167562453582761</c:v>
                </c:pt>
                <c:pt idx="58">
                  <c:v>-60.167562453582761</c:v>
                </c:pt>
                <c:pt idx="59">
                  <c:v>-60.167562453582761</c:v>
                </c:pt>
                <c:pt idx="60">
                  <c:v>-60.167562453582761</c:v>
                </c:pt>
                <c:pt idx="61">
                  <c:v>-60.167562453582761</c:v>
                </c:pt>
                <c:pt idx="62">
                  <c:v>-60.167562453582761</c:v>
                </c:pt>
                <c:pt idx="63">
                  <c:v>-60.167562453582761</c:v>
                </c:pt>
                <c:pt idx="64">
                  <c:v>-60.167562453582761</c:v>
                </c:pt>
                <c:pt idx="65">
                  <c:v>-60.167562453582761</c:v>
                </c:pt>
                <c:pt idx="66">
                  <c:v>-60.167562453582761</c:v>
                </c:pt>
                <c:pt idx="67">
                  <c:v>46.87021697200187</c:v>
                </c:pt>
                <c:pt idx="68">
                  <c:v>46.87021697200187</c:v>
                </c:pt>
                <c:pt idx="69">
                  <c:v>46.87021697200187</c:v>
                </c:pt>
                <c:pt idx="70">
                  <c:v>46.87021697200187</c:v>
                </c:pt>
                <c:pt idx="71">
                  <c:v>46.87021697200187</c:v>
                </c:pt>
                <c:pt idx="72">
                  <c:v>46.87021697200187</c:v>
                </c:pt>
              </c:numCache>
            </c:numRef>
          </c:yVal>
          <c:smooth val="1"/>
          <c:extLst>
            <c:ext xmlns:c16="http://schemas.microsoft.com/office/drawing/2014/chart" uri="{C3380CC4-5D6E-409C-BE32-E72D297353CC}">
              <c16:uniqueId val="{00000013-D3FF-4B54-85E8-56EC656869B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General</c:formatCode>
                <c:ptCount val="73"/>
                <c:pt idx="1">
                  <c:v>0</c:v>
                </c:pt>
                <c:pt idx="2">
                  <c:v>-0.41618426778019924</c:v>
                </c:pt>
                <c:pt idx="3">
                  <c:v>-0.41618426778019924</c:v>
                </c:pt>
                <c:pt idx="4">
                  <c:v>-0.41618426778019924</c:v>
                </c:pt>
                <c:pt idx="5">
                  <c:v>-0.41618426778019924</c:v>
                </c:pt>
                <c:pt idx="6">
                  <c:v>-1.2491606192247531</c:v>
                </c:pt>
                <c:pt idx="7">
                  <c:v>-2.1921925609107049</c:v>
                </c:pt>
                <c:pt idx="8">
                  <c:v>-3.2455987625645442</c:v>
                </c:pt>
                <c:pt idx="9">
                  <c:v>-4.4082925461877061</c:v>
                </c:pt>
                <c:pt idx="10">
                  <c:v>-5.6785505851089795</c:v>
                </c:pt>
                <c:pt idx="11">
                  <c:v>-7.0534339460088695</c:v>
                </c:pt>
                <c:pt idx="12">
                  <c:v>-8.5285912603785086</c:v>
                </c:pt>
                <c:pt idx="13">
                  <c:v>-10.098372703862964</c:v>
                </c:pt>
                <c:pt idx="14">
                  <c:v>-11.755555704207495</c:v>
                </c:pt>
                <c:pt idx="15">
                  <c:v>-13.494022176732113</c:v>
                </c:pt>
                <c:pt idx="16">
                  <c:v>-15.302429149726127</c:v>
                </c:pt>
                <c:pt idx="17">
                  <c:v>-17.172208217485888</c:v>
                </c:pt>
                <c:pt idx="18">
                  <c:v>-19.091156794128636</c:v>
                </c:pt>
                <c:pt idx="19">
                  <c:v>-21.044093721260147</c:v>
                </c:pt>
                <c:pt idx="20">
                  <c:v>-23.014605687221149</c:v>
                </c:pt>
                <c:pt idx="21">
                  <c:v>-24.990706639747003</c:v>
                </c:pt>
                <c:pt idx="22">
                  <c:v>-26.952603465773066</c:v>
                </c:pt>
                <c:pt idx="23">
                  <c:v>-28.888917507612369</c:v>
                </c:pt>
                <c:pt idx="24">
                  <c:v>-30.784511532218907</c:v>
                </c:pt>
                <c:pt idx="25">
                  <c:v>-45.873700219418893</c:v>
                </c:pt>
                <c:pt idx="26">
                  <c:v>-47.918523402102977</c:v>
                </c:pt>
                <c:pt idx="27">
                  <c:v>-49.735500515198225</c:v>
                </c:pt>
                <c:pt idx="28">
                  <c:v>-51.34644177931176</c:v>
                </c:pt>
                <c:pt idx="29">
                  <c:v>-52.785722669274449</c:v>
                </c:pt>
                <c:pt idx="30">
                  <c:v>-54.069093182791178</c:v>
                </c:pt>
                <c:pt idx="31">
                  <c:v>-55.206477631197018</c:v>
                </c:pt>
                <c:pt idx="32">
                  <c:v>-56.20392745431657</c:v>
                </c:pt>
                <c:pt idx="33">
                  <c:v>-57.063181650549126</c:v>
                </c:pt>
                <c:pt idx="34">
                  <c:v>-57.783118342060874</c:v>
                </c:pt>
                <c:pt idx="35">
                  <c:v>-58.355700438542343</c:v>
                </c:pt>
                <c:pt idx="36">
                  <c:v>-58.787991275072329</c:v>
                </c:pt>
                <c:pt idx="37">
                  <c:v>-59.099905333367133</c:v>
                </c:pt>
                <c:pt idx="38">
                  <c:v>-59.293319437414311</c:v>
                </c:pt>
                <c:pt idx="39">
                  <c:v>-59.37943730622689</c:v>
                </c:pt>
                <c:pt idx="40">
                  <c:v>-59.37943730622689</c:v>
                </c:pt>
                <c:pt idx="41">
                  <c:v>-59.37943730622689</c:v>
                </c:pt>
                <c:pt idx="42">
                  <c:v>-59.37943730622689</c:v>
                </c:pt>
                <c:pt idx="43">
                  <c:v>-59.37943730622689</c:v>
                </c:pt>
                <c:pt idx="44">
                  <c:v>-59.37943730622689</c:v>
                </c:pt>
                <c:pt idx="45">
                  <c:v>-59.37943730622689</c:v>
                </c:pt>
                <c:pt idx="46">
                  <c:v>-59.37943730622689</c:v>
                </c:pt>
                <c:pt idx="47">
                  <c:v>-59.37943730622689</c:v>
                </c:pt>
                <c:pt idx="48">
                  <c:v>-59.37943730622689</c:v>
                </c:pt>
                <c:pt idx="49">
                  <c:v>-59.37943730622689</c:v>
                </c:pt>
                <c:pt idx="50">
                  <c:v>-59.37943730622689</c:v>
                </c:pt>
                <c:pt idx="51">
                  <c:v>-59.37943730622689</c:v>
                </c:pt>
                <c:pt idx="52">
                  <c:v>-59.37943730622689</c:v>
                </c:pt>
                <c:pt idx="53">
                  <c:v>-59.37943730622689</c:v>
                </c:pt>
                <c:pt idx="54">
                  <c:v>-59.37943730622689</c:v>
                </c:pt>
                <c:pt idx="55">
                  <c:v>-59.37943730622689</c:v>
                </c:pt>
                <c:pt idx="56">
                  <c:v>-59.37943730622689</c:v>
                </c:pt>
                <c:pt idx="57">
                  <c:v>-59.37943730622689</c:v>
                </c:pt>
                <c:pt idx="58">
                  <c:v>-59.37943730622689</c:v>
                </c:pt>
                <c:pt idx="59">
                  <c:v>-59.37943730622689</c:v>
                </c:pt>
                <c:pt idx="60">
                  <c:v>-59.37943730622689</c:v>
                </c:pt>
                <c:pt idx="61">
                  <c:v>-59.37943730622689</c:v>
                </c:pt>
                <c:pt idx="62">
                  <c:v>-59.37943730622689</c:v>
                </c:pt>
                <c:pt idx="63">
                  <c:v>-59.37943730622689</c:v>
                </c:pt>
                <c:pt idx="64">
                  <c:v>-59.37943730622689</c:v>
                </c:pt>
                <c:pt idx="65">
                  <c:v>-59.37943730622689</c:v>
                </c:pt>
                <c:pt idx="66">
                  <c:v>-59.37943730622689</c:v>
                </c:pt>
                <c:pt idx="67">
                  <c:v>47.882899047206351</c:v>
                </c:pt>
                <c:pt idx="68">
                  <c:v>47.882899047206351</c:v>
                </c:pt>
                <c:pt idx="69">
                  <c:v>47.882899047206351</c:v>
                </c:pt>
                <c:pt idx="70">
                  <c:v>47.882899047206351</c:v>
                </c:pt>
                <c:pt idx="71">
                  <c:v>47.882899047206351</c:v>
                </c:pt>
                <c:pt idx="72">
                  <c:v>47.882899047206351</c:v>
                </c:pt>
              </c:numCache>
            </c:numRef>
          </c:yVal>
          <c:smooth val="1"/>
          <c:extLst>
            <c:ext xmlns:c16="http://schemas.microsoft.com/office/drawing/2014/chart" uri="{C3380CC4-5D6E-409C-BE32-E72D297353CC}">
              <c16:uniqueId val="{00000014-D3FF-4B54-85E8-56EC656869B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5-D3FF-4B54-85E8-56EC656869B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6-D3FF-4B54-85E8-56EC656869B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General</c:formatCode>
                <c:ptCount val="73"/>
                <c:pt idx="1">
                  <c:v>0</c:v>
                </c:pt>
                <c:pt idx="2">
                  <c:v>-0.42636370696725123</c:v>
                </c:pt>
                <c:pt idx="3">
                  <c:v>-0.42636370696725123</c:v>
                </c:pt>
                <c:pt idx="4">
                  <c:v>-0.42636370696725123</c:v>
                </c:pt>
                <c:pt idx="5">
                  <c:v>-0.42636370696725123</c:v>
                </c:pt>
                <c:pt idx="6">
                  <c:v>-1.2660836593763491</c:v>
                </c:pt>
                <c:pt idx="7">
                  <c:v>-2.2150190268750087</c:v>
                </c:pt>
                <c:pt idx="8">
                  <c:v>-3.2734936022089833</c:v>
                </c:pt>
                <c:pt idx="9">
                  <c:v>-4.4403626464951778</c:v>
                </c:pt>
                <c:pt idx="10">
                  <c:v>-5.7138703872740315</c:v>
                </c:pt>
                <c:pt idx="11">
                  <c:v>-7.0910881372644603</c:v>
                </c:pt>
                <c:pt idx="12">
                  <c:v>-8.567729419534384</c:v>
                </c:pt>
                <c:pt idx="13">
                  <c:v>-10.138238331747846</c:v>
                </c:pt>
                <c:pt idx="14">
                  <c:v>-11.795522084803682</c:v>
                </c:pt>
                <c:pt idx="15">
                  <c:v>-13.533611161579241</c:v>
                </c:pt>
                <c:pt idx="16">
                  <c:v>-15.341350434401708</c:v>
                </c:pt>
                <c:pt idx="17">
                  <c:v>-17.210325188144207</c:v>
                </c:pt>
                <c:pt idx="18">
                  <c:v>-19.128493358192689</c:v>
                </c:pt>
                <c:pt idx="19">
                  <c:v>-21.080812961508382</c:v>
                </c:pt>
                <c:pt idx="20">
                  <c:v>-23.051002177258585</c:v>
                </c:pt>
                <c:pt idx="21">
                  <c:v>-25.027229497591843</c:v>
                </c:pt>
                <c:pt idx="22">
                  <c:v>-26.989717178501156</c:v>
                </c:pt>
                <c:pt idx="23">
                  <c:v>-28.92719073035688</c:v>
                </c:pt>
                <c:pt idx="24">
                  <c:v>-30.82455646577645</c:v>
                </c:pt>
                <c:pt idx="25">
                  <c:v>-45.908448804941131</c:v>
                </c:pt>
                <c:pt idx="26">
                  <c:v>-47.9524215664349</c:v>
                </c:pt>
                <c:pt idx="27">
                  <c:v>-49.769336349463003</c:v>
                </c:pt>
                <c:pt idx="28">
                  <c:v>-51.380877006825138</c:v>
                </c:pt>
                <c:pt idx="29">
                  <c:v>-52.821148347170016</c:v>
                </c:pt>
                <c:pt idx="30">
                  <c:v>-54.105872191596937</c:v>
                </c:pt>
                <c:pt idx="31">
                  <c:v>-55.24500785873898</c:v>
                </c:pt>
                <c:pt idx="32">
                  <c:v>-56.244618742132126</c:v>
                </c:pt>
                <c:pt idx="33">
                  <c:v>-57.106413955897118</c:v>
                </c:pt>
                <c:pt idx="34">
                  <c:v>-57.829194776911585</c:v>
                </c:pt>
                <c:pt idx="35">
                  <c:v>-58.404831046683817</c:v>
                </c:pt>
                <c:pt idx="36">
                  <c:v>-58.840233263552456</c:v>
                </c:pt>
                <c:pt idx="37">
                  <c:v>-59.155199787464902</c:v>
                </c:pt>
                <c:pt idx="38">
                  <c:v>-59.351496443658981</c:v>
                </c:pt>
                <c:pt idx="39">
                  <c:v>-59.440214244724906</c:v>
                </c:pt>
                <c:pt idx="40">
                  <c:v>-59.440214244724906</c:v>
                </c:pt>
                <c:pt idx="41">
                  <c:v>-59.440214244724906</c:v>
                </c:pt>
                <c:pt idx="42">
                  <c:v>-59.440214244724906</c:v>
                </c:pt>
                <c:pt idx="43">
                  <c:v>-59.440214244724906</c:v>
                </c:pt>
                <c:pt idx="44">
                  <c:v>-59.440214244724906</c:v>
                </c:pt>
                <c:pt idx="45">
                  <c:v>-59.440214244724906</c:v>
                </c:pt>
                <c:pt idx="46">
                  <c:v>-59.440214244724906</c:v>
                </c:pt>
                <c:pt idx="47">
                  <c:v>-59.440214244724906</c:v>
                </c:pt>
                <c:pt idx="48">
                  <c:v>-59.440214244724906</c:v>
                </c:pt>
                <c:pt idx="49">
                  <c:v>-59.440214244724906</c:v>
                </c:pt>
                <c:pt idx="50">
                  <c:v>-59.440214244724906</c:v>
                </c:pt>
                <c:pt idx="51">
                  <c:v>-59.440214244724906</c:v>
                </c:pt>
                <c:pt idx="52">
                  <c:v>-59.440214244724906</c:v>
                </c:pt>
                <c:pt idx="53">
                  <c:v>-59.440214244724906</c:v>
                </c:pt>
                <c:pt idx="54">
                  <c:v>-59.440214244724906</c:v>
                </c:pt>
                <c:pt idx="55">
                  <c:v>-59.440214244724906</c:v>
                </c:pt>
                <c:pt idx="56">
                  <c:v>-59.440214244724906</c:v>
                </c:pt>
                <c:pt idx="57">
                  <c:v>-59.440214244724906</c:v>
                </c:pt>
                <c:pt idx="58">
                  <c:v>-59.440214244724906</c:v>
                </c:pt>
                <c:pt idx="59">
                  <c:v>-59.440214244724906</c:v>
                </c:pt>
                <c:pt idx="60">
                  <c:v>-59.440214244724906</c:v>
                </c:pt>
                <c:pt idx="61">
                  <c:v>-59.440214244724906</c:v>
                </c:pt>
                <c:pt idx="62">
                  <c:v>-59.440214244724906</c:v>
                </c:pt>
                <c:pt idx="63">
                  <c:v>-59.440214244724906</c:v>
                </c:pt>
                <c:pt idx="64">
                  <c:v>-59.440214244724906</c:v>
                </c:pt>
                <c:pt idx="65">
                  <c:v>-59.440214244724906</c:v>
                </c:pt>
                <c:pt idx="66">
                  <c:v>-59.440214244724906</c:v>
                </c:pt>
                <c:pt idx="67">
                  <c:v>47.819902133713676</c:v>
                </c:pt>
                <c:pt idx="68">
                  <c:v>47.819902133713676</c:v>
                </c:pt>
                <c:pt idx="69">
                  <c:v>47.819902133713676</c:v>
                </c:pt>
                <c:pt idx="70">
                  <c:v>47.819902133713676</c:v>
                </c:pt>
                <c:pt idx="71">
                  <c:v>47.819902133713676</c:v>
                </c:pt>
                <c:pt idx="72">
                  <c:v>47.819902133713676</c:v>
                </c:pt>
              </c:numCache>
            </c:numRef>
          </c:yVal>
          <c:smooth val="1"/>
          <c:extLst>
            <c:ext xmlns:c16="http://schemas.microsoft.com/office/drawing/2014/chart" uri="{C3380CC4-5D6E-409C-BE32-E72D297353CC}">
              <c16:uniqueId val="{00000017-D3FF-4B54-85E8-56EC656869B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8-D3FF-4B54-85E8-56EC656869B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9-D3FF-4B54-85E8-56EC656869B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A-D3FF-4B54-85E8-56EC656869B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B-D3FF-4B54-85E8-56EC656869B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General</c:formatCode>
                <c:ptCount val="73"/>
                <c:pt idx="1">
                  <c:v>0</c:v>
                </c:pt>
                <c:pt idx="2">
                  <c:v>-0.41756919064222942</c:v>
                </c:pt>
                <c:pt idx="3">
                  <c:v>-0.41756919064222942</c:v>
                </c:pt>
                <c:pt idx="4">
                  <c:v>-0.41756919064222942</c:v>
                </c:pt>
                <c:pt idx="5">
                  <c:v>-0.41756919064222942</c:v>
                </c:pt>
                <c:pt idx="6">
                  <c:v>-1.2401184903041873</c:v>
                </c:pt>
                <c:pt idx="7">
                  <c:v>-2.1715860699410072</c:v>
                </c:pt>
                <c:pt idx="8">
                  <c:v>-3.2127516710089097</c:v>
                </c:pt>
                <c:pt idx="9">
                  <c:v>-4.3629452877391159</c:v>
                </c:pt>
                <c:pt idx="10">
                  <c:v>-5.6208107431709422</c:v>
                </c:pt>
                <c:pt idx="11">
                  <c:v>-6.9837796690418017</c:v>
                </c:pt>
                <c:pt idx="12">
                  <c:v>-8.4478439391304612</c:v>
                </c:pt>
                <c:pt idx="13">
                  <c:v>-10.007650864196577</c:v>
                </c:pt>
                <c:pt idx="14">
                  <c:v>-11.656242561311807</c:v>
                </c:pt>
                <c:pt idx="15">
                  <c:v>-13.387784419526163</c:v>
                </c:pt>
                <c:pt idx="16">
                  <c:v>-15.191010312417212</c:v>
                </c:pt>
                <c:pt idx="17">
                  <c:v>-17.057490155800298</c:v>
                </c:pt>
                <c:pt idx="18">
                  <c:v>-18.975012825427289</c:v>
                </c:pt>
                <c:pt idx="19">
                  <c:v>-20.928277625788756</c:v>
                </c:pt>
                <c:pt idx="20">
                  <c:v>-22.900695354899042</c:v>
                </c:pt>
                <c:pt idx="21">
                  <c:v>-24.880238122503126</c:v>
                </c:pt>
                <c:pt idx="22">
                  <c:v>-26.846545868076301</c:v>
                </c:pt>
                <c:pt idx="23">
                  <c:v>-28.788116127633774</c:v>
                </c:pt>
                <c:pt idx="24">
                  <c:v>-30.689453910620667</c:v>
                </c:pt>
                <c:pt idx="25">
                  <c:v>-45.957771526303191</c:v>
                </c:pt>
                <c:pt idx="26">
                  <c:v>-48.022499346324011</c:v>
                </c:pt>
                <c:pt idx="27">
                  <c:v>-49.862240595316408</c:v>
                </c:pt>
                <c:pt idx="28">
                  <c:v>-51.49790725785126</c:v>
                </c:pt>
                <c:pt idx="29">
                  <c:v>-52.96316783210721</c:v>
                </c:pt>
                <c:pt idx="30">
                  <c:v>-54.273154991973378</c:v>
                </c:pt>
                <c:pt idx="31">
                  <c:v>-55.437191947863184</c:v>
                </c:pt>
                <c:pt idx="32">
                  <c:v>-56.460731600189121</c:v>
                </c:pt>
                <c:pt idx="33">
                  <c:v>-57.344922946304038</c:v>
                </c:pt>
                <c:pt idx="34">
                  <c:v>-58.088072891731073</c:v>
                </c:pt>
                <c:pt idx="35">
                  <c:v>-58.681441638691425</c:v>
                </c:pt>
                <c:pt idx="36">
                  <c:v>-59.131675850033986</c:v>
                </c:pt>
                <c:pt idx="37">
                  <c:v>-59.458760022071189</c:v>
                </c:pt>
                <c:pt idx="38">
                  <c:v>-59.664148329704929</c:v>
                </c:pt>
                <c:pt idx="39">
                  <c:v>-59.758842986525707</c:v>
                </c:pt>
                <c:pt idx="40">
                  <c:v>-59.758842986525707</c:v>
                </c:pt>
                <c:pt idx="41">
                  <c:v>-59.758842986525707</c:v>
                </c:pt>
                <c:pt idx="42">
                  <c:v>-59.758842986525707</c:v>
                </c:pt>
                <c:pt idx="43">
                  <c:v>-59.758842986525707</c:v>
                </c:pt>
                <c:pt idx="44">
                  <c:v>-59.758842986525707</c:v>
                </c:pt>
                <c:pt idx="45">
                  <c:v>-59.758842986525707</c:v>
                </c:pt>
                <c:pt idx="46">
                  <c:v>-59.758842986525707</c:v>
                </c:pt>
                <c:pt idx="47">
                  <c:v>-59.758842986525707</c:v>
                </c:pt>
                <c:pt idx="48">
                  <c:v>-59.758842986525707</c:v>
                </c:pt>
                <c:pt idx="49">
                  <c:v>-59.758842986525707</c:v>
                </c:pt>
                <c:pt idx="50">
                  <c:v>-59.758842986525707</c:v>
                </c:pt>
                <c:pt idx="51">
                  <c:v>-59.758842986525707</c:v>
                </c:pt>
                <c:pt idx="52">
                  <c:v>-59.758842986525707</c:v>
                </c:pt>
                <c:pt idx="53">
                  <c:v>-59.758842986525707</c:v>
                </c:pt>
                <c:pt idx="54">
                  <c:v>-59.758842986525707</c:v>
                </c:pt>
                <c:pt idx="55">
                  <c:v>-59.758842986525707</c:v>
                </c:pt>
                <c:pt idx="56">
                  <c:v>-59.758842986525707</c:v>
                </c:pt>
                <c:pt idx="57">
                  <c:v>-59.758842986525707</c:v>
                </c:pt>
                <c:pt idx="58">
                  <c:v>-59.758842986525707</c:v>
                </c:pt>
                <c:pt idx="59">
                  <c:v>-59.758842986525707</c:v>
                </c:pt>
                <c:pt idx="60">
                  <c:v>-59.758842986525707</c:v>
                </c:pt>
                <c:pt idx="61">
                  <c:v>-59.758842986525707</c:v>
                </c:pt>
                <c:pt idx="62">
                  <c:v>-59.758842986525707</c:v>
                </c:pt>
                <c:pt idx="63">
                  <c:v>-59.758842986525707</c:v>
                </c:pt>
                <c:pt idx="64">
                  <c:v>-59.758842986525707</c:v>
                </c:pt>
                <c:pt idx="65">
                  <c:v>-59.758842986525707</c:v>
                </c:pt>
                <c:pt idx="66">
                  <c:v>-59.758842986525707</c:v>
                </c:pt>
                <c:pt idx="67">
                  <c:v>47.55482260413018</c:v>
                </c:pt>
                <c:pt idx="68">
                  <c:v>47.55482260413018</c:v>
                </c:pt>
                <c:pt idx="69">
                  <c:v>47.55482260413018</c:v>
                </c:pt>
                <c:pt idx="70">
                  <c:v>47.55482260413018</c:v>
                </c:pt>
                <c:pt idx="71">
                  <c:v>47.55482260413018</c:v>
                </c:pt>
                <c:pt idx="72">
                  <c:v>47.55482260413018</c:v>
                </c:pt>
              </c:numCache>
            </c:numRef>
          </c:yVal>
          <c:smooth val="1"/>
          <c:extLst>
            <c:ext xmlns:c16="http://schemas.microsoft.com/office/drawing/2014/chart" uri="{C3380CC4-5D6E-409C-BE32-E72D297353CC}">
              <c16:uniqueId val="{0000001C-D3FF-4B54-85E8-56EC656869B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D-D3FF-4B54-85E8-56EC656869B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E-D3FF-4B54-85E8-56EC656869B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General</c:formatCode>
                <c:ptCount val="73"/>
                <c:pt idx="1">
                  <c:v>0</c:v>
                </c:pt>
                <c:pt idx="2">
                  <c:v>-0.42650715150533358</c:v>
                </c:pt>
                <c:pt idx="3">
                  <c:v>-0.42650715150533358</c:v>
                </c:pt>
                <c:pt idx="4">
                  <c:v>-0.42650715150533358</c:v>
                </c:pt>
                <c:pt idx="5">
                  <c:v>-0.42650715150533358</c:v>
                </c:pt>
                <c:pt idx="6">
                  <c:v>-1.2664081172601449</c:v>
                </c:pt>
                <c:pt idx="7">
                  <c:v>-2.2155074213738359</c:v>
                </c:pt>
                <c:pt idx="8">
                  <c:v>-3.2741203182266894</c:v>
                </c:pt>
                <c:pt idx="9">
                  <c:v>-4.4411037766087631</c:v>
                </c:pt>
                <c:pt idx="10">
                  <c:v>-5.7146986087142864</c:v>
                </c:pt>
                <c:pt idx="11">
                  <c:v>-7.0919761272622885</c:v>
                </c:pt>
                <c:pt idx="12">
                  <c:v>-8.5686498553205723</c:v>
                </c:pt>
                <c:pt idx="13">
                  <c:v>-10.139165598226356</c:v>
                </c:pt>
                <c:pt idx="14">
                  <c:v>-11.796435689897613</c:v>
                </c:pt>
                <c:pt idx="15">
                  <c:v>-13.534490613211702</c:v>
                </c:pt>
                <c:pt idx="16">
                  <c:v>-15.34218036351507</c:v>
                </c:pt>
                <c:pt idx="17">
                  <c:v>-17.211097056373102</c:v>
                </c:pt>
                <c:pt idx="18">
                  <c:v>-19.129200334844807</c:v>
                </c:pt>
                <c:pt idx="19">
                  <c:v>-21.081458461929873</c:v>
                </c:pt>
                <c:pt idx="20">
                  <c:v>-23.05159559365141</c:v>
                </c:pt>
                <c:pt idx="21">
                  <c:v>-25.027785345177033</c:v>
                </c:pt>
                <c:pt idx="22">
                  <c:v>-26.990255949355603</c:v>
                </c:pt>
                <c:pt idx="23">
                  <c:v>-28.927736331903592</c:v>
                </c:pt>
                <c:pt idx="24">
                  <c:v>-30.825137928457689</c:v>
                </c:pt>
                <c:pt idx="25">
                  <c:v>-45.905446715679091</c:v>
                </c:pt>
                <c:pt idx="26">
                  <c:v>-47.949253832884835</c:v>
                </c:pt>
                <c:pt idx="27">
                  <c:v>-49.766035417413221</c:v>
                </c:pt>
                <c:pt idx="28">
                  <c:v>-51.377468491371737</c:v>
                </c:pt>
                <c:pt idx="29">
                  <c:v>-52.817649325043782</c:v>
                </c:pt>
                <c:pt idx="30">
                  <c:v>-54.102298031855497</c:v>
                </c:pt>
                <c:pt idx="31">
                  <c:v>-55.24137393044002</c:v>
                </c:pt>
                <c:pt idx="32">
                  <c:v>-56.240942122006345</c:v>
                </c:pt>
                <c:pt idx="33">
                  <c:v>-57.102714282184792</c:v>
                </c:pt>
                <c:pt idx="34">
                  <c:v>-57.825490834016648</c:v>
                </c:pt>
                <c:pt idx="35">
                  <c:v>-58.401142472846502</c:v>
                </c:pt>
                <c:pt idx="36">
                  <c:v>-58.836577989340029</c:v>
                </c:pt>
                <c:pt idx="37">
                  <c:v>-59.151591474262005</c:v>
                </c:pt>
                <c:pt idx="38">
                  <c:v>-59.347949606686697</c:v>
                </c:pt>
                <c:pt idx="39">
                  <c:v>-59.436736568512089</c:v>
                </c:pt>
                <c:pt idx="40">
                  <c:v>-59.436736568512089</c:v>
                </c:pt>
                <c:pt idx="41">
                  <c:v>-59.436736568512089</c:v>
                </c:pt>
                <c:pt idx="42">
                  <c:v>-59.436736568512089</c:v>
                </c:pt>
                <c:pt idx="43">
                  <c:v>-59.436736568512089</c:v>
                </c:pt>
                <c:pt idx="44">
                  <c:v>-59.436736568512089</c:v>
                </c:pt>
                <c:pt idx="45">
                  <c:v>-59.436736568512089</c:v>
                </c:pt>
                <c:pt idx="46">
                  <c:v>-59.436736568512089</c:v>
                </c:pt>
                <c:pt idx="47">
                  <c:v>-59.436736568512089</c:v>
                </c:pt>
                <c:pt idx="48">
                  <c:v>-59.436736568512089</c:v>
                </c:pt>
                <c:pt idx="49">
                  <c:v>-59.436736568512089</c:v>
                </c:pt>
                <c:pt idx="50">
                  <c:v>-59.436736568512089</c:v>
                </c:pt>
                <c:pt idx="51">
                  <c:v>-59.436736568512089</c:v>
                </c:pt>
                <c:pt idx="52">
                  <c:v>-59.436736568512089</c:v>
                </c:pt>
                <c:pt idx="53">
                  <c:v>-59.436736568512089</c:v>
                </c:pt>
                <c:pt idx="54">
                  <c:v>-59.436736568512089</c:v>
                </c:pt>
                <c:pt idx="55">
                  <c:v>-59.436736568512089</c:v>
                </c:pt>
                <c:pt idx="56">
                  <c:v>-59.436736568512089</c:v>
                </c:pt>
                <c:pt idx="57">
                  <c:v>-59.436736568512089</c:v>
                </c:pt>
                <c:pt idx="58">
                  <c:v>-59.436736568512089</c:v>
                </c:pt>
                <c:pt idx="59">
                  <c:v>-59.436736568512089</c:v>
                </c:pt>
                <c:pt idx="60">
                  <c:v>-59.436736568512089</c:v>
                </c:pt>
                <c:pt idx="61">
                  <c:v>-59.436736568512089</c:v>
                </c:pt>
                <c:pt idx="62">
                  <c:v>-59.436736568512089</c:v>
                </c:pt>
                <c:pt idx="63">
                  <c:v>-59.436736568512089</c:v>
                </c:pt>
                <c:pt idx="64">
                  <c:v>-59.436736568512089</c:v>
                </c:pt>
                <c:pt idx="65">
                  <c:v>-59.436736568512089</c:v>
                </c:pt>
                <c:pt idx="66">
                  <c:v>-59.436736568512089</c:v>
                </c:pt>
                <c:pt idx="67">
                  <c:v>47.822519142697757</c:v>
                </c:pt>
                <c:pt idx="68">
                  <c:v>47.822519142697757</c:v>
                </c:pt>
                <c:pt idx="69">
                  <c:v>47.822519142697757</c:v>
                </c:pt>
                <c:pt idx="70">
                  <c:v>47.822519142697757</c:v>
                </c:pt>
                <c:pt idx="71">
                  <c:v>47.822519142697757</c:v>
                </c:pt>
                <c:pt idx="72">
                  <c:v>47.822519142697757</c:v>
                </c:pt>
              </c:numCache>
            </c:numRef>
          </c:yVal>
          <c:smooth val="1"/>
          <c:extLst>
            <c:ext xmlns:c16="http://schemas.microsoft.com/office/drawing/2014/chart" uri="{C3380CC4-5D6E-409C-BE32-E72D297353CC}">
              <c16:uniqueId val="{0000001F-D3FF-4B54-85E8-56EC656869BB}"/>
            </c:ext>
          </c:extLst>
        </c:ser>
        <c:dLbls>
          <c:showLegendKey val="0"/>
          <c:showVal val="0"/>
          <c:showCatName val="0"/>
          <c:showSerName val="0"/>
          <c:showPercent val="0"/>
          <c:showBubbleSize val="0"/>
        </c:dLbls>
        <c:axId val="377589168"/>
        <c:axId val="377590152"/>
      </c:scatterChart>
      <c:valAx>
        <c:axId val="377589168"/>
        <c:scaling>
          <c:orientation val="minMax"/>
          <c:max val="1.5"/>
          <c:min val="0.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590152"/>
        <c:crosses val="autoZero"/>
        <c:crossBetween val="midCat"/>
      </c:valAx>
      <c:valAx>
        <c:axId val="377590152"/>
        <c:scaling>
          <c:orientation val="minMax"/>
          <c:max val="60"/>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5891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0.08097</cdr:x>
      <cdr:y>0.8085</cdr:y>
    </cdr:from>
    <cdr:to>
      <cdr:x>0.97532</cdr:x>
      <cdr:y>0.8085</cdr:y>
    </cdr:to>
    <cdr:cxnSp macro="">
      <cdr:nvCxnSpPr>
        <cdr:cNvPr id="3" name="Прямая со стрелкой 2"/>
        <cdr:cNvCxnSpPr/>
      </cdr:nvCxnSpPr>
      <cdr:spPr>
        <a:xfrm xmlns:a="http://schemas.openxmlformats.org/drawingml/2006/main">
          <a:off x="480951" y="2957160"/>
          <a:ext cx="5312229"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0.0843</cdr:x>
      <cdr:y>0</cdr:y>
    </cdr:from>
    <cdr:to>
      <cdr:x>0.0843</cdr:x>
      <cdr:y>0.96481</cdr:y>
    </cdr:to>
    <cdr:cxnSp macro="">
      <cdr:nvCxnSpPr>
        <cdr:cNvPr id="5" name="Прямая со стрелкой 4"/>
        <cdr:cNvCxnSpPr/>
      </cdr:nvCxnSpPr>
      <cdr:spPr>
        <a:xfrm xmlns:a="http://schemas.openxmlformats.org/drawingml/2006/main" flipV="1">
          <a:off x="500743" y="0"/>
          <a:ext cx="0" cy="3614057"/>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0.6703</cdr:x>
      <cdr:y>0.43199</cdr:y>
    </cdr:from>
    <cdr:to>
      <cdr:x>0.83158</cdr:x>
      <cdr:y>0.55179</cdr:y>
    </cdr:to>
    <cdr:sp macro="" textlink="">
      <cdr:nvSpPr>
        <cdr:cNvPr id="6" name="Надпись 5"/>
        <cdr:cNvSpPr txBox="1"/>
      </cdr:nvSpPr>
      <cdr:spPr>
        <a:xfrm xmlns:a="http://schemas.openxmlformats.org/drawingml/2006/main">
          <a:off x="1940920" y="939800"/>
          <a:ext cx="467000" cy="2606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0.65427</cdr:x>
      <cdr:y>0.53653</cdr:y>
    </cdr:from>
    <cdr:to>
      <cdr:x>0.69115</cdr:x>
      <cdr:y>0.60519</cdr:y>
    </cdr:to>
    <cdr:cxnSp macro="">
      <cdr:nvCxnSpPr>
        <cdr:cNvPr id="8" name="Прямая со стрелкой 7"/>
        <cdr:cNvCxnSpPr/>
      </cdr:nvCxnSpPr>
      <cdr:spPr>
        <a:xfrm xmlns:a="http://schemas.openxmlformats.org/drawingml/2006/main" flipH="1">
          <a:off x="3886200" y="2009775"/>
          <a:ext cx="219075" cy="25717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0.28156</cdr:x>
      <cdr:y>0.51906</cdr:y>
    </cdr:from>
    <cdr:to>
      <cdr:x>0.28156</cdr:x>
      <cdr:y>0.85307</cdr:y>
    </cdr:to>
    <cdr:cxnSp macro="">
      <cdr:nvCxnSpPr>
        <cdr:cNvPr id="2" name="Прямая соединительная линия 1"/>
        <cdr:cNvCxnSpPr/>
      </cdr:nvCxnSpPr>
      <cdr:spPr>
        <a:xfrm xmlns:a="http://schemas.openxmlformats.org/drawingml/2006/main">
          <a:off x="826906" y="1132840"/>
          <a:ext cx="0" cy="728975"/>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0.68956</cdr:x>
      <cdr:y>0.18388</cdr:y>
    </cdr:from>
    <cdr:to>
      <cdr:x>0.68956</cdr:x>
      <cdr:y>0.85423</cdr:y>
    </cdr:to>
    <cdr:cxnSp macro="">
      <cdr:nvCxnSpPr>
        <cdr:cNvPr id="3" name="Прямая соединительная линия 2"/>
        <cdr:cNvCxnSpPr/>
      </cdr:nvCxnSpPr>
      <cdr:spPr>
        <a:xfrm xmlns:a="http://schemas.openxmlformats.org/drawingml/2006/main" flipV="1">
          <a:off x="2025152" y="401320"/>
          <a:ext cx="0" cy="1463041"/>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0.86766</cdr:y>
    </cdr:from>
    <cdr:to>
      <cdr:x>1</cdr:x>
      <cdr:y>0.86766</cdr:y>
    </cdr:to>
    <cdr:cxnSp macro="">
      <cdr:nvCxnSpPr>
        <cdr:cNvPr id="16" name="Прямая со стрелкой 15"/>
        <cdr:cNvCxnSpPr/>
      </cdr:nvCxnSpPr>
      <cdr:spPr>
        <a:xfrm xmlns:a="http://schemas.openxmlformats.org/drawingml/2006/main">
          <a:off x="505690" y="3082637"/>
          <a:ext cx="5434100"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cdr:y>
    </cdr:from>
    <cdr:to>
      <cdr:x>0.08514</cdr:x>
      <cdr:y>0.96125</cdr:y>
    </cdr:to>
    <cdr:cxnSp macro="">
      <cdr:nvCxnSpPr>
        <cdr:cNvPr id="18" name="Прямая со стрелкой 17"/>
        <cdr:cNvCxnSpPr/>
      </cdr:nvCxnSpPr>
      <cdr:spPr>
        <a:xfrm xmlns:a="http://schemas.openxmlformats.org/drawingml/2006/main" flipV="1">
          <a:off x="505690" y="0"/>
          <a:ext cx="0" cy="3415146"/>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0.49692</cdr:x>
      <cdr:y>0.35147</cdr:y>
    </cdr:from>
    <cdr:to>
      <cdr:x>0.66076</cdr:x>
      <cdr:y>0.47483</cdr:y>
    </cdr:to>
    <cdr:sp macro="" textlink="">
      <cdr:nvSpPr>
        <cdr:cNvPr id="19" name="Надпись 1"/>
        <cdr:cNvSpPr txBox="1"/>
      </cdr:nvSpPr>
      <cdr:spPr>
        <a:xfrm xmlns:a="http://schemas.openxmlformats.org/drawingml/2006/main">
          <a:off x="1459392" y="767080"/>
          <a:ext cx="481168" cy="26924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0.48088</cdr:x>
      <cdr:y>0.44382</cdr:y>
    </cdr:from>
    <cdr:to>
      <cdr:x>0.51777</cdr:x>
      <cdr:y>0.5145</cdr:y>
    </cdr:to>
    <cdr:cxnSp macro="">
      <cdr:nvCxnSpPr>
        <cdr:cNvPr id="20" name="Прямая со стрелкой 19"/>
        <cdr:cNvCxnSpPr/>
      </cdr:nvCxnSpPr>
      <cdr:spPr>
        <a:xfrm xmlns:a="http://schemas.openxmlformats.org/drawingml/2006/main" flipH="1">
          <a:off x="2856345" y="1576800"/>
          <a:ext cx="219075" cy="25111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0.69003</cdr:x>
      <cdr:y>0.64733</cdr:y>
    </cdr:from>
    <cdr:to>
      <cdr:x>0.72541</cdr:x>
      <cdr:y>0.68283</cdr:y>
    </cdr:to>
    <cdr:cxnSp macro="">
      <cdr:nvCxnSpPr>
        <cdr:cNvPr id="21" name="Прямая со стрелкой 20"/>
        <cdr:cNvCxnSpPr/>
      </cdr:nvCxnSpPr>
      <cdr:spPr>
        <a:xfrm xmlns:a="http://schemas.openxmlformats.org/drawingml/2006/main" flipH="1">
          <a:off x="4098638" y="2299855"/>
          <a:ext cx="210125" cy="126114"/>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0.7014</cdr:x>
      <cdr:y>0.5759</cdr:y>
    </cdr:from>
    <cdr:to>
      <cdr:x>0.80403</cdr:x>
      <cdr:y>0.6649</cdr:y>
    </cdr:to>
    <cdr:sp macro="" textlink="">
      <cdr:nvSpPr>
        <cdr:cNvPr id="23" name="Надпись 1"/>
        <cdr:cNvSpPr txBox="1"/>
      </cdr:nvSpPr>
      <cdr:spPr>
        <a:xfrm xmlns:a="http://schemas.openxmlformats.org/drawingml/2006/main">
          <a:off x="4166178" y="2046057"/>
          <a:ext cx="609600" cy="31621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baseline="0">
              <a:latin typeface="Times New Roman" panose="02020603050405020304" pitchFamily="18" charset="0"/>
              <a:cs typeface="Times New Roman" panose="02020603050405020304" pitchFamily="18" charset="0"/>
            </a:rPr>
            <a:t>АР</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0.31495</cdr:x>
      <cdr:y>0.64772</cdr:y>
    </cdr:from>
    <cdr:to>
      <cdr:x>0.56043</cdr:x>
      <cdr:y>0.73672</cdr:y>
    </cdr:to>
    <cdr:sp macro="" textlink="">
      <cdr:nvSpPr>
        <cdr:cNvPr id="25" name="Надпись 1"/>
        <cdr:cNvSpPr txBox="1"/>
      </cdr:nvSpPr>
      <cdr:spPr>
        <a:xfrm xmlns:a="http://schemas.openxmlformats.org/drawingml/2006/main">
          <a:off x="924970" y="1413655"/>
          <a:ext cx="720950" cy="19424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baseline="0">
              <a:latin typeface="Times New Roman" panose="02020603050405020304" pitchFamily="18" charset="0"/>
              <a:cs typeface="Times New Roman" panose="02020603050405020304" pitchFamily="18" charset="0"/>
            </a:rPr>
            <a:t>Σω</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&gt;</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25</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0.28648</cdr:x>
      <cdr:y>0.72156</cdr:y>
    </cdr:from>
    <cdr:to>
      <cdr:x>0.3373</cdr:x>
      <cdr:y>0.73694</cdr:y>
    </cdr:to>
    <cdr:cxnSp macro="">
      <cdr:nvCxnSpPr>
        <cdr:cNvPr id="26" name="Прямая со стрелкой 25"/>
        <cdr:cNvCxnSpPr/>
      </cdr:nvCxnSpPr>
      <cdr:spPr>
        <a:xfrm xmlns:a="http://schemas.openxmlformats.org/drawingml/2006/main" flipH="1">
          <a:off x="841358" y="1574800"/>
          <a:ext cx="149242" cy="3356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0.05715</cdr:x>
      <cdr:y>0</cdr:y>
    </cdr:from>
    <cdr:to>
      <cdr:x>0.05715</cdr:x>
      <cdr:y>0.97009</cdr:y>
    </cdr:to>
    <cdr:cxnSp macro="">
      <cdr:nvCxnSpPr>
        <cdr:cNvPr id="3" name="Прямая со стрелкой 2"/>
        <cdr:cNvCxnSpPr/>
      </cdr:nvCxnSpPr>
      <cdr:spPr>
        <a:xfrm xmlns:a="http://schemas.openxmlformats.org/drawingml/2006/main" flipV="1">
          <a:off x="339436" y="-41564"/>
          <a:ext cx="0" cy="3075709"/>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0.54347</cdr:x>
      <cdr:y>0.1158</cdr:y>
    </cdr:from>
    <cdr:to>
      <cdr:x>0.57146</cdr:x>
      <cdr:y>0.26</cdr:y>
    </cdr:to>
    <cdr:sp macro="" textlink="">
      <cdr:nvSpPr>
        <cdr:cNvPr id="4" name="Овал 3"/>
        <cdr:cNvSpPr/>
      </cdr:nvSpPr>
      <cdr:spPr>
        <a:xfrm xmlns:a="http://schemas.openxmlformats.org/drawingml/2006/main">
          <a:off x="3228109" y="367145"/>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ru-RU"/>
        </a:p>
      </cdr:txBody>
    </cdr:sp>
  </cdr:relSizeAnchor>
  <cdr:relSizeAnchor xmlns:cdr="http://schemas.openxmlformats.org/drawingml/2006/chartDrawing">
    <cdr:from>
      <cdr:x>0.4389</cdr:x>
      <cdr:y>0.6409</cdr:y>
    </cdr:from>
    <cdr:to>
      <cdr:x>0.46689</cdr:x>
      <cdr:y>0.7851</cdr:y>
    </cdr:to>
    <cdr:sp macro="" textlink="">
      <cdr:nvSpPr>
        <cdr:cNvPr id="5" name="Овал 4"/>
        <cdr:cNvSpPr/>
      </cdr:nvSpPr>
      <cdr:spPr>
        <a:xfrm xmlns:a="http://schemas.openxmlformats.org/drawingml/2006/main">
          <a:off x="2606963" y="2032000"/>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ru-RU"/>
        </a:p>
      </cdr:txBody>
    </cdr:sp>
  </cdr:relSizeAnchor>
  <cdr:relSizeAnchor xmlns:cdr="http://schemas.openxmlformats.org/drawingml/2006/chartDrawing">
    <cdr:from>
      <cdr:x>0.55863</cdr:x>
      <cdr:y>0.29496</cdr:y>
    </cdr:from>
    <cdr:to>
      <cdr:x>0.86769</cdr:x>
      <cdr:y>0.41513</cdr:y>
    </cdr:to>
    <cdr:sp macro="" textlink="">
      <cdr:nvSpPr>
        <cdr:cNvPr id="6" name="Надпись 5"/>
        <cdr:cNvSpPr txBox="1"/>
      </cdr:nvSpPr>
      <cdr:spPr>
        <a:xfrm xmlns:a="http://schemas.openxmlformats.org/drawingml/2006/main">
          <a:off x="3318162" y="935182"/>
          <a:ext cx="1835727"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400">
              <a:latin typeface="Times New Roman" panose="02020603050405020304" pitchFamily="18" charset="0"/>
              <a:cs typeface="Times New Roman" panose="02020603050405020304" pitchFamily="18" charset="0"/>
            </a:rPr>
            <a:t>1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0.50188</cdr:x>
      <cdr:y>0.57317</cdr:y>
    </cdr:from>
    <cdr:to>
      <cdr:x>0.81093</cdr:x>
      <cdr:y>0.69333</cdr:y>
    </cdr:to>
    <cdr:sp macro="" textlink="">
      <cdr:nvSpPr>
        <cdr:cNvPr id="7" name="Надпись 1"/>
        <cdr:cNvSpPr txBox="1"/>
      </cdr:nvSpPr>
      <cdr:spPr>
        <a:xfrm xmlns:a="http://schemas.openxmlformats.org/drawingml/2006/main">
          <a:off x="2981035" y="1817255"/>
          <a:ext cx="1835727" cy="38100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a:latin typeface="Times New Roman" panose="02020603050405020304" pitchFamily="18" charset="0"/>
              <a:cs typeface="Times New Roman" panose="02020603050405020304" pitchFamily="18" charset="0"/>
            </a:rPr>
            <a:t>2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0.57263</cdr:x>
      <cdr:y>0.24908</cdr:y>
    </cdr:from>
    <cdr:to>
      <cdr:x>0.58779</cdr:x>
      <cdr:y>0.3037</cdr:y>
    </cdr:to>
    <cdr:cxnSp macro="">
      <cdr:nvCxnSpPr>
        <cdr:cNvPr id="9" name="Прямая со стрелкой 8"/>
        <cdr:cNvCxnSpPr/>
      </cdr:nvCxnSpPr>
      <cdr:spPr>
        <a:xfrm xmlns:a="http://schemas.openxmlformats.org/drawingml/2006/main" flipH="1" flipV="1">
          <a:off x="3401290" y="789709"/>
          <a:ext cx="90055" cy="17318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0.4735</cdr:x>
      <cdr:y>0.62269</cdr:y>
    </cdr:from>
    <cdr:to>
      <cdr:x>0.50732</cdr:x>
      <cdr:y>0.66857</cdr:y>
    </cdr:to>
    <cdr:cxnSp macro="">
      <cdr:nvCxnSpPr>
        <cdr:cNvPr id="11" name="Прямая со стрелкой 10"/>
        <cdr:cNvCxnSpPr/>
      </cdr:nvCxnSpPr>
      <cdr:spPr>
        <a:xfrm xmlns:a="http://schemas.openxmlformats.org/drawingml/2006/main" flipH="1">
          <a:off x="2812472" y="1974273"/>
          <a:ext cx="200891" cy="14547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3</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4</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5</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7</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8</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9</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10</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11</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6</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12</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13</b:RefOrder>
  </b:Source>
  <b:Source>
    <b:Tag>СП51</b:Tag>
    <b:SourceType>BookSection</b:SourceType>
    <b:Guid>{47F4EBF8-D6AF-42CC-BD38-9E5C51E75A78}</b:Guid>
    <b:Author>
      <b:Author>
        <b:Corporate>СП 52.13330.2016 Естественное и искусственное освещение.</b:Corporate>
      </b:Author>
    </b:Author>
    <b:RefOrder>14</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15</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16</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17</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18</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19</b:RefOrder>
  </b:Source>
</b:Sources>
</file>

<file path=customXml/itemProps1.xml><?xml version="1.0" encoding="utf-8"?>
<ds:datastoreItem xmlns:ds="http://schemas.openxmlformats.org/officeDocument/2006/customXml" ds:itemID="{19BDD6F2-D4EB-40EC-99C1-3215D43E9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92</Pages>
  <Words>17754</Words>
  <Characters>101198</Characters>
  <Application>Microsoft Office Word</Application>
  <DocSecurity>0</DocSecurity>
  <Lines>843</Lines>
  <Paragraphs>237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118715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AAK</cp:lastModifiedBy>
  <cp:revision>2</cp:revision>
  <dcterms:created xsi:type="dcterms:W3CDTF">2021-01-29T13:40:00Z</dcterms:created>
  <dcterms:modified xsi:type="dcterms:W3CDTF">2021-01-29T13:40:00Z</dcterms:modified>
</cp:coreProperties>
</file>