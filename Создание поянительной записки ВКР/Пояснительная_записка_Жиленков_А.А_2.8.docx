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bookmarkStart w:id="1" w:name="_Toc515356890"/>
      <w:bookmarkStart w:id="2" w:name="_Toc7302683"/>
      <w:r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B01B3E">
            <w:pPr>
              <w:jc w:val="center"/>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B01B3E">
              <w:rPr>
                <w:rFonts w:ascii="Times New Roman" w:hAnsi="Times New Roman" w:cs="Times New Roman"/>
                <w:color w:val="000000" w:themeColor="text1"/>
                <w:sz w:val="24"/>
                <w:szCs w:val="24"/>
                <w:highlight w:val="yellow"/>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commentRangeStart w:id="3"/>
            <w:commentRangeStart w:id="4"/>
            <w:commentRangeStart w:id="5"/>
            <w:commentRangeStart w:id="6"/>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77777777" w:rsidR="00E14778" w:rsidRDefault="006878A7" w:rsidP="00E14778">
            <w:pPr>
              <w:numPr>
                <w:ilvl w:val="0"/>
                <w:numId w:val="38"/>
              </w:numPr>
              <w:spacing w:after="200" w:line="276" w:lineRule="auto"/>
              <w:ind w:left="352"/>
              <w:contextualSpacing/>
              <w:jc w:val="both"/>
              <w:rPr>
                <w:ins w:id="7" w:author="Пользователь Windows" w:date="2021-01-30T13:55:00Z"/>
                <w:rFonts w:ascii="Times New Roman" w:hAnsi="Times New Roman" w:cs="Times New Roman"/>
                <w:sz w:val="24"/>
                <w:szCs w:val="24"/>
              </w:rPr>
            </w:pPr>
            <w:del w:id="8" w:author="Пользователь Windows" w:date="2021-01-30T13:55:00Z">
              <w:r w:rsidRPr="006878A7" w:rsidDel="00E14778">
                <w:rPr>
                  <w:rFonts w:ascii="Times New Roman" w:hAnsi="Times New Roman" w:cs="Times New Roman"/>
                  <w:sz w:val="24"/>
                  <w:szCs w:val="24"/>
                </w:rPr>
                <w:delText xml:space="preserve">Диаграмма </w:delText>
              </w:r>
            </w:del>
            <w:ins w:id="9" w:author="Пользователь Windows" w:date="2021-01-30T13:55:00Z">
              <w:r w:rsidR="00E14778" w:rsidRPr="006878A7">
                <w:rPr>
                  <w:rFonts w:ascii="Times New Roman" w:hAnsi="Times New Roman" w:cs="Times New Roman"/>
                  <w:sz w:val="24"/>
                  <w:szCs w:val="24"/>
                </w:rPr>
                <w:t>Диаграмм</w:t>
              </w:r>
              <w:r w:rsidR="00E14778">
                <w:rPr>
                  <w:rFonts w:ascii="Times New Roman" w:hAnsi="Times New Roman" w:cs="Times New Roman"/>
                  <w:sz w:val="24"/>
                  <w:szCs w:val="24"/>
                </w:rPr>
                <w:t>ы</w:t>
              </w:r>
              <w:r w:rsidR="00E14778" w:rsidRPr="006878A7">
                <w:rPr>
                  <w:rFonts w:ascii="Times New Roman" w:hAnsi="Times New Roman" w:cs="Times New Roman"/>
                  <w:sz w:val="24"/>
                  <w:szCs w:val="24"/>
                </w:rPr>
                <w:t xml:space="preserve"> </w:t>
              </w:r>
            </w:ins>
            <w:r w:rsidRPr="006878A7">
              <w:rPr>
                <w:rFonts w:ascii="Times New Roman" w:hAnsi="Times New Roman" w:cs="Times New Roman"/>
                <w:sz w:val="24"/>
                <w:szCs w:val="24"/>
              </w:rPr>
              <w:t>классов</w:t>
            </w:r>
            <w:commentRangeEnd w:id="3"/>
            <w:r w:rsidRPr="006878A7">
              <w:rPr>
                <w:rFonts w:ascii="Times New Roman" w:hAnsi="Times New Roman" w:cs="Times New Roman"/>
                <w:sz w:val="24"/>
                <w:szCs w:val="24"/>
              </w:rPr>
              <w:commentReference w:id="3"/>
            </w:r>
            <w:commentRangeEnd w:id="4"/>
          </w:p>
          <w:p w14:paraId="0C97A46A" w14:textId="77777777" w:rsidR="00E14778" w:rsidRDefault="006878A7" w:rsidP="00E14778">
            <w:pPr>
              <w:numPr>
                <w:ilvl w:val="0"/>
                <w:numId w:val="38"/>
              </w:numPr>
              <w:spacing w:after="200" w:line="276" w:lineRule="auto"/>
              <w:ind w:left="352"/>
              <w:contextualSpacing/>
              <w:jc w:val="both"/>
              <w:rPr>
                <w:ins w:id="10" w:author="Пользователь Windows" w:date="2021-01-30T13:57:00Z"/>
                <w:rFonts w:ascii="Times New Roman" w:hAnsi="Times New Roman" w:cs="Times New Roman"/>
                <w:sz w:val="24"/>
                <w:szCs w:val="24"/>
              </w:rPr>
            </w:pPr>
            <w:r>
              <w:rPr>
                <w:rStyle w:val="ab"/>
                <w:rFonts w:eastAsiaTheme="minorHAnsi"/>
                <w:lang w:eastAsia="en-US"/>
              </w:rPr>
              <w:commentReference w:id="4"/>
            </w:r>
            <w:commentRangeEnd w:id="5"/>
            <w:commentRangeEnd w:id="6"/>
            <w:ins w:id="11" w:author="Пользователь Windows" w:date="2021-01-30T13:57:00Z">
              <w:r w:rsidR="00E14778">
                <w:rPr>
                  <w:rFonts w:ascii="Times New Roman" w:hAnsi="Times New Roman" w:cs="Times New Roman"/>
                  <w:sz w:val="24"/>
                  <w:szCs w:val="24"/>
                </w:rPr>
                <w:t>Скриншоты консоли программы</w:t>
              </w:r>
            </w:ins>
          </w:p>
          <w:p w14:paraId="398FDBC0" w14:textId="654E5E50" w:rsidR="00FF4C4F" w:rsidRPr="00FF4C4F"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ins w:id="12" w:author="Пользователь Windows" w:date="2021-01-30T13:57:00Z">
              <w:r>
                <w:rPr>
                  <w:rFonts w:ascii="Times New Roman" w:hAnsi="Times New Roman" w:cs="Times New Roman"/>
                  <w:sz w:val="24"/>
                  <w:szCs w:val="24"/>
                </w:rPr>
                <w:t>Временная диаграмма</w:t>
              </w:r>
            </w:ins>
            <w:r w:rsidR="008D3D8E">
              <w:rPr>
                <w:rStyle w:val="ab"/>
                <w:rFonts w:eastAsiaTheme="minorHAnsi"/>
                <w:lang w:eastAsia="en-US"/>
              </w:rPr>
              <w:commentReference w:id="5"/>
            </w:r>
            <w:r w:rsidR="00D16CA9">
              <w:rPr>
                <w:rStyle w:val="ab"/>
                <w:rFonts w:eastAsiaTheme="minorHAnsi"/>
                <w:lang w:eastAsia="en-US"/>
              </w:rPr>
              <w:commentReference w:id="6"/>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B01B3E">
              <w:rPr>
                <w:rFonts w:ascii="Times New Roman" w:hAnsi="Times New Roman" w:cs="Times New Roman"/>
                <w:color w:val="000000" w:themeColor="text1"/>
                <w:sz w:val="24"/>
                <w:szCs w:val="24"/>
                <w:highlight w:val="yellow"/>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B01B3E">
              <w:rPr>
                <w:rFonts w:ascii="Times New Roman" w:hAnsi="Times New Roman" w:cs="Times New Roman"/>
                <w:color w:val="000000" w:themeColor="text1"/>
                <w:sz w:val="24"/>
                <w:szCs w:val="24"/>
                <w:highlight w:val="yellow"/>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C2AE829" w14:textId="59A3D3E1" w:rsidR="00FF4C4F" w:rsidRPr="00FF4C4F" w:rsidDel="00D16CA9" w:rsidRDefault="00FF4C4F" w:rsidP="00FF4C4F">
      <w:pPr>
        <w:spacing w:after="0" w:line="240" w:lineRule="auto"/>
        <w:rPr>
          <w:del w:id="13" w:author="Пользователь Windows" w:date="2021-01-30T13:57:00Z"/>
          <w:rFonts w:ascii="Times New Roman" w:eastAsia="Times New Roman" w:hAnsi="Times New Roman" w:cs="Times New Roman"/>
          <w:sz w:val="24"/>
          <w:szCs w:val="24"/>
          <w:lang w:eastAsia="ru-RU"/>
        </w:rPr>
      </w:pPr>
    </w:p>
    <w:p w14:paraId="15195619" w14:textId="7D0449CF" w:rsidR="00FF4C4F" w:rsidRPr="00FF4C4F" w:rsidDel="00D16CA9" w:rsidRDefault="00FF4C4F" w:rsidP="00FF4C4F">
      <w:pPr>
        <w:rPr>
          <w:del w:id="14" w:author="Пользователь Windows" w:date="2021-01-30T13:57:00Z"/>
          <w:rFonts w:ascii="Times New Roman" w:eastAsia="Times New Roman" w:hAnsi="Times New Roman" w:cs="Times New Roman"/>
          <w:b/>
          <w:sz w:val="24"/>
          <w:szCs w:val="24"/>
          <w:lang w:eastAsia="ru-RU"/>
        </w:rPr>
      </w:pPr>
      <w:del w:id="15" w:author="Пользователь Windows" w:date="2021-01-30T13:57:00Z">
        <w:r w:rsidRPr="00FF4C4F" w:rsidDel="00D16CA9">
          <w:rPr>
            <w:rFonts w:ascii="Times New Roman" w:eastAsia="Times New Roman" w:hAnsi="Times New Roman" w:cs="Times New Roman"/>
            <w:b/>
            <w:sz w:val="24"/>
            <w:szCs w:val="24"/>
            <w:lang w:eastAsia="ru-RU"/>
          </w:rPr>
          <w:br w:type="page"/>
        </w:r>
      </w:del>
    </w:p>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B01B3E">
              <w:rPr>
                <w:rFonts w:ascii="Times New Roman" w:hAnsi="Times New Roman" w:cs="Times New Roman"/>
                <w:color w:val="000000" w:themeColor="text1"/>
                <w:sz w:val="24"/>
                <w:szCs w:val="24"/>
                <w:highlight w:val="yellow"/>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1"/>
      <w:bookmarkEnd w:id="2"/>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16" w:name="_Toc43125337"/>
      <w:bookmarkStart w:id="17" w:name="_Toc42944671"/>
      <w:bookmarkStart w:id="18" w:name="_Toc42875128"/>
      <w:r w:rsidRPr="00DB3EE1">
        <w:rPr>
          <w:rFonts w:ascii="Times New Roman" w:hAnsi="Times New Roman" w:cs="Times New Roman"/>
          <w:b/>
          <w:sz w:val="28"/>
          <w:szCs w:val="28"/>
        </w:rPr>
        <w:lastRenderedPageBreak/>
        <w:t>Реферат</w:t>
      </w:r>
      <w:bookmarkEnd w:id="16"/>
      <w:bookmarkEnd w:id="17"/>
      <w:bookmarkEnd w:id="18"/>
    </w:p>
    <w:p w14:paraId="2623A32B" w14:textId="62DF38D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del w:id="19" w:author="Пользователь Windows" w:date="2021-01-30T14:31:00Z">
        <w:r w:rsidR="00C172FF" w:rsidDel="00D21161">
          <w:rPr>
            <w:rFonts w:ascii="Times New Roman" w:hAnsi="Times New Roman" w:cs="Times New Roman"/>
            <w:sz w:val="28"/>
            <w:szCs w:val="28"/>
          </w:rPr>
          <w:delText>92</w:delText>
        </w:r>
        <w:r w:rsidRPr="00B44D28" w:rsidDel="00D21161">
          <w:rPr>
            <w:rFonts w:ascii="Times New Roman" w:hAnsi="Times New Roman" w:cs="Times New Roman"/>
            <w:sz w:val="28"/>
            <w:szCs w:val="28"/>
          </w:rPr>
          <w:delText xml:space="preserve"> </w:delText>
        </w:r>
      </w:del>
      <w:ins w:id="20" w:author="Пользователь Windows" w:date="2021-01-30T14:31:00Z">
        <w:r w:rsidR="00D21161">
          <w:rPr>
            <w:rFonts w:ascii="Times New Roman" w:hAnsi="Times New Roman" w:cs="Times New Roman"/>
            <w:sz w:val="28"/>
            <w:szCs w:val="28"/>
          </w:rPr>
          <w:t>97</w:t>
        </w:r>
        <w:r w:rsidR="00D21161" w:rsidRPr="00B44D28">
          <w:rPr>
            <w:rFonts w:ascii="Times New Roman" w:hAnsi="Times New Roman" w:cs="Times New Roman"/>
            <w:sz w:val="28"/>
            <w:szCs w:val="28"/>
          </w:rPr>
          <w:t xml:space="preserve"> </w:t>
        </w:r>
      </w:ins>
      <w:r w:rsidRPr="00B44D28">
        <w:rPr>
          <w:rFonts w:ascii="Times New Roman" w:hAnsi="Times New Roman" w:cs="Times New Roman"/>
          <w:sz w:val="28"/>
          <w:szCs w:val="28"/>
        </w:rPr>
        <w:t>страниц</w:t>
      </w:r>
      <w:r w:rsidR="00CC5A17">
        <w:rPr>
          <w:rFonts w:ascii="Times New Roman" w:hAnsi="Times New Roman" w:cs="Times New Roman"/>
          <w:sz w:val="28"/>
          <w:szCs w:val="28"/>
        </w:rPr>
        <w:t>ы</w:t>
      </w:r>
      <w:r w:rsidRPr="00B44D28">
        <w:rPr>
          <w:rFonts w:ascii="Times New Roman" w:hAnsi="Times New Roman" w:cs="Times New Roman"/>
          <w:sz w:val="28"/>
          <w:szCs w:val="28"/>
        </w:rPr>
        <w:t xml:space="preserve">, </w:t>
      </w:r>
      <w:del w:id="21" w:author="Пользователь Windows" w:date="2021-01-30T14:19:00Z">
        <w:r w:rsidR="00CC5A17" w:rsidDel="00D550E7">
          <w:rPr>
            <w:rFonts w:ascii="Times New Roman" w:hAnsi="Times New Roman" w:cs="Times New Roman"/>
            <w:sz w:val="28"/>
            <w:szCs w:val="28"/>
          </w:rPr>
          <w:delText>32</w:delText>
        </w:r>
        <w:r w:rsidR="00CC5A17" w:rsidRPr="00B44D28" w:rsidDel="00D550E7">
          <w:rPr>
            <w:rFonts w:ascii="Times New Roman" w:hAnsi="Times New Roman" w:cs="Times New Roman"/>
            <w:sz w:val="28"/>
            <w:szCs w:val="28"/>
          </w:rPr>
          <w:delText xml:space="preserve"> </w:delText>
        </w:r>
      </w:del>
      <w:ins w:id="22" w:author="Пользователь Windows" w:date="2021-01-30T14:19:00Z">
        <w:r w:rsidR="00D550E7">
          <w:rPr>
            <w:rFonts w:ascii="Times New Roman" w:hAnsi="Times New Roman" w:cs="Times New Roman"/>
            <w:sz w:val="28"/>
            <w:szCs w:val="28"/>
          </w:rPr>
          <w:t>29</w:t>
        </w:r>
        <w:r w:rsidR="00D550E7" w:rsidRPr="00B44D28">
          <w:rPr>
            <w:rFonts w:ascii="Times New Roman" w:hAnsi="Times New Roman" w:cs="Times New Roman"/>
            <w:sz w:val="28"/>
            <w:szCs w:val="28"/>
          </w:rPr>
          <w:t xml:space="preserve"> </w:t>
        </w:r>
      </w:ins>
      <w:del w:id="23" w:author="Пользователь Windows" w:date="2021-01-30T14:19:00Z">
        <w:r w:rsidR="00CC5A17" w:rsidRPr="00B44D28" w:rsidDel="00D550E7">
          <w:rPr>
            <w:rFonts w:ascii="Times New Roman" w:hAnsi="Times New Roman" w:cs="Times New Roman"/>
            <w:sz w:val="28"/>
            <w:szCs w:val="28"/>
          </w:rPr>
          <w:delText>рисунк</w:delText>
        </w:r>
        <w:r w:rsidR="00CC5A17" w:rsidDel="00D550E7">
          <w:rPr>
            <w:rFonts w:ascii="Times New Roman" w:hAnsi="Times New Roman" w:cs="Times New Roman"/>
            <w:sz w:val="28"/>
            <w:szCs w:val="28"/>
          </w:rPr>
          <w:delText>а</w:delText>
        </w:r>
      </w:del>
      <w:ins w:id="24" w:author="Пользователь Windows" w:date="2021-01-30T14:19:00Z">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ins>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C172FF">
        <w:rPr>
          <w:rFonts w:ascii="Times New Roman" w:hAnsi="Times New Roman" w:cs="Times New Roman"/>
          <w:sz w:val="28"/>
          <w:szCs w:val="28"/>
        </w:rPr>
        <w:t>19</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ins w:id="25" w:author="Пользователь Windows" w:date="2021-01-30T14:31:00Z">
        <w:r w:rsidR="00D21161">
          <w:rPr>
            <w:rFonts w:ascii="Times New Roman" w:hAnsi="Times New Roman" w:cs="Times New Roman"/>
            <w:sz w:val="28"/>
            <w:szCs w:val="28"/>
          </w:rPr>
          <w:t>, 1 приложение</w:t>
        </w:r>
      </w:ins>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1C2D1A8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w:t>
      </w:r>
      <w:commentRangeStart w:id="26"/>
      <w:commentRangeStart w:id="27"/>
      <w:r w:rsidR="0067517E">
        <w:rPr>
          <w:rFonts w:ascii="Times New Roman" w:hAnsi="Times New Roman" w:cs="Times New Roman"/>
          <w:sz w:val="28"/>
          <w:szCs w:val="28"/>
        </w:rPr>
        <w:t>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w:t>
      </w:r>
      <w:commentRangeEnd w:id="26"/>
      <w:r w:rsidR="00B4660C">
        <w:rPr>
          <w:rStyle w:val="ab"/>
        </w:rPr>
        <w:commentReference w:id="26"/>
      </w:r>
      <w:commentRangeEnd w:id="27"/>
      <w:r w:rsidR="00CE06A2">
        <w:rPr>
          <w:rStyle w:val="ab"/>
        </w:rPr>
        <w:commentReference w:id="27"/>
      </w:r>
      <w:r w:rsidR="0067517E">
        <w:rPr>
          <w:rFonts w:ascii="Times New Roman" w:hAnsi="Times New Roman" w:cs="Times New Roman"/>
          <w:sz w:val="28"/>
          <w:szCs w:val="28"/>
        </w:rPr>
        <w:t xml:space="preserve">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ins w:id="28" w:author="Пользователь Windows" w:date="2021-01-28T20:19:00Z">
        <w:r w:rsidR="00CE06A2">
          <w:rPr>
            <w:rFonts w:ascii="Times New Roman" w:hAnsi="Times New Roman" w:cs="Times New Roman"/>
            <w:sz w:val="28"/>
            <w:szCs w:val="28"/>
          </w:rPr>
          <w:t xml:space="preserve"> (время выполнения менее 50 мс)</w:t>
        </w:r>
      </w:ins>
      <w:r w:rsidR="0067517E">
        <w:rPr>
          <w:rFonts w:ascii="Times New Roman" w:hAnsi="Times New Roman" w:cs="Times New Roman"/>
          <w:sz w:val="28"/>
          <w:szCs w:val="28"/>
        </w:rPr>
        <w:t xml:space="preserve"> и </w:t>
      </w:r>
      <w:commentRangeStart w:id="29"/>
      <w:commentRangeStart w:id="30"/>
      <w:commentRangeStart w:id="31"/>
      <w:commentRangeStart w:id="32"/>
      <w:r w:rsidR="00652966">
        <w:rPr>
          <w:rFonts w:ascii="Times New Roman" w:hAnsi="Times New Roman" w:cs="Times New Roman"/>
          <w:sz w:val="28"/>
          <w:szCs w:val="28"/>
        </w:rPr>
        <w:t>точных алгоритмов</w:t>
      </w:r>
      <w:ins w:id="33" w:author="Пользователь Windows" w:date="2021-01-28T20:19:00Z">
        <w:r w:rsidR="00CE06A2">
          <w:rPr>
            <w:rFonts w:ascii="Times New Roman" w:hAnsi="Times New Roman" w:cs="Times New Roman"/>
            <w:sz w:val="28"/>
            <w:szCs w:val="28"/>
          </w:rPr>
          <w:t xml:space="preserve"> </w:t>
        </w:r>
      </w:ins>
      <w:r w:rsidR="00652966" w:rsidRPr="00B44D28">
        <w:rPr>
          <w:rFonts w:ascii="Times New Roman" w:hAnsi="Times New Roman" w:cs="Times New Roman"/>
          <w:sz w:val="28"/>
          <w:szCs w:val="28"/>
        </w:rPr>
        <w:t xml:space="preserve"> </w:t>
      </w:r>
      <w:commentRangeEnd w:id="29"/>
      <w:r w:rsidR="00652966">
        <w:rPr>
          <w:rStyle w:val="ab"/>
        </w:rPr>
        <w:commentReference w:id="29"/>
      </w:r>
      <w:commentRangeEnd w:id="30"/>
      <w:r w:rsidR="00652966">
        <w:rPr>
          <w:rStyle w:val="ab"/>
        </w:rPr>
        <w:commentReference w:id="30"/>
      </w:r>
      <w:commentRangeEnd w:id="31"/>
      <w:r w:rsidR="00F96793">
        <w:rPr>
          <w:rStyle w:val="ab"/>
        </w:rPr>
        <w:commentReference w:id="31"/>
      </w:r>
      <w:commentRangeEnd w:id="32"/>
      <w:r w:rsidR="00CE06A2">
        <w:rPr>
          <w:rStyle w:val="ab"/>
        </w:rPr>
        <w:commentReference w:id="32"/>
      </w:r>
      <w:r w:rsidR="0067517E">
        <w:rPr>
          <w:rFonts w:ascii="Times New Roman" w:hAnsi="Times New Roman" w:cs="Times New Roman"/>
          <w:sz w:val="28"/>
          <w:szCs w:val="28"/>
        </w:rPr>
        <w:t>идентификации и ликвидации асинхронного режима</w:t>
      </w:r>
      <w:ins w:id="34" w:author="Пользователь Windows" w:date="2021-01-28T20:21:00Z">
        <w:r w:rsidR="00CE06A2">
          <w:rPr>
            <w:rFonts w:ascii="Times New Roman" w:hAnsi="Times New Roman" w:cs="Times New Roman"/>
            <w:sz w:val="28"/>
            <w:szCs w:val="28"/>
          </w:rPr>
          <w:t xml:space="preserve"> (точность идентификации 99,9%)</w:t>
        </w:r>
      </w:ins>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35" w:name="_Toc42875129"/>
      <w:bookmarkStart w:id="36" w:name="_Toc42944672"/>
      <w:bookmarkStart w:id="3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35"/>
      <w:bookmarkEnd w:id="36"/>
      <w:bookmarkEnd w:id="3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данной работе применены следующие термины с соответствующими </w:t>
      </w:r>
      <w:commentRangeStart w:id="38"/>
      <w:commentRangeStart w:id="39"/>
      <w:r w:rsidRPr="00B44D28">
        <w:rPr>
          <w:rFonts w:ascii="Times New Roman" w:hAnsi="Times New Roman" w:cs="Times New Roman"/>
          <w:sz w:val="28"/>
          <w:szCs w:val="28"/>
        </w:rPr>
        <w:t>определениями</w:t>
      </w:r>
      <w:commentRangeEnd w:id="38"/>
      <w:r w:rsidR="00B4660C">
        <w:rPr>
          <w:rStyle w:val="ab"/>
        </w:rPr>
        <w:commentReference w:id="38"/>
      </w:r>
      <w:commentRangeEnd w:id="39"/>
      <w:r w:rsidR="00CE06A2">
        <w:rPr>
          <w:rStyle w:val="ab"/>
        </w:rPr>
        <w:commentReference w:id="39"/>
      </w:r>
      <w:r w:rsidRPr="00B44D28">
        <w:rPr>
          <w:rFonts w:ascii="Times New Roman" w:hAnsi="Times New Roman" w:cs="Times New Roman"/>
          <w:sz w:val="28"/>
          <w:szCs w:val="28"/>
        </w:rPr>
        <w:t>:</w:t>
      </w:r>
    </w:p>
    <w:p w14:paraId="389360C4" w14:textId="027C59BD" w:rsidR="007D4D3B" w:rsidRDefault="007D4D3B" w:rsidP="00B44D28">
      <w:pPr>
        <w:spacing w:after="0" w:line="360" w:lineRule="auto"/>
        <w:ind w:firstLine="709"/>
        <w:contextualSpacing/>
        <w:jc w:val="both"/>
        <w:rPr>
          <w:ins w:id="40" w:author="Пользователь Windows" w:date="2021-01-28T20:24:00Z"/>
          <w:rFonts w:ascii="Times New Roman" w:hAnsi="Times New Roman" w:cs="Times New Roman"/>
          <w:sz w:val="28"/>
          <w:szCs w:val="28"/>
        </w:rPr>
      </w:pPr>
      <w:ins w:id="41" w:author="Пользователь Windows" w:date="2021-01-28T20:24:00Z">
        <w:r w:rsidRPr="007D4D3B">
          <w:rPr>
            <w:rFonts w:ascii="Times New Roman" w:hAnsi="Times New Roman" w:cs="Times New Roman"/>
            <w:sz w:val="28"/>
            <w:szCs w:val="28"/>
          </w:rPr>
          <w:t>Алгоритм</w:t>
        </w:r>
      </w:ins>
      <w:ins w:id="42" w:author="Пользователь Windows" w:date="2021-01-28T20:25:00Z">
        <w:r>
          <w:rPr>
            <w:rFonts w:ascii="Times New Roman" w:hAnsi="Times New Roman" w:cs="Times New Roman"/>
            <w:sz w:val="28"/>
            <w:szCs w:val="28"/>
          </w:rPr>
          <w:t>:</w:t>
        </w:r>
      </w:ins>
      <w:ins w:id="43" w:author="Пользователь Windows" w:date="2021-01-28T20:24:00Z">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ins>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ins w:id="44" w:author="Пользователь Windows" w:date="2021-01-28T20:25:00Z"/>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ins w:id="45" w:author="Пользователь Windows" w:date="2021-01-28T20:25:00Z"/>
          <w:rFonts w:ascii="Times New Roman" w:hAnsi="Times New Roman" w:cs="Times New Roman"/>
          <w:sz w:val="28"/>
          <w:szCs w:val="28"/>
        </w:rPr>
      </w:pPr>
      <w:ins w:id="46" w:author="Пользователь Windows" w:date="2021-01-28T20:25:00Z">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ins>
    </w:p>
    <w:p w14:paraId="5FC7EF76" w14:textId="6793093A" w:rsidR="007D4D3B" w:rsidRDefault="007D4D3B" w:rsidP="00B44D28">
      <w:pPr>
        <w:spacing w:after="0" w:line="360" w:lineRule="auto"/>
        <w:ind w:firstLine="709"/>
        <w:contextualSpacing/>
        <w:jc w:val="both"/>
        <w:rPr>
          <w:ins w:id="47" w:author="Пользователь Windows" w:date="2021-01-28T20:27:00Z"/>
          <w:rFonts w:ascii="Times New Roman" w:hAnsi="Times New Roman" w:cs="Times New Roman"/>
          <w:sz w:val="28"/>
          <w:szCs w:val="28"/>
        </w:rPr>
      </w:pPr>
      <w:ins w:id="48" w:author="Пользователь Windows" w:date="2021-01-28T20:26:00Z">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ins>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ins w:id="49" w:author="Пользователь Windows" w:date="2021-01-28T20:27:00Z">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ins>
    </w:p>
    <w:p w14:paraId="7D80CE42" w14:textId="05DBC113" w:rsidR="00B44D28" w:rsidRDefault="00B44D28" w:rsidP="00B44D28">
      <w:pPr>
        <w:spacing w:after="0" w:line="360" w:lineRule="auto"/>
        <w:ind w:firstLine="709"/>
        <w:contextualSpacing/>
        <w:jc w:val="both"/>
        <w:rPr>
          <w:ins w:id="50" w:author="Пользователь Windows" w:date="2021-01-28T20:28:00Z"/>
          <w:rFonts w:ascii="Times New Roman" w:hAnsi="Times New Roman" w:cs="Times New Roman"/>
          <w:sz w:val="28"/>
          <w:szCs w:val="28"/>
        </w:rPr>
      </w:pPr>
      <w:r w:rsidRPr="00B44D28">
        <w:rPr>
          <w:rFonts w:ascii="Times New Roman" w:hAnsi="Times New Roman" w:cs="Times New Roman"/>
          <w:sz w:val="28"/>
          <w:szCs w:val="28"/>
        </w:rPr>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ins w:id="51" w:author="Пользователь Windows" w:date="2021-01-28T20:28:00Z">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ins>
    </w:p>
    <w:p w14:paraId="2C5A69B3" w14:textId="17695D0A" w:rsidR="00B44D28" w:rsidRDefault="00B44D28" w:rsidP="00B44D28">
      <w:pPr>
        <w:spacing w:after="0" w:line="360" w:lineRule="auto"/>
        <w:ind w:firstLine="709"/>
        <w:contextualSpacing/>
        <w:jc w:val="both"/>
        <w:rPr>
          <w:ins w:id="52" w:author="Пользователь Windows" w:date="2021-01-29T15:42:00Z"/>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ins w:id="53" w:author="Пользователь Windows" w:date="2021-01-29T15:42:00Z">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ins>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6BDB6FD5" w:rsidR="00AF035E" w:rsidRDefault="00AF035E" w:rsidP="00AF035E">
      <w:pPr>
        <w:spacing w:after="0" w:line="360" w:lineRule="auto"/>
        <w:ind w:firstLine="709"/>
        <w:contextualSpacing/>
        <w:jc w:val="both"/>
        <w:rPr>
          <w:ins w:id="54" w:author="Пользователь Windows" w:date="2021-01-28T20:22:00Z"/>
          <w:rFonts w:ascii="Times New Roman" w:hAnsi="Times New Roman" w:cs="Times New Roman"/>
          <w:sz w:val="28"/>
        </w:rPr>
      </w:pPr>
      <w:r>
        <w:rPr>
          <w:rFonts w:ascii="Times New Roman" w:hAnsi="Times New Roman" w:cs="Times New Roman"/>
          <w:sz w:val="28"/>
        </w:rPr>
        <w:t>ПАК – программно-аппаратный комплекс</w:t>
      </w:r>
    </w:p>
    <w:p w14:paraId="5C5E3A9C" w14:textId="23D7A6BE" w:rsidR="00CE06A2" w:rsidRDefault="00CE06A2" w:rsidP="00AF035E">
      <w:pPr>
        <w:spacing w:after="0" w:line="360" w:lineRule="auto"/>
        <w:ind w:firstLine="709"/>
        <w:contextualSpacing/>
        <w:jc w:val="both"/>
        <w:rPr>
          <w:ins w:id="55" w:author="Пользователь Windows" w:date="2021-01-28T20:23:00Z"/>
          <w:rFonts w:ascii="Times New Roman" w:hAnsi="Times New Roman" w:cs="Times New Roman"/>
          <w:sz w:val="28"/>
        </w:rPr>
      </w:pPr>
      <w:ins w:id="56" w:author="Пользователь Windows" w:date="2021-01-28T20:22:00Z">
        <w:r>
          <w:rPr>
            <w:rFonts w:ascii="Times New Roman" w:hAnsi="Times New Roman" w:cs="Times New Roman"/>
            <w:sz w:val="28"/>
          </w:rPr>
          <w:t>ПО – программное обеспечение</w:t>
        </w:r>
      </w:ins>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ins w:id="57" w:author="Пользователь Windows" w:date="2021-01-28T20:23:00Z">
        <w:r>
          <w:rPr>
            <w:rFonts w:ascii="Times New Roman" w:hAnsi="Times New Roman" w:cs="Times New Roman"/>
            <w:sz w:val="28"/>
          </w:rPr>
          <w:t>ПТК – программно-технический комплекс</w:t>
        </w:r>
      </w:ins>
    </w:p>
    <w:p w14:paraId="61B1DF1A" w14:textId="20BD76F1" w:rsidR="00AF035E" w:rsidRDefault="00AF035E" w:rsidP="00AF035E">
      <w:pPr>
        <w:spacing w:after="0" w:line="360" w:lineRule="auto"/>
        <w:ind w:firstLine="709"/>
        <w:contextualSpacing/>
        <w:jc w:val="both"/>
        <w:rPr>
          <w:ins w:id="58" w:author="Пользователь Windows" w:date="2021-01-29T15:43:00Z"/>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ins w:id="59" w:author="Пользователь Windows" w:date="2021-01-29T15:43:00Z">
        <w:r>
          <w:rPr>
            <w:rFonts w:ascii="Times New Roman" w:hAnsi="Times New Roman" w:cs="Times New Roman"/>
            <w:sz w:val="28"/>
          </w:rPr>
          <w:t xml:space="preserve">РУ ВН – </w:t>
        </w:r>
      </w:ins>
      <w:ins w:id="60" w:author="Пользователь Windows" w:date="2021-01-29T15:44:00Z">
        <w:r>
          <w:rPr>
            <w:rFonts w:ascii="Times New Roman" w:hAnsi="Times New Roman" w:cs="Times New Roman"/>
            <w:sz w:val="28"/>
          </w:rPr>
          <w:t>распределительное</w:t>
        </w:r>
      </w:ins>
      <w:ins w:id="61" w:author="Пользователь Windows" w:date="2021-01-29T15:43:00Z">
        <w:r>
          <w:rPr>
            <w:rFonts w:ascii="Times New Roman" w:hAnsi="Times New Roman" w:cs="Times New Roman"/>
            <w:sz w:val="28"/>
          </w:rPr>
          <w:t xml:space="preserve"> устройство высокого напряжения</w:t>
        </w:r>
      </w:ins>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ins w:id="62" w:author="Пользователь Windows" w:date="2021-01-28T20:55:00Z"/>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ins w:id="63" w:author="Пользователь Windows" w:date="2021-01-28T20:55:00Z"/>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ins w:id="64" w:author="Пользователь Windows" w:date="2021-01-28T20:55:00Z"/>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ins w:id="65" w:author="Пользователь Windows" w:date="2021-01-28T20:55:00Z"/>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ins w:id="66" w:author="Пользователь Windows" w:date="2021-01-28T20:55:00Z"/>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ins w:id="67" w:author="Пользователь Windows" w:date="2021-01-28T20:55:00Z"/>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ins w:id="68" w:author="Пользователь Windows" w:date="2021-01-28T20:55:00Z"/>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ins w:id="69" w:author="Пользователь Windows" w:date="2021-01-28T20:55:00Z"/>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ins w:id="70" w:author="Пользователь Windows" w:date="2021-01-28T20:55:00Z"/>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ins w:id="71" w:author="Пользователь Windows" w:date="2021-01-28T20:55:00Z"/>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ins w:id="72" w:author="Пользователь Windows" w:date="2021-01-28T20:55:00Z"/>
          <w:rFonts w:ascii="Times New Roman" w:hAnsi="Times New Roman" w:cs="Times New Roman"/>
          <w:sz w:val="28"/>
          <w:szCs w:val="28"/>
        </w:rPr>
      </w:pPr>
    </w:p>
    <w:p w14:paraId="08FC8AE0" w14:textId="4627B80C" w:rsidR="00977C57" w:rsidRPr="00DB3EE1" w:rsidRDefault="00977C57">
      <w:pPr>
        <w:spacing w:after="0" w:line="360" w:lineRule="auto"/>
        <w:contextualSpacing/>
        <w:jc w:val="both"/>
        <w:rPr>
          <w:rFonts w:ascii="Times New Roman" w:hAnsi="Times New Roman" w:cs="Times New Roman"/>
          <w:sz w:val="28"/>
          <w:szCs w:val="28"/>
        </w:rPr>
        <w:pPrChange w:id="73" w:author="Пользователь Windows" w:date="2021-01-30T13:58:00Z">
          <w:pPr>
            <w:spacing w:after="0" w:line="360" w:lineRule="auto"/>
            <w:ind w:firstLine="709"/>
            <w:contextualSpacing/>
            <w:jc w:val="both"/>
          </w:pPr>
        </w:pPrChange>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191E3847" w14:textId="66732AB0" w:rsidR="00D21161" w:rsidRPr="00D21161" w:rsidRDefault="000B5799">
          <w:pPr>
            <w:pStyle w:val="15"/>
            <w:tabs>
              <w:tab w:val="right" w:leader="dot" w:pos="9628"/>
            </w:tabs>
            <w:spacing w:line="276" w:lineRule="auto"/>
            <w:jc w:val="both"/>
            <w:rPr>
              <w:ins w:id="74" w:author="Пользователь Windows" w:date="2021-01-30T14:37:00Z"/>
              <w:rFonts w:ascii="Times New Roman" w:eastAsiaTheme="minorEastAsia" w:hAnsi="Times New Roman" w:cs="Times New Roman"/>
              <w:noProof/>
              <w:sz w:val="28"/>
              <w:szCs w:val="28"/>
              <w:lang w:eastAsia="ru-RU"/>
              <w:rPrChange w:id="75" w:author="Пользователь Windows" w:date="2021-01-30T14:38:00Z">
                <w:rPr>
                  <w:ins w:id="76" w:author="Пользователь Windows" w:date="2021-01-30T14:37:00Z"/>
                  <w:rFonts w:eastAsiaTheme="minorEastAsia"/>
                  <w:noProof/>
                  <w:lang w:eastAsia="ru-RU"/>
                </w:rPr>
              </w:rPrChange>
            </w:rPr>
            <w:pPrChange w:id="77" w:author="Пользователь Windows" w:date="2021-01-30T14:38:00Z">
              <w:pPr>
                <w:pStyle w:val="15"/>
                <w:tabs>
                  <w:tab w:val="right" w:leader="dot" w:pos="9628"/>
                </w:tabs>
              </w:pPr>
            </w:pPrChange>
          </w:pPr>
          <w:r w:rsidRPr="00D21161">
            <w:rPr>
              <w:rFonts w:ascii="Times New Roman" w:hAnsi="Times New Roman" w:cs="Times New Roman"/>
              <w:b/>
              <w:bCs/>
              <w:sz w:val="28"/>
              <w:szCs w:val="28"/>
              <w:rPrChange w:id="78" w:author="Пользователь Windows" w:date="2021-01-30T14:38:00Z">
                <w:rPr>
                  <w:b/>
                  <w:bCs/>
                </w:rPr>
              </w:rPrChange>
            </w:rPr>
            <w:fldChar w:fldCharType="begin"/>
          </w:r>
          <w:r w:rsidRPr="00D21161">
            <w:rPr>
              <w:rFonts w:ascii="Times New Roman" w:hAnsi="Times New Roman" w:cs="Times New Roman"/>
              <w:b/>
              <w:bCs/>
              <w:sz w:val="28"/>
              <w:szCs w:val="28"/>
            </w:rPr>
            <w:instrText xml:space="preserve"> TOC \o "1-3" \h \z \u </w:instrText>
          </w:r>
          <w:r w:rsidRPr="00D21161">
            <w:rPr>
              <w:rFonts w:ascii="Times New Roman" w:hAnsi="Times New Roman" w:cs="Times New Roman"/>
              <w:b/>
              <w:bCs/>
              <w:sz w:val="28"/>
              <w:szCs w:val="28"/>
              <w:rPrChange w:id="79" w:author="Пользователь Windows" w:date="2021-01-30T14:38:00Z">
                <w:rPr>
                  <w:rFonts w:ascii="Times New Roman" w:hAnsi="Times New Roman" w:cs="Times New Roman"/>
                  <w:b/>
                  <w:bCs/>
                  <w:sz w:val="28"/>
                  <w:szCs w:val="28"/>
                </w:rPr>
              </w:rPrChange>
            </w:rPr>
            <w:fldChar w:fldCharType="separate"/>
          </w:r>
          <w:ins w:id="80" w:author="Пользователь Windows" w:date="2021-01-30T14:37:00Z">
            <w:r w:rsidR="00D21161" w:rsidRPr="00D21161">
              <w:rPr>
                <w:rStyle w:val="aa"/>
                <w:rFonts w:ascii="Times New Roman" w:hAnsi="Times New Roman" w:cs="Times New Roman"/>
                <w:noProof/>
                <w:sz w:val="28"/>
                <w:szCs w:val="28"/>
                <w:rPrChange w:id="81" w:author="Пользователь Windows" w:date="2021-01-30T14:38:00Z">
                  <w:rPr>
                    <w:rStyle w:val="aa"/>
                    <w:noProof/>
                  </w:rPr>
                </w:rPrChange>
              </w:rPr>
              <w:fldChar w:fldCharType="begin"/>
            </w:r>
            <w:r w:rsidR="00D21161" w:rsidRPr="00D21161">
              <w:rPr>
                <w:rStyle w:val="aa"/>
                <w:rFonts w:ascii="Times New Roman" w:hAnsi="Times New Roman" w:cs="Times New Roman"/>
                <w:noProof/>
                <w:sz w:val="28"/>
                <w:szCs w:val="28"/>
                <w:rPrChange w:id="82" w:author="Пользователь Windows" w:date="2021-01-30T14:38:00Z">
                  <w:rPr>
                    <w:rStyle w:val="aa"/>
                    <w:noProof/>
                  </w:rPr>
                </w:rPrChange>
              </w:rPr>
              <w:instrText xml:space="preserve"> </w:instrText>
            </w:r>
            <w:r w:rsidR="00D21161" w:rsidRPr="00D21161">
              <w:rPr>
                <w:rFonts w:ascii="Times New Roman" w:hAnsi="Times New Roman" w:cs="Times New Roman"/>
                <w:noProof/>
                <w:sz w:val="28"/>
                <w:szCs w:val="28"/>
                <w:rPrChange w:id="83" w:author="Пользователь Windows" w:date="2021-01-30T14:38:00Z">
                  <w:rPr>
                    <w:noProof/>
                  </w:rPr>
                </w:rPrChange>
              </w:rPr>
              <w:instrText>HYPERLINK \l "_Toc62909885"</w:instrText>
            </w:r>
            <w:r w:rsidR="00D21161" w:rsidRPr="00D21161">
              <w:rPr>
                <w:rStyle w:val="aa"/>
                <w:rFonts w:ascii="Times New Roman" w:hAnsi="Times New Roman" w:cs="Times New Roman"/>
                <w:noProof/>
                <w:sz w:val="28"/>
                <w:szCs w:val="28"/>
                <w:rPrChange w:id="84" w:author="Пользователь Windows" w:date="2021-01-30T14:38:00Z">
                  <w:rPr>
                    <w:rStyle w:val="aa"/>
                    <w:noProof/>
                  </w:rPr>
                </w:rPrChange>
              </w:rPr>
              <w:instrText xml:space="preserve"> </w:instrText>
            </w:r>
            <w:r w:rsidR="00D21161" w:rsidRPr="00D21161">
              <w:rPr>
                <w:rStyle w:val="aa"/>
                <w:rFonts w:ascii="Times New Roman" w:hAnsi="Times New Roman" w:cs="Times New Roman"/>
                <w:noProof/>
                <w:sz w:val="28"/>
                <w:szCs w:val="28"/>
                <w:rPrChange w:id="85" w:author="Пользователь Windows" w:date="2021-01-30T14:38:00Z">
                  <w:rPr>
                    <w:rStyle w:val="aa"/>
                    <w:noProof/>
                  </w:rPr>
                </w:rPrChange>
              </w:rPr>
              <w:fldChar w:fldCharType="separate"/>
            </w:r>
            <w:r w:rsidR="00D21161" w:rsidRPr="00D21161">
              <w:rPr>
                <w:rStyle w:val="aa"/>
                <w:rFonts w:ascii="Times New Roman" w:hAnsi="Times New Roman" w:cs="Times New Roman"/>
                <w:noProof/>
                <w:sz w:val="28"/>
                <w:szCs w:val="28"/>
                <w:rPrChange w:id="86" w:author="Пользователь Windows" w:date="2021-01-30T14:38:00Z">
                  <w:rPr>
                    <w:rStyle w:val="aa"/>
                    <w:noProof/>
                  </w:rPr>
                </w:rPrChange>
              </w:rPr>
              <w:t>Введение</w:t>
            </w:r>
            <w:r w:rsidR="00D21161" w:rsidRPr="00D21161">
              <w:rPr>
                <w:rFonts w:ascii="Times New Roman" w:hAnsi="Times New Roman" w:cs="Times New Roman"/>
                <w:noProof/>
                <w:webHidden/>
                <w:sz w:val="28"/>
                <w:szCs w:val="28"/>
                <w:rPrChange w:id="87" w:author="Пользователь Windows" w:date="2021-01-30T14:38:00Z">
                  <w:rPr>
                    <w:noProof/>
                    <w:webHidden/>
                  </w:rPr>
                </w:rPrChange>
              </w:rPr>
              <w:tab/>
            </w:r>
            <w:r w:rsidR="00D21161" w:rsidRPr="00D21161">
              <w:rPr>
                <w:rFonts w:ascii="Times New Roman" w:hAnsi="Times New Roman" w:cs="Times New Roman"/>
                <w:noProof/>
                <w:webHidden/>
                <w:sz w:val="28"/>
                <w:szCs w:val="28"/>
                <w:rPrChange w:id="88" w:author="Пользователь Windows" w:date="2021-01-30T14:38:00Z">
                  <w:rPr>
                    <w:noProof/>
                    <w:webHidden/>
                  </w:rPr>
                </w:rPrChange>
              </w:rPr>
              <w:fldChar w:fldCharType="begin"/>
            </w:r>
            <w:r w:rsidR="00D21161" w:rsidRPr="00D21161">
              <w:rPr>
                <w:rFonts w:ascii="Times New Roman" w:hAnsi="Times New Roman" w:cs="Times New Roman"/>
                <w:noProof/>
                <w:webHidden/>
                <w:sz w:val="28"/>
                <w:szCs w:val="28"/>
                <w:rPrChange w:id="89" w:author="Пользователь Windows" w:date="2021-01-30T14:38:00Z">
                  <w:rPr>
                    <w:noProof/>
                    <w:webHidden/>
                  </w:rPr>
                </w:rPrChange>
              </w:rPr>
              <w:instrText xml:space="preserve"> PAGEREF _Toc62909885 \h </w:instrText>
            </w:r>
          </w:ins>
          <w:r w:rsidR="00D21161" w:rsidRPr="00D21161">
            <w:rPr>
              <w:rFonts w:ascii="Times New Roman" w:hAnsi="Times New Roman" w:cs="Times New Roman"/>
              <w:noProof/>
              <w:webHidden/>
              <w:sz w:val="28"/>
              <w:szCs w:val="28"/>
              <w:rPrChange w:id="90" w:author="Пользователь Windows" w:date="2021-01-30T14:38:00Z">
                <w:rPr>
                  <w:rFonts w:ascii="Times New Roman" w:hAnsi="Times New Roman" w:cs="Times New Roman"/>
                  <w:noProof/>
                  <w:webHidden/>
                  <w:sz w:val="28"/>
                  <w:szCs w:val="28"/>
                </w:rPr>
              </w:rPrChange>
            </w:rPr>
          </w:r>
          <w:r w:rsidR="00D21161" w:rsidRPr="00D21161">
            <w:rPr>
              <w:rFonts w:ascii="Times New Roman" w:hAnsi="Times New Roman" w:cs="Times New Roman"/>
              <w:noProof/>
              <w:webHidden/>
              <w:sz w:val="28"/>
              <w:szCs w:val="28"/>
              <w:rPrChange w:id="91" w:author="Пользователь Windows" w:date="2021-01-30T14:38:00Z">
                <w:rPr>
                  <w:noProof/>
                  <w:webHidden/>
                </w:rPr>
              </w:rPrChange>
            </w:rPr>
            <w:fldChar w:fldCharType="separate"/>
          </w:r>
          <w:ins w:id="92" w:author="Пользователь Windows" w:date="2021-01-30T14:37:00Z">
            <w:r w:rsidR="00D21161" w:rsidRPr="00D21161">
              <w:rPr>
                <w:rFonts w:ascii="Times New Roman" w:hAnsi="Times New Roman" w:cs="Times New Roman"/>
                <w:noProof/>
                <w:webHidden/>
                <w:sz w:val="28"/>
                <w:szCs w:val="28"/>
                <w:rPrChange w:id="93" w:author="Пользователь Windows" w:date="2021-01-30T14:38:00Z">
                  <w:rPr>
                    <w:noProof/>
                    <w:webHidden/>
                  </w:rPr>
                </w:rPrChange>
              </w:rPr>
              <w:t>15</w:t>
            </w:r>
            <w:r w:rsidR="00D21161" w:rsidRPr="00D21161">
              <w:rPr>
                <w:rFonts w:ascii="Times New Roman" w:hAnsi="Times New Roman" w:cs="Times New Roman"/>
                <w:noProof/>
                <w:webHidden/>
                <w:sz w:val="28"/>
                <w:szCs w:val="28"/>
                <w:rPrChange w:id="94" w:author="Пользователь Windows" w:date="2021-01-30T14:38:00Z">
                  <w:rPr>
                    <w:noProof/>
                    <w:webHidden/>
                  </w:rPr>
                </w:rPrChange>
              </w:rPr>
              <w:fldChar w:fldCharType="end"/>
            </w:r>
            <w:r w:rsidR="00D21161" w:rsidRPr="00D21161">
              <w:rPr>
                <w:rStyle w:val="aa"/>
                <w:rFonts w:ascii="Times New Roman" w:hAnsi="Times New Roman" w:cs="Times New Roman"/>
                <w:noProof/>
                <w:sz w:val="28"/>
                <w:szCs w:val="28"/>
                <w:rPrChange w:id="95" w:author="Пользователь Windows" w:date="2021-01-30T14:38:00Z">
                  <w:rPr>
                    <w:rStyle w:val="aa"/>
                    <w:noProof/>
                  </w:rPr>
                </w:rPrChange>
              </w:rPr>
              <w:fldChar w:fldCharType="end"/>
            </w:r>
          </w:ins>
        </w:p>
        <w:p w14:paraId="3761AB00" w14:textId="6E4FB3A4" w:rsidR="00D21161" w:rsidRPr="00D21161" w:rsidRDefault="00D21161">
          <w:pPr>
            <w:pStyle w:val="15"/>
            <w:tabs>
              <w:tab w:val="right" w:leader="dot" w:pos="9628"/>
            </w:tabs>
            <w:spacing w:line="276" w:lineRule="auto"/>
            <w:jc w:val="both"/>
            <w:rPr>
              <w:ins w:id="96" w:author="Пользователь Windows" w:date="2021-01-30T14:37:00Z"/>
              <w:rFonts w:ascii="Times New Roman" w:eastAsiaTheme="minorEastAsia" w:hAnsi="Times New Roman" w:cs="Times New Roman"/>
              <w:noProof/>
              <w:sz w:val="28"/>
              <w:szCs w:val="28"/>
              <w:lang w:eastAsia="ru-RU"/>
              <w:rPrChange w:id="97" w:author="Пользователь Windows" w:date="2021-01-30T14:38:00Z">
                <w:rPr>
                  <w:ins w:id="98" w:author="Пользователь Windows" w:date="2021-01-30T14:37:00Z"/>
                  <w:rFonts w:eastAsiaTheme="minorEastAsia"/>
                  <w:noProof/>
                  <w:lang w:eastAsia="ru-RU"/>
                </w:rPr>
              </w:rPrChange>
            </w:rPr>
            <w:pPrChange w:id="99" w:author="Пользователь Windows" w:date="2021-01-30T14:38:00Z">
              <w:pPr>
                <w:pStyle w:val="15"/>
                <w:tabs>
                  <w:tab w:val="right" w:leader="dot" w:pos="9628"/>
                </w:tabs>
              </w:pPr>
            </w:pPrChange>
          </w:pPr>
          <w:ins w:id="100" w:author="Пользователь Windows" w:date="2021-01-30T14:37:00Z">
            <w:r w:rsidRPr="00D21161">
              <w:rPr>
                <w:rStyle w:val="aa"/>
                <w:rFonts w:ascii="Times New Roman" w:hAnsi="Times New Roman" w:cs="Times New Roman"/>
                <w:noProof/>
                <w:sz w:val="28"/>
                <w:szCs w:val="28"/>
                <w:rPrChange w:id="101"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2"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3" w:author="Пользователь Windows" w:date="2021-01-30T14:38:00Z">
                  <w:rPr>
                    <w:noProof/>
                  </w:rPr>
                </w:rPrChange>
              </w:rPr>
              <w:instrText>HYPERLINK \l "_Toc62909886"</w:instrText>
            </w:r>
            <w:r w:rsidRPr="00D21161">
              <w:rPr>
                <w:rStyle w:val="aa"/>
                <w:rFonts w:ascii="Times New Roman" w:hAnsi="Times New Roman" w:cs="Times New Roman"/>
                <w:noProof/>
                <w:sz w:val="28"/>
                <w:szCs w:val="28"/>
                <w:rPrChange w:id="104"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5"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06" w:author="Пользователь Windows" w:date="2021-01-30T14:38:00Z">
                  <w:rPr>
                    <w:rStyle w:val="aa"/>
                    <w:noProof/>
                  </w:rPr>
                </w:rPrChange>
              </w:rPr>
              <w:t>1. Анализ существующих архитектур централизованной противоаварийной автоматики</w:t>
            </w:r>
            <w:r w:rsidRPr="00D21161">
              <w:rPr>
                <w:rFonts w:ascii="Times New Roman" w:hAnsi="Times New Roman" w:cs="Times New Roman"/>
                <w:noProof/>
                <w:webHidden/>
                <w:sz w:val="28"/>
                <w:szCs w:val="28"/>
                <w:rPrChange w:id="107" w:author="Пользователь Windows" w:date="2021-01-30T14:38:00Z">
                  <w:rPr>
                    <w:noProof/>
                    <w:webHidden/>
                  </w:rPr>
                </w:rPrChange>
              </w:rPr>
              <w:tab/>
            </w:r>
            <w:r w:rsidRPr="00D21161">
              <w:rPr>
                <w:rFonts w:ascii="Times New Roman" w:hAnsi="Times New Roman" w:cs="Times New Roman"/>
                <w:noProof/>
                <w:webHidden/>
                <w:sz w:val="28"/>
                <w:szCs w:val="28"/>
                <w:rPrChange w:id="108"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9" w:author="Пользователь Windows" w:date="2021-01-30T14:38:00Z">
                  <w:rPr>
                    <w:noProof/>
                    <w:webHidden/>
                  </w:rPr>
                </w:rPrChange>
              </w:rPr>
              <w:instrText xml:space="preserve"> PAGEREF _Toc62909886 \h </w:instrText>
            </w:r>
          </w:ins>
          <w:r w:rsidRPr="00D21161">
            <w:rPr>
              <w:rFonts w:ascii="Times New Roman" w:hAnsi="Times New Roman" w:cs="Times New Roman"/>
              <w:noProof/>
              <w:webHidden/>
              <w:sz w:val="28"/>
              <w:szCs w:val="28"/>
              <w:rPrChange w:id="110"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1" w:author="Пользователь Windows" w:date="2021-01-30T14:38:00Z">
                <w:rPr>
                  <w:noProof/>
                  <w:webHidden/>
                </w:rPr>
              </w:rPrChange>
            </w:rPr>
            <w:fldChar w:fldCharType="separate"/>
          </w:r>
          <w:ins w:id="112" w:author="Пользователь Windows" w:date="2021-01-30T14:37:00Z">
            <w:r w:rsidRPr="00D21161">
              <w:rPr>
                <w:rFonts w:ascii="Times New Roman" w:hAnsi="Times New Roman" w:cs="Times New Roman"/>
                <w:noProof/>
                <w:webHidden/>
                <w:sz w:val="28"/>
                <w:szCs w:val="28"/>
                <w:rPrChange w:id="113" w:author="Пользователь Windows" w:date="2021-01-30T14:38:00Z">
                  <w:rPr>
                    <w:noProof/>
                    <w:webHidden/>
                  </w:rPr>
                </w:rPrChange>
              </w:rPr>
              <w:t>17</w:t>
            </w:r>
            <w:r w:rsidRPr="00D21161">
              <w:rPr>
                <w:rFonts w:ascii="Times New Roman" w:hAnsi="Times New Roman" w:cs="Times New Roman"/>
                <w:noProof/>
                <w:webHidden/>
                <w:sz w:val="28"/>
                <w:szCs w:val="28"/>
                <w:rPrChange w:id="114"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5" w:author="Пользователь Windows" w:date="2021-01-30T14:38:00Z">
                  <w:rPr>
                    <w:rStyle w:val="aa"/>
                    <w:noProof/>
                  </w:rPr>
                </w:rPrChange>
              </w:rPr>
              <w:fldChar w:fldCharType="end"/>
            </w:r>
          </w:ins>
        </w:p>
        <w:p w14:paraId="38E9E31C" w14:textId="08FCEF48" w:rsidR="00D21161" w:rsidRPr="00D21161" w:rsidRDefault="00D21161">
          <w:pPr>
            <w:pStyle w:val="22"/>
            <w:tabs>
              <w:tab w:val="right" w:leader="dot" w:pos="9628"/>
            </w:tabs>
            <w:spacing w:line="276" w:lineRule="auto"/>
            <w:jc w:val="both"/>
            <w:rPr>
              <w:ins w:id="116" w:author="Пользователь Windows" w:date="2021-01-30T14:37:00Z"/>
              <w:rFonts w:ascii="Times New Roman" w:eastAsiaTheme="minorEastAsia" w:hAnsi="Times New Roman" w:cs="Times New Roman"/>
              <w:noProof/>
              <w:sz w:val="28"/>
              <w:szCs w:val="28"/>
              <w:lang w:eastAsia="ru-RU"/>
              <w:rPrChange w:id="117" w:author="Пользователь Windows" w:date="2021-01-30T14:38:00Z">
                <w:rPr>
                  <w:ins w:id="118" w:author="Пользователь Windows" w:date="2021-01-30T14:37:00Z"/>
                  <w:rFonts w:eastAsiaTheme="minorEastAsia"/>
                  <w:noProof/>
                  <w:lang w:eastAsia="ru-RU"/>
                </w:rPr>
              </w:rPrChange>
            </w:rPr>
            <w:pPrChange w:id="119" w:author="Пользователь Windows" w:date="2021-01-30T14:38:00Z">
              <w:pPr>
                <w:pStyle w:val="22"/>
                <w:tabs>
                  <w:tab w:val="right" w:leader="dot" w:pos="9628"/>
                </w:tabs>
              </w:pPr>
            </w:pPrChange>
          </w:pPr>
          <w:ins w:id="120" w:author="Пользователь Windows" w:date="2021-01-30T14:37:00Z">
            <w:r w:rsidRPr="00D21161">
              <w:rPr>
                <w:rStyle w:val="aa"/>
                <w:rFonts w:ascii="Times New Roman" w:hAnsi="Times New Roman" w:cs="Times New Roman"/>
                <w:noProof/>
                <w:sz w:val="28"/>
                <w:szCs w:val="28"/>
                <w:rPrChange w:id="121"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2"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3" w:author="Пользователь Windows" w:date="2021-01-30T14:38:00Z">
                  <w:rPr>
                    <w:noProof/>
                  </w:rPr>
                </w:rPrChange>
              </w:rPr>
              <w:instrText>HYPERLINK \l "_Toc62909887"</w:instrText>
            </w:r>
            <w:r w:rsidRPr="00D21161">
              <w:rPr>
                <w:rStyle w:val="aa"/>
                <w:rFonts w:ascii="Times New Roman" w:hAnsi="Times New Roman" w:cs="Times New Roman"/>
                <w:noProof/>
                <w:sz w:val="28"/>
                <w:szCs w:val="28"/>
                <w:rPrChange w:id="124"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5"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lang w:val="en-US"/>
                <w:rPrChange w:id="126" w:author="Пользователь Windows" w:date="2021-01-30T14:38:00Z">
                  <w:rPr>
                    <w:rStyle w:val="aa"/>
                    <w:noProof/>
                    <w:lang w:val="en-US"/>
                  </w:rPr>
                </w:rPrChange>
              </w:rPr>
              <w:t xml:space="preserve">1.1. </w:t>
            </w:r>
            <w:r w:rsidRPr="00D21161">
              <w:rPr>
                <w:rStyle w:val="aa"/>
                <w:rFonts w:ascii="Times New Roman" w:hAnsi="Times New Roman" w:cs="Times New Roman"/>
                <w:noProof/>
                <w:sz w:val="28"/>
                <w:szCs w:val="28"/>
                <w:rPrChange w:id="127" w:author="Пользователь Windows" w:date="2021-01-30T14:38:00Z">
                  <w:rPr>
                    <w:rStyle w:val="aa"/>
                    <w:noProof/>
                  </w:rPr>
                </w:rPrChange>
              </w:rPr>
              <w:t>Анализ</w:t>
            </w:r>
            <w:r w:rsidRPr="00D21161">
              <w:rPr>
                <w:rStyle w:val="aa"/>
                <w:rFonts w:ascii="Times New Roman" w:hAnsi="Times New Roman" w:cs="Times New Roman"/>
                <w:noProof/>
                <w:sz w:val="28"/>
                <w:szCs w:val="28"/>
                <w:lang w:val="en-US"/>
                <w:rPrChange w:id="128" w:author="Пользователь Windows" w:date="2021-01-30T14:38:00Z">
                  <w:rPr>
                    <w:rStyle w:val="aa"/>
                    <w:noProof/>
                    <w:lang w:val="en-US"/>
                  </w:rPr>
                </w:rPrChange>
              </w:rPr>
              <w:t xml:space="preserve"> wide-area protection system</w:t>
            </w:r>
            <w:r w:rsidRPr="00D21161">
              <w:rPr>
                <w:rFonts w:ascii="Times New Roman" w:hAnsi="Times New Roman" w:cs="Times New Roman"/>
                <w:noProof/>
                <w:webHidden/>
                <w:sz w:val="28"/>
                <w:szCs w:val="28"/>
                <w:rPrChange w:id="129" w:author="Пользователь Windows" w:date="2021-01-30T14:38:00Z">
                  <w:rPr>
                    <w:noProof/>
                    <w:webHidden/>
                  </w:rPr>
                </w:rPrChange>
              </w:rPr>
              <w:tab/>
            </w:r>
            <w:r w:rsidRPr="00D21161">
              <w:rPr>
                <w:rFonts w:ascii="Times New Roman" w:hAnsi="Times New Roman" w:cs="Times New Roman"/>
                <w:noProof/>
                <w:webHidden/>
                <w:sz w:val="28"/>
                <w:szCs w:val="28"/>
                <w:rPrChange w:id="130"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1" w:author="Пользователь Windows" w:date="2021-01-30T14:38:00Z">
                  <w:rPr>
                    <w:noProof/>
                    <w:webHidden/>
                  </w:rPr>
                </w:rPrChange>
              </w:rPr>
              <w:instrText xml:space="preserve"> PAGEREF _Toc62909887 \h </w:instrText>
            </w:r>
          </w:ins>
          <w:r w:rsidRPr="00D21161">
            <w:rPr>
              <w:rFonts w:ascii="Times New Roman" w:hAnsi="Times New Roman" w:cs="Times New Roman"/>
              <w:noProof/>
              <w:webHidden/>
              <w:sz w:val="28"/>
              <w:szCs w:val="28"/>
              <w:rPrChange w:id="132"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3" w:author="Пользователь Windows" w:date="2021-01-30T14:38:00Z">
                <w:rPr>
                  <w:noProof/>
                  <w:webHidden/>
                </w:rPr>
              </w:rPrChange>
            </w:rPr>
            <w:fldChar w:fldCharType="separate"/>
          </w:r>
          <w:ins w:id="134" w:author="Пользователь Windows" w:date="2021-01-30T14:37:00Z">
            <w:r w:rsidRPr="00D21161">
              <w:rPr>
                <w:rFonts w:ascii="Times New Roman" w:hAnsi="Times New Roman" w:cs="Times New Roman"/>
                <w:noProof/>
                <w:webHidden/>
                <w:sz w:val="28"/>
                <w:szCs w:val="28"/>
                <w:rPrChange w:id="135" w:author="Пользователь Windows" w:date="2021-01-30T14:38:00Z">
                  <w:rPr>
                    <w:noProof/>
                    <w:webHidden/>
                  </w:rPr>
                </w:rPrChange>
              </w:rPr>
              <w:t>18</w:t>
            </w:r>
            <w:r w:rsidRPr="00D21161">
              <w:rPr>
                <w:rFonts w:ascii="Times New Roman" w:hAnsi="Times New Roman" w:cs="Times New Roman"/>
                <w:noProof/>
                <w:webHidden/>
                <w:sz w:val="28"/>
                <w:szCs w:val="28"/>
                <w:rPrChange w:id="136"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7" w:author="Пользователь Windows" w:date="2021-01-30T14:38:00Z">
                  <w:rPr>
                    <w:rStyle w:val="aa"/>
                    <w:noProof/>
                  </w:rPr>
                </w:rPrChange>
              </w:rPr>
              <w:fldChar w:fldCharType="end"/>
            </w:r>
          </w:ins>
        </w:p>
        <w:p w14:paraId="7FBA8747" w14:textId="5D6CCBD6" w:rsidR="00D21161" w:rsidRPr="00D21161" w:rsidRDefault="00D21161">
          <w:pPr>
            <w:pStyle w:val="22"/>
            <w:tabs>
              <w:tab w:val="right" w:leader="dot" w:pos="9628"/>
            </w:tabs>
            <w:spacing w:line="276" w:lineRule="auto"/>
            <w:jc w:val="both"/>
            <w:rPr>
              <w:ins w:id="138" w:author="Пользователь Windows" w:date="2021-01-30T14:37:00Z"/>
              <w:rFonts w:ascii="Times New Roman" w:eastAsiaTheme="minorEastAsia" w:hAnsi="Times New Roman" w:cs="Times New Roman"/>
              <w:noProof/>
              <w:sz w:val="28"/>
              <w:szCs w:val="28"/>
              <w:lang w:eastAsia="ru-RU"/>
              <w:rPrChange w:id="139" w:author="Пользователь Windows" w:date="2021-01-30T14:38:00Z">
                <w:rPr>
                  <w:ins w:id="140" w:author="Пользователь Windows" w:date="2021-01-30T14:37:00Z"/>
                  <w:rFonts w:eastAsiaTheme="minorEastAsia"/>
                  <w:noProof/>
                  <w:lang w:eastAsia="ru-RU"/>
                </w:rPr>
              </w:rPrChange>
            </w:rPr>
            <w:pPrChange w:id="141" w:author="Пользователь Windows" w:date="2021-01-30T14:38:00Z">
              <w:pPr>
                <w:pStyle w:val="22"/>
                <w:tabs>
                  <w:tab w:val="right" w:leader="dot" w:pos="9628"/>
                </w:tabs>
              </w:pPr>
            </w:pPrChange>
          </w:pPr>
          <w:ins w:id="142" w:author="Пользователь Windows" w:date="2021-01-30T14:37:00Z">
            <w:r w:rsidRPr="00D21161">
              <w:rPr>
                <w:rStyle w:val="aa"/>
                <w:rFonts w:ascii="Times New Roman" w:hAnsi="Times New Roman" w:cs="Times New Roman"/>
                <w:noProof/>
                <w:sz w:val="28"/>
                <w:szCs w:val="28"/>
                <w:rPrChange w:id="143"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4"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5" w:author="Пользователь Windows" w:date="2021-01-30T14:38:00Z">
                  <w:rPr>
                    <w:noProof/>
                  </w:rPr>
                </w:rPrChange>
              </w:rPr>
              <w:instrText>HYPERLINK \l "_Toc62909888"</w:instrText>
            </w:r>
            <w:r w:rsidRPr="00D21161">
              <w:rPr>
                <w:rStyle w:val="aa"/>
                <w:rFonts w:ascii="Times New Roman" w:hAnsi="Times New Roman" w:cs="Times New Roman"/>
                <w:noProof/>
                <w:sz w:val="28"/>
                <w:szCs w:val="28"/>
                <w:rPrChange w:id="146"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7"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48" w:author="Пользователь Windows" w:date="2021-01-30T14:38:00Z">
                  <w:rPr>
                    <w:rStyle w:val="aa"/>
                    <w:noProof/>
                  </w:rPr>
                </w:rPrChange>
              </w:rPr>
              <w:t xml:space="preserve">1.2. Анализ </w:t>
            </w:r>
            <w:r w:rsidRPr="00D21161">
              <w:rPr>
                <w:rStyle w:val="aa"/>
                <w:rFonts w:ascii="Times New Roman" w:hAnsi="Times New Roman" w:cs="Times New Roman"/>
                <w:noProof/>
                <w:sz w:val="28"/>
                <w:szCs w:val="28"/>
                <w:lang w:val="en-US"/>
                <w:rPrChange w:id="149" w:author="Пользователь Windows" w:date="2021-01-30T14:38:00Z">
                  <w:rPr>
                    <w:rStyle w:val="aa"/>
                    <w:noProof/>
                    <w:lang w:val="en-US"/>
                  </w:rPr>
                </w:rPrChange>
              </w:rPr>
              <w:t>wide</w:t>
            </w:r>
            <w:r w:rsidRPr="00D21161">
              <w:rPr>
                <w:rStyle w:val="aa"/>
                <w:rFonts w:ascii="Times New Roman" w:hAnsi="Times New Roman" w:cs="Times New Roman"/>
                <w:noProof/>
                <w:sz w:val="28"/>
                <w:szCs w:val="28"/>
                <w:rPrChange w:id="150" w:author="Пользователь Windows" w:date="2021-01-30T14:38:00Z">
                  <w:rPr>
                    <w:rStyle w:val="aa"/>
                    <w:noProof/>
                  </w:rPr>
                </w:rPrChange>
              </w:rPr>
              <w:t>-</w:t>
            </w:r>
            <w:r w:rsidRPr="00D21161">
              <w:rPr>
                <w:rStyle w:val="aa"/>
                <w:rFonts w:ascii="Times New Roman" w:hAnsi="Times New Roman" w:cs="Times New Roman"/>
                <w:noProof/>
                <w:sz w:val="28"/>
                <w:szCs w:val="28"/>
                <w:lang w:val="en-US"/>
                <w:rPrChange w:id="151" w:author="Пользователь Windows" w:date="2021-01-30T14:38:00Z">
                  <w:rPr>
                    <w:rStyle w:val="aa"/>
                    <w:noProof/>
                    <w:lang w:val="en-US"/>
                  </w:rPr>
                </w:rPrChange>
              </w:rPr>
              <w:t>area</w:t>
            </w:r>
            <w:r w:rsidRPr="00D21161">
              <w:rPr>
                <w:rStyle w:val="aa"/>
                <w:rFonts w:ascii="Times New Roman" w:hAnsi="Times New Roman" w:cs="Times New Roman"/>
                <w:noProof/>
                <w:sz w:val="28"/>
                <w:szCs w:val="28"/>
                <w:rPrChange w:id="152" w:author="Пользователь Windows" w:date="2021-01-30T14:38:00Z">
                  <w:rPr>
                    <w:rStyle w:val="aa"/>
                    <w:noProof/>
                  </w:rPr>
                </w:rPrChange>
              </w:rPr>
              <w:t xml:space="preserve"> </w:t>
            </w:r>
            <w:r w:rsidRPr="00D21161">
              <w:rPr>
                <w:rStyle w:val="aa"/>
                <w:rFonts w:ascii="Times New Roman" w:hAnsi="Times New Roman" w:cs="Times New Roman"/>
                <w:noProof/>
                <w:sz w:val="28"/>
                <w:szCs w:val="28"/>
                <w:lang w:val="en-US"/>
                <w:rPrChange w:id="153" w:author="Пользователь Windows" w:date="2021-01-30T14:38:00Z">
                  <w:rPr>
                    <w:rStyle w:val="aa"/>
                    <w:noProof/>
                    <w:lang w:val="en-US"/>
                  </w:rPr>
                </w:rPrChange>
              </w:rPr>
              <w:t>measurement</w:t>
            </w:r>
            <w:r w:rsidRPr="00D21161">
              <w:rPr>
                <w:rStyle w:val="aa"/>
                <w:rFonts w:ascii="Times New Roman" w:hAnsi="Times New Roman" w:cs="Times New Roman"/>
                <w:noProof/>
                <w:sz w:val="28"/>
                <w:szCs w:val="28"/>
                <w:rPrChange w:id="154" w:author="Пользователь Windows" w:date="2021-01-30T14:38:00Z">
                  <w:rPr>
                    <w:rStyle w:val="aa"/>
                    <w:noProof/>
                  </w:rPr>
                </w:rPrChange>
              </w:rPr>
              <w:t xml:space="preserve"> </w:t>
            </w:r>
            <w:r w:rsidRPr="00D21161">
              <w:rPr>
                <w:rStyle w:val="aa"/>
                <w:rFonts w:ascii="Times New Roman" w:hAnsi="Times New Roman" w:cs="Times New Roman"/>
                <w:noProof/>
                <w:sz w:val="28"/>
                <w:szCs w:val="28"/>
                <w:lang w:val="en-US"/>
                <w:rPrChange w:id="155" w:author="Пользователь Windows" w:date="2021-01-30T14:38:00Z">
                  <w:rPr>
                    <w:rStyle w:val="aa"/>
                    <w:noProof/>
                    <w:lang w:val="en-US"/>
                  </w:rPr>
                </w:rPrChange>
              </w:rPr>
              <w:t>system</w:t>
            </w:r>
            <w:r w:rsidRPr="00D21161">
              <w:rPr>
                <w:rFonts w:ascii="Times New Roman" w:hAnsi="Times New Roman" w:cs="Times New Roman"/>
                <w:noProof/>
                <w:webHidden/>
                <w:sz w:val="28"/>
                <w:szCs w:val="28"/>
                <w:rPrChange w:id="156" w:author="Пользователь Windows" w:date="2021-01-30T14:38:00Z">
                  <w:rPr>
                    <w:noProof/>
                    <w:webHidden/>
                  </w:rPr>
                </w:rPrChange>
              </w:rPr>
              <w:tab/>
            </w:r>
            <w:r w:rsidRPr="00D21161">
              <w:rPr>
                <w:rFonts w:ascii="Times New Roman" w:hAnsi="Times New Roman" w:cs="Times New Roman"/>
                <w:noProof/>
                <w:webHidden/>
                <w:sz w:val="28"/>
                <w:szCs w:val="28"/>
                <w:rPrChange w:id="15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58" w:author="Пользователь Windows" w:date="2021-01-30T14:38:00Z">
                  <w:rPr>
                    <w:noProof/>
                    <w:webHidden/>
                  </w:rPr>
                </w:rPrChange>
              </w:rPr>
              <w:instrText xml:space="preserve"> PAGEREF _Toc62909888 \h </w:instrText>
            </w:r>
          </w:ins>
          <w:r w:rsidRPr="00D21161">
            <w:rPr>
              <w:rFonts w:ascii="Times New Roman" w:hAnsi="Times New Roman" w:cs="Times New Roman"/>
              <w:noProof/>
              <w:webHidden/>
              <w:sz w:val="28"/>
              <w:szCs w:val="28"/>
              <w:rPrChange w:id="15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60" w:author="Пользователь Windows" w:date="2021-01-30T14:38:00Z">
                <w:rPr>
                  <w:noProof/>
                  <w:webHidden/>
                </w:rPr>
              </w:rPrChange>
            </w:rPr>
            <w:fldChar w:fldCharType="separate"/>
          </w:r>
          <w:ins w:id="161" w:author="Пользователь Windows" w:date="2021-01-30T14:37:00Z">
            <w:r w:rsidRPr="00D21161">
              <w:rPr>
                <w:rFonts w:ascii="Times New Roman" w:hAnsi="Times New Roman" w:cs="Times New Roman"/>
                <w:noProof/>
                <w:webHidden/>
                <w:sz w:val="28"/>
                <w:szCs w:val="28"/>
                <w:rPrChange w:id="162" w:author="Пользователь Windows" w:date="2021-01-30T14:38:00Z">
                  <w:rPr>
                    <w:noProof/>
                    <w:webHidden/>
                  </w:rPr>
                </w:rPrChange>
              </w:rPr>
              <w:t>21</w:t>
            </w:r>
            <w:r w:rsidRPr="00D21161">
              <w:rPr>
                <w:rFonts w:ascii="Times New Roman" w:hAnsi="Times New Roman" w:cs="Times New Roman"/>
                <w:noProof/>
                <w:webHidden/>
                <w:sz w:val="28"/>
                <w:szCs w:val="28"/>
                <w:rPrChange w:id="16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64" w:author="Пользователь Windows" w:date="2021-01-30T14:38:00Z">
                  <w:rPr>
                    <w:rStyle w:val="aa"/>
                    <w:noProof/>
                  </w:rPr>
                </w:rPrChange>
              </w:rPr>
              <w:fldChar w:fldCharType="end"/>
            </w:r>
          </w:ins>
        </w:p>
        <w:p w14:paraId="31E4B464" w14:textId="1C09C628" w:rsidR="00D21161" w:rsidRPr="00D21161" w:rsidRDefault="00D21161">
          <w:pPr>
            <w:pStyle w:val="22"/>
            <w:tabs>
              <w:tab w:val="right" w:leader="dot" w:pos="9628"/>
            </w:tabs>
            <w:spacing w:line="276" w:lineRule="auto"/>
            <w:jc w:val="both"/>
            <w:rPr>
              <w:ins w:id="165" w:author="Пользователь Windows" w:date="2021-01-30T14:37:00Z"/>
              <w:rFonts w:ascii="Times New Roman" w:eastAsiaTheme="minorEastAsia" w:hAnsi="Times New Roman" w:cs="Times New Roman"/>
              <w:noProof/>
              <w:sz w:val="28"/>
              <w:szCs w:val="28"/>
              <w:lang w:eastAsia="ru-RU"/>
              <w:rPrChange w:id="166" w:author="Пользователь Windows" w:date="2021-01-30T14:38:00Z">
                <w:rPr>
                  <w:ins w:id="167" w:author="Пользователь Windows" w:date="2021-01-30T14:37:00Z"/>
                  <w:rFonts w:eastAsiaTheme="minorEastAsia"/>
                  <w:noProof/>
                  <w:lang w:eastAsia="ru-RU"/>
                </w:rPr>
              </w:rPrChange>
            </w:rPr>
            <w:pPrChange w:id="168" w:author="Пользователь Windows" w:date="2021-01-30T14:38:00Z">
              <w:pPr>
                <w:pStyle w:val="22"/>
                <w:tabs>
                  <w:tab w:val="right" w:leader="dot" w:pos="9628"/>
                </w:tabs>
              </w:pPr>
            </w:pPrChange>
          </w:pPr>
          <w:ins w:id="169" w:author="Пользователь Windows" w:date="2021-01-30T14:37:00Z">
            <w:r w:rsidRPr="00D21161">
              <w:rPr>
                <w:rStyle w:val="aa"/>
                <w:rFonts w:ascii="Times New Roman" w:hAnsi="Times New Roman" w:cs="Times New Roman"/>
                <w:noProof/>
                <w:sz w:val="28"/>
                <w:szCs w:val="28"/>
                <w:rPrChange w:id="17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7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72" w:author="Пользователь Windows" w:date="2021-01-30T14:38:00Z">
                  <w:rPr>
                    <w:noProof/>
                  </w:rPr>
                </w:rPrChange>
              </w:rPr>
              <w:instrText>HYPERLINK \l "_Toc62909889"</w:instrText>
            </w:r>
            <w:r w:rsidRPr="00D21161">
              <w:rPr>
                <w:rStyle w:val="aa"/>
                <w:rFonts w:ascii="Times New Roman" w:hAnsi="Times New Roman" w:cs="Times New Roman"/>
                <w:noProof/>
                <w:sz w:val="28"/>
                <w:szCs w:val="28"/>
                <w:rPrChange w:id="17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7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75" w:author="Пользователь Windows" w:date="2021-01-30T14:38:00Z">
                  <w:rPr>
                    <w:rStyle w:val="aa"/>
                    <w:noProof/>
                  </w:rPr>
                </w:rPrChange>
              </w:rPr>
              <w:t>1.3. Характеристики аппаратной части</w:t>
            </w:r>
            <w:r w:rsidRPr="00D21161">
              <w:rPr>
                <w:rFonts w:ascii="Times New Roman" w:hAnsi="Times New Roman" w:cs="Times New Roman"/>
                <w:noProof/>
                <w:webHidden/>
                <w:sz w:val="28"/>
                <w:szCs w:val="28"/>
                <w:rPrChange w:id="176" w:author="Пользователь Windows" w:date="2021-01-30T14:38:00Z">
                  <w:rPr>
                    <w:noProof/>
                    <w:webHidden/>
                  </w:rPr>
                </w:rPrChange>
              </w:rPr>
              <w:tab/>
            </w:r>
            <w:r w:rsidRPr="00D21161">
              <w:rPr>
                <w:rFonts w:ascii="Times New Roman" w:hAnsi="Times New Roman" w:cs="Times New Roman"/>
                <w:noProof/>
                <w:webHidden/>
                <w:sz w:val="28"/>
                <w:szCs w:val="28"/>
                <w:rPrChange w:id="17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78" w:author="Пользователь Windows" w:date="2021-01-30T14:38:00Z">
                  <w:rPr>
                    <w:noProof/>
                    <w:webHidden/>
                  </w:rPr>
                </w:rPrChange>
              </w:rPr>
              <w:instrText xml:space="preserve"> PAGEREF _Toc62909889 \h </w:instrText>
            </w:r>
          </w:ins>
          <w:r w:rsidRPr="00D21161">
            <w:rPr>
              <w:rFonts w:ascii="Times New Roman" w:hAnsi="Times New Roman" w:cs="Times New Roman"/>
              <w:noProof/>
              <w:webHidden/>
              <w:sz w:val="28"/>
              <w:szCs w:val="28"/>
              <w:rPrChange w:id="17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80" w:author="Пользователь Windows" w:date="2021-01-30T14:38:00Z">
                <w:rPr>
                  <w:noProof/>
                  <w:webHidden/>
                </w:rPr>
              </w:rPrChange>
            </w:rPr>
            <w:fldChar w:fldCharType="separate"/>
          </w:r>
          <w:ins w:id="181" w:author="Пользователь Windows" w:date="2021-01-30T14:37:00Z">
            <w:r w:rsidRPr="00D21161">
              <w:rPr>
                <w:rFonts w:ascii="Times New Roman" w:hAnsi="Times New Roman" w:cs="Times New Roman"/>
                <w:noProof/>
                <w:webHidden/>
                <w:sz w:val="28"/>
                <w:szCs w:val="28"/>
                <w:rPrChange w:id="182" w:author="Пользователь Windows" w:date="2021-01-30T14:38:00Z">
                  <w:rPr>
                    <w:noProof/>
                    <w:webHidden/>
                  </w:rPr>
                </w:rPrChange>
              </w:rPr>
              <w:t>24</w:t>
            </w:r>
            <w:r w:rsidRPr="00D21161">
              <w:rPr>
                <w:rFonts w:ascii="Times New Roman" w:hAnsi="Times New Roman" w:cs="Times New Roman"/>
                <w:noProof/>
                <w:webHidden/>
                <w:sz w:val="28"/>
                <w:szCs w:val="28"/>
                <w:rPrChange w:id="18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84" w:author="Пользователь Windows" w:date="2021-01-30T14:38:00Z">
                  <w:rPr>
                    <w:rStyle w:val="aa"/>
                    <w:noProof/>
                  </w:rPr>
                </w:rPrChange>
              </w:rPr>
              <w:fldChar w:fldCharType="end"/>
            </w:r>
          </w:ins>
        </w:p>
        <w:p w14:paraId="2DE93513" w14:textId="70BF8EC8" w:rsidR="00D21161" w:rsidRPr="00D21161" w:rsidRDefault="00D21161">
          <w:pPr>
            <w:pStyle w:val="22"/>
            <w:tabs>
              <w:tab w:val="right" w:leader="dot" w:pos="9628"/>
            </w:tabs>
            <w:spacing w:line="276" w:lineRule="auto"/>
            <w:jc w:val="both"/>
            <w:rPr>
              <w:ins w:id="185" w:author="Пользователь Windows" w:date="2021-01-30T14:37:00Z"/>
              <w:rFonts w:ascii="Times New Roman" w:eastAsiaTheme="minorEastAsia" w:hAnsi="Times New Roman" w:cs="Times New Roman"/>
              <w:noProof/>
              <w:sz w:val="28"/>
              <w:szCs w:val="28"/>
              <w:lang w:eastAsia="ru-RU"/>
              <w:rPrChange w:id="186" w:author="Пользователь Windows" w:date="2021-01-30T14:38:00Z">
                <w:rPr>
                  <w:ins w:id="187" w:author="Пользователь Windows" w:date="2021-01-30T14:37:00Z"/>
                  <w:rFonts w:eastAsiaTheme="minorEastAsia"/>
                  <w:noProof/>
                  <w:lang w:eastAsia="ru-RU"/>
                </w:rPr>
              </w:rPrChange>
            </w:rPr>
            <w:pPrChange w:id="188" w:author="Пользователь Windows" w:date="2021-01-30T14:38:00Z">
              <w:pPr>
                <w:pStyle w:val="22"/>
                <w:tabs>
                  <w:tab w:val="right" w:leader="dot" w:pos="9628"/>
                </w:tabs>
              </w:pPr>
            </w:pPrChange>
          </w:pPr>
          <w:ins w:id="189" w:author="Пользователь Windows" w:date="2021-01-30T14:37:00Z">
            <w:r w:rsidRPr="00D21161">
              <w:rPr>
                <w:rStyle w:val="aa"/>
                <w:rFonts w:ascii="Times New Roman" w:hAnsi="Times New Roman" w:cs="Times New Roman"/>
                <w:noProof/>
                <w:sz w:val="28"/>
                <w:szCs w:val="28"/>
                <w:rPrChange w:id="19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9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92" w:author="Пользователь Windows" w:date="2021-01-30T14:38:00Z">
                  <w:rPr>
                    <w:noProof/>
                  </w:rPr>
                </w:rPrChange>
              </w:rPr>
              <w:instrText>HYPERLINK \l "_Toc62909890"</w:instrText>
            </w:r>
            <w:r w:rsidRPr="00D21161">
              <w:rPr>
                <w:rStyle w:val="aa"/>
                <w:rFonts w:ascii="Times New Roman" w:hAnsi="Times New Roman" w:cs="Times New Roman"/>
                <w:noProof/>
                <w:sz w:val="28"/>
                <w:szCs w:val="28"/>
                <w:rPrChange w:id="19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9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95" w:author="Пользователь Windows" w:date="2021-01-30T14:38:00Z">
                  <w:rPr>
                    <w:rStyle w:val="aa"/>
                    <w:noProof/>
                  </w:rPr>
                </w:rPrChange>
              </w:rPr>
              <w:t>Выводы по разделу 1</w:t>
            </w:r>
            <w:r w:rsidRPr="00D21161">
              <w:rPr>
                <w:rFonts w:ascii="Times New Roman" w:hAnsi="Times New Roman" w:cs="Times New Roman"/>
                <w:noProof/>
                <w:webHidden/>
                <w:sz w:val="28"/>
                <w:szCs w:val="28"/>
                <w:rPrChange w:id="196" w:author="Пользователь Windows" w:date="2021-01-30T14:38:00Z">
                  <w:rPr>
                    <w:noProof/>
                    <w:webHidden/>
                  </w:rPr>
                </w:rPrChange>
              </w:rPr>
              <w:tab/>
            </w:r>
            <w:r w:rsidRPr="00D21161">
              <w:rPr>
                <w:rFonts w:ascii="Times New Roman" w:hAnsi="Times New Roman" w:cs="Times New Roman"/>
                <w:noProof/>
                <w:webHidden/>
                <w:sz w:val="28"/>
                <w:szCs w:val="28"/>
                <w:rPrChange w:id="19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98" w:author="Пользователь Windows" w:date="2021-01-30T14:38:00Z">
                  <w:rPr>
                    <w:noProof/>
                    <w:webHidden/>
                  </w:rPr>
                </w:rPrChange>
              </w:rPr>
              <w:instrText xml:space="preserve"> PAGEREF _Toc62909890 \h </w:instrText>
            </w:r>
          </w:ins>
          <w:r w:rsidRPr="00D21161">
            <w:rPr>
              <w:rFonts w:ascii="Times New Roman" w:hAnsi="Times New Roman" w:cs="Times New Roman"/>
              <w:noProof/>
              <w:webHidden/>
              <w:sz w:val="28"/>
              <w:szCs w:val="28"/>
              <w:rPrChange w:id="19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200" w:author="Пользователь Windows" w:date="2021-01-30T14:38:00Z">
                <w:rPr>
                  <w:noProof/>
                  <w:webHidden/>
                </w:rPr>
              </w:rPrChange>
            </w:rPr>
            <w:fldChar w:fldCharType="separate"/>
          </w:r>
          <w:ins w:id="201" w:author="Пользователь Windows" w:date="2021-01-30T14:37:00Z">
            <w:r w:rsidRPr="00D21161">
              <w:rPr>
                <w:rFonts w:ascii="Times New Roman" w:hAnsi="Times New Roman" w:cs="Times New Roman"/>
                <w:noProof/>
                <w:webHidden/>
                <w:sz w:val="28"/>
                <w:szCs w:val="28"/>
                <w:rPrChange w:id="202" w:author="Пользователь Windows" w:date="2021-01-30T14:38:00Z">
                  <w:rPr>
                    <w:noProof/>
                    <w:webHidden/>
                  </w:rPr>
                </w:rPrChange>
              </w:rPr>
              <w:t>26</w:t>
            </w:r>
            <w:r w:rsidRPr="00D21161">
              <w:rPr>
                <w:rFonts w:ascii="Times New Roman" w:hAnsi="Times New Roman" w:cs="Times New Roman"/>
                <w:noProof/>
                <w:webHidden/>
                <w:sz w:val="28"/>
                <w:szCs w:val="28"/>
                <w:rPrChange w:id="20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204" w:author="Пользователь Windows" w:date="2021-01-30T14:38:00Z">
                  <w:rPr>
                    <w:rStyle w:val="aa"/>
                    <w:noProof/>
                  </w:rPr>
                </w:rPrChange>
              </w:rPr>
              <w:fldChar w:fldCharType="end"/>
            </w:r>
          </w:ins>
        </w:p>
        <w:p w14:paraId="66A5DE16" w14:textId="70996132" w:rsidR="00D21161" w:rsidRPr="00D21161" w:rsidRDefault="00D21161">
          <w:pPr>
            <w:pStyle w:val="15"/>
            <w:tabs>
              <w:tab w:val="right" w:leader="dot" w:pos="9628"/>
            </w:tabs>
            <w:spacing w:line="276" w:lineRule="auto"/>
            <w:jc w:val="both"/>
            <w:rPr>
              <w:ins w:id="205" w:author="Пользователь Windows" w:date="2021-01-30T14:37:00Z"/>
              <w:rFonts w:ascii="Times New Roman" w:eastAsiaTheme="minorEastAsia" w:hAnsi="Times New Roman" w:cs="Times New Roman"/>
              <w:noProof/>
              <w:sz w:val="28"/>
              <w:szCs w:val="28"/>
              <w:lang w:eastAsia="ru-RU"/>
              <w:rPrChange w:id="206" w:author="Пользователь Windows" w:date="2021-01-30T14:38:00Z">
                <w:rPr>
                  <w:ins w:id="207" w:author="Пользователь Windows" w:date="2021-01-30T14:37:00Z"/>
                  <w:rFonts w:eastAsiaTheme="minorEastAsia"/>
                  <w:noProof/>
                  <w:lang w:eastAsia="ru-RU"/>
                </w:rPr>
              </w:rPrChange>
            </w:rPr>
            <w:pPrChange w:id="208" w:author="Пользователь Windows" w:date="2021-01-30T14:38:00Z">
              <w:pPr>
                <w:pStyle w:val="15"/>
                <w:tabs>
                  <w:tab w:val="right" w:leader="dot" w:pos="9628"/>
                </w:tabs>
              </w:pPr>
            </w:pPrChange>
          </w:pPr>
          <w:ins w:id="209" w:author="Пользователь Windows" w:date="2021-01-30T14:37:00Z">
            <w:r w:rsidRPr="00D21161">
              <w:rPr>
                <w:rStyle w:val="aa"/>
                <w:rFonts w:ascii="Times New Roman" w:hAnsi="Times New Roman" w:cs="Times New Roman"/>
                <w:noProof/>
                <w:sz w:val="28"/>
                <w:szCs w:val="28"/>
                <w:rPrChange w:id="21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21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212" w:author="Пользователь Windows" w:date="2021-01-30T14:38:00Z">
                  <w:rPr>
                    <w:noProof/>
                  </w:rPr>
                </w:rPrChange>
              </w:rPr>
              <w:instrText>HYPERLINK \l "_Toc62909891"</w:instrText>
            </w:r>
            <w:r w:rsidRPr="00D21161">
              <w:rPr>
                <w:rStyle w:val="aa"/>
                <w:rFonts w:ascii="Times New Roman" w:hAnsi="Times New Roman" w:cs="Times New Roman"/>
                <w:noProof/>
                <w:sz w:val="28"/>
                <w:szCs w:val="28"/>
                <w:rPrChange w:id="21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21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215" w:author="Пользователь Windows" w:date="2021-01-30T14:38:00Z">
                  <w:rPr>
                    <w:rStyle w:val="aa"/>
                    <w:noProof/>
                  </w:rPr>
                </w:rPrChange>
              </w:rPr>
              <w:t>2. Проектирование программного обеспечения централизованной АЛАР</w:t>
            </w:r>
            <w:r w:rsidRPr="00D21161">
              <w:rPr>
                <w:rFonts w:ascii="Times New Roman" w:hAnsi="Times New Roman" w:cs="Times New Roman"/>
                <w:noProof/>
                <w:webHidden/>
                <w:sz w:val="28"/>
                <w:szCs w:val="28"/>
                <w:rPrChange w:id="216" w:author="Пользователь Windows" w:date="2021-01-30T14:38:00Z">
                  <w:rPr>
                    <w:noProof/>
                    <w:webHidden/>
                  </w:rPr>
                </w:rPrChange>
              </w:rPr>
              <w:tab/>
            </w:r>
            <w:r w:rsidRPr="00D21161">
              <w:rPr>
                <w:rFonts w:ascii="Times New Roman" w:hAnsi="Times New Roman" w:cs="Times New Roman"/>
                <w:noProof/>
                <w:webHidden/>
                <w:sz w:val="28"/>
                <w:szCs w:val="28"/>
                <w:rPrChange w:id="21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218" w:author="Пользователь Windows" w:date="2021-01-30T14:38:00Z">
                  <w:rPr>
                    <w:noProof/>
                    <w:webHidden/>
                  </w:rPr>
                </w:rPrChange>
              </w:rPr>
              <w:instrText xml:space="preserve"> PAGEREF _Toc62909891 \h </w:instrText>
            </w:r>
          </w:ins>
          <w:r w:rsidRPr="00D21161">
            <w:rPr>
              <w:rFonts w:ascii="Times New Roman" w:hAnsi="Times New Roman" w:cs="Times New Roman"/>
              <w:noProof/>
              <w:webHidden/>
              <w:sz w:val="28"/>
              <w:szCs w:val="28"/>
              <w:rPrChange w:id="21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220" w:author="Пользователь Windows" w:date="2021-01-30T14:38:00Z">
                <w:rPr>
                  <w:noProof/>
                  <w:webHidden/>
                </w:rPr>
              </w:rPrChange>
            </w:rPr>
            <w:fldChar w:fldCharType="separate"/>
          </w:r>
          <w:ins w:id="221" w:author="Пользователь Windows" w:date="2021-01-30T14:37:00Z">
            <w:r w:rsidRPr="00D21161">
              <w:rPr>
                <w:rFonts w:ascii="Times New Roman" w:hAnsi="Times New Roman" w:cs="Times New Roman"/>
                <w:noProof/>
                <w:webHidden/>
                <w:sz w:val="28"/>
                <w:szCs w:val="28"/>
                <w:rPrChange w:id="222" w:author="Пользователь Windows" w:date="2021-01-30T14:38:00Z">
                  <w:rPr>
                    <w:noProof/>
                    <w:webHidden/>
                  </w:rPr>
                </w:rPrChange>
              </w:rPr>
              <w:t>27</w:t>
            </w:r>
            <w:r w:rsidRPr="00D21161">
              <w:rPr>
                <w:rFonts w:ascii="Times New Roman" w:hAnsi="Times New Roman" w:cs="Times New Roman"/>
                <w:noProof/>
                <w:webHidden/>
                <w:sz w:val="28"/>
                <w:szCs w:val="28"/>
                <w:rPrChange w:id="22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224" w:author="Пользователь Windows" w:date="2021-01-30T14:38:00Z">
                  <w:rPr>
                    <w:rStyle w:val="aa"/>
                    <w:noProof/>
                  </w:rPr>
                </w:rPrChange>
              </w:rPr>
              <w:fldChar w:fldCharType="end"/>
            </w:r>
          </w:ins>
        </w:p>
        <w:p w14:paraId="0445D713" w14:textId="5F07B12D" w:rsidR="00D21161" w:rsidRPr="00D21161" w:rsidRDefault="00D21161">
          <w:pPr>
            <w:pStyle w:val="22"/>
            <w:tabs>
              <w:tab w:val="right" w:leader="dot" w:pos="9628"/>
            </w:tabs>
            <w:spacing w:line="276" w:lineRule="auto"/>
            <w:jc w:val="both"/>
            <w:rPr>
              <w:ins w:id="225" w:author="Пользователь Windows" w:date="2021-01-30T14:37:00Z"/>
              <w:rFonts w:ascii="Times New Roman" w:eastAsiaTheme="minorEastAsia" w:hAnsi="Times New Roman" w:cs="Times New Roman"/>
              <w:noProof/>
              <w:sz w:val="28"/>
              <w:szCs w:val="28"/>
              <w:lang w:eastAsia="ru-RU"/>
              <w:rPrChange w:id="226" w:author="Пользователь Windows" w:date="2021-01-30T14:38:00Z">
                <w:rPr>
                  <w:ins w:id="227" w:author="Пользователь Windows" w:date="2021-01-30T14:37:00Z"/>
                  <w:rFonts w:eastAsiaTheme="minorEastAsia"/>
                  <w:noProof/>
                  <w:lang w:eastAsia="ru-RU"/>
                </w:rPr>
              </w:rPrChange>
            </w:rPr>
            <w:pPrChange w:id="228" w:author="Пользователь Windows" w:date="2021-01-30T14:38:00Z">
              <w:pPr>
                <w:pStyle w:val="22"/>
                <w:tabs>
                  <w:tab w:val="right" w:leader="dot" w:pos="9628"/>
                </w:tabs>
              </w:pPr>
            </w:pPrChange>
          </w:pPr>
          <w:ins w:id="229" w:author="Пользователь Windows" w:date="2021-01-30T14:37:00Z">
            <w:r w:rsidRPr="00D21161">
              <w:rPr>
                <w:rStyle w:val="aa"/>
                <w:rFonts w:ascii="Times New Roman" w:hAnsi="Times New Roman" w:cs="Times New Roman"/>
                <w:noProof/>
                <w:sz w:val="28"/>
                <w:szCs w:val="28"/>
                <w:rPrChange w:id="23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23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232" w:author="Пользователь Windows" w:date="2021-01-30T14:38:00Z">
                  <w:rPr>
                    <w:noProof/>
                  </w:rPr>
                </w:rPrChange>
              </w:rPr>
              <w:instrText>HYPERLINK \l "_Toc62909892"</w:instrText>
            </w:r>
            <w:r w:rsidRPr="00D21161">
              <w:rPr>
                <w:rStyle w:val="aa"/>
                <w:rFonts w:ascii="Times New Roman" w:hAnsi="Times New Roman" w:cs="Times New Roman"/>
                <w:noProof/>
                <w:sz w:val="28"/>
                <w:szCs w:val="28"/>
                <w:rPrChange w:id="23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23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235" w:author="Пользователь Windows" w:date="2021-01-30T14:38:00Z">
                  <w:rPr>
                    <w:rStyle w:val="aa"/>
                    <w:noProof/>
                  </w:rPr>
                </w:rPrChange>
              </w:rPr>
              <w:t>2.1. Архитектура программного обеспечения централизованной АЛАР</w:t>
            </w:r>
            <w:r w:rsidRPr="00D21161">
              <w:rPr>
                <w:rFonts w:ascii="Times New Roman" w:hAnsi="Times New Roman" w:cs="Times New Roman"/>
                <w:noProof/>
                <w:webHidden/>
                <w:sz w:val="28"/>
                <w:szCs w:val="28"/>
                <w:rPrChange w:id="236" w:author="Пользователь Windows" w:date="2021-01-30T14:38:00Z">
                  <w:rPr>
                    <w:noProof/>
                    <w:webHidden/>
                  </w:rPr>
                </w:rPrChange>
              </w:rPr>
              <w:tab/>
            </w:r>
            <w:r w:rsidRPr="00D21161">
              <w:rPr>
                <w:rFonts w:ascii="Times New Roman" w:hAnsi="Times New Roman" w:cs="Times New Roman"/>
                <w:noProof/>
                <w:webHidden/>
                <w:sz w:val="28"/>
                <w:szCs w:val="28"/>
                <w:rPrChange w:id="23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238" w:author="Пользователь Windows" w:date="2021-01-30T14:38:00Z">
                  <w:rPr>
                    <w:noProof/>
                    <w:webHidden/>
                  </w:rPr>
                </w:rPrChange>
              </w:rPr>
              <w:instrText xml:space="preserve"> PAGEREF _Toc62909892 \h </w:instrText>
            </w:r>
          </w:ins>
          <w:r w:rsidRPr="00D21161">
            <w:rPr>
              <w:rFonts w:ascii="Times New Roman" w:hAnsi="Times New Roman" w:cs="Times New Roman"/>
              <w:noProof/>
              <w:webHidden/>
              <w:sz w:val="28"/>
              <w:szCs w:val="28"/>
              <w:rPrChange w:id="23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240" w:author="Пользователь Windows" w:date="2021-01-30T14:38:00Z">
                <w:rPr>
                  <w:noProof/>
                  <w:webHidden/>
                </w:rPr>
              </w:rPrChange>
            </w:rPr>
            <w:fldChar w:fldCharType="separate"/>
          </w:r>
          <w:ins w:id="241" w:author="Пользователь Windows" w:date="2021-01-30T14:37:00Z">
            <w:r w:rsidRPr="00D21161">
              <w:rPr>
                <w:rFonts w:ascii="Times New Roman" w:hAnsi="Times New Roman" w:cs="Times New Roman"/>
                <w:noProof/>
                <w:webHidden/>
                <w:sz w:val="28"/>
                <w:szCs w:val="28"/>
                <w:rPrChange w:id="242" w:author="Пользователь Windows" w:date="2021-01-30T14:38:00Z">
                  <w:rPr>
                    <w:noProof/>
                    <w:webHidden/>
                  </w:rPr>
                </w:rPrChange>
              </w:rPr>
              <w:t>27</w:t>
            </w:r>
            <w:r w:rsidRPr="00D21161">
              <w:rPr>
                <w:rFonts w:ascii="Times New Roman" w:hAnsi="Times New Roman" w:cs="Times New Roman"/>
                <w:noProof/>
                <w:webHidden/>
                <w:sz w:val="28"/>
                <w:szCs w:val="28"/>
                <w:rPrChange w:id="24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244" w:author="Пользователь Windows" w:date="2021-01-30T14:38:00Z">
                  <w:rPr>
                    <w:rStyle w:val="aa"/>
                    <w:noProof/>
                  </w:rPr>
                </w:rPrChange>
              </w:rPr>
              <w:fldChar w:fldCharType="end"/>
            </w:r>
          </w:ins>
        </w:p>
        <w:p w14:paraId="0658A8A8" w14:textId="23EA7A52" w:rsidR="00D21161" w:rsidRPr="00D21161" w:rsidRDefault="00D21161">
          <w:pPr>
            <w:pStyle w:val="34"/>
            <w:tabs>
              <w:tab w:val="right" w:leader="dot" w:pos="9628"/>
            </w:tabs>
            <w:spacing w:line="276" w:lineRule="auto"/>
            <w:jc w:val="both"/>
            <w:rPr>
              <w:ins w:id="245" w:author="Пользователь Windows" w:date="2021-01-30T14:37:00Z"/>
              <w:rFonts w:ascii="Times New Roman" w:eastAsiaTheme="minorEastAsia" w:hAnsi="Times New Roman" w:cs="Times New Roman"/>
              <w:noProof/>
              <w:sz w:val="28"/>
              <w:szCs w:val="28"/>
              <w:lang w:eastAsia="ru-RU"/>
              <w:rPrChange w:id="246" w:author="Пользователь Windows" w:date="2021-01-30T14:38:00Z">
                <w:rPr>
                  <w:ins w:id="247" w:author="Пользователь Windows" w:date="2021-01-30T14:37:00Z"/>
                  <w:rFonts w:eastAsiaTheme="minorEastAsia"/>
                  <w:noProof/>
                  <w:lang w:eastAsia="ru-RU"/>
                </w:rPr>
              </w:rPrChange>
            </w:rPr>
            <w:pPrChange w:id="248" w:author="Пользователь Windows" w:date="2021-01-30T14:38:00Z">
              <w:pPr>
                <w:pStyle w:val="34"/>
                <w:tabs>
                  <w:tab w:val="right" w:leader="dot" w:pos="9628"/>
                </w:tabs>
              </w:pPr>
            </w:pPrChange>
          </w:pPr>
          <w:ins w:id="249" w:author="Пользователь Windows" w:date="2021-01-30T14:37:00Z">
            <w:r w:rsidRPr="00D21161">
              <w:rPr>
                <w:rStyle w:val="aa"/>
                <w:rFonts w:ascii="Times New Roman" w:hAnsi="Times New Roman" w:cs="Times New Roman"/>
                <w:noProof/>
                <w:sz w:val="28"/>
                <w:szCs w:val="28"/>
                <w:rPrChange w:id="25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25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252" w:author="Пользователь Windows" w:date="2021-01-30T14:38:00Z">
                  <w:rPr>
                    <w:noProof/>
                  </w:rPr>
                </w:rPrChange>
              </w:rPr>
              <w:instrText>HYPERLINK \l "_Toc62909893"</w:instrText>
            </w:r>
            <w:r w:rsidRPr="00D21161">
              <w:rPr>
                <w:rStyle w:val="aa"/>
                <w:rFonts w:ascii="Times New Roman" w:hAnsi="Times New Roman" w:cs="Times New Roman"/>
                <w:noProof/>
                <w:sz w:val="28"/>
                <w:szCs w:val="28"/>
                <w:rPrChange w:id="25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25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255" w:author="Пользователь Windows" w:date="2021-01-30T14:38:00Z">
                  <w:rPr>
                    <w:rStyle w:val="aa"/>
                    <w:noProof/>
                  </w:rPr>
                </w:rPrChange>
              </w:rPr>
              <w:t>2.1.1. Укрупненная структура централизованной АЛАР</w:t>
            </w:r>
            <w:r w:rsidRPr="00D21161">
              <w:rPr>
                <w:rFonts w:ascii="Times New Roman" w:hAnsi="Times New Roman" w:cs="Times New Roman"/>
                <w:noProof/>
                <w:webHidden/>
                <w:sz w:val="28"/>
                <w:szCs w:val="28"/>
                <w:rPrChange w:id="256" w:author="Пользователь Windows" w:date="2021-01-30T14:38:00Z">
                  <w:rPr>
                    <w:noProof/>
                    <w:webHidden/>
                  </w:rPr>
                </w:rPrChange>
              </w:rPr>
              <w:tab/>
            </w:r>
            <w:r w:rsidRPr="00D21161">
              <w:rPr>
                <w:rFonts w:ascii="Times New Roman" w:hAnsi="Times New Roman" w:cs="Times New Roman"/>
                <w:noProof/>
                <w:webHidden/>
                <w:sz w:val="28"/>
                <w:szCs w:val="28"/>
                <w:rPrChange w:id="25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258" w:author="Пользователь Windows" w:date="2021-01-30T14:38:00Z">
                  <w:rPr>
                    <w:noProof/>
                    <w:webHidden/>
                  </w:rPr>
                </w:rPrChange>
              </w:rPr>
              <w:instrText xml:space="preserve"> PAGEREF _Toc62909893 \h </w:instrText>
            </w:r>
          </w:ins>
          <w:r w:rsidRPr="00D21161">
            <w:rPr>
              <w:rFonts w:ascii="Times New Roman" w:hAnsi="Times New Roman" w:cs="Times New Roman"/>
              <w:noProof/>
              <w:webHidden/>
              <w:sz w:val="28"/>
              <w:szCs w:val="28"/>
              <w:rPrChange w:id="25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260" w:author="Пользователь Windows" w:date="2021-01-30T14:38:00Z">
                <w:rPr>
                  <w:noProof/>
                  <w:webHidden/>
                </w:rPr>
              </w:rPrChange>
            </w:rPr>
            <w:fldChar w:fldCharType="separate"/>
          </w:r>
          <w:ins w:id="261" w:author="Пользователь Windows" w:date="2021-01-30T14:37:00Z">
            <w:r w:rsidRPr="00D21161">
              <w:rPr>
                <w:rFonts w:ascii="Times New Roman" w:hAnsi="Times New Roman" w:cs="Times New Roman"/>
                <w:noProof/>
                <w:webHidden/>
                <w:sz w:val="28"/>
                <w:szCs w:val="28"/>
                <w:rPrChange w:id="262" w:author="Пользователь Windows" w:date="2021-01-30T14:38:00Z">
                  <w:rPr>
                    <w:noProof/>
                    <w:webHidden/>
                  </w:rPr>
                </w:rPrChange>
              </w:rPr>
              <w:t>27</w:t>
            </w:r>
            <w:r w:rsidRPr="00D21161">
              <w:rPr>
                <w:rFonts w:ascii="Times New Roman" w:hAnsi="Times New Roman" w:cs="Times New Roman"/>
                <w:noProof/>
                <w:webHidden/>
                <w:sz w:val="28"/>
                <w:szCs w:val="28"/>
                <w:rPrChange w:id="26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264" w:author="Пользователь Windows" w:date="2021-01-30T14:38:00Z">
                  <w:rPr>
                    <w:rStyle w:val="aa"/>
                    <w:noProof/>
                  </w:rPr>
                </w:rPrChange>
              </w:rPr>
              <w:fldChar w:fldCharType="end"/>
            </w:r>
          </w:ins>
        </w:p>
        <w:p w14:paraId="124AE3B7" w14:textId="6203AEC9" w:rsidR="00D21161" w:rsidRPr="00D21161" w:rsidRDefault="00D21161">
          <w:pPr>
            <w:pStyle w:val="34"/>
            <w:tabs>
              <w:tab w:val="right" w:leader="dot" w:pos="9628"/>
            </w:tabs>
            <w:spacing w:line="276" w:lineRule="auto"/>
            <w:jc w:val="both"/>
            <w:rPr>
              <w:ins w:id="265" w:author="Пользователь Windows" w:date="2021-01-30T14:37:00Z"/>
              <w:rFonts w:ascii="Times New Roman" w:eastAsiaTheme="minorEastAsia" w:hAnsi="Times New Roman" w:cs="Times New Roman"/>
              <w:noProof/>
              <w:sz w:val="28"/>
              <w:szCs w:val="28"/>
              <w:lang w:eastAsia="ru-RU"/>
              <w:rPrChange w:id="266" w:author="Пользователь Windows" w:date="2021-01-30T14:38:00Z">
                <w:rPr>
                  <w:ins w:id="267" w:author="Пользователь Windows" w:date="2021-01-30T14:37:00Z"/>
                  <w:rFonts w:eastAsiaTheme="minorEastAsia"/>
                  <w:noProof/>
                  <w:lang w:eastAsia="ru-RU"/>
                </w:rPr>
              </w:rPrChange>
            </w:rPr>
            <w:pPrChange w:id="268" w:author="Пользователь Windows" w:date="2021-01-30T14:38:00Z">
              <w:pPr>
                <w:pStyle w:val="34"/>
                <w:tabs>
                  <w:tab w:val="right" w:leader="dot" w:pos="9628"/>
                </w:tabs>
              </w:pPr>
            </w:pPrChange>
          </w:pPr>
          <w:ins w:id="269" w:author="Пользователь Windows" w:date="2021-01-30T14:37:00Z">
            <w:r w:rsidRPr="00D21161">
              <w:rPr>
                <w:rStyle w:val="aa"/>
                <w:rFonts w:ascii="Times New Roman" w:hAnsi="Times New Roman" w:cs="Times New Roman"/>
                <w:noProof/>
                <w:sz w:val="28"/>
                <w:szCs w:val="28"/>
                <w:rPrChange w:id="27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27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272" w:author="Пользователь Windows" w:date="2021-01-30T14:38:00Z">
                  <w:rPr>
                    <w:noProof/>
                  </w:rPr>
                </w:rPrChange>
              </w:rPr>
              <w:instrText>HYPERLINK \l "_Toc62909894"</w:instrText>
            </w:r>
            <w:r w:rsidRPr="00D21161">
              <w:rPr>
                <w:rStyle w:val="aa"/>
                <w:rFonts w:ascii="Times New Roman" w:hAnsi="Times New Roman" w:cs="Times New Roman"/>
                <w:noProof/>
                <w:sz w:val="28"/>
                <w:szCs w:val="28"/>
                <w:rPrChange w:id="27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27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275" w:author="Пользователь Windows" w:date="2021-01-30T14:38:00Z">
                  <w:rPr>
                    <w:rStyle w:val="aa"/>
                    <w:noProof/>
                  </w:rPr>
                </w:rPrChange>
              </w:rPr>
              <w:t>2.1.2. Диаграмма компонентов разрабатываемого ПО</w:t>
            </w:r>
            <w:r w:rsidRPr="00D21161">
              <w:rPr>
                <w:rFonts w:ascii="Times New Roman" w:hAnsi="Times New Roman" w:cs="Times New Roman"/>
                <w:noProof/>
                <w:webHidden/>
                <w:sz w:val="28"/>
                <w:szCs w:val="28"/>
                <w:rPrChange w:id="276" w:author="Пользователь Windows" w:date="2021-01-30T14:38:00Z">
                  <w:rPr>
                    <w:noProof/>
                    <w:webHidden/>
                  </w:rPr>
                </w:rPrChange>
              </w:rPr>
              <w:tab/>
            </w:r>
            <w:r w:rsidRPr="00D21161">
              <w:rPr>
                <w:rFonts w:ascii="Times New Roman" w:hAnsi="Times New Roman" w:cs="Times New Roman"/>
                <w:noProof/>
                <w:webHidden/>
                <w:sz w:val="28"/>
                <w:szCs w:val="28"/>
                <w:rPrChange w:id="27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278" w:author="Пользователь Windows" w:date="2021-01-30T14:38:00Z">
                  <w:rPr>
                    <w:noProof/>
                    <w:webHidden/>
                  </w:rPr>
                </w:rPrChange>
              </w:rPr>
              <w:instrText xml:space="preserve"> PAGEREF _Toc62909894 \h </w:instrText>
            </w:r>
          </w:ins>
          <w:r w:rsidRPr="00D21161">
            <w:rPr>
              <w:rFonts w:ascii="Times New Roman" w:hAnsi="Times New Roman" w:cs="Times New Roman"/>
              <w:noProof/>
              <w:webHidden/>
              <w:sz w:val="28"/>
              <w:szCs w:val="28"/>
              <w:rPrChange w:id="27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280" w:author="Пользователь Windows" w:date="2021-01-30T14:38:00Z">
                <w:rPr>
                  <w:noProof/>
                  <w:webHidden/>
                </w:rPr>
              </w:rPrChange>
            </w:rPr>
            <w:fldChar w:fldCharType="separate"/>
          </w:r>
          <w:ins w:id="281" w:author="Пользователь Windows" w:date="2021-01-30T14:37:00Z">
            <w:r w:rsidRPr="00D21161">
              <w:rPr>
                <w:rFonts w:ascii="Times New Roman" w:hAnsi="Times New Roman" w:cs="Times New Roman"/>
                <w:noProof/>
                <w:webHidden/>
                <w:sz w:val="28"/>
                <w:szCs w:val="28"/>
                <w:rPrChange w:id="282" w:author="Пользователь Windows" w:date="2021-01-30T14:38:00Z">
                  <w:rPr>
                    <w:noProof/>
                    <w:webHidden/>
                  </w:rPr>
                </w:rPrChange>
              </w:rPr>
              <w:t>29</w:t>
            </w:r>
            <w:r w:rsidRPr="00D21161">
              <w:rPr>
                <w:rFonts w:ascii="Times New Roman" w:hAnsi="Times New Roman" w:cs="Times New Roman"/>
                <w:noProof/>
                <w:webHidden/>
                <w:sz w:val="28"/>
                <w:szCs w:val="28"/>
                <w:rPrChange w:id="28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284" w:author="Пользователь Windows" w:date="2021-01-30T14:38:00Z">
                  <w:rPr>
                    <w:rStyle w:val="aa"/>
                    <w:noProof/>
                  </w:rPr>
                </w:rPrChange>
              </w:rPr>
              <w:fldChar w:fldCharType="end"/>
            </w:r>
          </w:ins>
        </w:p>
        <w:p w14:paraId="5E0E9D2C" w14:textId="4128E131" w:rsidR="00D21161" w:rsidRPr="00D21161" w:rsidRDefault="00D21161">
          <w:pPr>
            <w:pStyle w:val="34"/>
            <w:tabs>
              <w:tab w:val="right" w:leader="dot" w:pos="9628"/>
            </w:tabs>
            <w:spacing w:line="276" w:lineRule="auto"/>
            <w:jc w:val="both"/>
            <w:rPr>
              <w:ins w:id="285" w:author="Пользователь Windows" w:date="2021-01-30T14:37:00Z"/>
              <w:rFonts w:ascii="Times New Roman" w:eastAsiaTheme="minorEastAsia" w:hAnsi="Times New Roman" w:cs="Times New Roman"/>
              <w:noProof/>
              <w:sz w:val="28"/>
              <w:szCs w:val="28"/>
              <w:lang w:eastAsia="ru-RU"/>
              <w:rPrChange w:id="286" w:author="Пользователь Windows" w:date="2021-01-30T14:38:00Z">
                <w:rPr>
                  <w:ins w:id="287" w:author="Пользователь Windows" w:date="2021-01-30T14:37:00Z"/>
                  <w:rFonts w:eastAsiaTheme="minorEastAsia"/>
                  <w:noProof/>
                  <w:lang w:eastAsia="ru-RU"/>
                </w:rPr>
              </w:rPrChange>
            </w:rPr>
            <w:pPrChange w:id="288" w:author="Пользователь Windows" w:date="2021-01-30T14:38:00Z">
              <w:pPr>
                <w:pStyle w:val="34"/>
                <w:tabs>
                  <w:tab w:val="right" w:leader="dot" w:pos="9628"/>
                </w:tabs>
              </w:pPr>
            </w:pPrChange>
          </w:pPr>
          <w:ins w:id="289" w:author="Пользователь Windows" w:date="2021-01-30T14:37:00Z">
            <w:r w:rsidRPr="00D21161">
              <w:rPr>
                <w:rStyle w:val="aa"/>
                <w:rFonts w:ascii="Times New Roman" w:hAnsi="Times New Roman" w:cs="Times New Roman"/>
                <w:noProof/>
                <w:sz w:val="28"/>
                <w:szCs w:val="28"/>
                <w:rPrChange w:id="29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29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292" w:author="Пользователь Windows" w:date="2021-01-30T14:38:00Z">
                  <w:rPr>
                    <w:noProof/>
                  </w:rPr>
                </w:rPrChange>
              </w:rPr>
              <w:instrText>HYPERLINK \l "_Toc62909895"</w:instrText>
            </w:r>
            <w:r w:rsidRPr="00D21161">
              <w:rPr>
                <w:rStyle w:val="aa"/>
                <w:rFonts w:ascii="Times New Roman" w:hAnsi="Times New Roman" w:cs="Times New Roman"/>
                <w:noProof/>
                <w:sz w:val="28"/>
                <w:szCs w:val="28"/>
                <w:rPrChange w:id="29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29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295" w:author="Пользователь Windows" w:date="2021-01-30T14:38:00Z">
                  <w:rPr>
                    <w:rStyle w:val="aa"/>
                    <w:noProof/>
                  </w:rPr>
                </w:rPrChange>
              </w:rPr>
              <w:t>2.1.3. Диаграмма пакетов разрабатываемого ПО</w:t>
            </w:r>
            <w:r w:rsidRPr="00D21161">
              <w:rPr>
                <w:rFonts w:ascii="Times New Roman" w:hAnsi="Times New Roman" w:cs="Times New Roman"/>
                <w:noProof/>
                <w:webHidden/>
                <w:sz w:val="28"/>
                <w:szCs w:val="28"/>
                <w:rPrChange w:id="296" w:author="Пользователь Windows" w:date="2021-01-30T14:38:00Z">
                  <w:rPr>
                    <w:noProof/>
                    <w:webHidden/>
                  </w:rPr>
                </w:rPrChange>
              </w:rPr>
              <w:tab/>
            </w:r>
            <w:r w:rsidRPr="00D21161">
              <w:rPr>
                <w:rFonts w:ascii="Times New Roman" w:hAnsi="Times New Roman" w:cs="Times New Roman"/>
                <w:noProof/>
                <w:webHidden/>
                <w:sz w:val="28"/>
                <w:szCs w:val="28"/>
                <w:rPrChange w:id="297"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298" w:author="Пользователь Windows" w:date="2021-01-30T14:38:00Z">
                  <w:rPr>
                    <w:noProof/>
                    <w:webHidden/>
                  </w:rPr>
                </w:rPrChange>
              </w:rPr>
              <w:instrText xml:space="preserve"> PAGEREF _Toc62909895 \h </w:instrText>
            </w:r>
          </w:ins>
          <w:r w:rsidRPr="00D21161">
            <w:rPr>
              <w:rFonts w:ascii="Times New Roman" w:hAnsi="Times New Roman" w:cs="Times New Roman"/>
              <w:noProof/>
              <w:webHidden/>
              <w:sz w:val="28"/>
              <w:szCs w:val="28"/>
              <w:rPrChange w:id="299"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300" w:author="Пользователь Windows" w:date="2021-01-30T14:38:00Z">
                <w:rPr>
                  <w:noProof/>
                  <w:webHidden/>
                </w:rPr>
              </w:rPrChange>
            </w:rPr>
            <w:fldChar w:fldCharType="separate"/>
          </w:r>
          <w:ins w:id="301" w:author="Пользователь Windows" w:date="2021-01-30T14:37:00Z">
            <w:r w:rsidRPr="00D21161">
              <w:rPr>
                <w:rFonts w:ascii="Times New Roman" w:hAnsi="Times New Roman" w:cs="Times New Roman"/>
                <w:noProof/>
                <w:webHidden/>
                <w:sz w:val="28"/>
                <w:szCs w:val="28"/>
                <w:rPrChange w:id="302" w:author="Пользователь Windows" w:date="2021-01-30T14:38:00Z">
                  <w:rPr>
                    <w:noProof/>
                    <w:webHidden/>
                  </w:rPr>
                </w:rPrChange>
              </w:rPr>
              <w:t>31</w:t>
            </w:r>
            <w:r w:rsidRPr="00D21161">
              <w:rPr>
                <w:rFonts w:ascii="Times New Roman" w:hAnsi="Times New Roman" w:cs="Times New Roman"/>
                <w:noProof/>
                <w:webHidden/>
                <w:sz w:val="28"/>
                <w:szCs w:val="28"/>
                <w:rPrChange w:id="303"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304" w:author="Пользователь Windows" w:date="2021-01-30T14:38:00Z">
                  <w:rPr>
                    <w:rStyle w:val="aa"/>
                    <w:noProof/>
                  </w:rPr>
                </w:rPrChange>
              </w:rPr>
              <w:fldChar w:fldCharType="end"/>
            </w:r>
          </w:ins>
        </w:p>
        <w:p w14:paraId="71B09BF0" w14:textId="5C551560" w:rsidR="00D21161" w:rsidRPr="00D21161" w:rsidRDefault="00D21161">
          <w:pPr>
            <w:pStyle w:val="22"/>
            <w:tabs>
              <w:tab w:val="left" w:pos="880"/>
              <w:tab w:val="right" w:leader="dot" w:pos="9628"/>
            </w:tabs>
            <w:spacing w:line="276" w:lineRule="auto"/>
            <w:jc w:val="both"/>
            <w:rPr>
              <w:ins w:id="305" w:author="Пользователь Windows" w:date="2021-01-30T14:37:00Z"/>
              <w:rFonts w:ascii="Times New Roman" w:eastAsiaTheme="minorEastAsia" w:hAnsi="Times New Roman" w:cs="Times New Roman"/>
              <w:noProof/>
              <w:sz w:val="28"/>
              <w:szCs w:val="28"/>
              <w:lang w:eastAsia="ru-RU"/>
              <w:rPrChange w:id="306" w:author="Пользователь Windows" w:date="2021-01-30T14:38:00Z">
                <w:rPr>
                  <w:ins w:id="307" w:author="Пользователь Windows" w:date="2021-01-30T14:37:00Z"/>
                  <w:rFonts w:eastAsiaTheme="minorEastAsia"/>
                  <w:noProof/>
                  <w:lang w:eastAsia="ru-RU"/>
                </w:rPr>
              </w:rPrChange>
            </w:rPr>
            <w:pPrChange w:id="308" w:author="Пользователь Windows" w:date="2021-01-30T14:38:00Z">
              <w:pPr>
                <w:pStyle w:val="22"/>
                <w:tabs>
                  <w:tab w:val="left" w:pos="880"/>
                  <w:tab w:val="right" w:leader="dot" w:pos="9628"/>
                </w:tabs>
              </w:pPr>
            </w:pPrChange>
          </w:pPr>
          <w:ins w:id="309" w:author="Пользователь Windows" w:date="2021-01-30T14:37:00Z">
            <w:r w:rsidRPr="00D21161">
              <w:rPr>
                <w:rStyle w:val="aa"/>
                <w:rFonts w:ascii="Times New Roman" w:hAnsi="Times New Roman" w:cs="Times New Roman"/>
                <w:noProof/>
                <w:sz w:val="28"/>
                <w:szCs w:val="28"/>
                <w:rPrChange w:id="310"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311"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312" w:author="Пользователь Windows" w:date="2021-01-30T14:38:00Z">
                  <w:rPr>
                    <w:noProof/>
                  </w:rPr>
                </w:rPrChange>
              </w:rPr>
              <w:instrText>HYPERLINK \l "_Toc62909896"</w:instrText>
            </w:r>
            <w:r w:rsidRPr="00D21161">
              <w:rPr>
                <w:rStyle w:val="aa"/>
                <w:rFonts w:ascii="Times New Roman" w:hAnsi="Times New Roman" w:cs="Times New Roman"/>
                <w:noProof/>
                <w:sz w:val="28"/>
                <w:szCs w:val="28"/>
                <w:rPrChange w:id="313"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314"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315" w:author="Пользователь Windows" w:date="2021-01-30T14:38:00Z">
                  <w:rPr>
                    <w:rStyle w:val="aa"/>
                    <w:noProof/>
                  </w:rPr>
                </w:rPrChange>
              </w:rPr>
              <w:t>2.2.</w:t>
            </w:r>
            <w:r w:rsidRPr="00D21161">
              <w:rPr>
                <w:rFonts w:ascii="Times New Roman" w:eastAsiaTheme="minorEastAsia" w:hAnsi="Times New Roman" w:cs="Times New Roman"/>
                <w:noProof/>
                <w:sz w:val="28"/>
                <w:szCs w:val="28"/>
                <w:lang w:eastAsia="ru-RU"/>
                <w:rPrChange w:id="316" w:author="Пользователь Windows" w:date="2021-01-30T14:38:00Z">
                  <w:rPr>
                    <w:rFonts w:eastAsiaTheme="minorEastAsia"/>
                    <w:noProof/>
                    <w:lang w:eastAsia="ru-RU"/>
                  </w:rPr>
                </w:rPrChange>
              </w:rPr>
              <w:tab/>
            </w:r>
            <w:r w:rsidRPr="00D21161">
              <w:rPr>
                <w:rStyle w:val="aa"/>
                <w:rFonts w:ascii="Times New Roman" w:hAnsi="Times New Roman" w:cs="Times New Roman"/>
                <w:noProof/>
                <w:sz w:val="28"/>
                <w:szCs w:val="28"/>
                <w:rPrChange w:id="317" w:author="Пользователь Windows" w:date="2021-01-30T14:38:00Z">
                  <w:rPr>
                    <w:rStyle w:val="aa"/>
                    <w:noProof/>
                  </w:rPr>
                </w:rPrChange>
              </w:rPr>
              <w:t>Взаимосвязи ЦАЛАР со смежными системами</w:t>
            </w:r>
            <w:r w:rsidRPr="00D21161">
              <w:rPr>
                <w:rFonts w:ascii="Times New Roman" w:hAnsi="Times New Roman" w:cs="Times New Roman"/>
                <w:noProof/>
                <w:webHidden/>
                <w:sz w:val="28"/>
                <w:szCs w:val="28"/>
                <w:rPrChange w:id="318" w:author="Пользователь Windows" w:date="2021-01-30T14:38:00Z">
                  <w:rPr>
                    <w:noProof/>
                    <w:webHidden/>
                  </w:rPr>
                </w:rPrChange>
              </w:rPr>
              <w:tab/>
            </w:r>
            <w:r w:rsidRPr="00D21161">
              <w:rPr>
                <w:rFonts w:ascii="Times New Roman" w:hAnsi="Times New Roman" w:cs="Times New Roman"/>
                <w:noProof/>
                <w:webHidden/>
                <w:sz w:val="28"/>
                <w:szCs w:val="28"/>
                <w:rPrChange w:id="3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320" w:author="Пользователь Windows" w:date="2021-01-30T14:38:00Z">
                  <w:rPr>
                    <w:noProof/>
                    <w:webHidden/>
                  </w:rPr>
                </w:rPrChange>
              </w:rPr>
              <w:instrText xml:space="preserve"> PAGEREF _Toc62909896 \h </w:instrText>
            </w:r>
          </w:ins>
          <w:r w:rsidRPr="00D21161">
            <w:rPr>
              <w:rFonts w:ascii="Times New Roman" w:hAnsi="Times New Roman" w:cs="Times New Roman"/>
              <w:noProof/>
              <w:webHidden/>
              <w:sz w:val="28"/>
              <w:szCs w:val="28"/>
              <w:rPrChange w:id="3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322" w:author="Пользователь Windows" w:date="2021-01-30T14:38:00Z">
                <w:rPr>
                  <w:noProof/>
                  <w:webHidden/>
                </w:rPr>
              </w:rPrChange>
            </w:rPr>
            <w:fldChar w:fldCharType="separate"/>
          </w:r>
          <w:ins w:id="323" w:author="Пользователь Windows" w:date="2021-01-30T14:37:00Z">
            <w:r w:rsidRPr="00D21161">
              <w:rPr>
                <w:rFonts w:ascii="Times New Roman" w:hAnsi="Times New Roman" w:cs="Times New Roman"/>
                <w:noProof/>
                <w:webHidden/>
                <w:sz w:val="28"/>
                <w:szCs w:val="28"/>
                <w:rPrChange w:id="324" w:author="Пользователь Windows" w:date="2021-01-30T14:38:00Z">
                  <w:rPr>
                    <w:noProof/>
                    <w:webHidden/>
                  </w:rPr>
                </w:rPrChange>
              </w:rPr>
              <w:t>33</w:t>
            </w:r>
            <w:r w:rsidRPr="00D21161">
              <w:rPr>
                <w:rFonts w:ascii="Times New Roman" w:hAnsi="Times New Roman" w:cs="Times New Roman"/>
                <w:noProof/>
                <w:webHidden/>
                <w:sz w:val="28"/>
                <w:szCs w:val="28"/>
                <w:rPrChange w:id="3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326" w:author="Пользователь Windows" w:date="2021-01-30T14:38:00Z">
                  <w:rPr>
                    <w:rStyle w:val="aa"/>
                    <w:noProof/>
                  </w:rPr>
                </w:rPrChange>
              </w:rPr>
              <w:fldChar w:fldCharType="end"/>
            </w:r>
          </w:ins>
        </w:p>
        <w:p w14:paraId="1F5B492A" w14:textId="254789AD" w:rsidR="00D21161" w:rsidRPr="00D21161" w:rsidRDefault="00D21161">
          <w:pPr>
            <w:pStyle w:val="22"/>
            <w:tabs>
              <w:tab w:val="right" w:leader="dot" w:pos="9628"/>
            </w:tabs>
            <w:spacing w:line="276" w:lineRule="auto"/>
            <w:jc w:val="both"/>
            <w:rPr>
              <w:ins w:id="327" w:author="Пользователь Windows" w:date="2021-01-30T14:37:00Z"/>
              <w:rFonts w:ascii="Times New Roman" w:eastAsiaTheme="minorEastAsia" w:hAnsi="Times New Roman" w:cs="Times New Roman"/>
              <w:noProof/>
              <w:sz w:val="28"/>
              <w:szCs w:val="28"/>
              <w:lang w:eastAsia="ru-RU"/>
              <w:rPrChange w:id="328" w:author="Пользователь Windows" w:date="2021-01-30T14:38:00Z">
                <w:rPr>
                  <w:ins w:id="329" w:author="Пользователь Windows" w:date="2021-01-30T14:37:00Z"/>
                  <w:rFonts w:eastAsiaTheme="minorEastAsia"/>
                  <w:noProof/>
                  <w:lang w:eastAsia="ru-RU"/>
                </w:rPr>
              </w:rPrChange>
            </w:rPr>
            <w:pPrChange w:id="330" w:author="Пользователь Windows" w:date="2021-01-30T14:38:00Z">
              <w:pPr>
                <w:pStyle w:val="22"/>
                <w:tabs>
                  <w:tab w:val="right" w:leader="dot" w:pos="9628"/>
                </w:tabs>
              </w:pPr>
            </w:pPrChange>
          </w:pPr>
          <w:ins w:id="331" w:author="Пользователь Windows" w:date="2021-01-30T14:37:00Z">
            <w:r w:rsidRPr="00D21161">
              <w:rPr>
                <w:rStyle w:val="aa"/>
                <w:rFonts w:ascii="Times New Roman" w:hAnsi="Times New Roman" w:cs="Times New Roman"/>
                <w:noProof/>
                <w:sz w:val="28"/>
                <w:szCs w:val="28"/>
                <w:rPrChange w:id="3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3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334" w:author="Пользователь Windows" w:date="2021-01-30T14:38:00Z">
                  <w:rPr>
                    <w:noProof/>
                  </w:rPr>
                </w:rPrChange>
              </w:rPr>
              <w:instrText>HYPERLINK \l "_Toc62909897"</w:instrText>
            </w:r>
            <w:r w:rsidRPr="00D21161">
              <w:rPr>
                <w:rStyle w:val="aa"/>
                <w:rFonts w:ascii="Times New Roman" w:hAnsi="Times New Roman" w:cs="Times New Roman"/>
                <w:noProof/>
                <w:sz w:val="28"/>
                <w:szCs w:val="28"/>
                <w:rPrChange w:id="3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3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337" w:author="Пользователь Windows" w:date="2021-01-30T14:38:00Z">
                  <w:rPr>
                    <w:rStyle w:val="aa"/>
                    <w:noProof/>
                  </w:rPr>
                </w:rPrChange>
              </w:rPr>
              <w:t>2.3. Состав функций, реализуемых системой</w:t>
            </w:r>
            <w:r w:rsidRPr="00D21161">
              <w:rPr>
                <w:rFonts w:ascii="Times New Roman" w:hAnsi="Times New Roman" w:cs="Times New Roman"/>
                <w:noProof/>
                <w:webHidden/>
                <w:sz w:val="28"/>
                <w:szCs w:val="28"/>
                <w:rPrChange w:id="338" w:author="Пользователь Windows" w:date="2021-01-30T14:38:00Z">
                  <w:rPr>
                    <w:noProof/>
                    <w:webHidden/>
                  </w:rPr>
                </w:rPrChange>
              </w:rPr>
              <w:tab/>
            </w:r>
            <w:r w:rsidRPr="00D21161">
              <w:rPr>
                <w:rFonts w:ascii="Times New Roman" w:hAnsi="Times New Roman" w:cs="Times New Roman"/>
                <w:noProof/>
                <w:webHidden/>
                <w:sz w:val="28"/>
                <w:szCs w:val="28"/>
                <w:rPrChange w:id="3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340" w:author="Пользователь Windows" w:date="2021-01-30T14:38:00Z">
                  <w:rPr>
                    <w:noProof/>
                    <w:webHidden/>
                  </w:rPr>
                </w:rPrChange>
              </w:rPr>
              <w:instrText xml:space="preserve"> PAGEREF _Toc62909897 \h </w:instrText>
            </w:r>
          </w:ins>
          <w:r w:rsidRPr="00D21161">
            <w:rPr>
              <w:rFonts w:ascii="Times New Roman" w:hAnsi="Times New Roman" w:cs="Times New Roman"/>
              <w:noProof/>
              <w:webHidden/>
              <w:sz w:val="28"/>
              <w:szCs w:val="28"/>
              <w:rPrChange w:id="3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342" w:author="Пользователь Windows" w:date="2021-01-30T14:38:00Z">
                <w:rPr>
                  <w:noProof/>
                  <w:webHidden/>
                </w:rPr>
              </w:rPrChange>
            </w:rPr>
            <w:fldChar w:fldCharType="separate"/>
          </w:r>
          <w:ins w:id="343" w:author="Пользователь Windows" w:date="2021-01-30T14:37:00Z">
            <w:r w:rsidRPr="00D21161">
              <w:rPr>
                <w:rFonts w:ascii="Times New Roman" w:hAnsi="Times New Roman" w:cs="Times New Roman"/>
                <w:noProof/>
                <w:webHidden/>
                <w:sz w:val="28"/>
                <w:szCs w:val="28"/>
                <w:rPrChange w:id="344" w:author="Пользователь Windows" w:date="2021-01-30T14:38:00Z">
                  <w:rPr>
                    <w:noProof/>
                    <w:webHidden/>
                  </w:rPr>
                </w:rPrChange>
              </w:rPr>
              <w:t>34</w:t>
            </w:r>
            <w:r w:rsidRPr="00D21161">
              <w:rPr>
                <w:rFonts w:ascii="Times New Roman" w:hAnsi="Times New Roman" w:cs="Times New Roman"/>
                <w:noProof/>
                <w:webHidden/>
                <w:sz w:val="28"/>
                <w:szCs w:val="28"/>
                <w:rPrChange w:id="3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346" w:author="Пользователь Windows" w:date="2021-01-30T14:38:00Z">
                  <w:rPr>
                    <w:rStyle w:val="aa"/>
                    <w:noProof/>
                  </w:rPr>
                </w:rPrChange>
              </w:rPr>
              <w:fldChar w:fldCharType="end"/>
            </w:r>
          </w:ins>
        </w:p>
        <w:p w14:paraId="0C129738" w14:textId="50F29CE0" w:rsidR="00D21161" w:rsidRPr="00D21161" w:rsidRDefault="00D21161">
          <w:pPr>
            <w:pStyle w:val="22"/>
            <w:tabs>
              <w:tab w:val="right" w:leader="dot" w:pos="9628"/>
            </w:tabs>
            <w:spacing w:line="276" w:lineRule="auto"/>
            <w:jc w:val="both"/>
            <w:rPr>
              <w:ins w:id="347" w:author="Пользователь Windows" w:date="2021-01-30T14:37:00Z"/>
              <w:rFonts w:ascii="Times New Roman" w:eastAsiaTheme="minorEastAsia" w:hAnsi="Times New Roman" w:cs="Times New Roman"/>
              <w:noProof/>
              <w:sz w:val="28"/>
              <w:szCs w:val="28"/>
              <w:lang w:eastAsia="ru-RU"/>
              <w:rPrChange w:id="348" w:author="Пользователь Windows" w:date="2021-01-30T14:38:00Z">
                <w:rPr>
                  <w:ins w:id="349" w:author="Пользователь Windows" w:date="2021-01-30T14:37:00Z"/>
                  <w:rFonts w:eastAsiaTheme="minorEastAsia"/>
                  <w:noProof/>
                  <w:lang w:eastAsia="ru-RU"/>
                </w:rPr>
              </w:rPrChange>
            </w:rPr>
            <w:pPrChange w:id="350" w:author="Пользователь Windows" w:date="2021-01-30T14:38:00Z">
              <w:pPr>
                <w:pStyle w:val="22"/>
                <w:tabs>
                  <w:tab w:val="right" w:leader="dot" w:pos="9628"/>
                </w:tabs>
              </w:pPr>
            </w:pPrChange>
          </w:pPr>
          <w:ins w:id="351" w:author="Пользователь Windows" w:date="2021-01-30T14:37:00Z">
            <w:r w:rsidRPr="00D21161">
              <w:rPr>
                <w:rStyle w:val="aa"/>
                <w:rFonts w:ascii="Times New Roman" w:hAnsi="Times New Roman" w:cs="Times New Roman"/>
                <w:noProof/>
                <w:sz w:val="28"/>
                <w:szCs w:val="28"/>
                <w:rPrChange w:id="3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3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354" w:author="Пользователь Windows" w:date="2021-01-30T14:38:00Z">
                  <w:rPr>
                    <w:noProof/>
                  </w:rPr>
                </w:rPrChange>
              </w:rPr>
              <w:instrText>HYPERLINK \l "_Toc62909898"</w:instrText>
            </w:r>
            <w:r w:rsidRPr="00D21161">
              <w:rPr>
                <w:rStyle w:val="aa"/>
                <w:rFonts w:ascii="Times New Roman" w:hAnsi="Times New Roman" w:cs="Times New Roman"/>
                <w:noProof/>
                <w:sz w:val="28"/>
                <w:szCs w:val="28"/>
                <w:rPrChange w:id="3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3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357" w:author="Пользователь Windows" w:date="2021-01-30T14:38:00Z">
                  <w:rPr>
                    <w:rStyle w:val="aa"/>
                    <w:noProof/>
                  </w:rPr>
                </w:rPrChange>
              </w:rPr>
              <w:t>2.4. Сведения об обеспечении заданных в техническом задании потребительских характеристик системы, определяющих ее качество</w:t>
            </w:r>
            <w:r w:rsidRPr="00D21161">
              <w:rPr>
                <w:rFonts w:ascii="Times New Roman" w:hAnsi="Times New Roman" w:cs="Times New Roman"/>
                <w:noProof/>
                <w:webHidden/>
                <w:sz w:val="28"/>
                <w:szCs w:val="28"/>
                <w:rPrChange w:id="358" w:author="Пользователь Windows" w:date="2021-01-30T14:38:00Z">
                  <w:rPr>
                    <w:noProof/>
                    <w:webHidden/>
                  </w:rPr>
                </w:rPrChange>
              </w:rPr>
              <w:tab/>
            </w:r>
            <w:r w:rsidRPr="00D21161">
              <w:rPr>
                <w:rFonts w:ascii="Times New Roman" w:hAnsi="Times New Roman" w:cs="Times New Roman"/>
                <w:noProof/>
                <w:webHidden/>
                <w:sz w:val="28"/>
                <w:szCs w:val="28"/>
                <w:rPrChange w:id="3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360" w:author="Пользователь Windows" w:date="2021-01-30T14:38:00Z">
                  <w:rPr>
                    <w:noProof/>
                    <w:webHidden/>
                  </w:rPr>
                </w:rPrChange>
              </w:rPr>
              <w:instrText xml:space="preserve"> PAGEREF _Toc62909898 \h </w:instrText>
            </w:r>
          </w:ins>
          <w:r w:rsidRPr="00D21161">
            <w:rPr>
              <w:rFonts w:ascii="Times New Roman" w:hAnsi="Times New Roman" w:cs="Times New Roman"/>
              <w:noProof/>
              <w:webHidden/>
              <w:sz w:val="28"/>
              <w:szCs w:val="28"/>
              <w:rPrChange w:id="3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362" w:author="Пользователь Windows" w:date="2021-01-30T14:38:00Z">
                <w:rPr>
                  <w:noProof/>
                  <w:webHidden/>
                </w:rPr>
              </w:rPrChange>
            </w:rPr>
            <w:fldChar w:fldCharType="separate"/>
          </w:r>
          <w:ins w:id="363" w:author="Пользователь Windows" w:date="2021-01-30T14:37:00Z">
            <w:r w:rsidRPr="00D21161">
              <w:rPr>
                <w:rFonts w:ascii="Times New Roman" w:hAnsi="Times New Roman" w:cs="Times New Roman"/>
                <w:noProof/>
                <w:webHidden/>
                <w:sz w:val="28"/>
                <w:szCs w:val="28"/>
                <w:rPrChange w:id="364" w:author="Пользователь Windows" w:date="2021-01-30T14:38:00Z">
                  <w:rPr>
                    <w:noProof/>
                    <w:webHidden/>
                  </w:rPr>
                </w:rPrChange>
              </w:rPr>
              <w:t>35</w:t>
            </w:r>
            <w:r w:rsidRPr="00D21161">
              <w:rPr>
                <w:rFonts w:ascii="Times New Roman" w:hAnsi="Times New Roman" w:cs="Times New Roman"/>
                <w:noProof/>
                <w:webHidden/>
                <w:sz w:val="28"/>
                <w:szCs w:val="28"/>
                <w:rPrChange w:id="3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366" w:author="Пользователь Windows" w:date="2021-01-30T14:38:00Z">
                  <w:rPr>
                    <w:rStyle w:val="aa"/>
                    <w:noProof/>
                  </w:rPr>
                </w:rPrChange>
              </w:rPr>
              <w:fldChar w:fldCharType="end"/>
            </w:r>
          </w:ins>
        </w:p>
        <w:p w14:paraId="403FF358" w14:textId="52AF0FDC" w:rsidR="00D21161" w:rsidRPr="00D21161" w:rsidRDefault="00D21161">
          <w:pPr>
            <w:pStyle w:val="22"/>
            <w:tabs>
              <w:tab w:val="right" w:leader="dot" w:pos="9628"/>
            </w:tabs>
            <w:spacing w:line="276" w:lineRule="auto"/>
            <w:jc w:val="both"/>
            <w:rPr>
              <w:ins w:id="367" w:author="Пользователь Windows" w:date="2021-01-30T14:37:00Z"/>
              <w:rFonts w:ascii="Times New Roman" w:eastAsiaTheme="minorEastAsia" w:hAnsi="Times New Roman" w:cs="Times New Roman"/>
              <w:noProof/>
              <w:sz w:val="28"/>
              <w:szCs w:val="28"/>
              <w:lang w:eastAsia="ru-RU"/>
              <w:rPrChange w:id="368" w:author="Пользователь Windows" w:date="2021-01-30T14:38:00Z">
                <w:rPr>
                  <w:ins w:id="369" w:author="Пользователь Windows" w:date="2021-01-30T14:37:00Z"/>
                  <w:rFonts w:eastAsiaTheme="minorEastAsia"/>
                  <w:noProof/>
                  <w:lang w:eastAsia="ru-RU"/>
                </w:rPr>
              </w:rPrChange>
            </w:rPr>
            <w:pPrChange w:id="370" w:author="Пользователь Windows" w:date="2021-01-30T14:38:00Z">
              <w:pPr>
                <w:pStyle w:val="22"/>
                <w:tabs>
                  <w:tab w:val="right" w:leader="dot" w:pos="9628"/>
                </w:tabs>
              </w:pPr>
            </w:pPrChange>
          </w:pPr>
          <w:ins w:id="371" w:author="Пользователь Windows" w:date="2021-01-30T14:37:00Z">
            <w:r w:rsidRPr="00D21161">
              <w:rPr>
                <w:rStyle w:val="aa"/>
                <w:rFonts w:ascii="Times New Roman" w:hAnsi="Times New Roman" w:cs="Times New Roman"/>
                <w:noProof/>
                <w:sz w:val="28"/>
                <w:szCs w:val="28"/>
                <w:rPrChange w:id="3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3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374" w:author="Пользователь Windows" w:date="2021-01-30T14:38:00Z">
                  <w:rPr>
                    <w:noProof/>
                  </w:rPr>
                </w:rPrChange>
              </w:rPr>
              <w:instrText>HYPERLINK \l "_Toc62909899"</w:instrText>
            </w:r>
            <w:r w:rsidRPr="00D21161">
              <w:rPr>
                <w:rStyle w:val="aa"/>
                <w:rFonts w:ascii="Times New Roman" w:hAnsi="Times New Roman" w:cs="Times New Roman"/>
                <w:noProof/>
                <w:sz w:val="28"/>
                <w:szCs w:val="28"/>
                <w:rPrChange w:id="3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3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377" w:author="Пользователь Windows" w:date="2021-01-30T14:38:00Z">
                  <w:rPr>
                    <w:rStyle w:val="aa"/>
                    <w:noProof/>
                  </w:rPr>
                </w:rPrChange>
              </w:rPr>
              <w:t>2.5. Методы и средства разработки</w:t>
            </w:r>
            <w:r w:rsidRPr="00D21161">
              <w:rPr>
                <w:rFonts w:ascii="Times New Roman" w:hAnsi="Times New Roman" w:cs="Times New Roman"/>
                <w:noProof/>
                <w:webHidden/>
                <w:sz w:val="28"/>
                <w:szCs w:val="28"/>
                <w:rPrChange w:id="378" w:author="Пользователь Windows" w:date="2021-01-30T14:38:00Z">
                  <w:rPr>
                    <w:noProof/>
                    <w:webHidden/>
                  </w:rPr>
                </w:rPrChange>
              </w:rPr>
              <w:tab/>
            </w:r>
            <w:r w:rsidRPr="00D21161">
              <w:rPr>
                <w:rFonts w:ascii="Times New Roman" w:hAnsi="Times New Roman" w:cs="Times New Roman"/>
                <w:noProof/>
                <w:webHidden/>
                <w:sz w:val="28"/>
                <w:szCs w:val="28"/>
                <w:rPrChange w:id="3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380" w:author="Пользователь Windows" w:date="2021-01-30T14:38:00Z">
                  <w:rPr>
                    <w:noProof/>
                    <w:webHidden/>
                  </w:rPr>
                </w:rPrChange>
              </w:rPr>
              <w:instrText xml:space="preserve"> PAGEREF _Toc62909899 \h </w:instrText>
            </w:r>
          </w:ins>
          <w:r w:rsidRPr="00D21161">
            <w:rPr>
              <w:rFonts w:ascii="Times New Roman" w:hAnsi="Times New Roman" w:cs="Times New Roman"/>
              <w:noProof/>
              <w:webHidden/>
              <w:sz w:val="28"/>
              <w:szCs w:val="28"/>
              <w:rPrChange w:id="3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382" w:author="Пользователь Windows" w:date="2021-01-30T14:38:00Z">
                <w:rPr>
                  <w:noProof/>
                  <w:webHidden/>
                </w:rPr>
              </w:rPrChange>
            </w:rPr>
            <w:fldChar w:fldCharType="separate"/>
          </w:r>
          <w:ins w:id="383" w:author="Пользователь Windows" w:date="2021-01-30T14:37:00Z">
            <w:r w:rsidRPr="00D21161">
              <w:rPr>
                <w:rFonts w:ascii="Times New Roman" w:hAnsi="Times New Roman" w:cs="Times New Roman"/>
                <w:noProof/>
                <w:webHidden/>
                <w:sz w:val="28"/>
                <w:szCs w:val="28"/>
                <w:rPrChange w:id="384" w:author="Пользователь Windows" w:date="2021-01-30T14:38:00Z">
                  <w:rPr>
                    <w:noProof/>
                    <w:webHidden/>
                  </w:rPr>
                </w:rPrChange>
              </w:rPr>
              <w:t>36</w:t>
            </w:r>
            <w:r w:rsidRPr="00D21161">
              <w:rPr>
                <w:rFonts w:ascii="Times New Roman" w:hAnsi="Times New Roman" w:cs="Times New Roman"/>
                <w:noProof/>
                <w:webHidden/>
                <w:sz w:val="28"/>
                <w:szCs w:val="28"/>
                <w:rPrChange w:id="3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386" w:author="Пользователь Windows" w:date="2021-01-30T14:38:00Z">
                  <w:rPr>
                    <w:rStyle w:val="aa"/>
                    <w:noProof/>
                  </w:rPr>
                </w:rPrChange>
              </w:rPr>
              <w:fldChar w:fldCharType="end"/>
            </w:r>
          </w:ins>
        </w:p>
        <w:p w14:paraId="7067530E" w14:textId="4BE2AE10" w:rsidR="00D21161" w:rsidRPr="00D21161" w:rsidRDefault="00D21161">
          <w:pPr>
            <w:pStyle w:val="22"/>
            <w:tabs>
              <w:tab w:val="right" w:leader="dot" w:pos="9628"/>
            </w:tabs>
            <w:spacing w:line="276" w:lineRule="auto"/>
            <w:jc w:val="both"/>
            <w:rPr>
              <w:ins w:id="387" w:author="Пользователь Windows" w:date="2021-01-30T14:37:00Z"/>
              <w:rFonts w:ascii="Times New Roman" w:eastAsiaTheme="minorEastAsia" w:hAnsi="Times New Roman" w:cs="Times New Roman"/>
              <w:noProof/>
              <w:sz w:val="28"/>
              <w:szCs w:val="28"/>
              <w:lang w:eastAsia="ru-RU"/>
              <w:rPrChange w:id="388" w:author="Пользователь Windows" w:date="2021-01-30T14:38:00Z">
                <w:rPr>
                  <w:ins w:id="389" w:author="Пользователь Windows" w:date="2021-01-30T14:37:00Z"/>
                  <w:rFonts w:eastAsiaTheme="minorEastAsia"/>
                  <w:noProof/>
                  <w:lang w:eastAsia="ru-RU"/>
                </w:rPr>
              </w:rPrChange>
            </w:rPr>
            <w:pPrChange w:id="390" w:author="Пользователь Windows" w:date="2021-01-30T14:38:00Z">
              <w:pPr>
                <w:pStyle w:val="22"/>
                <w:tabs>
                  <w:tab w:val="right" w:leader="dot" w:pos="9628"/>
                </w:tabs>
              </w:pPr>
            </w:pPrChange>
          </w:pPr>
          <w:ins w:id="391" w:author="Пользователь Windows" w:date="2021-01-30T14:37:00Z">
            <w:r w:rsidRPr="00D21161">
              <w:rPr>
                <w:rStyle w:val="aa"/>
                <w:rFonts w:ascii="Times New Roman" w:hAnsi="Times New Roman" w:cs="Times New Roman"/>
                <w:noProof/>
                <w:sz w:val="28"/>
                <w:szCs w:val="28"/>
                <w:rPrChange w:id="3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3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394" w:author="Пользователь Windows" w:date="2021-01-30T14:38:00Z">
                  <w:rPr>
                    <w:noProof/>
                  </w:rPr>
                </w:rPrChange>
              </w:rPr>
              <w:instrText>HYPERLINK \l "_Toc62909900"</w:instrText>
            </w:r>
            <w:r w:rsidRPr="00D21161">
              <w:rPr>
                <w:rStyle w:val="aa"/>
                <w:rFonts w:ascii="Times New Roman" w:hAnsi="Times New Roman" w:cs="Times New Roman"/>
                <w:noProof/>
                <w:sz w:val="28"/>
                <w:szCs w:val="28"/>
                <w:rPrChange w:id="3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3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397" w:author="Пользователь Windows" w:date="2021-01-30T14:38:00Z">
                  <w:rPr>
                    <w:rStyle w:val="aa"/>
                    <w:noProof/>
                  </w:rPr>
                </w:rPrChange>
              </w:rPr>
              <w:t>2.5. Требования к видам обеспечения</w:t>
            </w:r>
            <w:r w:rsidRPr="00D21161">
              <w:rPr>
                <w:rFonts w:ascii="Times New Roman" w:hAnsi="Times New Roman" w:cs="Times New Roman"/>
                <w:noProof/>
                <w:webHidden/>
                <w:sz w:val="28"/>
                <w:szCs w:val="28"/>
                <w:rPrChange w:id="398" w:author="Пользователь Windows" w:date="2021-01-30T14:38:00Z">
                  <w:rPr>
                    <w:noProof/>
                    <w:webHidden/>
                  </w:rPr>
                </w:rPrChange>
              </w:rPr>
              <w:tab/>
            </w:r>
            <w:r w:rsidRPr="00D21161">
              <w:rPr>
                <w:rFonts w:ascii="Times New Roman" w:hAnsi="Times New Roman" w:cs="Times New Roman"/>
                <w:noProof/>
                <w:webHidden/>
                <w:sz w:val="28"/>
                <w:szCs w:val="28"/>
                <w:rPrChange w:id="3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400" w:author="Пользователь Windows" w:date="2021-01-30T14:38:00Z">
                  <w:rPr>
                    <w:noProof/>
                    <w:webHidden/>
                  </w:rPr>
                </w:rPrChange>
              </w:rPr>
              <w:instrText xml:space="preserve"> PAGEREF _Toc62909900 \h </w:instrText>
            </w:r>
          </w:ins>
          <w:r w:rsidRPr="00D21161">
            <w:rPr>
              <w:rFonts w:ascii="Times New Roman" w:hAnsi="Times New Roman" w:cs="Times New Roman"/>
              <w:noProof/>
              <w:webHidden/>
              <w:sz w:val="28"/>
              <w:szCs w:val="28"/>
              <w:rPrChange w:id="4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402" w:author="Пользователь Windows" w:date="2021-01-30T14:38:00Z">
                <w:rPr>
                  <w:noProof/>
                  <w:webHidden/>
                </w:rPr>
              </w:rPrChange>
            </w:rPr>
            <w:fldChar w:fldCharType="separate"/>
          </w:r>
          <w:ins w:id="403" w:author="Пользователь Windows" w:date="2021-01-30T14:37:00Z">
            <w:r w:rsidRPr="00D21161">
              <w:rPr>
                <w:rFonts w:ascii="Times New Roman" w:hAnsi="Times New Roman" w:cs="Times New Roman"/>
                <w:noProof/>
                <w:webHidden/>
                <w:sz w:val="28"/>
                <w:szCs w:val="28"/>
                <w:rPrChange w:id="404" w:author="Пользователь Windows" w:date="2021-01-30T14:38:00Z">
                  <w:rPr>
                    <w:noProof/>
                    <w:webHidden/>
                  </w:rPr>
                </w:rPrChange>
              </w:rPr>
              <w:t>36</w:t>
            </w:r>
            <w:r w:rsidRPr="00D21161">
              <w:rPr>
                <w:rFonts w:ascii="Times New Roman" w:hAnsi="Times New Roman" w:cs="Times New Roman"/>
                <w:noProof/>
                <w:webHidden/>
                <w:sz w:val="28"/>
                <w:szCs w:val="28"/>
                <w:rPrChange w:id="4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406" w:author="Пользователь Windows" w:date="2021-01-30T14:38:00Z">
                  <w:rPr>
                    <w:rStyle w:val="aa"/>
                    <w:noProof/>
                  </w:rPr>
                </w:rPrChange>
              </w:rPr>
              <w:fldChar w:fldCharType="end"/>
            </w:r>
          </w:ins>
        </w:p>
        <w:p w14:paraId="46EA22FE" w14:textId="5BBF9E49" w:rsidR="00D21161" w:rsidRPr="00D21161" w:rsidRDefault="00D21161">
          <w:pPr>
            <w:pStyle w:val="34"/>
            <w:tabs>
              <w:tab w:val="right" w:leader="dot" w:pos="9628"/>
            </w:tabs>
            <w:spacing w:line="276" w:lineRule="auto"/>
            <w:jc w:val="both"/>
            <w:rPr>
              <w:ins w:id="407" w:author="Пользователь Windows" w:date="2021-01-30T14:37:00Z"/>
              <w:rFonts w:ascii="Times New Roman" w:eastAsiaTheme="minorEastAsia" w:hAnsi="Times New Roman" w:cs="Times New Roman"/>
              <w:noProof/>
              <w:sz w:val="28"/>
              <w:szCs w:val="28"/>
              <w:lang w:eastAsia="ru-RU"/>
              <w:rPrChange w:id="408" w:author="Пользователь Windows" w:date="2021-01-30T14:38:00Z">
                <w:rPr>
                  <w:ins w:id="409" w:author="Пользователь Windows" w:date="2021-01-30T14:37:00Z"/>
                  <w:rFonts w:eastAsiaTheme="minorEastAsia"/>
                  <w:noProof/>
                  <w:lang w:eastAsia="ru-RU"/>
                </w:rPr>
              </w:rPrChange>
            </w:rPr>
            <w:pPrChange w:id="410" w:author="Пользователь Windows" w:date="2021-01-30T14:38:00Z">
              <w:pPr>
                <w:pStyle w:val="34"/>
                <w:tabs>
                  <w:tab w:val="right" w:leader="dot" w:pos="9628"/>
                </w:tabs>
              </w:pPr>
            </w:pPrChange>
          </w:pPr>
          <w:ins w:id="411" w:author="Пользователь Windows" w:date="2021-01-30T14:37:00Z">
            <w:r w:rsidRPr="00D21161">
              <w:rPr>
                <w:rStyle w:val="aa"/>
                <w:rFonts w:ascii="Times New Roman" w:hAnsi="Times New Roman" w:cs="Times New Roman"/>
                <w:noProof/>
                <w:sz w:val="28"/>
                <w:szCs w:val="28"/>
                <w:rPrChange w:id="4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4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414" w:author="Пользователь Windows" w:date="2021-01-30T14:38:00Z">
                  <w:rPr>
                    <w:noProof/>
                  </w:rPr>
                </w:rPrChange>
              </w:rPr>
              <w:instrText>HYPERLINK \l "_Toc62909901"</w:instrText>
            </w:r>
            <w:r w:rsidRPr="00D21161">
              <w:rPr>
                <w:rStyle w:val="aa"/>
                <w:rFonts w:ascii="Times New Roman" w:hAnsi="Times New Roman" w:cs="Times New Roman"/>
                <w:noProof/>
                <w:sz w:val="28"/>
                <w:szCs w:val="28"/>
                <w:rPrChange w:id="4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41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417" w:author="Пользователь Windows" w:date="2021-01-30T14:38:00Z">
                  <w:rPr>
                    <w:rStyle w:val="aa"/>
                    <w:noProof/>
                  </w:rPr>
                </w:rPrChange>
              </w:rPr>
              <w:t>2.5.1. Требования к информационному обеспечению</w:t>
            </w:r>
            <w:r w:rsidRPr="00D21161">
              <w:rPr>
                <w:rFonts w:ascii="Times New Roman" w:hAnsi="Times New Roman" w:cs="Times New Roman"/>
                <w:noProof/>
                <w:webHidden/>
                <w:sz w:val="28"/>
                <w:szCs w:val="28"/>
                <w:rPrChange w:id="418" w:author="Пользователь Windows" w:date="2021-01-30T14:38:00Z">
                  <w:rPr>
                    <w:noProof/>
                    <w:webHidden/>
                  </w:rPr>
                </w:rPrChange>
              </w:rPr>
              <w:tab/>
            </w:r>
            <w:r w:rsidRPr="00D21161">
              <w:rPr>
                <w:rFonts w:ascii="Times New Roman" w:hAnsi="Times New Roman" w:cs="Times New Roman"/>
                <w:noProof/>
                <w:webHidden/>
                <w:sz w:val="28"/>
                <w:szCs w:val="28"/>
                <w:rPrChange w:id="4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420" w:author="Пользователь Windows" w:date="2021-01-30T14:38:00Z">
                  <w:rPr>
                    <w:noProof/>
                    <w:webHidden/>
                  </w:rPr>
                </w:rPrChange>
              </w:rPr>
              <w:instrText xml:space="preserve"> PAGEREF _Toc62909901 \h </w:instrText>
            </w:r>
          </w:ins>
          <w:r w:rsidRPr="00D21161">
            <w:rPr>
              <w:rFonts w:ascii="Times New Roman" w:hAnsi="Times New Roman" w:cs="Times New Roman"/>
              <w:noProof/>
              <w:webHidden/>
              <w:sz w:val="28"/>
              <w:szCs w:val="28"/>
              <w:rPrChange w:id="4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422" w:author="Пользователь Windows" w:date="2021-01-30T14:38:00Z">
                <w:rPr>
                  <w:noProof/>
                  <w:webHidden/>
                </w:rPr>
              </w:rPrChange>
            </w:rPr>
            <w:fldChar w:fldCharType="separate"/>
          </w:r>
          <w:ins w:id="423" w:author="Пользователь Windows" w:date="2021-01-30T14:37:00Z">
            <w:r w:rsidRPr="00D21161">
              <w:rPr>
                <w:rFonts w:ascii="Times New Roman" w:hAnsi="Times New Roman" w:cs="Times New Roman"/>
                <w:noProof/>
                <w:webHidden/>
                <w:sz w:val="28"/>
                <w:szCs w:val="28"/>
                <w:rPrChange w:id="424" w:author="Пользователь Windows" w:date="2021-01-30T14:38:00Z">
                  <w:rPr>
                    <w:noProof/>
                    <w:webHidden/>
                  </w:rPr>
                </w:rPrChange>
              </w:rPr>
              <w:t>36</w:t>
            </w:r>
            <w:r w:rsidRPr="00D21161">
              <w:rPr>
                <w:rFonts w:ascii="Times New Roman" w:hAnsi="Times New Roman" w:cs="Times New Roman"/>
                <w:noProof/>
                <w:webHidden/>
                <w:sz w:val="28"/>
                <w:szCs w:val="28"/>
                <w:rPrChange w:id="4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426" w:author="Пользователь Windows" w:date="2021-01-30T14:38:00Z">
                  <w:rPr>
                    <w:rStyle w:val="aa"/>
                    <w:noProof/>
                  </w:rPr>
                </w:rPrChange>
              </w:rPr>
              <w:fldChar w:fldCharType="end"/>
            </w:r>
          </w:ins>
        </w:p>
        <w:p w14:paraId="1F4D3B20" w14:textId="37752887" w:rsidR="00D21161" w:rsidRPr="00D21161" w:rsidRDefault="00D21161">
          <w:pPr>
            <w:pStyle w:val="34"/>
            <w:tabs>
              <w:tab w:val="right" w:leader="dot" w:pos="9628"/>
            </w:tabs>
            <w:spacing w:line="276" w:lineRule="auto"/>
            <w:jc w:val="both"/>
            <w:rPr>
              <w:ins w:id="427" w:author="Пользователь Windows" w:date="2021-01-30T14:37:00Z"/>
              <w:rFonts w:ascii="Times New Roman" w:eastAsiaTheme="minorEastAsia" w:hAnsi="Times New Roman" w:cs="Times New Roman"/>
              <w:noProof/>
              <w:sz w:val="28"/>
              <w:szCs w:val="28"/>
              <w:lang w:eastAsia="ru-RU"/>
              <w:rPrChange w:id="428" w:author="Пользователь Windows" w:date="2021-01-30T14:38:00Z">
                <w:rPr>
                  <w:ins w:id="429" w:author="Пользователь Windows" w:date="2021-01-30T14:37:00Z"/>
                  <w:rFonts w:eastAsiaTheme="minorEastAsia"/>
                  <w:noProof/>
                  <w:lang w:eastAsia="ru-RU"/>
                </w:rPr>
              </w:rPrChange>
            </w:rPr>
            <w:pPrChange w:id="430" w:author="Пользователь Windows" w:date="2021-01-30T14:38:00Z">
              <w:pPr>
                <w:pStyle w:val="34"/>
                <w:tabs>
                  <w:tab w:val="right" w:leader="dot" w:pos="9628"/>
                </w:tabs>
              </w:pPr>
            </w:pPrChange>
          </w:pPr>
          <w:ins w:id="431" w:author="Пользователь Windows" w:date="2021-01-30T14:37:00Z">
            <w:r w:rsidRPr="00D21161">
              <w:rPr>
                <w:rStyle w:val="aa"/>
                <w:rFonts w:ascii="Times New Roman" w:hAnsi="Times New Roman" w:cs="Times New Roman"/>
                <w:noProof/>
                <w:sz w:val="28"/>
                <w:szCs w:val="28"/>
                <w:rPrChange w:id="4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4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434" w:author="Пользователь Windows" w:date="2021-01-30T14:38:00Z">
                  <w:rPr>
                    <w:noProof/>
                  </w:rPr>
                </w:rPrChange>
              </w:rPr>
              <w:instrText>HYPERLINK \l "_Toc62909902"</w:instrText>
            </w:r>
            <w:r w:rsidRPr="00D21161">
              <w:rPr>
                <w:rStyle w:val="aa"/>
                <w:rFonts w:ascii="Times New Roman" w:hAnsi="Times New Roman" w:cs="Times New Roman"/>
                <w:noProof/>
                <w:sz w:val="28"/>
                <w:szCs w:val="28"/>
                <w:rPrChange w:id="4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4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437" w:author="Пользователь Windows" w:date="2021-01-30T14:38:00Z">
                  <w:rPr>
                    <w:rStyle w:val="aa"/>
                    <w:noProof/>
                  </w:rPr>
                </w:rPrChange>
              </w:rPr>
              <w:t>2.5.2. Требования к программному обеспечению</w:t>
            </w:r>
            <w:r w:rsidRPr="00D21161">
              <w:rPr>
                <w:rFonts w:ascii="Times New Roman" w:hAnsi="Times New Roman" w:cs="Times New Roman"/>
                <w:noProof/>
                <w:webHidden/>
                <w:sz w:val="28"/>
                <w:szCs w:val="28"/>
                <w:rPrChange w:id="438" w:author="Пользователь Windows" w:date="2021-01-30T14:38:00Z">
                  <w:rPr>
                    <w:noProof/>
                    <w:webHidden/>
                  </w:rPr>
                </w:rPrChange>
              </w:rPr>
              <w:tab/>
            </w:r>
            <w:r w:rsidRPr="00D21161">
              <w:rPr>
                <w:rFonts w:ascii="Times New Roman" w:hAnsi="Times New Roman" w:cs="Times New Roman"/>
                <w:noProof/>
                <w:webHidden/>
                <w:sz w:val="28"/>
                <w:szCs w:val="28"/>
                <w:rPrChange w:id="4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440" w:author="Пользователь Windows" w:date="2021-01-30T14:38:00Z">
                  <w:rPr>
                    <w:noProof/>
                    <w:webHidden/>
                  </w:rPr>
                </w:rPrChange>
              </w:rPr>
              <w:instrText xml:space="preserve"> PAGEREF _Toc62909902 \h </w:instrText>
            </w:r>
          </w:ins>
          <w:r w:rsidRPr="00D21161">
            <w:rPr>
              <w:rFonts w:ascii="Times New Roman" w:hAnsi="Times New Roman" w:cs="Times New Roman"/>
              <w:noProof/>
              <w:webHidden/>
              <w:sz w:val="28"/>
              <w:szCs w:val="28"/>
              <w:rPrChange w:id="4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442" w:author="Пользователь Windows" w:date="2021-01-30T14:38:00Z">
                <w:rPr>
                  <w:noProof/>
                  <w:webHidden/>
                </w:rPr>
              </w:rPrChange>
            </w:rPr>
            <w:fldChar w:fldCharType="separate"/>
          </w:r>
          <w:ins w:id="443" w:author="Пользователь Windows" w:date="2021-01-30T14:37:00Z">
            <w:r w:rsidRPr="00D21161">
              <w:rPr>
                <w:rFonts w:ascii="Times New Roman" w:hAnsi="Times New Roman" w:cs="Times New Roman"/>
                <w:noProof/>
                <w:webHidden/>
                <w:sz w:val="28"/>
                <w:szCs w:val="28"/>
                <w:rPrChange w:id="444" w:author="Пользователь Windows" w:date="2021-01-30T14:38:00Z">
                  <w:rPr>
                    <w:noProof/>
                    <w:webHidden/>
                  </w:rPr>
                </w:rPrChange>
              </w:rPr>
              <w:t>36</w:t>
            </w:r>
            <w:r w:rsidRPr="00D21161">
              <w:rPr>
                <w:rFonts w:ascii="Times New Roman" w:hAnsi="Times New Roman" w:cs="Times New Roman"/>
                <w:noProof/>
                <w:webHidden/>
                <w:sz w:val="28"/>
                <w:szCs w:val="28"/>
                <w:rPrChange w:id="4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446" w:author="Пользователь Windows" w:date="2021-01-30T14:38:00Z">
                  <w:rPr>
                    <w:rStyle w:val="aa"/>
                    <w:noProof/>
                  </w:rPr>
                </w:rPrChange>
              </w:rPr>
              <w:fldChar w:fldCharType="end"/>
            </w:r>
          </w:ins>
        </w:p>
        <w:p w14:paraId="70E1EDB9" w14:textId="289C8A4A" w:rsidR="00D21161" w:rsidRPr="00D21161" w:rsidRDefault="00D21161">
          <w:pPr>
            <w:pStyle w:val="34"/>
            <w:tabs>
              <w:tab w:val="right" w:leader="dot" w:pos="9628"/>
            </w:tabs>
            <w:spacing w:line="276" w:lineRule="auto"/>
            <w:jc w:val="both"/>
            <w:rPr>
              <w:ins w:id="447" w:author="Пользователь Windows" w:date="2021-01-30T14:37:00Z"/>
              <w:rFonts w:ascii="Times New Roman" w:eastAsiaTheme="minorEastAsia" w:hAnsi="Times New Roman" w:cs="Times New Roman"/>
              <w:noProof/>
              <w:sz w:val="28"/>
              <w:szCs w:val="28"/>
              <w:lang w:eastAsia="ru-RU"/>
              <w:rPrChange w:id="448" w:author="Пользователь Windows" w:date="2021-01-30T14:38:00Z">
                <w:rPr>
                  <w:ins w:id="449" w:author="Пользователь Windows" w:date="2021-01-30T14:37:00Z"/>
                  <w:rFonts w:eastAsiaTheme="minorEastAsia"/>
                  <w:noProof/>
                  <w:lang w:eastAsia="ru-RU"/>
                </w:rPr>
              </w:rPrChange>
            </w:rPr>
            <w:pPrChange w:id="450" w:author="Пользователь Windows" w:date="2021-01-30T14:38:00Z">
              <w:pPr>
                <w:pStyle w:val="34"/>
                <w:tabs>
                  <w:tab w:val="right" w:leader="dot" w:pos="9628"/>
                </w:tabs>
              </w:pPr>
            </w:pPrChange>
          </w:pPr>
          <w:ins w:id="451" w:author="Пользователь Windows" w:date="2021-01-30T14:37:00Z">
            <w:r w:rsidRPr="00D21161">
              <w:rPr>
                <w:rStyle w:val="aa"/>
                <w:rFonts w:ascii="Times New Roman" w:hAnsi="Times New Roman" w:cs="Times New Roman"/>
                <w:noProof/>
                <w:sz w:val="28"/>
                <w:szCs w:val="28"/>
                <w:rPrChange w:id="4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4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454" w:author="Пользователь Windows" w:date="2021-01-30T14:38:00Z">
                  <w:rPr>
                    <w:noProof/>
                  </w:rPr>
                </w:rPrChange>
              </w:rPr>
              <w:instrText>HYPERLINK \l "_Toc62909903"</w:instrText>
            </w:r>
            <w:r w:rsidRPr="00D21161">
              <w:rPr>
                <w:rStyle w:val="aa"/>
                <w:rFonts w:ascii="Times New Roman" w:hAnsi="Times New Roman" w:cs="Times New Roman"/>
                <w:noProof/>
                <w:sz w:val="28"/>
                <w:szCs w:val="28"/>
                <w:rPrChange w:id="4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4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457" w:author="Пользователь Windows" w:date="2021-01-30T14:38:00Z">
                  <w:rPr>
                    <w:rStyle w:val="aa"/>
                    <w:noProof/>
                  </w:rPr>
                </w:rPrChange>
              </w:rPr>
              <w:t>2.5.3. Требования к техническому обеспечению</w:t>
            </w:r>
            <w:r w:rsidRPr="00D21161">
              <w:rPr>
                <w:rFonts w:ascii="Times New Roman" w:hAnsi="Times New Roman" w:cs="Times New Roman"/>
                <w:noProof/>
                <w:webHidden/>
                <w:sz w:val="28"/>
                <w:szCs w:val="28"/>
                <w:rPrChange w:id="458" w:author="Пользователь Windows" w:date="2021-01-30T14:38:00Z">
                  <w:rPr>
                    <w:noProof/>
                    <w:webHidden/>
                  </w:rPr>
                </w:rPrChange>
              </w:rPr>
              <w:tab/>
            </w:r>
            <w:r w:rsidRPr="00D21161">
              <w:rPr>
                <w:rFonts w:ascii="Times New Roman" w:hAnsi="Times New Roman" w:cs="Times New Roman"/>
                <w:noProof/>
                <w:webHidden/>
                <w:sz w:val="28"/>
                <w:szCs w:val="28"/>
                <w:rPrChange w:id="4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460" w:author="Пользователь Windows" w:date="2021-01-30T14:38:00Z">
                  <w:rPr>
                    <w:noProof/>
                    <w:webHidden/>
                  </w:rPr>
                </w:rPrChange>
              </w:rPr>
              <w:instrText xml:space="preserve"> PAGEREF _Toc62909903 \h </w:instrText>
            </w:r>
          </w:ins>
          <w:r w:rsidRPr="00D21161">
            <w:rPr>
              <w:rFonts w:ascii="Times New Roman" w:hAnsi="Times New Roman" w:cs="Times New Roman"/>
              <w:noProof/>
              <w:webHidden/>
              <w:sz w:val="28"/>
              <w:szCs w:val="28"/>
              <w:rPrChange w:id="4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462" w:author="Пользователь Windows" w:date="2021-01-30T14:38:00Z">
                <w:rPr>
                  <w:noProof/>
                  <w:webHidden/>
                </w:rPr>
              </w:rPrChange>
            </w:rPr>
            <w:fldChar w:fldCharType="separate"/>
          </w:r>
          <w:ins w:id="463" w:author="Пользователь Windows" w:date="2021-01-30T14:37:00Z">
            <w:r w:rsidRPr="00D21161">
              <w:rPr>
                <w:rFonts w:ascii="Times New Roman" w:hAnsi="Times New Roman" w:cs="Times New Roman"/>
                <w:noProof/>
                <w:webHidden/>
                <w:sz w:val="28"/>
                <w:szCs w:val="28"/>
                <w:rPrChange w:id="464" w:author="Пользователь Windows" w:date="2021-01-30T14:38:00Z">
                  <w:rPr>
                    <w:noProof/>
                    <w:webHidden/>
                  </w:rPr>
                </w:rPrChange>
              </w:rPr>
              <w:t>36</w:t>
            </w:r>
            <w:r w:rsidRPr="00D21161">
              <w:rPr>
                <w:rFonts w:ascii="Times New Roman" w:hAnsi="Times New Roman" w:cs="Times New Roman"/>
                <w:noProof/>
                <w:webHidden/>
                <w:sz w:val="28"/>
                <w:szCs w:val="28"/>
                <w:rPrChange w:id="4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466" w:author="Пользователь Windows" w:date="2021-01-30T14:38:00Z">
                  <w:rPr>
                    <w:rStyle w:val="aa"/>
                    <w:noProof/>
                  </w:rPr>
                </w:rPrChange>
              </w:rPr>
              <w:fldChar w:fldCharType="end"/>
            </w:r>
          </w:ins>
        </w:p>
        <w:p w14:paraId="2669CDC4" w14:textId="03F94254" w:rsidR="00D21161" w:rsidRPr="00D21161" w:rsidRDefault="00D21161">
          <w:pPr>
            <w:pStyle w:val="22"/>
            <w:tabs>
              <w:tab w:val="right" w:leader="dot" w:pos="9628"/>
            </w:tabs>
            <w:spacing w:line="276" w:lineRule="auto"/>
            <w:jc w:val="both"/>
            <w:rPr>
              <w:ins w:id="467" w:author="Пользователь Windows" w:date="2021-01-30T14:37:00Z"/>
              <w:rFonts w:ascii="Times New Roman" w:eastAsiaTheme="minorEastAsia" w:hAnsi="Times New Roman" w:cs="Times New Roman"/>
              <w:noProof/>
              <w:sz w:val="28"/>
              <w:szCs w:val="28"/>
              <w:lang w:eastAsia="ru-RU"/>
              <w:rPrChange w:id="468" w:author="Пользователь Windows" w:date="2021-01-30T14:38:00Z">
                <w:rPr>
                  <w:ins w:id="469" w:author="Пользователь Windows" w:date="2021-01-30T14:37:00Z"/>
                  <w:rFonts w:eastAsiaTheme="minorEastAsia"/>
                  <w:noProof/>
                  <w:lang w:eastAsia="ru-RU"/>
                </w:rPr>
              </w:rPrChange>
            </w:rPr>
            <w:pPrChange w:id="470" w:author="Пользователь Windows" w:date="2021-01-30T14:38:00Z">
              <w:pPr>
                <w:pStyle w:val="22"/>
                <w:tabs>
                  <w:tab w:val="right" w:leader="dot" w:pos="9628"/>
                </w:tabs>
              </w:pPr>
            </w:pPrChange>
          </w:pPr>
          <w:ins w:id="471" w:author="Пользователь Windows" w:date="2021-01-30T14:37:00Z">
            <w:r w:rsidRPr="00D21161">
              <w:rPr>
                <w:rStyle w:val="aa"/>
                <w:rFonts w:ascii="Times New Roman" w:hAnsi="Times New Roman" w:cs="Times New Roman"/>
                <w:noProof/>
                <w:sz w:val="28"/>
                <w:szCs w:val="28"/>
                <w:rPrChange w:id="4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4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474" w:author="Пользователь Windows" w:date="2021-01-30T14:38:00Z">
                  <w:rPr>
                    <w:noProof/>
                  </w:rPr>
                </w:rPrChange>
              </w:rPr>
              <w:instrText>HYPERLINK \l "_Toc62909904"</w:instrText>
            </w:r>
            <w:r w:rsidRPr="00D21161">
              <w:rPr>
                <w:rStyle w:val="aa"/>
                <w:rFonts w:ascii="Times New Roman" w:hAnsi="Times New Roman" w:cs="Times New Roman"/>
                <w:noProof/>
                <w:sz w:val="28"/>
                <w:szCs w:val="28"/>
                <w:rPrChange w:id="4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4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477" w:author="Пользователь Windows" w:date="2021-01-30T14:38:00Z">
                  <w:rPr>
                    <w:rStyle w:val="aa"/>
                    <w:noProof/>
                  </w:rPr>
                </w:rPrChange>
              </w:rPr>
              <w:t>Выводы по разделу 2</w:t>
            </w:r>
            <w:r w:rsidRPr="00D21161">
              <w:rPr>
                <w:rFonts w:ascii="Times New Roman" w:hAnsi="Times New Roman" w:cs="Times New Roman"/>
                <w:noProof/>
                <w:webHidden/>
                <w:sz w:val="28"/>
                <w:szCs w:val="28"/>
                <w:rPrChange w:id="478" w:author="Пользователь Windows" w:date="2021-01-30T14:38:00Z">
                  <w:rPr>
                    <w:noProof/>
                    <w:webHidden/>
                  </w:rPr>
                </w:rPrChange>
              </w:rPr>
              <w:tab/>
            </w:r>
            <w:r w:rsidRPr="00D21161">
              <w:rPr>
                <w:rFonts w:ascii="Times New Roman" w:hAnsi="Times New Roman" w:cs="Times New Roman"/>
                <w:noProof/>
                <w:webHidden/>
                <w:sz w:val="28"/>
                <w:szCs w:val="28"/>
                <w:rPrChange w:id="4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480" w:author="Пользователь Windows" w:date="2021-01-30T14:38:00Z">
                  <w:rPr>
                    <w:noProof/>
                    <w:webHidden/>
                  </w:rPr>
                </w:rPrChange>
              </w:rPr>
              <w:instrText xml:space="preserve"> PAGEREF _Toc62909904 \h </w:instrText>
            </w:r>
          </w:ins>
          <w:r w:rsidRPr="00D21161">
            <w:rPr>
              <w:rFonts w:ascii="Times New Roman" w:hAnsi="Times New Roman" w:cs="Times New Roman"/>
              <w:noProof/>
              <w:webHidden/>
              <w:sz w:val="28"/>
              <w:szCs w:val="28"/>
              <w:rPrChange w:id="4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482" w:author="Пользователь Windows" w:date="2021-01-30T14:38:00Z">
                <w:rPr>
                  <w:noProof/>
                  <w:webHidden/>
                </w:rPr>
              </w:rPrChange>
            </w:rPr>
            <w:fldChar w:fldCharType="separate"/>
          </w:r>
          <w:ins w:id="483" w:author="Пользователь Windows" w:date="2021-01-30T14:37:00Z">
            <w:r w:rsidRPr="00D21161">
              <w:rPr>
                <w:rFonts w:ascii="Times New Roman" w:hAnsi="Times New Roman" w:cs="Times New Roman"/>
                <w:noProof/>
                <w:webHidden/>
                <w:sz w:val="28"/>
                <w:szCs w:val="28"/>
                <w:rPrChange w:id="484" w:author="Пользователь Windows" w:date="2021-01-30T14:38:00Z">
                  <w:rPr>
                    <w:noProof/>
                    <w:webHidden/>
                  </w:rPr>
                </w:rPrChange>
              </w:rPr>
              <w:t>37</w:t>
            </w:r>
            <w:r w:rsidRPr="00D21161">
              <w:rPr>
                <w:rFonts w:ascii="Times New Roman" w:hAnsi="Times New Roman" w:cs="Times New Roman"/>
                <w:noProof/>
                <w:webHidden/>
                <w:sz w:val="28"/>
                <w:szCs w:val="28"/>
                <w:rPrChange w:id="4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486" w:author="Пользователь Windows" w:date="2021-01-30T14:38:00Z">
                  <w:rPr>
                    <w:rStyle w:val="aa"/>
                    <w:noProof/>
                  </w:rPr>
                </w:rPrChange>
              </w:rPr>
              <w:fldChar w:fldCharType="end"/>
            </w:r>
          </w:ins>
        </w:p>
        <w:p w14:paraId="44079FE9" w14:textId="23D85B92" w:rsidR="00D21161" w:rsidRPr="00D21161" w:rsidRDefault="00D21161">
          <w:pPr>
            <w:pStyle w:val="15"/>
            <w:tabs>
              <w:tab w:val="right" w:leader="dot" w:pos="9628"/>
            </w:tabs>
            <w:spacing w:line="276" w:lineRule="auto"/>
            <w:jc w:val="both"/>
            <w:rPr>
              <w:ins w:id="487" w:author="Пользователь Windows" w:date="2021-01-30T14:37:00Z"/>
              <w:rFonts w:ascii="Times New Roman" w:eastAsiaTheme="minorEastAsia" w:hAnsi="Times New Roman" w:cs="Times New Roman"/>
              <w:noProof/>
              <w:sz w:val="28"/>
              <w:szCs w:val="28"/>
              <w:lang w:eastAsia="ru-RU"/>
              <w:rPrChange w:id="488" w:author="Пользователь Windows" w:date="2021-01-30T14:38:00Z">
                <w:rPr>
                  <w:ins w:id="489" w:author="Пользователь Windows" w:date="2021-01-30T14:37:00Z"/>
                  <w:rFonts w:eastAsiaTheme="minorEastAsia"/>
                  <w:noProof/>
                  <w:lang w:eastAsia="ru-RU"/>
                </w:rPr>
              </w:rPrChange>
            </w:rPr>
            <w:pPrChange w:id="490" w:author="Пользователь Windows" w:date="2021-01-30T14:38:00Z">
              <w:pPr>
                <w:pStyle w:val="15"/>
                <w:tabs>
                  <w:tab w:val="right" w:leader="dot" w:pos="9628"/>
                </w:tabs>
              </w:pPr>
            </w:pPrChange>
          </w:pPr>
          <w:ins w:id="491" w:author="Пользователь Windows" w:date="2021-01-30T14:37:00Z">
            <w:r w:rsidRPr="00D21161">
              <w:rPr>
                <w:rStyle w:val="aa"/>
                <w:rFonts w:ascii="Times New Roman" w:hAnsi="Times New Roman" w:cs="Times New Roman"/>
                <w:noProof/>
                <w:sz w:val="28"/>
                <w:szCs w:val="28"/>
                <w:rPrChange w:id="4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4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494" w:author="Пользователь Windows" w:date="2021-01-30T14:38:00Z">
                  <w:rPr>
                    <w:noProof/>
                  </w:rPr>
                </w:rPrChange>
              </w:rPr>
              <w:instrText>HYPERLINK \l "_Toc62909905"</w:instrText>
            </w:r>
            <w:r w:rsidRPr="00D21161">
              <w:rPr>
                <w:rStyle w:val="aa"/>
                <w:rFonts w:ascii="Times New Roman" w:hAnsi="Times New Roman" w:cs="Times New Roman"/>
                <w:noProof/>
                <w:sz w:val="28"/>
                <w:szCs w:val="28"/>
                <w:rPrChange w:id="4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4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497" w:author="Пользователь Windows" w:date="2021-01-30T14:38:00Z">
                  <w:rPr>
                    <w:rStyle w:val="aa"/>
                    <w:noProof/>
                  </w:rPr>
                </w:rPrChange>
              </w:rPr>
              <w:t>3. Разработка программного обеспечения централизованной АЛАР</w:t>
            </w:r>
            <w:r w:rsidRPr="00D21161">
              <w:rPr>
                <w:rFonts w:ascii="Times New Roman" w:hAnsi="Times New Roman" w:cs="Times New Roman"/>
                <w:noProof/>
                <w:webHidden/>
                <w:sz w:val="28"/>
                <w:szCs w:val="28"/>
                <w:rPrChange w:id="498" w:author="Пользователь Windows" w:date="2021-01-30T14:38:00Z">
                  <w:rPr>
                    <w:noProof/>
                    <w:webHidden/>
                  </w:rPr>
                </w:rPrChange>
              </w:rPr>
              <w:tab/>
            </w:r>
            <w:r w:rsidRPr="00D21161">
              <w:rPr>
                <w:rFonts w:ascii="Times New Roman" w:hAnsi="Times New Roman" w:cs="Times New Roman"/>
                <w:noProof/>
                <w:webHidden/>
                <w:sz w:val="28"/>
                <w:szCs w:val="28"/>
                <w:rPrChange w:id="4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500" w:author="Пользователь Windows" w:date="2021-01-30T14:38:00Z">
                  <w:rPr>
                    <w:noProof/>
                    <w:webHidden/>
                  </w:rPr>
                </w:rPrChange>
              </w:rPr>
              <w:instrText xml:space="preserve"> PAGEREF _Toc62909905 \h </w:instrText>
            </w:r>
          </w:ins>
          <w:r w:rsidRPr="00D21161">
            <w:rPr>
              <w:rFonts w:ascii="Times New Roman" w:hAnsi="Times New Roman" w:cs="Times New Roman"/>
              <w:noProof/>
              <w:webHidden/>
              <w:sz w:val="28"/>
              <w:szCs w:val="28"/>
              <w:rPrChange w:id="5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502" w:author="Пользователь Windows" w:date="2021-01-30T14:38:00Z">
                <w:rPr>
                  <w:noProof/>
                  <w:webHidden/>
                </w:rPr>
              </w:rPrChange>
            </w:rPr>
            <w:fldChar w:fldCharType="separate"/>
          </w:r>
          <w:ins w:id="503" w:author="Пользователь Windows" w:date="2021-01-30T14:37:00Z">
            <w:r w:rsidRPr="00D21161">
              <w:rPr>
                <w:rFonts w:ascii="Times New Roman" w:hAnsi="Times New Roman" w:cs="Times New Roman"/>
                <w:noProof/>
                <w:webHidden/>
                <w:sz w:val="28"/>
                <w:szCs w:val="28"/>
                <w:rPrChange w:id="504" w:author="Пользователь Windows" w:date="2021-01-30T14:38:00Z">
                  <w:rPr>
                    <w:noProof/>
                    <w:webHidden/>
                  </w:rPr>
                </w:rPrChange>
              </w:rPr>
              <w:t>38</w:t>
            </w:r>
            <w:r w:rsidRPr="00D21161">
              <w:rPr>
                <w:rFonts w:ascii="Times New Roman" w:hAnsi="Times New Roman" w:cs="Times New Roman"/>
                <w:noProof/>
                <w:webHidden/>
                <w:sz w:val="28"/>
                <w:szCs w:val="28"/>
                <w:rPrChange w:id="5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506" w:author="Пользователь Windows" w:date="2021-01-30T14:38:00Z">
                  <w:rPr>
                    <w:rStyle w:val="aa"/>
                    <w:noProof/>
                  </w:rPr>
                </w:rPrChange>
              </w:rPr>
              <w:fldChar w:fldCharType="end"/>
            </w:r>
          </w:ins>
        </w:p>
        <w:p w14:paraId="738E80F6" w14:textId="71F6B51C" w:rsidR="00D21161" w:rsidRPr="00D21161" w:rsidRDefault="00D21161">
          <w:pPr>
            <w:pStyle w:val="22"/>
            <w:tabs>
              <w:tab w:val="right" w:leader="dot" w:pos="9628"/>
            </w:tabs>
            <w:spacing w:line="276" w:lineRule="auto"/>
            <w:jc w:val="both"/>
            <w:rPr>
              <w:ins w:id="507" w:author="Пользователь Windows" w:date="2021-01-30T14:37:00Z"/>
              <w:rFonts w:ascii="Times New Roman" w:eastAsiaTheme="minorEastAsia" w:hAnsi="Times New Roman" w:cs="Times New Roman"/>
              <w:noProof/>
              <w:sz w:val="28"/>
              <w:szCs w:val="28"/>
              <w:lang w:eastAsia="ru-RU"/>
              <w:rPrChange w:id="508" w:author="Пользователь Windows" w:date="2021-01-30T14:38:00Z">
                <w:rPr>
                  <w:ins w:id="509" w:author="Пользователь Windows" w:date="2021-01-30T14:37:00Z"/>
                  <w:rFonts w:eastAsiaTheme="minorEastAsia"/>
                  <w:noProof/>
                  <w:lang w:eastAsia="ru-RU"/>
                </w:rPr>
              </w:rPrChange>
            </w:rPr>
            <w:pPrChange w:id="510" w:author="Пользователь Windows" w:date="2021-01-30T14:38:00Z">
              <w:pPr>
                <w:pStyle w:val="22"/>
                <w:tabs>
                  <w:tab w:val="right" w:leader="dot" w:pos="9628"/>
                </w:tabs>
              </w:pPr>
            </w:pPrChange>
          </w:pPr>
          <w:ins w:id="511" w:author="Пользователь Windows" w:date="2021-01-30T14:37:00Z">
            <w:r w:rsidRPr="00D21161">
              <w:rPr>
                <w:rStyle w:val="aa"/>
                <w:rFonts w:ascii="Times New Roman" w:hAnsi="Times New Roman" w:cs="Times New Roman"/>
                <w:noProof/>
                <w:sz w:val="28"/>
                <w:szCs w:val="28"/>
                <w:rPrChange w:id="5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5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514" w:author="Пользователь Windows" w:date="2021-01-30T14:38:00Z">
                  <w:rPr>
                    <w:noProof/>
                  </w:rPr>
                </w:rPrChange>
              </w:rPr>
              <w:instrText>HYPERLINK \l "_Toc62909906"</w:instrText>
            </w:r>
            <w:r w:rsidRPr="00D21161">
              <w:rPr>
                <w:rStyle w:val="aa"/>
                <w:rFonts w:ascii="Times New Roman" w:hAnsi="Times New Roman" w:cs="Times New Roman"/>
                <w:noProof/>
                <w:sz w:val="28"/>
                <w:szCs w:val="28"/>
                <w:rPrChange w:id="5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51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517" w:author="Пользователь Windows" w:date="2021-01-30T14:38:00Z">
                  <w:rPr>
                    <w:rStyle w:val="aa"/>
                    <w:noProof/>
                  </w:rPr>
                </w:rPrChange>
              </w:rPr>
              <w:t>3.1. Описание используемых алгоритмов</w:t>
            </w:r>
            <w:r w:rsidRPr="00D21161">
              <w:rPr>
                <w:rFonts w:ascii="Times New Roman" w:hAnsi="Times New Roman" w:cs="Times New Roman"/>
                <w:noProof/>
                <w:webHidden/>
                <w:sz w:val="28"/>
                <w:szCs w:val="28"/>
                <w:rPrChange w:id="518" w:author="Пользователь Windows" w:date="2021-01-30T14:38:00Z">
                  <w:rPr>
                    <w:noProof/>
                    <w:webHidden/>
                  </w:rPr>
                </w:rPrChange>
              </w:rPr>
              <w:tab/>
            </w:r>
            <w:r w:rsidRPr="00D21161">
              <w:rPr>
                <w:rFonts w:ascii="Times New Roman" w:hAnsi="Times New Roman" w:cs="Times New Roman"/>
                <w:noProof/>
                <w:webHidden/>
                <w:sz w:val="28"/>
                <w:szCs w:val="28"/>
                <w:rPrChange w:id="5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520" w:author="Пользователь Windows" w:date="2021-01-30T14:38:00Z">
                  <w:rPr>
                    <w:noProof/>
                    <w:webHidden/>
                  </w:rPr>
                </w:rPrChange>
              </w:rPr>
              <w:instrText xml:space="preserve"> PAGEREF _Toc62909906 \h </w:instrText>
            </w:r>
          </w:ins>
          <w:r w:rsidRPr="00D21161">
            <w:rPr>
              <w:rFonts w:ascii="Times New Roman" w:hAnsi="Times New Roman" w:cs="Times New Roman"/>
              <w:noProof/>
              <w:webHidden/>
              <w:sz w:val="28"/>
              <w:szCs w:val="28"/>
              <w:rPrChange w:id="5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522" w:author="Пользователь Windows" w:date="2021-01-30T14:38:00Z">
                <w:rPr>
                  <w:noProof/>
                  <w:webHidden/>
                </w:rPr>
              </w:rPrChange>
            </w:rPr>
            <w:fldChar w:fldCharType="separate"/>
          </w:r>
          <w:ins w:id="523" w:author="Пользователь Windows" w:date="2021-01-30T14:37:00Z">
            <w:r w:rsidRPr="00D21161">
              <w:rPr>
                <w:rFonts w:ascii="Times New Roman" w:hAnsi="Times New Roman" w:cs="Times New Roman"/>
                <w:noProof/>
                <w:webHidden/>
                <w:sz w:val="28"/>
                <w:szCs w:val="28"/>
                <w:rPrChange w:id="524" w:author="Пользователь Windows" w:date="2021-01-30T14:38:00Z">
                  <w:rPr>
                    <w:noProof/>
                    <w:webHidden/>
                  </w:rPr>
                </w:rPrChange>
              </w:rPr>
              <w:t>38</w:t>
            </w:r>
            <w:r w:rsidRPr="00D21161">
              <w:rPr>
                <w:rFonts w:ascii="Times New Roman" w:hAnsi="Times New Roman" w:cs="Times New Roman"/>
                <w:noProof/>
                <w:webHidden/>
                <w:sz w:val="28"/>
                <w:szCs w:val="28"/>
                <w:rPrChange w:id="5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526" w:author="Пользователь Windows" w:date="2021-01-30T14:38:00Z">
                  <w:rPr>
                    <w:rStyle w:val="aa"/>
                    <w:noProof/>
                  </w:rPr>
                </w:rPrChange>
              </w:rPr>
              <w:fldChar w:fldCharType="end"/>
            </w:r>
          </w:ins>
        </w:p>
        <w:p w14:paraId="3CF65CF8" w14:textId="2F2981DC" w:rsidR="00D21161" w:rsidRPr="00D21161" w:rsidRDefault="00D21161">
          <w:pPr>
            <w:pStyle w:val="34"/>
            <w:tabs>
              <w:tab w:val="right" w:leader="dot" w:pos="9628"/>
            </w:tabs>
            <w:spacing w:line="276" w:lineRule="auto"/>
            <w:jc w:val="both"/>
            <w:rPr>
              <w:ins w:id="527" w:author="Пользователь Windows" w:date="2021-01-30T14:37:00Z"/>
              <w:rFonts w:ascii="Times New Roman" w:eastAsiaTheme="minorEastAsia" w:hAnsi="Times New Roman" w:cs="Times New Roman"/>
              <w:noProof/>
              <w:sz w:val="28"/>
              <w:szCs w:val="28"/>
              <w:lang w:eastAsia="ru-RU"/>
              <w:rPrChange w:id="528" w:author="Пользователь Windows" w:date="2021-01-30T14:38:00Z">
                <w:rPr>
                  <w:ins w:id="529" w:author="Пользователь Windows" w:date="2021-01-30T14:37:00Z"/>
                  <w:rFonts w:eastAsiaTheme="minorEastAsia"/>
                  <w:noProof/>
                  <w:lang w:eastAsia="ru-RU"/>
                </w:rPr>
              </w:rPrChange>
            </w:rPr>
            <w:pPrChange w:id="530" w:author="Пользователь Windows" w:date="2021-01-30T14:38:00Z">
              <w:pPr>
                <w:pStyle w:val="34"/>
                <w:tabs>
                  <w:tab w:val="right" w:leader="dot" w:pos="9628"/>
                </w:tabs>
              </w:pPr>
            </w:pPrChange>
          </w:pPr>
          <w:ins w:id="531" w:author="Пользователь Windows" w:date="2021-01-30T14:37:00Z">
            <w:r w:rsidRPr="00D21161">
              <w:rPr>
                <w:rStyle w:val="aa"/>
                <w:rFonts w:ascii="Times New Roman" w:hAnsi="Times New Roman" w:cs="Times New Roman"/>
                <w:noProof/>
                <w:sz w:val="28"/>
                <w:szCs w:val="28"/>
                <w:rPrChange w:id="5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5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534" w:author="Пользователь Windows" w:date="2021-01-30T14:38:00Z">
                  <w:rPr>
                    <w:noProof/>
                  </w:rPr>
                </w:rPrChange>
              </w:rPr>
              <w:instrText>HYPERLINK \l "_Toc62909907"</w:instrText>
            </w:r>
            <w:r w:rsidRPr="00D21161">
              <w:rPr>
                <w:rStyle w:val="aa"/>
                <w:rFonts w:ascii="Times New Roman" w:hAnsi="Times New Roman" w:cs="Times New Roman"/>
                <w:noProof/>
                <w:sz w:val="28"/>
                <w:szCs w:val="28"/>
                <w:rPrChange w:id="5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5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537" w:author="Пользователь Windows" w:date="2021-01-30T14:38:00Z">
                  <w:rPr>
                    <w:rStyle w:val="aa"/>
                    <w:noProof/>
                  </w:rPr>
                </w:rPrChange>
              </w:rPr>
              <w:t>3.1.1. Теоретическая основа программной реализации подсистемы Обработки данных СВИ</w:t>
            </w:r>
            <w:r w:rsidRPr="00D21161">
              <w:rPr>
                <w:rFonts w:ascii="Times New Roman" w:hAnsi="Times New Roman" w:cs="Times New Roman"/>
                <w:noProof/>
                <w:webHidden/>
                <w:sz w:val="28"/>
                <w:szCs w:val="28"/>
                <w:rPrChange w:id="538" w:author="Пользователь Windows" w:date="2021-01-30T14:38:00Z">
                  <w:rPr>
                    <w:noProof/>
                    <w:webHidden/>
                  </w:rPr>
                </w:rPrChange>
              </w:rPr>
              <w:tab/>
            </w:r>
            <w:r w:rsidRPr="00D21161">
              <w:rPr>
                <w:rFonts w:ascii="Times New Roman" w:hAnsi="Times New Roman" w:cs="Times New Roman"/>
                <w:noProof/>
                <w:webHidden/>
                <w:sz w:val="28"/>
                <w:szCs w:val="28"/>
                <w:rPrChange w:id="5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540" w:author="Пользователь Windows" w:date="2021-01-30T14:38:00Z">
                  <w:rPr>
                    <w:noProof/>
                    <w:webHidden/>
                  </w:rPr>
                </w:rPrChange>
              </w:rPr>
              <w:instrText xml:space="preserve"> PAGEREF _Toc62909907 \h </w:instrText>
            </w:r>
          </w:ins>
          <w:r w:rsidRPr="00D21161">
            <w:rPr>
              <w:rFonts w:ascii="Times New Roman" w:hAnsi="Times New Roman" w:cs="Times New Roman"/>
              <w:noProof/>
              <w:webHidden/>
              <w:sz w:val="28"/>
              <w:szCs w:val="28"/>
              <w:rPrChange w:id="5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542" w:author="Пользователь Windows" w:date="2021-01-30T14:38:00Z">
                <w:rPr>
                  <w:noProof/>
                  <w:webHidden/>
                </w:rPr>
              </w:rPrChange>
            </w:rPr>
            <w:fldChar w:fldCharType="separate"/>
          </w:r>
          <w:ins w:id="543" w:author="Пользователь Windows" w:date="2021-01-30T14:37:00Z">
            <w:r w:rsidRPr="00D21161">
              <w:rPr>
                <w:rFonts w:ascii="Times New Roman" w:hAnsi="Times New Roman" w:cs="Times New Roman"/>
                <w:noProof/>
                <w:webHidden/>
                <w:sz w:val="28"/>
                <w:szCs w:val="28"/>
                <w:rPrChange w:id="544" w:author="Пользователь Windows" w:date="2021-01-30T14:38:00Z">
                  <w:rPr>
                    <w:noProof/>
                    <w:webHidden/>
                  </w:rPr>
                </w:rPrChange>
              </w:rPr>
              <w:t>38</w:t>
            </w:r>
            <w:r w:rsidRPr="00D21161">
              <w:rPr>
                <w:rFonts w:ascii="Times New Roman" w:hAnsi="Times New Roman" w:cs="Times New Roman"/>
                <w:noProof/>
                <w:webHidden/>
                <w:sz w:val="28"/>
                <w:szCs w:val="28"/>
                <w:rPrChange w:id="5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546" w:author="Пользователь Windows" w:date="2021-01-30T14:38:00Z">
                  <w:rPr>
                    <w:rStyle w:val="aa"/>
                    <w:noProof/>
                  </w:rPr>
                </w:rPrChange>
              </w:rPr>
              <w:fldChar w:fldCharType="end"/>
            </w:r>
          </w:ins>
        </w:p>
        <w:p w14:paraId="52597CD2" w14:textId="335D4AC7" w:rsidR="00D21161" w:rsidRPr="00D21161" w:rsidRDefault="00D21161">
          <w:pPr>
            <w:pStyle w:val="34"/>
            <w:tabs>
              <w:tab w:val="right" w:leader="dot" w:pos="9628"/>
            </w:tabs>
            <w:spacing w:line="276" w:lineRule="auto"/>
            <w:jc w:val="both"/>
            <w:rPr>
              <w:ins w:id="547" w:author="Пользователь Windows" w:date="2021-01-30T14:37:00Z"/>
              <w:rFonts w:ascii="Times New Roman" w:eastAsiaTheme="minorEastAsia" w:hAnsi="Times New Roman" w:cs="Times New Roman"/>
              <w:noProof/>
              <w:sz w:val="28"/>
              <w:szCs w:val="28"/>
              <w:lang w:eastAsia="ru-RU"/>
              <w:rPrChange w:id="548" w:author="Пользователь Windows" w:date="2021-01-30T14:38:00Z">
                <w:rPr>
                  <w:ins w:id="549" w:author="Пользователь Windows" w:date="2021-01-30T14:37:00Z"/>
                  <w:rFonts w:eastAsiaTheme="minorEastAsia"/>
                  <w:noProof/>
                  <w:lang w:eastAsia="ru-RU"/>
                </w:rPr>
              </w:rPrChange>
            </w:rPr>
            <w:pPrChange w:id="550" w:author="Пользователь Windows" w:date="2021-01-30T14:38:00Z">
              <w:pPr>
                <w:pStyle w:val="34"/>
                <w:tabs>
                  <w:tab w:val="right" w:leader="dot" w:pos="9628"/>
                </w:tabs>
              </w:pPr>
            </w:pPrChange>
          </w:pPr>
          <w:ins w:id="551" w:author="Пользователь Windows" w:date="2021-01-30T14:37:00Z">
            <w:r w:rsidRPr="00D21161">
              <w:rPr>
                <w:rStyle w:val="aa"/>
                <w:rFonts w:ascii="Times New Roman" w:hAnsi="Times New Roman" w:cs="Times New Roman"/>
                <w:noProof/>
                <w:sz w:val="28"/>
                <w:szCs w:val="28"/>
                <w:rPrChange w:id="5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5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554" w:author="Пользователь Windows" w:date="2021-01-30T14:38:00Z">
                  <w:rPr>
                    <w:noProof/>
                  </w:rPr>
                </w:rPrChange>
              </w:rPr>
              <w:instrText>HYPERLINK \l "_Toc62909908"</w:instrText>
            </w:r>
            <w:r w:rsidRPr="00D21161">
              <w:rPr>
                <w:rStyle w:val="aa"/>
                <w:rFonts w:ascii="Times New Roman" w:hAnsi="Times New Roman" w:cs="Times New Roman"/>
                <w:noProof/>
                <w:sz w:val="28"/>
                <w:szCs w:val="28"/>
                <w:rPrChange w:id="5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5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557" w:author="Пользователь Windows" w:date="2021-01-30T14:38:00Z">
                  <w:rPr>
                    <w:rStyle w:val="aa"/>
                    <w:noProof/>
                  </w:rPr>
                </w:rPrChange>
              </w:rPr>
              <w:t>3.1.2. Теоретическая основа программной реализации подсистемы Идентификации возникновения асинхронного режима</w:t>
            </w:r>
            <w:r w:rsidRPr="00D21161">
              <w:rPr>
                <w:rFonts w:ascii="Times New Roman" w:hAnsi="Times New Roman" w:cs="Times New Roman"/>
                <w:noProof/>
                <w:webHidden/>
                <w:sz w:val="28"/>
                <w:szCs w:val="28"/>
                <w:rPrChange w:id="558" w:author="Пользователь Windows" w:date="2021-01-30T14:38:00Z">
                  <w:rPr>
                    <w:noProof/>
                    <w:webHidden/>
                  </w:rPr>
                </w:rPrChange>
              </w:rPr>
              <w:tab/>
            </w:r>
            <w:r w:rsidRPr="00D21161">
              <w:rPr>
                <w:rFonts w:ascii="Times New Roman" w:hAnsi="Times New Roman" w:cs="Times New Roman"/>
                <w:noProof/>
                <w:webHidden/>
                <w:sz w:val="28"/>
                <w:szCs w:val="28"/>
                <w:rPrChange w:id="5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560" w:author="Пользователь Windows" w:date="2021-01-30T14:38:00Z">
                  <w:rPr>
                    <w:noProof/>
                    <w:webHidden/>
                  </w:rPr>
                </w:rPrChange>
              </w:rPr>
              <w:instrText xml:space="preserve"> PAGEREF _Toc62909908 \h </w:instrText>
            </w:r>
          </w:ins>
          <w:r w:rsidRPr="00D21161">
            <w:rPr>
              <w:rFonts w:ascii="Times New Roman" w:hAnsi="Times New Roman" w:cs="Times New Roman"/>
              <w:noProof/>
              <w:webHidden/>
              <w:sz w:val="28"/>
              <w:szCs w:val="28"/>
              <w:rPrChange w:id="5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562" w:author="Пользователь Windows" w:date="2021-01-30T14:38:00Z">
                <w:rPr>
                  <w:noProof/>
                  <w:webHidden/>
                </w:rPr>
              </w:rPrChange>
            </w:rPr>
            <w:fldChar w:fldCharType="separate"/>
          </w:r>
          <w:ins w:id="563" w:author="Пользователь Windows" w:date="2021-01-30T14:37:00Z">
            <w:r w:rsidRPr="00D21161">
              <w:rPr>
                <w:rFonts w:ascii="Times New Roman" w:hAnsi="Times New Roman" w:cs="Times New Roman"/>
                <w:noProof/>
                <w:webHidden/>
                <w:sz w:val="28"/>
                <w:szCs w:val="28"/>
                <w:rPrChange w:id="564" w:author="Пользователь Windows" w:date="2021-01-30T14:38:00Z">
                  <w:rPr>
                    <w:noProof/>
                    <w:webHidden/>
                  </w:rPr>
                </w:rPrChange>
              </w:rPr>
              <w:t>39</w:t>
            </w:r>
            <w:r w:rsidRPr="00D21161">
              <w:rPr>
                <w:rFonts w:ascii="Times New Roman" w:hAnsi="Times New Roman" w:cs="Times New Roman"/>
                <w:noProof/>
                <w:webHidden/>
                <w:sz w:val="28"/>
                <w:szCs w:val="28"/>
                <w:rPrChange w:id="5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566" w:author="Пользователь Windows" w:date="2021-01-30T14:38:00Z">
                  <w:rPr>
                    <w:rStyle w:val="aa"/>
                    <w:noProof/>
                  </w:rPr>
                </w:rPrChange>
              </w:rPr>
              <w:fldChar w:fldCharType="end"/>
            </w:r>
          </w:ins>
        </w:p>
        <w:p w14:paraId="4E165F40" w14:textId="4CC3FCFF" w:rsidR="00D21161" w:rsidRPr="00D21161" w:rsidRDefault="00D21161">
          <w:pPr>
            <w:pStyle w:val="34"/>
            <w:tabs>
              <w:tab w:val="right" w:leader="dot" w:pos="9628"/>
            </w:tabs>
            <w:spacing w:line="276" w:lineRule="auto"/>
            <w:jc w:val="both"/>
            <w:rPr>
              <w:ins w:id="567" w:author="Пользователь Windows" w:date="2021-01-30T14:37:00Z"/>
              <w:rFonts w:ascii="Times New Roman" w:eastAsiaTheme="minorEastAsia" w:hAnsi="Times New Roman" w:cs="Times New Roman"/>
              <w:noProof/>
              <w:sz w:val="28"/>
              <w:szCs w:val="28"/>
              <w:lang w:eastAsia="ru-RU"/>
              <w:rPrChange w:id="568" w:author="Пользователь Windows" w:date="2021-01-30T14:38:00Z">
                <w:rPr>
                  <w:ins w:id="569" w:author="Пользователь Windows" w:date="2021-01-30T14:37:00Z"/>
                  <w:rFonts w:eastAsiaTheme="minorEastAsia"/>
                  <w:noProof/>
                  <w:lang w:eastAsia="ru-RU"/>
                </w:rPr>
              </w:rPrChange>
            </w:rPr>
            <w:pPrChange w:id="570" w:author="Пользователь Windows" w:date="2021-01-30T14:38:00Z">
              <w:pPr>
                <w:pStyle w:val="34"/>
                <w:tabs>
                  <w:tab w:val="right" w:leader="dot" w:pos="9628"/>
                </w:tabs>
              </w:pPr>
            </w:pPrChange>
          </w:pPr>
          <w:ins w:id="571" w:author="Пользователь Windows" w:date="2021-01-30T14:37:00Z">
            <w:r w:rsidRPr="00D21161">
              <w:rPr>
                <w:rStyle w:val="aa"/>
                <w:rFonts w:ascii="Times New Roman" w:hAnsi="Times New Roman" w:cs="Times New Roman"/>
                <w:noProof/>
                <w:sz w:val="28"/>
                <w:szCs w:val="28"/>
                <w:rPrChange w:id="5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5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574" w:author="Пользователь Windows" w:date="2021-01-30T14:38:00Z">
                  <w:rPr>
                    <w:noProof/>
                  </w:rPr>
                </w:rPrChange>
              </w:rPr>
              <w:instrText>HYPERLINK \l "_Toc62909909"</w:instrText>
            </w:r>
            <w:r w:rsidRPr="00D21161">
              <w:rPr>
                <w:rStyle w:val="aa"/>
                <w:rFonts w:ascii="Times New Roman" w:hAnsi="Times New Roman" w:cs="Times New Roman"/>
                <w:noProof/>
                <w:sz w:val="28"/>
                <w:szCs w:val="28"/>
                <w:rPrChange w:id="5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5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577" w:author="Пользователь Windows" w:date="2021-01-30T14:38:00Z">
                  <w:rPr>
                    <w:rStyle w:val="aa"/>
                    <w:noProof/>
                  </w:rPr>
                </w:rPrChange>
              </w:rPr>
              <w:t>3.1.3. Теоретическая основа программной реализации подсистемы Обработки телеметрии из ОИК</w:t>
            </w:r>
            <w:r w:rsidRPr="00D21161">
              <w:rPr>
                <w:rFonts w:ascii="Times New Roman" w:hAnsi="Times New Roman" w:cs="Times New Roman"/>
                <w:noProof/>
                <w:webHidden/>
                <w:sz w:val="28"/>
                <w:szCs w:val="28"/>
                <w:rPrChange w:id="578" w:author="Пользователь Windows" w:date="2021-01-30T14:38:00Z">
                  <w:rPr>
                    <w:noProof/>
                    <w:webHidden/>
                  </w:rPr>
                </w:rPrChange>
              </w:rPr>
              <w:tab/>
            </w:r>
            <w:r w:rsidRPr="00D21161">
              <w:rPr>
                <w:rFonts w:ascii="Times New Roman" w:hAnsi="Times New Roman" w:cs="Times New Roman"/>
                <w:noProof/>
                <w:webHidden/>
                <w:sz w:val="28"/>
                <w:szCs w:val="28"/>
                <w:rPrChange w:id="5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580" w:author="Пользователь Windows" w:date="2021-01-30T14:38:00Z">
                  <w:rPr>
                    <w:noProof/>
                    <w:webHidden/>
                  </w:rPr>
                </w:rPrChange>
              </w:rPr>
              <w:instrText xml:space="preserve"> PAGEREF _Toc62909909 \h </w:instrText>
            </w:r>
          </w:ins>
          <w:r w:rsidRPr="00D21161">
            <w:rPr>
              <w:rFonts w:ascii="Times New Roman" w:hAnsi="Times New Roman" w:cs="Times New Roman"/>
              <w:noProof/>
              <w:webHidden/>
              <w:sz w:val="28"/>
              <w:szCs w:val="28"/>
              <w:rPrChange w:id="5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582" w:author="Пользователь Windows" w:date="2021-01-30T14:38:00Z">
                <w:rPr>
                  <w:noProof/>
                  <w:webHidden/>
                </w:rPr>
              </w:rPrChange>
            </w:rPr>
            <w:fldChar w:fldCharType="separate"/>
          </w:r>
          <w:ins w:id="583" w:author="Пользователь Windows" w:date="2021-01-30T14:37:00Z">
            <w:r w:rsidRPr="00D21161">
              <w:rPr>
                <w:rFonts w:ascii="Times New Roman" w:hAnsi="Times New Roman" w:cs="Times New Roman"/>
                <w:noProof/>
                <w:webHidden/>
                <w:sz w:val="28"/>
                <w:szCs w:val="28"/>
                <w:rPrChange w:id="584" w:author="Пользователь Windows" w:date="2021-01-30T14:38:00Z">
                  <w:rPr>
                    <w:noProof/>
                    <w:webHidden/>
                  </w:rPr>
                </w:rPrChange>
              </w:rPr>
              <w:t>40</w:t>
            </w:r>
            <w:r w:rsidRPr="00D21161">
              <w:rPr>
                <w:rFonts w:ascii="Times New Roman" w:hAnsi="Times New Roman" w:cs="Times New Roman"/>
                <w:noProof/>
                <w:webHidden/>
                <w:sz w:val="28"/>
                <w:szCs w:val="28"/>
                <w:rPrChange w:id="5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586" w:author="Пользователь Windows" w:date="2021-01-30T14:38:00Z">
                  <w:rPr>
                    <w:rStyle w:val="aa"/>
                    <w:noProof/>
                  </w:rPr>
                </w:rPrChange>
              </w:rPr>
              <w:fldChar w:fldCharType="end"/>
            </w:r>
          </w:ins>
        </w:p>
        <w:p w14:paraId="4B5107B8" w14:textId="3C3887E3" w:rsidR="00D21161" w:rsidRPr="00D21161" w:rsidRDefault="00D21161">
          <w:pPr>
            <w:pStyle w:val="22"/>
            <w:tabs>
              <w:tab w:val="right" w:leader="dot" w:pos="9628"/>
            </w:tabs>
            <w:spacing w:line="276" w:lineRule="auto"/>
            <w:jc w:val="both"/>
            <w:rPr>
              <w:ins w:id="587" w:author="Пользователь Windows" w:date="2021-01-30T14:37:00Z"/>
              <w:rFonts w:ascii="Times New Roman" w:eastAsiaTheme="minorEastAsia" w:hAnsi="Times New Roman" w:cs="Times New Roman"/>
              <w:noProof/>
              <w:sz w:val="28"/>
              <w:szCs w:val="28"/>
              <w:lang w:eastAsia="ru-RU"/>
              <w:rPrChange w:id="588" w:author="Пользователь Windows" w:date="2021-01-30T14:38:00Z">
                <w:rPr>
                  <w:ins w:id="589" w:author="Пользователь Windows" w:date="2021-01-30T14:37:00Z"/>
                  <w:rFonts w:eastAsiaTheme="minorEastAsia"/>
                  <w:noProof/>
                  <w:lang w:eastAsia="ru-RU"/>
                </w:rPr>
              </w:rPrChange>
            </w:rPr>
            <w:pPrChange w:id="590" w:author="Пользователь Windows" w:date="2021-01-30T14:38:00Z">
              <w:pPr>
                <w:pStyle w:val="22"/>
                <w:tabs>
                  <w:tab w:val="right" w:leader="dot" w:pos="9628"/>
                </w:tabs>
              </w:pPr>
            </w:pPrChange>
          </w:pPr>
          <w:ins w:id="591" w:author="Пользователь Windows" w:date="2021-01-30T14:37:00Z">
            <w:r w:rsidRPr="00D21161">
              <w:rPr>
                <w:rStyle w:val="aa"/>
                <w:rFonts w:ascii="Times New Roman" w:hAnsi="Times New Roman" w:cs="Times New Roman"/>
                <w:noProof/>
                <w:sz w:val="28"/>
                <w:szCs w:val="28"/>
                <w:rPrChange w:id="592" w:author="Пользователь Windows" w:date="2021-01-30T14:38:00Z">
                  <w:rPr>
                    <w:rStyle w:val="aa"/>
                    <w:noProof/>
                  </w:rPr>
                </w:rPrChange>
              </w:rPr>
              <w:lastRenderedPageBreak/>
              <w:fldChar w:fldCharType="begin"/>
            </w:r>
            <w:r w:rsidRPr="00D21161">
              <w:rPr>
                <w:rStyle w:val="aa"/>
                <w:rFonts w:ascii="Times New Roman" w:hAnsi="Times New Roman" w:cs="Times New Roman"/>
                <w:noProof/>
                <w:sz w:val="28"/>
                <w:szCs w:val="28"/>
                <w:rPrChange w:id="5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594" w:author="Пользователь Windows" w:date="2021-01-30T14:38:00Z">
                  <w:rPr>
                    <w:noProof/>
                  </w:rPr>
                </w:rPrChange>
              </w:rPr>
              <w:instrText>HYPERLINK \l "_Toc62909910"</w:instrText>
            </w:r>
            <w:r w:rsidRPr="00D21161">
              <w:rPr>
                <w:rStyle w:val="aa"/>
                <w:rFonts w:ascii="Times New Roman" w:hAnsi="Times New Roman" w:cs="Times New Roman"/>
                <w:noProof/>
                <w:sz w:val="28"/>
                <w:szCs w:val="28"/>
                <w:rPrChange w:id="5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5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597" w:author="Пользователь Windows" w:date="2021-01-30T14:38:00Z">
                  <w:rPr>
                    <w:rStyle w:val="aa"/>
                    <w:noProof/>
                  </w:rPr>
                </w:rPrChange>
              </w:rPr>
              <w:t>3.1.4. Теоретическая основа программной реализации подсистемы Выбора управляющих воздействий</w:t>
            </w:r>
            <w:r w:rsidRPr="00D21161">
              <w:rPr>
                <w:rFonts w:ascii="Times New Roman" w:hAnsi="Times New Roman" w:cs="Times New Roman"/>
                <w:noProof/>
                <w:webHidden/>
                <w:sz w:val="28"/>
                <w:szCs w:val="28"/>
                <w:rPrChange w:id="598" w:author="Пользователь Windows" w:date="2021-01-30T14:38:00Z">
                  <w:rPr>
                    <w:noProof/>
                    <w:webHidden/>
                  </w:rPr>
                </w:rPrChange>
              </w:rPr>
              <w:tab/>
            </w:r>
            <w:r w:rsidRPr="00D21161">
              <w:rPr>
                <w:rFonts w:ascii="Times New Roman" w:hAnsi="Times New Roman" w:cs="Times New Roman"/>
                <w:noProof/>
                <w:webHidden/>
                <w:sz w:val="28"/>
                <w:szCs w:val="28"/>
                <w:rPrChange w:id="5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600" w:author="Пользователь Windows" w:date="2021-01-30T14:38:00Z">
                  <w:rPr>
                    <w:noProof/>
                    <w:webHidden/>
                  </w:rPr>
                </w:rPrChange>
              </w:rPr>
              <w:instrText xml:space="preserve"> PAGEREF _Toc62909910 \h </w:instrText>
            </w:r>
          </w:ins>
          <w:r w:rsidRPr="00D21161">
            <w:rPr>
              <w:rFonts w:ascii="Times New Roman" w:hAnsi="Times New Roman" w:cs="Times New Roman"/>
              <w:noProof/>
              <w:webHidden/>
              <w:sz w:val="28"/>
              <w:szCs w:val="28"/>
              <w:rPrChange w:id="6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602" w:author="Пользователь Windows" w:date="2021-01-30T14:38:00Z">
                <w:rPr>
                  <w:noProof/>
                  <w:webHidden/>
                </w:rPr>
              </w:rPrChange>
            </w:rPr>
            <w:fldChar w:fldCharType="separate"/>
          </w:r>
          <w:ins w:id="603" w:author="Пользователь Windows" w:date="2021-01-30T14:37:00Z">
            <w:r w:rsidRPr="00D21161">
              <w:rPr>
                <w:rFonts w:ascii="Times New Roman" w:hAnsi="Times New Roman" w:cs="Times New Roman"/>
                <w:noProof/>
                <w:webHidden/>
                <w:sz w:val="28"/>
                <w:szCs w:val="28"/>
                <w:rPrChange w:id="604" w:author="Пользователь Windows" w:date="2021-01-30T14:38:00Z">
                  <w:rPr>
                    <w:noProof/>
                    <w:webHidden/>
                  </w:rPr>
                </w:rPrChange>
              </w:rPr>
              <w:t>42</w:t>
            </w:r>
            <w:r w:rsidRPr="00D21161">
              <w:rPr>
                <w:rFonts w:ascii="Times New Roman" w:hAnsi="Times New Roman" w:cs="Times New Roman"/>
                <w:noProof/>
                <w:webHidden/>
                <w:sz w:val="28"/>
                <w:szCs w:val="28"/>
                <w:rPrChange w:id="6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606" w:author="Пользователь Windows" w:date="2021-01-30T14:38:00Z">
                  <w:rPr>
                    <w:rStyle w:val="aa"/>
                    <w:noProof/>
                  </w:rPr>
                </w:rPrChange>
              </w:rPr>
              <w:fldChar w:fldCharType="end"/>
            </w:r>
          </w:ins>
        </w:p>
        <w:p w14:paraId="7EA20624" w14:textId="380B6276" w:rsidR="00D21161" w:rsidRPr="00D21161" w:rsidRDefault="00D21161">
          <w:pPr>
            <w:pStyle w:val="22"/>
            <w:tabs>
              <w:tab w:val="right" w:leader="dot" w:pos="9628"/>
            </w:tabs>
            <w:spacing w:line="276" w:lineRule="auto"/>
            <w:jc w:val="both"/>
            <w:rPr>
              <w:ins w:id="607" w:author="Пользователь Windows" w:date="2021-01-30T14:37:00Z"/>
              <w:rFonts w:ascii="Times New Roman" w:eastAsiaTheme="minorEastAsia" w:hAnsi="Times New Roman" w:cs="Times New Roman"/>
              <w:noProof/>
              <w:sz w:val="28"/>
              <w:szCs w:val="28"/>
              <w:lang w:eastAsia="ru-RU"/>
              <w:rPrChange w:id="608" w:author="Пользователь Windows" w:date="2021-01-30T14:38:00Z">
                <w:rPr>
                  <w:ins w:id="609" w:author="Пользователь Windows" w:date="2021-01-30T14:37:00Z"/>
                  <w:rFonts w:eastAsiaTheme="minorEastAsia"/>
                  <w:noProof/>
                  <w:lang w:eastAsia="ru-RU"/>
                </w:rPr>
              </w:rPrChange>
            </w:rPr>
            <w:pPrChange w:id="610" w:author="Пользователь Windows" w:date="2021-01-30T14:38:00Z">
              <w:pPr>
                <w:pStyle w:val="22"/>
                <w:tabs>
                  <w:tab w:val="right" w:leader="dot" w:pos="9628"/>
                </w:tabs>
              </w:pPr>
            </w:pPrChange>
          </w:pPr>
          <w:ins w:id="611" w:author="Пользователь Windows" w:date="2021-01-30T14:37:00Z">
            <w:r w:rsidRPr="00D21161">
              <w:rPr>
                <w:rStyle w:val="aa"/>
                <w:rFonts w:ascii="Times New Roman" w:hAnsi="Times New Roman" w:cs="Times New Roman"/>
                <w:noProof/>
                <w:sz w:val="28"/>
                <w:szCs w:val="28"/>
                <w:rPrChange w:id="6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6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614" w:author="Пользователь Windows" w:date="2021-01-30T14:38:00Z">
                  <w:rPr>
                    <w:noProof/>
                  </w:rPr>
                </w:rPrChange>
              </w:rPr>
              <w:instrText>HYPERLINK \l "_Toc62909911"</w:instrText>
            </w:r>
            <w:r w:rsidRPr="00D21161">
              <w:rPr>
                <w:rStyle w:val="aa"/>
                <w:rFonts w:ascii="Times New Roman" w:hAnsi="Times New Roman" w:cs="Times New Roman"/>
                <w:noProof/>
                <w:sz w:val="28"/>
                <w:szCs w:val="28"/>
                <w:rPrChange w:id="6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61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617" w:author="Пользователь Windows" w:date="2021-01-30T14:38:00Z">
                  <w:rPr>
                    <w:rStyle w:val="aa"/>
                    <w:noProof/>
                  </w:rPr>
                </w:rPrChange>
              </w:rPr>
              <w:t>3.2. Рабочая документация</w:t>
            </w:r>
            <w:r w:rsidRPr="00D21161">
              <w:rPr>
                <w:rFonts w:ascii="Times New Roman" w:hAnsi="Times New Roman" w:cs="Times New Roman"/>
                <w:noProof/>
                <w:webHidden/>
                <w:sz w:val="28"/>
                <w:szCs w:val="28"/>
                <w:rPrChange w:id="618" w:author="Пользователь Windows" w:date="2021-01-30T14:38:00Z">
                  <w:rPr>
                    <w:noProof/>
                    <w:webHidden/>
                  </w:rPr>
                </w:rPrChange>
              </w:rPr>
              <w:tab/>
            </w:r>
            <w:r w:rsidRPr="00D21161">
              <w:rPr>
                <w:rFonts w:ascii="Times New Roman" w:hAnsi="Times New Roman" w:cs="Times New Roman"/>
                <w:noProof/>
                <w:webHidden/>
                <w:sz w:val="28"/>
                <w:szCs w:val="28"/>
                <w:rPrChange w:id="6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620" w:author="Пользователь Windows" w:date="2021-01-30T14:38:00Z">
                  <w:rPr>
                    <w:noProof/>
                    <w:webHidden/>
                  </w:rPr>
                </w:rPrChange>
              </w:rPr>
              <w:instrText xml:space="preserve"> PAGEREF _Toc62909911 \h </w:instrText>
            </w:r>
          </w:ins>
          <w:r w:rsidRPr="00D21161">
            <w:rPr>
              <w:rFonts w:ascii="Times New Roman" w:hAnsi="Times New Roman" w:cs="Times New Roman"/>
              <w:noProof/>
              <w:webHidden/>
              <w:sz w:val="28"/>
              <w:szCs w:val="28"/>
              <w:rPrChange w:id="6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622" w:author="Пользователь Windows" w:date="2021-01-30T14:38:00Z">
                <w:rPr>
                  <w:noProof/>
                  <w:webHidden/>
                </w:rPr>
              </w:rPrChange>
            </w:rPr>
            <w:fldChar w:fldCharType="separate"/>
          </w:r>
          <w:ins w:id="623" w:author="Пользователь Windows" w:date="2021-01-30T14:37:00Z">
            <w:r w:rsidRPr="00D21161">
              <w:rPr>
                <w:rFonts w:ascii="Times New Roman" w:hAnsi="Times New Roman" w:cs="Times New Roman"/>
                <w:noProof/>
                <w:webHidden/>
                <w:sz w:val="28"/>
                <w:szCs w:val="28"/>
                <w:rPrChange w:id="624" w:author="Пользователь Windows" w:date="2021-01-30T14:38:00Z">
                  <w:rPr>
                    <w:noProof/>
                    <w:webHidden/>
                  </w:rPr>
                </w:rPrChange>
              </w:rPr>
              <w:t>43</w:t>
            </w:r>
            <w:r w:rsidRPr="00D21161">
              <w:rPr>
                <w:rFonts w:ascii="Times New Roman" w:hAnsi="Times New Roman" w:cs="Times New Roman"/>
                <w:noProof/>
                <w:webHidden/>
                <w:sz w:val="28"/>
                <w:szCs w:val="28"/>
                <w:rPrChange w:id="6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626" w:author="Пользователь Windows" w:date="2021-01-30T14:38:00Z">
                  <w:rPr>
                    <w:rStyle w:val="aa"/>
                    <w:noProof/>
                  </w:rPr>
                </w:rPrChange>
              </w:rPr>
              <w:fldChar w:fldCharType="end"/>
            </w:r>
          </w:ins>
        </w:p>
        <w:p w14:paraId="28D28D4A" w14:textId="4E4292ED" w:rsidR="00D21161" w:rsidRPr="00D21161" w:rsidRDefault="00D21161">
          <w:pPr>
            <w:pStyle w:val="34"/>
            <w:tabs>
              <w:tab w:val="right" w:leader="dot" w:pos="9628"/>
            </w:tabs>
            <w:spacing w:line="276" w:lineRule="auto"/>
            <w:jc w:val="both"/>
            <w:rPr>
              <w:ins w:id="627" w:author="Пользователь Windows" w:date="2021-01-30T14:37:00Z"/>
              <w:rFonts w:ascii="Times New Roman" w:eastAsiaTheme="minorEastAsia" w:hAnsi="Times New Roman" w:cs="Times New Roman"/>
              <w:noProof/>
              <w:sz w:val="28"/>
              <w:szCs w:val="28"/>
              <w:lang w:eastAsia="ru-RU"/>
              <w:rPrChange w:id="628" w:author="Пользователь Windows" w:date="2021-01-30T14:38:00Z">
                <w:rPr>
                  <w:ins w:id="629" w:author="Пользователь Windows" w:date="2021-01-30T14:37:00Z"/>
                  <w:rFonts w:eastAsiaTheme="minorEastAsia"/>
                  <w:noProof/>
                  <w:lang w:eastAsia="ru-RU"/>
                </w:rPr>
              </w:rPrChange>
            </w:rPr>
            <w:pPrChange w:id="630" w:author="Пользователь Windows" w:date="2021-01-30T14:38:00Z">
              <w:pPr>
                <w:pStyle w:val="34"/>
                <w:tabs>
                  <w:tab w:val="right" w:leader="dot" w:pos="9628"/>
                </w:tabs>
              </w:pPr>
            </w:pPrChange>
          </w:pPr>
          <w:ins w:id="631" w:author="Пользователь Windows" w:date="2021-01-30T14:37:00Z">
            <w:r w:rsidRPr="00D21161">
              <w:rPr>
                <w:rStyle w:val="aa"/>
                <w:rFonts w:ascii="Times New Roman" w:hAnsi="Times New Roman" w:cs="Times New Roman"/>
                <w:noProof/>
                <w:sz w:val="28"/>
                <w:szCs w:val="28"/>
                <w:rPrChange w:id="6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6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634" w:author="Пользователь Windows" w:date="2021-01-30T14:38:00Z">
                  <w:rPr>
                    <w:noProof/>
                  </w:rPr>
                </w:rPrChange>
              </w:rPr>
              <w:instrText>HYPERLINK \l "_Toc62909912"</w:instrText>
            </w:r>
            <w:r w:rsidRPr="00D21161">
              <w:rPr>
                <w:rStyle w:val="aa"/>
                <w:rFonts w:ascii="Times New Roman" w:hAnsi="Times New Roman" w:cs="Times New Roman"/>
                <w:noProof/>
                <w:sz w:val="28"/>
                <w:szCs w:val="28"/>
                <w:rPrChange w:id="6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6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637" w:author="Пользователь Windows" w:date="2021-01-30T14:38:00Z">
                  <w:rPr>
                    <w:rStyle w:val="aa"/>
                    <w:noProof/>
                  </w:rPr>
                </w:rPrChange>
              </w:rPr>
              <w:t>3.2.1. Общие сведения о системе</w:t>
            </w:r>
            <w:r w:rsidRPr="00D21161">
              <w:rPr>
                <w:rFonts w:ascii="Times New Roman" w:hAnsi="Times New Roman" w:cs="Times New Roman"/>
                <w:noProof/>
                <w:webHidden/>
                <w:sz w:val="28"/>
                <w:szCs w:val="28"/>
                <w:rPrChange w:id="638" w:author="Пользователь Windows" w:date="2021-01-30T14:38:00Z">
                  <w:rPr>
                    <w:noProof/>
                    <w:webHidden/>
                  </w:rPr>
                </w:rPrChange>
              </w:rPr>
              <w:tab/>
            </w:r>
            <w:r w:rsidRPr="00D21161">
              <w:rPr>
                <w:rFonts w:ascii="Times New Roman" w:hAnsi="Times New Roman" w:cs="Times New Roman"/>
                <w:noProof/>
                <w:webHidden/>
                <w:sz w:val="28"/>
                <w:szCs w:val="28"/>
                <w:rPrChange w:id="6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640" w:author="Пользователь Windows" w:date="2021-01-30T14:38:00Z">
                  <w:rPr>
                    <w:noProof/>
                    <w:webHidden/>
                  </w:rPr>
                </w:rPrChange>
              </w:rPr>
              <w:instrText xml:space="preserve"> PAGEREF _Toc62909912 \h </w:instrText>
            </w:r>
          </w:ins>
          <w:r w:rsidRPr="00D21161">
            <w:rPr>
              <w:rFonts w:ascii="Times New Roman" w:hAnsi="Times New Roman" w:cs="Times New Roman"/>
              <w:noProof/>
              <w:webHidden/>
              <w:sz w:val="28"/>
              <w:szCs w:val="28"/>
              <w:rPrChange w:id="6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642" w:author="Пользователь Windows" w:date="2021-01-30T14:38:00Z">
                <w:rPr>
                  <w:noProof/>
                  <w:webHidden/>
                </w:rPr>
              </w:rPrChange>
            </w:rPr>
            <w:fldChar w:fldCharType="separate"/>
          </w:r>
          <w:ins w:id="643" w:author="Пользователь Windows" w:date="2021-01-30T14:37:00Z">
            <w:r w:rsidRPr="00D21161">
              <w:rPr>
                <w:rFonts w:ascii="Times New Roman" w:hAnsi="Times New Roman" w:cs="Times New Roman"/>
                <w:noProof/>
                <w:webHidden/>
                <w:sz w:val="28"/>
                <w:szCs w:val="28"/>
                <w:rPrChange w:id="644" w:author="Пользователь Windows" w:date="2021-01-30T14:38:00Z">
                  <w:rPr>
                    <w:noProof/>
                    <w:webHidden/>
                  </w:rPr>
                </w:rPrChange>
              </w:rPr>
              <w:t>43</w:t>
            </w:r>
            <w:r w:rsidRPr="00D21161">
              <w:rPr>
                <w:rFonts w:ascii="Times New Roman" w:hAnsi="Times New Roman" w:cs="Times New Roman"/>
                <w:noProof/>
                <w:webHidden/>
                <w:sz w:val="28"/>
                <w:szCs w:val="28"/>
                <w:rPrChange w:id="6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646" w:author="Пользователь Windows" w:date="2021-01-30T14:38:00Z">
                  <w:rPr>
                    <w:rStyle w:val="aa"/>
                    <w:noProof/>
                  </w:rPr>
                </w:rPrChange>
              </w:rPr>
              <w:fldChar w:fldCharType="end"/>
            </w:r>
          </w:ins>
        </w:p>
        <w:p w14:paraId="30830D40" w14:textId="55425D8C" w:rsidR="00D21161" w:rsidRPr="00D21161" w:rsidRDefault="00D21161">
          <w:pPr>
            <w:pStyle w:val="34"/>
            <w:tabs>
              <w:tab w:val="right" w:leader="dot" w:pos="9628"/>
            </w:tabs>
            <w:spacing w:line="276" w:lineRule="auto"/>
            <w:jc w:val="both"/>
            <w:rPr>
              <w:ins w:id="647" w:author="Пользователь Windows" w:date="2021-01-30T14:37:00Z"/>
              <w:rFonts w:ascii="Times New Roman" w:eastAsiaTheme="minorEastAsia" w:hAnsi="Times New Roman" w:cs="Times New Roman"/>
              <w:noProof/>
              <w:sz w:val="28"/>
              <w:szCs w:val="28"/>
              <w:lang w:eastAsia="ru-RU"/>
              <w:rPrChange w:id="648" w:author="Пользователь Windows" w:date="2021-01-30T14:38:00Z">
                <w:rPr>
                  <w:ins w:id="649" w:author="Пользователь Windows" w:date="2021-01-30T14:37:00Z"/>
                  <w:rFonts w:eastAsiaTheme="minorEastAsia"/>
                  <w:noProof/>
                  <w:lang w:eastAsia="ru-RU"/>
                </w:rPr>
              </w:rPrChange>
            </w:rPr>
            <w:pPrChange w:id="650" w:author="Пользователь Windows" w:date="2021-01-30T14:38:00Z">
              <w:pPr>
                <w:pStyle w:val="34"/>
                <w:tabs>
                  <w:tab w:val="right" w:leader="dot" w:pos="9628"/>
                </w:tabs>
              </w:pPr>
            </w:pPrChange>
          </w:pPr>
          <w:ins w:id="651" w:author="Пользователь Windows" w:date="2021-01-30T14:37:00Z">
            <w:r w:rsidRPr="00D21161">
              <w:rPr>
                <w:rStyle w:val="aa"/>
                <w:rFonts w:ascii="Times New Roman" w:hAnsi="Times New Roman" w:cs="Times New Roman"/>
                <w:noProof/>
                <w:sz w:val="28"/>
                <w:szCs w:val="28"/>
                <w:rPrChange w:id="6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6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654" w:author="Пользователь Windows" w:date="2021-01-30T14:38:00Z">
                  <w:rPr>
                    <w:noProof/>
                  </w:rPr>
                </w:rPrChange>
              </w:rPr>
              <w:instrText>HYPERLINK \l "_Toc62909913"</w:instrText>
            </w:r>
            <w:r w:rsidRPr="00D21161">
              <w:rPr>
                <w:rStyle w:val="aa"/>
                <w:rFonts w:ascii="Times New Roman" w:hAnsi="Times New Roman" w:cs="Times New Roman"/>
                <w:noProof/>
                <w:sz w:val="28"/>
                <w:szCs w:val="28"/>
                <w:rPrChange w:id="6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6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657" w:author="Пользователь Windows" w:date="2021-01-30T14:38:00Z">
                  <w:rPr>
                    <w:rStyle w:val="aa"/>
                    <w:noProof/>
                  </w:rPr>
                </w:rPrChange>
              </w:rPr>
              <w:t>3.2.2. Архитектура и принципы функционирования</w:t>
            </w:r>
            <w:r w:rsidRPr="00D21161">
              <w:rPr>
                <w:rFonts w:ascii="Times New Roman" w:hAnsi="Times New Roman" w:cs="Times New Roman"/>
                <w:noProof/>
                <w:webHidden/>
                <w:sz w:val="28"/>
                <w:szCs w:val="28"/>
                <w:rPrChange w:id="658" w:author="Пользователь Windows" w:date="2021-01-30T14:38:00Z">
                  <w:rPr>
                    <w:noProof/>
                    <w:webHidden/>
                  </w:rPr>
                </w:rPrChange>
              </w:rPr>
              <w:tab/>
            </w:r>
            <w:r w:rsidRPr="00D21161">
              <w:rPr>
                <w:rFonts w:ascii="Times New Roman" w:hAnsi="Times New Roman" w:cs="Times New Roman"/>
                <w:noProof/>
                <w:webHidden/>
                <w:sz w:val="28"/>
                <w:szCs w:val="28"/>
                <w:rPrChange w:id="6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660" w:author="Пользователь Windows" w:date="2021-01-30T14:38:00Z">
                  <w:rPr>
                    <w:noProof/>
                    <w:webHidden/>
                  </w:rPr>
                </w:rPrChange>
              </w:rPr>
              <w:instrText xml:space="preserve"> PAGEREF _Toc62909913 \h </w:instrText>
            </w:r>
          </w:ins>
          <w:r w:rsidRPr="00D21161">
            <w:rPr>
              <w:rFonts w:ascii="Times New Roman" w:hAnsi="Times New Roman" w:cs="Times New Roman"/>
              <w:noProof/>
              <w:webHidden/>
              <w:sz w:val="28"/>
              <w:szCs w:val="28"/>
              <w:rPrChange w:id="6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662" w:author="Пользователь Windows" w:date="2021-01-30T14:38:00Z">
                <w:rPr>
                  <w:noProof/>
                  <w:webHidden/>
                </w:rPr>
              </w:rPrChange>
            </w:rPr>
            <w:fldChar w:fldCharType="separate"/>
          </w:r>
          <w:ins w:id="663" w:author="Пользователь Windows" w:date="2021-01-30T14:37:00Z">
            <w:r w:rsidRPr="00D21161">
              <w:rPr>
                <w:rFonts w:ascii="Times New Roman" w:hAnsi="Times New Roman" w:cs="Times New Roman"/>
                <w:noProof/>
                <w:webHidden/>
                <w:sz w:val="28"/>
                <w:szCs w:val="28"/>
                <w:rPrChange w:id="664" w:author="Пользователь Windows" w:date="2021-01-30T14:38:00Z">
                  <w:rPr>
                    <w:noProof/>
                    <w:webHidden/>
                  </w:rPr>
                </w:rPrChange>
              </w:rPr>
              <w:t>43</w:t>
            </w:r>
            <w:r w:rsidRPr="00D21161">
              <w:rPr>
                <w:rFonts w:ascii="Times New Roman" w:hAnsi="Times New Roman" w:cs="Times New Roman"/>
                <w:noProof/>
                <w:webHidden/>
                <w:sz w:val="28"/>
                <w:szCs w:val="28"/>
                <w:rPrChange w:id="6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666" w:author="Пользователь Windows" w:date="2021-01-30T14:38:00Z">
                  <w:rPr>
                    <w:rStyle w:val="aa"/>
                    <w:noProof/>
                  </w:rPr>
                </w:rPrChange>
              </w:rPr>
              <w:fldChar w:fldCharType="end"/>
            </w:r>
          </w:ins>
        </w:p>
        <w:p w14:paraId="2EA02106" w14:textId="07DE7526" w:rsidR="00D21161" w:rsidRPr="00D21161" w:rsidRDefault="00D21161">
          <w:pPr>
            <w:pStyle w:val="34"/>
            <w:tabs>
              <w:tab w:val="right" w:leader="dot" w:pos="9628"/>
            </w:tabs>
            <w:spacing w:line="276" w:lineRule="auto"/>
            <w:jc w:val="both"/>
            <w:rPr>
              <w:ins w:id="667" w:author="Пользователь Windows" w:date="2021-01-30T14:37:00Z"/>
              <w:rFonts w:ascii="Times New Roman" w:eastAsiaTheme="minorEastAsia" w:hAnsi="Times New Roman" w:cs="Times New Roman"/>
              <w:noProof/>
              <w:sz w:val="28"/>
              <w:szCs w:val="28"/>
              <w:lang w:eastAsia="ru-RU"/>
              <w:rPrChange w:id="668" w:author="Пользователь Windows" w:date="2021-01-30T14:38:00Z">
                <w:rPr>
                  <w:ins w:id="669" w:author="Пользователь Windows" w:date="2021-01-30T14:37:00Z"/>
                  <w:rFonts w:eastAsiaTheme="minorEastAsia"/>
                  <w:noProof/>
                  <w:lang w:eastAsia="ru-RU"/>
                </w:rPr>
              </w:rPrChange>
            </w:rPr>
            <w:pPrChange w:id="670" w:author="Пользователь Windows" w:date="2021-01-30T14:38:00Z">
              <w:pPr>
                <w:pStyle w:val="34"/>
                <w:tabs>
                  <w:tab w:val="right" w:leader="dot" w:pos="9628"/>
                </w:tabs>
              </w:pPr>
            </w:pPrChange>
          </w:pPr>
          <w:ins w:id="671" w:author="Пользователь Windows" w:date="2021-01-30T14:37:00Z">
            <w:r w:rsidRPr="00D21161">
              <w:rPr>
                <w:rStyle w:val="aa"/>
                <w:rFonts w:ascii="Times New Roman" w:hAnsi="Times New Roman" w:cs="Times New Roman"/>
                <w:noProof/>
                <w:sz w:val="28"/>
                <w:szCs w:val="28"/>
                <w:rPrChange w:id="6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6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674" w:author="Пользователь Windows" w:date="2021-01-30T14:38:00Z">
                  <w:rPr>
                    <w:noProof/>
                  </w:rPr>
                </w:rPrChange>
              </w:rPr>
              <w:instrText>HYPERLINK \l "_Toc62909914"</w:instrText>
            </w:r>
            <w:r w:rsidRPr="00D21161">
              <w:rPr>
                <w:rStyle w:val="aa"/>
                <w:rFonts w:ascii="Times New Roman" w:hAnsi="Times New Roman" w:cs="Times New Roman"/>
                <w:noProof/>
                <w:sz w:val="28"/>
                <w:szCs w:val="28"/>
                <w:rPrChange w:id="6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6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677" w:author="Пользователь Windows" w:date="2021-01-30T14:38:00Z">
                  <w:rPr>
                    <w:rStyle w:val="aa"/>
                    <w:noProof/>
                  </w:rPr>
                </w:rPrChange>
              </w:rPr>
              <w:t>3.2.3. Входные и выходные данные</w:t>
            </w:r>
            <w:r w:rsidRPr="00D21161">
              <w:rPr>
                <w:rFonts w:ascii="Times New Roman" w:hAnsi="Times New Roman" w:cs="Times New Roman"/>
                <w:noProof/>
                <w:webHidden/>
                <w:sz w:val="28"/>
                <w:szCs w:val="28"/>
                <w:rPrChange w:id="678" w:author="Пользователь Windows" w:date="2021-01-30T14:38:00Z">
                  <w:rPr>
                    <w:noProof/>
                    <w:webHidden/>
                  </w:rPr>
                </w:rPrChange>
              </w:rPr>
              <w:tab/>
            </w:r>
            <w:r w:rsidRPr="00D21161">
              <w:rPr>
                <w:rFonts w:ascii="Times New Roman" w:hAnsi="Times New Roman" w:cs="Times New Roman"/>
                <w:noProof/>
                <w:webHidden/>
                <w:sz w:val="28"/>
                <w:szCs w:val="28"/>
                <w:rPrChange w:id="6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680" w:author="Пользователь Windows" w:date="2021-01-30T14:38:00Z">
                  <w:rPr>
                    <w:noProof/>
                    <w:webHidden/>
                  </w:rPr>
                </w:rPrChange>
              </w:rPr>
              <w:instrText xml:space="preserve"> PAGEREF _Toc62909914 \h </w:instrText>
            </w:r>
          </w:ins>
          <w:r w:rsidRPr="00D21161">
            <w:rPr>
              <w:rFonts w:ascii="Times New Roman" w:hAnsi="Times New Roman" w:cs="Times New Roman"/>
              <w:noProof/>
              <w:webHidden/>
              <w:sz w:val="28"/>
              <w:szCs w:val="28"/>
              <w:rPrChange w:id="6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682" w:author="Пользователь Windows" w:date="2021-01-30T14:38:00Z">
                <w:rPr>
                  <w:noProof/>
                  <w:webHidden/>
                </w:rPr>
              </w:rPrChange>
            </w:rPr>
            <w:fldChar w:fldCharType="separate"/>
          </w:r>
          <w:ins w:id="683" w:author="Пользователь Windows" w:date="2021-01-30T14:37:00Z">
            <w:r w:rsidRPr="00D21161">
              <w:rPr>
                <w:rFonts w:ascii="Times New Roman" w:hAnsi="Times New Roman" w:cs="Times New Roman"/>
                <w:noProof/>
                <w:webHidden/>
                <w:sz w:val="28"/>
                <w:szCs w:val="28"/>
                <w:rPrChange w:id="684" w:author="Пользователь Windows" w:date="2021-01-30T14:38:00Z">
                  <w:rPr>
                    <w:noProof/>
                    <w:webHidden/>
                  </w:rPr>
                </w:rPrChange>
              </w:rPr>
              <w:t>49</w:t>
            </w:r>
            <w:r w:rsidRPr="00D21161">
              <w:rPr>
                <w:rFonts w:ascii="Times New Roman" w:hAnsi="Times New Roman" w:cs="Times New Roman"/>
                <w:noProof/>
                <w:webHidden/>
                <w:sz w:val="28"/>
                <w:szCs w:val="28"/>
                <w:rPrChange w:id="6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686" w:author="Пользователь Windows" w:date="2021-01-30T14:38:00Z">
                  <w:rPr>
                    <w:rStyle w:val="aa"/>
                    <w:noProof/>
                  </w:rPr>
                </w:rPrChange>
              </w:rPr>
              <w:fldChar w:fldCharType="end"/>
            </w:r>
          </w:ins>
        </w:p>
        <w:p w14:paraId="501FB5AD" w14:textId="2737E5B9" w:rsidR="00D21161" w:rsidRPr="00D21161" w:rsidRDefault="00D21161">
          <w:pPr>
            <w:pStyle w:val="22"/>
            <w:tabs>
              <w:tab w:val="right" w:leader="dot" w:pos="9628"/>
            </w:tabs>
            <w:spacing w:line="276" w:lineRule="auto"/>
            <w:jc w:val="both"/>
            <w:rPr>
              <w:ins w:id="687" w:author="Пользователь Windows" w:date="2021-01-30T14:37:00Z"/>
              <w:rFonts w:ascii="Times New Roman" w:eastAsiaTheme="minorEastAsia" w:hAnsi="Times New Roman" w:cs="Times New Roman"/>
              <w:noProof/>
              <w:sz w:val="28"/>
              <w:szCs w:val="28"/>
              <w:lang w:eastAsia="ru-RU"/>
              <w:rPrChange w:id="688" w:author="Пользователь Windows" w:date="2021-01-30T14:38:00Z">
                <w:rPr>
                  <w:ins w:id="689" w:author="Пользователь Windows" w:date="2021-01-30T14:37:00Z"/>
                  <w:rFonts w:eastAsiaTheme="minorEastAsia"/>
                  <w:noProof/>
                  <w:lang w:eastAsia="ru-RU"/>
                </w:rPr>
              </w:rPrChange>
            </w:rPr>
            <w:pPrChange w:id="690" w:author="Пользователь Windows" w:date="2021-01-30T14:38:00Z">
              <w:pPr>
                <w:pStyle w:val="22"/>
                <w:tabs>
                  <w:tab w:val="right" w:leader="dot" w:pos="9628"/>
                </w:tabs>
              </w:pPr>
            </w:pPrChange>
          </w:pPr>
          <w:ins w:id="691" w:author="Пользователь Windows" w:date="2021-01-30T14:37:00Z">
            <w:r w:rsidRPr="00D21161">
              <w:rPr>
                <w:rStyle w:val="aa"/>
                <w:rFonts w:ascii="Times New Roman" w:hAnsi="Times New Roman" w:cs="Times New Roman"/>
                <w:noProof/>
                <w:sz w:val="28"/>
                <w:szCs w:val="28"/>
                <w:rPrChange w:id="6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6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694" w:author="Пользователь Windows" w:date="2021-01-30T14:38:00Z">
                  <w:rPr>
                    <w:noProof/>
                  </w:rPr>
                </w:rPrChange>
              </w:rPr>
              <w:instrText>HYPERLINK \l "_Toc62909915"</w:instrText>
            </w:r>
            <w:r w:rsidRPr="00D21161">
              <w:rPr>
                <w:rStyle w:val="aa"/>
                <w:rFonts w:ascii="Times New Roman" w:hAnsi="Times New Roman" w:cs="Times New Roman"/>
                <w:noProof/>
                <w:sz w:val="28"/>
                <w:szCs w:val="28"/>
                <w:rPrChange w:id="6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6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697" w:author="Пользователь Windows" w:date="2021-01-30T14:38:00Z">
                  <w:rPr>
                    <w:rStyle w:val="aa"/>
                    <w:noProof/>
                  </w:rPr>
                </w:rPrChange>
              </w:rPr>
              <w:t>Выводы по разделу 3</w:t>
            </w:r>
            <w:r w:rsidRPr="00D21161">
              <w:rPr>
                <w:rFonts w:ascii="Times New Roman" w:hAnsi="Times New Roman" w:cs="Times New Roman"/>
                <w:noProof/>
                <w:webHidden/>
                <w:sz w:val="28"/>
                <w:szCs w:val="28"/>
                <w:rPrChange w:id="698" w:author="Пользователь Windows" w:date="2021-01-30T14:38:00Z">
                  <w:rPr>
                    <w:noProof/>
                    <w:webHidden/>
                  </w:rPr>
                </w:rPrChange>
              </w:rPr>
              <w:tab/>
            </w:r>
            <w:r w:rsidRPr="00D21161">
              <w:rPr>
                <w:rFonts w:ascii="Times New Roman" w:hAnsi="Times New Roman" w:cs="Times New Roman"/>
                <w:noProof/>
                <w:webHidden/>
                <w:sz w:val="28"/>
                <w:szCs w:val="28"/>
                <w:rPrChange w:id="6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700" w:author="Пользователь Windows" w:date="2021-01-30T14:38:00Z">
                  <w:rPr>
                    <w:noProof/>
                    <w:webHidden/>
                  </w:rPr>
                </w:rPrChange>
              </w:rPr>
              <w:instrText xml:space="preserve"> PAGEREF _Toc62909915 \h </w:instrText>
            </w:r>
          </w:ins>
          <w:r w:rsidRPr="00D21161">
            <w:rPr>
              <w:rFonts w:ascii="Times New Roman" w:hAnsi="Times New Roman" w:cs="Times New Roman"/>
              <w:noProof/>
              <w:webHidden/>
              <w:sz w:val="28"/>
              <w:szCs w:val="28"/>
              <w:rPrChange w:id="7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702" w:author="Пользователь Windows" w:date="2021-01-30T14:38:00Z">
                <w:rPr>
                  <w:noProof/>
                  <w:webHidden/>
                </w:rPr>
              </w:rPrChange>
            </w:rPr>
            <w:fldChar w:fldCharType="separate"/>
          </w:r>
          <w:ins w:id="703" w:author="Пользователь Windows" w:date="2021-01-30T14:37:00Z">
            <w:r w:rsidRPr="00D21161">
              <w:rPr>
                <w:rFonts w:ascii="Times New Roman" w:hAnsi="Times New Roman" w:cs="Times New Roman"/>
                <w:noProof/>
                <w:webHidden/>
                <w:sz w:val="28"/>
                <w:szCs w:val="28"/>
                <w:rPrChange w:id="704" w:author="Пользователь Windows" w:date="2021-01-30T14:38:00Z">
                  <w:rPr>
                    <w:noProof/>
                    <w:webHidden/>
                  </w:rPr>
                </w:rPrChange>
              </w:rPr>
              <w:t>51</w:t>
            </w:r>
            <w:r w:rsidRPr="00D21161">
              <w:rPr>
                <w:rFonts w:ascii="Times New Roman" w:hAnsi="Times New Roman" w:cs="Times New Roman"/>
                <w:noProof/>
                <w:webHidden/>
                <w:sz w:val="28"/>
                <w:szCs w:val="28"/>
                <w:rPrChange w:id="7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706" w:author="Пользователь Windows" w:date="2021-01-30T14:38:00Z">
                  <w:rPr>
                    <w:rStyle w:val="aa"/>
                    <w:noProof/>
                  </w:rPr>
                </w:rPrChange>
              </w:rPr>
              <w:fldChar w:fldCharType="end"/>
            </w:r>
          </w:ins>
        </w:p>
        <w:p w14:paraId="6B898729" w14:textId="5DCD8D3B" w:rsidR="00D21161" w:rsidRPr="00D21161" w:rsidRDefault="00D21161">
          <w:pPr>
            <w:pStyle w:val="15"/>
            <w:tabs>
              <w:tab w:val="right" w:leader="dot" w:pos="9628"/>
            </w:tabs>
            <w:spacing w:line="276" w:lineRule="auto"/>
            <w:jc w:val="both"/>
            <w:rPr>
              <w:ins w:id="707" w:author="Пользователь Windows" w:date="2021-01-30T14:37:00Z"/>
              <w:rFonts w:ascii="Times New Roman" w:eastAsiaTheme="minorEastAsia" w:hAnsi="Times New Roman" w:cs="Times New Roman"/>
              <w:noProof/>
              <w:sz w:val="28"/>
              <w:szCs w:val="28"/>
              <w:lang w:eastAsia="ru-RU"/>
              <w:rPrChange w:id="708" w:author="Пользователь Windows" w:date="2021-01-30T14:38:00Z">
                <w:rPr>
                  <w:ins w:id="709" w:author="Пользователь Windows" w:date="2021-01-30T14:37:00Z"/>
                  <w:rFonts w:eastAsiaTheme="minorEastAsia"/>
                  <w:noProof/>
                  <w:lang w:eastAsia="ru-RU"/>
                </w:rPr>
              </w:rPrChange>
            </w:rPr>
            <w:pPrChange w:id="710" w:author="Пользователь Windows" w:date="2021-01-30T14:38:00Z">
              <w:pPr>
                <w:pStyle w:val="15"/>
                <w:tabs>
                  <w:tab w:val="right" w:leader="dot" w:pos="9628"/>
                </w:tabs>
              </w:pPr>
            </w:pPrChange>
          </w:pPr>
          <w:ins w:id="711" w:author="Пользователь Windows" w:date="2021-01-30T14:37:00Z">
            <w:r w:rsidRPr="00D21161">
              <w:rPr>
                <w:rStyle w:val="aa"/>
                <w:rFonts w:ascii="Times New Roman" w:hAnsi="Times New Roman" w:cs="Times New Roman"/>
                <w:noProof/>
                <w:sz w:val="28"/>
                <w:szCs w:val="28"/>
                <w:rPrChange w:id="7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7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714" w:author="Пользователь Windows" w:date="2021-01-30T14:38:00Z">
                  <w:rPr>
                    <w:noProof/>
                  </w:rPr>
                </w:rPrChange>
              </w:rPr>
              <w:instrText>HYPERLINK \l "_Toc62909916"</w:instrText>
            </w:r>
            <w:r w:rsidRPr="00D21161">
              <w:rPr>
                <w:rStyle w:val="aa"/>
                <w:rFonts w:ascii="Times New Roman" w:hAnsi="Times New Roman" w:cs="Times New Roman"/>
                <w:noProof/>
                <w:sz w:val="28"/>
                <w:szCs w:val="28"/>
                <w:rPrChange w:id="7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71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717" w:author="Пользователь Windows" w:date="2021-01-30T14:38:00Z">
                  <w:rPr>
                    <w:rStyle w:val="aa"/>
                    <w:noProof/>
                  </w:rPr>
                </w:rPrChange>
              </w:rPr>
              <w:t>4. Тестирование программного обеспечения централизованной АЛАР</w:t>
            </w:r>
            <w:r w:rsidRPr="00D21161">
              <w:rPr>
                <w:rFonts w:ascii="Times New Roman" w:hAnsi="Times New Roman" w:cs="Times New Roman"/>
                <w:noProof/>
                <w:webHidden/>
                <w:sz w:val="28"/>
                <w:szCs w:val="28"/>
                <w:rPrChange w:id="718" w:author="Пользователь Windows" w:date="2021-01-30T14:38:00Z">
                  <w:rPr>
                    <w:noProof/>
                    <w:webHidden/>
                  </w:rPr>
                </w:rPrChange>
              </w:rPr>
              <w:tab/>
            </w:r>
            <w:r w:rsidRPr="00D21161">
              <w:rPr>
                <w:rFonts w:ascii="Times New Roman" w:hAnsi="Times New Roman" w:cs="Times New Roman"/>
                <w:noProof/>
                <w:webHidden/>
                <w:sz w:val="28"/>
                <w:szCs w:val="28"/>
                <w:rPrChange w:id="7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720" w:author="Пользователь Windows" w:date="2021-01-30T14:38:00Z">
                  <w:rPr>
                    <w:noProof/>
                    <w:webHidden/>
                  </w:rPr>
                </w:rPrChange>
              </w:rPr>
              <w:instrText xml:space="preserve"> PAGEREF _Toc62909916 \h </w:instrText>
            </w:r>
          </w:ins>
          <w:r w:rsidRPr="00D21161">
            <w:rPr>
              <w:rFonts w:ascii="Times New Roman" w:hAnsi="Times New Roman" w:cs="Times New Roman"/>
              <w:noProof/>
              <w:webHidden/>
              <w:sz w:val="28"/>
              <w:szCs w:val="28"/>
              <w:rPrChange w:id="7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722" w:author="Пользователь Windows" w:date="2021-01-30T14:38:00Z">
                <w:rPr>
                  <w:noProof/>
                  <w:webHidden/>
                </w:rPr>
              </w:rPrChange>
            </w:rPr>
            <w:fldChar w:fldCharType="separate"/>
          </w:r>
          <w:ins w:id="723" w:author="Пользователь Windows" w:date="2021-01-30T14:37:00Z">
            <w:r w:rsidRPr="00D21161">
              <w:rPr>
                <w:rFonts w:ascii="Times New Roman" w:hAnsi="Times New Roman" w:cs="Times New Roman"/>
                <w:noProof/>
                <w:webHidden/>
                <w:sz w:val="28"/>
                <w:szCs w:val="28"/>
                <w:rPrChange w:id="724" w:author="Пользователь Windows" w:date="2021-01-30T14:38:00Z">
                  <w:rPr>
                    <w:noProof/>
                    <w:webHidden/>
                  </w:rPr>
                </w:rPrChange>
              </w:rPr>
              <w:t>52</w:t>
            </w:r>
            <w:r w:rsidRPr="00D21161">
              <w:rPr>
                <w:rFonts w:ascii="Times New Roman" w:hAnsi="Times New Roman" w:cs="Times New Roman"/>
                <w:noProof/>
                <w:webHidden/>
                <w:sz w:val="28"/>
                <w:szCs w:val="28"/>
                <w:rPrChange w:id="7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726" w:author="Пользователь Windows" w:date="2021-01-30T14:38:00Z">
                  <w:rPr>
                    <w:rStyle w:val="aa"/>
                    <w:noProof/>
                  </w:rPr>
                </w:rPrChange>
              </w:rPr>
              <w:fldChar w:fldCharType="end"/>
            </w:r>
          </w:ins>
        </w:p>
        <w:p w14:paraId="16131D84" w14:textId="01366A97" w:rsidR="00D21161" w:rsidRPr="00D21161" w:rsidRDefault="00D21161">
          <w:pPr>
            <w:pStyle w:val="22"/>
            <w:tabs>
              <w:tab w:val="right" w:leader="dot" w:pos="9628"/>
            </w:tabs>
            <w:spacing w:line="276" w:lineRule="auto"/>
            <w:jc w:val="both"/>
            <w:rPr>
              <w:ins w:id="727" w:author="Пользователь Windows" w:date="2021-01-30T14:37:00Z"/>
              <w:rFonts w:ascii="Times New Roman" w:eastAsiaTheme="minorEastAsia" w:hAnsi="Times New Roman" w:cs="Times New Roman"/>
              <w:noProof/>
              <w:sz w:val="28"/>
              <w:szCs w:val="28"/>
              <w:lang w:eastAsia="ru-RU"/>
              <w:rPrChange w:id="728" w:author="Пользователь Windows" w:date="2021-01-30T14:38:00Z">
                <w:rPr>
                  <w:ins w:id="729" w:author="Пользователь Windows" w:date="2021-01-30T14:37:00Z"/>
                  <w:rFonts w:eastAsiaTheme="minorEastAsia"/>
                  <w:noProof/>
                  <w:lang w:eastAsia="ru-RU"/>
                </w:rPr>
              </w:rPrChange>
            </w:rPr>
            <w:pPrChange w:id="730" w:author="Пользователь Windows" w:date="2021-01-30T14:38:00Z">
              <w:pPr>
                <w:pStyle w:val="22"/>
                <w:tabs>
                  <w:tab w:val="right" w:leader="dot" w:pos="9628"/>
                </w:tabs>
              </w:pPr>
            </w:pPrChange>
          </w:pPr>
          <w:ins w:id="731" w:author="Пользователь Windows" w:date="2021-01-30T14:37:00Z">
            <w:r w:rsidRPr="00D21161">
              <w:rPr>
                <w:rStyle w:val="aa"/>
                <w:rFonts w:ascii="Times New Roman" w:hAnsi="Times New Roman" w:cs="Times New Roman"/>
                <w:noProof/>
                <w:sz w:val="28"/>
                <w:szCs w:val="28"/>
                <w:rPrChange w:id="7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7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734" w:author="Пользователь Windows" w:date="2021-01-30T14:38:00Z">
                  <w:rPr>
                    <w:noProof/>
                  </w:rPr>
                </w:rPrChange>
              </w:rPr>
              <w:instrText>HYPERLINK \l "_Toc62909917"</w:instrText>
            </w:r>
            <w:r w:rsidRPr="00D21161">
              <w:rPr>
                <w:rStyle w:val="aa"/>
                <w:rFonts w:ascii="Times New Roman" w:hAnsi="Times New Roman" w:cs="Times New Roman"/>
                <w:noProof/>
                <w:sz w:val="28"/>
                <w:szCs w:val="28"/>
                <w:rPrChange w:id="7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7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737" w:author="Пользователь Windows" w:date="2021-01-30T14:38:00Z">
                  <w:rPr>
                    <w:rStyle w:val="aa"/>
                    <w:noProof/>
                  </w:rPr>
                </w:rPrChange>
              </w:rPr>
              <w:t>4.1. Тестирование подсистемы Обработки данных СВИ</w:t>
            </w:r>
            <w:r w:rsidRPr="00D21161">
              <w:rPr>
                <w:rFonts w:ascii="Times New Roman" w:hAnsi="Times New Roman" w:cs="Times New Roman"/>
                <w:noProof/>
                <w:webHidden/>
                <w:sz w:val="28"/>
                <w:szCs w:val="28"/>
                <w:rPrChange w:id="738" w:author="Пользователь Windows" w:date="2021-01-30T14:38:00Z">
                  <w:rPr>
                    <w:noProof/>
                    <w:webHidden/>
                  </w:rPr>
                </w:rPrChange>
              </w:rPr>
              <w:tab/>
            </w:r>
            <w:r w:rsidRPr="00D21161">
              <w:rPr>
                <w:rFonts w:ascii="Times New Roman" w:hAnsi="Times New Roman" w:cs="Times New Roman"/>
                <w:noProof/>
                <w:webHidden/>
                <w:sz w:val="28"/>
                <w:szCs w:val="28"/>
                <w:rPrChange w:id="7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740" w:author="Пользователь Windows" w:date="2021-01-30T14:38:00Z">
                  <w:rPr>
                    <w:noProof/>
                    <w:webHidden/>
                  </w:rPr>
                </w:rPrChange>
              </w:rPr>
              <w:instrText xml:space="preserve"> PAGEREF _Toc62909917 \h </w:instrText>
            </w:r>
          </w:ins>
          <w:r w:rsidRPr="00D21161">
            <w:rPr>
              <w:rFonts w:ascii="Times New Roman" w:hAnsi="Times New Roman" w:cs="Times New Roman"/>
              <w:noProof/>
              <w:webHidden/>
              <w:sz w:val="28"/>
              <w:szCs w:val="28"/>
              <w:rPrChange w:id="7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742" w:author="Пользователь Windows" w:date="2021-01-30T14:38:00Z">
                <w:rPr>
                  <w:noProof/>
                  <w:webHidden/>
                </w:rPr>
              </w:rPrChange>
            </w:rPr>
            <w:fldChar w:fldCharType="separate"/>
          </w:r>
          <w:ins w:id="743" w:author="Пользователь Windows" w:date="2021-01-30T14:37:00Z">
            <w:r w:rsidRPr="00D21161">
              <w:rPr>
                <w:rFonts w:ascii="Times New Roman" w:hAnsi="Times New Roman" w:cs="Times New Roman"/>
                <w:noProof/>
                <w:webHidden/>
                <w:sz w:val="28"/>
                <w:szCs w:val="28"/>
                <w:rPrChange w:id="744" w:author="Пользователь Windows" w:date="2021-01-30T14:38:00Z">
                  <w:rPr>
                    <w:noProof/>
                    <w:webHidden/>
                  </w:rPr>
                </w:rPrChange>
              </w:rPr>
              <w:t>52</w:t>
            </w:r>
            <w:r w:rsidRPr="00D21161">
              <w:rPr>
                <w:rFonts w:ascii="Times New Roman" w:hAnsi="Times New Roman" w:cs="Times New Roman"/>
                <w:noProof/>
                <w:webHidden/>
                <w:sz w:val="28"/>
                <w:szCs w:val="28"/>
                <w:rPrChange w:id="7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746" w:author="Пользователь Windows" w:date="2021-01-30T14:38:00Z">
                  <w:rPr>
                    <w:rStyle w:val="aa"/>
                    <w:noProof/>
                  </w:rPr>
                </w:rPrChange>
              </w:rPr>
              <w:fldChar w:fldCharType="end"/>
            </w:r>
          </w:ins>
        </w:p>
        <w:p w14:paraId="766020E6" w14:textId="268DF017" w:rsidR="00D21161" w:rsidRPr="00D21161" w:rsidRDefault="00D21161">
          <w:pPr>
            <w:pStyle w:val="22"/>
            <w:tabs>
              <w:tab w:val="right" w:leader="dot" w:pos="9628"/>
            </w:tabs>
            <w:spacing w:line="276" w:lineRule="auto"/>
            <w:jc w:val="both"/>
            <w:rPr>
              <w:ins w:id="747" w:author="Пользователь Windows" w:date="2021-01-30T14:37:00Z"/>
              <w:rFonts w:ascii="Times New Roman" w:eastAsiaTheme="minorEastAsia" w:hAnsi="Times New Roman" w:cs="Times New Roman"/>
              <w:noProof/>
              <w:sz w:val="28"/>
              <w:szCs w:val="28"/>
              <w:lang w:eastAsia="ru-RU"/>
              <w:rPrChange w:id="748" w:author="Пользователь Windows" w:date="2021-01-30T14:38:00Z">
                <w:rPr>
                  <w:ins w:id="749" w:author="Пользователь Windows" w:date="2021-01-30T14:37:00Z"/>
                  <w:rFonts w:eastAsiaTheme="minorEastAsia"/>
                  <w:noProof/>
                  <w:lang w:eastAsia="ru-RU"/>
                </w:rPr>
              </w:rPrChange>
            </w:rPr>
            <w:pPrChange w:id="750" w:author="Пользователь Windows" w:date="2021-01-30T14:38:00Z">
              <w:pPr>
                <w:pStyle w:val="22"/>
                <w:tabs>
                  <w:tab w:val="right" w:leader="dot" w:pos="9628"/>
                </w:tabs>
              </w:pPr>
            </w:pPrChange>
          </w:pPr>
          <w:ins w:id="751" w:author="Пользователь Windows" w:date="2021-01-30T14:37:00Z">
            <w:r w:rsidRPr="00D21161">
              <w:rPr>
                <w:rStyle w:val="aa"/>
                <w:rFonts w:ascii="Times New Roman" w:hAnsi="Times New Roman" w:cs="Times New Roman"/>
                <w:noProof/>
                <w:sz w:val="28"/>
                <w:szCs w:val="28"/>
                <w:rPrChange w:id="7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7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754" w:author="Пользователь Windows" w:date="2021-01-30T14:38:00Z">
                  <w:rPr>
                    <w:noProof/>
                  </w:rPr>
                </w:rPrChange>
              </w:rPr>
              <w:instrText>HYPERLINK \l "_Toc62909918"</w:instrText>
            </w:r>
            <w:r w:rsidRPr="00D21161">
              <w:rPr>
                <w:rStyle w:val="aa"/>
                <w:rFonts w:ascii="Times New Roman" w:hAnsi="Times New Roman" w:cs="Times New Roman"/>
                <w:noProof/>
                <w:sz w:val="28"/>
                <w:szCs w:val="28"/>
                <w:rPrChange w:id="7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7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757" w:author="Пользователь Windows" w:date="2021-01-30T14:38:00Z">
                  <w:rPr>
                    <w:rStyle w:val="aa"/>
                    <w:noProof/>
                  </w:rPr>
                </w:rPrChange>
              </w:rPr>
              <w:t>4.2. Тестирование подсистемы Идентификации возникновения асинхронного режима</w:t>
            </w:r>
            <w:r w:rsidRPr="00D21161">
              <w:rPr>
                <w:rFonts w:ascii="Times New Roman" w:hAnsi="Times New Roman" w:cs="Times New Roman"/>
                <w:noProof/>
                <w:webHidden/>
                <w:sz w:val="28"/>
                <w:szCs w:val="28"/>
                <w:rPrChange w:id="758" w:author="Пользователь Windows" w:date="2021-01-30T14:38:00Z">
                  <w:rPr>
                    <w:noProof/>
                    <w:webHidden/>
                  </w:rPr>
                </w:rPrChange>
              </w:rPr>
              <w:tab/>
            </w:r>
            <w:r w:rsidRPr="00D21161">
              <w:rPr>
                <w:rFonts w:ascii="Times New Roman" w:hAnsi="Times New Roman" w:cs="Times New Roman"/>
                <w:noProof/>
                <w:webHidden/>
                <w:sz w:val="28"/>
                <w:szCs w:val="28"/>
                <w:rPrChange w:id="7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760" w:author="Пользователь Windows" w:date="2021-01-30T14:38:00Z">
                  <w:rPr>
                    <w:noProof/>
                    <w:webHidden/>
                  </w:rPr>
                </w:rPrChange>
              </w:rPr>
              <w:instrText xml:space="preserve"> PAGEREF _Toc62909918 \h </w:instrText>
            </w:r>
          </w:ins>
          <w:r w:rsidRPr="00D21161">
            <w:rPr>
              <w:rFonts w:ascii="Times New Roman" w:hAnsi="Times New Roman" w:cs="Times New Roman"/>
              <w:noProof/>
              <w:webHidden/>
              <w:sz w:val="28"/>
              <w:szCs w:val="28"/>
              <w:rPrChange w:id="7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762" w:author="Пользователь Windows" w:date="2021-01-30T14:38:00Z">
                <w:rPr>
                  <w:noProof/>
                  <w:webHidden/>
                </w:rPr>
              </w:rPrChange>
            </w:rPr>
            <w:fldChar w:fldCharType="separate"/>
          </w:r>
          <w:ins w:id="763" w:author="Пользователь Windows" w:date="2021-01-30T14:37:00Z">
            <w:r w:rsidRPr="00D21161">
              <w:rPr>
                <w:rFonts w:ascii="Times New Roman" w:hAnsi="Times New Roman" w:cs="Times New Roman"/>
                <w:noProof/>
                <w:webHidden/>
                <w:sz w:val="28"/>
                <w:szCs w:val="28"/>
                <w:rPrChange w:id="764" w:author="Пользователь Windows" w:date="2021-01-30T14:38:00Z">
                  <w:rPr>
                    <w:noProof/>
                    <w:webHidden/>
                  </w:rPr>
                </w:rPrChange>
              </w:rPr>
              <w:t>53</w:t>
            </w:r>
            <w:r w:rsidRPr="00D21161">
              <w:rPr>
                <w:rFonts w:ascii="Times New Roman" w:hAnsi="Times New Roman" w:cs="Times New Roman"/>
                <w:noProof/>
                <w:webHidden/>
                <w:sz w:val="28"/>
                <w:szCs w:val="28"/>
                <w:rPrChange w:id="7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766" w:author="Пользователь Windows" w:date="2021-01-30T14:38:00Z">
                  <w:rPr>
                    <w:rStyle w:val="aa"/>
                    <w:noProof/>
                  </w:rPr>
                </w:rPrChange>
              </w:rPr>
              <w:fldChar w:fldCharType="end"/>
            </w:r>
          </w:ins>
        </w:p>
        <w:p w14:paraId="60DB107D" w14:textId="12AC25C9" w:rsidR="00D21161" w:rsidRPr="00D21161" w:rsidRDefault="00D21161">
          <w:pPr>
            <w:pStyle w:val="22"/>
            <w:tabs>
              <w:tab w:val="right" w:leader="dot" w:pos="9628"/>
            </w:tabs>
            <w:spacing w:line="276" w:lineRule="auto"/>
            <w:jc w:val="both"/>
            <w:rPr>
              <w:ins w:id="767" w:author="Пользователь Windows" w:date="2021-01-30T14:37:00Z"/>
              <w:rFonts w:ascii="Times New Roman" w:eastAsiaTheme="minorEastAsia" w:hAnsi="Times New Roman" w:cs="Times New Roman"/>
              <w:noProof/>
              <w:sz w:val="28"/>
              <w:szCs w:val="28"/>
              <w:lang w:eastAsia="ru-RU"/>
              <w:rPrChange w:id="768" w:author="Пользователь Windows" w:date="2021-01-30T14:38:00Z">
                <w:rPr>
                  <w:ins w:id="769" w:author="Пользователь Windows" w:date="2021-01-30T14:37:00Z"/>
                  <w:rFonts w:eastAsiaTheme="minorEastAsia"/>
                  <w:noProof/>
                  <w:lang w:eastAsia="ru-RU"/>
                </w:rPr>
              </w:rPrChange>
            </w:rPr>
            <w:pPrChange w:id="770" w:author="Пользователь Windows" w:date="2021-01-30T14:38:00Z">
              <w:pPr>
                <w:pStyle w:val="22"/>
                <w:tabs>
                  <w:tab w:val="right" w:leader="dot" w:pos="9628"/>
                </w:tabs>
              </w:pPr>
            </w:pPrChange>
          </w:pPr>
          <w:ins w:id="771" w:author="Пользователь Windows" w:date="2021-01-30T14:37:00Z">
            <w:r w:rsidRPr="00D21161">
              <w:rPr>
                <w:rStyle w:val="aa"/>
                <w:rFonts w:ascii="Times New Roman" w:hAnsi="Times New Roman" w:cs="Times New Roman"/>
                <w:noProof/>
                <w:sz w:val="28"/>
                <w:szCs w:val="28"/>
                <w:rPrChange w:id="7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7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774" w:author="Пользователь Windows" w:date="2021-01-30T14:38:00Z">
                  <w:rPr>
                    <w:noProof/>
                  </w:rPr>
                </w:rPrChange>
              </w:rPr>
              <w:instrText>HYPERLINK \l "_Toc62909919"</w:instrText>
            </w:r>
            <w:r w:rsidRPr="00D21161">
              <w:rPr>
                <w:rStyle w:val="aa"/>
                <w:rFonts w:ascii="Times New Roman" w:hAnsi="Times New Roman" w:cs="Times New Roman"/>
                <w:noProof/>
                <w:sz w:val="28"/>
                <w:szCs w:val="28"/>
                <w:rPrChange w:id="7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7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777" w:author="Пользователь Windows" w:date="2021-01-30T14:38:00Z">
                  <w:rPr>
                    <w:rStyle w:val="aa"/>
                    <w:noProof/>
                  </w:rPr>
                </w:rPrChange>
              </w:rPr>
              <w:t>4.3. Тестирование подсистемы Выбора управляющих воздействий</w:t>
            </w:r>
            <w:r w:rsidRPr="00D21161">
              <w:rPr>
                <w:rFonts w:ascii="Times New Roman" w:hAnsi="Times New Roman" w:cs="Times New Roman"/>
                <w:noProof/>
                <w:webHidden/>
                <w:sz w:val="28"/>
                <w:szCs w:val="28"/>
                <w:rPrChange w:id="778" w:author="Пользователь Windows" w:date="2021-01-30T14:38:00Z">
                  <w:rPr>
                    <w:noProof/>
                    <w:webHidden/>
                  </w:rPr>
                </w:rPrChange>
              </w:rPr>
              <w:tab/>
            </w:r>
            <w:r w:rsidRPr="00D21161">
              <w:rPr>
                <w:rFonts w:ascii="Times New Roman" w:hAnsi="Times New Roman" w:cs="Times New Roman"/>
                <w:noProof/>
                <w:webHidden/>
                <w:sz w:val="28"/>
                <w:szCs w:val="28"/>
                <w:rPrChange w:id="7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780" w:author="Пользователь Windows" w:date="2021-01-30T14:38:00Z">
                  <w:rPr>
                    <w:noProof/>
                    <w:webHidden/>
                  </w:rPr>
                </w:rPrChange>
              </w:rPr>
              <w:instrText xml:space="preserve"> PAGEREF _Toc62909919 \h </w:instrText>
            </w:r>
          </w:ins>
          <w:r w:rsidRPr="00D21161">
            <w:rPr>
              <w:rFonts w:ascii="Times New Roman" w:hAnsi="Times New Roman" w:cs="Times New Roman"/>
              <w:noProof/>
              <w:webHidden/>
              <w:sz w:val="28"/>
              <w:szCs w:val="28"/>
              <w:rPrChange w:id="7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782" w:author="Пользователь Windows" w:date="2021-01-30T14:38:00Z">
                <w:rPr>
                  <w:noProof/>
                  <w:webHidden/>
                </w:rPr>
              </w:rPrChange>
            </w:rPr>
            <w:fldChar w:fldCharType="separate"/>
          </w:r>
          <w:ins w:id="783" w:author="Пользователь Windows" w:date="2021-01-30T14:37:00Z">
            <w:r w:rsidRPr="00D21161">
              <w:rPr>
                <w:rFonts w:ascii="Times New Roman" w:hAnsi="Times New Roman" w:cs="Times New Roman"/>
                <w:noProof/>
                <w:webHidden/>
                <w:sz w:val="28"/>
                <w:szCs w:val="28"/>
                <w:rPrChange w:id="784" w:author="Пользователь Windows" w:date="2021-01-30T14:38:00Z">
                  <w:rPr>
                    <w:noProof/>
                    <w:webHidden/>
                  </w:rPr>
                </w:rPrChange>
              </w:rPr>
              <w:t>53</w:t>
            </w:r>
            <w:r w:rsidRPr="00D21161">
              <w:rPr>
                <w:rFonts w:ascii="Times New Roman" w:hAnsi="Times New Roman" w:cs="Times New Roman"/>
                <w:noProof/>
                <w:webHidden/>
                <w:sz w:val="28"/>
                <w:szCs w:val="28"/>
                <w:rPrChange w:id="7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786" w:author="Пользователь Windows" w:date="2021-01-30T14:38:00Z">
                  <w:rPr>
                    <w:rStyle w:val="aa"/>
                    <w:noProof/>
                  </w:rPr>
                </w:rPrChange>
              </w:rPr>
              <w:fldChar w:fldCharType="end"/>
            </w:r>
          </w:ins>
        </w:p>
        <w:p w14:paraId="4F146BD8" w14:textId="6D999B4D" w:rsidR="00D21161" w:rsidRPr="00D21161" w:rsidRDefault="00D21161">
          <w:pPr>
            <w:pStyle w:val="22"/>
            <w:tabs>
              <w:tab w:val="right" w:leader="dot" w:pos="9628"/>
            </w:tabs>
            <w:spacing w:line="276" w:lineRule="auto"/>
            <w:jc w:val="both"/>
            <w:rPr>
              <w:ins w:id="787" w:author="Пользователь Windows" w:date="2021-01-30T14:37:00Z"/>
              <w:rFonts w:ascii="Times New Roman" w:eastAsiaTheme="minorEastAsia" w:hAnsi="Times New Roman" w:cs="Times New Roman"/>
              <w:noProof/>
              <w:sz w:val="28"/>
              <w:szCs w:val="28"/>
              <w:lang w:eastAsia="ru-RU"/>
              <w:rPrChange w:id="788" w:author="Пользователь Windows" w:date="2021-01-30T14:38:00Z">
                <w:rPr>
                  <w:ins w:id="789" w:author="Пользователь Windows" w:date="2021-01-30T14:37:00Z"/>
                  <w:rFonts w:eastAsiaTheme="minorEastAsia"/>
                  <w:noProof/>
                  <w:lang w:eastAsia="ru-RU"/>
                </w:rPr>
              </w:rPrChange>
            </w:rPr>
            <w:pPrChange w:id="790" w:author="Пользователь Windows" w:date="2021-01-30T14:38:00Z">
              <w:pPr>
                <w:pStyle w:val="22"/>
                <w:tabs>
                  <w:tab w:val="right" w:leader="dot" w:pos="9628"/>
                </w:tabs>
              </w:pPr>
            </w:pPrChange>
          </w:pPr>
          <w:ins w:id="791" w:author="Пользователь Windows" w:date="2021-01-30T14:37:00Z">
            <w:r w:rsidRPr="00D21161">
              <w:rPr>
                <w:rStyle w:val="aa"/>
                <w:rFonts w:ascii="Times New Roman" w:hAnsi="Times New Roman" w:cs="Times New Roman"/>
                <w:noProof/>
                <w:sz w:val="28"/>
                <w:szCs w:val="28"/>
                <w:rPrChange w:id="7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7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794" w:author="Пользователь Windows" w:date="2021-01-30T14:38:00Z">
                  <w:rPr>
                    <w:noProof/>
                  </w:rPr>
                </w:rPrChange>
              </w:rPr>
              <w:instrText>HYPERLINK \l "_Toc62909920"</w:instrText>
            </w:r>
            <w:r w:rsidRPr="00D21161">
              <w:rPr>
                <w:rStyle w:val="aa"/>
                <w:rFonts w:ascii="Times New Roman" w:hAnsi="Times New Roman" w:cs="Times New Roman"/>
                <w:noProof/>
                <w:sz w:val="28"/>
                <w:szCs w:val="28"/>
                <w:rPrChange w:id="7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7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797" w:author="Пользователь Windows" w:date="2021-01-30T14:38:00Z">
                  <w:rPr>
                    <w:rStyle w:val="aa"/>
                    <w:noProof/>
                  </w:rPr>
                </w:rPrChange>
              </w:rPr>
              <w:t>4.4. Тестирование подсистемы Обработки телеметрии из ОИК</w:t>
            </w:r>
            <w:r w:rsidRPr="00D21161">
              <w:rPr>
                <w:rFonts w:ascii="Times New Roman" w:hAnsi="Times New Roman" w:cs="Times New Roman"/>
                <w:noProof/>
                <w:webHidden/>
                <w:sz w:val="28"/>
                <w:szCs w:val="28"/>
                <w:rPrChange w:id="798" w:author="Пользователь Windows" w:date="2021-01-30T14:38:00Z">
                  <w:rPr>
                    <w:noProof/>
                    <w:webHidden/>
                  </w:rPr>
                </w:rPrChange>
              </w:rPr>
              <w:tab/>
            </w:r>
            <w:r w:rsidRPr="00D21161">
              <w:rPr>
                <w:rFonts w:ascii="Times New Roman" w:hAnsi="Times New Roman" w:cs="Times New Roman"/>
                <w:noProof/>
                <w:webHidden/>
                <w:sz w:val="28"/>
                <w:szCs w:val="28"/>
                <w:rPrChange w:id="7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800" w:author="Пользователь Windows" w:date="2021-01-30T14:38:00Z">
                  <w:rPr>
                    <w:noProof/>
                    <w:webHidden/>
                  </w:rPr>
                </w:rPrChange>
              </w:rPr>
              <w:instrText xml:space="preserve"> PAGEREF _Toc62909920 \h </w:instrText>
            </w:r>
          </w:ins>
          <w:r w:rsidRPr="00D21161">
            <w:rPr>
              <w:rFonts w:ascii="Times New Roman" w:hAnsi="Times New Roman" w:cs="Times New Roman"/>
              <w:noProof/>
              <w:webHidden/>
              <w:sz w:val="28"/>
              <w:szCs w:val="28"/>
              <w:rPrChange w:id="8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802" w:author="Пользователь Windows" w:date="2021-01-30T14:38:00Z">
                <w:rPr>
                  <w:noProof/>
                  <w:webHidden/>
                </w:rPr>
              </w:rPrChange>
            </w:rPr>
            <w:fldChar w:fldCharType="separate"/>
          </w:r>
          <w:ins w:id="803" w:author="Пользователь Windows" w:date="2021-01-30T14:37:00Z">
            <w:r w:rsidRPr="00D21161">
              <w:rPr>
                <w:rFonts w:ascii="Times New Roman" w:hAnsi="Times New Roman" w:cs="Times New Roman"/>
                <w:noProof/>
                <w:webHidden/>
                <w:sz w:val="28"/>
                <w:szCs w:val="28"/>
                <w:rPrChange w:id="804" w:author="Пользователь Windows" w:date="2021-01-30T14:38:00Z">
                  <w:rPr>
                    <w:noProof/>
                    <w:webHidden/>
                  </w:rPr>
                </w:rPrChange>
              </w:rPr>
              <w:t>55</w:t>
            </w:r>
            <w:r w:rsidRPr="00D21161">
              <w:rPr>
                <w:rFonts w:ascii="Times New Roman" w:hAnsi="Times New Roman" w:cs="Times New Roman"/>
                <w:noProof/>
                <w:webHidden/>
                <w:sz w:val="28"/>
                <w:szCs w:val="28"/>
                <w:rPrChange w:id="8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806" w:author="Пользователь Windows" w:date="2021-01-30T14:38:00Z">
                  <w:rPr>
                    <w:rStyle w:val="aa"/>
                    <w:noProof/>
                  </w:rPr>
                </w:rPrChange>
              </w:rPr>
              <w:fldChar w:fldCharType="end"/>
            </w:r>
          </w:ins>
        </w:p>
        <w:p w14:paraId="5D7A0E8A" w14:textId="6CEDEB4B" w:rsidR="00D21161" w:rsidRPr="00D21161" w:rsidRDefault="00D21161">
          <w:pPr>
            <w:pStyle w:val="22"/>
            <w:tabs>
              <w:tab w:val="right" w:leader="dot" w:pos="9628"/>
            </w:tabs>
            <w:spacing w:line="276" w:lineRule="auto"/>
            <w:jc w:val="both"/>
            <w:rPr>
              <w:ins w:id="807" w:author="Пользователь Windows" w:date="2021-01-30T14:37:00Z"/>
              <w:rFonts w:ascii="Times New Roman" w:eastAsiaTheme="minorEastAsia" w:hAnsi="Times New Roman" w:cs="Times New Roman"/>
              <w:noProof/>
              <w:sz w:val="28"/>
              <w:szCs w:val="28"/>
              <w:lang w:eastAsia="ru-RU"/>
              <w:rPrChange w:id="808" w:author="Пользователь Windows" w:date="2021-01-30T14:38:00Z">
                <w:rPr>
                  <w:ins w:id="809" w:author="Пользователь Windows" w:date="2021-01-30T14:37:00Z"/>
                  <w:rFonts w:eastAsiaTheme="minorEastAsia"/>
                  <w:noProof/>
                  <w:lang w:eastAsia="ru-RU"/>
                </w:rPr>
              </w:rPrChange>
            </w:rPr>
            <w:pPrChange w:id="810" w:author="Пользователь Windows" w:date="2021-01-30T14:38:00Z">
              <w:pPr>
                <w:pStyle w:val="22"/>
                <w:tabs>
                  <w:tab w:val="right" w:leader="dot" w:pos="9628"/>
                </w:tabs>
              </w:pPr>
            </w:pPrChange>
          </w:pPr>
          <w:ins w:id="811" w:author="Пользователь Windows" w:date="2021-01-30T14:37:00Z">
            <w:r w:rsidRPr="00D21161">
              <w:rPr>
                <w:rStyle w:val="aa"/>
                <w:rFonts w:ascii="Times New Roman" w:hAnsi="Times New Roman" w:cs="Times New Roman"/>
                <w:noProof/>
                <w:sz w:val="28"/>
                <w:szCs w:val="28"/>
                <w:rPrChange w:id="8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8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814" w:author="Пользователь Windows" w:date="2021-01-30T14:38:00Z">
                  <w:rPr>
                    <w:noProof/>
                  </w:rPr>
                </w:rPrChange>
              </w:rPr>
              <w:instrText>HYPERLINK \l "_Toc62909921"</w:instrText>
            </w:r>
            <w:r w:rsidRPr="00D21161">
              <w:rPr>
                <w:rStyle w:val="aa"/>
                <w:rFonts w:ascii="Times New Roman" w:hAnsi="Times New Roman" w:cs="Times New Roman"/>
                <w:noProof/>
                <w:sz w:val="28"/>
                <w:szCs w:val="28"/>
                <w:rPrChange w:id="8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81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817" w:author="Пользователь Windows" w:date="2021-01-30T14:38:00Z">
                  <w:rPr>
                    <w:rStyle w:val="aa"/>
                    <w:noProof/>
                  </w:rPr>
                </w:rPrChange>
              </w:rPr>
              <w:t>Выводы по разделу 4</w:t>
            </w:r>
            <w:r w:rsidRPr="00D21161">
              <w:rPr>
                <w:rFonts w:ascii="Times New Roman" w:hAnsi="Times New Roman" w:cs="Times New Roman"/>
                <w:noProof/>
                <w:webHidden/>
                <w:sz w:val="28"/>
                <w:szCs w:val="28"/>
                <w:rPrChange w:id="818" w:author="Пользователь Windows" w:date="2021-01-30T14:38:00Z">
                  <w:rPr>
                    <w:noProof/>
                    <w:webHidden/>
                  </w:rPr>
                </w:rPrChange>
              </w:rPr>
              <w:tab/>
            </w:r>
            <w:r w:rsidRPr="00D21161">
              <w:rPr>
                <w:rFonts w:ascii="Times New Roman" w:hAnsi="Times New Roman" w:cs="Times New Roman"/>
                <w:noProof/>
                <w:webHidden/>
                <w:sz w:val="28"/>
                <w:szCs w:val="28"/>
                <w:rPrChange w:id="8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820" w:author="Пользователь Windows" w:date="2021-01-30T14:38:00Z">
                  <w:rPr>
                    <w:noProof/>
                    <w:webHidden/>
                  </w:rPr>
                </w:rPrChange>
              </w:rPr>
              <w:instrText xml:space="preserve"> PAGEREF _Toc62909921 \h </w:instrText>
            </w:r>
          </w:ins>
          <w:r w:rsidRPr="00D21161">
            <w:rPr>
              <w:rFonts w:ascii="Times New Roman" w:hAnsi="Times New Roman" w:cs="Times New Roman"/>
              <w:noProof/>
              <w:webHidden/>
              <w:sz w:val="28"/>
              <w:szCs w:val="28"/>
              <w:rPrChange w:id="8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822" w:author="Пользователь Windows" w:date="2021-01-30T14:38:00Z">
                <w:rPr>
                  <w:noProof/>
                  <w:webHidden/>
                </w:rPr>
              </w:rPrChange>
            </w:rPr>
            <w:fldChar w:fldCharType="separate"/>
          </w:r>
          <w:ins w:id="823" w:author="Пользователь Windows" w:date="2021-01-30T14:37:00Z">
            <w:r w:rsidRPr="00D21161">
              <w:rPr>
                <w:rFonts w:ascii="Times New Roman" w:hAnsi="Times New Roman" w:cs="Times New Roman"/>
                <w:noProof/>
                <w:webHidden/>
                <w:sz w:val="28"/>
                <w:szCs w:val="28"/>
                <w:rPrChange w:id="824" w:author="Пользователь Windows" w:date="2021-01-30T14:38:00Z">
                  <w:rPr>
                    <w:noProof/>
                    <w:webHidden/>
                  </w:rPr>
                </w:rPrChange>
              </w:rPr>
              <w:t>56</w:t>
            </w:r>
            <w:r w:rsidRPr="00D21161">
              <w:rPr>
                <w:rFonts w:ascii="Times New Roman" w:hAnsi="Times New Roman" w:cs="Times New Roman"/>
                <w:noProof/>
                <w:webHidden/>
                <w:sz w:val="28"/>
                <w:szCs w:val="28"/>
                <w:rPrChange w:id="8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826" w:author="Пользователь Windows" w:date="2021-01-30T14:38:00Z">
                  <w:rPr>
                    <w:rStyle w:val="aa"/>
                    <w:noProof/>
                  </w:rPr>
                </w:rPrChange>
              </w:rPr>
              <w:fldChar w:fldCharType="end"/>
            </w:r>
          </w:ins>
        </w:p>
        <w:p w14:paraId="2E8CB281" w14:textId="25AD665D" w:rsidR="00D21161" w:rsidRPr="00D21161" w:rsidRDefault="00D21161">
          <w:pPr>
            <w:pStyle w:val="15"/>
            <w:tabs>
              <w:tab w:val="right" w:leader="dot" w:pos="9628"/>
            </w:tabs>
            <w:spacing w:line="276" w:lineRule="auto"/>
            <w:jc w:val="both"/>
            <w:rPr>
              <w:ins w:id="827" w:author="Пользователь Windows" w:date="2021-01-30T14:37:00Z"/>
              <w:rFonts w:ascii="Times New Roman" w:eastAsiaTheme="minorEastAsia" w:hAnsi="Times New Roman" w:cs="Times New Roman"/>
              <w:noProof/>
              <w:sz w:val="28"/>
              <w:szCs w:val="28"/>
              <w:lang w:eastAsia="ru-RU"/>
              <w:rPrChange w:id="828" w:author="Пользователь Windows" w:date="2021-01-30T14:38:00Z">
                <w:rPr>
                  <w:ins w:id="829" w:author="Пользователь Windows" w:date="2021-01-30T14:37:00Z"/>
                  <w:rFonts w:eastAsiaTheme="minorEastAsia"/>
                  <w:noProof/>
                  <w:lang w:eastAsia="ru-RU"/>
                </w:rPr>
              </w:rPrChange>
            </w:rPr>
            <w:pPrChange w:id="830" w:author="Пользователь Windows" w:date="2021-01-30T14:38:00Z">
              <w:pPr>
                <w:pStyle w:val="15"/>
                <w:tabs>
                  <w:tab w:val="right" w:leader="dot" w:pos="9628"/>
                </w:tabs>
              </w:pPr>
            </w:pPrChange>
          </w:pPr>
          <w:ins w:id="831" w:author="Пользователь Windows" w:date="2021-01-30T14:37:00Z">
            <w:r w:rsidRPr="00D21161">
              <w:rPr>
                <w:rStyle w:val="aa"/>
                <w:rFonts w:ascii="Times New Roman" w:hAnsi="Times New Roman" w:cs="Times New Roman"/>
                <w:noProof/>
                <w:sz w:val="28"/>
                <w:szCs w:val="28"/>
                <w:rPrChange w:id="8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8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834" w:author="Пользователь Windows" w:date="2021-01-30T14:38:00Z">
                  <w:rPr>
                    <w:noProof/>
                  </w:rPr>
                </w:rPrChange>
              </w:rPr>
              <w:instrText>HYPERLINK \l "_Toc62909922"</w:instrText>
            </w:r>
            <w:r w:rsidRPr="00D21161">
              <w:rPr>
                <w:rStyle w:val="aa"/>
                <w:rFonts w:ascii="Times New Roman" w:hAnsi="Times New Roman" w:cs="Times New Roman"/>
                <w:noProof/>
                <w:sz w:val="28"/>
                <w:szCs w:val="28"/>
                <w:rPrChange w:id="8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83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837" w:author="Пользователь Windows" w:date="2021-01-30T14:38:00Z">
                  <w:rPr>
                    <w:rStyle w:val="aa"/>
                    <w:noProof/>
                  </w:rPr>
                </w:rPrChange>
              </w:rPr>
              <w:t>5. Финансовый менеджмент, ресурсоэффективность и ресурсосбережение</w:t>
            </w:r>
            <w:r w:rsidRPr="00D21161">
              <w:rPr>
                <w:rFonts w:ascii="Times New Roman" w:hAnsi="Times New Roman" w:cs="Times New Roman"/>
                <w:noProof/>
                <w:webHidden/>
                <w:sz w:val="28"/>
                <w:szCs w:val="28"/>
                <w:rPrChange w:id="838" w:author="Пользователь Windows" w:date="2021-01-30T14:38:00Z">
                  <w:rPr>
                    <w:noProof/>
                    <w:webHidden/>
                  </w:rPr>
                </w:rPrChange>
              </w:rPr>
              <w:tab/>
            </w:r>
            <w:r w:rsidRPr="00D21161">
              <w:rPr>
                <w:rFonts w:ascii="Times New Roman" w:hAnsi="Times New Roman" w:cs="Times New Roman"/>
                <w:noProof/>
                <w:webHidden/>
                <w:sz w:val="28"/>
                <w:szCs w:val="28"/>
                <w:rPrChange w:id="8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840" w:author="Пользователь Windows" w:date="2021-01-30T14:38:00Z">
                  <w:rPr>
                    <w:noProof/>
                    <w:webHidden/>
                  </w:rPr>
                </w:rPrChange>
              </w:rPr>
              <w:instrText xml:space="preserve"> PAGEREF _Toc62909922 \h </w:instrText>
            </w:r>
          </w:ins>
          <w:r w:rsidRPr="00D21161">
            <w:rPr>
              <w:rFonts w:ascii="Times New Roman" w:hAnsi="Times New Roman" w:cs="Times New Roman"/>
              <w:noProof/>
              <w:webHidden/>
              <w:sz w:val="28"/>
              <w:szCs w:val="28"/>
              <w:rPrChange w:id="8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842" w:author="Пользователь Windows" w:date="2021-01-30T14:38:00Z">
                <w:rPr>
                  <w:noProof/>
                  <w:webHidden/>
                </w:rPr>
              </w:rPrChange>
            </w:rPr>
            <w:fldChar w:fldCharType="separate"/>
          </w:r>
          <w:ins w:id="843" w:author="Пользователь Windows" w:date="2021-01-30T14:37:00Z">
            <w:r w:rsidRPr="00D21161">
              <w:rPr>
                <w:rFonts w:ascii="Times New Roman" w:hAnsi="Times New Roman" w:cs="Times New Roman"/>
                <w:noProof/>
                <w:webHidden/>
                <w:sz w:val="28"/>
                <w:szCs w:val="28"/>
                <w:rPrChange w:id="844" w:author="Пользователь Windows" w:date="2021-01-30T14:38:00Z">
                  <w:rPr>
                    <w:noProof/>
                    <w:webHidden/>
                  </w:rPr>
                </w:rPrChange>
              </w:rPr>
              <w:t>58</w:t>
            </w:r>
            <w:r w:rsidRPr="00D21161">
              <w:rPr>
                <w:rFonts w:ascii="Times New Roman" w:hAnsi="Times New Roman" w:cs="Times New Roman"/>
                <w:noProof/>
                <w:webHidden/>
                <w:sz w:val="28"/>
                <w:szCs w:val="28"/>
                <w:rPrChange w:id="8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846" w:author="Пользователь Windows" w:date="2021-01-30T14:38:00Z">
                  <w:rPr>
                    <w:rStyle w:val="aa"/>
                    <w:noProof/>
                  </w:rPr>
                </w:rPrChange>
              </w:rPr>
              <w:fldChar w:fldCharType="end"/>
            </w:r>
          </w:ins>
        </w:p>
        <w:p w14:paraId="66A8C7B1" w14:textId="5316E870" w:rsidR="00D21161" w:rsidRPr="00D21161" w:rsidRDefault="00D21161">
          <w:pPr>
            <w:pStyle w:val="22"/>
            <w:tabs>
              <w:tab w:val="right" w:leader="dot" w:pos="9628"/>
            </w:tabs>
            <w:spacing w:line="276" w:lineRule="auto"/>
            <w:jc w:val="both"/>
            <w:rPr>
              <w:ins w:id="847" w:author="Пользователь Windows" w:date="2021-01-30T14:37:00Z"/>
              <w:rFonts w:ascii="Times New Roman" w:eastAsiaTheme="minorEastAsia" w:hAnsi="Times New Roman" w:cs="Times New Roman"/>
              <w:noProof/>
              <w:sz w:val="28"/>
              <w:szCs w:val="28"/>
              <w:lang w:eastAsia="ru-RU"/>
              <w:rPrChange w:id="848" w:author="Пользователь Windows" w:date="2021-01-30T14:38:00Z">
                <w:rPr>
                  <w:ins w:id="849" w:author="Пользователь Windows" w:date="2021-01-30T14:37:00Z"/>
                  <w:rFonts w:eastAsiaTheme="minorEastAsia"/>
                  <w:noProof/>
                  <w:lang w:eastAsia="ru-RU"/>
                </w:rPr>
              </w:rPrChange>
            </w:rPr>
            <w:pPrChange w:id="850" w:author="Пользователь Windows" w:date="2021-01-30T14:38:00Z">
              <w:pPr>
                <w:pStyle w:val="22"/>
                <w:tabs>
                  <w:tab w:val="right" w:leader="dot" w:pos="9628"/>
                </w:tabs>
              </w:pPr>
            </w:pPrChange>
          </w:pPr>
          <w:ins w:id="851" w:author="Пользователь Windows" w:date="2021-01-30T14:37:00Z">
            <w:r w:rsidRPr="00D21161">
              <w:rPr>
                <w:rStyle w:val="aa"/>
                <w:rFonts w:ascii="Times New Roman" w:hAnsi="Times New Roman" w:cs="Times New Roman"/>
                <w:noProof/>
                <w:sz w:val="28"/>
                <w:szCs w:val="28"/>
                <w:rPrChange w:id="8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8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854" w:author="Пользователь Windows" w:date="2021-01-30T14:38:00Z">
                  <w:rPr>
                    <w:noProof/>
                  </w:rPr>
                </w:rPrChange>
              </w:rPr>
              <w:instrText>HYPERLINK \l "_Toc62909923"</w:instrText>
            </w:r>
            <w:r w:rsidRPr="00D21161">
              <w:rPr>
                <w:rStyle w:val="aa"/>
                <w:rFonts w:ascii="Times New Roman" w:hAnsi="Times New Roman" w:cs="Times New Roman"/>
                <w:noProof/>
                <w:sz w:val="28"/>
                <w:szCs w:val="28"/>
                <w:rPrChange w:id="8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85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857" w:author="Пользователь Windows" w:date="2021-01-30T14:38:00Z">
                  <w:rPr>
                    <w:rStyle w:val="aa"/>
                    <w:rFonts w:eastAsia="Times New Roman"/>
                    <w:noProof/>
                    <w:lang w:eastAsia="ru-RU"/>
                  </w:rPr>
                </w:rPrChange>
              </w:rPr>
              <w:t>5.1. Предпроектный анализ</w:t>
            </w:r>
            <w:r w:rsidRPr="00D21161">
              <w:rPr>
                <w:rFonts w:ascii="Times New Roman" w:hAnsi="Times New Roman" w:cs="Times New Roman"/>
                <w:noProof/>
                <w:webHidden/>
                <w:sz w:val="28"/>
                <w:szCs w:val="28"/>
                <w:rPrChange w:id="858" w:author="Пользователь Windows" w:date="2021-01-30T14:38:00Z">
                  <w:rPr>
                    <w:noProof/>
                    <w:webHidden/>
                  </w:rPr>
                </w:rPrChange>
              </w:rPr>
              <w:tab/>
            </w:r>
            <w:r w:rsidRPr="00D21161">
              <w:rPr>
                <w:rFonts w:ascii="Times New Roman" w:hAnsi="Times New Roman" w:cs="Times New Roman"/>
                <w:noProof/>
                <w:webHidden/>
                <w:sz w:val="28"/>
                <w:szCs w:val="28"/>
                <w:rPrChange w:id="8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860" w:author="Пользователь Windows" w:date="2021-01-30T14:38:00Z">
                  <w:rPr>
                    <w:noProof/>
                    <w:webHidden/>
                  </w:rPr>
                </w:rPrChange>
              </w:rPr>
              <w:instrText xml:space="preserve"> PAGEREF _Toc62909923 \h </w:instrText>
            </w:r>
          </w:ins>
          <w:r w:rsidRPr="00D21161">
            <w:rPr>
              <w:rFonts w:ascii="Times New Roman" w:hAnsi="Times New Roman" w:cs="Times New Roman"/>
              <w:noProof/>
              <w:webHidden/>
              <w:sz w:val="28"/>
              <w:szCs w:val="28"/>
              <w:rPrChange w:id="8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862" w:author="Пользователь Windows" w:date="2021-01-30T14:38:00Z">
                <w:rPr>
                  <w:noProof/>
                  <w:webHidden/>
                </w:rPr>
              </w:rPrChange>
            </w:rPr>
            <w:fldChar w:fldCharType="separate"/>
          </w:r>
          <w:ins w:id="863" w:author="Пользователь Windows" w:date="2021-01-30T14:37:00Z">
            <w:r w:rsidRPr="00D21161">
              <w:rPr>
                <w:rFonts w:ascii="Times New Roman" w:hAnsi="Times New Roman" w:cs="Times New Roman"/>
                <w:noProof/>
                <w:webHidden/>
                <w:sz w:val="28"/>
                <w:szCs w:val="28"/>
                <w:rPrChange w:id="864" w:author="Пользователь Windows" w:date="2021-01-30T14:38:00Z">
                  <w:rPr>
                    <w:noProof/>
                    <w:webHidden/>
                  </w:rPr>
                </w:rPrChange>
              </w:rPr>
              <w:t>58</w:t>
            </w:r>
            <w:r w:rsidRPr="00D21161">
              <w:rPr>
                <w:rFonts w:ascii="Times New Roman" w:hAnsi="Times New Roman" w:cs="Times New Roman"/>
                <w:noProof/>
                <w:webHidden/>
                <w:sz w:val="28"/>
                <w:szCs w:val="28"/>
                <w:rPrChange w:id="8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866" w:author="Пользователь Windows" w:date="2021-01-30T14:38:00Z">
                  <w:rPr>
                    <w:rStyle w:val="aa"/>
                    <w:noProof/>
                  </w:rPr>
                </w:rPrChange>
              </w:rPr>
              <w:fldChar w:fldCharType="end"/>
            </w:r>
          </w:ins>
        </w:p>
        <w:p w14:paraId="7401C06B" w14:textId="530FD35B" w:rsidR="00D21161" w:rsidRPr="00D21161" w:rsidRDefault="00D21161">
          <w:pPr>
            <w:pStyle w:val="34"/>
            <w:tabs>
              <w:tab w:val="right" w:leader="dot" w:pos="9628"/>
            </w:tabs>
            <w:spacing w:line="276" w:lineRule="auto"/>
            <w:jc w:val="both"/>
            <w:rPr>
              <w:ins w:id="867" w:author="Пользователь Windows" w:date="2021-01-30T14:37:00Z"/>
              <w:rFonts w:ascii="Times New Roman" w:eastAsiaTheme="minorEastAsia" w:hAnsi="Times New Roman" w:cs="Times New Roman"/>
              <w:noProof/>
              <w:sz w:val="28"/>
              <w:szCs w:val="28"/>
              <w:lang w:eastAsia="ru-RU"/>
              <w:rPrChange w:id="868" w:author="Пользователь Windows" w:date="2021-01-30T14:38:00Z">
                <w:rPr>
                  <w:ins w:id="869" w:author="Пользователь Windows" w:date="2021-01-30T14:37:00Z"/>
                  <w:rFonts w:eastAsiaTheme="minorEastAsia"/>
                  <w:noProof/>
                  <w:lang w:eastAsia="ru-RU"/>
                </w:rPr>
              </w:rPrChange>
            </w:rPr>
            <w:pPrChange w:id="870" w:author="Пользователь Windows" w:date="2021-01-30T14:38:00Z">
              <w:pPr>
                <w:pStyle w:val="34"/>
                <w:tabs>
                  <w:tab w:val="right" w:leader="dot" w:pos="9628"/>
                </w:tabs>
              </w:pPr>
            </w:pPrChange>
          </w:pPr>
          <w:ins w:id="871" w:author="Пользователь Windows" w:date="2021-01-30T14:37:00Z">
            <w:r w:rsidRPr="00D21161">
              <w:rPr>
                <w:rStyle w:val="aa"/>
                <w:rFonts w:ascii="Times New Roman" w:hAnsi="Times New Roman" w:cs="Times New Roman"/>
                <w:noProof/>
                <w:sz w:val="28"/>
                <w:szCs w:val="28"/>
                <w:rPrChange w:id="8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8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874" w:author="Пользователь Windows" w:date="2021-01-30T14:38:00Z">
                  <w:rPr>
                    <w:noProof/>
                  </w:rPr>
                </w:rPrChange>
              </w:rPr>
              <w:instrText>HYPERLINK \l "_Toc62909924"</w:instrText>
            </w:r>
            <w:r w:rsidRPr="00D21161">
              <w:rPr>
                <w:rStyle w:val="aa"/>
                <w:rFonts w:ascii="Times New Roman" w:hAnsi="Times New Roman" w:cs="Times New Roman"/>
                <w:noProof/>
                <w:sz w:val="28"/>
                <w:szCs w:val="28"/>
                <w:rPrChange w:id="8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87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877" w:author="Пользователь Windows" w:date="2021-01-30T14:38:00Z">
                  <w:rPr>
                    <w:rStyle w:val="aa"/>
                    <w:rFonts w:eastAsia="Times New Roman"/>
                    <w:noProof/>
                    <w:lang w:eastAsia="ru-RU"/>
                  </w:rPr>
                </w:rPrChange>
              </w:rPr>
              <w:t>5.1.1. Потенциальные потребители результатов исследования</w:t>
            </w:r>
            <w:r w:rsidRPr="00D21161">
              <w:rPr>
                <w:rFonts w:ascii="Times New Roman" w:hAnsi="Times New Roman" w:cs="Times New Roman"/>
                <w:noProof/>
                <w:webHidden/>
                <w:sz w:val="28"/>
                <w:szCs w:val="28"/>
                <w:rPrChange w:id="878" w:author="Пользователь Windows" w:date="2021-01-30T14:38:00Z">
                  <w:rPr>
                    <w:noProof/>
                    <w:webHidden/>
                  </w:rPr>
                </w:rPrChange>
              </w:rPr>
              <w:tab/>
            </w:r>
            <w:r w:rsidRPr="00D21161">
              <w:rPr>
                <w:rFonts w:ascii="Times New Roman" w:hAnsi="Times New Roman" w:cs="Times New Roman"/>
                <w:noProof/>
                <w:webHidden/>
                <w:sz w:val="28"/>
                <w:szCs w:val="28"/>
                <w:rPrChange w:id="8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880" w:author="Пользователь Windows" w:date="2021-01-30T14:38:00Z">
                  <w:rPr>
                    <w:noProof/>
                    <w:webHidden/>
                  </w:rPr>
                </w:rPrChange>
              </w:rPr>
              <w:instrText xml:space="preserve"> PAGEREF _Toc62909924 \h </w:instrText>
            </w:r>
          </w:ins>
          <w:r w:rsidRPr="00D21161">
            <w:rPr>
              <w:rFonts w:ascii="Times New Roman" w:hAnsi="Times New Roman" w:cs="Times New Roman"/>
              <w:noProof/>
              <w:webHidden/>
              <w:sz w:val="28"/>
              <w:szCs w:val="28"/>
              <w:rPrChange w:id="8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882" w:author="Пользователь Windows" w:date="2021-01-30T14:38:00Z">
                <w:rPr>
                  <w:noProof/>
                  <w:webHidden/>
                </w:rPr>
              </w:rPrChange>
            </w:rPr>
            <w:fldChar w:fldCharType="separate"/>
          </w:r>
          <w:ins w:id="883" w:author="Пользователь Windows" w:date="2021-01-30T14:37:00Z">
            <w:r w:rsidRPr="00D21161">
              <w:rPr>
                <w:rFonts w:ascii="Times New Roman" w:hAnsi="Times New Roman" w:cs="Times New Roman"/>
                <w:noProof/>
                <w:webHidden/>
                <w:sz w:val="28"/>
                <w:szCs w:val="28"/>
                <w:rPrChange w:id="884" w:author="Пользователь Windows" w:date="2021-01-30T14:38:00Z">
                  <w:rPr>
                    <w:noProof/>
                    <w:webHidden/>
                  </w:rPr>
                </w:rPrChange>
              </w:rPr>
              <w:t>58</w:t>
            </w:r>
            <w:r w:rsidRPr="00D21161">
              <w:rPr>
                <w:rFonts w:ascii="Times New Roman" w:hAnsi="Times New Roman" w:cs="Times New Roman"/>
                <w:noProof/>
                <w:webHidden/>
                <w:sz w:val="28"/>
                <w:szCs w:val="28"/>
                <w:rPrChange w:id="8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886" w:author="Пользователь Windows" w:date="2021-01-30T14:38:00Z">
                  <w:rPr>
                    <w:rStyle w:val="aa"/>
                    <w:noProof/>
                  </w:rPr>
                </w:rPrChange>
              </w:rPr>
              <w:fldChar w:fldCharType="end"/>
            </w:r>
          </w:ins>
        </w:p>
        <w:p w14:paraId="023FB107" w14:textId="4BCE084C" w:rsidR="00D21161" w:rsidRPr="00D21161" w:rsidRDefault="00D21161">
          <w:pPr>
            <w:pStyle w:val="34"/>
            <w:tabs>
              <w:tab w:val="right" w:leader="dot" w:pos="9628"/>
            </w:tabs>
            <w:spacing w:line="276" w:lineRule="auto"/>
            <w:jc w:val="both"/>
            <w:rPr>
              <w:ins w:id="887" w:author="Пользователь Windows" w:date="2021-01-30T14:37:00Z"/>
              <w:rFonts w:ascii="Times New Roman" w:eastAsiaTheme="minorEastAsia" w:hAnsi="Times New Roman" w:cs="Times New Roman"/>
              <w:noProof/>
              <w:sz w:val="28"/>
              <w:szCs w:val="28"/>
              <w:lang w:eastAsia="ru-RU"/>
              <w:rPrChange w:id="888" w:author="Пользователь Windows" w:date="2021-01-30T14:38:00Z">
                <w:rPr>
                  <w:ins w:id="889" w:author="Пользователь Windows" w:date="2021-01-30T14:37:00Z"/>
                  <w:rFonts w:eastAsiaTheme="minorEastAsia"/>
                  <w:noProof/>
                  <w:lang w:eastAsia="ru-RU"/>
                </w:rPr>
              </w:rPrChange>
            </w:rPr>
            <w:pPrChange w:id="890" w:author="Пользователь Windows" w:date="2021-01-30T14:38:00Z">
              <w:pPr>
                <w:pStyle w:val="34"/>
                <w:tabs>
                  <w:tab w:val="right" w:leader="dot" w:pos="9628"/>
                </w:tabs>
              </w:pPr>
            </w:pPrChange>
          </w:pPr>
          <w:ins w:id="891" w:author="Пользователь Windows" w:date="2021-01-30T14:37:00Z">
            <w:r w:rsidRPr="00D21161">
              <w:rPr>
                <w:rStyle w:val="aa"/>
                <w:rFonts w:ascii="Times New Roman" w:hAnsi="Times New Roman" w:cs="Times New Roman"/>
                <w:noProof/>
                <w:sz w:val="28"/>
                <w:szCs w:val="28"/>
                <w:rPrChange w:id="8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8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894" w:author="Пользователь Windows" w:date="2021-01-30T14:38:00Z">
                  <w:rPr>
                    <w:noProof/>
                  </w:rPr>
                </w:rPrChange>
              </w:rPr>
              <w:instrText>HYPERLINK \l "_Toc62909925"</w:instrText>
            </w:r>
            <w:r w:rsidRPr="00D21161">
              <w:rPr>
                <w:rStyle w:val="aa"/>
                <w:rFonts w:ascii="Times New Roman" w:hAnsi="Times New Roman" w:cs="Times New Roman"/>
                <w:noProof/>
                <w:sz w:val="28"/>
                <w:szCs w:val="28"/>
                <w:rPrChange w:id="8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89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897" w:author="Пользователь Windows" w:date="2021-01-30T14:38:00Z">
                  <w:rPr>
                    <w:rStyle w:val="aa"/>
                    <w:rFonts w:eastAsia="Times New Roman"/>
                    <w:noProof/>
                    <w:lang w:eastAsia="ru-RU"/>
                  </w:rPr>
                </w:rPrChange>
              </w:rPr>
              <w:t>5.1.2. Анализ конкурентных технических решений с позиции ресурсоэффективности и ресурсосбережения</w:t>
            </w:r>
            <w:r w:rsidRPr="00D21161">
              <w:rPr>
                <w:rFonts w:ascii="Times New Roman" w:hAnsi="Times New Roman" w:cs="Times New Roman"/>
                <w:noProof/>
                <w:webHidden/>
                <w:sz w:val="28"/>
                <w:szCs w:val="28"/>
                <w:rPrChange w:id="898" w:author="Пользователь Windows" w:date="2021-01-30T14:38:00Z">
                  <w:rPr>
                    <w:noProof/>
                    <w:webHidden/>
                  </w:rPr>
                </w:rPrChange>
              </w:rPr>
              <w:tab/>
            </w:r>
            <w:r w:rsidRPr="00D21161">
              <w:rPr>
                <w:rFonts w:ascii="Times New Roman" w:hAnsi="Times New Roman" w:cs="Times New Roman"/>
                <w:noProof/>
                <w:webHidden/>
                <w:sz w:val="28"/>
                <w:szCs w:val="28"/>
                <w:rPrChange w:id="8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900" w:author="Пользователь Windows" w:date="2021-01-30T14:38:00Z">
                  <w:rPr>
                    <w:noProof/>
                    <w:webHidden/>
                  </w:rPr>
                </w:rPrChange>
              </w:rPr>
              <w:instrText xml:space="preserve"> PAGEREF _Toc62909925 \h </w:instrText>
            </w:r>
          </w:ins>
          <w:r w:rsidRPr="00D21161">
            <w:rPr>
              <w:rFonts w:ascii="Times New Roman" w:hAnsi="Times New Roman" w:cs="Times New Roman"/>
              <w:noProof/>
              <w:webHidden/>
              <w:sz w:val="28"/>
              <w:szCs w:val="28"/>
              <w:rPrChange w:id="9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902" w:author="Пользователь Windows" w:date="2021-01-30T14:38:00Z">
                <w:rPr>
                  <w:noProof/>
                  <w:webHidden/>
                </w:rPr>
              </w:rPrChange>
            </w:rPr>
            <w:fldChar w:fldCharType="separate"/>
          </w:r>
          <w:ins w:id="903" w:author="Пользователь Windows" w:date="2021-01-30T14:37:00Z">
            <w:r w:rsidRPr="00D21161">
              <w:rPr>
                <w:rFonts w:ascii="Times New Roman" w:hAnsi="Times New Roman" w:cs="Times New Roman"/>
                <w:noProof/>
                <w:webHidden/>
                <w:sz w:val="28"/>
                <w:szCs w:val="28"/>
                <w:rPrChange w:id="904" w:author="Пользователь Windows" w:date="2021-01-30T14:38:00Z">
                  <w:rPr>
                    <w:noProof/>
                    <w:webHidden/>
                  </w:rPr>
                </w:rPrChange>
              </w:rPr>
              <w:t>58</w:t>
            </w:r>
            <w:r w:rsidRPr="00D21161">
              <w:rPr>
                <w:rFonts w:ascii="Times New Roman" w:hAnsi="Times New Roman" w:cs="Times New Roman"/>
                <w:noProof/>
                <w:webHidden/>
                <w:sz w:val="28"/>
                <w:szCs w:val="28"/>
                <w:rPrChange w:id="9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906" w:author="Пользователь Windows" w:date="2021-01-30T14:38:00Z">
                  <w:rPr>
                    <w:rStyle w:val="aa"/>
                    <w:noProof/>
                  </w:rPr>
                </w:rPrChange>
              </w:rPr>
              <w:fldChar w:fldCharType="end"/>
            </w:r>
          </w:ins>
        </w:p>
        <w:p w14:paraId="6076F93C" w14:textId="0725CA19" w:rsidR="00D21161" w:rsidRPr="00D21161" w:rsidRDefault="00D21161">
          <w:pPr>
            <w:pStyle w:val="34"/>
            <w:tabs>
              <w:tab w:val="right" w:leader="dot" w:pos="9628"/>
            </w:tabs>
            <w:spacing w:line="276" w:lineRule="auto"/>
            <w:jc w:val="both"/>
            <w:rPr>
              <w:ins w:id="907" w:author="Пользователь Windows" w:date="2021-01-30T14:37:00Z"/>
              <w:rFonts w:ascii="Times New Roman" w:eastAsiaTheme="minorEastAsia" w:hAnsi="Times New Roman" w:cs="Times New Roman"/>
              <w:noProof/>
              <w:sz w:val="28"/>
              <w:szCs w:val="28"/>
              <w:lang w:eastAsia="ru-RU"/>
              <w:rPrChange w:id="908" w:author="Пользователь Windows" w:date="2021-01-30T14:38:00Z">
                <w:rPr>
                  <w:ins w:id="909" w:author="Пользователь Windows" w:date="2021-01-30T14:37:00Z"/>
                  <w:rFonts w:eastAsiaTheme="minorEastAsia"/>
                  <w:noProof/>
                  <w:lang w:eastAsia="ru-RU"/>
                </w:rPr>
              </w:rPrChange>
            </w:rPr>
            <w:pPrChange w:id="910" w:author="Пользователь Windows" w:date="2021-01-30T14:38:00Z">
              <w:pPr>
                <w:pStyle w:val="34"/>
                <w:tabs>
                  <w:tab w:val="right" w:leader="dot" w:pos="9628"/>
                </w:tabs>
              </w:pPr>
            </w:pPrChange>
          </w:pPr>
          <w:ins w:id="911" w:author="Пользователь Windows" w:date="2021-01-30T14:37:00Z">
            <w:r w:rsidRPr="00D21161">
              <w:rPr>
                <w:rStyle w:val="aa"/>
                <w:rFonts w:ascii="Times New Roman" w:hAnsi="Times New Roman" w:cs="Times New Roman"/>
                <w:noProof/>
                <w:sz w:val="28"/>
                <w:szCs w:val="28"/>
                <w:rPrChange w:id="9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9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914" w:author="Пользователь Windows" w:date="2021-01-30T14:38:00Z">
                  <w:rPr>
                    <w:noProof/>
                  </w:rPr>
                </w:rPrChange>
              </w:rPr>
              <w:instrText>HYPERLINK \l "_Toc62909926"</w:instrText>
            </w:r>
            <w:r w:rsidRPr="00D21161">
              <w:rPr>
                <w:rStyle w:val="aa"/>
                <w:rFonts w:ascii="Times New Roman" w:hAnsi="Times New Roman" w:cs="Times New Roman"/>
                <w:noProof/>
                <w:sz w:val="28"/>
                <w:szCs w:val="28"/>
                <w:rPrChange w:id="9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91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917" w:author="Пользователь Windows" w:date="2021-01-30T14:38:00Z">
                  <w:rPr>
                    <w:rStyle w:val="aa"/>
                    <w:rFonts w:eastAsia="Times New Roman"/>
                    <w:noProof/>
                    <w:lang w:eastAsia="ru-RU"/>
                  </w:rPr>
                </w:rPrChange>
              </w:rPr>
              <w:t>5.1.3. SWOT-анализ</w:t>
            </w:r>
            <w:r w:rsidRPr="00D21161">
              <w:rPr>
                <w:rFonts w:ascii="Times New Roman" w:hAnsi="Times New Roman" w:cs="Times New Roman"/>
                <w:noProof/>
                <w:webHidden/>
                <w:sz w:val="28"/>
                <w:szCs w:val="28"/>
                <w:rPrChange w:id="918" w:author="Пользователь Windows" w:date="2021-01-30T14:38:00Z">
                  <w:rPr>
                    <w:noProof/>
                    <w:webHidden/>
                  </w:rPr>
                </w:rPrChange>
              </w:rPr>
              <w:tab/>
            </w:r>
            <w:r w:rsidRPr="00D21161">
              <w:rPr>
                <w:rFonts w:ascii="Times New Roman" w:hAnsi="Times New Roman" w:cs="Times New Roman"/>
                <w:noProof/>
                <w:webHidden/>
                <w:sz w:val="28"/>
                <w:szCs w:val="28"/>
                <w:rPrChange w:id="9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920" w:author="Пользователь Windows" w:date="2021-01-30T14:38:00Z">
                  <w:rPr>
                    <w:noProof/>
                    <w:webHidden/>
                  </w:rPr>
                </w:rPrChange>
              </w:rPr>
              <w:instrText xml:space="preserve"> PAGEREF _Toc62909926 \h </w:instrText>
            </w:r>
          </w:ins>
          <w:r w:rsidRPr="00D21161">
            <w:rPr>
              <w:rFonts w:ascii="Times New Roman" w:hAnsi="Times New Roman" w:cs="Times New Roman"/>
              <w:noProof/>
              <w:webHidden/>
              <w:sz w:val="28"/>
              <w:szCs w:val="28"/>
              <w:rPrChange w:id="9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922" w:author="Пользователь Windows" w:date="2021-01-30T14:38:00Z">
                <w:rPr>
                  <w:noProof/>
                  <w:webHidden/>
                </w:rPr>
              </w:rPrChange>
            </w:rPr>
            <w:fldChar w:fldCharType="separate"/>
          </w:r>
          <w:ins w:id="923" w:author="Пользователь Windows" w:date="2021-01-30T14:37:00Z">
            <w:r w:rsidRPr="00D21161">
              <w:rPr>
                <w:rFonts w:ascii="Times New Roman" w:hAnsi="Times New Roman" w:cs="Times New Roman"/>
                <w:noProof/>
                <w:webHidden/>
                <w:sz w:val="28"/>
                <w:szCs w:val="28"/>
                <w:rPrChange w:id="924" w:author="Пользователь Windows" w:date="2021-01-30T14:38:00Z">
                  <w:rPr>
                    <w:noProof/>
                    <w:webHidden/>
                  </w:rPr>
                </w:rPrChange>
              </w:rPr>
              <w:t>60</w:t>
            </w:r>
            <w:r w:rsidRPr="00D21161">
              <w:rPr>
                <w:rFonts w:ascii="Times New Roman" w:hAnsi="Times New Roman" w:cs="Times New Roman"/>
                <w:noProof/>
                <w:webHidden/>
                <w:sz w:val="28"/>
                <w:szCs w:val="28"/>
                <w:rPrChange w:id="9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926" w:author="Пользователь Windows" w:date="2021-01-30T14:38:00Z">
                  <w:rPr>
                    <w:rStyle w:val="aa"/>
                    <w:noProof/>
                  </w:rPr>
                </w:rPrChange>
              </w:rPr>
              <w:fldChar w:fldCharType="end"/>
            </w:r>
          </w:ins>
        </w:p>
        <w:p w14:paraId="4F446CA2" w14:textId="48A8FBBB" w:rsidR="00D21161" w:rsidRPr="00D21161" w:rsidRDefault="00D21161">
          <w:pPr>
            <w:pStyle w:val="34"/>
            <w:tabs>
              <w:tab w:val="right" w:leader="dot" w:pos="9628"/>
            </w:tabs>
            <w:spacing w:line="276" w:lineRule="auto"/>
            <w:jc w:val="both"/>
            <w:rPr>
              <w:ins w:id="927" w:author="Пользователь Windows" w:date="2021-01-30T14:37:00Z"/>
              <w:rFonts w:ascii="Times New Roman" w:eastAsiaTheme="minorEastAsia" w:hAnsi="Times New Roman" w:cs="Times New Roman"/>
              <w:noProof/>
              <w:sz w:val="28"/>
              <w:szCs w:val="28"/>
              <w:lang w:eastAsia="ru-RU"/>
              <w:rPrChange w:id="928" w:author="Пользователь Windows" w:date="2021-01-30T14:38:00Z">
                <w:rPr>
                  <w:ins w:id="929" w:author="Пользователь Windows" w:date="2021-01-30T14:37:00Z"/>
                  <w:rFonts w:eastAsiaTheme="minorEastAsia"/>
                  <w:noProof/>
                  <w:lang w:eastAsia="ru-RU"/>
                </w:rPr>
              </w:rPrChange>
            </w:rPr>
            <w:pPrChange w:id="930" w:author="Пользователь Windows" w:date="2021-01-30T14:38:00Z">
              <w:pPr>
                <w:pStyle w:val="34"/>
                <w:tabs>
                  <w:tab w:val="right" w:leader="dot" w:pos="9628"/>
                </w:tabs>
              </w:pPr>
            </w:pPrChange>
          </w:pPr>
          <w:ins w:id="931" w:author="Пользователь Windows" w:date="2021-01-30T14:37:00Z">
            <w:r w:rsidRPr="00D21161">
              <w:rPr>
                <w:rStyle w:val="aa"/>
                <w:rFonts w:ascii="Times New Roman" w:hAnsi="Times New Roman" w:cs="Times New Roman"/>
                <w:noProof/>
                <w:sz w:val="28"/>
                <w:szCs w:val="28"/>
                <w:rPrChange w:id="9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9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934" w:author="Пользователь Windows" w:date="2021-01-30T14:38:00Z">
                  <w:rPr>
                    <w:noProof/>
                  </w:rPr>
                </w:rPrChange>
              </w:rPr>
              <w:instrText>HYPERLINK \l "_Toc62909927"</w:instrText>
            </w:r>
            <w:r w:rsidRPr="00D21161">
              <w:rPr>
                <w:rStyle w:val="aa"/>
                <w:rFonts w:ascii="Times New Roman" w:hAnsi="Times New Roman" w:cs="Times New Roman"/>
                <w:noProof/>
                <w:sz w:val="28"/>
                <w:szCs w:val="28"/>
                <w:rPrChange w:id="9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93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rPrChange w:id="937" w:author="Пользователь Windows" w:date="2021-01-30T14:38:00Z">
                  <w:rPr>
                    <w:rStyle w:val="aa"/>
                    <w:rFonts w:eastAsia="Times New Roman"/>
                    <w:noProof/>
                  </w:rPr>
                </w:rPrChange>
              </w:rPr>
              <w:t>5.1.4. Оценка готовности проекта к коммерциализации</w:t>
            </w:r>
            <w:r w:rsidRPr="00D21161">
              <w:rPr>
                <w:rFonts w:ascii="Times New Roman" w:hAnsi="Times New Roman" w:cs="Times New Roman"/>
                <w:noProof/>
                <w:webHidden/>
                <w:sz w:val="28"/>
                <w:szCs w:val="28"/>
                <w:rPrChange w:id="938" w:author="Пользователь Windows" w:date="2021-01-30T14:38:00Z">
                  <w:rPr>
                    <w:noProof/>
                    <w:webHidden/>
                  </w:rPr>
                </w:rPrChange>
              </w:rPr>
              <w:tab/>
            </w:r>
            <w:r w:rsidRPr="00D21161">
              <w:rPr>
                <w:rFonts w:ascii="Times New Roman" w:hAnsi="Times New Roman" w:cs="Times New Roman"/>
                <w:noProof/>
                <w:webHidden/>
                <w:sz w:val="28"/>
                <w:szCs w:val="28"/>
                <w:rPrChange w:id="9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940" w:author="Пользователь Windows" w:date="2021-01-30T14:38:00Z">
                  <w:rPr>
                    <w:noProof/>
                    <w:webHidden/>
                  </w:rPr>
                </w:rPrChange>
              </w:rPr>
              <w:instrText xml:space="preserve"> PAGEREF _Toc62909927 \h </w:instrText>
            </w:r>
          </w:ins>
          <w:r w:rsidRPr="00D21161">
            <w:rPr>
              <w:rFonts w:ascii="Times New Roman" w:hAnsi="Times New Roman" w:cs="Times New Roman"/>
              <w:noProof/>
              <w:webHidden/>
              <w:sz w:val="28"/>
              <w:szCs w:val="28"/>
              <w:rPrChange w:id="9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942" w:author="Пользователь Windows" w:date="2021-01-30T14:38:00Z">
                <w:rPr>
                  <w:noProof/>
                  <w:webHidden/>
                </w:rPr>
              </w:rPrChange>
            </w:rPr>
            <w:fldChar w:fldCharType="separate"/>
          </w:r>
          <w:ins w:id="943" w:author="Пользователь Windows" w:date="2021-01-30T14:37:00Z">
            <w:r w:rsidRPr="00D21161">
              <w:rPr>
                <w:rFonts w:ascii="Times New Roman" w:hAnsi="Times New Roman" w:cs="Times New Roman"/>
                <w:noProof/>
                <w:webHidden/>
                <w:sz w:val="28"/>
                <w:szCs w:val="28"/>
                <w:rPrChange w:id="944" w:author="Пользователь Windows" w:date="2021-01-30T14:38:00Z">
                  <w:rPr>
                    <w:noProof/>
                    <w:webHidden/>
                  </w:rPr>
                </w:rPrChange>
              </w:rPr>
              <w:t>62</w:t>
            </w:r>
            <w:r w:rsidRPr="00D21161">
              <w:rPr>
                <w:rFonts w:ascii="Times New Roman" w:hAnsi="Times New Roman" w:cs="Times New Roman"/>
                <w:noProof/>
                <w:webHidden/>
                <w:sz w:val="28"/>
                <w:szCs w:val="28"/>
                <w:rPrChange w:id="9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946" w:author="Пользователь Windows" w:date="2021-01-30T14:38:00Z">
                  <w:rPr>
                    <w:rStyle w:val="aa"/>
                    <w:noProof/>
                  </w:rPr>
                </w:rPrChange>
              </w:rPr>
              <w:fldChar w:fldCharType="end"/>
            </w:r>
          </w:ins>
        </w:p>
        <w:p w14:paraId="0F085AAC" w14:textId="49E1138A" w:rsidR="00D21161" w:rsidRPr="00D21161" w:rsidRDefault="00D21161">
          <w:pPr>
            <w:pStyle w:val="34"/>
            <w:tabs>
              <w:tab w:val="right" w:leader="dot" w:pos="9628"/>
            </w:tabs>
            <w:spacing w:line="276" w:lineRule="auto"/>
            <w:jc w:val="both"/>
            <w:rPr>
              <w:ins w:id="947" w:author="Пользователь Windows" w:date="2021-01-30T14:37:00Z"/>
              <w:rFonts w:ascii="Times New Roman" w:eastAsiaTheme="minorEastAsia" w:hAnsi="Times New Roman" w:cs="Times New Roman"/>
              <w:noProof/>
              <w:sz w:val="28"/>
              <w:szCs w:val="28"/>
              <w:lang w:eastAsia="ru-RU"/>
              <w:rPrChange w:id="948" w:author="Пользователь Windows" w:date="2021-01-30T14:38:00Z">
                <w:rPr>
                  <w:ins w:id="949" w:author="Пользователь Windows" w:date="2021-01-30T14:37:00Z"/>
                  <w:rFonts w:eastAsiaTheme="minorEastAsia"/>
                  <w:noProof/>
                  <w:lang w:eastAsia="ru-RU"/>
                </w:rPr>
              </w:rPrChange>
            </w:rPr>
            <w:pPrChange w:id="950" w:author="Пользователь Windows" w:date="2021-01-30T14:38:00Z">
              <w:pPr>
                <w:pStyle w:val="34"/>
                <w:tabs>
                  <w:tab w:val="right" w:leader="dot" w:pos="9628"/>
                </w:tabs>
              </w:pPr>
            </w:pPrChange>
          </w:pPr>
          <w:ins w:id="951" w:author="Пользователь Windows" w:date="2021-01-30T14:37:00Z">
            <w:r w:rsidRPr="00D21161">
              <w:rPr>
                <w:rStyle w:val="aa"/>
                <w:rFonts w:ascii="Times New Roman" w:hAnsi="Times New Roman" w:cs="Times New Roman"/>
                <w:noProof/>
                <w:sz w:val="28"/>
                <w:szCs w:val="28"/>
                <w:rPrChange w:id="9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9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954" w:author="Пользователь Windows" w:date="2021-01-30T14:38:00Z">
                  <w:rPr>
                    <w:noProof/>
                  </w:rPr>
                </w:rPrChange>
              </w:rPr>
              <w:instrText>HYPERLINK \l "_Toc62909928"</w:instrText>
            </w:r>
            <w:r w:rsidRPr="00D21161">
              <w:rPr>
                <w:rStyle w:val="aa"/>
                <w:rFonts w:ascii="Times New Roman" w:hAnsi="Times New Roman" w:cs="Times New Roman"/>
                <w:noProof/>
                <w:sz w:val="28"/>
                <w:szCs w:val="28"/>
                <w:rPrChange w:id="9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95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957" w:author="Пользователь Windows" w:date="2021-01-30T14:38:00Z">
                  <w:rPr>
                    <w:rStyle w:val="aa"/>
                    <w:rFonts w:eastAsia="Calibri"/>
                    <w:noProof/>
                  </w:rPr>
                </w:rPrChange>
              </w:rPr>
              <w:t>5.1.5. Методы коммерциализации результатов научно-технического исследования</w:t>
            </w:r>
            <w:r w:rsidRPr="00D21161">
              <w:rPr>
                <w:rFonts w:ascii="Times New Roman" w:hAnsi="Times New Roman" w:cs="Times New Roman"/>
                <w:noProof/>
                <w:webHidden/>
                <w:sz w:val="28"/>
                <w:szCs w:val="28"/>
                <w:rPrChange w:id="958" w:author="Пользователь Windows" w:date="2021-01-30T14:38:00Z">
                  <w:rPr>
                    <w:noProof/>
                    <w:webHidden/>
                  </w:rPr>
                </w:rPrChange>
              </w:rPr>
              <w:tab/>
            </w:r>
            <w:r w:rsidRPr="00D21161">
              <w:rPr>
                <w:rFonts w:ascii="Times New Roman" w:hAnsi="Times New Roman" w:cs="Times New Roman"/>
                <w:noProof/>
                <w:webHidden/>
                <w:sz w:val="28"/>
                <w:szCs w:val="28"/>
                <w:rPrChange w:id="9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960" w:author="Пользователь Windows" w:date="2021-01-30T14:38:00Z">
                  <w:rPr>
                    <w:noProof/>
                    <w:webHidden/>
                  </w:rPr>
                </w:rPrChange>
              </w:rPr>
              <w:instrText xml:space="preserve"> PAGEREF _Toc62909928 \h </w:instrText>
            </w:r>
          </w:ins>
          <w:r w:rsidRPr="00D21161">
            <w:rPr>
              <w:rFonts w:ascii="Times New Roman" w:hAnsi="Times New Roman" w:cs="Times New Roman"/>
              <w:noProof/>
              <w:webHidden/>
              <w:sz w:val="28"/>
              <w:szCs w:val="28"/>
              <w:rPrChange w:id="9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962" w:author="Пользователь Windows" w:date="2021-01-30T14:38:00Z">
                <w:rPr>
                  <w:noProof/>
                  <w:webHidden/>
                </w:rPr>
              </w:rPrChange>
            </w:rPr>
            <w:fldChar w:fldCharType="separate"/>
          </w:r>
          <w:ins w:id="963" w:author="Пользователь Windows" w:date="2021-01-30T14:37:00Z">
            <w:r w:rsidRPr="00D21161">
              <w:rPr>
                <w:rFonts w:ascii="Times New Roman" w:hAnsi="Times New Roman" w:cs="Times New Roman"/>
                <w:noProof/>
                <w:webHidden/>
                <w:sz w:val="28"/>
                <w:szCs w:val="28"/>
                <w:rPrChange w:id="964" w:author="Пользователь Windows" w:date="2021-01-30T14:38:00Z">
                  <w:rPr>
                    <w:noProof/>
                    <w:webHidden/>
                  </w:rPr>
                </w:rPrChange>
              </w:rPr>
              <w:t>63</w:t>
            </w:r>
            <w:r w:rsidRPr="00D21161">
              <w:rPr>
                <w:rFonts w:ascii="Times New Roman" w:hAnsi="Times New Roman" w:cs="Times New Roman"/>
                <w:noProof/>
                <w:webHidden/>
                <w:sz w:val="28"/>
                <w:szCs w:val="28"/>
                <w:rPrChange w:id="9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966" w:author="Пользователь Windows" w:date="2021-01-30T14:38:00Z">
                  <w:rPr>
                    <w:rStyle w:val="aa"/>
                    <w:noProof/>
                  </w:rPr>
                </w:rPrChange>
              </w:rPr>
              <w:fldChar w:fldCharType="end"/>
            </w:r>
          </w:ins>
        </w:p>
        <w:p w14:paraId="4E8B2777" w14:textId="3AEE8925" w:rsidR="00D21161" w:rsidRPr="00D21161" w:rsidRDefault="00D21161">
          <w:pPr>
            <w:pStyle w:val="22"/>
            <w:tabs>
              <w:tab w:val="right" w:leader="dot" w:pos="9628"/>
            </w:tabs>
            <w:spacing w:line="276" w:lineRule="auto"/>
            <w:jc w:val="both"/>
            <w:rPr>
              <w:ins w:id="967" w:author="Пользователь Windows" w:date="2021-01-30T14:37:00Z"/>
              <w:rFonts w:ascii="Times New Roman" w:eastAsiaTheme="minorEastAsia" w:hAnsi="Times New Roman" w:cs="Times New Roman"/>
              <w:noProof/>
              <w:sz w:val="28"/>
              <w:szCs w:val="28"/>
              <w:lang w:eastAsia="ru-RU"/>
              <w:rPrChange w:id="968" w:author="Пользователь Windows" w:date="2021-01-30T14:38:00Z">
                <w:rPr>
                  <w:ins w:id="969" w:author="Пользователь Windows" w:date="2021-01-30T14:37:00Z"/>
                  <w:rFonts w:eastAsiaTheme="minorEastAsia"/>
                  <w:noProof/>
                  <w:lang w:eastAsia="ru-RU"/>
                </w:rPr>
              </w:rPrChange>
            </w:rPr>
            <w:pPrChange w:id="970" w:author="Пользователь Windows" w:date="2021-01-30T14:38:00Z">
              <w:pPr>
                <w:pStyle w:val="22"/>
                <w:tabs>
                  <w:tab w:val="right" w:leader="dot" w:pos="9628"/>
                </w:tabs>
              </w:pPr>
            </w:pPrChange>
          </w:pPr>
          <w:ins w:id="971" w:author="Пользователь Windows" w:date="2021-01-30T14:37:00Z">
            <w:r w:rsidRPr="00D21161">
              <w:rPr>
                <w:rStyle w:val="aa"/>
                <w:rFonts w:ascii="Times New Roman" w:hAnsi="Times New Roman" w:cs="Times New Roman"/>
                <w:noProof/>
                <w:sz w:val="28"/>
                <w:szCs w:val="28"/>
                <w:rPrChange w:id="9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9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974" w:author="Пользователь Windows" w:date="2021-01-30T14:38:00Z">
                  <w:rPr>
                    <w:noProof/>
                  </w:rPr>
                </w:rPrChange>
              </w:rPr>
              <w:instrText>HYPERLINK \l "_Toc62909929"</w:instrText>
            </w:r>
            <w:r w:rsidRPr="00D21161">
              <w:rPr>
                <w:rStyle w:val="aa"/>
                <w:rFonts w:ascii="Times New Roman" w:hAnsi="Times New Roman" w:cs="Times New Roman"/>
                <w:noProof/>
                <w:sz w:val="28"/>
                <w:szCs w:val="28"/>
                <w:rPrChange w:id="9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97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977" w:author="Пользователь Windows" w:date="2021-01-30T14:38:00Z">
                  <w:rPr>
                    <w:rStyle w:val="aa"/>
                    <w:rFonts w:eastAsia="Calibri"/>
                    <w:noProof/>
                  </w:rPr>
                </w:rPrChange>
              </w:rPr>
              <w:t>5.2. Инициация проекта</w:t>
            </w:r>
            <w:r w:rsidRPr="00D21161">
              <w:rPr>
                <w:rFonts w:ascii="Times New Roman" w:hAnsi="Times New Roman" w:cs="Times New Roman"/>
                <w:noProof/>
                <w:webHidden/>
                <w:sz w:val="28"/>
                <w:szCs w:val="28"/>
                <w:rPrChange w:id="978" w:author="Пользователь Windows" w:date="2021-01-30T14:38:00Z">
                  <w:rPr>
                    <w:noProof/>
                    <w:webHidden/>
                  </w:rPr>
                </w:rPrChange>
              </w:rPr>
              <w:tab/>
            </w:r>
            <w:r w:rsidRPr="00D21161">
              <w:rPr>
                <w:rFonts w:ascii="Times New Roman" w:hAnsi="Times New Roman" w:cs="Times New Roman"/>
                <w:noProof/>
                <w:webHidden/>
                <w:sz w:val="28"/>
                <w:szCs w:val="28"/>
                <w:rPrChange w:id="9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980" w:author="Пользователь Windows" w:date="2021-01-30T14:38:00Z">
                  <w:rPr>
                    <w:noProof/>
                    <w:webHidden/>
                  </w:rPr>
                </w:rPrChange>
              </w:rPr>
              <w:instrText xml:space="preserve"> PAGEREF _Toc62909929 \h </w:instrText>
            </w:r>
          </w:ins>
          <w:r w:rsidRPr="00D21161">
            <w:rPr>
              <w:rFonts w:ascii="Times New Roman" w:hAnsi="Times New Roman" w:cs="Times New Roman"/>
              <w:noProof/>
              <w:webHidden/>
              <w:sz w:val="28"/>
              <w:szCs w:val="28"/>
              <w:rPrChange w:id="9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982" w:author="Пользователь Windows" w:date="2021-01-30T14:38:00Z">
                <w:rPr>
                  <w:noProof/>
                  <w:webHidden/>
                </w:rPr>
              </w:rPrChange>
            </w:rPr>
            <w:fldChar w:fldCharType="separate"/>
          </w:r>
          <w:ins w:id="983" w:author="Пользователь Windows" w:date="2021-01-30T14:37:00Z">
            <w:r w:rsidRPr="00D21161">
              <w:rPr>
                <w:rFonts w:ascii="Times New Roman" w:hAnsi="Times New Roman" w:cs="Times New Roman"/>
                <w:noProof/>
                <w:webHidden/>
                <w:sz w:val="28"/>
                <w:szCs w:val="28"/>
                <w:rPrChange w:id="984" w:author="Пользователь Windows" w:date="2021-01-30T14:38:00Z">
                  <w:rPr>
                    <w:noProof/>
                    <w:webHidden/>
                  </w:rPr>
                </w:rPrChange>
              </w:rPr>
              <w:t>63</w:t>
            </w:r>
            <w:r w:rsidRPr="00D21161">
              <w:rPr>
                <w:rFonts w:ascii="Times New Roman" w:hAnsi="Times New Roman" w:cs="Times New Roman"/>
                <w:noProof/>
                <w:webHidden/>
                <w:sz w:val="28"/>
                <w:szCs w:val="28"/>
                <w:rPrChange w:id="9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986" w:author="Пользователь Windows" w:date="2021-01-30T14:38:00Z">
                  <w:rPr>
                    <w:rStyle w:val="aa"/>
                    <w:noProof/>
                  </w:rPr>
                </w:rPrChange>
              </w:rPr>
              <w:fldChar w:fldCharType="end"/>
            </w:r>
          </w:ins>
        </w:p>
        <w:p w14:paraId="4B75D5CC" w14:textId="7C710CE3" w:rsidR="00D21161" w:rsidRPr="00D21161" w:rsidRDefault="00D21161">
          <w:pPr>
            <w:pStyle w:val="34"/>
            <w:tabs>
              <w:tab w:val="right" w:leader="dot" w:pos="9628"/>
            </w:tabs>
            <w:spacing w:line="276" w:lineRule="auto"/>
            <w:jc w:val="both"/>
            <w:rPr>
              <w:ins w:id="987" w:author="Пользователь Windows" w:date="2021-01-30T14:37:00Z"/>
              <w:rFonts w:ascii="Times New Roman" w:eastAsiaTheme="minorEastAsia" w:hAnsi="Times New Roman" w:cs="Times New Roman"/>
              <w:noProof/>
              <w:sz w:val="28"/>
              <w:szCs w:val="28"/>
              <w:lang w:eastAsia="ru-RU"/>
              <w:rPrChange w:id="988" w:author="Пользователь Windows" w:date="2021-01-30T14:38:00Z">
                <w:rPr>
                  <w:ins w:id="989" w:author="Пользователь Windows" w:date="2021-01-30T14:37:00Z"/>
                  <w:rFonts w:eastAsiaTheme="minorEastAsia"/>
                  <w:noProof/>
                  <w:lang w:eastAsia="ru-RU"/>
                </w:rPr>
              </w:rPrChange>
            </w:rPr>
            <w:pPrChange w:id="990" w:author="Пользователь Windows" w:date="2021-01-30T14:38:00Z">
              <w:pPr>
                <w:pStyle w:val="34"/>
                <w:tabs>
                  <w:tab w:val="right" w:leader="dot" w:pos="9628"/>
                </w:tabs>
              </w:pPr>
            </w:pPrChange>
          </w:pPr>
          <w:ins w:id="991" w:author="Пользователь Windows" w:date="2021-01-30T14:37:00Z">
            <w:r w:rsidRPr="00D21161">
              <w:rPr>
                <w:rStyle w:val="aa"/>
                <w:rFonts w:ascii="Times New Roman" w:hAnsi="Times New Roman" w:cs="Times New Roman"/>
                <w:noProof/>
                <w:sz w:val="28"/>
                <w:szCs w:val="28"/>
                <w:rPrChange w:id="9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9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994" w:author="Пользователь Windows" w:date="2021-01-30T14:38:00Z">
                  <w:rPr>
                    <w:noProof/>
                  </w:rPr>
                </w:rPrChange>
              </w:rPr>
              <w:instrText>HYPERLINK \l "_Toc62909930"</w:instrText>
            </w:r>
            <w:r w:rsidRPr="00D21161">
              <w:rPr>
                <w:rStyle w:val="aa"/>
                <w:rFonts w:ascii="Times New Roman" w:hAnsi="Times New Roman" w:cs="Times New Roman"/>
                <w:noProof/>
                <w:sz w:val="28"/>
                <w:szCs w:val="28"/>
                <w:rPrChange w:id="9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99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997" w:author="Пользователь Windows" w:date="2021-01-30T14:38:00Z">
                  <w:rPr>
                    <w:rStyle w:val="aa"/>
                    <w:rFonts w:eastAsia="Calibri"/>
                    <w:noProof/>
                  </w:rPr>
                </w:rPrChange>
              </w:rPr>
              <w:t>5.2.1. Цели и результат проекта</w:t>
            </w:r>
            <w:r w:rsidRPr="00D21161">
              <w:rPr>
                <w:rFonts w:ascii="Times New Roman" w:hAnsi="Times New Roman" w:cs="Times New Roman"/>
                <w:noProof/>
                <w:webHidden/>
                <w:sz w:val="28"/>
                <w:szCs w:val="28"/>
                <w:rPrChange w:id="998" w:author="Пользователь Windows" w:date="2021-01-30T14:38:00Z">
                  <w:rPr>
                    <w:noProof/>
                    <w:webHidden/>
                  </w:rPr>
                </w:rPrChange>
              </w:rPr>
              <w:tab/>
            </w:r>
            <w:r w:rsidRPr="00D21161">
              <w:rPr>
                <w:rFonts w:ascii="Times New Roman" w:hAnsi="Times New Roman" w:cs="Times New Roman"/>
                <w:noProof/>
                <w:webHidden/>
                <w:sz w:val="28"/>
                <w:szCs w:val="28"/>
                <w:rPrChange w:id="9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00" w:author="Пользователь Windows" w:date="2021-01-30T14:38:00Z">
                  <w:rPr>
                    <w:noProof/>
                    <w:webHidden/>
                  </w:rPr>
                </w:rPrChange>
              </w:rPr>
              <w:instrText xml:space="preserve"> PAGEREF _Toc62909930 \h </w:instrText>
            </w:r>
          </w:ins>
          <w:r w:rsidRPr="00D21161">
            <w:rPr>
              <w:rFonts w:ascii="Times New Roman" w:hAnsi="Times New Roman" w:cs="Times New Roman"/>
              <w:noProof/>
              <w:webHidden/>
              <w:sz w:val="28"/>
              <w:szCs w:val="28"/>
              <w:rPrChange w:id="10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002" w:author="Пользователь Windows" w:date="2021-01-30T14:38:00Z">
                <w:rPr>
                  <w:noProof/>
                  <w:webHidden/>
                </w:rPr>
              </w:rPrChange>
            </w:rPr>
            <w:fldChar w:fldCharType="separate"/>
          </w:r>
          <w:ins w:id="1003" w:author="Пользователь Windows" w:date="2021-01-30T14:37:00Z">
            <w:r w:rsidRPr="00D21161">
              <w:rPr>
                <w:rFonts w:ascii="Times New Roman" w:hAnsi="Times New Roman" w:cs="Times New Roman"/>
                <w:noProof/>
                <w:webHidden/>
                <w:sz w:val="28"/>
                <w:szCs w:val="28"/>
                <w:rPrChange w:id="1004" w:author="Пользователь Windows" w:date="2021-01-30T14:38:00Z">
                  <w:rPr>
                    <w:noProof/>
                    <w:webHidden/>
                  </w:rPr>
                </w:rPrChange>
              </w:rPr>
              <w:t>63</w:t>
            </w:r>
            <w:r w:rsidRPr="00D21161">
              <w:rPr>
                <w:rFonts w:ascii="Times New Roman" w:hAnsi="Times New Roman" w:cs="Times New Roman"/>
                <w:noProof/>
                <w:webHidden/>
                <w:sz w:val="28"/>
                <w:szCs w:val="28"/>
                <w:rPrChange w:id="10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006" w:author="Пользователь Windows" w:date="2021-01-30T14:38:00Z">
                  <w:rPr>
                    <w:rStyle w:val="aa"/>
                    <w:noProof/>
                  </w:rPr>
                </w:rPrChange>
              </w:rPr>
              <w:fldChar w:fldCharType="end"/>
            </w:r>
          </w:ins>
        </w:p>
        <w:p w14:paraId="0297DD96" w14:textId="20865987" w:rsidR="00D21161" w:rsidRPr="00D21161" w:rsidRDefault="00D21161">
          <w:pPr>
            <w:pStyle w:val="34"/>
            <w:tabs>
              <w:tab w:val="right" w:leader="dot" w:pos="9628"/>
            </w:tabs>
            <w:spacing w:line="276" w:lineRule="auto"/>
            <w:jc w:val="both"/>
            <w:rPr>
              <w:ins w:id="1007" w:author="Пользователь Windows" w:date="2021-01-30T14:37:00Z"/>
              <w:rFonts w:ascii="Times New Roman" w:eastAsiaTheme="minorEastAsia" w:hAnsi="Times New Roman" w:cs="Times New Roman"/>
              <w:noProof/>
              <w:sz w:val="28"/>
              <w:szCs w:val="28"/>
              <w:lang w:eastAsia="ru-RU"/>
              <w:rPrChange w:id="1008" w:author="Пользователь Windows" w:date="2021-01-30T14:38:00Z">
                <w:rPr>
                  <w:ins w:id="1009" w:author="Пользователь Windows" w:date="2021-01-30T14:37:00Z"/>
                  <w:rFonts w:eastAsiaTheme="minorEastAsia"/>
                  <w:noProof/>
                  <w:lang w:eastAsia="ru-RU"/>
                </w:rPr>
              </w:rPrChange>
            </w:rPr>
            <w:pPrChange w:id="1010" w:author="Пользователь Windows" w:date="2021-01-30T14:38:00Z">
              <w:pPr>
                <w:pStyle w:val="34"/>
                <w:tabs>
                  <w:tab w:val="right" w:leader="dot" w:pos="9628"/>
                </w:tabs>
              </w:pPr>
            </w:pPrChange>
          </w:pPr>
          <w:ins w:id="1011" w:author="Пользователь Windows" w:date="2021-01-30T14:37:00Z">
            <w:r w:rsidRPr="00D21161">
              <w:rPr>
                <w:rStyle w:val="aa"/>
                <w:rFonts w:ascii="Times New Roman" w:hAnsi="Times New Roman" w:cs="Times New Roman"/>
                <w:noProof/>
                <w:sz w:val="28"/>
                <w:szCs w:val="28"/>
                <w:rPrChange w:id="10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14" w:author="Пользователь Windows" w:date="2021-01-30T14:38:00Z">
                  <w:rPr>
                    <w:noProof/>
                  </w:rPr>
                </w:rPrChange>
              </w:rPr>
              <w:instrText>HYPERLINK \l "_Toc62909931"</w:instrText>
            </w:r>
            <w:r w:rsidRPr="00D21161">
              <w:rPr>
                <w:rStyle w:val="aa"/>
                <w:rFonts w:ascii="Times New Roman" w:hAnsi="Times New Roman" w:cs="Times New Roman"/>
                <w:noProof/>
                <w:sz w:val="28"/>
                <w:szCs w:val="28"/>
                <w:rPrChange w:id="10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1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017" w:author="Пользователь Windows" w:date="2021-01-30T14:38:00Z">
                  <w:rPr>
                    <w:rStyle w:val="aa"/>
                    <w:rFonts w:eastAsia="Calibri"/>
                    <w:noProof/>
                  </w:rPr>
                </w:rPrChange>
              </w:rPr>
              <w:t>5.2.2. Организационная структура проекта</w:t>
            </w:r>
            <w:r w:rsidRPr="00D21161">
              <w:rPr>
                <w:rFonts w:ascii="Times New Roman" w:hAnsi="Times New Roman" w:cs="Times New Roman"/>
                <w:noProof/>
                <w:webHidden/>
                <w:sz w:val="28"/>
                <w:szCs w:val="28"/>
                <w:rPrChange w:id="1018" w:author="Пользователь Windows" w:date="2021-01-30T14:38:00Z">
                  <w:rPr>
                    <w:noProof/>
                    <w:webHidden/>
                  </w:rPr>
                </w:rPrChange>
              </w:rPr>
              <w:tab/>
            </w:r>
            <w:r w:rsidRPr="00D21161">
              <w:rPr>
                <w:rFonts w:ascii="Times New Roman" w:hAnsi="Times New Roman" w:cs="Times New Roman"/>
                <w:noProof/>
                <w:webHidden/>
                <w:sz w:val="28"/>
                <w:szCs w:val="28"/>
                <w:rPrChange w:id="10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20" w:author="Пользователь Windows" w:date="2021-01-30T14:38:00Z">
                  <w:rPr>
                    <w:noProof/>
                    <w:webHidden/>
                  </w:rPr>
                </w:rPrChange>
              </w:rPr>
              <w:instrText xml:space="preserve"> PAGEREF _Toc62909931 \h </w:instrText>
            </w:r>
          </w:ins>
          <w:r w:rsidRPr="00D21161">
            <w:rPr>
              <w:rFonts w:ascii="Times New Roman" w:hAnsi="Times New Roman" w:cs="Times New Roman"/>
              <w:noProof/>
              <w:webHidden/>
              <w:sz w:val="28"/>
              <w:szCs w:val="28"/>
              <w:rPrChange w:id="10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022" w:author="Пользователь Windows" w:date="2021-01-30T14:38:00Z">
                <w:rPr>
                  <w:noProof/>
                  <w:webHidden/>
                </w:rPr>
              </w:rPrChange>
            </w:rPr>
            <w:fldChar w:fldCharType="separate"/>
          </w:r>
          <w:ins w:id="1023" w:author="Пользователь Windows" w:date="2021-01-30T14:37:00Z">
            <w:r w:rsidRPr="00D21161">
              <w:rPr>
                <w:rFonts w:ascii="Times New Roman" w:hAnsi="Times New Roman" w:cs="Times New Roman"/>
                <w:noProof/>
                <w:webHidden/>
                <w:sz w:val="28"/>
                <w:szCs w:val="28"/>
                <w:rPrChange w:id="1024" w:author="Пользователь Windows" w:date="2021-01-30T14:38:00Z">
                  <w:rPr>
                    <w:noProof/>
                    <w:webHidden/>
                  </w:rPr>
                </w:rPrChange>
              </w:rPr>
              <w:t>65</w:t>
            </w:r>
            <w:r w:rsidRPr="00D21161">
              <w:rPr>
                <w:rFonts w:ascii="Times New Roman" w:hAnsi="Times New Roman" w:cs="Times New Roman"/>
                <w:noProof/>
                <w:webHidden/>
                <w:sz w:val="28"/>
                <w:szCs w:val="28"/>
                <w:rPrChange w:id="10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026" w:author="Пользователь Windows" w:date="2021-01-30T14:38:00Z">
                  <w:rPr>
                    <w:rStyle w:val="aa"/>
                    <w:noProof/>
                  </w:rPr>
                </w:rPrChange>
              </w:rPr>
              <w:fldChar w:fldCharType="end"/>
            </w:r>
          </w:ins>
        </w:p>
        <w:p w14:paraId="171C7B3E" w14:textId="7001FA07" w:rsidR="00D21161" w:rsidRPr="00D21161" w:rsidRDefault="00D21161">
          <w:pPr>
            <w:pStyle w:val="22"/>
            <w:tabs>
              <w:tab w:val="right" w:leader="dot" w:pos="9628"/>
            </w:tabs>
            <w:spacing w:line="276" w:lineRule="auto"/>
            <w:jc w:val="both"/>
            <w:rPr>
              <w:ins w:id="1027" w:author="Пользователь Windows" w:date="2021-01-30T14:37:00Z"/>
              <w:rFonts w:ascii="Times New Roman" w:eastAsiaTheme="minorEastAsia" w:hAnsi="Times New Roman" w:cs="Times New Roman"/>
              <w:noProof/>
              <w:sz w:val="28"/>
              <w:szCs w:val="28"/>
              <w:lang w:eastAsia="ru-RU"/>
              <w:rPrChange w:id="1028" w:author="Пользователь Windows" w:date="2021-01-30T14:38:00Z">
                <w:rPr>
                  <w:ins w:id="1029" w:author="Пользователь Windows" w:date="2021-01-30T14:37:00Z"/>
                  <w:rFonts w:eastAsiaTheme="minorEastAsia"/>
                  <w:noProof/>
                  <w:lang w:eastAsia="ru-RU"/>
                </w:rPr>
              </w:rPrChange>
            </w:rPr>
            <w:pPrChange w:id="1030" w:author="Пользователь Windows" w:date="2021-01-30T14:38:00Z">
              <w:pPr>
                <w:pStyle w:val="22"/>
                <w:tabs>
                  <w:tab w:val="right" w:leader="dot" w:pos="9628"/>
                </w:tabs>
              </w:pPr>
            </w:pPrChange>
          </w:pPr>
          <w:ins w:id="1031" w:author="Пользователь Windows" w:date="2021-01-30T14:37:00Z">
            <w:r w:rsidRPr="00D21161">
              <w:rPr>
                <w:rStyle w:val="aa"/>
                <w:rFonts w:ascii="Times New Roman" w:hAnsi="Times New Roman" w:cs="Times New Roman"/>
                <w:noProof/>
                <w:sz w:val="28"/>
                <w:szCs w:val="28"/>
                <w:rPrChange w:id="10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34" w:author="Пользователь Windows" w:date="2021-01-30T14:38:00Z">
                  <w:rPr>
                    <w:noProof/>
                  </w:rPr>
                </w:rPrChange>
              </w:rPr>
              <w:instrText>HYPERLINK \l "_Toc62909932"</w:instrText>
            </w:r>
            <w:r w:rsidRPr="00D21161">
              <w:rPr>
                <w:rStyle w:val="aa"/>
                <w:rFonts w:ascii="Times New Roman" w:hAnsi="Times New Roman" w:cs="Times New Roman"/>
                <w:noProof/>
                <w:sz w:val="28"/>
                <w:szCs w:val="28"/>
                <w:rPrChange w:id="10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3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037" w:author="Пользователь Windows" w:date="2021-01-30T14:38:00Z">
                  <w:rPr>
                    <w:rStyle w:val="aa"/>
                    <w:rFonts w:eastAsia="Calibri"/>
                    <w:noProof/>
                  </w:rPr>
                </w:rPrChange>
              </w:rPr>
              <w:t>5.3. Планирование управления научно-техническим проектом</w:t>
            </w:r>
            <w:r w:rsidRPr="00D21161">
              <w:rPr>
                <w:rFonts w:ascii="Times New Roman" w:hAnsi="Times New Roman" w:cs="Times New Roman"/>
                <w:noProof/>
                <w:webHidden/>
                <w:sz w:val="28"/>
                <w:szCs w:val="28"/>
                <w:rPrChange w:id="1038" w:author="Пользователь Windows" w:date="2021-01-30T14:38:00Z">
                  <w:rPr>
                    <w:noProof/>
                    <w:webHidden/>
                  </w:rPr>
                </w:rPrChange>
              </w:rPr>
              <w:tab/>
            </w:r>
            <w:r w:rsidRPr="00D21161">
              <w:rPr>
                <w:rFonts w:ascii="Times New Roman" w:hAnsi="Times New Roman" w:cs="Times New Roman"/>
                <w:noProof/>
                <w:webHidden/>
                <w:sz w:val="28"/>
                <w:szCs w:val="28"/>
                <w:rPrChange w:id="10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40" w:author="Пользователь Windows" w:date="2021-01-30T14:38:00Z">
                  <w:rPr>
                    <w:noProof/>
                    <w:webHidden/>
                  </w:rPr>
                </w:rPrChange>
              </w:rPr>
              <w:instrText xml:space="preserve"> PAGEREF _Toc62909932 \h </w:instrText>
            </w:r>
          </w:ins>
          <w:r w:rsidRPr="00D21161">
            <w:rPr>
              <w:rFonts w:ascii="Times New Roman" w:hAnsi="Times New Roman" w:cs="Times New Roman"/>
              <w:noProof/>
              <w:webHidden/>
              <w:sz w:val="28"/>
              <w:szCs w:val="28"/>
              <w:rPrChange w:id="10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042" w:author="Пользователь Windows" w:date="2021-01-30T14:38:00Z">
                <w:rPr>
                  <w:noProof/>
                  <w:webHidden/>
                </w:rPr>
              </w:rPrChange>
            </w:rPr>
            <w:fldChar w:fldCharType="separate"/>
          </w:r>
          <w:ins w:id="1043" w:author="Пользователь Windows" w:date="2021-01-30T14:37:00Z">
            <w:r w:rsidRPr="00D21161">
              <w:rPr>
                <w:rFonts w:ascii="Times New Roman" w:hAnsi="Times New Roman" w:cs="Times New Roman"/>
                <w:noProof/>
                <w:webHidden/>
                <w:sz w:val="28"/>
                <w:szCs w:val="28"/>
                <w:rPrChange w:id="1044" w:author="Пользователь Windows" w:date="2021-01-30T14:38:00Z">
                  <w:rPr>
                    <w:noProof/>
                    <w:webHidden/>
                  </w:rPr>
                </w:rPrChange>
              </w:rPr>
              <w:t>66</w:t>
            </w:r>
            <w:r w:rsidRPr="00D21161">
              <w:rPr>
                <w:rFonts w:ascii="Times New Roman" w:hAnsi="Times New Roman" w:cs="Times New Roman"/>
                <w:noProof/>
                <w:webHidden/>
                <w:sz w:val="28"/>
                <w:szCs w:val="28"/>
                <w:rPrChange w:id="10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046" w:author="Пользователь Windows" w:date="2021-01-30T14:38:00Z">
                  <w:rPr>
                    <w:rStyle w:val="aa"/>
                    <w:noProof/>
                  </w:rPr>
                </w:rPrChange>
              </w:rPr>
              <w:fldChar w:fldCharType="end"/>
            </w:r>
          </w:ins>
        </w:p>
        <w:p w14:paraId="3AB0B266" w14:textId="2BC248EE" w:rsidR="00D21161" w:rsidRPr="00D21161" w:rsidRDefault="00D21161">
          <w:pPr>
            <w:pStyle w:val="34"/>
            <w:tabs>
              <w:tab w:val="right" w:leader="dot" w:pos="9628"/>
            </w:tabs>
            <w:spacing w:line="276" w:lineRule="auto"/>
            <w:jc w:val="both"/>
            <w:rPr>
              <w:ins w:id="1047" w:author="Пользователь Windows" w:date="2021-01-30T14:37:00Z"/>
              <w:rFonts w:ascii="Times New Roman" w:eastAsiaTheme="minorEastAsia" w:hAnsi="Times New Roman" w:cs="Times New Roman"/>
              <w:noProof/>
              <w:sz w:val="28"/>
              <w:szCs w:val="28"/>
              <w:lang w:eastAsia="ru-RU"/>
              <w:rPrChange w:id="1048" w:author="Пользователь Windows" w:date="2021-01-30T14:38:00Z">
                <w:rPr>
                  <w:ins w:id="1049" w:author="Пользователь Windows" w:date="2021-01-30T14:37:00Z"/>
                  <w:rFonts w:eastAsiaTheme="minorEastAsia"/>
                  <w:noProof/>
                  <w:lang w:eastAsia="ru-RU"/>
                </w:rPr>
              </w:rPrChange>
            </w:rPr>
            <w:pPrChange w:id="1050" w:author="Пользователь Windows" w:date="2021-01-30T14:38:00Z">
              <w:pPr>
                <w:pStyle w:val="34"/>
                <w:tabs>
                  <w:tab w:val="right" w:leader="dot" w:pos="9628"/>
                </w:tabs>
              </w:pPr>
            </w:pPrChange>
          </w:pPr>
          <w:ins w:id="1051" w:author="Пользователь Windows" w:date="2021-01-30T14:37:00Z">
            <w:r w:rsidRPr="00D21161">
              <w:rPr>
                <w:rStyle w:val="aa"/>
                <w:rFonts w:ascii="Times New Roman" w:hAnsi="Times New Roman" w:cs="Times New Roman"/>
                <w:noProof/>
                <w:sz w:val="28"/>
                <w:szCs w:val="28"/>
                <w:rPrChange w:id="10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54" w:author="Пользователь Windows" w:date="2021-01-30T14:38:00Z">
                  <w:rPr>
                    <w:noProof/>
                  </w:rPr>
                </w:rPrChange>
              </w:rPr>
              <w:instrText>HYPERLINK \l "_Toc62909933"</w:instrText>
            </w:r>
            <w:r w:rsidRPr="00D21161">
              <w:rPr>
                <w:rStyle w:val="aa"/>
                <w:rFonts w:ascii="Times New Roman" w:hAnsi="Times New Roman" w:cs="Times New Roman"/>
                <w:noProof/>
                <w:sz w:val="28"/>
                <w:szCs w:val="28"/>
                <w:rPrChange w:id="10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5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057" w:author="Пользователь Windows" w:date="2021-01-30T14:38:00Z">
                  <w:rPr>
                    <w:rStyle w:val="aa"/>
                    <w:rFonts w:eastAsia="Calibri"/>
                    <w:noProof/>
                  </w:rPr>
                </w:rPrChange>
              </w:rPr>
              <w:t>5.3.1. Иерархическая структура работ</w:t>
            </w:r>
            <w:r w:rsidRPr="00D21161">
              <w:rPr>
                <w:rFonts w:ascii="Times New Roman" w:hAnsi="Times New Roman" w:cs="Times New Roman"/>
                <w:noProof/>
                <w:webHidden/>
                <w:sz w:val="28"/>
                <w:szCs w:val="28"/>
                <w:rPrChange w:id="1058" w:author="Пользователь Windows" w:date="2021-01-30T14:38:00Z">
                  <w:rPr>
                    <w:noProof/>
                    <w:webHidden/>
                  </w:rPr>
                </w:rPrChange>
              </w:rPr>
              <w:tab/>
            </w:r>
            <w:r w:rsidRPr="00D21161">
              <w:rPr>
                <w:rFonts w:ascii="Times New Roman" w:hAnsi="Times New Roman" w:cs="Times New Roman"/>
                <w:noProof/>
                <w:webHidden/>
                <w:sz w:val="28"/>
                <w:szCs w:val="28"/>
                <w:rPrChange w:id="10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60" w:author="Пользователь Windows" w:date="2021-01-30T14:38:00Z">
                  <w:rPr>
                    <w:noProof/>
                    <w:webHidden/>
                  </w:rPr>
                </w:rPrChange>
              </w:rPr>
              <w:instrText xml:space="preserve"> PAGEREF _Toc62909933 \h </w:instrText>
            </w:r>
          </w:ins>
          <w:r w:rsidRPr="00D21161">
            <w:rPr>
              <w:rFonts w:ascii="Times New Roman" w:hAnsi="Times New Roman" w:cs="Times New Roman"/>
              <w:noProof/>
              <w:webHidden/>
              <w:sz w:val="28"/>
              <w:szCs w:val="28"/>
              <w:rPrChange w:id="10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062" w:author="Пользователь Windows" w:date="2021-01-30T14:38:00Z">
                <w:rPr>
                  <w:noProof/>
                  <w:webHidden/>
                </w:rPr>
              </w:rPrChange>
            </w:rPr>
            <w:fldChar w:fldCharType="separate"/>
          </w:r>
          <w:ins w:id="1063" w:author="Пользователь Windows" w:date="2021-01-30T14:37:00Z">
            <w:r w:rsidRPr="00D21161">
              <w:rPr>
                <w:rFonts w:ascii="Times New Roman" w:hAnsi="Times New Roman" w:cs="Times New Roman"/>
                <w:noProof/>
                <w:webHidden/>
                <w:sz w:val="28"/>
                <w:szCs w:val="28"/>
                <w:rPrChange w:id="1064" w:author="Пользователь Windows" w:date="2021-01-30T14:38:00Z">
                  <w:rPr>
                    <w:noProof/>
                    <w:webHidden/>
                  </w:rPr>
                </w:rPrChange>
              </w:rPr>
              <w:t>66</w:t>
            </w:r>
            <w:r w:rsidRPr="00D21161">
              <w:rPr>
                <w:rFonts w:ascii="Times New Roman" w:hAnsi="Times New Roman" w:cs="Times New Roman"/>
                <w:noProof/>
                <w:webHidden/>
                <w:sz w:val="28"/>
                <w:szCs w:val="28"/>
                <w:rPrChange w:id="10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066" w:author="Пользователь Windows" w:date="2021-01-30T14:38:00Z">
                  <w:rPr>
                    <w:rStyle w:val="aa"/>
                    <w:noProof/>
                  </w:rPr>
                </w:rPrChange>
              </w:rPr>
              <w:fldChar w:fldCharType="end"/>
            </w:r>
          </w:ins>
        </w:p>
        <w:p w14:paraId="27B8B85D" w14:textId="4513CBD5" w:rsidR="00D21161" w:rsidRPr="00D21161" w:rsidRDefault="00D21161">
          <w:pPr>
            <w:pStyle w:val="34"/>
            <w:tabs>
              <w:tab w:val="right" w:leader="dot" w:pos="9628"/>
            </w:tabs>
            <w:spacing w:line="276" w:lineRule="auto"/>
            <w:jc w:val="both"/>
            <w:rPr>
              <w:ins w:id="1067" w:author="Пользователь Windows" w:date="2021-01-30T14:37:00Z"/>
              <w:rFonts w:ascii="Times New Roman" w:eastAsiaTheme="minorEastAsia" w:hAnsi="Times New Roman" w:cs="Times New Roman"/>
              <w:noProof/>
              <w:sz w:val="28"/>
              <w:szCs w:val="28"/>
              <w:lang w:eastAsia="ru-RU"/>
              <w:rPrChange w:id="1068" w:author="Пользователь Windows" w:date="2021-01-30T14:38:00Z">
                <w:rPr>
                  <w:ins w:id="1069" w:author="Пользователь Windows" w:date="2021-01-30T14:37:00Z"/>
                  <w:rFonts w:eastAsiaTheme="minorEastAsia"/>
                  <w:noProof/>
                  <w:lang w:eastAsia="ru-RU"/>
                </w:rPr>
              </w:rPrChange>
            </w:rPr>
            <w:pPrChange w:id="1070" w:author="Пользователь Windows" w:date="2021-01-30T14:38:00Z">
              <w:pPr>
                <w:pStyle w:val="34"/>
                <w:tabs>
                  <w:tab w:val="right" w:leader="dot" w:pos="9628"/>
                </w:tabs>
              </w:pPr>
            </w:pPrChange>
          </w:pPr>
          <w:ins w:id="1071" w:author="Пользователь Windows" w:date="2021-01-30T14:37:00Z">
            <w:r w:rsidRPr="00D21161">
              <w:rPr>
                <w:rStyle w:val="aa"/>
                <w:rFonts w:ascii="Times New Roman" w:hAnsi="Times New Roman" w:cs="Times New Roman"/>
                <w:noProof/>
                <w:sz w:val="28"/>
                <w:szCs w:val="28"/>
                <w:rPrChange w:id="10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74" w:author="Пользователь Windows" w:date="2021-01-30T14:38:00Z">
                  <w:rPr>
                    <w:noProof/>
                  </w:rPr>
                </w:rPrChange>
              </w:rPr>
              <w:instrText>HYPERLINK \l "_Toc62909934"</w:instrText>
            </w:r>
            <w:r w:rsidRPr="00D21161">
              <w:rPr>
                <w:rStyle w:val="aa"/>
                <w:rFonts w:ascii="Times New Roman" w:hAnsi="Times New Roman" w:cs="Times New Roman"/>
                <w:noProof/>
                <w:sz w:val="28"/>
                <w:szCs w:val="28"/>
                <w:rPrChange w:id="10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7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077" w:author="Пользователь Windows" w:date="2021-01-30T14:38:00Z">
                  <w:rPr>
                    <w:rStyle w:val="aa"/>
                    <w:rFonts w:eastAsia="Calibri"/>
                    <w:noProof/>
                  </w:rPr>
                </w:rPrChange>
              </w:rPr>
              <w:t>5.3.2. Бюджет научного исследования</w:t>
            </w:r>
            <w:r w:rsidRPr="00D21161">
              <w:rPr>
                <w:rFonts w:ascii="Times New Roman" w:hAnsi="Times New Roman" w:cs="Times New Roman"/>
                <w:noProof/>
                <w:webHidden/>
                <w:sz w:val="28"/>
                <w:szCs w:val="28"/>
                <w:rPrChange w:id="1078" w:author="Пользователь Windows" w:date="2021-01-30T14:38:00Z">
                  <w:rPr>
                    <w:noProof/>
                    <w:webHidden/>
                  </w:rPr>
                </w:rPrChange>
              </w:rPr>
              <w:tab/>
            </w:r>
            <w:r w:rsidRPr="00D21161">
              <w:rPr>
                <w:rFonts w:ascii="Times New Roman" w:hAnsi="Times New Roman" w:cs="Times New Roman"/>
                <w:noProof/>
                <w:webHidden/>
                <w:sz w:val="28"/>
                <w:szCs w:val="28"/>
                <w:rPrChange w:id="10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080" w:author="Пользователь Windows" w:date="2021-01-30T14:38:00Z">
                  <w:rPr>
                    <w:noProof/>
                    <w:webHidden/>
                  </w:rPr>
                </w:rPrChange>
              </w:rPr>
              <w:instrText xml:space="preserve"> PAGEREF _Toc62909934 \h </w:instrText>
            </w:r>
          </w:ins>
          <w:r w:rsidRPr="00D21161">
            <w:rPr>
              <w:rFonts w:ascii="Times New Roman" w:hAnsi="Times New Roman" w:cs="Times New Roman"/>
              <w:noProof/>
              <w:webHidden/>
              <w:sz w:val="28"/>
              <w:szCs w:val="28"/>
              <w:rPrChange w:id="10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082" w:author="Пользователь Windows" w:date="2021-01-30T14:38:00Z">
                <w:rPr>
                  <w:noProof/>
                  <w:webHidden/>
                </w:rPr>
              </w:rPrChange>
            </w:rPr>
            <w:fldChar w:fldCharType="separate"/>
          </w:r>
          <w:ins w:id="1083" w:author="Пользователь Windows" w:date="2021-01-30T14:37:00Z">
            <w:r w:rsidRPr="00D21161">
              <w:rPr>
                <w:rFonts w:ascii="Times New Roman" w:hAnsi="Times New Roman" w:cs="Times New Roman"/>
                <w:noProof/>
                <w:webHidden/>
                <w:sz w:val="28"/>
                <w:szCs w:val="28"/>
                <w:rPrChange w:id="1084" w:author="Пользователь Windows" w:date="2021-01-30T14:38:00Z">
                  <w:rPr>
                    <w:noProof/>
                    <w:webHidden/>
                  </w:rPr>
                </w:rPrChange>
              </w:rPr>
              <w:t>69</w:t>
            </w:r>
            <w:r w:rsidRPr="00D21161">
              <w:rPr>
                <w:rFonts w:ascii="Times New Roman" w:hAnsi="Times New Roman" w:cs="Times New Roman"/>
                <w:noProof/>
                <w:webHidden/>
                <w:sz w:val="28"/>
                <w:szCs w:val="28"/>
                <w:rPrChange w:id="10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086" w:author="Пользователь Windows" w:date="2021-01-30T14:38:00Z">
                  <w:rPr>
                    <w:rStyle w:val="aa"/>
                    <w:noProof/>
                  </w:rPr>
                </w:rPrChange>
              </w:rPr>
              <w:fldChar w:fldCharType="end"/>
            </w:r>
          </w:ins>
        </w:p>
        <w:p w14:paraId="7485A24C" w14:textId="50042E9C" w:rsidR="00D21161" w:rsidRPr="00D21161" w:rsidRDefault="00D21161">
          <w:pPr>
            <w:pStyle w:val="34"/>
            <w:tabs>
              <w:tab w:val="right" w:leader="dot" w:pos="9628"/>
            </w:tabs>
            <w:spacing w:line="276" w:lineRule="auto"/>
            <w:jc w:val="both"/>
            <w:rPr>
              <w:ins w:id="1087" w:author="Пользователь Windows" w:date="2021-01-30T14:37:00Z"/>
              <w:rFonts w:ascii="Times New Roman" w:eastAsiaTheme="minorEastAsia" w:hAnsi="Times New Roman" w:cs="Times New Roman"/>
              <w:noProof/>
              <w:sz w:val="28"/>
              <w:szCs w:val="28"/>
              <w:lang w:eastAsia="ru-RU"/>
              <w:rPrChange w:id="1088" w:author="Пользователь Windows" w:date="2021-01-30T14:38:00Z">
                <w:rPr>
                  <w:ins w:id="1089" w:author="Пользователь Windows" w:date="2021-01-30T14:37:00Z"/>
                  <w:rFonts w:eastAsiaTheme="minorEastAsia"/>
                  <w:noProof/>
                  <w:lang w:eastAsia="ru-RU"/>
                </w:rPr>
              </w:rPrChange>
            </w:rPr>
            <w:pPrChange w:id="1090" w:author="Пользователь Windows" w:date="2021-01-30T14:38:00Z">
              <w:pPr>
                <w:pStyle w:val="34"/>
                <w:tabs>
                  <w:tab w:val="right" w:leader="dot" w:pos="9628"/>
                </w:tabs>
              </w:pPr>
            </w:pPrChange>
          </w:pPr>
          <w:ins w:id="1091" w:author="Пользователь Windows" w:date="2021-01-30T14:37:00Z">
            <w:r w:rsidRPr="00D21161">
              <w:rPr>
                <w:rStyle w:val="aa"/>
                <w:rFonts w:ascii="Times New Roman" w:hAnsi="Times New Roman" w:cs="Times New Roman"/>
                <w:noProof/>
                <w:sz w:val="28"/>
                <w:szCs w:val="28"/>
                <w:rPrChange w:id="10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0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094" w:author="Пользователь Windows" w:date="2021-01-30T14:38:00Z">
                  <w:rPr>
                    <w:noProof/>
                  </w:rPr>
                </w:rPrChange>
              </w:rPr>
              <w:instrText>HYPERLINK \l "_Toc62909935"</w:instrText>
            </w:r>
            <w:r w:rsidRPr="00D21161">
              <w:rPr>
                <w:rStyle w:val="aa"/>
                <w:rFonts w:ascii="Times New Roman" w:hAnsi="Times New Roman" w:cs="Times New Roman"/>
                <w:noProof/>
                <w:sz w:val="28"/>
                <w:szCs w:val="28"/>
                <w:rPrChange w:id="10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09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1097" w:author="Пользователь Windows" w:date="2021-01-30T14:38:00Z">
                  <w:rPr>
                    <w:rStyle w:val="aa"/>
                    <w:rFonts w:eastAsia="Times New Roman"/>
                    <w:noProof/>
                    <w:lang w:eastAsia="ru-RU"/>
                  </w:rPr>
                </w:rPrChange>
              </w:rPr>
              <w:t>5.3.3. Организационная структура проекта</w:t>
            </w:r>
            <w:r w:rsidRPr="00D21161">
              <w:rPr>
                <w:rFonts w:ascii="Times New Roman" w:hAnsi="Times New Roman" w:cs="Times New Roman"/>
                <w:noProof/>
                <w:webHidden/>
                <w:sz w:val="28"/>
                <w:szCs w:val="28"/>
                <w:rPrChange w:id="1098" w:author="Пользователь Windows" w:date="2021-01-30T14:38:00Z">
                  <w:rPr>
                    <w:noProof/>
                    <w:webHidden/>
                  </w:rPr>
                </w:rPrChange>
              </w:rPr>
              <w:tab/>
            </w:r>
            <w:r w:rsidRPr="00D21161">
              <w:rPr>
                <w:rFonts w:ascii="Times New Roman" w:hAnsi="Times New Roman" w:cs="Times New Roman"/>
                <w:noProof/>
                <w:webHidden/>
                <w:sz w:val="28"/>
                <w:szCs w:val="28"/>
                <w:rPrChange w:id="10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100" w:author="Пользователь Windows" w:date="2021-01-30T14:38:00Z">
                  <w:rPr>
                    <w:noProof/>
                    <w:webHidden/>
                  </w:rPr>
                </w:rPrChange>
              </w:rPr>
              <w:instrText xml:space="preserve"> PAGEREF _Toc62909935 \h </w:instrText>
            </w:r>
          </w:ins>
          <w:r w:rsidRPr="00D21161">
            <w:rPr>
              <w:rFonts w:ascii="Times New Roman" w:hAnsi="Times New Roman" w:cs="Times New Roman"/>
              <w:noProof/>
              <w:webHidden/>
              <w:sz w:val="28"/>
              <w:szCs w:val="28"/>
              <w:rPrChange w:id="11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02" w:author="Пользователь Windows" w:date="2021-01-30T14:38:00Z">
                <w:rPr>
                  <w:noProof/>
                  <w:webHidden/>
                </w:rPr>
              </w:rPrChange>
            </w:rPr>
            <w:fldChar w:fldCharType="separate"/>
          </w:r>
          <w:ins w:id="1103" w:author="Пользователь Windows" w:date="2021-01-30T14:37:00Z">
            <w:r w:rsidRPr="00D21161">
              <w:rPr>
                <w:rFonts w:ascii="Times New Roman" w:hAnsi="Times New Roman" w:cs="Times New Roman"/>
                <w:noProof/>
                <w:webHidden/>
                <w:sz w:val="28"/>
                <w:szCs w:val="28"/>
                <w:rPrChange w:id="1104" w:author="Пользователь Windows" w:date="2021-01-30T14:38:00Z">
                  <w:rPr>
                    <w:noProof/>
                    <w:webHidden/>
                  </w:rPr>
                </w:rPrChange>
              </w:rPr>
              <w:t>72</w:t>
            </w:r>
            <w:r w:rsidRPr="00D21161">
              <w:rPr>
                <w:rFonts w:ascii="Times New Roman" w:hAnsi="Times New Roman" w:cs="Times New Roman"/>
                <w:noProof/>
                <w:webHidden/>
                <w:sz w:val="28"/>
                <w:szCs w:val="28"/>
                <w:rPrChange w:id="11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06" w:author="Пользователь Windows" w:date="2021-01-30T14:38:00Z">
                  <w:rPr>
                    <w:rStyle w:val="aa"/>
                    <w:noProof/>
                  </w:rPr>
                </w:rPrChange>
              </w:rPr>
              <w:fldChar w:fldCharType="end"/>
            </w:r>
          </w:ins>
        </w:p>
        <w:p w14:paraId="45B027A2" w14:textId="405FF1B5" w:rsidR="00D21161" w:rsidRPr="00D21161" w:rsidRDefault="00D21161">
          <w:pPr>
            <w:pStyle w:val="34"/>
            <w:tabs>
              <w:tab w:val="right" w:leader="dot" w:pos="9628"/>
            </w:tabs>
            <w:spacing w:line="276" w:lineRule="auto"/>
            <w:jc w:val="both"/>
            <w:rPr>
              <w:ins w:id="1107" w:author="Пользователь Windows" w:date="2021-01-30T14:37:00Z"/>
              <w:rFonts w:ascii="Times New Roman" w:eastAsiaTheme="minorEastAsia" w:hAnsi="Times New Roman" w:cs="Times New Roman"/>
              <w:noProof/>
              <w:sz w:val="28"/>
              <w:szCs w:val="28"/>
              <w:lang w:eastAsia="ru-RU"/>
              <w:rPrChange w:id="1108" w:author="Пользователь Windows" w:date="2021-01-30T14:38:00Z">
                <w:rPr>
                  <w:ins w:id="1109" w:author="Пользователь Windows" w:date="2021-01-30T14:37:00Z"/>
                  <w:rFonts w:eastAsiaTheme="minorEastAsia"/>
                  <w:noProof/>
                  <w:lang w:eastAsia="ru-RU"/>
                </w:rPr>
              </w:rPrChange>
            </w:rPr>
            <w:pPrChange w:id="1110" w:author="Пользователь Windows" w:date="2021-01-30T14:38:00Z">
              <w:pPr>
                <w:pStyle w:val="34"/>
                <w:tabs>
                  <w:tab w:val="right" w:leader="dot" w:pos="9628"/>
                </w:tabs>
              </w:pPr>
            </w:pPrChange>
          </w:pPr>
          <w:ins w:id="1111" w:author="Пользователь Windows" w:date="2021-01-30T14:37:00Z">
            <w:r w:rsidRPr="00D21161">
              <w:rPr>
                <w:rStyle w:val="aa"/>
                <w:rFonts w:ascii="Times New Roman" w:hAnsi="Times New Roman" w:cs="Times New Roman"/>
                <w:noProof/>
                <w:sz w:val="28"/>
                <w:szCs w:val="28"/>
                <w:rPrChange w:id="11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1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114" w:author="Пользователь Windows" w:date="2021-01-30T14:38:00Z">
                  <w:rPr>
                    <w:noProof/>
                  </w:rPr>
                </w:rPrChange>
              </w:rPr>
              <w:instrText>HYPERLINK \l "_Toc62909936"</w:instrText>
            </w:r>
            <w:r w:rsidRPr="00D21161">
              <w:rPr>
                <w:rStyle w:val="aa"/>
                <w:rFonts w:ascii="Times New Roman" w:hAnsi="Times New Roman" w:cs="Times New Roman"/>
                <w:noProof/>
                <w:sz w:val="28"/>
                <w:szCs w:val="28"/>
                <w:rPrChange w:id="11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11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1117" w:author="Пользователь Windows" w:date="2021-01-30T14:38:00Z">
                  <w:rPr>
                    <w:rStyle w:val="aa"/>
                    <w:rFonts w:eastAsia="Times New Roman"/>
                    <w:noProof/>
                    <w:lang w:eastAsia="ru-RU"/>
                  </w:rPr>
                </w:rPrChange>
              </w:rPr>
              <w:t>5.3.4. План управления коммуникациями проекта</w:t>
            </w:r>
            <w:r w:rsidRPr="00D21161">
              <w:rPr>
                <w:rFonts w:ascii="Times New Roman" w:hAnsi="Times New Roman" w:cs="Times New Roman"/>
                <w:noProof/>
                <w:webHidden/>
                <w:sz w:val="28"/>
                <w:szCs w:val="28"/>
                <w:rPrChange w:id="1118" w:author="Пользователь Windows" w:date="2021-01-30T14:38:00Z">
                  <w:rPr>
                    <w:noProof/>
                    <w:webHidden/>
                  </w:rPr>
                </w:rPrChange>
              </w:rPr>
              <w:tab/>
            </w:r>
            <w:r w:rsidRPr="00D21161">
              <w:rPr>
                <w:rFonts w:ascii="Times New Roman" w:hAnsi="Times New Roman" w:cs="Times New Roman"/>
                <w:noProof/>
                <w:webHidden/>
                <w:sz w:val="28"/>
                <w:szCs w:val="28"/>
                <w:rPrChange w:id="11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120" w:author="Пользователь Windows" w:date="2021-01-30T14:38:00Z">
                  <w:rPr>
                    <w:noProof/>
                    <w:webHidden/>
                  </w:rPr>
                </w:rPrChange>
              </w:rPr>
              <w:instrText xml:space="preserve"> PAGEREF _Toc62909936 \h </w:instrText>
            </w:r>
          </w:ins>
          <w:r w:rsidRPr="00D21161">
            <w:rPr>
              <w:rFonts w:ascii="Times New Roman" w:hAnsi="Times New Roman" w:cs="Times New Roman"/>
              <w:noProof/>
              <w:webHidden/>
              <w:sz w:val="28"/>
              <w:szCs w:val="28"/>
              <w:rPrChange w:id="11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22" w:author="Пользователь Windows" w:date="2021-01-30T14:38:00Z">
                <w:rPr>
                  <w:noProof/>
                  <w:webHidden/>
                </w:rPr>
              </w:rPrChange>
            </w:rPr>
            <w:fldChar w:fldCharType="separate"/>
          </w:r>
          <w:ins w:id="1123" w:author="Пользователь Windows" w:date="2021-01-30T14:37:00Z">
            <w:r w:rsidRPr="00D21161">
              <w:rPr>
                <w:rFonts w:ascii="Times New Roman" w:hAnsi="Times New Roman" w:cs="Times New Roman"/>
                <w:noProof/>
                <w:webHidden/>
                <w:sz w:val="28"/>
                <w:szCs w:val="28"/>
                <w:rPrChange w:id="1124" w:author="Пользователь Windows" w:date="2021-01-30T14:38:00Z">
                  <w:rPr>
                    <w:noProof/>
                    <w:webHidden/>
                  </w:rPr>
                </w:rPrChange>
              </w:rPr>
              <w:t>72</w:t>
            </w:r>
            <w:r w:rsidRPr="00D21161">
              <w:rPr>
                <w:rFonts w:ascii="Times New Roman" w:hAnsi="Times New Roman" w:cs="Times New Roman"/>
                <w:noProof/>
                <w:webHidden/>
                <w:sz w:val="28"/>
                <w:szCs w:val="28"/>
                <w:rPrChange w:id="11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26" w:author="Пользователь Windows" w:date="2021-01-30T14:38:00Z">
                  <w:rPr>
                    <w:rStyle w:val="aa"/>
                    <w:noProof/>
                  </w:rPr>
                </w:rPrChange>
              </w:rPr>
              <w:fldChar w:fldCharType="end"/>
            </w:r>
          </w:ins>
        </w:p>
        <w:p w14:paraId="11ED4C98" w14:textId="57CEB2C5" w:rsidR="00D21161" w:rsidRPr="00D21161" w:rsidRDefault="00D21161">
          <w:pPr>
            <w:pStyle w:val="34"/>
            <w:tabs>
              <w:tab w:val="right" w:leader="dot" w:pos="9628"/>
            </w:tabs>
            <w:spacing w:line="276" w:lineRule="auto"/>
            <w:jc w:val="both"/>
            <w:rPr>
              <w:ins w:id="1127" w:author="Пользователь Windows" w:date="2021-01-30T14:37:00Z"/>
              <w:rFonts w:ascii="Times New Roman" w:eastAsiaTheme="minorEastAsia" w:hAnsi="Times New Roman" w:cs="Times New Roman"/>
              <w:noProof/>
              <w:sz w:val="28"/>
              <w:szCs w:val="28"/>
              <w:lang w:eastAsia="ru-RU"/>
              <w:rPrChange w:id="1128" w:author="Пользователь Windows" w:date="2021-01-30T14:38:00Z">
                <w:rPr>
                  <w:ins w:id="1129" w:author="Пользователь Windows" w:date="2021-01-30T14:37:00Z"/>
                  <w:rFonts w:eastAsiaTheme="minorEastAsia"/>
                  <w:noProof/>
                  <w:lang w:eastAsia="ru-RU"/>
                </w:rPr>
              </w:rPrChange>
            </w:rPr>
            <w:pPrChange w:id="1130" w:author="Пользователь Windows" w:date="2021-01-30T14:38:00Z">
              <w:pPr>
                <w:pStyle w:val="34"/>
                <w:tabs>
                  <w:tab w:val="right" w:leader="dot" w:pos="9628"/>
                </w:tabs>
              </w:pPr>
            </w:pPrChange>
          </w:pPr>
          <w:ins w:id="1131" w:author="Пользователь Windows" w:date="2021-01-30T14:37:00Z">
            <w:r w:rsidRPr="00D21161">
              <w:rPr>
                <w:rStyle w:val="aa"/>
                <w:rFonts w:ascii="Times New Roman" w:hAnsi="Times New Roman" w:cs="Times New Roman"/>
                <w:noProof/>
                <w:sz w:val="28"/>
                <w:szCs w:val="28"/>
                <w:rPrChange w:id="11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1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134" w:author="Пользователь Windows" w:date="2021-01-30T14:38:00Z">
                  <w:rPr>
                    <w:noProof/>
                  </w:rPr>
                </w:rPrChange>
              </w:rPr>
              <w:instrText>HYPERLINK \l "_Toc62909937"</w:instrText>
            </w:r>
            <w:r w:rsidRPr="00D21161">
              <w:rPr>
                <w:rStyle w:val="aa"/>
                <w:rFonts w:ascii="Times New Roman" w:hAnsi="Times New Roman" w:cs="Times New Roman"/>
                <w:noProof/>
                <w:sz w:val="28"/>
                <w:szCs w:val="28"/>
                <w:rPrChange w:id="11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13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1137" w:author="Пользователь Windows" w:date="2021-01-30T14:38:00Z">
                  <w:rPr>
                    <w:rStyle w:val="aa"/>
                    <w:rFonts w:eastAsia="Times New Roman"/>
                    <w:noProof/>
                    <w:lang w:eastAsia="ru-RU"/>
                  </w:rPr>
                </w:rPrChange>
              </w:rPr>
              <w:t>5.3.5. Реестр рисков проекта</w:t>
            </w:r>
            <w:r w:rsidRPr="00D21161">
              <w:rPr>
                <w:rFonts w:ascii="Times New Roman" w:hAnsi="Times New Roman" w:cs="Times New Roman"/>
                <w:noProof/>
                <w:webHidden/>
                <w:sz w:val="28"/>
                <w:szCs w:val="28"/>
                <w:rPrChange w:id="1138" w:author="Пользователь Windows" w:date="2021-01-30T14:38:00Z">
                  <w:rPr>
                    <w:noProof/>
                    <w:webHidden/>
                  </w:rPr>
                </w:rPrChange>
              </w:rPr>
              <w:tab/>
            </w:r>
            <w:r w:rsidRPr="00D21161">
              <w:rPr>
                <w:rFonts w:ascii="Times New Roman" w:hAnsi="Times New Roman" w:cs="Times New Roman"/>
                <w:noProof/>
                <w:webHidden/>
                <w:sz w:val="28"/>
                <w:szCs w:val="28"/>
                <w:rPrChange w:id="11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140" w:author="Пользователь Windows" w:date="2021-01-30T14:38:00Z">
                  <w:rPr>
                    <w:noProof/>
                    <w:webHidden/>
                  </w:rPr>
                </w:rPrChange>
              </w:rPr>
              <w:instrText xml:space="preserve"> PAGEREF _Toc62909937 \h </w:instrText>
            </w:r>
          </w:ins>
          <w:r w:rsidRPr="00D21161">
            <w:rPr>
              <w:rFonts w:ascii="Times New Roman" w:hAnsi="Times New Roman" w:cs="Times New Roman"/>
              <w:noProof/>
              <w:webHidden/>
              <w:sz w:val="28"/>
              <w:szCs w:val="28"/>
              <w:rPrChange w:id="11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42" w:author="Пользователь Windows" w:date="2021-01-30T14:38:00Z">
                <w:rPr>
                  <w:noProof/>
                  <w:webHidden/>
                </w:rPr>
              </w:rPrChange>
            </w:rPr>
            <w:fldChar w:fldCharType="separate"/>
          </w:r>
          <w:ins w:id="1143" w:author="Пользователь Windows" w:date="2021-01-30T14:37:00Z">
            <w:r w:rsidRPr="00D21161">
              <w:rPr>
                <w:rFonts w:ascii="Times New Roman" w:hAnsi="Times New Roman" w:cs="Times New Roman"/>
                <w:noProof/>
                <w:webHidden/>
                <w:sz w:val="28"/>
                <w:szCs w:val="28"/>
                <w:rPrChange w:id="1144" w:author="Пользователь Windows" w:date="2021-01-30T14:38:00Z">
                  <w:rPr>
                    <w:noProof/>
                    <w:webHidden/>
                  </w:rPr>
                </w:rPrChange>
              </w:rPr>
              <w:t>73</w:t>
            </w:r>
            <w:r w:rsidRPr="00D21161">
              <w:rPr>
                <w:rFonts w:ascii="Times New Roman" w:hAnsi="Times New Roman" w:cs="Times New Roman"/>
                <w:noProof/>
                <w:webHidden/>
                <w:sz w:val="28"/>
                <w:szCs w:val="28"/>
                <w:rPrChange w:id="11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46" w:author="Пользователь Windows" w:date="2021-01-30T14:38:00Z">
                  <w:rPr>
                    <w:rStyle w:val="aa"/>
                    <w:noProof/>
                  </w:rPr>
                </w:rPrChange>
              </w:rPr>
              <w:fldChar w:fldCharType="end"/>
            </w:r>
          </w:ins>
        </w:p>
        <w:p w14:paraId="57A0156B" w14:textId="60684FBB" w:rsidR="00D21161" w:rsidRPr="00D21161" w:rsidRDefault="00D21161">
          <w:pPr>
            <w:pStyle w:val="34"/>
            <w:tabs>
              <w:tab w:val="right" w:leader="dot" w:pos="9628"/>
            </w:tabs>
            <w:spacing w:line="276" w:lineRule="auto"/>
            <w:jc w:val="both"/>
            <w:rPr>
              <w:ins w:id="1147" w:author="Пользователь Windows" w:date="2021-01-30T14:37:00Z"/>
              <w:rFonts w:ascii="Times New Roman" w:eastAsiaTheme="minorEastAsia" w:hAnsi="Times New Roman" w:cs="Times New Roman"/>
              <w:noProof/>
              <w:sz w:val="28"/>
              <w:szCs w:val="28"/>
              <w:lang w:eastAsia="ru-RU"/>
              <w:rPrChange w:id="1148" w:author="Пользователь Windows" w:date="2021-01-30T14:38:00Z">
                <w:rPr>
                  <w:ins w:id="1149" w:author="Пользователь Windows" w:date="2021-01-30T14:37:00Z"/>
                  <w:rFonts w:eastAsiaTheme="minorEastAsia"/>
                  <w:noProof/>
                  <w:lang w:eastAsia="ru-RU"/>
                </w:rPr>
              </w:rPrChange>
            </w:rPr>
            <w:pPrChange w:id="1150" w:author="Пользователь Windows" w:date="2021-01-30T14:38:00Z">
              <w:pPr>
                <w:pStyle w:val="34"/>
                <w:tabs>
                  <w:tab w:val="right" w:leader="dot" w:pos="9628"/>
                </w:tabs>
              </w:pPr>
            </w:pPrChange>
          </w:pPr>
          <w:ins w:id="1151" w:author="Пользователь Windows" w:date="2021-01-30T14:37:00Z">
            <w:r w:rsidRPr="00D21161">
              <w:rPr>
                <w:rStyle w:val="aa"/>
                <w:rFonts w:ascii="Times New Roman" w:hAnsi="Times New Roman" w:cs="Times New Roman"/>
                <w:noProof/>
                <w:sz w:val="28"/>
                <w:szCs w:val="28"/>
                <w:rPrChange w:id="1152" w:author="Пользователь Windows" w:date="2021-01-30T14:38:00Z">
                  <w:rPr>
                    <w:rStyle w:val="aa"/>
                    <w:noProof/>
                  </w:rPr>
                </w:rPrChange>
              </w:rPr>
              <w:lastRenderedPageBreak/>
              <w:fldChar w:fldCharType="begin"/>
            </w:r>
            <w:r w:rsidRPr="00D21161">
              <w:rPr>
                <w:rStyle w:val="aa"/>
                <w:rFonts w:ascii="Times New Roman" w:hAnsi="Times New Roman" w:cs="Times New Roman"/>
                <w:noProof/>
                <w:sz w:val="28"/>
                <w:szCs w:val="28"/>
                <w:rPrChange w:id="11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154" w:author="Пользователь Windows" w:date="2021-01-30T14:38:00Z">
                  <w:rPr>
                    <w:noProof/>
                  </w:rPr>
                </w:rPrChange>
              </w:rPr>
              <w:instrText>HYPERLINK \l "_Toc62909938"</w:instrText>
            </w:r>
            <w:r w:rsidRPr="00D21161">
              <w:rPr>
                <w:rStyle w:val="aa"/>
                <w:rFonts w:ascii="Times New Roman" w:hAnsi="Times New Roman" w:cs="Times New Roman"/>
                <w:noProof/>
                <w:sz w:val="28"/>
                <w:szCs w:val="28"/>
                <w:rPrChange w:id="11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15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eastAsia="ru-RU"/>
                <w:rPrChange w:id="1157" w:author="Пользователь Windows" w:date="2021-01-30T14:38:00Z">
                  <w:rPr>
                    <w:rStyle w:val="aa"/>
                    <w:rFonts w:eastAsia="Times New Roman"/>
                    <w:noProof/>
                    <w:lang w:eastAsia="ru-RU"/>
                  </w:rPr>
                </w:rPrChange>
              </w:rPr>
              <w:t>5.4. Определение ресурсной эффективности исследования</w:t>
            </w:r>
            <w:r w:rsidRPr="00D21161">
              <w:rPr>
                <w:rFonts w:ascii="Times New Roman" w:hAnsi="Times New Roman" w:cs="Times New Roman"/>
                <w:noProof/>
                <w:webHidden/>
                <w:sz w:val="28"/>
                <w:szCs w:val="28"/>
                <w:rPrChange w:id="1158" w:author="Пользователь Windows" w:date="2021-01-30T14:38:00Z">
                  <w:rPr>
                    <w:noProof/>
                    <w:webHidden/>
                  </w:rPr>
                </w:rPrChange>
              </w:rPr>
              <w:tab/>
            </w:r>
            <w:r w:rsidRPr="00D21161">
              <w:rPr>
                <w:rFonts w:ascii="Times New Roman" w:hAnsi="Times New Roman" w:cs="Times New Roman"/>
                <w:noProof/>
                <w:webHidden/>
                <w:sz w:val="28"/>
                <w:szCs w:val="28"/>
                <w:rPrChange w:id="11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160" w:author="Пользователь Windows" w:date="2021-01-30T14:38:00Z">
                  <w:rPr>
                    <w:noProof/>
                    <w:webHidden/>
                  </w:rPr>
                </w:rPrChange>
              </w:rPr>
              <w:instrText xml:space="preserve"> PAGEREF _Toc62909938 \h </w:instrText>
            </w:r>
          </w:ins>
          <w:r w:rsidRPr="00D21161">
            <w:rPr>
              <w:rFonts w:ascii="Times New Roman" w:hAnsi="Times New Roman" w:cs="Times New Roman"/>
              <w:noProof/>
              <w:webHidden/>
              <w:sz w:val="28"/>
              <w:szCs w:val="28"/>
              <w:rPrChange w:id="11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62" w:author="Пользователь Windows" w:date="2021-01-30T14:38:00Z">
                <w:rPr>
                  <w:noProof/>
                  <w:webHidden/>
                </w:rPr>
              </w:rPrChange>
            </w:rPr>
            <w:fldChar w:fldCharType="separate"/>
          </w:r>
          <w:ins w:id="1163" w:author="Пользователь Windows" w:date="2021-01-30T14:37:00Z">
            <w:r w:rsidRPr="00D21161">
              <w:rPr>
                <w:rFonts w:ascii="Times New Roman" w:hAnsi="Times New Roman" w:cs="Times New Roman"/>
                <w:noProof/>
                <w:webHidden/>
                <w:sz w:val="28"/>
                <w:szCs w:val="28"/>
                <w:rPrChange w:id="1164" w:author="Пользователь Windows" w:date="2021-01-30T14:38:00Z">
                  <w:rPr>
                    <w:noProof/>
                    <w:webHidden/>
                  </w:rPr>
                </w:rPrChange>
              </w:rPr>
              <w:t>73</w:t>
            </w:r>
            <w:r w:rsidRPr="00D21161">
              <w:rPr>
                <w:rFonts w:ascii="Times New Roman" w:hAnsi="Times New Roman" w:cs="Times New Roman"/>
                <w:noProof/>
                <w:webHidden/>
                <w:sz w:val="28"/>
                <w:szCs w:val="28"/>
                <w:rPrChange w:id="11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66" w:author="Пользователь Windows" w:date="2021-01-30T14:38:00Z">
                  <w:rPr>
                    <w:rStyle w:val="aa"/>
                    <w:noProof/>
                  </w:rPr>
                </w:rPrChange>
              </w:rPr>
              <w:fldChar w:fldCharType="end"/>
            </w:r>
          </w:ins>
        </w:p>
        <w:p w14:paraId="33629E89" w14:textId="048AE0CA" w:rsidR="00D21161" w:rsidRPr="00D21161" w:rsidRDefault="00D21161">
          <w:pPr>
            <w:pStyle w:val="22"/>
            <w:tabs>
              <w:tab w:val="right" w:leader="dot" w:pos="9628"/>
            </w:tabs>
            <w:spacing w:line="276" w:lineRule="auto"/>
            <w:jc w:val="both"/>
            <w:rPr>
              <w:ins w:id="1167" w:author="Пользователь Windows" w:date="2021-01-30T14:37:00Z"/>
              <w:rFonts w:ascii="Times New Roman" w:eastAsiaTheme="minorEastAsia" w:hAnsi="Times New Roman" w:cs="Times New Roman"/>
              <w:noProof/>
              <w:sz w:val="28"/>
              <w:szCs w:val="28"/>
              <w:lang w:eastAsia="ru-RU"/>
              <w:rPrChange w:id="1168" w:author="Пользователь Windows" w:date="2021-01-30T14:38:00Z">
                <w:rPr>
                  <w:ins w:id="1169" w:author="Пользователь Windows" w:date="2021-01-30T14:37:00Z"/>
                  <w:rFonts w:eastAsiaTheme="minorEastAsia"/>
                  <w:noProof/>
                  <w:lang w:eastAsia="ru-RU"/>
                </w:rPr>
              </w:rPrChange>
            </w:rPr>
            <w:pPrChange w:id="1170" w:author="Пользователь Windows" w:date="2021-01-30T14:38:00Z">
              <w:pPr>
                <w:pStyle w:val="22"/>
                <w:tabs>
                  <w:tab w:val="right" w:leader="dot" w:pos="9628"/>
                </w:tabs>
              </w:pPr>
            </w:pPrChange>
          </w:pPr>
          <w:ins w:id="1171" w:author="Пользователь Windows" w:date="2021-01-30T14:37:00Z">
            <w:r w:rsidRPr="00D21161">
              <w:rPr>
                <w:rStyle w:val="aa"/>
                <w:rFonts w:ascii="Times New Roman" w:hAnsi="Times New Roman" w:cs="Times New Roman"/>
                <w:noProof/>
                <w:sz w:val="28"/>
                <w:szCs w:val="28"/>
                <w:rPrChange w:id="11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1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174" w:author="Пользователь Windows" w:date="2021-01-30T14:38:00Z">
                  <w:rPr>
                    <w:noProof/>
                  </w:rPr>
                </w:rPrChange>
              </w:rPr>
              <w:instrText>HYPERLINK \l "_Toc62909939"</w:instrText>
            </w:r>
            <w:r w:rsidRPr="00D21161">
              <w:rPr>
                <w:rStyle w:val="aa"/>
                <w:rFonts w:ascii="Times New Roman" w:hAnsi="Times New Roman" w:cs="Times New Roman"/>
                <w:noProof/>
                <w:sz w:val="28"/>
                <w:szCs w:val="28"/>
                <w:rPrChange w:id="11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17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177" w:author="Пользователь Windows" w:date="2021-01-30T14:38:00Z">
                  <w:rPr>
                    <w:rStyle w:val="aa"/>
                    <w:rFonts w:eastAsia="Calibri"/>
                    <w:noProof/>
                  </w:rPr>
                </w:rPrChange>
              </w:rPr>
              <w:t>Выводы по разделу 5</w:t>
            </w:r>
            <w:r w:rsidRPr="00D21161">
              <w:rPr>
                <w:rFonts w:ascii="Times New Roman" w:hAnsi="Times New Roman" w:cs="Times New Roman"/>
                <w:noProof/>
                <w:webHidden/>
                <w:sz w:val="28"/>
                <w:szCs w:val="28"/>
                <w:rPrChange w:id="1178" w:author="Пользователь Windows" w:date="2021-01-30T14:38:00Z">
                  <w:rPr>
                    <w:noProof/>
                    <w:webHidden/>
                  </w:rPr>
                </w:rPrChange>
              </w:rPr>
              <w:tab/>
            </w:r>
            <w:r w:rsidRPr="00D21161">
              <w:rPr>
                <w:rFonts w:ascii="Times New Roman" w:hAnsi="Times New Roman" w:cs="Times New Roman"/>
                <w:noProof/>
                <w:webHidden/>
                <w:sz w:val="28"/>
                <w:szCs w:val="28"/>
                <w:rPrChange w:id="11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180" w:author="Пользователь Windows" w:date="2021-01-30T14:38:00Z">
                  <w:rPr>
                    <w:noProof/>
                    <w:webHidden/>
                  </w:rPr>
                </w:rPrChange>
              </w:rPr>
              <w:instrText xml:space="preserve"> PAGEREF _Toc62909939 \h </w:instrText>
            </w:r>
          </w:ins>
          <w:r w:rsidRPr="00D21161">
            <w:rPr>
              <w:rFonts w:ascii="Times New Roman" w:hAnsi="Times New Roman" w:cs="Times New Roman"/>
              <w:noProof/>
              <w:webHidden/>
              <w:sz w:val="28"/>
              <w:szCs w:val="28"/>
              <w:rPrChange w:id="11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182" w:author="Пользователь Windows" w:date="2021-01-30T14:38:00Z">
                <w:rPr>
                  <w:noProof/>
                  <w:webHidden/>
                </w:rPr>
              </w:rPrChange>
            </w:rPr>
            <w:fldChar w:fldCharType="separate"/>
          </w:r>
          <w:ins w:id="1183" w:author="Пользователь Windows" w:date="2021-01-30T14:37:00Z">
            <w:r w:rsidRPr="00D21161">
              <w:rPr>
                <w:rFonts w:ascii="Times New Roman" w:hAnsi="Times New Roman" w:cs="Times New Roman"/>
                <w:noProof/>
                <w:webHidden/>
                <w:sz w:val="28"/>
                <w:szCs w:val="28"/>
                <w:rPrChange w:id="1184" w:author="Пользователь Windows" w:date="2021-01-30T14:38:00Z">
                  <w:rPr>
                    <w:noProof/>
                    <w:webHidden/>
                  </w:rPr>
                </w:rPrChange>
              </w:rPr>
              <w:t>75</w:t>
            </w:r>
            <w:r w:rsidRPr="00D21161">
              <w:rPr>
                <w:rFonts w:ascii="Times New Roman" w:hAnsi="Times New Roman" w:cs="Times New Roman"/>
                <w:noProof/>
                <w:webHidden/>
                <w:sz w:val="28"/>
                <w:szCs w:val="28"/>
                <w:rPrChange w:id="11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186" w:author="Пользователь Windows" w:date="2021-01-30T14:38:00Z">
                  <w:rPr>
                    <w:rStyle w:val="aa"/>
                    <w:noProof/>
                  </w:rPr>
                </w:rPrChange>
              </w:rPr>
              <w:fldChar w:fldCharType="end"/>
            </w:r>
          </w:ins>
        </w:p>
        <w:p w14:paraId="6968C07D" w14:textId="03F7D8F2" w:rsidR="00D21161" w:rsidRPr="00D21161" w:rsidRDefault="00D21161">
          <w:pPr>
            <w:pStyle w:val="15"/>
            <w:tabs>
              <w:tab w:val="right" w:leader="dot" w:pos="9628"/>
            </w:tabs>
            <w:spacing w:line="276" w:lineRule="auto"/>
            <w:jc w:val="both"/>
            <w:rPr>
              <w:ins w:id="1187" w:author="Пользователь Windows" w:date="2021-01-30T14:37:00Z"/>
              <w:rFonts w:ascii="Times New Roman" w:eastAsiaTheme="minorEastAsia" w:hAnsi="Times New Roman" w:cs="Times New Roman"/>
              <w:noProof/>
              <w:sz w:val="28"/>
              <w:szCs w:val="28"/>
              <w:lang w:eastAsia="ru-RU"/>
              <w:rPrChange w:id="1188" w:author="Пользователь Windows" w:date="2021-01-30T14:38:00Z">
                <w:rPr>
                  <w:ins w:id="1189" w:author="Пользователь Windows" w:date="2021-01-30T14:37:00Z"/>
                  <w:rFonts w:eastAsiaTheme="minorEastAsia"/>
                  <w:noProof/>
                  <w:lang w:eastAsia="ru-RU"/>
                </w:rPr>
              </w:rPrChange>
            </w:rPr>
            <w:pPrChange w:id="1190" w:author="Пользователь Windows" w:date="2021-01-30T14:38:00Z">
              <w:pPr>
                <w:pStyle w:val="15"/>
                <w:tabs>
                  <w:tab w:val="right" w:leader="dot" w:pos="9628"/>
                </w:tabs>
              </w:pPr>
            </w:pPrChange>
          </w:pPr>
          <w:ins w:id="1191" w:author="Пользователь Windows" w:date="2021-01-30T14:37:00Z">
            <w:r w:rsidRPr="00D21161">
              <w:rPr>
                <w:rStyle w:val="aa"/>
                <w:rFonts w:ascii="Times New Roman" w:hAnsi="Times New Roman" w:cs="Times New Roman"/>
                <w:noProof/>
                <w:sz w:val="28"/>
                <w:szCs w:val="28"/>
                <w:rPrChange w:id="11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1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194" w:author="Пользователь Windows" w:date="2021-01-30T14:38:00Z">
                  <w:rPr>
                    <w:noProof/>
                  </w:rPr>
                </w:rPrChange>
              </w:rPr>
              <w:instrText>HYPERLINK \l "_Toc62909940"</w:instrText>
            </w:r>
            <w:r w:rsidRPr="00D21161">
              <w:rPr>
                <w:rStyle w:val="aa"/>
                <w:rFonts w:ascii="Times New Roman" w:hAnsi="Times New Roman" w:cs="Times New Roman"/>
                <w:noProof/>
                <w:sz w:val="28"/>
                <w:szCs w:val="28"/>
                <w:rPrChange w:id="11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19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197" w:author="Пользователь Windows" w:date="2021-01-30T14:38:00Z">
                  <w:rPr>
                    <w:rStyle w:val="aa"/>
                    <w:rFonts w:eastAsia="Calibri"/>
                    <w:noProof/>
                  </w:rPr>
                </w:rPrChange>
              </w:rPr>
              <w:t>6. Социальная ответственность</w:t>
            </w:r>
            <w:r w:rsidRPr="00D21161">
              <w:rPr>
                <w:rFonts w:ascii="Times New Roman" w:hAnsi="Times New Roman" w:cs="Times New Roman"/>
                <w:noProof/>
                <w:webHidden/>
                <w:sz w:val="28"/>
                <w:szCs w:val="28"/>
                <w:rPrChange w:id="1198" w:author="Пользователь Windows" w:date="2021-01-30T14:38:00Z">
                  <w:rPr>
                    <w:noProof/>
                    <w:webHidden/>
                  </w:rPr>
                </w:rPrChange>
              </w:rPr>
              <w:tab/>
            </w:r>
            <w:r w:rsidRPr="00D21161">
              <w:rPr>
                <w:rFonts w:ascii="Times New Roman" w:hAnsi="Times New Roman" w:cs="Times New Roman"/>
                <w:noProof/>
                <w:webHidden/>
                <w:sz w:val="28"/>
                <w:szCs w:val="28"/>
                <w:rPrChange w:id="11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200" w:author="Пользователь Windows" w:date="2021-01-30T14:38:00Z">
                  <w:rPr>
                    <w:noProof/>
                    <w:webHidden/>
                  </w:rPr>
                </w:rPrChange>
              </w:rPr>
              <w:instrText xml:space="preserve"> PAGEREF _Toc62909940 \h </w:instrText>
            </w:r>
          </w:ins>
          <w:r w:rsidRPr="00D21161">
            <w:rPr>
              <w:rFonts w:ascii="Times New Roman" w:hAnsi="Times New Roman" w:cs="Times New Roman"/>
              <w:noProof/>
              <w:webHidden/>
              <w:sz w:val="28"/>
              <w:szCs w:val="28"/>
              <w:rPrChange w:id="12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202" w:author="Пользователь Windows" w:date="2021-01-30T14:38:00Z">
                <w:rPr>
                  <w:noProof/>
                  <w:webHidden/>
                </w:rPr>
              </w:rPrChange>
            </w:rPr>
            <w:fldChar w:fldCharType="separate"/>
          </w:r>
          <w:ins w:id="1203" w:author="Пользователь Windows" w:date="2021-01-30T14:37:00Z">
            <w:r w:rsidRPr="00D21161">
              <w:rPr>
                <w:rFonts w:ascii="Times New Roman" w:hAnsi="Times New Roman" w:cs="Times New Roman"/>
                <w:noProof/>
                <w:webHidden/>
                <w:sz w:val="28"/>
                <w:szCs w:val="28"/>
                <w:rPrChange w:id="1204" w:author="Пользователь Windows" w:date="2021-01-30T14:38:00Z">
                  <w:rPr>
                    <w:noProof/>
                    <w:webHidden/>
                  </w:rPr>
                </w:rPrChange>
              </w:rPr>
              <w:t>76</w:t>
            </w:r>
            <w:r w:rsidRPr="00D21161">
              <w:rPr>
                <w:rFonts w:ascii="Times New Roman" w:hAnsi="Times New Roman" w:cs="Times New Roman"/>
                <w:noProof/>
                <w:webHidden/>
                <w:sz w:val="28"/>
                <w:szCs w:val="28"/>
                <w:rPrChange w:id="12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206" w:author="Пользователь Windows" w:date="2021-01-30T14:38:00Z">
                  <w:rPr>
                    <w:rStyle w:val="aa"/>
                    <w:noProof/>
                  </w:rPr>
                </w:rPrChange>
              </w:rPr>
              <w:fldChar w:fldCharType="end"/>
            </w:r>
          </w:ins>
        </w:p>
        <w:p w14:paraId="72AD69A0" w14:textId="059EA858" w:rsidR="00D21161" w:rsidRPr="00D21161" w:rsidRDefault="00D21161">
          <w:pPr>
            <w:pStyle w:val="22"/>
            <w:tabs>
              <w:tab w:val="right" w:leader="dot" w:pos="9628"/>
            </w:tabs>
            <w:spacing w:line="276" w:lineRule="auto"/>
            <w:jc w:val="both"/>
            <w:rPr>
              <w:ins w:id="1207" w:author="Пользователь Windows" w:date="2021-01-30T14:37:00Z"/>
              <w:rFonts w:ascii="Times New Roman" w:eastAsiaTheme="minorEastAsia" w:hAnsi="Times New Roman" w:cs="Times New Roman"/>
              <w:noProof/>
              <w:sz w:val="28"/>
              <w:szCs w:val="28"/>
              <w:lang w:eastAsia="ru-RU"/>
              <w:rPrChange w:id="1208" w:author="Пользователь Windows" w:date="2021-01-30T14:38:00Z">
                <w:rPr>
                  <w:ins w:id="1209" w:author="Пользователь Windows" w:date="2021-01-30T14:37:00Z"/>
                  <w:rFonts w:eastAsiaTheme="minorEastAsia"/>
                  <w:noProof/>
                  <w:lang w:eastAsia="ru-RU"/>
                </w:rPr>
              </w:rPrChange>
            </w:rPr>
            <w:pPrChange w:id="1210" w:author="Пользователь Windows" w:date="2021-01-30T14:38:00Z">
              <w:pPr>
                <w:pStyle w:val="22"/>
                <w:tabs>
                  <w:tab w:val="right" w:leader="dot" w:pos="9628"/>
                </w:tabs>
              </w:pPr>
            </w:pPrChange>
          </w:pPr>
          <w:ins w:id="1211" w:author="Пользователь Windows" w:date="2021-01-30T14:37:00Z">
            <w:r w:rsidRPr="00D21161">
              <w:rPr>
                <w:rStyle w:val="aa"/>
                <w:rFonts w:ascii="Times New Roman" w:hAnsi="Times New Roman" w:cs="Times New Roman"/>
                <w:noProof/>
                <w:sz w:val="28"/>
                <w:szCs w:val="28"/>
                <w:rPrChange w:id="12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14" w:author="Пользователь Windows" w:date="2021-01-30T14:38:00Z">
                  <w:rPr>
                    <w:noProof/>
                  </w:rPr>
                </w:rPrChange>
              </w:rPr>
              <w:instrText>HYPERLINK \l "_Toc62909941"</w:instrText>
            </w:r>
            <w:r w:rsidRPr="00D21161">
              <w:rPr>
                <w:rStyle w:val="aa"/>
                <w:rFonts w:ascii="Times New Roman" w:hAnsi="Times New Roman" w:cs="Times New Roman"/>
                <w:noProof/>
                <w:sz w:val="28"/>
                <w:szCs w:val="28"/>
                <w:rPrChange w:id="12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1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napToGrid w:val="0"/>
                <w:sz w:val="28"/>
                <w:szCs w:val="28"/>
                <w:rPrChange w:id="1217" w:author="Пользователь Windows" w:date="2021-01-30T14:38:00Z">
                  <w:rPr>
                    <w:rStyle w:val="aa"/>
                    <w:rFonts w:eastAsia="Calibri"/>
                    <w:noProof/>
                    <w:snapToGrid w:val="0"/>
                  </w:rPr>
                </w:rPrChange>
              </w:rPr>
              <w:t>6.1. Правовые и организационные вопросы обеспечения безопасности</w:t>
            </w:r>
            <w:r w:rsidRPr="00D21161">
              <w:rPr>
                <w:rFonts w:ascii="Times New Roman" w:hAnsi="Times New Roman" w:cs="Times New Roman"/>
                <w:noProof/>
                <w:webHidden/>
                <w:sz w:val="28"/>
                <w:szCs w:val="28"/>
                <w:rPrChange w:id="1218" w:author="Пользователь Windows" w:date="2021-01-30T14:38:00Z">
                  <w:rPr>
                    <w:noProof/>
                    <w:webHidden/>
                  </w:rPr>
                </w:rPrChange>
              </w:rPr>
              <w:tab/>
            </w:r>
            <w:r w:rsidRPr="00D21161">
              <w:rPr>
                <w:rFonts w:ascii="Times New Roman" w:hAnsi="Times New Roman" w:cs="Times New Roman"/>
                <w:noProof/>
                <w:webHidden/>
                <w:sz w:val="28"/>
                <w:szCs w:val="28"/>
                <w:rPrChange w:id="12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220" w:author="Пользователь Windows" w:date="2021-01-30T14:38:00Z">
                  <w:rPr>
                    <w:noProof/>
                    <w:webHidden/>
                  </w:rPr>
                </w:rPrChange>
              </w:rPr>
              <w:instrText xml:space="preserve"> PAGEREF _Toc62909941 \h </w:instrText>
            </w:r>
          </w:ins>
          <w:r w:rsidRPr="00D21161">
            <w:rPr>
              <w:rFonts w:ascii="Times New Roman" w:hAnsi="Times New Roman" w:cs="Times New Roman"/>
              <w:noProof/>
              <w:webHidden/>
              <w:sz w:val="28"/>
              <w:szCs w:val="28"/>
              <w:rPrChange w:id="12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222" w:author="Пользователь Windows" w:date="2021-01-30T14:38:00Z">
                <w:rPr>
                  <w:noProof/>
                  <w:webHidden/>
                </w:rPr>
              </w:rPrChange>
            </w:rPr>
            <w:fldChar w:fldCharType="separate"/>
          </w:r>
          <w:ins w:id="1223" w:author="Пользователь Windows" w:date="2021-01-30T14:37:00Z">
            <w:r w:rsidRPr="00D21161">
              <w:rPr>
                <w:rFonts w:ascii="Times New Roman" w:hAnsi="Times New Roman" w:cs="Times New Roman"/>
                <w:noProof/>
                <w:webHidden/>
                <w:sz w:val="28"/>
                <w:szCs w:val="28"/>
                <w:rPrChange w:id="1224" w:author="Пользователь Windows" w:date="2021-01-30T14:38:00Z">
                  <w:rPr>
                    <w:noProof/>
                    <w:webHidden/>
                  </w:rPr>
                </w:rPrChange>
              </w:rPr>
              <w:t>76</w:t>
            </w:r>
            <w:r w:rsidRPr="00D21161">
              <w:rPr>
                <w:rFonts w:ascii="Times New Roman" w:hAnsi="Times New Roman" w:cs="Times New Roman"/>
                <w:noProof/>
                <w:webHidden/>
                <w:sz w:val="28"/>
                <w:szCs w:val="28"/>
                <w:rPrChange w:id="12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226" w:author="Пользователь Windows" w:date="2021-01-30T14:38:00Z">
                  <w:rPr>
                    <w:rStyle w:val="aa"/>
                    <w:noProof/>
                  </w:rPr>
                </w:rPrChange>
              </w:rPr>
              <w:fldChar w:fldCharType="end"/>
            </w:r>
          </w:ins>
        </w:p>
        <w:p w14:paraId="01BA26C0" w14:textId="772DDEE8" w:rsidR="00D21161" w:rsidRPr="00D21161" w:rsidRDefault="00D21161">
          <w:pPr>
            <w:pStyle w:val="22"/>
            <w:tabs>
              <w:tab w:val="right" w:leader="dot" w:pos="9628"/>
            </w:tabs>
            <w:spacing w:line="276" w:lineRule="auto"/>
            <w:jc w:val="both"/>
            <w:rPr>
              <w:ins w:id="1227" w:author="Пользователь Windows" w:date="2021-01-30T14:37:00Z"/>
              <w:rFonts w:ascii="Times New Roman" w:eastAsiaTheme="minorEastAsia" w:hAnsi="Times New Roman" w:cs="Times New Roman"/>
              <w:noProof/>
              <w:sz w:val="28"/>
              <w:szCs w:val="28"/>
              <w:lang w:eastAsia="ru-RU"/>
              <w:rPrChange w:id="1228" w:author="Пользователь Windows" w:date="2021-01-30T14:38:00Z">
                <w:rPr>
                  <w:ins w:id="1229" w:author="Пользователь Windows" w:date="2021-01-30T14:37:00Z"/>
                  <w:rFonts w:eastAsiaTheme="minorEastAsia"/>
                  <w:noProof/>
                  <w:lang w:eastAsia="ru-RU"/>
                </w:rPr>
              </w:rPrChange>
            </w:rPr>
            <w:pPrChange w:id="1230" w:author="Пользователь Windows" w:date="2021-01-30T14:38:00Z">
              <w:pPr>
                <w:pStyle w:val="22"/>
                <w:tabs>
                  <w:tab w:val="right" w:leader="dot" w:pos="9628"/>
                </w:tabs>
              </w:pPr>
            </w:pPrChange>
          </w:pPr>
          <w:ins w:id="1231" w:author="Пользователь Windows" w:date="2021-01-30T14:37:00Z">
            <w:r w:rsidRPr="00D21161">
              <w:rPr>
                <w:rStyle w:val="aa"/>
                <w:rFonts w:ascii="Times New Roman" w:hAnsi="Times New Roman" w:cs="Times New Roman"/>
                <w:noProof/>
                <w:sz w:val="28"/>
                <w:szCs w:val="28"/>
                <w:rPrChange w:id="12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34" w:author="Пользователь Windows" w:date="2021-01-30T14:38:00Z">
                  <w:rPr>
                    <w:noProof/>
                  </w:rPr>
                </w:rPrChange>
              </w:rPr>
              <w:instrText>HYPERLINK \l "_Toc62909942"</w:instrText>
            </w:r>
            <w:r w:rsidRPr="00D21161">
              <w:rPr>
                <w:rStyle w:val="aa"/>
                <w:rFonts w:ascii="Times New Roman" w:hAnsi="Times New Roman" w:cs="Times New Roman"/>
                <w:noProof/>
                <w:sz w:val="28"/>
                <w:szCs w:val="28"/>
                <w:rPrChange w:id="12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3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237" w:author="Пользователь Windows" w:date="2021-01-30T14:38:00Z">
                  <w:rPr>
                    <w:rStyle w:val="aa"/>
                    <w:rFonts w:eastAsia="Calibri"/>
                    <w:noProof/>
                  </w:rPr>
                </w:rPrChange>
              </w:rPr>
              <w:t>6.2. Производственная безопасность</w:t>
            </w:r>
            <w:r w:rsidRPr="00D21161">
              <w:rPr>
                <w:rFonts w:ascii="Times New Roman" w:hAnsi="Times New Roman" w:cs="Times New Roman"/>
                <w:noProof/>
                <w:webHidden/>
                <w:sz w:val="28"/>
                <w:szCs w:val="28"/>
                <w:rPrChange w:id="1238" w:author="Пользователь Windows" w:date="2021-01-30T14:38:00Z">
                  <w:rPr>
                    <w:noProof/>
                    <w:webHidden/>
                  </w:rPr>
                </w:rPrChange>
              </w:rPr>
              <w:tab/>
            </w:r>
            <w:r w:rsidRPr="00D21161">
              <w:rPr>
                <w:rFonts w:ascii="Times New Roman" w:hAnsi="Times New Roman" w:cs="Times New Roman"/>
                <w:noProof/>
                <w:webHidden/>
                <w:sz w:val="28"/>
                <w:szCs w:val="28"/>
                <w:rPrChange w:id="12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240" w:author="Пользователь Windows" w:date="2021-01-30T14:38:00Z">
                  <w:rPr>
                    <w:noProof/>
                    <w:webHidden/>
                  </w:rPr>
                </w:rPrChange>
              </w:rPr>
              <w:instrText xml:space="preserve"> PAGEREF _Toc62909942 \h </w:instrText>
            </w:r>
          </w:ins>
          <w:r w:rsidRPr="00D21161">
            <w:rPr>
              <w:rFonts w:ascii="Times New Roman" w:hAnsi="Times New Roman" w:cs="Times New Roman"/>
              <w:noProof/>
              <w:webHidden/>
              <w:sz w:val="28"/>
              <w:szCs w:val="28"/>
              <w:rPrChange w:id="12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242" w:author="Пользователь Windows" w:date="2021-01-30T14:38:00Z">
                <w:rPr>
                  <w:noProof/>
                  <w:webHidden/>
                </w:rPr>
              </w:rPrChange>
            </w:rPr>
            <w:fldChar w:fldCharType="separate"/>
          </w:r>
          <w:ins w:id="1243" w:author="Пользователь Windows" w:date="2021-01-30T14:37:00Z">
            <w:r w:rsidRPr="00D21161">
              <w:rPr>
                <w:rFonts w:ascii="Times New Roman" w:hAnsi="Times New Roman" w:cs="Times New Roman"/>
                <w:noProof/>
                <w:webHidden/>
                <w:sz w:val="28"/>
                <w:szCs w:val="28"/>
                <w:rPrChange w:id="1244" w:author="Пользователь Windows" w:date="2021-01-30T14:38:00Z">
                  <w:rPr>
                    <w:noProof/>
                    <w:webHidden/>
                  </w:rPr>
                </w:rPrChange>
              </w:rPr>
              <w:t>78</w:t>
            </w:r>
            <w:r w:rsidRPr="00D21161">
              <w:rPr>
                <w:rFonts w:ascii="Times New Roman" w:hAnsi="Times New Roman" w:cs="Times New Roman"/>
                <w:noProof/>
                <w:webHidden/>
                <w:sz w:val="28"/>
                <w:szCs w:val="28"/>
                <w:rPrChange w:id="12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246" w:author="Пользователь Windows" w:date="2021-01-30T14:38:00Z">
                  <w:rPr>
                    <w:rStyle w:val="aa"/>
                    <w:noProof/>
                  </w:rPr>
                </w:rPrChange>
              </w:rPr>
              <w:fldChar w:fldCharType="end"/>
            </w:r>
          </w:ins>
        </w:p>
        <w:p w14:paraId="5D6D3E88" w14:textId="1BDB8859" w:rsidR="00D21161" w:rsidRPr="00D21161" w:rsidRDefault="00D21161">
          <w:pPr>
            <w:pStyle w:val="34"/>
            <w:tabs>
              <w:tab w:val="right" w:leader="dot" w:pos="9628"/>
            </w:tabs>
            <w:spacing w:line="276" w:lineRule="auto"/>
            <w:jc w:val="both"/>
            <w:rPr>
              <w:ins w:id="1247" w:author="Пользователь Windows" w:date="2021-01-30T14:37:00Z"/>
              <w:rFonts w:ascii="Times New Roman" w:eastAsiaTheme="minorEastAsia" w:hAnsi="Times New Roman" w:cs="Times New Roman"/>
              <w:noProof/>
              <w:sz w:val="28"/>
              <w:szCs w:val="28"/>
              <w:lang w:eastAsia="ru-RU"/>
              <w:rPrChange w:id="1248" w:author="Пользователь Windows" w:date="2021-01-30T14:38:00Z">
                <w:rPr>
                  <w:ins w:id="1249" w:author="Пользователь Windows" w:date="2021-01-30T14:37:00Z"/>
                  <w:rFonts w:eastAsiaTheme="minorEastAsia"/>
                  <w:noProof/>
                  <w:lang w:eastAsia="ru-RU"/>
                </w:rPr>
              </w:rPrChange>
            </w:rPr>
            <w:pPrChange w:id="1250" w:author="Пользователь Windows" w:date="2021-01-30T14:38:00Z">
              <w:pPr>
                <w:pStyle w:val="34"/>
                <w:tabs>
                  <w:tab w:val="right" w:leader="dot" w:pos="9628"/>
                </w:tabs>
              </w:pPr>
            </w:pPrChange>
          </w:pPr>
          <w:ins w:id="1251" w:author="Пользователь Windows" w:date="2021-01-30T14:37:00Z">
            <w:r w:rsidRPr="00D21161">
              <w:rPr>
                <w:rStyle w:val="aa"/>
                <w:rFonts w:ascii="Times New Roman" w:hAnsi="Times New Roman" w:cs="Times New Roman"/>
                <w:noProof/>
                <w:sz w:val="28"/>
                <w:szCs w:val="28"/>
                <w:rPrChange w:id="12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54" w:author="Пользователь Windows" w:date="2021-01-30T14:38:00Z">
                  <w:rPr>
                    <w:noProof/>
                  </w:rPr>
                </w:rPrChange>
              </w:rPr>
              <w:instrText>HYPERLINK \l "_Toc62909943"</w:instrText>
            </w:r>
            <w:r w:rsidRPr="00D21161">
              <w:rPr>
                <w:rStyle w:val="aa"/>
                <w:rFonts w:ascii="Times New Roman" w:hAnsi="Times New Roman" w:cs="Times New Roman"/>
                <w:noProof/>
                <w:sz w:val="28"/>
                <w:szCs w:val="28"/>
                <w:rPrChange w:id="12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5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257" w:author="Пользователь Windows" w:date="2021-01-30T14:38:00Z">
                  <w:rPr>
                    <w:rStyle w:val="aa"/>
                    <w:rFonts w:eastAsia="Calibri"/>
                    <w:noProof/>
                  </w:rPr>
                </w:rPrChange>
              </w:rPr>
              <w:t>6.2.1. Анализ вредных и опасных производственных факторов</w:t>
            </w:r>
            <w:r w:rsidRPr="00D21161">
              <w:rPr>
                <w:rFonts w:ascii="Times New Roman" w:hAnsi="Times New Roman" w:cs="Times New Roman"/>
                <w:noProof/>
                <w:webHidden/>
                <w:sz w:val="28"/>
                <w:szCs w:val="28"/>
                <w:rPrChange w:id="1258" w:author="Пользователь Windows" w:date="2021-01-30T14:38:00Z">
                  <w:rPr>
                    <w:noProof/>
                    <w:webHidden/>
                  </w:rPr>
                </w:rPrChange>
              </w:rPr>
              <w:tab/>
            </w:r>
            <w:r w:rsidRPr="00D21161">
              <w:rPr>
                <w:rFonts w:ascii="Times New Roman" w:hAnsi="Times New Roman" w:cs="Times New Roman"/>
                <w:noProof/>
                <w:webHidden/>
                <w:sz w:val="28"/>
                <w:szCs w:val="28"/>
                <w:rPrChange w:id="12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260" w:author="Пользователь Windows" w:date="2021-01-30T14:38:00Z">
                  <w:rPr>
                    <w:noProof/>
                    <w:webHidden/>
                  </w:rPr>
                </w:rPrChange>
              </w:rPr>
              <w:instrText xml:space="preserve"> PAGEREF _Toc62909943 \h </w:instrText>
            </w:r>
          </w:ins>
          <w:r w:rsidRPr="00D21161">
            <w:rPr>
              <w:rFonts w:ascii="Times New Roman" w:hAnsi="Times New Roman" w:cs="Times New Roman"/>
              <w:noProof/>
              <w:webHidden/>
              <w:sz w:val="28"/>
              <w:szCs w:val="28"/>
              <w:rPrChange w:id="12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262" w:author="Пользователь Windows" w:date="2021-01-30T14:38:00Z">
                <w:rPr>
                  <w:noProof/>
                  <w:webHidden/>
                </w:rPr>
              </w:rPrChange>
            </w:rPr>
            <w:fldChar w:fldCharType="separate"/>
          </w:r>
          <w:ins w:id="1263" w:author="Пользователь Windows" w:date="2021-01-30T14:37:00Z">
            <w:r w:rsidRPr="00D21161">
              <w:rPr>
                <w:rFonts w:ascii="Times New Roman" w:hAnsi="Times New Roman" w:cs="Times New Roman"/>
                <w:noProof/>
                <w:webHidden/>
                <w:sz w:val="28"/>
                <w:szCs w:val="28"/>
                <w:rPrChange w:id="1264" w:author="Пользователь Windows" w:date="2021-01-30T14:38:00Z">
                  <w:rPr>
                    <w:noProof/>
                    <w:webHidden/>
                  </w:rPr>
                </w:rPrChange>
              </w:rPr>
              <w:t>78</w:t>
            </w:r>
            <w:r w:rsidRPr="00D21161">
              <w:rPr>
                <w:rFonts w:ascii="Times New Roman" w:hAnsi="Times New Roman" w:cs="Times New Roman"/>
                <w:noProof/>
                <w:webHidden/>
                <w:sz w:val="28"/>
                <w:szCs w:val="28"/>
                <w:rPrChange w:id="12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266" w:author="Пользователь Windows" w:date="2021-01-30T14:38:00Z">
                  <w:rPr>
                    <w:rStyle w:val="aa"/>
                    <w:noProof/>
                  </w:rPr>
                </w:rPrChange>
              </w:rPr>
              <w:fldChar w:fldCharType="end"/>
            </w:r>
          </w:ins>
        </w:p>
        <w:p w14:paraId="4304DCBF" w14:textId="4D4A6DFF" w:rsidR="00D21161" w:rsidRPr="00D21161" w:rsidRDefault="00D21161">
          <w:pPr>
            <w:pStyle w:val="34"/>
            <w:tabs>
              <w:tab w:val="right" w:leader="dot" w:pos="9628"/>
            </w:tabs>
            <w:spacing w:line="276" w:lineRule="auto"/>
            <w:jc w:val="both"/>
            <w:rPr>
              <w:ins w:id="1267" w:author="Пользователь Windows" w:date="2021-01-30T14:37:00Z"/>
              <w:rFonts w:ascii="Times New Roman" w:eastAsiaTheme="minorEastAsia" w:hAnsi="Times New Roman" w:cs="Times New Roman"/>
              <w:noProof/>
              <w:sz w:val="28"/>
              <w:szCs w:val="28"/>
              <w:lang w:eastAsia="ru-RU"/>
              <w:rPrChange w:id="1268" w:author="Пользователь Windows" w:date="2021-01-30T14:38:00Z">
                <w:rPr>
                  <w:ins w:id="1269" w:author="Пользователь Windows" w:date="2021-01-30T14:37:00Z"/>
                  <w:rFonts w:eastAsiaTheme="minorEastAsia"/>
                  <w:noProof/>
                  <w:lang w:eastAsia="ru-RU"/>
                </w:rPr>
              </w:rPrChange>
            </w:rPr>
            <w:pPrChange w:id="1270" w:author="Пользователь Windows" w:date="2021-01-30T14:38:00Z">
              <w:pPr>
                <w:pStyle w:val="34"/>
                <w:tabs>
                  <w:tab w:val="right" w:leader="dot" w:pos="9628"/>
                </w:tabs>
              </w:pPr>
            </w:pPrChange>
          </w:pPr>
          <w:ins w:id="1271" w:author="Пользователь Windows" w:date="2021-01-30T14:37:00Z">
            <w:r w:rsidRPr="00D21161">
              <w:rPr>
                <w:rStyle w:val="aa"/>
                <w:rFonts w:ascii="Times New Roman" w:hAnsi="Times New Roman" w:cs="Times New Roman"/>
                <w:noProof/>
                <w:sz w:val="28"/>
                <w:szCs w:val="28"/>
                <w:rPrChange w:id="12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74" w:author="Пользователь Windows" w:date="2021-01-30T14:38:00Z">
                  <w:rPr>
                    <w:noProof/>
                  </w:rPr>
                </w:rPrChange>
              </w:rPr>
              <w:instrText>HYPERLINK \l "_Toc62909944"</w:instrText>
            </w:r>
            <w:r w:rsidRPr="00D21161">
              <w:rPr>
                <w:rStyle w:val="aa"/>
                <w:rFonts w:ascii="Times New Roman" w:hAnsi="Times New Roman" w:cs="Times New Roman"/>
                <w:noProof/>
                <w:sz w:val="28"/>
                <w:szCs w:val="28"/>
                <w:rPrChange w:id="12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7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277" w:author="Пользователь Windows" w:date="2021-01-30T14:38:00Z">
                  <w:rPr>
                    <w:rStyle w:val="aa"/>
                    <w:rFonts w:eastAsia="Calibri"/>
                    <w:noProof/>
                  </w:rPr>
                </w:rPrChange>
              </w:rPr>
              <w:t>6.2.2.1. Повышенный уровень шума</w:t>
            </w:r>
            <w:r w:rsidRPr="00D21161">
              <w:rPr>
                <w:rFonts w:ascii="Times New Roman" w:hAnsi="Times New Roman" w:cs="Times New Roman"/>
                <w:noProof/>
                <w:webHidden/>
                <w:sz w:val="28"/>
                <w:szCs w:val="28"/>
                <w:rPrChange w:id="1278" w:author="Пользователь Windows" w:date="2021-01-30T14:38:00Z">
                  <w:rPr>
                    <w:noProof/>
                    <w:webHidden/>
                  </w:rPr>
                </w:rPrChange>
              </w:rPr>
              <w:tab/>
            </w:r>
            <w:r w:rsidRPr="00D21161">
              <w:rPr>
                <w:rFonts w:ascii="Times New Roman" w:hAnsi="Times New Roman" w:cs="Times New Roman"/>
                <w:noProof/>
                <w:webHidden/>
                <w:sz w:val="28"/>
                <w:szCs w:val="28"/>
                <w:rPrChange w:id="12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280" w:author="Пользователь Windows" w:date="2021-01-30T14:38:00Z">
                  <w:rPr>
                    <w:noProof/>
                    <w:webHidden/>
                  </w:rPr>
                </w:rPrChange>
              </w:rPr>
              <w:instrText xml:space="preserve"> PAGEREF _Toc62909944 \h </w:instrText>
            </w:r>
          </w:ins>
          <w:r w:rsidRPr="00D21161">
            <w:rPr>
              <w:rFonts w:ascii="Times New Roman" w:hAnsi="Times New Roman" w:cs="Times New Roman"/>
              <w:noProof/>
              <w:webHidden/>
              <w:sz w:val="28"/>
              <w:szCs w:val="28"/>
              <w:rPrChange w:id="12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282" w:author="Пользователь Windows" w:date="2021-01-30T14:38:00Z">
                <w:rPr>
                  <w:noProof/>
                  <w:webHidden/>
                </w:rPr>
              </w:rPrChange>
            </w:rPr>
            <w:fldChar w:fldCharType="separate"/>
          </w:r>
          <w:ins w:id="1283" w:author="Пользователь Windows" w:date="2021-01-30T14:37:00Z">
            <w:r w:rsidRPr="00D21161">
              <w:rPr>
                <w:rFonts w:ascii="Times New Roman" w:hAnsi="Times New Roman" w:cs="Times New Roman"/>
                <w:noProof/>
                <w:webHidden/>
                <w:sz w:val="28"/>
                <w:szCs w:val="28"/>
                <w:rPrChange w:id="1284" w:author="Пользователь Windows" w:date="2021-01-30T14:38:00Z">
                  <w:rPr>
                    <w:noProof/>
                    <w:webHidden/>
                  </w:rPr>
                </w:rPrChange>
              </w:rPr>
              <w:t>80</w:t>
            </w:r>
            <w:r w:rsidRPr="00D21161">
              <w:rPr>
                <w:rFonts w:ascii="Times New Roman" w:hAnsi="Times New Roman" w:cs="Times New Roman"/>
                <w:noProof/>
                <w:webHidden/>
                <w:sz w:val="28"/>
                <w:szCs w:val="28"/>
                <w:rPrChange w:id="12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286" w:author="Пользователь Windows" w:date="2021-01-30T14:38:00Z">
                  <w:rPr>
                    <w:rStyle w:val="aa"/>
                    <w:noProof/>
                  </w:rPr>
                </w:rPrChange>
              </w:rPr>
              <w:fldChar w:fldCharType="end"/>
            </w:r>
          </w:ins>
        </w:p>
        <w:p w14:paraId="2C95671A" w14:textId="6E9801DD" w:rsidR="00D21161" w:rsidRPr="00D21161" w:rsidRDefault="00D21161">
          <w:pPr>
            <w:pStyle w:val="34"/>
            <w:tabs>
              <w:tab w:val="right" w:leader="dot" w:pos="9628"/>
            </w:tabs>
            <w:spacing w:line="276" w:lineRule="auto"/>
            <w:jc w:val="both"/>
            <w:rPr>
              <w:ins w:id="1287" w:author="Пользователь Windows" w:date="2021-01-30T14:37:00Z"/>
              <w:rFonts w:ascii="Times New Roman" w:eastAsiaTheme="minorEastAsia" w:hAnsi="Times New Roman" w:cs="Times New Roman"/>
              <w:noProof/>
              <w:sz w:val="28"/>
              <w:szCs w:val="28"/>
              <w:lang w:eastAsia="ru-RU"/>
              <w:rPrChange w:id="1288" w:author="Пользователь Windows" w:date="2021-01-30T14:38:00Z">
                <w:rPr>
                  <w:ins w:id="1289" w:author="Пользователь Windows" w:date="2021-01-30T14:37:00Z"/>
                  <w:rFonts w:eastAsiaTheme="minorEastAsia"/>
                  <w:noProof/>
                  <w:lang w:eastAsia="ru-RU"/>
                </w:rPr>
              </w:rPrChange>
            </w:rPr>
            <w:pPrChange w:id="1290" w:author="Пользователь Windows" w:date="2021-01-30T14:38:00Z">
              <w:pPr>
                <w:pStyle w:val="34"/>
                <w:tabs>
                  <w:tab w:val="right" w:leader="dot" w:pos="9628"/>
                </w:tabs>
              </w:pPr>
            </w:pPrChange>
          </w:pPr>
          <w:ins w:id="1291" w:author="Пользователь Windows" w:date="2021-01-30T14:37:00Z">
            <w:r w:rsidRPr="00D21161">
              <w:rPr>
                <w:rStyle w:val="aa"/>
                <w:rFonts w:ascii="Times New Roman" w:hAnsi="Times New Roman" w:cs="Times New Roman"/>
                <w:noProof/>
                <w:sz w:val="28"/>
                <w:szCs w:val="28"/>
                <w:rPrChange w:id="12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2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294" w:author="Пользователь Windows" w:date="2021-01-30T14:38:00Z">
                  <w:rPr>
                    <w:noProof/>
                  </w:rPr>
                </w:rPrChange>
              </w:rPr>
              <w:instrText>HYPERLINK \l "_Toc62909945"</w:instrText>
            </w:r>
            <w:r w:rsidRPr="00D21161">
              <w:rPr>
                <w:rStyle w:val="aa"/>
                <w:rFonts w:ascii="Times New Roman" w:hAnsi="Times New Roman" w:cs="Times New Roman"/>
                <w:noProof/>
                <w:sz w:val="28"/>
                <w:szCs w:val="28"/>
                <w:rPrChange w:id="12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29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297" w:author="Пользователь Windows" w:date="2021-01-30T14:38:00Z">
                  <w:rPr>
                    <w:rStyle w:val="aa"/>
                    <w:rFonts w:eastAsia="Calibri"/>
                    <w:noProof/>
                  </w:rPr>
                </w:rPrChange>
              </w:rPr>
              <w:t>6.2.2.2. Поражение электрическим током</w:t>
            </w:r>
            <w:r w:rsidRPr="00D21161">
              <w:rPr>
                <w:rFonts w:ascii="Times New Roman" w:hAnsi="Times New Roman" w:cs="Times New Roman"/>
                <w:noProof/>
                <w:webHidden/>
                <w:sz w:val="28"/>
                <w:szCs w:val="28"/>
                <w:rPrChange w:id="1298" w:author="Пользователь Windows" w:date="2021-01-30T14:38:00Z">
                  <w:rPr>
                    <w:noProof/>
                    <w:webHidden/>
                  </w:rPr>
                </w:rPrChange>
              </w:rPr>
              <w:tab/>
            </w:r>
            <w:r w:rsidRPr="00D21161">
              <w:rPr>
                <w:rFonts w:ascii="Times New Roman" w:hAnsi="Times New Roman" w:cs="Times New Roman"/>
                <w:noProof/>
                <w:webHidden/>
                <w:sz w:val="28"/>
                <w:szCs w:val="28"/>
                <w:rPrChange w:id="12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00" w:author="Пользователь Windows" w:date="2021-01-30T14:38:00Z">
                  <w:rPr>
                    <w:noProof/>
                    <w:webHidden/>
                  </w:rPr>
                </w:rPrChange>
              </w:rPr>
              <w:instrText xml:space="preserve"> PAGEREF _Toc62909945 \h </w:instrText>
            </w:r>
          </w:ins>
          <w:r w:rsidRPr="00D21161">
            <w:rPr>
              <w:rFonts w:ascii="Times New Roman" w:hAnsi="Times New Roman" w:cs="Times New Roman"/>
              <w:noProof/>
              <w:webHidden/>
              <w:sz w:val="28"/>
              <w:szCs w:val="28"/>
              <w:rPrChange w:id="13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02" w:author="Пользователь Windows" w:date="2021-01-30T14:38:00Z">
                <w:rPr>
                  <w:noProof/>
                  <w:webHidden/>
                </w:rPr>
              </w:rPrChange>
            </w:rPr>
            <w:fldChar w:fldCharType="separate"/>
          </w:r>
          <w:ins w:id="1303" w:author="Пользователь Windows" w:date="2021-01-30T14:37:00Z">
            <w:r w:rsidRPr="00D21161">
              <w:rPr>
                <w:rFonts w:ascii="Times New Roman" w:hAnsi="Times New Roman" w:cs="Times New Roman"/>
                <w:noProof/>
                <w:webHidden/>
                <w:sz w:val="28"/>
                <w:szCs w:val="28"/>
                <w:rPrChange w:id="1304" w:author="Пользователь Windows" w:date="2021-01-30T14:38:00Z">
                  <w:rPr>
                    <w:noProof/>
                    <w:webHidden/>
                  </w:rPr>
                </w:rPrChange>
              </w:rPr>
              <w:t>80</w:t>
            </w:r>
            <w:r w:rsidRPr="00D21161">
              <w:rPr>
                <w:rFonts w:ascii="Times New Roman" w:hAnsi="Times New Roman" w:cs="Times New Roman"/>
                <w:noProof/>
                <w:webHidden/>
                <w:sz w:val="28"/>
                <w:szCs w:val="28"/>
                <w:rPrChange w:id="13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06" w:author="Пользователь Windows" w:date="2021-01-30T14:38:00Z">
                  <w:rPr>
                    <w:rStyle w:val="aa"/>
                    <w:noProof/>
                  </w:rPr>
                </w:rPrChange>
              </w:rPr>
              <w:fldChar w:fldCharType="end"/>
            </w:r>
          </w:ins>
        </w:p>
        <w:p w14:paraId="7AA11081" w14:textId="7B20FAC6" w:rsidR="00D21161" w:rsidRPr="00D21161" w:rsidRDefault="00D21161">
          <w:pPr>
            <w:pStyle w:val="34"/>
            <w:tabs>
              <w:tab w:val="right" w:leader="dot" w:pos="9628"/>
            </w:tabs>
            <w:spacing w:line="276" w:lineRule="auto"/>
            <w:jc w:val="both"/>
            <w:rPr>
              <w:ins w:id="1307" w:author="Пользователь Windows" w:date="2021-01-30T14:37:00Z"/>
              <w:rFonts w:ascii="Times New Roman" w:eastAsiaTheme="minorEastAsia" w:hAnsi="Times New Roman" w:cs="Times New Roman"/>
              <w:noProof/>
              <w:sz w:val="28"/>
              <w:szCs w:val="28"/>
              <w:lang w:eastAsia="ru-RU"/>
              <w:rPrChange w:id="1308" w:author="Пользователь Windows" w:date="2021-01-30T14:38:00Z">
                <w:rPr>
                  <w:ins w:id="1309" w:author="Пользователь Windows" w:date="2021-01-30T14:37:00Z"/>
                  <w:rFonts w:eastAsiaTheme="minorEastAsia"/>
                  <w:noProof/>
                  <w:lang w:eastAsia="ru-RU"/>
                </w:rPr>
              </w:rPrChange>
            </w:rPr>
            <w:pPrChange w:id="1310" w:author="Пользователь Windows" w:date="2021-01-30T14:38:00Z">
              <w:pPr>
                <w:pStyle w:val="34"/>
                <w:tabs>
                  <w:tab w:val="right" w:leader="dot" w:pos="9628"/>
                </w:tabs>
              </w:pPr>
            </w:pPrChange>
          </w:pPr>
          <w:ins w:id="1311" w:author="Пользователь Windows" w:date="2021-01-30T14:37:00Z">
            <w:r w:rsidRPr="00D21161">
              <w:rPr>
                <w:rStyle w:val="aa"/>
                <w:rFonts w:ascii="Times New Roman" w:hAnsi="Times New Roman" w:cs="Times New Roman"/>
                <w:noProof/>
                <w:sz w:val="28"/>
                <w:szCs w:val="28"/>
                <w:rPrChange w:id="13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3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314" w:author="Пользователь Windows" w:date="2021-01-30T14:38:00Z">
                  <w:rPr>
                    <w:noProof/>
                  </w:rPr>
                </w:rPrChange>
              </w:rPr>
              <w:instrText>HYPERLINK \l "_Toc62909946"</w:instrText>
            </w:r>
            <w:r w:rsidRPr="00D21161">
              <w:rPr>
                <w:rStyle w:val="aa"/>
                <w:rFonts w:ascii="Times New Roman" w:hAnsi="Times New Roman" w:cs="Times New Roman"/>
                <w:noProof/>
                <w:sz w:val="28"/>
                <w:szCs w:val="28"/>
                <w:rPrChange w:id="13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31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317" w:author="Пользователь Windows" w:date="2021-01-30T14:38:00Z">
                  <w:rPr>
                    <w:rStyle w:val="aa"/>
                    <w:rFonts w:eastAsia="Calibri"/>
                    <w:noProof/>
                  </w:rPr>
                </w:rPrChange>
              </w:rPr>
              <w:t>6.2.2.3. Повышенный уровень электромагнитных и ионизирующих излучений в рабочей зоне</w:t>
            </w:r>
            <w:r w:rsidRPr="00D21161">
              <w:rPr>
                <w:rFonts w:ascii="Times New Roman" w:hAnsi="Times New Roman" w:cs="Times New Roman"/>
                <w:noProof/>
                <w:webHidden/>
                <w:sz w:val="28"/>
                <w:szCs w:val="28"/>
                <w:rPrChange w:id="1318" w:author="Пользователь Windows" w:date="2021-01-30T14:38:00Z">
                  <w:rPr>
                    <w:noProof/>
                    <w:webHidden/>
                  </w:rPr>
                </w:rPrChange>
              </w:rPr>
              <w:tab/>
            </w:r>
            <w:r w:rsidRPr="00D21161">
              <w:rPr>
                <w:rFonts w:ascii="Times New Roman" w:hAnsi="Times New Roman" w:cs="Times New Roman"/>
                <w:noProof/>
                <w:webHidden/>
                <w:sz w:val="28"/>
                <w:szCs w:val="28"/>
                <w:rPrChange w:id="13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20" w:author="Пользователь Windows" w:date="2021-01-30T14:38:00Z">
                  <w:rPr>
                    <w:noProof/>
                    <w:webHidden/>
                  </w:rPr>
                </w:rPrChange>
              </w:rPr>
              <w:instrText xml:space="preserve"> PAGEREF _Toc62909946 \h </w:instrText>
            </w:r>
          </w:ins>
          <w:r w:rsidRPr="00D21161">
            <w:rPr>
              <w:rFonts w:ascii="Times New Roman" w:hAnsi="Times New Roman" w:cs="Times New Roman"/>
              <w:noProof/>
              <w:webHidden/>
              <w:sz w:val="28"/>
              <w:szCs w:val="28"/>
              <w:rPrChange w:id="13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22" w:author="Пользователь Windows" w:date="2021-01-30T14:38:00Z">
                <w:rPr>
                  <w:noProof/>
                  <w:webHidden/>
                </w:rPr>
              </w:rPrChange>
            </w:rPr>
            <w:fldChar w:fldCharType="separate"/>
          </w:r>
          <w:ins w:id="1323" w:author="Пользователь Windows" w:date="2021-01-30T14:37:00Z">
            <w:r w:rsidRPr="00D21161">
              <w:rPr>
                <w:rFonts w:ascii="Times New Roman" w:hAnsi="Times New Roman" w:cs="Times New Roman"/>
                <w:noProof/>
                <w:webHidden/>
                <w:sz w:val="28"/>
                <w:szCs w:val="28"/>
                <w:rPrChange w:id="1324" w:author="Пользователь Windows" w:date="2021-01-30T14:38:00Z">
                  <w:rPr>
                    <w:noProof/>
                    <w:webHidden/>
                  </w:rPr>
                </w:rPrChange>
              </w:rPr>
              <w:t>82</w:t>
            </w:r>
            <w:r w:rsidRPr="00D21161">
              <w:rPr>
                <w:rFonts w:ascii="Times New Roman" w:hAnsi="Times New Roman" w:cs="Times New Roman"/>
                <w:noProof/>
                <w:webHidden/>
                <w:sz w:val="28"/>
                <w:szCs w:val="28"/>
                <w:rPrChange w:id="13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26" w:author="Пользователь Windows" w:date="2021-01-30T14:38:00Z">
                  <w:rPr>
                    <w:rStyle w:val="aa"/>
                    <w:noProof/>
                  </w:rPr>
                </w:rPrChange>
              </w:rPr>
              <w:fldChar w:fldCharType="end"/>
            </w:r>
          </w:ins>
        </w:p>
        <w:p w14:paraId="100330AF" w14:textId="1BCE3E30" w:rsidR="00D21161" w:rsidRPr="00D21161" w:rsidRDefault="00D21161">
          <w:pPr>
            <w:pStyle w:val="22"/>
            <w:tabs>
              <w:tab w:val="right" w:leader="dot" w:pos="9628"/>
            </w:tabs>
            <w:spacing w:line="276" w:lineRule="auto"/>
            <w:jc w:val="both"/>
            <w:rPr>
              <w:ins w:id="1327" w:author="Пользователь Windows" w:date="2021-01-30T14:37:00Z"/>
              <w:rFonts w:ascii="Times New Roman" w:eastAsiaTheme="minorEastAsia" w:hAnsi="Times New Roman" w:cs="Times New Roman"/>
              <w:noProof/>
              <w:sz w:val="28"/>
              <w:szCs w:val="28"/>
              <w:lang w:eastAsia="ru-RU"/>
              <w:rPrChange w:id="1328" w:author="Пользователь Windows" w:date="2021-01-30T14:38:00Z">
                <w:rPr>
                  <w:ins w:id="1329" w:author="Пользователь Windows" w:date="2021-01-30T14:37:00Z"/>
                  <w:rFonts w:eastAsiaTheme="minorEastAsia"/>
                  <w:noProof/>
                  <w:lang w:eastAsia="ru-RU"/>
                </w:rPr>
              </w:rPrChange>
            </w:rPr>
            <w:pPrChange w:id="1330" w:author="Пользователь Windows" w:date="2021-01-30T14:38:00Z">
              <w:pPr>
                <w:pStyle w:val="22"/>
                <w:tabs>
                  <w:tab w:val="right" w:leader="dot" w:pos="9628"/>
                </w:tabs>
              </w:pPr>
            </w:pPrChange>
          </w:pPr>
          <w:ins w:id="1331" w:author="Пользователь Windows" w:date="2021-01-30T14:37:00Z">
            <w:r w:rsidRPr="00D21161">
              <w:rPr>
                <w:rStyle w:val="aa"/>
                <w:rFonts w:ascii="Times New Roman" w:hAnsi="Times New Roman" w:cs="Times New Roman"/>
                <w:noProof/>
                <w:sz w:val="28"/>
                <w:szCs w:val="28"/>
                <w:rPrChange w:id="13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3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334" w:author="Пользователь Windows" w:date="2021-01-30T14:38:00Z">
                  <w:rPr>
                    <w:noProof/>
                  </w:rPr>
                </w:rPrChange>
              </w:rPr>
              <w:instrText>HYPERLINK \l "_Toc62909947"</w:instrText>
            </w:r>
            <w:r w:rsidRPr="00D21161">
              <w:rPr>
                <w:rStyle w:val="aa"/>
                <w:rFonts w:ascii="Times New Roman" w:hAnsi="Times New Roman" w:cs="Times New Roman"/>
                <w:noProof/>
                <w:sz w:val="28"/>
                <w:szCs w:val="28"/>
                <w:rPrChange w:id="13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33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rPrChange w:id="1337" w:author="Пользователь Windows" w:date="2021-01-30T14:38:00Z">
                  <w:rPr>
                    <w:rStyle w:val="aa"/>
                    <w:rFonts w:eastAsia="Calibri"/>
                    <w:noProof/>
                  </w:rPr>
                </w:rPrChange>
              </w:rPr>
              <w:t>6.3. Отклонение показателей микроклимата</w:t>
            </w:r>
            <w:r w:rsidRPr="00D21161">
              <w:rPr>
                <w:rFonts w:ascii="Times New Roman" w:hAnsi="Times New Roman" w:cs="Times New Roman"/>
                <w:noProof/>
                <w:webHidden/>
                <w:sz w:val="28"/>
                <w:szCs w:val="28"/>
                <w:rPrChange w:id="1338" w:author="Пользователь Windows" w:date="2021-01-30T14:38:00Z">
                  <w:rPr>
                    <w:noProof/>
                    <w:webHidden/>
                  </w:rPr>
                </w:rPrChange>
              </w:rPr>
              <w:tab/>
            </w:r>
            <w:r w:rsidRPr="00D21161">
              <w:rPr>
                <w:rFonts w:ascii="Times New Roman" w:hAnsi="Times New Roman" w:cs="Times New Roman"/>
                <w:noProof/>
                <w:webHidden/>
                <w:sz w:val="28"/>
                <w:szCs w:val="28"/>
                <w:rPrChange w:id="13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40" w:author="Пользователь Windows" w:date="2021-01-30T14:38:00Z">
                  <w:rPr>
                    <w:noProof/>
                    <w:webHidden/>
                  </w:rPr>
                </w:rPrChange>
              </w:rPr>
              <w:instrText xml:space="preserve"> PAGEREF _Toc62909947 \h </w:instrText>
            </w:r>
          </w:ins>
          <w:r w:rsidRPr="00D21161">
            <w:rPr>
              <w:rFonts w:ascii="Times New Roman" w:hAnsi="Times New Roman" w:cs="Times New Roman"/>
              <w:noProof/>
              <w:webHidden/>
              <w:sz w:val="28"/>
              <w:szCs w:val="28"/>
              <w:rPrChange w:id="13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42" w:author="Пользователь Windows" w:date="2021-01-30T14:38:00Z">
                <w:rPr>
                  <w:noProof/>
                  <w:webHidden/>
                </w:rPr>
              </w:rPrChange>
            </w:rPr>
            <w:fldChar w:fldCharType="separate"/>
          </w:r>
          <w:ins w:id="1343" w:author="Пользователь Windows" w:date="2021-01-30T14:37:00Z">
            <w:r w:rsidRPr="00D21161">
              <w:rPr>
                <w:rFonts w:ascii="Times New Roman" w:hAnsi="Times New Roman" w:cs="Times New Roman"/>
                <w:noProof/>
                <w:webHidden/>
                <w:sz w:val="28"/>
                <w:szCs w:val="28"/>
                <w:rPrChange w:id="1344" w:author="Пользователь Windows" w:date="2021-01-30T14:38:00Z">
                  <w:rPr>
                    <w:noProof/>
                    <w:webHidden/>
                  </w:rPr>
                </w:rPrChange>
              </w:rPr>
              <w:t>83</w:t>
            </w:r>
            <w:r w:rsidRPr="00D21161">
              <w:rPr>
                <w:rFonts w:ascii="Times New Roman" w:hAnsi="Times New Roman" w:cs="Times New Roman"/>
                <w:noProof/>
                <w:webHidden/>
                <w:sz w:val="28"/>
                <w:szCs w:val="28"/>
                <w:rPrChange w:id="13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46" w:author="Пользователь Windows" w:date="2021-01-30T14:38:00Z">
                  <w:rPr>
                    <w:rStyle w:val="aa"/>
                    <w:noProof/>
                  </w:rPr>
                </w:rPrChange>
              </w:rPr>
              <w:fldChar w:fldCharType="end"/>
            </w:r>
          </w:ins>
        </w:p>
        <w:p w14:paraId="656F5AF3" w14:textId="5045E57D" w:rsidR="00D21161" w:rsidRPr="00D21161" w:rsidRDefault="00D21161">
          <w:pPr>
            <w:pStyle w:val="34"/>
            <w:tabs>
              <w:tab w:val="right" w:leader="dot" w:pos="9628"/>
            </w:tabs>
            <w:spacing w:line="276" w:lineRule="auto"/>
            <w:jc w:val="both"/>
            <w:rPr>
              <w:ins w:id="1347" w:author="Пользователь Windows" w:date="2021-01-30T14:37:00Z"/>
              <w:rFonts w:ascii="Times New Roman" w:eastAsiaTheme="minorEastAsia" w:hAnsi="Times New Roman" w:cs="Times New Roman"/>
              <w:noProof/>
              <w:sz w:val="28"/>
              <w:szCs w:val="28"/>
              <w:lang w:eastAsia="ru-RU"/>
              <w:rPrChange w:id="1348" w:author="Пользователь Windows" w:date="2021-01-30T14:38:00Z">
                <w:rPr>
                  <w:ins w:id="1349" w:author="Пользователь Windows" w:date="2021-01-30T14:37:00Z"/>
                  <w:rFonts w:eastAsiaTheme="minorEastAsia"/>
                  <w:noProof/>
                  <w:lang w:eastAsia="ru-RU"/>
                </w:rPr>
              </w:rPrChange>
            </w:rPr>
            <w:pPrChange w:id="1350" w:author="Пользователь Windows" w:date="2021-01-30T14:38:00Z">
              <w:pPr>
                <w:pStyle w:val="34"/>
                <w:tabs>
                  <w:tab w:val="right" w:leader="dot" w:pos="9628"/>
                </w:tabs>
              </w:pPr>
            </w:pPrChange>
          </w:pPr>
          <w:ins w:id="1351" w:author="Пользователь Windows" w:date="2021-01-30T14:37:00Z">
            <w:r w:rsidRPr="00D21161">
              <w:rPr>
                <w:rStyle w:val="aa"/>
                <w:rFonts w:ascii="Times New Roman" w:hAnsi="Times New Roman" w:cs="Times New Roman"/>
                <w:noProof/>
                <w:sz w:val="28"/>
                <w:szCs w:val="28"/>
                <w:rPrChange w:id="13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3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354" w:author="Пользователь Windows" w:date="2021-01-30T14:38:00Z">
                  <w:rPr>
                    <w:noProof/>
                  </w:rPr>
                </w:rPrChange>
              </w:rPr>
              <w:instrText>HYPERLINK \l "_Toc62909948"</w:instrText>
            </w:r>
            <w:r w:rsidRPr="00D21161">
              <w:rPr>
                <w:rStyle w:val="aa"/>
                <w:rFonts w:ascii="Times New Roman" w:hAnsi="Times New Roman" w:cs="Times New Roman"/>
                <w:noProof/>
                <w:sz w:val="28"/>
                <w:szCs w:val="28"/>
                <w:rPrChange w:id="13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35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lang w:bidi="en-US"/>
                <w:rPrChange w:id="1357" w:author="Пользователь Windows" w:date="2021-01-30T14:38:00Z">
                  <w:rPr>
                    <w:rStyle w:val="aa"/>
                    <w:rFonts w:eastAsia="Calibri"/>
                    <w:noProof/>
                    <w:lang w:bidi="en-US"/>
                  </w:rPr>
                </w:rPrChange>
              </w:rPr>
              <w:t>6.3.2. Недостаточная освещенность рабочей зоны</w:t>
            </w:r>
            <w:r w:rsidRPr="00D21161">
              <w:rPr>
                <w:rFonts w:ascii="Times New Roman" w:hAnsi="Times New Roman" w:cs="Times New Roman"/>
                <w:noProof/>
                <w:webHidden/>
                <w:sz w:val="28"/>
                <w:szCs w:val="28"/>
                <w:rPrChange w:id="1358" w:author="Пользователь Windows" w:date="2021-01-30T14:38:00Z">
                  <w:rPr>
                    <w:noProof/>
                    <w:webHidden/>
                  </w:rPr>
                </w:rPrChange>
              </w:rPr>
              <w:tab/>
            </w:r>
            <w:r w:rsidRPr="00D21161">
              <w:rPr>
                <w:rFonts w:ascii="Times New Roman" w:hAnsi="Times New Roman" w:cs="Times New Roman"/>
                <w:noProof/>
                <w:webHidden/>
                <w:sz w:val="28"/>
                <w:szCs w:val="28"/>
                <w:rPrChange w:id="13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60" w:author="Пользователь Windows" w:date="2021-01-30T14:38:00Z">
                  <w:rPr>
                    <w:noProof/>
                    <w:webHidden/>
                  </w:rPr>
                </w:rPrChange>
              </w:rPr>
              <w:instrText xml:space="preserve"> PAGEREF _Toc62909948 \h </w:instrText>
            </w:r>
          </w:ins>
          <w:r w:rsidRPr="00D21161">
            <w:rPr>
              <w:rFonts w:ascii="Times New Roman" w:hAnsi="Times New Roman" w:cs="Times New Roman"/>
              <w:noProof/>
              <w:webHidden/>
              <w:sz w:val="28"/>
              <w:szCs w:val="28"/>
              <w:rPrChange w:id="13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62" w:author="Пользователь Windows" w:date="2021-01-30T14:38:00Z">
                <w:rPr>
                  <w:noProof/>
                  <w:webHidden/>
                </w:rPr>
              </w:rPrChange>
            </w:rPr>
            <w:fldChar w:fldCharType="separate"/>
          </w:r>
          <w:ins w:id="1363" w:author="Пользователь Windows" w:date="2021-01-30T14:37:00Z">
            <w:r w:rsidRPr="00D21161">
              <w:rPr>
                <w:rFonts w:ascii="Times New Roman" w:hAnsi="Times New Roman" w:cs="Times New Roman"/>
                <w:noProof/>
                <w:webHidden/>
                <w:sz w:val="28"/>
                <w:szCs w:val="28"/>
                <w:rPrChange w:id="1364" w:author="Пользователь Windows" w:date="2021-01-30T14:38:00Z">
                  <w:rPr>
                    <w:noProof/>
                    <w:webHidden/>
                  </w:rPr>
                </w:rPrChange>
              </w:rPr>
              <w:t>84</w:t>
            </w:r>
            <w:r w:rsidRPr="00D21161">
              <w:rPr>
                <w:rFonts w:ascii="Times New Roman" w:hAnsi="Times New Roman" w:cs="Times New Roman"/>
                <w:noProof/>
                <w:webHidden/>
                <w:sz w:val="28"/>
                <w:szCs w:val="28"/>
                <w:rPrChange w:id="13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66" w:author="Пользователь Windows" w:date="2021-01-30T14:38:00Z">
                  <w:rPr>
                    <w:rStyle w:val="aa"/>
                    <w:noProof/>
                  </w:rPr>
                </w:rPrChange>
              </w:rPr>
              <w:fldChar w:fldCharType="end"/>
            </w:r>
          </w:ins>
        </w:p>
        <w:p w14:paraId="7C011103" w14:textId="4F5352A3" w:rsidR="00D21161" w:rsidRPr="00D21161" w:rsidRDefault="00D21161">
          <w:pPr>
            <w:pStyle w:val="34"/>
            <w:tabs>
              <w:tab w:val="right" w:leader="dot" w:pos="9628"/>
            </w:tabs>
            <w:spacing w:line="276" w:lineRule="auto"/>
            <w:jc w:val="both"/>
            <w:rPr>
              <w:ins w:id="1367" w:author="Пользователь Windows" w:date="2021-01-30T14:37:00Z"/>
              <w:rFonts w:ascii="Times New Roman" w:eastAsiaTheme="minorEastAsia" w:hAnsi="Times New Roman" w:cs="Times New Roman"/>
              <w:noProof/>
              <w:sz w:val="28"/>
              <w:szCs w:val="28"/>
              <w:lang w:eastAsia="ru-RU"/>
              <w:rPrChange w:id="1368" w:author="Пользователь Windows" w:date="2021-01-30T14:38:00Z">
                <w:rPr>
                  <w:ins w:id="1369" w:author="Пользователь Windows" w:date="2021-01-30T14:37:00Z"/>
                  <w:rFonts w:eastAsiaTheme="minorEastAsia"/>
                  <w:noProof/>
                  <w:lang w:eastAsia="ru-RU"/>
                </w:rPr>
              </w:rPrChange>
            </w:rPr>
            <w:pPrChange w:id="1370" w:author="Пользователь Windows" w:date="2021-01-30T14:38:00Z">
              <w:pPr>
                <w:pStyle w:val="34"/>
                <w:tabs>
                  <w:tab w:val="right" w:leader="dot" w:pos="9628"/>
                </w:tabs>
              </w:pPr>
            </w:pPrChange>
          </w:pPr>
          <w:ins w:id="1371" w:author="Пользователь Windows" w:date="2021-01-30T14:37:00Z">
            <w:r w:rsidRPr="00D21161">
              <w:rPr>
                <w:rStyle w:val="aa"/>
                <w:rFonts w:ascii="Times New Roman" w:hAnsi="Times New Roman" w:cs="Times New Roman"/>
                <w:noProof/>
                <w:sz w:val="28"/>
                <w:szCs w:val="28"/>
                <w:rPrChange w:id="13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3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374" w:author="Пользователь Windows" w:date="2021-01-30T14:38:00Z">
                  <w:rPr>
                    <w:noProof/>
                  </w:rPr>
                </w:rPrChange>
              </w:rPr>
              <w:instrText>HYPERLINK \l "_Toc62909949"</w:instrText>
            </w:r>
            <w:r w:rsidRPr="00D21161">
              <w:rPr>
                <w:rStyle w:val="aa"/>
                <w:rFonts w:ascii="Times New Roman" w:hAnsi="Times New Roman" w:cs="Times New Roman"/>
                <w:noProof/>
                <w:sz w:val="28"/>
                <w:szCs w:val="28"/>
                <w:rPrChange w:id="13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37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lang w:bidi="en-US"/>
                <w:rPrChange w:id="1377" w:author="Пользователь Windows" w:date="2021-01-30T14:38:00Z">
                  <w:rPr>
                    <w:rStyle w:val="aa"/>
                    <w:rFonts w:eastAsia="Calibri"/>
                    <w:noProof/>
                    <w:lang w:bidi="en-US"/>
                  </w:rPr>
                </w:rPrChange>
              </w:rPr>
              <w:t>6.3.3. Психофизические нагрузки</w:t>
            </w:r>
            <w:r w:rsidRPr="00D21161">
              <w:rPr>
                <w:rFonts w:ascii="Times New Roman" w:hAnsi="Times New Roman" w:cs="Times New Roman"/>
                <w:noProof/>
                <w:webHidden/>
                <w:sz w:val="28"/>
                <w:szCs w:val="28"/>
                <w:rPrChange w:id="1378" w:author="Пользователь Windows" w:date="2021-01-30T14:38:00Z">
                  <w:rPr>
                    <w:noProof/>
                    <w:webHidden/>
                  </w:rPr>
                </w:rPrChange>
              </w:rPr>
              <w:tab/>
            </w:r>
            <w:r w:rsidRPr="00D21161">
              <w:rPr>
                <w:rFonts w:ascii="Times New Roman" w:hAnsi="Times New Roman" w:cs="Times New Roman"/>
                <w:noProof/>
                <w:webHidden/>
                <w:sz w:val="28"/>
                <w:szCs w:val="28"/>
                <w:rPrChange w:id="13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380" w:author="Пользователь Windows" w:date="2021-01-30T14:38:00Z">
                  <w:rPr>
                    <w:noProof/>
                    <w:webHidden/>
                  </w:rPr>
                </w:rPrChange>
              </w:rPr>
              <w:instrText xml:space="preserve"> PAGEREF _Toc62909949 \h </w:instrText>
            </w:r>
          </w:ins>
          <w:r w:rsidRPr="00D21161">
            <w:rPr>
              <w:rFonts w:ascii="Times New Roman" w:hAnsi="Times New Roman" w:cs="Times New Roman"/>
              <w:noProof/>
              <w:webHidden/>
              <w:sz w:val="28"/>
              <w:szCs w:val="28"/>
              <w:rPrChange w:id="13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382" w:author="Пользователь Windows" w:date="2021-01-30T14:38:00Z">
                <w:rPr>
                  <w:noProof/>
                  <w:webHidden/>
                </w:rPr>
              </w:rPrChange>
            </w:rPr>
            <w:fldChar w:fldCharType="separate"/>
          </w:r>
          <w:ins w:id="1383" w:author="Пользователь Windows" w:date="2021-01-30T14:37:00Z">
            <w:r w:rsidRPr="00D21161">
              <w:rPr>
                <w:rFonts w:ascii="Times New Roman" w:hAnsi="Times New Roman" w:cs="Times New Roman"/>
                <w:noProof/>
                <w:webHidden/>
                <w:sz w:val="28"/>
                <w:szCs w:val="28"/>
                <w:rPrChange w:id="1384" w:author="Пользователь Windows" w:date="2021-01-30T14:38:00Z">
                  <w:rPr>
                    <w:noProof/>
                    <w:webHidden/>
                  </w:rPr>
                </w:rPrChange>
              </w:rPr>
              <w:t>87</w:t>
            </w:r>
            <w:r w:rsidRPr="00D21161">
              <w:rPr>
                <w:rFonts w:ascii="Times New Roman" w:hAnsi="Times New Roman" w:cs="Times New Roman"/>
                <w:noProof/>
                <w:webHidden/>
                <w:sz w:val="28"/>
                <w:szCs w:val="28"/>
                <w:rPrChange w:id="13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386" w:author="Пользователь Windows" w:date="2021-01-30T14:38:00Z">
                  <w:rPr>
                    <w:rStyle w:val="aa"/>
                    <w:noProof/>
                  </w:rPr>
                </w:rPrChange>
              </w:rPr>
              <w:fldChar w:fldCharType="end"/>
            </w:r>
          </w:ins>
        </w:p>
        <w:p w14:paraId="4FF6A024" w14:textId="712BD5EB" w:rsidR="00D21161" w:rsidRPr="00D21161" w:rsidRDefault="00D21161">
          <w:pPr>
            <w:pStyle w:val="22"/>
            <w:tabs>
              <w:tab w:val="right" w:leader="dot" w:pos="9628"/>
            </w:tabs>
            <w:spacing w:line="276" w:lineRule="auto"/>
            <w:jc w:val="both"/>
            <w:rPr>
              <w:ins w:id="1387" w:author="Пользователь Windows" w:date="2021-01-30T14:37:00Z"/>
              <w:rFonts w:ascii="Times New Roman" w:eastAsiaTheme="minorEastAsia" w:hAnsi="Times New Roman" w:cs="Times New Roman"/>
              <w:noProof/>
              <w:sz w:val="28"/>
              <w:szCs w:val="28"/>
              <w:lang w:eastAsia="ru-RU"/>
              <w:rPrChange w:id="1388" w:author="Пользователь Windows" w:date="2021-01-30T14:38:00Z">
                <w:rPr>
                  <w:ins w:id="1389" w:author="Пользователь Windows" w:date="2021-01-30T14:37:00Z"/>
                  <w:rFonts w:eastAsiaTheme="minorEastAsia"/>
                  <w:noProof/>
                  <w:lang w:eastAsia="ru-RU"/>
                </w:rPr>
              </w:rPrChange>
            </w:rPr>
            <w:pPrChange w:id="1390" w:author="Пользователь Windows" w:date="2021-01-30T14:38:00Z">
              <w:pPr>
                <w:pStyle w:val="22"/>
                <w:tabs>
                  <w:tab w:val="right" w:leader="dot" w:pos="9628"/>
                </w:tabs>
              </w:pPr>
            </w:pPrChange>
          </w:pPr>
          <w:ins w:id="1391" w:author="Пользователь Windows" w:date="2021-01-30T14:37:00Z">
            <w:r w:rsidRPr="00D21161">
              <w:rPr>
                <w:rStyle w:val="aa"/>
                <w:rFonts w:ascii="Times New Roman" w:hAnsi="Times New Roman" w:cs="Times New Roman"/>
                <w:noProof/>
                <w:sz w:val="28"/>
                <w:szCs w:val="28"/>
                <w:rPrChange w:id="13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3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394" w:author="Пользователь Windows" w:date="2021-01-30T14:38:00Z">
                  <w:rPr>
                    <w:noProof/>
                  </w:rPr>
                </w:rPrChange>
              </w:rPr>
              <w:instrText>HYPERLINK \l "_Toc62909950"</w:instrText>
            </w:r>
            <w:r w:rsidRPr="00D21161">
              <w:rPr>
                <w:rStyle w:val="aa"/>
                <w:rFonts w:ascii="Times New Roman" w:hAnsi="Times New Roman" w:cs="Times New Roman"/>
                <w:noProof/>
                <w:sz w:val="28"/>
                <w:szCs w:val="28"/>
                <w:rPrChange w:id="13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39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lang w:bidi="en-US"/>
                <w:rPrChange w:id="1397" w:author="Пользователь Windows" w:date="2021-01-30T14:38:00Z">
                  <w:rPr>
                    <w:rStyle w:val="aa"/>
                    <w:rFonts w:eastAsia="Calibri"/>
                    <w:noProof/>
                    <w:lang w:bidi="en-US"/>
                  </w:rPr>
                </w:rPrChange>
              </w:rPr>
              <w:t>6.4. Экологическая безопасность</w:t>
            </w:r>
            <w:r w:rsidRPr="00D21161">
              <w:rPr>
                <w:rFonts w:ascii="Times New Roman" w:hAnsi="Times New Roman" w:cs="Times New Roman"/>
                <w:noProof/>
                <w:webHidden/>
                <w:sz w:val="28"/>
                <w:szCs w:val="28"/>
                <w:rPrChange w:id="1398" w:author="Пользователь Windows" w:date="2021-01-30T14:38:00Z">
                  <w:rPr>
                    <w:noProof/>
                    <w:webHidden/>
                  </w:rPr>
                </w:rPrChange>
              </w:rPr>
              <w:tab/>
            </w:r>
            <w:r w:rsidRPr="00D21161">
              <w:rPr>
                <w:rFonts w:ascii="Times New Roman" w:hAnsi="Times New Roman" w:cs="Times New Roman"/>
                <w:noProof/>
                <w:webHidden/>
                <w:sz w:val="28"/>
                <w:szCs w:val="28"/>
                <w:rPrChange w:id="13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400" w:author="Пользователь Windows" w:date="2021-01-30T14:38:00Z">
                  <w:rPr>
                    <w:noProof/>
                    <w:webHidden/>
                  </w:rPr>
                </w:rPrChange>
              </w:rPr>
              <w:instrText xml:space="preserve"> PAGEREF _Toc62909950 \h </w:instrText>
            </w:r>
          </w:ins>
          <w:r w:rsidRPr="00D21161">
            <w:rPr>
              <w:rFonts w:ascii="Times New Roman" w:hAnsi="Times New Roman" w:cs="Times New Roman"/>
              <w:noProof/>
              <w:webHidden/>
              <w:sz w:val="28"/>
              <w:szCs w:val="28"/>
              <w:rPrChange w:id="14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402" w:author="Пользователь Windows" w:date="2021-01-30T14:38:00Z">
                <w:rPr>
                  <w:noProof/>
                  <w:webHidden/>
                </w:rPr>
              </w:rPrChange>
            </w:rPr>
            <w:fldChar w:fldCharType="separate"/>
          </w:r>
          <w:ins w:id="1403" w:author="Пользователь Windows" w:date="2021-01-30T14:37:00Z">
            <w:r w:rsidRPr="00D21161">
              <w:rPr>
                <w:rFonts w:ascii="Times New Roman" w:hAnsi="Times New Roman" w:cs="Times New Roman"/>
                <w:noProof/>
                <w:webHidden/>
                <w:sz w:val="28"/>
                <w:szCs w:val="28"/>
                <w:rPrChange w:id="1404" w:author="Пользователь Windows" w:date="2021-01-30T14:38:00Z">
                  <w:rPr>
                    <w:noProof/>
                    <w:webHidden/>
                  </w:rPr>
                </w:rPrChange>
              </w:rPr>
              <w:t>89</w:t>
            </w:r>
            <w:r w:rsidRPr="00D21161">
              <w:rPr>
                <w:rFonts w:ascii="Times New Roman" w:hAnsi="Times New Roman" w:cs="Times New Roman"/>
                <w:noProof/>
                <w:webHidden/>
                <w:sz w:val="28"/>
                <w:szCs w:val="28"/>
                <w:rPrChange w:id="14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406" w:author="Пользователь Windows" w:date="2021-01-30T14:38:00Z">
                  <w:rPr>
                    <w:rStyle w:val="aa"/>
                    <w:noProof/>
                  </w:rPr>
                </w:rPrChange>
              </w:rPr>
              <w:fldChar w:fldCharType="end"/>
            </w:r>
          </w:ins>
        </w:p>
        <w:p w14:paraId="436A6F40" w14:textId="2A7C427A" w:rsidR="00D21161" w:rsidRPr="00D21161" w:rsidRDefault="00D21161">
          <w:pPr>
            <w:pStyle w:val="22"/>
            <w:tabs>
              <w:tab w:val="right" w:leader="dot" w:pos="9628"/>
            </w:tabs>
            <w:spacing w:line="276" w:lineRule="auto"/>
            <w:jc w:val="both"/>
            <w:rPr>
              <w:ins w:id="1407" w:author="Пользователь Windows" w:date="2021-01-30T14:37:00Z"/>
              <w:rFonts w:ascii="Times New Roman" w:eastAsiaTheme="minorEastAsia" w:hAnsi="Times New Roman" w:cs="Times New Roman"/>
              <w:noProof/>
              <w:sz w:val="28"/>
              <w:szCs w:val="28"/>
              <w:lang w:eastAsia="ru-RU"/>
              <w:rPrChange w:id="1408" w:author="Пользователь Windows" w:date="2021-01-30T14:38:00Z">
                <w:rPr>
                  <w:ins w:id="1409" w:author="Пользователь Windows" w:date="2021-01-30T14:37:00Z"/>
                  <w:rFonts w:eastAsiaTheme="minorEastAsia"/>
                  <w:noProof/>
                  <w:lang w:eastAsia="ru-RU"/>
                </w:rPr>
              </w:rPrChange>
            </w:rPr>
            <w:pPrChange w:id="1410" w:author="Пользователь Windows" w:date="2021-01-30T14:38:00Z">
              <w:pPr>
                <w:pStyle w:val="22"/>
                <w:tabs>
                  <w:tab w:val="right" w:leader="dot" w:pos="9628"/>
                </w:tabs>
              </w:pPr>
            </w:pPrChange>
          </w:pPr>
          <w:ins w:id="1411" w:author="Пользователь Windows" w:date="2021-01-30T14:37:00Z">
            <w:r w:rsidRPr="00D21161">
              <w:rPr>
                <w:rStyle w:val="aa"/>
                <w:rFonts w:ascii="Times New Roman" w:hAnsi="Times New Roman" w:cs="Times New Roman"/>
                <w:noProof/>
                <w:sz w:val="28"/>
                <w:szCs w:val="28"/>
                <w:rPrChange w:id="141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1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14" w:author="Пользователь Windows" w:date="2021-01-30T14:38:00Z">
                  <w:rPr>
                    <w:noProof/>
                  </w:rPr>
                </w:rPrChange>
              </w:rPr>
              <w:instrText>HYPERLINK \l "_Toc62909951"</w:instrText>
            </w:r>
            <w:r w:rsidRPr="00D21161">
              <w:rPr>
                <w:rStyle w:val="aa"/>
                <w:rFonts w:ascii="Times New Roman" w:hAnsi="Times New Roman" w:cs="Times New Roman"/>
                <w:noProof/>
                <w:sz w:val="28"/>
                <w:szCs w:val="28"/>
                <w:rPrChange w:id="141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16" w:author="Пользователь Windows" w:date="2021-01-30T14:38:00Z">
                  <w:rPr>
                    <w:rStyle w:val="aa"/>
                    <w:noProof/>
                  </w:rPr>
                </w:rPrChange>
              </w:rPr>
              <w:fldChar w:fldCharType="separate"/>
            </w:r>
            <w:r w:rsidRPr="00D21161">
              <w:rPr>
                <w:rStyle w:val="aa"/>
                <w:rFonts w:ascii="Times New Roman" w:eastAsia="Calibri" w:hAnsi="Times New Roman" w:cs="Times New Roman"/>
                <w:noProof/>
                <w:sz w:val="28"/>
                <w:szCs w:val="28"/>
                <w:lang w:bidi="en-US"/>
                <w:rPrChange w:id="1417" w:author="Пользователь Windows" w:date="2021-01-30T14:38:00Z">
                  <w:rPr>
                    <w:rStyle w:val="aa"/>
                    <w:rFonts w:eastAsia="Calibri"/>
                    <w:noProof/>
                    <w:lang w:bidi="en-US"/>
                  </w:rPr>
                </w:rPrChange>
              </w:rPr>
              <w:t>6.5. Безопасность в чрезвычайных ситуациях</w:t>
            </w:r>
            <w:r w:rsidRPr="00D21161">
              <w:rPr>
                <w:rFonts w:ascii="Times New Roman" w:hAnsi="Times New Roman" w:cs="Times New Roman"/>
                <w:noProof/>
                <w:webHidden/>
                <w:sz w:val="28"/>
                <w:szCs w:val="28"/>
                <w:rPrChange w:id="1418" w:author="Пользователь Windows" w:date="2021-01-30T14:38:00Z">
                  <w:rPr>
                    <w:noProof/>
                    <w:webHidden/>
                  </w:rPr>
                </w:rPrChange>
              </w:rPr>
              <w:tab/>
            </w:r>
            <w:r w:rsidRPr="00D21161">
              <w:rPr>
                <w:rFonts w:ascii="Times New Roman" w:hAnsi="Times New Roman" w:cs="Times New Roman"/>
                <w:noProof/>
                <w:webHidden/>
                <w:sz w:val="28"/>
                <w:szCs w:val="28"/>
                <w:rPrChange w:id="141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420" w:author="Пользователь Windows" w:date="2021-01-30T14:38:00Z">
                  <w:rPr>
                    <w:noProof/>
                    <w:webHidden/>
                  </w:rPr>
                </w:rPrChange>
              </w:rPr>
              <w:instrText xml:space="preserve"> PAGEREF _Toc62909951 \h </w:instrText>
            </w:r>
          </w:ins>
          <w:r w:rsidRPr="00D21161">
            <w:rPr>
              <w:rFonts w:ascii="Times New Roman" w:hAnsi="Times New Roman" w:cs="Times New Roman"/>
              <w:noProof/>
              <w:webHidden/>
              <w:sz w:val="28"/>
              <w:szCs w:val="28"/>
              <w:rPrChange w:id="142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422" w:author="Пользователь Windows" w:date="2021-01-30T14:38:00Z">
                <w:rPr>
                  <w:noProof/>
                  <w:webHidden/>
                </w:rPr>
              </w:rPrChange>
            </w:rPr>
            <w:fldChar w:fldCharType="separate"/>
          </w:r>
          <w:ins w:id="1423" w:author="Пользователь Windows" w:date="2021-01-30T14:37:00Z">
            <w:r w:rsidRPr="00D21161">
              <w:rPr>
                <w:rFonts w:ascii="Times New Roman" w:hAnsi="Times New Roman" w:cs="Times New Roman"/>
                <w:noProof/>
                <w:webHidden/>
                <w:sz w:val="28"/>
                <w:szCs w:val="28"/>
                <w:rPrChange w:id="1424" w:author="Пользователь Windows" w:date="2021-01-30T14:38:00Z">
                  <w:rPr>
                    <w:noProof/>
                    <w:webHidden/>
                  </w:rPr>
                </w:rPrChange>
              </w:rPr>
              <w:t>92</w:t>
            </w:r>
            <w:r w:rsidRPr="00D21161">
              <w:rPr>
                <w:rFonts w:ascii="Times New Roman" w:hAnsi="Times New Roman" w:cs="Times New Roman"/>
                <w:noProof/>
                <w:webHidden/>
                <w:sz w:val="28"/>
                <w:szCs w:val="28"/>
                <w:rPrChange w:id="142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426" w:author="Пользователь Windows" w:date="2021-01-30T14:38:00Z">
                  <w:rPr>
                    <w:rStyle w:val="aa"/>
                    <w:noProof/>
                  </w:rPr>
                </w:rPrChange>
              </w:rPr>
              <w:fldChar w:fldCharType="end"/>
            </w:r>
          </w:ins>
        </w:p>
        <w:p w14:paraId="653AD2D9" w14:textId="15434D33" w:rsidR="00D21161" w:rsidRPr="00D21161" w:rsidRDefault="00D21161">
          <w:pPr>
            <w:pStyle w:val="22"/>
            <w:tabs>
              <w:tab w:val="right" w:leader="dot" w:pos="9628"/>
            </w:tabs>
            <w:spacing w:line="276" w:lineRule="auto"/>
            <w:jc w:val="both"/>
            <w:rPr>
              <w:ins w:id="1427" w:author="Пользователь Windows" w:date="2021-01-30T14:37:00Z"/>
              <w:rFonts w:ascii="Times New Roman" w:eastAsiaTheme="minorEastAsia" w:hAnsi="Times New Roman" w:cs="Times New Roman"/>
              <w:noProof/>
              <w:sz w:val="28"/>
              <w:szCs w:val="28"/>
              <w:lang w:eastAsia="ru-RU"/>
              <w:rPrChange w:id="1428" w:author="Пользователь Windows" w:date="2021-01-30T14:38:00Z">
                <w:rPr>
                  <w:ins w:id="1429" w:author="Пользователь Windows" w:date="2021-01-30T14:37:00Z"/>
                  <w:rFonts w:eastAsiaTheme="minorEastAsia"/>
                  <w:noProof/>
                  <w:lang w:eastAsia="ru-RU"/>
                </w:rPr>
              </w:rPrChange>
            </w:rPr>
            <w:pPrChange w:id="1430" w:author="Пользователь Windows" w:date="2021-01-30T14:38:00Z">
              <w:pPr>
                <w:pStyle w:val="22"/>
                <w:tabs>
                  <w:tab w:val="right" w:leader="dot" w:pos="9628"/>
                </w:tabs>
              </w:pPr>
            </w:pPrChange>
          </w:pPr>
          <w:ins w:id="1431" w:author="Пользователь Windows" w:date="2021-01-30T14:37:00Z">
            <w:r w:rsidRPr="00D21161">
              <w:rPr>
                <w:rStyle w:val="aa"/>
                <w:rFonts w:ascii="Times New Roman" w:hAnsi="Times New Roman" w:cs="Times New Roman"/>
                <w:noProof/>
                <w:sz w:val="28"/>
                <w:szCs w:val="28"/>
                <w:rPrChange w:id="143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3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34" w:author="Пользователь Windows" w:date="2021-01-30T14:38:00Z">
                  <w:rPr>
                    <w:noProof/>
                  </w:rPr>
                </w:rPrChange>
              </w:rPr>
              <w:instrText>HYPERLINK \l "_Toc62909952"</w:instrText>
            </w:r>
            <w:r w:rsidRPr="00D21161">
              <w:rPr>
                <w:rStyle w:val="aa"/>
                <w:rFonts w:ascii="Times New Roman" w:hAnsi="Times New Roman" w:cs="Times New Roman"/>
                <w:noProof/>
                <w:sz w:val="28"/>
                <w:szCs w:val="28"/>
                <w:rPrChange w:id="143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36" w:author="Пользователь Windows" w:date="2021-01-30T14:38:00Z">
                  <w:rPr>
                    <w:rStyle w:val="aa"/>
                    <w:noProof/>
                  </w:rPr>
                </w:rPrChange>
              </w:rPr>
              <w:fldChar w:fldCharType="separate"/>
            </w:r>
            <w:r w:rsidRPr="00D21161">
              <w:rPr>
                <w:rStyle w:val="aa"/>
                <w:rFonts w:ascii="Times New Roman" w:eastAsia="Times New Roman" w:hAnsi="Times New Roman" w:cs="Times New Roman"/>
                <w:noProof/>
                <w:sz w:val="28"/>
                <w:szCs w:val="28"/>
                <w:lang w:bidi="en-US"/>
                <w:rPrChange w:id="1437" w:author="Пользователь Windows" w:date="2021-01-30T14:38:00Z">
                  <w:rPr>
                    <w:rStyle w:val="aa"/>
                    <w:rFonts w:eastAsia="Times New Roman"/>
                    <w:noProof/>
                    <w:lang w:bidi="en-US"/>
                  </w:rPr>
                </w:rPrChange>
              </w:rPr>
              <w:t>Выводы по разделу 6</w:t>
            </w:r>
            <w:r w:rsidRPr="00D21161">
              <w:rPr>
                <w:rFonts w:ascii="Times New Roman" w:hAnsi="Times New Roman" w:cs="Times New Roman"/>
                <w:noProof/>
                <w:webHidden/>
                <w:sz w:val="28"/>
                <w:szCs w:val="28"/>
                <w:rPrChange w:id="1438" w:author="Пользователь Windows" w:date="2021-01-30T14:38:00Z">
                  <w:rPr>
                    <w:noProof/>
                    <w:webHidden/>
                  </w:rPr>
                </w:rPrChange>
              </w:rPr>
              <w:tab/>
            </w:r>
            <w:r w:rsidRPr="00D21161">
              <w:rPr>
                <w:rFonts w:ascii="Times New Roman" w:hAnsi="Times New Roman" w:cs="Times New Roman"/>
                <w:noProof/>
                <w:webHidden/>
                <w:sz w:val="28"/>
                <w:szCs w:val="28"/>
                <w:rPrChange w:id="143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440" w:author="Пользователь Windows" w:date="2021-01-30T14:38:00Z">
                  <w:rPr>
                    <w:noProof/>
                    <w:webHidden/>
                  </w:rPr>
                </w:rPrChange>
              </w:rPr>
              <w:instrText xml:space="preserve"> PAGEREF _Toc62909952 \h </w:instrText>
            </w:r>
          </w:ins>
          <w:r w:rsidRPr="00D21161">
            <w:rPr>
              <w:rFonts w:ascii="Times New Roman" w:hAnsi="Times New Roman" w:cs="Times New Roman"/>
              <w:noProof/>
              <w:webHidden/>
              <w:sz w:val="28"/>
              <w:szCs w:val="28"/>
              <w:rPrChange w:id="144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442" w:author="Пользователь Windows" w:date="2021-01-30T14:38:00Z">
                <w:rPr>
                  <w:noProof/>
                  <w:webHidden/>
                </w:rPr>
              </w:rPrChange>
            </w:rPr>
            <w:fldChar w:fldCharType="separate"/>
          </w:r>
          <w:ins w:id="1443" w:author="Пользователь Windows" w:date="2021-01-30T14:37:00Z">
            <w:r w:rsidRPr="00D21161">
              <w:rPr>
                <w:rFonts w:ascii="Times New Roman" w:hAnsi="Times New Roman" w:cs="Times New Roman"/>
                <w:noProof/>
                <w:webHidden/>
                <w:sz w:val="28"/>
                <w:szCs w:val="28"/>
                <w:rPrChange w:id="1444" w:author="Пользователь Windows" w:date="2021-01-30T14:38:00Z">
                  <w:rPr>
                    <w:noProof/>
                    <w:webHidden/>
                  </w:rPr>
                </w:rPrChange>
              </w:rPr>
              <w:t>93</w:t>
            </w:r>
            <w:r w:rsidRPr="00D21161">
              <w:rPr>
                <w:rFonts w:ascii="Times New Roman" w:hAnsi="Times New Roman" w:cs="Times New Roman"/>
                <w:noProof/>
                <w:webHidden/>
                <w:sz w:val="28"/>
                <w:szCs w:val="28"/>
                <w:rPrChange w:id="144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446" w:author="Пользователь Windows" w:date="2021-01-30T14:38:00Z">
                  <w:rPr>
                    <w:rStyle w:val="aa"/>
                    <w:noProof/>
                  </w:rPr>
                </w:rPrChange>
              </w:rPr>
              <w:fldChar w:fldCharType="end"/>
            </w:r>
          </w:ins>
        </w:p>
        <w:p w14:paraId="1CB7BE8D" w14:textId="6762BB97" w:rsidR="00D21161" w:rsidRPr="00D21161" w:rsidRDefault="00D21161">
          <w:pPr>
            <w:pStyle w:val="15"/>
            <w:tabs>
              <w:tab w:val="right" w:leader="dot" w:pos="9628"/>
            </w:tabs>
            <w:spacing w:line="276" w:lineRule="auto"/>
            <w:jc w:val="both"/>
            <w:rPr>
              <w:ins w:id="1447" w:author="Пользователь Windows" w:date="2021-01-30T14:37:00Z"/>
              <w:rFonts w:ascii="Times New Roman" w:eastAsiaTheme="minorEastAsia" w:hAnsi="Times New Roman" w:cs="Times New Roman"/>
              <w:noProof/>
              <w:sz w:val="28"/>
              <w:szCs w:val="28"/>
              <w:lang w:eastAsia="ru-RU"/>
              <w:rPrChange w:id="1448" w:author="Пользователь Windows" w:date="2021-01-30T14:38:00Z">
                <w:rPr>
                  <w:ins w:id="1449" w:author="Пользователь Windows" w:date="2021-01-30T14:37:00Z"/>
                  <w:rFonts w:eastAsiaTheme="minorEastAsia"/>
                  <w:noProof/>
                  <w:lang w:eastAsia="ru-RU"/>
                </w:rPr>
              </w:rPrChange>
            </w:rPr>
            <w:pPrChange w:id="1450" w:author="Пользователь Windows" w:date="2021-01-30T14:38:00Z">
              <w:pPr>
                <w:pStyle w:val="15"/>
                <w:tabs>
                  <w:tab w:val="right" w:leader="dot" w:pos="9628"/>
                </w:tabs>
              </w:pPr>
            </w:pPrChange>
          </w:pPr>
          <w:ins w:id="1451" w:author="Пользователь Windows" w:date="2021-01-30T14:37:00Z">
            <w:r w:rsidRPr="00D21161">
              <w:rPr>
                <w:rStyle w:val="aa"/>
                <w:rFonts w:ascii="Times New Roman" w:hAnsi="Times New Roman" w:cs="Times New Roman"/>
                <w:noProof/>
                <w:sz w:val="28"/>
                <w:szCs w:val="28"/>
                <w:rPrChange w:id="145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5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54" w:author="Пользователь Windows" w:date="2021-01-30T14:38:00Z">
                  <w:rPr>
                    <w:noProof/>
                  </w:rPr>
                </w:rPrChange>
              </w:rPr>
              <w:instrText>HYPERLINK \l "_Toc62909953"</w:instrText>
            </w:r>
            <w:r w:rsidRPr="00D21161">
              <w:rPr>
                <w:rStyle w:val="aa"/>
                <w:rFonts w:ascii="Times New Roman" w:hAnsi="Times New Roman" w:cs="Times New Roman"/>
                <w:noProof/>
                <w:sz w:val="28"/>
                <w:szCs w:val="28"/>
                <w:rPrChange w:id="145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5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457" w:author="Пользователь Windows" w:date="2021-01-30T14:38:00Z">
                  <w:rPr>
                    <w:rStyle w:val="aa"/>
                    <w:noProof/>
                  </w:rPr>
                </w:rPrChange>
              </w:rPr>
              <w:t>Заключение</w:t>
            </w:r>
            <w:r w:rsidRPr="00D21161">
              <w:rPr>
                <w:rFonts w:ascii="Times New Roman" w:hAnsi="Times New Roman" w:cs="Times New Roman"/>
                <w:noProof/>
                <w:webHidden/>
                <w:sz w:val="28"/>
                <w:szCs w:val="28"/>
                <w:rPrChange w:id="1458" w:author="Пользователь Windows" w:date="2021-01-30T14:38:00Z">
                  <w:rPr>
                    <w:noProof/>
                    <w:webHidden/>
                  </w:rPr>
                </w:rPrChange>
              </w:rPr>
              <w:tab/>
            </w:r>
            <w:r w:rsidRPr="00D21161">
              <w:rPr>
                <w:rFonts w:ascii="Times New Roman" w:hAnsi="Times New Roman" w:cs="Times New Roman"/>
                <w:noProof/>
                <w:webHidden/>
                <w:sz w:val="28"/>
                <w:szCs w:val="28"/>
                <w:rPrChange w:id="145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460" w:author="Пользователь Windows" w:date="2021-01-30T14:38:00Z">
                  <w:rPr>
                    <w:noProof/>
                    <w:webHidden/>
                  </w:rPr>
                </w:rPrChange>
              </w:rPr>
              <w:instrText xml:space="preserve"> PAGEREF _Toc62909953 \h </w:instrText>
            </w:r>
          </w:ins>
          <w:r w:rsidRPr="00D21161">
            <w:rPr>
              <w:rFonts w:ascii="Times New Roman" w:hAnsi="Times New Roman" w:cs="Times New Roman"/>
              <w:noProof/>
              <w:webHidden/>
              <w:sz w:val="28"/>
              <w:szCs w:val="28"/>
              <w:rPrChange w:id="146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462" w:author="Пользователь Windows" w:date="2021-01-30T14:38:00Z">
                <w:rPr>
                  <w:noProof/>
                  <w:webHidden/>
                </w:rPr>
              </w:rPrChange>
            </w:rPr>
            <w:fldChar w:fldCharType="separate"/>
          </w:r>
          <w:ins w:id="1463" w:author="Пользователь Windows" w:date="2021-01-30T14:37:00Z">
            <w:r w:rsidRPr="00D21161">
              <w:rPr>
                <w:rFonts w:ascii="Times New Roman" w:hAnsi="Times New Roman" w:cs="Times New Roman"/>
                <w:noProof/>
                <w:webHidden/>
                <w:sz w:val="28"/>
                <w:szCs w:val="28"/>
                <w:rPrChange w:id="1464" w:author="Пользователь Windows" w:date="2021-01-30T14:38:00Z">
                  <w:rPr>
                    <w:noProof/>
                    <w:webHidden/>
                  </w:rPr>
                </w:rPrChange>
              </w:rPr>
              <w:t>94</w:t>
            </w:r>
            <w:r w:rsidRPr="00D21161">
              <w:rPr>
                <w:rFonts w:ascii="Times New Roman" w:hAnsi="Times New Roman" w:cs="Times New Roman"/>
                <w:noProof/>
                <w:webHidden/>
                <w:sz w:val="28"/>
                <w:szCs w:val="28"/>
                <w:rPrChange w:id="146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466" w:author="Пользователь Windows" w:date="2021-01-30T14:38:00Z">
                  <w:rPr>
                    <w:rStyle w:val="aa"/>
                    <w:noProof/>
                  </w:rPr>
                </w:rPrChange>
              </w:rPr>
              <w:fldChar w:fldCharType="end"/>
            </w:r>
          </w:ins>
        </w:p>
        <w:p w14:paraId="5015FA64" w14:textId="70FBB564" w:rsidR="00D21161" w:rsidRPr="00D21161" w:rsidRDefault="00D21161">
          <w:pPr>
            <w:pStyle w:val="15"/>
            <w:tabs>
              <w:tab w:val="right" w:leader="dot" w:pos="9628"/>
            </w:tabs>
            <w:spacing w:line="276" w:lineRule="auto"/>
            <w:jc w:val="both"/>
            <w:rPr>
              <w:ins w:id="1467" w:author="Пользователь Windows" w:date="2021-01-30T14:37:00Z"/>
              <w:rFonts w:ascii="Times New Roman" w:eastAsiaTheme="minorEastAsia" w:hAnsi="Times New Roman" w:cs="Times New Roman"/>
              <w:noProof/>
              <w:sz w:val="28"/>
              <w:szCs w:val="28"/>
              <w:lang w:eastAsia="ru-RU"/>
              <w:rPrChange w:id="1468" w:author="Пользователь Windows" w:date="2021-01-30T14:38:00Z">
                <w:rPr>
                  <w:ins w:id="1469" w:author="Пользователь Windows" w:date="2021-01-30T14:37:00Z"/>
                  <w:rFonts w:eastAsiaTheme="minorEastAsia"/>
                  <w:noProof/>
                  <w:lang w:eastAsia="ru-RU"/>
                </w:rPr>
              </w:rPrChange>
            </w:rPr>
            <w:pPrChange w:id="1470" w:author="Пользователь Windows" w:date="2021-01-30T14:38:00Z">
              <w:pPr>
                <w:pStyle w:val="15"/>
                <w:tabs>
                  <w:tab w:val="right" w:leader="dot" w:pos="9628"/>
                </w:tabs>
              </w:pPr>
            </w:pPrChange>
          </w:pPr>
          <w:ins w:id="1471" w:author="Пользователь Windows" w:date="2021-01-30T14:37:00Z">
            <w:r w:rsidRPr="00D21161">
              <w:rPr>
                <w:rStyle w:val="aa"/>
                <w:rFonts w:ascii="Times New Roman" w:hAnsi="Times New Roman" w:cs="Times New Roman"/>
                <w:noProof/>
                <w:sz w:val="28"/>
                <w:szCs w:val="28"/>
                <w:rPrChange w:id="147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7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74" w:author="Пользователь Windows" w:date="2021-01-30T14:38:00Z">
                  <w:rPr>
                    <w:noProof/>
                  </w:rPr>
                </w:rPrChange>
              </w:rPr>
              <w:instrText>HYPERLINK \l "_Toc62909954"</w:instrText>
            </w:r>
            <w:r w:rsidRPr="00D21161">
              <w:rPr>
                <w:rStyle w:val="aa"/>
                <w:rFonts w:ascii="Times New Roman" w:hAnsi="Times New Roman" w:cs="Times New Roman"/>
                <w:noProof/>
                <w:sz w:val="28"/>
                <w:szCs w:val="28"/>
                <w:rPrChange w:id="147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7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477" w:author="Пользователь Windows" w:date="2021-01-30T14:38:00Z">
                  <w:rPr>
                    <w:rStyle w:val="aa"/>
                    <w:noProof/>
                  </w:rPr>
                </w:rPrChange>
              </w:rPr>
              <w:t>Список литературы</w:t>
            </w:r>
            <w:r w:rsidRPr="00D21161">
              <w:rPr>
                <w:rFonts w:ascii="Times New Roman" w:hAnsi="Times New Roman" w:cs="Times New Roman"/>
                <w:noProof/>
                <w:webHidden/>
                <w:sz w:val="28"/>
                <w:szCs w:val="28"/>
                <w:rPrChange w:id="1478" w:author="Пользователь Windows" w:date="2021-01-30T14:38:00Z">
                  <w:rPr>
                    <w:noProof/>
                    <w:webHidden/>
                  </w:rPr>
                </w:rPrChange>
              </w:rPr>
              <w:tab/>
            </w:r>
            <w:r w:rsidRPr="00D21161">
              <w:rPr>
                <w:rFonts w:ascii="Times New Roman" w:hAnsi="Times New Roman" w:cs="Times New Roman"/>
                <w:noProof/>
                <w:webHidden/>
                <w:sz w:val="28"/>
                <w:szCs w:val="28"/>
                <w:rPrChange w:id="147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480" w:author="Пользователь Windows" w:date="2021-01-30T14:38:00Z">
                  <w:rPr>
                    <w:noProof/>
                    <w:webHidden/>
                  </w:rPr>
                </w:rPrChange>
              </w:rPr>
              <w:instrText xml:space="preserve"> PAGEREF _Toc62909954 \h </w:instrText>
            </w:r>
          </w:ins>
          <w:r w:rsidRPr="00D21161">
            <w:rPr>
              <w:rFonts w:ascii="Times New Roman" w:hAnsi="Times New Roman" w:cs="Times New Roman"/>
              <w:noProof/>
              <w:webHidden/>
              <w:sz w:val="28"/>
              <w:szCs w:val="28"/>
              <w:rPrChange w:id="148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482" w:author="Пользователь Windows" w:date="2021-01-30T14:38:00Z">
                <w:rPr>
                  <w:noProof/>
                  <w:webHidden/>
                </w:rPr>
              </w:rPrChange>
            </w:rPr>
            <w:fldChar w:fldCharType="separate"/>
          </w:r>
          <w:ins w:id="1483" w:author="Пользователь Windows" w:date="2021-01-30T14:37:00Z">
            <w:r w:rsidRPr="00D21161">
              <w:rPr>
                <w:rFonts w:ascii="Times New Roman" w:hAnsi="Times New Roman" w:cs="Times New Roman"/>
                <w:noProof/>
                <w:webHidden/>
                <w:sz w:val="28"/>
                <w:szCs w:val="28"/>
                <w:rPrChange w:id="1484" w:author="Пользователь Windows" w:date="2021-01-30T14:38:00Z">
                  <w:rPr>
                    <w:noProof/>
                    <w:webHidden/>
                  </w:rPr>
                </w:rPrChange>
              </w:rPr>
              <w:t>95</w:t>
            </w:r>
            <w:r w:rsidRPr="00D21161">
              <w:rPr>
                <w:rFonts w:ascii="Times New Roman" w:hAnsi="Times New Roman" w:cs="Times New Roman"/>
                <w:noProof/>
                <w:webHidden/>
                <w:sz w:val="28"/>
                <w:szCs w:val="28"/>
                <w:rPrChange w:id="148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486" w:author="Пользователь Windows" w:date="2021-01-30T14:38:00Z">
                  <w:rPr>
                    <w:rStyle w:val="aa"/>
                    <w:noProof/>
                  </w:rPr>
                </w:rPrChange>
              </w:rPr>
              <w:fldChar w:fldCharType="end"/>
            </w:r>
          </w:ins>
        </w:p>
        <w:p w14:paraId="7633BFFE" w14:textId="2B545271" w:rsidR="00D21161" w:rsidRPr="00D21161" w:rsidRDefault="00D21161">
          <w:pPr>
            <w:pStyle w:val="15"/>
            <w:tabs>
              <w:tab w:val="right" w:leader="dot" w:pos="9628"/>
            </w:tabs>
            <w:spacing w:line="276" w:lineRule="auto"/>
            <w:jc w:val="both"/>
            <w:rPr>
              <w:ins w:id="1487" w:author="Пользователь Windows" w:date="2021-01-30T14:37:00Z"/>
              <w:rFonts w:ascii="Times New Roman" w:eastAsiaTheme="minorEastAsia" w:hAnsi="Times New Roman" w:cs="Times New Roman"/>
              <w:noProof/>
              <w:sz w:val="28"/>
              <w:szCs w:val="28"/>
              <w:lang w:eastAsia="ru-RU"/>
              <w:rPrChange w:id="1488" w:author="Пользователь Windows" w:date="2021-01-30T14:38:00Z">
                <w:rPr>
                  <w:ins w:id="1489" w:author="Пользователь Windows" w:date="2021-01-30T14:37:00Z"/>
                  <w:rFonts w:eastAsiaTheme="minorEastAsia"/>
                  <w:noProof/>
                  <w:lang w:eastAsia="ru-RU"/>
                </w:rPr>
              </w:rPrChange>
            </w:rPr>
            <w:pPrChange w:id="1490" w:author="Пользователь Windows" w:date="2021-01-30T14:38:00Z">
              <w:pPr>
                <w:pStyle w:val="15"/>
                <w:tabs>
                  <w:tab w:val="right" w:leader="dot" w:pos="9628"/>
                </w:tabs>
              </w:pPr>
            </w:pPrChange>
          </w:pPr>
          <w:ins w:id="1491" w:author="Пользователь Windows" w:date="2021-01-30T14:37:00Z">
            <w:r w:rsidRPr="00D21161">
              <w:rPr>
                <w:rStyle w:val="aa"/>
                <w:rFonts w:ascii="Times New Roman" w:hAnsi="Times New Roman" w:cs="Times New Roman"/>
                <w:noProof/>
                <w:sz w:val="28"/>
                <w:szCs w:val="28"/>
                <w:rPrChange w:id="1492" w:author="Пользователь Windows" w:date="2021-01-30T14:38:00Z">
                  <w:rPr>
                    <w:rStyle w:val="aa"/>
                    <w:noProof/>
                  </w:rPr>
                </w:rPrChange>
              </w:rPr>
              <w:fldChar w:fldCharType="begin"/>
            </w:r>
            <w:r w:rsidRPr="00D21161">
              <w:rPr>
                <w:rStyle w:val="aa"/>
                <w:rFonts w:ascii="Times New Roman" w:hAnsi="Times New Roman" w:cs="Times New Roman"/>
                <w:noProof/>
                <w:sz w:val="28"/>
                <w:szCs w:val="28"/>
                <w:rPrChange w:id="1493" w:author="Пользователь Windows" w:date="2021-01-30T14:38:00Z">
                  <w:rPr>
                    <w:rStyle w:val="aa"/>
                    <w:noProof/>
                  </w:rPr>
                </w:rPrChange>
              </w:rPr>
              <w:instrText xml:space="preserve"> </w:instrText>
            </w:r>
            <w:r w:rsidRPr="00D21161">
              <w:rPr>
                <w:rFonts w:ascii="Times New Roman" w:hAnsi="Times New Roman" w:cs="Times New Roman"/>
                <w:noProof/>
                <w:sz w:val="28"/>
                <w:szCs w:val="28"/>
                <w:rPrChange w:id="1494" w:author="Пользователь Windows" w:date="2021-01-30T14:38:00Z">
                  <w:rPr>
                    <w:noProof/>
                  </w:rPr>
                </w:rPrChange>
              </w:rPr>
              <w:instrText>HYPERLINK \l "_Toc62909955"</w:instrText>
            </w:r>
            <w:r w:rsidRPr="00D21161">
              <w:rPr>
                <w:rStyle w:val="aa"/>
                <w:rFonts w:ascii="Times New Roman" w:hAnsi="Times New Roman" w:cs="Times New Roman"/>
                <w:noProof/>
                <w:sz w:val="28"/>
                <w:szCs w:val="28"/>
                <w:rPrChange w:id="1495" w:author="Пользователь Windows" w:date="2021-01-30T14:38:00Z">
                  <w:rPr>
                    <w:rStyle w:val="aa"/>
                    <w:noProof/>
                  </w:rPr>
                </w:rPrChange>
              </w:rPr>
              <w:instrText xml:space="preserve"> </w:instrText>
            </w:r>
            <w:r w:rsidRPr="00D21161">
              <w:rPr>
                <w:rStyle w:val="aa"/>
                <w:rFonts w:ascii="Times New Roman" w:hAnsi="Times New Roman" w:cs="Times New Roman"/>
                <w:noProof/>
                <w:sz w:val="28"/>
                <w:szCs w:val="28"/>
                <w:rPrChange w:id="1496" w:author="Пользователь Windows" w:date="2021-01-30T14:38:00Z">
                  <w:rPr>
                    <w:rStyle w:val="aa"/>
                    <w:noProof/>
                  </w:rPr>
                </w:rPrChange>
              </w:rPr>
              <w:fldChar w:fldCharType="separate"/>
            </w:r>
            <w:r w:rsidRPr="00D21161">
              <w:rPr>
                <w:rStyle w:val="aa"/>
                <w:rFonts w:ascii="Times New Roman" w:hAnsi="Times New Roman" w:cs="Times New Roman"/>
                <w:noProof/>
                <w:sz w:val="28"/>
                <w:szCs w:val="28"/>
                <w:rPrChange w:id="1497" w:author="Пользователь Windows" w:date="2021-01-30T14:38:00Z">
                  <w:rPr>
                    <w:rStyle w:val="aa"/>
                    <w:noProof/>
                  </w:rPr>
                </w:rPrChange>
              </w:rPr>
              <w:t>Приложение А</w:t>
            </w:r>
            <w:r w:rsidRPr="00D21161">
              <w:rPr>
                <w:rFonts w:ascii="Times New Roman" w:hAnsi="Times New Roman" w:cs="Times New Roman"/>
                <w:noProof/>
                <w:webHidden/>
                <w:sz w:val="28"/>
                <w:szCs w:val="28"/>
                <w:rPrChange w:id="1498" w:author="Пользователь Windows" w:date="2021-01-30T14:38:00Z">
                  <w:rPr>
                    <w:noProof/>
                    <w:webHidden/>
                  </w:rPr>
                </w:rPrChange>
              </w:rPr>
              <w:tab/>
            </w:r>
            <w:r w:rsidRPr="00D21161">
              <w:rPr>
                <w:rFonts w:ascii="Times New Roman" w:hAnsi="Times New Roman" w:cs="Times New Roman"/>
                <w:noProof/>
                <w:webHidden/>
                <w:sz w:val="28"/>
                <w:szCs w:val="28"/>
                <w:rPrChange w:id="1499" w:author="Пользователь Windows" w:date="2021-01-30T14:38:00Z">
                  <w:rPr>
                    <w:noProof/>
                    <w:webHidden/>
                  </w:rPr>
                </w:rPrChange>
              </w:rPr>
              <w:fldChar w:fldCharType="begin"/>
            </w:r>
            <w:r w:rsidRPr="00D21161">
              <w:rPr>
                <w:rFonts w:ascii="Times New Roman" w:hAnsi="Times New Roman" w:cs="Times New Roman"/>
                <w:noProof/>
                <w:webHidden/>
                <w:sz w:val="28"/>
                <w:szCs w:val="28"/>
                <w:rPrChange w:id="1500" w:author="Пользователь Windows" w:date="2021-01-30T14:38:00Z">
                  <w:rPr>
                    <w:noProof/>
                    <w:webHidden/>
                  </w:rPr>
                </w:rPrChange>
              </w:rPr>
              <w:instrText xml:space="preserve"> PAGEREF _Toc62909955 \h </w:instrText>
            </w:r>
          </w:ins>
          <w:r w:rsidRPr="00D21161">
            <w:rPr>
              <w:rFonts w:ascii="Times New Roman" w:hAnsi="Times New Roman" w:cs="Times New Roman"/>
              <w:noProof/>
              <w:webHidden/>
              <w:sz w:val="28"/>
              <w:szCs w:val="28"/>
              <w:rPrChange w:id="1501" w:author="Пользователь Windows" w:date="2021-01-30T14:38:00Z">
                <w:rPr>
                  <w:rFonts w:ascii="Times New Roman" w:hAnsi="Times New Roman" w:cs="Times New Roman"/>
                  <w:noProof/>
                  <w:webHidden/>
                  <w:sz w:val="28"/>
                  <w:szCs w:val="28"/>
                </w:rPr>
              </w:rPrChange>
            </w:rPr>
          </w:r>
          <w:r w:rsidRPr="00D21161">
            <w:rPr>
              <w:rFonts w:ascii="Times New Roman" w:hAnsi="Times New Roman" w:cs="Times New Roman"/>
              <w:noProof/>
              <w:webHidden/>
              <w:sz w:val="28"/>
              <w:szCs w:val="28"/>
              <w:rPrChange w:id="1502" w:author="Пользователь Windows" w:date="2021-01-30T14:38:00Z">
                <w:rPr>
                  <w:noProof/>
                  <w:webHidden/>
                </w:rPr>
              </w:rPrChange>
            </w:rPr>
            <w:fldChar w:fldCharType="separate"/>
          </w:r>
          <w:ins w:id="1503" w:author="Пользователь Windows" w:date="2021-01-30T14:37:00Z">
            <w:r w:rsidRPr="00D21161">
              <w:rPr>
                <w:rFonts w:ascii="Times New Roman" w:hAnsi="Times New Roman" w:cs="Times New Roman"/>
                <w:noProof/>
                <w:webHidden/>
                <w:sz w:val="28"/>
                <w:szCs w:val="28"/>
                <w:rPrChange w:id="1504" w:author="Пользователь Windows" w:date="2021-01-30T14:38:00Z">
                  <w:rPr>
                    <w:noProof/>
                    <w:webHidden/>
                  </w:rPr>
                </w:rPrChange>
              </w:rPr>
              <w:t>98</w:t>
            </w:r>
            <w:r w:rsidRPr="00D21161">
              <w:rPr>
                <w:rFonts w:ascii="Times New Roman" w:hAnsi="Times New Roman" w:cs="Times New Roman"/>
                <w:noProof/>
                <w:webHidden/>
                <w:sz w:val="28"/>
                <w:szCs w:val="28"/>
                <w:rPrChange w:id="1505" w:author="Пользователь Windows" w:date="2021-01-30T14:38:00Z">
                  <w:rPr>
                    <w:noProof/>
                    <w:webHidden/>
                  </w:rPr>
                </w:rPrChange>
              </w:rPr>
              <w:fldChar w:fldCharType="end"/>
            </w:r>
            <w:r w:rsidRPr="00D21161">
              <w:rPr>
                <w:rStyle w:val="aa"/>
                <w:rFonts w:ascii="Times New Roman" w:hAnsi="Times New Roman" w:cs="Times New Roman"/>
                <w:noProof/>
                <w:sz w:val="28"/>
                <w:szCs w:val="28"/>
                <w:rPrChange w:id="1506" w:author="Пользователь Windows" w:date="2021-01-30T14:38:00Z">
                  <w:rPr>
                    <w:rStyle w:val="aa"/>
                    <w:noProof/>
                  </w:rPr>
                </w:rPrChange>
              </w:rPr>
              <w:fldChar w:fldCharType="end"/>
            </w:r>
          </w:ins>
        </w:p>
        <w:p w14:paraId="63EF8390" w14:textId="463923C6" w:rsidR="00907192" w:rsidRPr="00D21161" w:rsidDel="00D21161" w:rsidRDefault="00907192">
          <w:pPr>
            <w:pStyle w:val="15"/>
            <w:tabs>
              <w:tab w:val="right" w:leader="dot" w:pos="9628"/>
            </w:tabs>
            <w:spacing w:after="0" w:line="276" w:lineRule="auto"/>
            <w:contextualSpacing/>
            <w:jc w:val="both"/>
            <w:rPr>
              <w:del w:id="1507" w:author="Пользователь Windows" w:date="2021-01-30T14:32:00Z"/>
              <w:rFonts w:ascii="Times New Roman" w:eastAsiaTheme="minorEastAsia" w:hAnsi="Times New Roman" w:cs="Times New Roman"/>
              <w:noProof/>
              <w:sz w:val="28"/>
              <w:szCs w:val="28"/>
              <w:lang w:eastAsia="ru-RU"/>
            </w:rPr>
            <w:pPrChange w:id="1508" w:author="Пользователь Windows" w:date="2021-01-30T14:38:00Z">
              <w:pPr>
                <w:pStyle w:val="15"/>
                <w:tabs>
                  <w:tab w:val="right" w:leader="dot" w:pos="9628"/>
                </w:tabs>
                <w:spacing w:after="0" w:line="360" w:lineRule="auto"/>
                <w:contextualSpacing/>
                <w:jc w:val="both"/>
              </w:pPr>
            </w:pPrChange>
          </w:pPr>
          <w:del w:id="1509" w:author="Пользователь Windows" w:date="2021-01-30T14:32:00Z">
            <w:r w:rsidRPr="00D21161" w:rsidDel="00D21161">
              <w:rPr>
                <w:rStyle w:val="aa"/>
                <w:rFonts w:ascii="Times New Roman" w:hAnsi="Times New Roman" w:cs="Times New Roman"/>
                <w:noProof/>
                <w:sz w:val="28"/>
                <w:szCs w:val="28"/>
              </w:rPr>
              <w:delText>Введение</w:delText>
            </w:r>
            <w:r w:rsidRPr="00D21161" w:rsidDel="00D21161">
              <w:rPr>
                <w:rFonts w:ascii="Times New Roman" w:hAnsi="Times New Roman" w:cs="Times New Roman"/>
                <w:noProof/>
                <w:webHidden/>
                <w:sz w:val="28"/>
                <w:szCs w:val="28"/>
              </w:rPr>
              <w:tab/>
              <w:delText>14</w:delText>
            </w:r>
          </w:del>
        </w:p>
        <w:p w14:paraId="76971D93" w14:textId="794B0875" w:rsidR="00907192" w:rsidRPr="00D21161" w:rsidDel="00D21161" w:rsidRDefault="00907192">
          <w:pPr>
            <w:pStyle w:val="15"/>
            <w:tabs>
              <w:tab w:val="right" w:leader="dot" w:pos="9628"/>
            </w:tabs>
            <w:spacing w:after="0" w:line="276" w:lineRule="auto"/>
            <w:contextualSpacing/>
            <w:jc w:val="both"/>
            <w:rPr>
              <w:del w:id="1510" w:author="Пользователь Windows" w:date="2021-01-30T14:32:00Z"/>
              <w:rFonts w:ascii="Times New Roman" w:eastAsiaTheme="minorEastAsia" w:hAnsi="Times New Roman" w:cs="Times New Roman"/>
              <w:noProof/>
              <w:sz w:val="28"/>
              <w:szCs w:val="28"/>
              <w:lang w:eastAsia="ru-RU"/>
            </w:rPr>
            <w:pPrChange w:id="1511" w:author="Пользователь Windows" w:date="2021-01-30T14:38:00Z">
              <w:pPr>
                <w:pStyle w:val="15"/>
                <w:tabs>
                  <w:tab w:val="right" w:leader="dot" w:pos="9628"/>
                </w:tabs>
                <w:spacing w:after="0" w:line="360" w:lineRule="auto"/>
                <w:contextualSpacing/>
                <w:jc w:val="both"/>
              </w:pPr>
            </w:pPrChange>
          </w:pPr>
          <w:del w:id="1512" w:author="Пользователь Windows" w:date="2021-01-30T14:32:00Z">
            <w:r w:rsidRPr="00D21161" w:rsidDel="00D21161">
              <w:rPr>
                <w:rStyle w:val="aa"/>
                <w:rFonts w:ascii="Times New Roman" w:hAnsi="Times New Roman" w:cs="Times New Roman"/>
                <w:noProof/>
                <w:sz w:val="28"/>
                <w:szCs w:val="28"/>
              </w:rPr>
              <w:delText>1. Анализ существующих архитектур централизованной противоаварийной автоматики</w:delText>
            </w:r>
            <w:r w:rsidRPr="00D21161" w:rsidDel="00D21161">
              <w:rPr>
                <w:rFonts w:ascii="Times New Roman" w:hAnsi="Times New Roman" w:cs="Times New Roman"/>
                <w:noProof/>
                <w:webHidden/>
                <w:sz w:val="28"/>
                <w:szCs w:val="28"/>
              </w:rPr>
              <w:tab/>
              <w:delText>16</w:delText>
            </w:r>
          </w:del>
        </w:p>
        <w:p w14:paraId="1E5690AF" w14:textId="337DBC8A" w:rsidR="00907192" w:rsidRPr="00D21161" w:rsidDel="00D21161" w:rsidRDefault="00907192">
          <w:pPr>
            <w:pStyle w:val="22"/>
            <w:tabs>
              <w:tab w:val="right" w:leader="dot" w:pos="9628"/>
            </w:tabs>
            <w:spacing w:after="0" w:line="276" w:lineRule="auto"/>
            <w:contextualSpacing/>
            <w:jc w:val="both"/>
            <w:rPr>
              <w:del w:id="1513" w:author="Пользователь Windows" w:date="2021-01-30T14:32:00Z"/>
              <w:rFonts w:ascii="Times New Roman" w:eastAsiaTheme="minorEastAsia" w:hAnsi="Times New Roman" w:cs="Times New Roman"/>
              <w:noProof/>
              <w:sz w:val="28"/>
              <w:szCs w:val="28"/>
              <w:lang w:eastAsia="ru-RU"/>
            </w:rPr>
            <w:pPrChange w:id="1514" w:author="Пользователь Windows" w:date="2021-01-30T14:38:00Z">
              <w:pPr>
                <w:pStyle w:val="22"/>
                <w:tabs>
                  <w:tab w:val="right" w:leader="dot" w:pos="9628"/>
                </w:tabs>
                <w:spacing w:after="0" w:line="360" w:lineRule="auto"/>
                <w:contextualSpacing/>
                <w:jc w:val="both"/>
              </w:pPr>
            </w:pPrChange>
          </w:pPr>
          <w:del w:id="1515" w:author="Пользователь Windows" w:date="2021-01-30T14:32:00Z">
            <w:r w:rsidRPr="00D21161" w:rsidDel="00D21161">
              <w:rPr>
                <w:rStyle w:val="aa"/>
                <w:rFonts w:ascii="Times New Roman" w:hAnsi="Times New Roman" w:cs="Times New Roman"/>
                <w:noProof/>
                <w:sz w:val="28"/>
                <w:szCs w:val="28"/>
              </w:rPr>
              <w:delText>Выводы по разделу 1</w:delText>
            </w:r>
            <w:r w:rsidRPr="00D21161" w:rsidDel="00D21161">
              <w:rPr>
                <w:rFonts w:ascii="Times New Roman" w:hAnsi="Times New Roman" w:cs="Times New Roman"/>
                <w:noProof/>
                <w:webHidden/>
                <w:sz w:val="28"/>
                <w:szCs w:val="28"/>
              </w:rPr>
              <w:tab/>
              <w:delText>20</w:delText>
            </w:r>
          </w:del>
        </w:p>
        <w:p w14:paraId="79F93BD9" w14:textId="7260331A" w:rsidR="00907192" w:rsidRPr="00D21161" w:rsidDel="00D21161" w:rsidRDefault="00907192">
          <w:pPr>
            <w:pStyle w:val="15"/>
            <w:tabs>
              <w:tab w:val="right" w:leader="dot" w:pos="9628"/>
            </w:tabs>
            <w:spacing w:after="0" w:line="276" w:lineRule="auto"/>
            <w:contextualSpacing/>
            <w:jc w:val="both"/>
            <w:rPr>
              <w:del w:id="1516" w:author="Пользователь Windows" w:date="2021-01-30T14:32:00Z"/>
              <w:rFonts w:ascii="Times New Roman" w:eastAsiaTheme="minorEastAsia" w:hAnsi="Times New Roman" w:cs="Times New Roman"/>
              <w:noProof/>
              <w:sz w:val="28"/>
              <w:szCs w:val="28"/>
              <w:lang w:eastAsia="ru-RU"/>
            </w:rPr>
            <w:pPrChange w:id="1517" w:author="Пользователь Windows" w:date="2021-01-30T14:38:00Z">
              <w:pPr>
                <w:pStyle w:val="15"/>
                <w:tabs>
                  <w:tab w:val="right" w:leader="dot" w:pos="9628"/>
                </w:tabs>
                <w:spacing w:after="0" w:line="360" w:lineRule="auto"/>
                <w:contextualSpacing/>
                <w:jc w:val="both"/>
              </w:pPr>
            </w:pPrChange>
          </w:pPr>
          <w:del w:id="1518" w:author="Пользователь Windows" w:date="2021-01-30T14:32:00Z">
            <w:r w:rsidRPr="00D21161" w:rsidDel="00D21161">
              <w:rPr>
                <w:rStyle w:val="aa"/>
                <w:rFonts w:ascii="Times New Roman" w:hAnsi="Times New Roman" w:cs="Times New Roman"/>
                <w:noProof/>
                <w:sz w:val="28"/>
                <w:szCs w:val="28"/>
              </w:rPr>
              <w:delText>2. Проектирование программного обеспечения централизованной АЛАР</w:delText>
            </w:r>
            <w:r w:rsidRPr="00D21161" w:rsidDel="00D21161">
              <w:rPr>
                <w:rFonts w:ascii="Times New Roman" w:hAnsi="Times New Roman" w:cs="Times New Roman"/>
                <w:noProof/>
                <w:webHidden/>
                <w:sz w:val="28"/>
                <w:szCs w:val="28"/>
              </w:rPr>
              <w:tab/>
              <w:delText>20</w:delText>
            </w:r>
          </w:del>
        </w:p>
        <w:p w14:paraId="6979EF76" w14:textId="4837C0C9" w:rsidR="00907192" w:rsidRPr="00D21161" w:rsidDel="00D21161" w:rsidRDefault="00907192">
          <w:pPr>
            <w:pStyle w:val="22"/>
            <w:tabs>
              <w:tab w:val="right" w:leader="dot" w:pos="9628"/>
            </w:tabs>
            <w:spacing w:after="0" w:line="276" w:lineRule="auto"/>
            <w:contextualSpacing/>
            <w:jc w:val="both"/>
            <w:rPr>
              <w:del w:id="1519" w:author="Пользователь Windows" w:date="2021-01-30T14:32:00Z"/>
              <w:rFonts w:ascii="Times New Roman" w:eastAsiaTheme="minorEastAsia" w:hAnsi="Times New Roman" w:cs="Times New Roman"/>
              <w:noProof/>
              <w:sz w:val="28"/>
              <w:szCs w:val="28"/>
              <w:lang w:eastAsia="ru-RU"/>
            </w:rPr>
            <w:pPrChange w:id="1520" w:author="Пользователь Windows" w:date="2021-01-30T14:38:00Z">
              <w:pPr>
                <w:pStyle w:val="22"/>
                <w:tabs>
                  <w:tab w:val="right" w:leader="dot" w:pos="9628"/>
                </w:tabs>
                <w:spacing w:after="0" w:line="360" w:lineRule="auto"/>
                <w:contextualSpacing/>
                <w:jc w:val="both"/>
              </w:pPr>
            </w:pPrChange>
          </w:pPr>
          <w:del w:id="1521" w:author="Пользователь Windows" w:date="2021-01-30T14:32:00Z">
            <w:r w:rsidRPr="00D21161" w:rsidDel="00D21161">
              <w:rPr>
                <w:rStyle w:val="aa"/>
                <w:rFonts w:ascii="Times New Roman" w:hAnsi="Times New Roman" w:cs="Times New Roman"/>
                <w:noProof/>
                <w:sz w:val="28"/>
                <w:szCs w:val="28"/>
              </w:rPr>
              <w:delText>2.1. Архитектура программного обеспечения централизованной АЛАР</w:delText>
            </w:r>
            <w:r w:rsidRPr="00D21161" w:rsidDel="00D21161">
              <w:rPr>
                <w:rFonts w:ascii="Times New Roman" w:hAnsi="Times New Roman" w:cs="Times New Roman"/>
                <w:noProof/>
                <w:webHidden/>
                <w:sz w:val="28"/>
                <w:szCs w:val="28"/>
              </w:rPr>
              <w:tab/>
              <w:delText>20</w:delText>
            </w:r>
          </w:del>
        </w:p>
        <w:p w14:paraId="05E476FC" w14:textId="0352B274" w:rsidR="00907192" w:rsidRPr="00D21161" w:rsidDel="00D21161" w:rsidRDefault="00907192">
          <w:pPr>
            <w:pStyle w:val="34"/>
            <w:tabs>
              <w:tab w:val="right" w:leader="dot" w:pos="9628"/>
            </w:tabs>
            <w:spacing w:after="0" w:line="276" w:lineRule="auto"/>
            <w:contextualSpacing/>
            <w:jc w:val="both"/>
            <w:rPr>
              <w:del w:id="1522" w:author="Пользователь Windows" w:date="2021-01-30T14:32:00Z"/>
              <w:rFonts w:ascii="Times New Roman" w:eastAsiaTheme="minorEastAsia" w:hAnsi="Times New Roman" w:cs="Times New Roman"/>
              <w:noProof/>
              <w:sz w:val="28"/>
              <w:szCs w:val="28"/>
              <w:lang w:eastAsia="ru-RU"/>
            </w:rPr>
            <w:pPrChange w:id="1523" w:author="Пользователь Windows" w:date="2021-01-30T14:38:00Z">
              <w:pPr>
                <w:pStyle w:val="34"/>
                <w:tabs>
                  <w:tab w:val="right" w:leader="dot" w:pos="9628"/>
                </w:tabs>
                <w:spacing w:after="0" w:line="360" w:lineRule="auto"/>
                <w:contextualSpacing/>
                <w:jc w:val="both"/>
              </w:pPr>
            </w:pPrChange>
          </w:pPr>
          <w:del w:id="1524" w:author="Пользователь Windows" w:date="2021-01-30T14:32:00Z">
            <w:r w:rsidRPr="00D21161" w:rsidDel="00D21161">
              <w:rPr>
                <w:rStyle w:val="aa"/>
                <w:rFonts w:ascii="Times New Roman" w:hAnsi="Times New Roman" w:cs="Times New Roman"/>
                <w:noProof/>
                <w:sz w:val="28"/>
                <w:szCs w:val="28"/>
              </w:rPr>
              <w:delText>2.1.1. Укрупненная структура централизованной АЛАР</w:delText>
            </w:r>
            <w:r w:rsidRPr="00D21161" w:rsidDel="00D21161">
              <w:rPr>
                <w:rFonts w:ascii="Times New Roman" w:hAnsi="Times New Roman" w:cs="Times New Roman"/>
                <w:noProof/>
                <w:webHidden/>
                <w:sz w:val="28"/>
                <w:szCs w:val="28"/>
              </w:rPr>
              <w:tab/>
              <w:delText>20</w:delText>
            </w:r>
          </w:del>
        </w:p>
        <w:p w14:paraId="28B5515A" w14:textId="350383AA" w:rsidR="00907192" w:rsidRPr="00D21161" w:rsidDel="00D21161" w:rsidRDefault="00907192">
          <w:pPr>
            <w:pStyle w:val="34"/>
            <w:tabs>
              <w:tab w:val="right" w:leader="dot" w:pos="9628"/>
            </w:tabs>
            <w:spacing w:after="0" w:line="276" w:lineRule="auto"/>
            <w:contextualSpacing/>
            <w:jc w:val="both"/>
            <w:rPr>
              <w:del w:id="1525" w:author="Пользователь Windows" w:date="2021-01-30T14:32:00Z"/>
              <w:rFonts w:ascii="Times New Roman" w:eastAsiaTheme="minorEastAsia" w:hAnsi="Times New Roman" w:cs="Times New Roman"/>
              <w:noProof/>
              <w:sz w:val="28"/>
              <w:szCs w:val="28"/>
              <w:lang w:eastAsia="ru-RU"/>
            </w:rPr>
            <w:pPrChange w:id="1526" w:author="Пользователь Windows" w:date="2021-01-30T14:38:00Z">
              <w:pPr>
                <w:pStyle w:val="34"/>
                <w:tabs>
                  <w:tab w:val="right" w:leader="dot" w:pos="9628"/>
                </w:tabs>
                <w:spacing w:after="0" w:line="360" w:lineRule="auto"/>
                <w:contextualSpacing/>
                <w:jc w:val="both"/>
              </w:pPr>
            </w:pPrChange>
          </w:pPr>
          <w:del w:id="1527" w:author="Пользователь Windows" w:date="2021-01-30T14:32:00Z">
            <w:r w:rsidRPr="00D21161" w:rsidDel="00D21161">
              <w:rPr>
                <w:rStyle w:val="aa"/>
                <w:rFonts w:ascii="Times New Roman" w:hAnsi="Times New Roman" w:cs="Times New Roman"/>
                <w:noProof/>
                <w:sz w:val="28"/>
                <w:szCs w:val="28"/>
              </w:rPr>
              <w:delText>2.1.2. Диаграмма компонентов разрабатываемого ПО</w:delText>
            </w:r>
            <w:r w:rsidRPr="00D21161" w:rsidDel="00D21161">
              <w:rPr>
                <w:rFonts w:ascii="Times New Roman" w:hAnsi="Times New Roman" w:cs="Times New Roman"/>
                <w:noProof/>
                <w:webHidden/>
                <w:sz w:val="28"/>
                <w:szCs w:val="28"/>
              </w:rPr>
              <w:tab/>
              <w:delText>22</w:delText>
            </w:r>
          </w:del>
        </w:p>
        <w:p w14:paraId="4EFEBF30" w14:textId="3A06C246" w:rsidR="00907192" w:rsidRPr="00D21161" w:rsidDel="00D21161" w:rsidRDefault="00907192">
          <w:pPr>
            <w:pStyle w:val="34"/>
            <w:tabs>
              <w:tab w:val="right" w:leader="dot" w:pos="9628"/>
            </w:tabs>
            <w:spacing w:after="0" w:line="276" w:lineRule="auto"/>
            <w:contextualSpacing/>
            <w:jc w:val="both"/>
            <w:rPr>
              <w:del w:id="1528" w:author="Пользователь Windows" w:date="2021-01-30T14:32:00Z"/>
              <w:rFonts w:ascii="Times New Roman" w:eastAsiaTheme="minorEastAsia" w:hAnsi="Times New Roman" w:cs="Times New Roman"/>
              <w:noProof/>
              <w:sz w:val="28"/>
              <w:szCs w:val="28"/>
              <w:lang w:eastAsia="ru-RU"/>
            </w:rPr>
            <w:pPrChange w:id="1529" w:author="Пользователь Windows" w:date="2021-01-30T14:38:00Z">
              <w:pPr>
                <w:pStyle w:val="34"/>
                <w:tabs>
                  <w:tab w:val="right" w:leader="dot" w:pos="9628"/>
                </w:tabs>
                <w:spacing w:after="0" w:line="360" w:lineRule="auto"/>
                <w:contextualSpacing/>
                <w:jc w:val="both"/>
              </w:pPr>
            </w:pPrChange>
          </w:pPr>
          <w:del w:id="1530" w:author="Пользователь Windows" w:date="2021-01-30T14:32:00Z">
            <w:r w:rsidRPr="00D21161" w:rsidDel="00D21161">
              <w:rPr>
                <w:rStyle w:val="aa"/>
                <w:rFonts w:ascii="Times New Roman" w:hAnsi="Times New Roman" w:cs="Times New Roman"/>
                <w:noProof/>
                <w:sz w:val="28"/>
                <w:szCs w:val="28"/>
              </w:rPr>
              <w:delText>2.1.3. Диаграмма пакетов разрабатываемого ПО</w:delText>
            </w:r>
            <w:r w:rsidRPr="00D21161" w:rsidDel="00D21161">
              <w:rPr>
                <w:rFonts w:ascii="Times New Roman" w:hAnsi="Times New Roman" w:cs="Times New Roman"/>
                <w:noProof/>
                <w:webHidden/>
                <w:sz w:val="28"/>
                <w:szCs w:val="28"/>
              </w:rPr>
              <w:tab/>
              <w:delText>24</w:delText>
            </w:r>
          </w:del>
        </w:p>
        <w:p w14:paraId="1DF977F2" w14:textId="7196B09F" w:rsidR="00907192" w:rsidRPr="00D21161" w:rsidDel="00D21161" w:rsidRDefault="00907192">
          <w:pPr>
            <w:pStyle w:val="22"/>
            <w:tabs>
              <w:tab w:val="left" w:pos="880"/>
              <w:tab w:val="right" w:leader="dot" w:pos="9628"/>
            </w:tabs>
            <w:spacing w:after="0" w:line="276" w:lineRule="auto"/>
            <w:contextualSpacing/>
            <w:jc w:val="both"/>
            <w:rPr>
              <w:del w:id="1531" w:author="Пользователь Windows" w:date="2021-01-30T14:32:00Z"/>
              <w:rFonts w:ascii="Times New Roman" w:eastAsiaTheme="minorEastAsia" w:hAnsi="Times New Roman" w:cs="Times New Roman"/>
              <w:noProof/>
              <w:sz w:val="28"/>
              <w:szCs w:val="28"/>
              <w:lang w:eastAsia="ru-RU"/>
            </w:rPr>
            <w:pPrChange w:id="1532" w:author="Пользователь Windows" w:date="2021-01-30T14:38:00Z">
              <w:pPr>
                <w:pStyle w:val="22"/>
                <w:tabs>
                  <w:tab w:val="left" w:pos="880"/>
                  <w:tab w:val="right" w:leader="dot" w:pos="9628"/>
                </w:tabs>
                <w:spacing w:after="0" w:line="360" w:lineRule="auto"/>
                <w:contextualSpacing/>
                <w:jc w:val="both"/>
              </w:pPr>
            </w:pPrChange>
          </w:pPr>
          <w:del w:id="1533" w:author="Пользователь Windows" w:date="2021-01-30T14:32:00Z">
            <w:r w:rsidRPr="00D21161" w:rsidDel="00D21161">
              <w:rPr>
                <w:rStyle w:val="aa"/>
                <w:rFonts w:ascii="Times New Roman" w:hAnsi="Times New Roman" w:cs="Times New Roman"/>
                <w:noProof/>
                <w:sz w:val="28"/>
                <w:szCs w:val="28"/>
              </w:rPr>
              <w:delText>2.2.</w:delText>
            </w:r>
            <w:r w:rsidRPr="00D21161" w:rsidDel="00D21161">
              <w:rPr>
                <w:rFonts w:ascii="Times New Roman" w:eastAsiaTheme="minorEastAsia" w:hAnsi="Times New Roman" w:cs="Times New Roman"/>
                <w:noProof/>
                <w:sz w:val="28"/>
                <w:szCs w:val="28"/>
                <w:lang w:eastAsia="ru-RU"/>
              </w:rPr>
              <w:tab/>
            </w:r>
            <w:r w:rsidRPr="00D21161" w:rsidDel="00D21161">
              <w:rPr>
                <w:rStyle w:val="aa"/>
                <w:rFonts w:ascii="Times New Roman" w:hAnsi="Times New Roman" w:cs="Times New Roman"/>
                <w:noProof/>
                <w:sz w:val="28"/>
                <w:szCs w:val="28"/>
              </w:rPr>
              <w:delText>Решения по взаимосвязям системы со смежными системами</w:delText>
            </w:r>
            <w:r w:rsidRPr="00D21161" w:rsidDel="00D21161">
              <w:rPr>
                <w:rFonts w:ascii="Times New Roman" w:hAnsi="Times New Roman" w:cs="Times New Roman"/>
                <w:noProof/>
                <w:webHidden/>
                <w:sz w:val="28"/>
                <w:szCs w:val="28"/>
              </w:rPr>
              <w:tab/>
              <w:delText>26</w:delText>
            </w:r>
          </w:del>
        </w:p>
        <w:p w14:paraId="067B3AC9" w14:textId="35DFED69" w:rsidR="00907192" w:rsidRPr="00D21161" w:rsidDel="00D21161" w:rsidRDefault="00907192">
          <w:pPr>
            <w:pStyle w:val="22"/>
            <w:tabs>
              <w:tab w:val="right" w:leader="dot" w:pos="9628"/>
            </w:tabs>
            <w:spacing w:after="0" w:line="276" w:lineRule="auto"/>
            <w:contextualSpacing/>
            <w:jc w:val="both"/>
            <w:rPr>
              <w:del w:id="1534" w:author="Пользователь Windows" w:date="2021-01-30T14:32:00Z"/>
              <w:rFonts w:ascii="Times New Roman" w:eastAsiaTheme="minorEastAsia" w:hAnsi="Times New Roman" w:cs="Times New Roman"/>
              <w:noProof/>
              <w:sz w:val="28"/>
              <w:szCs w:val="28"/>
              <w:lang w:eastAsia="ru-RU"/>
            </w:rPr>
            <w:pPrChange w:id="1535" w:author="Пользователь Windows" w:date="2021-01-30T14:38:00Z">
              <w:pPr>
                <w:pStyle w:val="22"/>
                <w:tabs>
                  <w:tab w:val="right" w:leader="dot" w:pos="9628"/>
                </w:tabs>
                <w:spacing w:after="0" w:line="360" w:lineRule="auto"/>
                <w:contextualSpacing/>
                <w:jc w:val="both"/>
              </w:pPr>
            </w:pPrChange>
          </w:pPr>
          <w:del w:id="1536" w:author="Пользователь Windows" w:date="2021-01-30T14:32:00Z">
            <w:r w:rsidRPr="00D21161" w:rsidDel="00D21161">
              <w:rPr>
                <w:rStyle w:val="aa"/>
                <w:rFonts w:ascii="Times New Roman" w:hAnsi="Times New Roman" w:cs="Times New Roman"/>
                <w:noProof/>
                <w:sz w:val="28"/>
                <w:szCs w:val="28"/>
              </w:rPr>
              <w:delText>2.3. Состав функций, реализуемых системой</w:delText>
            </w:r>
            <w:r w:rsidRPr="00D21161" w:rsidDel="00D21161">
              <w:rPr>
                <w:rFonts w:ascii="Times New Roman" w:hAnsi="Times New Roman" w:cs="Times New Roman"/>
                <w:noProof/>
                <w:webHidden/>
                <w:sz w:val="28"/>
                <w:szCs w:val="28"/>
              </w:rPr>
              <w:tab/>
              <w:delText>27</w:delText>
            </w:r>
          </w:del>
        </w:p>
        <w:p w14:paraId="408AE984" w14:textId="153974E4" w:rsidR="00907192" w:rsidRPr="00D21161" w:rsidDel="00D21161" w:rsidRDefault="00907192">
          <w:pPr>
            <w:pStyle w:val="22"/>
            <w:tabs>
              <w:tab w:val="right" w:leader="dot" w:pos="9628"/>
            </w:tabs>
            <w:spacing w:after="0" w:line="276" w:lineRule="auto"/>
            <w:contextualSpacing/>
            <w:jc w:val="both"/>
            <w:rPr>
              <w:del w:id="1537" w:author="Пользователь Windows" w:date="2021-01-30T14:32:00Z"/>
              <w:rFonts w:ascii="Times New Roman" w:eastAsiaTheme="minorEastAsia" w:hAnsi="Times New Roman" w:cs="Times New Roman"/>
              <w:noProof/>
              <w:sz w:val="28"/>
              <w:szCs w:val="28"/>
              <w:lang w:eastAsia="ru-RU"/>
            </w:rPr>
            <w:pPrChange w:id="1538" w:author="Пользователь Windows" w:date="2021-01-30T14:38:00Z">
              <w:pPr>
                <w:pStyle w:val="22"/>
                <w:tabs>
                  <w:tab w:val="right" w:leader="dot" w:pos="9628"/>
                </w:tabs>
                <w:spacing w:after="0" w:line="360" w:lineRule="auto"/>
                <w:contextualSpacing/>
                <w:jc w:val="both"/>
              </w:pPr>
            </w:pPrChange>
          </w:pPr>
          <w:del w:id="1539" w:author="Пользователь Windows" w:date="2021-01-30T14:32:00Z">
            <w:r w:rsidRPr="00D21161" w:rsidDel="00D21161">
              <w:rPr>
                <w:rStyle w:val="aa"/>
                <w:rFonts w:ascii="Times New Roman" w:hAnsi="Times New Roman" w:cs="Times New Roman"/>
                <w:noProof/>
                <w:sz w:val="28"/>
                <w:szCs w:val="28"/>
              </w:rPr>
              <w:delText>2.4. Сведения об обеспечении заданных в техническом задании потребительских характеристик системы, определяющих ее качество</w:delText>
            </w:r>
            <w:r w:rsidRPr="00D21161" w:rsidDel="00D21161">
              <w:rPr>
                <w:rFonts w:ascii="Times New Roman" w:hAnsi="Times New Roman" w:cs="Times New Roman"/>
                <w:noProof/>
                <w:webHidden/>
                <w:sz w:val="28"/>
                <w:szCs w:val="28"/>
              </w:rPr>
              <w:tab/>
              <w:delText>28</w:delText>
            </w:r>
          </w:del>
        </w:p>
        <w:p w14:paraId="2C2D4525" w14:textId="1200C48F" w:rsidR="00907192" w:rsidRPr="00D21161" w:rsidDel="00D21161" w:rsidRDefault="00907192">
          <w:pPr>
            <w:pStyle w:val="22"/>
            <w:tabs>
              <w:tab w:val="right" w:leader="dot" w:pos="9628"/>
            </w:tabs>
            <w:spacing w:after="0" w:line="276" w:lineRule="auto"/>
            <w:contextualSpacing/>
            <w:jc w:val="both"/>
            <w:rPr>
              <w:del w:id="1540" w:author="Пользователь Windows" w:date="2021-01-30T14:32:00Z"/>
              <w:rFonts w:ascii="Times New Roman" w:eastAsiaTheme="minorEastAsia" w:hAnsi="Times New Roman" w:cs="Times New Roman"/>
              <w:noProof/>
              <w:sz w:val="28"/>
              <w:szCs w:val="28"/>
              <w:lang w:eastAsia="ru-RU"/>
            </w:rPr>
            <w:pPrChange w:id="1541" w:author="Пользователь Windows" w:date="2021-01-30T14:38:00Z">
              <w:pPr>
                <w:pStyle w:val="22"/>
                <w:tabs>
                  <w:tab w:val="right" w:leader="dot" w:pos="9628"/>
                </w:tabs>
                <w:spacing w:after="0" w:line="360" w:lineRule="auto"/>
                <w:contextualSpacing/>
                <w:jc w:val="both"/>
              </w:pPr>
            </w:pPrChange>
          </w:pPr>
          <w:del w:id="1542" w:author="Пользователь Windows" w:date="2021-01-30T14:32:00Z">
            <w:r w:rsidRPr="00D21161" w:rsidDel="00D21161">
              <w:rPr>
                <w:rStyle w:val="aa"/>
                <w:rFonts w:ascii="Times New Roman" w:hAnsi="Times New Roman" w:cs="Times New Roman"/>
                <w:noProof/>
                <w:sz w:val="28"/>
                <w:szCs w:val="28"/>
              </w:rPr>
              <w:delText>2.5. Методы и средства разработки</w:delText>
            </w:r>
            <w:r w:rsidRPr="00D21161" w:rsidDel="00D21161">
              <w:rPr>
                <w:rFonts w:ascii="Times New Roman" w:hAnsi="Times New Roman" w:cs="Times New Roman"/>
                <w:noProof/>
                <w:webHidden/>
                <w:sz w:val="28"/>
                <w:szCs w:val="28"/>
              </w:rPr>
              <w:tab/>
              <w:delText>29</w:delText>
            </w:r>
          </w:del>
        </w:p>
        <w:p w14:paraId="5FC26E43" w14:textId="2FCABE83" w:rsidR="00907192" w:rsidRPr="00D21161" w:rsidDel="00D21161" w:rsidRDefault="00907192">
          <w:pPr>
            <w:pStyle w:val="22"/>
            <w:tabs>
              <w:tab w:val="right" w:leader="dot" w:pos="9628"/>
            </w:tabs>
            <w:spacing w:after="0" w:line="276" w:lineRule="auto"/>
            <w:contextualSpacing/>
            <w:jc w:val="both"/>
            <w:rPr>
              <w:del w:id="1543" w:author="Пользователь Windows" w:date="2021-01-30T14:32:00Z"/>
              <w:rFonts w:ascii="Times New Roman" w:eastAsiaTheme="minorEastAsia" w:hAnsi="Times New Roman" w:cs="Times New Roman"/>
              <w:noProof/>
              <w:sz w:val="28"/>
              <w:szCs w:val="28"/>
              <w:lang w:eastAsia="ru-RU"/>
            </w:rPr>
            <w:pPrChange w:id="1544" w:author="Пользователь Windows" w:date="2021-01-30T14:38:00Z">
              <w:pPr>
                <w:pStyle w:val="22"/>
                <w:tabs>
                  <w:tab w:val="right" w:leader="dot" w:pos="9628"/>
                </w:tabs>
                <w:spacing w:after="0" w:line="360" w:lineRule="auto"/>
                <w:contextualSpacing/>
                <w:jc w:val="both"/>
              </w:pPr>
            </w:pPrChange>
          </w:pPr>
          <w:del w:id="1545" w:author="Пользователь Windows" w:date="2021-01-30T14:32:00Z">
            <w:r w:rsidRPr="00D21161" w:rsidDel="00D21161">
              <w:rPr>
                <w:rStyle w:val="aa"/>
                <w:rFonts w:ascii="Times New Roman" w:hAnsi="Times New Roman" w:cs="Times New Roman"/>
                <w:noProof/>
                <w:sz w:val="28"/>
                <w:szCs w:val="28"/>
              </w:rPr>
              <w:delText>2.5. Требования к видам обеспечения</w:delText>
            </w:r>
            <w:r w:rsidRPr="00D21161" w:rsidDel="00D21161">
              <w:rPr>
                <w:rFonts w:ascii="Times New Roman" w:hAnsi="Times New Roman" w:cs="Times New Roman"/>
                <w:noProof/>
                <w:webHidden/>
                <w:sz w:val="28"/>
                <w:szCs w:val="28"/>
              </w:rPr>
              <w:tab/>
              <w:delText>29</w:delText>
            </w:r>
          </w:del>
        </w:p>
        <w:p w14:paraId="410CE7AB" w14:textId="4C36758C" w:rsidR="00907192" w:rsidRPr="00D21161" w:rsidDel="00D21161" w:rsidRDefault="00907192">
          <w:pPr>
            <w:pStyle w:val="34"/>
            <w:tabs>
              <w:tab w:val="right" w:leader="dot" w:pos="9628"/>
            </w:tabs>
            <w:spacing w:after="0" w:line="276" w:lineRule="auto"/>
            <w:contextualSpacing/>
            <w:jc w:val="both"/>
            <w:rPr>
              <w:del w:id="1546" w:author="Пользователь Windows" w:date="2021-01-30T14:32:00Z"/>
              <w:rFonts w:ascii="Times New Roman" w:eastAsiaTheme="minorEastAsia" w:hAnsi="Times New Roman" w:cs="Times New Roman"/>
              <w:noProof/>
              <w:sz w:val="28"/>
              <w:szCs w:val="28"/>
              <w:lang w:eastAsia="ru-RU"/>
            </w:rPr>
            <w:pPrChange w:id="1547" w:author="Пользователь Windows" w:date="2021-01-30T14:38:00Z">
              <w:pPr>
                <w:pStyle w:val="34"/>
                <w:tabs>
                  <w:tab w:val="right" w:leader="dot" w:pos="9628"/>
                </w:tabs>
                <w:spacing w:after="0" w:line="360" w:lineRule="auto"/>
                <w:contextualSpacing/>
                <w:jc w:val="both"/>
              </w:pPr>
            </w:pPrChange>
          </w:pPr>
          <w:del w:id="1548" w:author="Пользователь Windows" w:date="2021-01-30T14:32:00Z">
            <w:r w:rsidRPr="00D21161" w:rsidDel="00D21161">
              <w:rPr>
                <w:rStyle w:val="aa"/>
                <w:rFonts w:ascii="Times New Roman" w:hAnsi="Times New Roman" w:cs="Times New Roman"/>
                <w:noProof/>
                <w:sz w:val="28"/>
                <w:szCs w:val="28"/>
              </w:rPr>
              <w:delText>2.5.1. Требования к информационному обеспечению</w:delText>
            </w:r>
            <w:r w:rsidRPr="00D21161" w:rsidDel="00D21161">
              <w:rPr>
                <w:rFonts w:ascii="Times New Roman" w:hAnsi="Times New Roman" w:cs="Times New Roman"/>
                <w:noProof/>
                <w:webHidden/>
                <w:sz w:val="28"/>
                <w:szCs w:val="28"/>
              </w:rPr>
              <w:tab/>
              <w:delText>29</w:delText>
            </w:r>
          </w:del>
        </w:p>
        <w:p w14:paraId="2720511B" w14:textId="3E48C428" w:rsidR="00907192" w:rsidRPr="00D21161" w:rsidDel="00D21161" w:rsidRDefault="00907192">
          <w:pPr>
            <w:pStyle w:val="34"/>
            <w:tabs>
              <w:tab w:val="right" w:leader="dot" w:pos="9628"/>
            </w:tabs>
            <w:spacing w:after="0" w:line="276" w:lineRule="auto"/>
            <w:contextualSpacing/>
            <w:jc w:val="both"/>
            <w:rPr>
              <w:del w:id="1549" w:author="Пользователь Windows" w:date="2021-01-30T14:32:00Z"/>
              <w:rFonts w:ascii="Times New Roman" w:eastAsiaTheme="minorEastAsia" w:hAnsi="Times New Roman" w:cs="Times New Roman"/>
              <w:noProof/>
              <w:sz w:val="28"/>
              <w:szCs w:val="28"/>
              <w:lang w:eastAsia="ru-RU"/>
            </w:rPr>
            <w:pPrChange w:id="1550" w:author="Пользователь Windows" w:date="2021-01-30T14:38:00Z">
              <w:pPr>
                <w:pStyle w:val="34"/>
                <w:tabs>
                  <w:tab w:val="right" w:leader="dot" w:pos="9628"/>
                </w:tabs>
                <w:spacing w:after="0" w:line="360" w:lineRule="auto"/>
                <w:contextualSpacing/>
                <w:jc w:val="both"/>
              </w:pPr>
            </w:pPrChange>
          </w:pPr>
          <w:del w:id="1551" w:author="Пользователь Windows" w:date="2021-01-30T14:32:00Z">
            <w:r w:rsidRPr="00D21161" w:rsidDel="00D21161">
              <w:rPr>
                <w:rStyle w:val="aa"/>
                <w:rFonts w:ascii="Times New Roman" w:hAnsi="Times New Roman" w:cs="Times New Roman"/>
                <w:noProof/>
                <w:sz w:val="28"/>
                <w:szCs w:val="28"/>
              </w:rPr>
              <w:delText>2.5.2. Требования к программному обеспечению</w:delText>
            </w:r>
            <w:r w:rsidRPr="00D21161" w:rsidDel="00D21161">
              <w:rPr>
                <w:rFonts w:ascii="Times New Roman" w:hAnsi="Times New Roman" w:cs="Times New Roman"/>
                <w:noProof/>
                <w:webHidden/>
                <w:sz w:val="28"/>
                <w:szCs w:val="28"/>
              </w:rPr>
              <w:tab/>
              <w:delText>29</w:delText>
            </w:r>
          </w:del>
        </w:p>
        <w:p w14:paraId="1DD44550" w14:textId="448B5A75" w:rsidR="00907192" w:rsidRPr="00D21161" w:rsidDel="00D21161" w:rsidRDefault="00907192">
          <w:pPr>
            <w:pStyle w:val="34"/>
            <w:tabs>
              <w:tab w:val="right" w:leader="dot" w:pos="9628"/>
            </w:tabs>
            <w:spacing w:after="0" w:line="276" w:lineRule="auto"/>
            <w:contextualSpacing/>
            <w:jc w:val="both"/>
            <w:rPr>
              <w:del w:id="1552" w:author="Пользователь Windows" w:date="2021-01-30T14:32:00Z"/>
              <w:rFonts w:ascii="Times New Roman" w:eastAsiaTheme="minorEastAsia" w:hAnsi="Times New Roman" w:cs="Times New Roman"/>
              <w:noProof/>
              <w:sz w:val="28"/>
              <w:szCs w:val="28"/>
              <w:lang w:eastAsia="ru-RU"/>
            </w:rPr>
            <w:pPrChange w:id="1553" w:author="Пользователь Windows" w:date="2021-01-30T14:38:00Z">
              <w:pPr>
                <w:pStyle w:val="34"/>
                <w:tabs>
                  <w:tab w:val="right" w:leader="dot" w:pos="9628"/>
                </w:tabs>
                <w:spacing w:after="0" w:line="360" w:lineRule="auto"/>
                <w:contextualSpacing/>
                <w:jc w:val="both"/>
              </w:pPr>
            </w:pPrChange>
          </w:pPr>
          <w:del w:id="1554" w:author="Пользователь Windows" w:date="2021-01-30T14:32:00Z">
            <w:r w:rsidRPr="00D21161" w:rsidDel="00D21161">
              <w:rPr>
                <w:rStyle w:val="aa"/>
                <w:rFonts w:ascii="Times New Roman" w:hAnsi="Times New Roman" w:cs="Times New Roman"/>
                <w:noProof/>
                <w:sz w:val="28"/>
                <w:szCs w:val="28"/>
              </w:rPr>
              <w:delText>2.5.3. Требования к техническому обеспечению</w:delText>
            </w:r>
            <w:r w:rsidRPr="00D21161" w:rsidDel="00D21161">
              <w:rPr>
                <w:rFonts w:ascii="Times New Roman" w:hAnsi="Times New Roman" w:cs="Times New Roman"/>
                <w:noProof/>
                <w:webHidden/>
                <w:sz w:val="28"/>
                <w:szCs w:val="28"/>
              </w:rPr>
              <w:tab/>
              <w:delText>29</w:delText>
            </w:r>
          </w:del>
        </w:p>
        <w:p w14:paraId="7373D2FE" w14:textId="29EBEA88" w:rsidR="00907192" w:rsidRPr="00D21161" w:rsidDel="00D21161" w:rsidRDefault="00907192">
          <w:pPr>
            <w:pStyle w:val="22"/>
            <w:tabs>
              <w:tab w:val="right" w:leader="dot" w:pos="9628"/>
            </w:tabs>
            <w:spacing w:after="0" w:line="276" w:lineRule="auto"/>
            <w:contextualSpacing/>
            <w:jc w:val="both"/>
            <w:rPr>
              <w:del w:id="1555" w:author="Пользователь Windows" w:date="2021-01-30T14:32:00Z"/>
              <w:rFonts w:ascii="Times New Roman" w:eastAsiaTheme="minorEastAsia" w:hAnsi="Times New Roman" w:cs="Times New Roman"/>
              <w:noProof/>
              <w:sz w:val="28"/>
              <w:szCs w:val="28"/>
              <w:lang w:eastAsia="ru-RU"/>
            </w:rPr>
            <w:pPrChange w:id="1556" w:author="Пользователь Windows" w:date="2021-01-30T14:38:00Z">
              <w:pPr>
                <w:pStyle w:val="22"/>
                <w:tabs>
                  <w:tab w:val="right" w:leader="dot" w:pos="9628"/>
                </w:tabs>
                <w:spacing w:after="0" w:line="360" w:lineRule="auto"/>
                <w:contextualSpacing/>
                <w:jc w:val="both"/>
              </w:pPr>
            </w:pPrChange>
          </w:pPr>
          <w:del w:id="1557" w:author="Пользователь Windows" w:date="2021-01-30T14:32:00Z">
            <w:r w:rsidRPr="00D21161" w:rsidDel="00D21161">
              <w:rPr>
                <w:rStyle w:val="aa"/>
                <w:rFonts w:ascii="Times New Roman" w:hAnsi="Times New Roman" w:cs="Times New Roman"/>
                <w:noProof/>
                <w:sz w:val="28"/>
                <w:szCs w:val="28"/>
              </w:rPr>
              <w:delText>Выводы по разделу 2</w:delText>
            </w:r>
            <w:r w:rsidRPr="00D21161" w:rsidDel="00D21161">
              <w:rPr>
                <w:rFonts w:ascii="Times New Roman" w:hAnsi="Times New Roman" w:cs="Times New Roman"/>
                <w:noProof/>
                <w:webHidden/>
                <w:sz w:val="28"/>
                <w:szCs w:val="28"/>
              </w:rPr>
              <w:tab/>
              <w:delText>30</w:delText>
            </w:r>
          </w:del>
        </w:p>
        <w:p w14:paraId="3D725EAC" w14:textId="27EB8BB3" w:rsidR="00907192" w:rsidRPr="00D21161" w:rsidDel="00D21161" w:rsidRDefault="00907192">
          <w:pPr>
            <w:pStyle w:val="15"/>
            <w:tabs>
              <w:tab w:val="right" w:leader="dot" w:pos="9628"/>
            </w:tabs>
            <w:spacing w:after="0" w:line="276" w:lineRule="auto"/>
            <w:contextualSpacing/>
            <w:jc w:val="both"/>
            <w:rPr>
              <w:del w:id="1558" w:author="Пользователь Windows" w:date="2021-01-30T14:32:00Z"/>
              <w:rFonts w:ascii="Times New Roman" w:eastAsiaTheme="minorEastAsia" w:hAnsi="Times New Roman" w:cs="Times New Roman"/>
              <w:noProof/>
              <w:sz w:val="28"/>
              <w:szCs w:val="28"/>
              <w:lang w:eastAsia="ru-RU"/>
            </w:rPr>
            <w:pPrChange w:id="1559" w:author="Пользователь Windows" w:date="2021-01-30T14:38:00Z">
              <w:pPr>
                <w:pStyle w:val="15"/>
                <w:tabs>
                  <w:tab w:val="right" w:leader="dot" w:pos="9628"/>
                </w:tabs>
                <w:spacing w:after="0" w:line="360" w:lineRule="auto"/>
                <w:contextualSpacing/>
                <w:jc w:val="both"/>
              </w:pPr>
            </w:pPrChange>
          </w:pPr>
          <w:del w:id="1560" w:author="Пользователь Windows" w:date="2021-01-30T14:32:00Z">
            <w:r w:rsidRPr="00D21161" w:rsidDel="00D21161">
              <w:rPr>
                <w:rStyle w:val="aa"/>
                <w:rFonts w:ascii="Times New Roman" w:hAnsi="Times New Roman" w:cs="Times New Roman"/>
                <w:noProof/>
                <w:sz w:val="28"/>
                <w:szCs w:val="28"/>
              </w:rPr>
              <w:delText>3. Разработка программного обеспечения централизованной АЛАР</w:delText>
            </w:r>
            <w:r w:rsidRPr="00D21161" w:rsidDel="00D21161">
              <w:rPr>
                <w:rFonts w:ascii="Times New Roman" w:hAnsi="Times New Roman" w:cs="Times New Roman"/>
                <w:noProof/>
                <w:webHidden/>
                <w:sz w:val="28"/>
                <w:szCs w:val="28"/>
              </w:rPr>
              <w:tab/>
              <w:delText>31</w:delText>
            </w:r>
          </w:del>
        </w:p>
        <w:p w14:paraId="67A6C4D3" w14:textId="1C2E749C" w:rsidR="00907192" w:rsidRPr="00D21161" w:rsidDel="00D21161" w:rsidRDefault="00907192">
          <w:pPr>
            <w:pStyle w:val="22"/>
            <w:tabs>
              <w:tab w:val="right" w:leader="dot" w:pos="9628"/>
            </w:tabs>
            <w:spacing w:after="0" w:line="276" w:lineRule="auto"/>
            <w:contextualSpacing/>
            <w:jc w:val="both"/>
            <w:rPr>
              <w:del w:id="1561" w:author="Пользователь Windows" w:date="2021-01-30T14:32:00Z"/>
              <w:rFonts w:ascii="Times New Roman" w:eastAsiaTheme="minorEastAsia" w:hAnsi="Times New Roman" w:cs="Times New Roman"/>
              <w:noProof/>
              <w:sz w:val="28"/>
              <w:szCs w:val="28"/>
              <w:lang w:eastAsia="ru-RU"/>
            </w:rPr>
            <w:pPrChange w:id="1562" w:author="Пользователь Windows" w:date="2021-01-30T14:38:00Z">
              <w:pPr>
                <w:pStyle w:val="22"/>
                <w:tabs>
                  <w:tab w:val="right" w:leader="dot" w:pos="9628"/>
                </w:tabs>
                <w:spacing w:after="0" w:line="360" w:lineRule="auto"/>
                <w:contextualSpacing/>
                <w:jc w:val="both"/>
              </w:pPr>
            </w:pPrChange>
          </w:pPr>
          <w:del w:id="1563" w:author="Пользователь Windows" w:date="2021-01-30T14:32:00Z">
            <w:r w:rsidRPr="00D21161" w:rsidDel="00D21161">
              <w:rPr>
                <w:rStyle w:val="aa"/>
                <w:rFonts w:ascii="Times New Roman" w:hAnsi="Times New Roman" w:cs="Times New Roman"/>
                <w:noProof/>
                <w:sz w:val="28"/>
                <w:szCs w:val="28"/>
              </w:rPr>
              <w:delText>3.1. Описание используемых алгоритмов</w:delText>
            </w:r>
            <w:r w:rsidRPr="00D21161" w:rsidDel="00D21161">
              <w:rPr>
                <w:rFonts w:ascii="Times New Roman" w:hAnsi="Times New Roman" w:cs="Times New Roman"/>
                <w:noProof/>
                <w:webHidden/>
                <w:sz w:val="28"/>
                <w:szCs w:val="28"/>
              </w:rPr>
              <w:tab/>
              <w:delText>31</w:delText>
            </w:r>
          </w:del>
        </w:p>
        <w:p w14:paraId="03D9B26A" w14:textId="325FA109" w:rsidR="00907192" w:rsidRPr="00D21161" w:rsidDel="00D21161" w:rsidRDefault="00907192">
          <w:pPr>
            <w:pStyle w:val="34"/>
            <w:tabs>
              <w:tab w:val="right" w:leader="dot" w:pos="9628"/>
            </w:tabs>
            <w:spacing w:after="0" w:line="276" w:lineRule="auto"/>
            <w:contextualSpacing/>
            <w:jc w:val="both"/>
            <w:rPr>
              <w:del w:id="1564" w:author="Пользователь Windows" w:date="2021-01-30T14:32:00Z"/>
              <w:rFonts w:ascii="Times New Roman" w:eastAsiaTheme="minorEastAsia" w:hAnsi="Times New Roman" w:cs="Times New Roman"/>
              <w:noProof/>
              <w:sz w:val="28"/>
              <w:szCs w:val="28"/>
              <w:lang w:eastAsia="ru-RU"/>
            </w:rPr>
            <w:pPrChange w:id="1565" w:author="Пользователь Windows" w:date="2021-01-30T14:38:00Z">
              <w:pPr>
                <w:pStyle w:val="34"/>
                <w:tabs>
                  <w:tab w:val="right" w:leader="dot" w:pos="9628"/>
                </w:tabs>
                <w:spacing w:after="0" w:line="360" w:lineRule="auto"/>
                <w:contextualSpacing/>
                <w:jc w:val="both"/>
              </w:pPr>
            </w:pPrChange>
          </w:pPr>
          <w:del w:id="1566" w:author="Пользователь Windows" w:date="2021-01-30T14:32:00Z">
            <w:r w:rsidRPr="00D21161" w:rsidDel="00D21161">
              <w:rPr>
                <w:rStyle w:val="aa"/>
                <w:rFonts w:ascii="Times New Roman" w:hAnsi="Times New Roman" w:cs="Times New Roman"/>
                <w:noProof/>
                <w:sz w:val="28"/>
                <w:szCs w:val="28"/>
              </w:rPr>
              <w:delText>3.1.1. Теоретическая основа программной реализации подсистемы Обработки данных СВИ</w:delText>
            </w:r>
            <w:r w:rsidRPr="00D21161" w:rsidDel="00D21161">
              <w:rPr>
                <w:rFonts w:ascii="Times New Roman" w:hAnsi="Times New Roman" w:cs="Times New Roman"/>
                <w:noProof/>
                <w:webHidden/>
                <w:sz w:val="28"/>
                <w:szCs w:val="28"/>
              </w:rPr>
              <w:tab/>
              <w:delText>31</w:delText>
            </w:r>
          </w:del>
        </w:p>
        <w:p w14:paraId="519E453A" w14:textId="1B46C6FE" w:rsidR="00907192" w:rsidRPr="00D21161" w:rsidDel="00D21161" w:rsidRDefault="00907192">
          <w:pPr>
            <w:pStyle w:val="34"/>
            <w:tabs>
              <w:tab w:val="right" w:leader="dot" w:pos="9628"/>
            </w:tabs>
            <w:spacing w:after="0" w:line="276" w:lineRule="auto"/>
            <w:contextualSpacing/>
            <w:jc w:val="both"/>
            <w:rPr>
              <w:del w:id="1567" w:author="Пользователь Windows" w:date="2021-01-30T14:32:00Z"/>
              <w:rFonts w:ascii="Times New Roman" w:eastAsiaTheme="minorEastAsia" w:hAnsi="Times New Roman" w:cs="Times New Roman"/>
              <w:noProof/>
              <w:sz w:val="28"/>
              <w:szCs w:val="28"/>
              <w:lang w:eastAsia="ru-RU"/>
            </w:rPr>
            <w:pPrChange w:id="1568" w:author="Пользователь Windows" w:date="2021-01-30T14:38:00Z">
              <w:pPr>
                <w:pStyle w:val="34"/>
                <w:tabs>
                  <w:tab w:val="right" w:leader="dot" w:pos="9628"/>
                </w:tabs>
                <w:spacing w:after="0" w:line="360" w:lineRule="auto"/>
                <w:contextualSpacing/>
                <w:jc w:val="both"/>
              </w:pPr>
            </w:pPrChange>
          </w:pPr>
          <w:del w:id="1569" w:author="Пользователь Windows" w:date="2021-01-30T14:32:00Z">
            <w:r w:rsidRPr="00D21161" w:rsidDel="00D21161">
              <w:rPr>
                <w:rStyle w:val="aa"/>
                <w:rFonts w:ascii="Times New Roman" w:hAnsi="Times New Roman" w:cs="Times New Roman"/>
                <w:noProof/>
                <w:sz w:val="28"/>
                <w:szCs w:val="28"/>
              </w:rPr>
              <w:delText>3.1.2. Теоретическая основа программной реализации подсистемы Идентификации возникновения асинхронного режима</w:delText>
            </w:r>
            <w:r w:rsidRPr="00D21161" w:rsidDel="00D21161">
              <w:rPr>
                <w:rFonts w:ascii="Times New Roman" w:hAnsi="Times New Roman" w:cs="Times New Roman"/>
                <w:noProof/>
                <w:webHidden/>
                <w:sz w:val="28"/>
                <w:szCs w:val="28"/>
              </w:rPr>
              <w:tab/>
              <w:delText>32</w:delText>
            </w:r>
          </w:del>
        </w:p>
        <w:p w14:paraId="3FD2AF2B" w14:textId="1AA38FE4" w:rsidR="00907192" w:rsidRPr="00D21161" w:rsidDel="00D21161" w:rsidRDefault="00907192">
          <w:pPr>
            <w:pStyle w:val="34"/>
            <w:tabs>
              <w:tab w:val="right" w:leader="dot" w:pos="9628"/>
            </w:tabs>
            <w:spacing w:after="0" w:line="276" w:lineRule="auto"/>
            <w:contextualSpacing/>
            <w:jc w:val="both"/>
            <w:rPr>
              <w:del w:id="1570" w:author="Пользователь Windows" w:date="2021-01-30T14:32:00Z"/>
              <w:rFonts w:ascii="Times New Roman" w:eastAsiaTheme="minorEastAsia" w:hAnsi="Times New Roman" w:cs="Times New Roman"/>
              <w:noProof/>
              <w:sz w:val="28"/>
              <w:szCs w:val="28"/>
              <w:lang w:eastAsia="ru-RU"/>
            </w:rPr>
            <w:pPrChange w:id="1571" w:author="Пользователь Windows" w:date="2021-01-30T14:38:00Z">
              <w:pPr>
                <w:pStyle w:val="34"/>
                <w:tabs>
                  <w:tab w:val="right" w:leader="dot" w:pos="9628"/>
                </w:tabs>
                <w:spacing w:after="0" w:line="360" w:lineRule="auto"/>
                <w:contextualSpacing/>
                <w:jc w:val="both"/>
              </w:pPr>
            </w:pPrChange>
          </w:pPr>
          <w:del w:id="1572" w:author="Пользователь Windows" w:date="2021-01-30T14:32:00Z">
            <w:r w:rsidRPr="00D21161" w:rsidDel="00D21161">
              <w:rPr>
                <w:rStyle w:val="aa"/>
                <w:rFonts w:ascii="Times New Roman" w:hAnsi="Times New Roman" w:cs="Times New Roman"/>
                <w:noProof/>
                <w:sz w:val="28"/>
                <w:szCs w:val="28"/>
              </w:rPr>
              <w:delText>3.1.3. Теоретическая основа программной реализации подсистемы Обработки телеметрии из ОИК</w:delText>
            </w:r>
            <w:r w:rsidRPr="00D21161" w:rsidDel="00D21161">
              <w:rPr>
                <w:rFonts w:ascii="Times New Roman" w:hAnsi="Times New Roman" w:cs="Times New Roman"/>
                <w:noProof/>
                <w:webHidden/>
                <w:sz w:val="28"/>
                <w:szCs w:val="28"/>
              </w:rPr>
              <w:tab/>
              <w:delText>33</w:delText>
            </w:r>
          </w:del>
        </w:p>
        <w:p w14:paraId="1096CA15" w14:textId="054584D5" w:rsidR="00907192" w:rsidRPr="00D21161" w:rsidDel="00D21161" w:rsidRDefault="00907192">
          <w:pPr>
            <w:pStyle w:val="22"/>
            <w:tabs>
              <w:tab w:val="right" w:leader="dot" w:pos="9628"/>
            </w:tabs>
            <w:spacing w:after="0" w:line="276" w:lineRule="auto"/>
            <w:contextualSpacing/>
            <w:jc w:val="both"/>
            <w:rPr>
              <w:del w:id="1573" w:author="Пользователь Windows" w:date="2021-01-30T14:32:00Z"/>
              <w:rFonts w:ascii="Times New Roman" w:eastAsiaTheme="minorEastAsia" w:hAnsi="Times New Roman" w:cs="Times New Roman"/>
              <w:noProof/>
              <w:sz w:val="28"/>
              <w:szCs w:val="28"/>
              <w:lang w:eastAsia="ru-RU"/>
            </w:rPr>
            <w:pPrChange w:id="1574" w:author="Пользователь Windows" w:date="2021-01-30T14:38:00Z">
              <w:pPr>
                <w:pStyle w:val="22"/>
                <w:tabs>
                  <w:tab w:val="right" w:leader="dot" w:pos="9628"/>
                </w:tabs>
                <w:spacing w:after="0" w:line="360" w:lineRule="auto"/>
                <w:contextualSpacing/>
                <w:jc w:val="both"/>
              </w:pPr>
            </w:pPrChange>
          </w:pPr>
          <w:del w:id="1575" w:author="Пользователь Windows" w:date="2021-01-30T14:32:00Z">
            <w:r w:rsidRPr="00D21161" w:rsidDel="00D21161">
              <w:rPr>
                <w:rStyle w:val="aa"/>
                <w:rFonts w:ascii="Times New Roman" w:hAnsi="Times New Roman" w:cs="Times New Roman"/>
                <w:noProof/>
                <w:sz w:val="28"/>
                <w:szCs w:val="28"/>
              </w:rPr>
              <w:delText>3.2. Рабочая документация</w:delText>
            </w:r>
            <w:r w:rsidRPr="00D21161" w:rsidDel="00D21161">
              <w:rPr>
                <w:rFonts w:ascii="Times New Roman" w:hAnsi="Times New Roman" w:cs="Times New Roman"/>
                <w:noProof/>
                <w:webHidden/>
                <w:sz w:val="28"/>
                <w:szCs w:val="28"/>
              </w:rPr>
              <w:tab/>
              <w:delText>36</w:delText>
            </w:r>
          </w:del>
        </w:p>
        <w:p w14:paraId="03D349B8" w14:textId="0AD775A0" w:rsidR="00907192" w:rsidRPr="00D21161" w:rsidDel="00D21161" w:rsidRDefault="00907192">
          <w:pPr>
            <w:pStyle w:val="34"/>
            <w:tabs>
              <w:tab w:val="right" w:leader="dot" w:pos="9628"/>
            </w:tabs>
            <w:spacing w:after="0" w:line="276" w:lineRule="auto"/>
            <w:contextualSpacing/>
            <w:jc w:val="both"/>
            <w:rPr>
              <w:del w:id="1576" w:author="Пользователь Windows" w:date="2021-01-30T14:32:00Z"/>
              <w:rFonts w:ascii="Times New Roman" w:eastAsiaTheme="minorEastAsia" w:hAnsi="Times New Roman" w:cs="Times New Roman"/>
              <w:noProof/>
              <w:sz w:val="28"/>
              <w:szCs w:val="28"/>
              <w:lang w:eastAsia="ru-RU"/>
            </w:rPr>
            <w:pPrChange w:id="1577" w:author="Пользователь Windows" w:date="2021-01-30T14:38:00Z">
              <w:pPr>
                <w:pStyle w:val="34"/>
                <w:tabs>
                  <w:tab w:val="right" w:leader="dot" w:pos="9628"/>
                </w:tabs>
                <w:spacing w:after="0" w:line="360" w:lineRule="auto"/>
                <w:contextualSpacing/>
                <w:jc w:val="both"/>
              </w:pPr>
            </w:pPrChange>
          </w:pPr>
          <w:del w:id="1578" w:author="Пользователь Windows" w:date="2021-01-30T14:32:00Z">
            <w:r w:rsidRPr="00D21161" w:rsidDel="00D21161">
              <w:rPr>
                <w:rStyle w:val="aa"/>
                <w:rFonts w:ascii="Times New Roman" w:hAnsi="Times New Roman" w:cs="Times New Roman"/>
                <w:noProof/>
                <w:sz w:val="28"/>
                <w:szCs w:val="28"/>
              </w:rPr>
              <w:delText>3.2.1. Общие сведения о системе</w:delText>
            </w:r>
            <w:r w:rsidRPr="00D21161" w:rsidDel="00D21161">
              <w:rPr>
                <w:rFonts w:ascii="Times New Roman" w:hAnsi="Times New Roman" w:cs="Times New Roman"/>
                <w:noProof/>
                <w:webHidden/>
                <w:sz w:val="28"/>
                <w:szCs w:val="28"/>
              </w:rPr>
              <w:tab/>
              <w:delText>36</w:delText>
            </w:r>
          </w:del>
        </w:p>
        <w:p w14:paraId="5BBFD343" w14:textId="27B4D50A" w:rsidR="00907192" w:rsidRPr="00D21161" w:rsidDel="00D21161" w:rsidRDefault="00907192">
          <w:pPr>
            <w:pStyle w:val="34"/>
            <w:tabs>
              <w:tab w:val="right" w:leader="dot" w:pos="9628"/>
            </w:tabs>
            <w:spacing w:after="0" w:line="276" w:lineRule="auto"/>
            <w:contextualSpacing/>
            <w:jc w:val="both"/>
            <w:rPr>
              <w:del w:id="1579" w:author="Пользователь Windows" w:date="2021-01-30T14:32:00Z"/>
              <w:rFonts w:ascii="Times New Roman" w:eastAsiaTheme="minorEastAsia" w:hAnsi="Times New Roman" w:cs="Times New Roman"/>
              <w:noProof/>
              <w:sz w:val="28"/>
              <w:szCs w:val="28"/>
              <w:lang w:eastAsia="ru-RU"/>
            </w:rPr>
            <w:pPrChange w:id="1580" w:author="Пользователь Windows" w:date="2021-01-30T14:38:00Z">
              <w:pPr>
                <w:pStyle w:val="34"/>
                <w:tabs>
                  <w:tab w:val="right" w:leader="dot" w:pos="9628"/>
                </w:tabs>
                <w:spacing w:after="0" w:line="360" w:lineRule="auto"/>
                <w:contextualSpacing/>
                <w:jc w:val="both"/>
              </w:pPr>
            </w:pPrChange>
          </w:pPr>
          <w:del w:id="1581" w:author="Пользователь Windows" w:date="2021-01-30T14:32:00Z">
            <w:r w:rsidRPr="00D21161" w:rsidDel="00D21161">
              <w:rPr>
                <w:rStyle w:val="aa"/>
                <w:rFonts w:ascii="Times New Roman" w:hAnsi="Times New Roman" w:cs="Times New Roman"/>
                <w:noProof/>
                <w:sz w:val="28"/>
                <w:szCs w:val="28"/>
              </w:rPr>
              <w:delText>3.2.2. Архитектура и принципы функционирования</w:delText>
            </w:r>
            <w:r w:rsidRPr="00D21161" w:rsidDel="00D21161">
              <w:rPr>
                <w:rFonts w:ascii="Times New Roman" w:hAnsi="Times New Roman" w:cs="Times New Roman"/>
                <w:noProof/>
                <w:webHidden/>
                <w:sz w:val="28"/>
                <w:szCs w:val="28"/>
              </w:rPr>
              <w:tab/>
              <w:delText>36</w:delText>
            </w:r>
          </w:del>
        </w:p>
        <w:p w14:paraId="69188CC0" w14:textId="37684C14" w:rsidR="00907192" w:rsidRPr="00D21161" w:rsidDel="00D21161" w:rsidRDefault="00907192">
          <w:pPr>
            <w:pStyle w:val="34"/>
            <w:tabs>
              <w:tab w:val="right" w:leader="dot" w:pos="9628"/>
            </w:tabs>
            <w:spacing w:after="0" w:line="276" w:lineRule="auto"/>
            <w:contextualSpacing/>
            <w:jc w:val="both"/>
            <w:rPr>
              <w:del w:id="1582" w:author="Пользователь Windows" w:date="2021-01-30T14:32:00Z"/>
              <w:rFonts w:ascii="Times New Roman" w:eastAsiaTheme="minorEastAsia" w:hAnsi="Times New Roman" w:cs="Times New Roman"/>
              <w:noProof/>
              <w:sz w:val="28"/>
              <w:szCs w:val="28"/>
              <w:lang w:eastAsia="ru-RU"/>
            </w:rPr>
            <w:pPrChange w:id="1583" w:author="Пользователь Windows" w:date="2021-01-30T14:38:00Z">
              <w:pPr>
                <w:pStyle w:val="34"/>
                <w:tabs>
                  <w:tab w:val="right" w:leader="dot" w:pos="9628"/>
                </w:tabs>
                <w:spacing w:after="0" w:line="360" w:lineRule="auto"/>
                <w:contextualSpacing/>
                <w:jc w:val="both"/>
              </w:pPr>
            </w:pPrChange>
          </w:pPr>
          <w:del w:id="1584" w:author="Пользователь Windows" w:date="2021-01-30T14:32:00Z">
            <w:r w:rsidRPr="00D21161" w:rsidDel="00D21161">
              <w:rPr>
                <w:rStyle w:val="aa"/>
                <w:rFonts w:ascii="Times New Roman" w:hAnsi="Times New Roman" w:cs="Times New Roman"/>
                <w:noProof/>
                <w:sz w:val="28"/>
                <w:szCs w:val="28"/>
              </w:rPr>
              <w:delText>3.2.3. Входные и выходные данные</w:delText>
            </w:r>
            <w:r w:rsidRPr="00D21161" w:rsidDel="00D21161">
              <w:rPr>
                <w:rFonts w:ascii="Times New Roman" w:hAnsi="Times New Roman" w:cs="Times New Roman"/>
                <w:noProof/>
                <w:webHidden/>
                <w:sz w:val="28"/>
                <w:szCs w:val="28"/>
              </w:rPr>
              <w:tab/>
              <w:delText>42</w:delText>
            </w:r>
          </w:del>
        </w:p>
        <w:p w14:paraId="6DDC92AA" w14:textId="0793A417" w:rsidR="00907192" w:rsidRPr="00D21161" w:rsidDel="00D21161" w:rsidRDefault="00907192">
          <w:pPr>
            <w:pStyle w:val="34"/>
            <w:tabs>
              <w:tab w:val="right" w:leader="dot" w:pos="9628"/>
            </w:tabs>
            <w:spacing w:after="0" w:line="276" w:lineRule="auto"/>
            <w:contextualSpacing/>
            <w:jc w:val="both"/>
            <w:rPr>
              <w:del w:id="1585" w:author="Пользователь Windows" w:date="2021-01-30T14:32:00Z"/>
              <w:rFonts w:ascii="Times New Roman" w:eastAsiaTheme="minorEastAsia" w:hAnsi="Times New Roman" w:cs="Times New Roman"/>
              <w:noProof/>
              <w:sz w:val="28"/>
              <w:szCs w:val="28"/>
              <w:lang w:eastAsia="ru-RU"/>
            </w:rPr>
            <w:pPrChange w:id="1586" w:author="Пользователь Windows" w:date="2021-01-30T14:38:00Z">
              <w:pPr>
                <w:pStyle w:val="34"/>
                <w:tabs>
                  <w:tab w:val="right" w:leader="dot" w:pos="9628"/>
                </w:tabs>
                <w:spacing w:after="0" w:line="360" w:lineRule="auto"/>
                <w:contextualSpacing/>
                <w:jc w:val="both"/>
              </w:pPr>
            </w:pPrChange>
          </w:pPr>
          <w:del w:id="1587" w:author="Пользователь Windows" w:date="2021-01-30T14:32:00Z">
            <w:r w:rsidRPr="00D21161" w:rsidDel="00D21161">
              <w:rPr>
                <w:rStyle w:val="aa"/>
                <w:rFonts w:ascii="Times New Roman" w:hAnsi="Times New Roman" w:cs="Times New Roman"/>
                <w:noProof/>
                <w:sz w:val="28"/>
                <w:szCs w:val="28"/>
              </w:rPr>
              <w:delText>3.2.4. Системные требования</w:delText>
            </w:r>
            <w:r w:rsidRPr="00D21161" w:rsidDel="00D21161">
              <w:rPr>
                <w:rFonts w:ascii="Times New Roman" w:hAnsi="Times New Roman" w:cs="Times New Roman"/>
                <w:noProof/>
                <w:webHidden/>
                <w:sz w:val="28"/>
                <w:szCs w:val="28"/>
              </w:rPr>
              <w:tab/>
              <w:delText>44</w:delText>
            </w:r>
          </w:del>
        </w:p>
        <w:p w14:paraId="41F379B2" w14:textId="5B085AC0" w:rsidR="00907192" w:rsidRPr="00D21161" w:rsidDel="00D21161" w:rsidRDefault="00907192">
          <w:pPr>
            <w:pStyle w:val="34"/>
            <w:tabs>
              <w:tab w:val="right" w:leader="dot" w:pos="9628"/>
            </w:tabs>
            <w:spacing w:after="0" w:line="276" w:lineRule="auto"/>
            <w:contextualSpacing/>
            <w:jc w:val="both"/>
            <w:rPr>
              <w:del w:id="1588" w:author="Пользователь Windows" w:date="2021-01-30T14:32:00Z"/>
              <w:rFonts w:ascii="Times New Roman" w:eastAsiaTheme="minorEastAsia" w:hAnsi="Times New Roman" w:cs="Times New Roman"/>
              <w:noProof/>
              <w:sz w:val="28"/>
              <w:szCs w:val="28"/>
              <w:lang w:eastAsia="ru-RU"/>
            </w:rPr>
            <w:pPrChange w:id="1589" w:author="Пользователь Windows" w:date="2021-01-30T14:38:00Z">
              <w:pPr>
                <w:pStyle w:val="34"/>
                <w:tabs>
                  <w:tab w:val="right" w:leader="dot" w:pos="9628"/>
                </w:tabs>
                <w:spacing w:after="0" w:line="360" w:lineRule="auto"/>
                <w:contextualSpacing/>
                <w:jc w:val="both"/>
              </w:pPr>
            </w:pPrChange>
          </w:pPr>
          <w:del w:id="1590" w:author="Пользователь Windows" w:date="2021-01-30T14:32:00Z">
            <w:r w:rsidRPr="00D21161" w:rsidDel="00D21161">
              <w:rPr>
                <w:rStyle w:val="aa"/>
                <w:rFonts w:ascii="Times New Roman" w:hAnsi="Times New Roman" w:cs="Times New Roman"/>
                <w:noProof/>
                <w:sz w:val="28"/>
                <w:szCs w:val="28"/>
              </w:rPr>
              <w:delText>3.2.5. Требования к пользователю системы</w:delText>
            </w:r>
            <w:r w:rsidRPr="00D21161" w:rsidDel="00D21161">
              <w:rPr>
                <w:rFonts w:ascii="Times New Roman" w:hAnsi="Times New Roman" w:cs="Times New Roman"/>
                <w:noProof/>
                <w:webHidden/>
                <w:sz w:val="28"/>
                <w:szCs w:val="28"/>
              </w:rPr>
              <w:tab/>
              <w:delText>44</w:delText>
            </w:r>
          </w:del>
        </w:p>
        <w:p w14:paraId="349077E8" w14:textId="1D7FEE70" w:rsidR="00907192" w:rsidRPr="00D21161" w:rsidDel="00D21161" w:rsidRDefault="00907192">
          <w:pPr>
            <w:pStyle w:val="34"/>
            <w:tabs>
              <w:tab w:val="right" w:leader="dot" w:pos="9628"/>
            </w:tabs>
            <w:spacing w:after="0" w:line="276" w:lineRule="auto"/>
            <w:contextualSpacing/>
            <w:jc w:val="both"/>
            <w:rPr>
              <w:del w:id="1591" w:author="Пользователь Windows" w:date="2021-01-30T14:32:00Z"/>
              <w:rFonts w:ascii="Times New Roman" w:eastAsiaTheme="minorEastAsia" w:hAnsi="Times New Roman" w:cs="Times New Roman"/>
              <w:noProof/>
              <w:sz w:val="28"/>
              <w:szCs w:val="28"/>
              <w:lang w:eastAsia="ru-RU"/>
            </w:rPr>
            <w:pPrChange w:id="1592" w:author="Пользователь Windows" w:date="2021-01-30T14:38:00Z">
              <w:pPr>
                <w:pStyle w:val="34"/>
                <w:tabs>
                  <w:tab w:val="right" w:leader="dot" w:pos="9628"/>
                </w:tabs>
                <w:spacing w:after="0" w:line="360" w:lineRule="auto"/>
                <w:contextualSpacing/>
                <w:jc w:val="both"/>
              </w:pPr>
            </w:pPrChange>
          </w:pPr>
          <w:del w:id="1593" w:author="Пользователь Windows" w:date="2021-01-30T14:32:00Z">
            <w:r w:rsidRPr="00D21161" w:rsidDel="00D21161">
              <w:rPr>
                <w:rStyle w:val="aa"/>
                <w:rFonts w:ascii="Times New Roman" w:hAnsi="Times New Roman" w:cs="Times New Roman"/>
                <w:noProof/>
                <w:sz w:val="28"/>
                <w:szCs w:val="28"/>
              </w:rPr>
              <w:delText>3.2.6. Интерфейс пользователя</w:delText>
            </w:r>
            <w:r w:rsidRPr="00D21161" w:rsidDel="00D21161">
              <w:rPr>
                <w:rFonts w:ascii="Times New Roman" w:hAnsi="Times New Roman" w:cs="Times New Roman"/>
                <w:noProof/>
                <w:webHidden/>
                <w:sz w:val="28"/>
                <w:szCs w:val="28"/>
              </w:rPr>
              <w:tab/>
              <w:delText>45</w:delText>
            </w:r>
          </w:del>
        </w:p>
        <w:p w14:paraId="2554DBBF" w14:textId="1C2070C3" w:rsidR="00907192" w:rsidRPr="00D21161" w:rsidDel="00D21161" w:rsidRDefault="00907192">
          <w:pPr>
            <w:pStyle w:val="22"/>
            <w:tabs>
              <w:tab w:val="right" w:leader="dot" w:pos="9628"/>
            </w:tabs>
            <w:spacing w:after="0" w:line="276" w:lineRule="auto"/>
            <w:contextualSpacing/>
            <w:jc w:val="both"/>
            <w:rPr>
              <w:del w:id="1594" w:author="Пользователь Windows" w:date="2021-01-30T14:32:00Z"/>
              <w:rFonts w:ascii="Times New Roman" w:eastAsiaTheme="minorEastAsia" w:hAnsi="Times New Roman" w:cs="Times New Roman"/>
              <w:noProof/>
              <w:sz w:val="28"/>
              <w:szCs w:val="28"/>
              <w:lang w:eastAsia="ru-RU"/>
            </w:rPr>
            <w:pPrChange w:id="1595" w:author="Пользователь Windows" w:date="2021-01-30T14:38:00Z">
              <w:pPr>
                <w:pStyle w:val="22"/>
                <w:tabs>
                  <w:tab w:val="right" w:leader="dot" w:pos="9628"/>
                </w:tabs>
                <w:spacing w:after="0" w:line="360" w:lineRule="auto"/>
                <w:contextualSpacing/>
                <w:jc w:val="both"/>
              </w:pPr>
            </w:pPrChange>
          </w:pPr>
          <w:del w:id="1596" w:author="Пользователь Windows" w:date="2021-01-30T14:32:00Z">
            <w:r w:rsidRPr="00D21161" w:rsidDel="00D21161">
              <w:rPr>
                <w:rStyle w:val="aa"/>
                <w:rFonts w:ascii="Times New Roman" w:hAnsi="Times New Roman" w:cs="Times New Roman"/>
                <w:noProof/>
                <w:sz w:val="28"/>
                <w:szCs w:val="28"/>
              </w:rPr>
              <w:delText>Выводы по разделу 3</w:delText>
            </w:r>
            <w:r w:rsidRPr="00D21161" w:rsidDel="00D21161">
              <w:rPr>
                <w:rFonts w:ascii="Times New Roman" w:hAnsi="Times New Roman" w:cs="Times New Roman"/>
                <w:noProof/>
                <w:webHidden/>
                <w:sz w:val="28"/>
                <w:szCs w:val="28"/>
              </w:rPr>
              <w:tab/>
              <w:delText>46</w:delText>
            </w:r>
          </w:del>
        </w:p>
        <w:p w14:paraId="437EE768" w14:textId="2436CDBE" w:rsidR="00907192" w:rsidRPr="00D21161" w:rsidDel="00D21161" w:rsidRDefault="00907192">
          <w:pPr>
            <w:pStyle w:val="15"/>
            <w:tabs>
              <w:tab w:val="right" w:leader="dot" w:pos="9628"/>
            </w:tabs>
            <w:spacing w:after="0" w:line="276" w:lineRule="auto"/>
            <w:contextualSpacing/>
            <w:jc w:val="both"/>
            <w:rPr>
              <w:del w:id="1597" w:author="Пользователь Windows" w:date="2021-01-30T14:32:00Z"/>
              <w:rFonts w:ascii="Times New Roman" w:eastAsiaTheme="minorEastAsia" w:hAnsi="Times New Roman" w:cs="Times New Roman"/>
              <w:noProof/>
              <w:sz w:val="28"/>
              <w:szCs w:val="28"/>
              <w:lang w:eastAsia="ru-RU"/>
            </w:rPr>
            <w:pPrChange w:id="1598" w:author="Пользователь Windows" w:date="2021-01-30T14:38:00Z">
              <w:pPr>
                <w:pStyle w:val="15"/>
                <w:tabs>
                  <w:tab w:val="right" w:leader="dot" w:pos="9628"/>
                </w:tabs>
                <w:spacing w:after="0" w:line="360" w:lineRule="auto"/>
                <w:contextualSpacing/>
                <w:jc w:val="both"/>
              </w:pPr>
            </w:pPrChange>
          </w:pPr>
          <w:del w:id="1599" w:author="Пользователь Windows" w:date="2021-01-30T14:32:00Z">
            <w:r w:rsidRPr="00D21161" w:rsidDel="00D21161">
              <w:rPr>
                <w:rStyle w:val="aa"/>
                <w:rFonts w:ascii="Times New Roman" w:hAnsi="Times New Roman" w:cs="Times New Roman"/>
                <w:noProof/>
                <w:sz w:val="28"/>
                <w:szCs w:val="28"/>
              </w:rPr>
              <w:delText>4. Тестирование программного обеспечения централизованной АЛАР</w:delText>
            </w:r>
            <w:r w:rsidRPr="00D21161" w:rsidDel="00D21161">
              <w:rPr>
                <w:rFonts w:ascii="Times New Roman" w:hAnsi="Times New Roman" w:cs="Times New Roman"/>
                <w:noProof/>
                <w:webHidden/>
                <w:sz w:val="28"/>
                <w:szCs w:val="28"/>
              </w:rPr>
              <w:tab/>
              <w:delText>47</w:delText>
            </w:r>
          </w:del>
        </w:p>
        <w:p w14:paraId="76806362" w14:textId="371804C9" w:rsidR="00907192" w:rsidRPr="00D21161" w:rsidDel="00D21161" w:rsidRDefault="00907192">
          <w:pPr>
            <w:pStyle w:val="22"/>
            <w:tabs>
              <w:tab w:val="right" w:leader="dot" w:pos="9628"/>
            </w:tabs>
            <w:spacing w:after="0" w:line="276" w:lineRule="auto"/>
            <w:contextualSpacing/>
            <w:jc w:val="both"/>
            <w:rPr>
              <w:del w:id="1600" w:author="Пользователь Windows" w:date="2021-01-30T14:32:00Z"/>
              <w:rFonts w:ascii="Times New Roman" w:eastAsiaTheme="minorEastAsia" w:hAnsi="Times New Roman" w:cs="Times New Roman"/>
              <w:noProof/>
              <w:sz w:val="28"/>
              <w:szCs w:val="28"/>
              <w:lang w:eastAsia="ru-RU"/>
            </w:rPr>
            <w:pPrChange w:id="1601" w:author="Пользователь Windows" w:date="2021-01-30T14:38:00Z">
              <w:pPr>
                <w:pStyle w:val="22"/>
                <w:tabs>
                  <w:tab w:val="right" w:leader="dot" w:pos="9628"/>
                </w:tabs>
                <w:spacing w:after="0" w:line="360" w:lineRule="auto"/>
                <w:contextualSpacing/>
                <w:jc w:val="both"/>
              </w:pPr>
            </w:pPrChange>
          </w:pPr>
          <w:del w:id="1602" w:author="Пользователь Windows" w:date="2021-01-30T14:32:00Z">
            <w:r w:rsidRPr="00D21161" w:rsidDel="00D21161">
              <w:rPr>
                <w:rStyle w:val="aa"/>
                <w:rFonts w:ascii="Times New Roman" w:hAnsi="Times New Roman" w:cs="Times New Roman"/>
                <w:noProof/>
                <w:sz w:val="28"/>
                <w:szCs w:val="28"/>
              </w:rPr>
              <w:delText>4.1. Тестирование подсистемы Обработки данных СВИ</w:delText>
            </w:r>
            <w:r w:rsidRPr="00D21161" w:rsidDel="00D21161">
              <w:rPr>
                <w:rFonts w:ascii="Times New Roman" w:hAnsi="Times New Roman" w:cs="Times New Roman"/>
                <w:noProof/>
                <w:webHidden/>
                <w:sz w:val="28"/>
                <w:szCs w:val="28"/>
              </w:rPr>
              <w:tab/>
              <w:delText>47</w:delText>
            </w:r>
          </w:del>
        </w:p>
        <w:p w14:paraId="3671A84E" w14:textId="1CFB878B" w:rsidR="00907192" w:rsidRPr="00D21161" w:rsidDel="00D21161" w:rsidRDefault="00907192">
          <w:pPr>
            <w:pStyle w:val="22"/>
            <w:tabs>
              <w:tab w:val="right" w:leader="dot" w:pos="9628"/>
            </w:tabs>
            <w:spacing w:after="0" w:line="276" w:lineRule="auto"/>
            <w:contextualSpacing/>
            <w:jc w:val="both"/>
            <w:rPr>
              <w:del w:id="1603" w:author="Пользователь Windows" w:date="2021-01-30T14:32:00Z"/>
              <w:rFonts w:ascii="Times New Roman" w:eastAsiaTheme="minorEastAsia" w:hAnsi="Times New Roman" w:cs="Times New Roman"/>
              <w:noProof/>
              <w:sz w:val="28"/>
              <w:szCs w:val="28"/>
              <w:lang w:eastAsia="ru-RU"/>
            </w:rPr>
            <w:pPrChange w:id="1604" w:author="Пользователь Windows" w:date="2021-01-30T14:38:00Z">
              <w:pPr>
                <w:pStyle w:val="22"/>
                <w:tabs>
                  <w:tab w:val="right" w:leader="dot" w:pos="9628"/>
                </w:tabs>
                <w:spacing w:after="0" w:line="360" w:lineRule="auto"/>
                <w:contextualSpacing/>
                <w:jc w:val="both"/>
              </w:pPr>
            </w:pPrChange>
          </w:pPr>
          <w:del w:id="1605" w:author="Пользователь Windows" w:date="2021-01-30T14:32:00Z">
            <w:r w:rsidRPr="00D21161" w:rsidDel="00D21161">
              <w:rPr>
                <w:rStyle w:val="aa"/>
                <w:rFonts w:ascii="Times New Roman" w:hAnsi="Times New Roman" w:cs="Times New Roman"/>
                <w:noProof/>
                <w:sz w:val="28"/>
                <w:szCs w:val="28"/>
              </w:rPr>
              <w:delText>4.2. Тестирование подсистемы Идентификации возникновения асинхронного режима</w:delText>
            </w:r>
            <w:r w:rsidRPr="00D21161" w:rsidDel="00D21161">
              <w:rPr>
                <w:rFonts w:ascii="Times New Roman" w:hAnsi="Times New Roman" w:cs="Times New Roman"/>
                <w:noProof/>
                <w:webHidden/>
                <w:sz w:val="28"/>
                <w:szCs w:val="28"/>
              </w:rPr>
              <w:tab/>
              <w:delText>47</w:delText>
            </w:r>
          </w:del>
        </w:p>
        <w:p w14:paraId="41527BFF" w14:textId="01AC0D22" w:rsidR="00907192" w:rsidRPr="00D21161" w:rsidDel="00D21161" w:rsidRDefault="00907192">
          <w:pPr>
            <w:pStyle w:val="22"/>
            <w:tabs>
              <w:tab w:val="right" w:leader="dot" w:pos="9628"/>
            </w:tabs>
            <w:spacing w:after="0" w:line="276" w:lineRule="auto"/>
            <w:contextualSpacing/>
            <w:jc w:val="both"/>
            <w:rPr>
              <w:del w:id="1606" w:author="Пользователь Windows" w:date="2021-01-30T14:32:00Z"/>
              <w:rFonts w:ascii="Times New Roman" w:eastAsiaTheme="minorEastAsia" w:hAnsi="Times New Roman" w:cs="Times New Roman"/>
              <w:noProof/>
              <w:sz w:val="28"/>
              <w:szCs w:val="28"/>
              <w:lang w:eastAsia="ru-RU"/>
            </w:rPr>
            <w:pPrChange w:id="1607" w:author="Пользователь Windows" w:date="2021-01-30T14:38:00Z">
              <w:pPr>
                <w:pStyle w:val="22"/>
                <w:tabs>
                  <w:tab w:val="right" w:leader="dot" w:pos="9628"/>
                </w:tabs>
                <w:spacing w:after="0" w:line="360" w:lineRule="auto"/>
                <w:contextualSpacing/>
                <w:jc w:val="both"/>
              </w:pPr>
            </w:pPrChange>
          </w:pPr>
          <w:del w:id="1608" w:author="Пользователь Windows" w:date="2021-01-30T14:32:00Z">
            <w:r w:rsidRPr="00D21161" w:rsidDel="00D21161">
              <w:rPr>
                <w:rStyle w:val="aa"/>
                <w:rFonts w:ascii="Times New Roman" w:hAnsi="Times New Roman" w:cs="Times New Roman"/>
                <w:noProof/>
                <w:sz w:val="28"/>
                <w:szCs w:val="28"/>
              </w:rPr>
              <w:delText>4.3. Тестирование подсистемы Выбора управляющих воздействий</w:delText>
            </w:r>
            <w:r w:rsidRPr="00D21161" w:rsidDel="00D21161">
              <w:rPr>
                <w:rFonts w:ascii="Times New Roman" w:hAnsi="Times New Roman" w:cs="Times New Roman"/>
                <w:noProof/>
                <w:webHidden/>
                <w:sz w:val="28"/>
                <w:szCs w:val="28"/>
              </w:rPr>
              <w:tab/>
              <w:delText>48</w:delText>
            </w:r>
          </w:del>
        </w:p>
        <w:p w14:paraId="146BC04E" w14:textId="2CD8C959" w:rsidR="00907192" w:rsidRPr="00D21161" w:rsidDel="00D21161" w:rsidRDefault="00907192">
          <w:pPr>
            <w:pStyle w:val="22"/>
            <w:tabs>
              <w:tab w:val="right" w:leader="dot" w:pos="9628"/>
            </w:tabs>
            <w:spacing w:after="0" w:line="276" w:lineRule="auto"/>
            <w:contextualSpacing/>
            <w:jc w:val="both"/>
            <w:rPr>
              <w:del w:id="1609" w:author="Пользователь Windows" w:date="2021-01-30T14:32:00Z"/>
              <w:rFonts w:ascii="Times New Roman" w:eastAsiaTheme="minorEastAsia" w:hAnsi="Times New Roman" w:cs="Times New Roman"/>
              <w:noProof/>
              <w:sz w:val="28"/>
              <w:szCs w:val="28"/>
              <w:lang w:eastAsia="ru-RU"/>
            </w:rPr>
            <w:pPrChange w:id="1610" w:author="Пользователь Windows" w:date="2021-01-30T14:38:00Z">
              <w:pPr>
                <w:pStyle w:val="22"/>
                <w:tabs>
                  <w:tab w:val="right" w:leader="dot" w:pos="9628"/>
                </w:tabs>
                <w:spacing w:after="0" w:line="360" w:lineRule="auto"/>
                <w:contextualSpacing/>
                <w:jc w:val="both"/>
              </w:pPr>
            </w:pPrChange>
          </w:pPr>
          <w:del w:id="1611" w:author="Пользователь Windows" w:date="2021-01-30T14:32:00Z">
            <w:r w:rsidRPr="00D21161" w:rsidDel="00D21161">
              <w:rPr>
                <w:rStyle w:val="aa"/>
                <w:rFonts w:ascii="Times New Roman" w:hAnsi="Times New Roman" w:cs="Times New Roman"/>
                <w:noProof/>
                <w:sz w:val="28"/>
                <w:szCs w:val="28"/>
              </w:rPr>
              <w:delText>4.4. Тестирование подсистемы Обработки телеметрии из ОИК</w:delText>
            </w:r>
            <w:r w:rsidRPr="00D21161" w:rsidDel="00D21161">
              <w:rPr>
                <w:rFonts w:ascii="Times New Roman" w:hAnsi="Times New Roman" w:cs="Times New Roman"/>
                <w:noProof/>
                <w:webHidden/>
                <w:sz w:val="28"/>
                <w:szCs w:val="28"/>
              </w:rPr>
              <w:tab/>
              <w:delText>51</w:delText>
            </w:r>
          </w:del>
        </w:p>
        <w:p w14:paraId="04BD1B93" w14:textId="19BBE844" w:rsidR="00907192" w:rsidRPr="00D21161" w:rsidDel="00D21161" w:rsidRDefault="00907192">
          <w:pPr>
            <w:pStyle w:val="22"/>
            <w:tabs>
              <w:tab w:val="right" w:leader="dot" w:pos="9628"/>
            </w:tabs>
            <w:spacing w:after="0" w:line="276" w:lineRule="auto"/>
            <w:contextualSpacing/>
            <w:jc w:val="both"/>
            <w:rPr>
              <w:del w:id="1612" w:author="Пользователь Windows" w:date="2021-01-30T14:32:00Z"/>
              <w:rFonts w:ascii="Times New Roman" w:eastAsiaTheme="minorEastAsia" w:hAnsi="Times New Roman" w:cs="Times New Roman"/>
              <w:noProof/>
              <w:sz w:val="28"/>
              <w:szCs w:val="28"/>
              <w:lang w:eastAsia="ru-RU"/>
            </w:rPr>
            <w:pPrChange w:id="1613" w:author="Пользователь Windows" w:date="2021-01-30T14:38:00Z">
              <w:pPr>
                <w:pStyle w:val="22"/>
                <w:tabs>
                  <w:tab w:val="right" w:leader="dot" w:pos="9628"/>
                </w:tabs>
                <w:spacing w:after="0" w:line="360" w:lineRule="auto"/>
                <w:contextualSpacing/>
                <w:jc w:val="both"/>
              </w:pPr>
            </w:pPrChange>
          </w:pPr>
          <w:del w:id="1614" w:author="Пользователь Windows" w:date="2021-01-30T14:32:00Z">
            <w:r w:rsidRPr="00D21161" w:rsidDel="00D21161">
              <w:rPr>
                <w:rStyle w:val="aa"/>
                <w:rFonts w:ascii="Times New Roman" w:hAnsi="Times New Roman" w:cs="Times New Roman"/>
                <w:noProof/>
                <w:sz w:val="28"/>
                <w:szCs w:val="28"/>
              </w:rPr>
              <w:delText>Выводы по разделу 4</w:delText>
            </w:r>
            <w:r w:rsidRPr="00D21161" w:rsidDel="00D21161">
              <w:rPr>
                <w:rFonts w:ascii="Times New Roman" w:hAnsi="Times New Roman" w:cs="Times New Roman"/>
                <w:noProof/>
                <w:webHidden/>
                <w:sz w:val="28"/>
                <w:szCs w:val="28"/>
              </w:rPr>
              <w:tab/>
              <w:delText>52</w:delText>
            </w:r>
          </w:del>
        </w:p>
        <w:p w14:paraId="65D78275" w14:textId="2FF90CC8" w:rsidR="00907192" w:rsidRPr="00D21161" w:rsidDel="00D21161" w:rsidRDefault="00907192">
          <w:pPr>
            <w:pStyle w:val="15"/>
            <w:tabs>
              <w:tab w:val="right" w:leader="dot" w:pos="9628"/>
            </w:tabs>
            <w:spacing w:after="0" w:line="276" w:lineRule="auto"/>
            <w:contextualSpacing/>
            <w:jc w:val="both"/>
            <w:rPr>
              <w:del w:id="1615" w:author="Пользователь Windows" w:date="2021-01-30T14:32:00Z"/>
              <w:rFonts w:ascii="Times New Roman" w:eastAsiaTheme="minorEastAsia" w:hAnsi="Times New Roman" w:cs="Times New Roman"/>
              <w:noProof/>
              <w:sz w:val="28"/>
              <w:szCs w:val="28"/>
              <w:lang w:eastAsia="ru-RU"/>
            </w:rPr>
            <w:pPrChange w:id="1616" w:author="Пользователь Windows" w:date="2021-01-30T14:38:00Z">
              <w:pPr>
                <w:pStyle w:val="15"/>
                <w:tabs>
                  <w:tab w:val="right" w:leader="dot" w:pos="9628"/>
                </w:tabs>
                <w:spacing w:after="0" w:line="360" w:lineRule="auto"/>
                <w:contextualSpacing/>
                <w:jc w:val="both"/>
              </w:pPr>
            </w:pPrChange>
          </w:pPr>
          <w:del w:id="1617" w:author="Пользователь Windows" w:date="2021-01-30T14:32:00Z">
            <w:r w:rsidRPr="00D21161" w:rsidDel="00D21161">
              <w:rPr>
                <w:rStyle w:val="aa"/>
                <w:rFonts w:ascii="Times New Roman" w:hAnsi="Times New Roman" w:cs="Times New Roman"/>
                <w:noProof/>
                <w:sz w:val="28"/>
                <w:szCs w:val="28"/>
              </w:rPr>
              <w:delText>5. Финансовый менеджмент, ресурсоэффективность и ресурсосбережение</w:delText>
            </w:r>
            <w:r w:rsidRPr="00D21161" w:rsidDel="00D21161">
              <w:rPr>
                <w:rFonts w:ascii="Times New Roman" w:hAnsi="Times New Roman" w:cs="Times New Roman"/>
                <w:noProof/>
                <w:webHidden/>
                <w:sz w:val="28"/>
                <w:szCs w:val="28"/>
              </w:rPr>
              <w:tab/>
              <w:delText>53</w:delText>
            </w:r>
          </w:del>
        </w:p>
        <w:p w14:paraId="17B4BB37" w14:textId="1E83B15B" w:rsidR="00907192" w:rsidRPr="00D21161" w:rsidDel="00D21161" w:rsidRDefault="00907192">
          <w:pPr>
            <w:pStyle w:val="22"/>
            <w:tabs>
              <w:tab w:val="right" w:leader="dot" w:pos="9628"/>
            </w:tabs>
            <w:spacing w:after="0" w:line="276" w:lineRule="auto"/>
            <w:contextualSpacing/>
            <w:jc w:val="both"/>
            <w:rPr>
              <w:del w:id="1618" w:author="Пользователь Windows" w:date="2021-01-30T14:32:00Z"/>
              <w:rFonts w:ascii="Times New Roman" w:eastAsiaTheme="minorEastAsia" w:hAnsi="Times New Roman" w:cs="Times New Roman"/>
              <w:noProof/>
              <w:sz w:val="28"/>
              <w:szCs w:val="28"/>
              <w:lang w:eastAsia="ru-RU"/>
            </w:rPr>
            <w:pPrChange w:id="1619" w:author="Пользователь Windows" w:date="2021-01-30T14:38:00Z">
              <w:pPr>
                <w:pStyle w:val="22"/>
                <w:tabs>
                  <w:tab w:val="right" w:leader="dot" w:pos="9628"/>
                </w:tabs>
                <w:spacing w:after="0" w:line="360" w:lineRule="auto"/>
                <w:contextualSpacing/>
                <w:jc w:val="both"/>
              </w:pPr>
            </w:pPrChange>
          </w:pPr>
          <w:del w:id="1620"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5.1. Предпроектный анализ</w:delText>
            </w:r>
            <w:r w:rsidRPr="00D21161" w:rsidDel="00D21161">
              <w:rPr>
                <w:rFonts w:ascii="Times New Roman" w:hAnsi="Times New Roman" w:cs="Times New Roman"/>
                <w:noProof/>
                <w:webHidden/>
                <w:sz w:val="28"/>
                <w:szCs w:val="28"/>
              </w:rPr>
              <w:tab/>
              <w:delText>53</w:delText>
            </w:r>
          </w:del>
        </w:p>
        <w:p w14:paraId="0B7EF85D" w14:textId="0BAE292C" w:rsidR="00907192" w:rsidRPr="00D21161" w:rsidDel="00D21161" w:rsidRDefault="00907192">
          <w:pPr>
            <w:pStyle w:val="34"/>
            <w:tabs>
              <w:tab w:val="right" w:leader="dot" w:pos="9628"/>
            </w:tabs>
            <w:spacing w:after="0" w:line="276" w:lineRule="auto"/>
            <w:contextualSpacing/>
            <w:jc w:val="both"/>
            <w:rPr>
              <w:del w:id="1621" w:author="Пользователь Windows" w:date="2021-01-30T14:32:00Z"/>
              <w:rFonts w:ascii="Times New Roman" w:eastAsiaTheme="minorEastAsia" w:hAnsi="Times New Roman" w:cs="Times New Roman"/>
              <w:noProof/>
              <w:sz w:val="28"/>
              <w:szCs w:val="28"/>
              <w:lang w:eastAsia="ru-RU"/>
            </w:rPr>
            <w:pPrChange w:id="1622" w:author="Пользователь Windows" w:date="2021-01-30T14:38:00Z">
              <w:pPr>
                <w:pStyle w:val="34"/>
                <w:tabs>
                  <w:tab w:val="right" w:leader="dot" w:pos="9628"/>
                </w:tabs>
                <w:spacing w:after="0" w:line="360" w:lineRule="auto"/>
                <w:contextualSpacing/>
                <w:jc w:val="both"/>
              </w:pPr>
            </w:pPrChange>
          </w:pPr>
          <w:del w:id="1623"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5.1.1. Потенциальные потребители результатов исследования</w:delText>
            </w:r>
            <w:r w:rsidRPr="00D21161" w:rsidDel="00D21161">
              <w:rPr>
                <w:rFonts w:ascii="Times New Roman" w:hAnsi="Times New Roman" w:cs="Times New Roman"/>
                <w:noProof/>
                <w:webHidden/>
                <w:sz w:val="28"/>
                <w:szCs w:val="28"/>
              </w:rPr>
              <w:tab/>
              <w:delText>53</w:delText>
            </w:r>
          </w:del>
        </w:p>
        <w:p w14:paraId="210AB0EC" w14:textId="2132F71E" w:rsidR="00907192" w:rsidRPr="00D21161" w:rsidDel="00D21161" w:rsidRDefault="00907192">
          <w:pPr>
            <w:pStyle w:val="34"/>
            <w:tabs>
              <w:tab w:val="right" w:leader="dot" w:pos="9628"/>
            </w:tabs>
            <w:spacing w:after="0" w:line="276" w:lineRule="auto"/>
            <w:contextualSpacing/>
            <w:jc w:val="both"/>
            <w:rPr>
              <w:del w:id="1624" w:author="Пользователь Windows" w:date="2021-01-30T14:32:00Z"/>
              <w:rFonts w:ascii="Times New Roman" w:eastAsiaTheme="minorEastAsia" w:hAnsi="Times New Roman" w:cs="Times New Roman"/>
              <w:noProof/>
              <w:sz w:val="28"/>
              <w:szCs w:val="28"/>
              <w:lang w:eastAsia="ru-RU"/>
            </w:rPr>
            <w:pPrChange w:id="1625" w:author="Пользователь Windows" w:date="2021-01-30T14:38:00Z">
              <w:pPr>
                <w:pStyle w:val="34"/>
                <w:tabs>
                  <w:tab w:val="right" w:leader="dot" w:pos="9628"/>
                </w:tabs>
                <w:spacing w:after="0" w:line="360" w:lineRule="auto"/>
                <w:contextualSpacing/>
                <w:jc w:val="both"/>
              </w:pPr>
            </w:pPrChange>
          </w:pPr>
          <w:del w:id="1626"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5.1.2. Анализ конкурентных технических решений с позиции ресурсоэффективности и ресурсосбережения</w:delText>
            </w:r>
            <w:r w:rsidRPr="00D21161" w:rsidDel="00D21161">
              <w:rPr>
                <w:rFonts w:ascii="Times New Roman" w:hAnsi="Times New Roman" w:cs="Times New Roman"/>
                <w:noProof/>
                <w:webHidden/>
                <w:sz w:val="28"/>
                <w:szCs w:val="28"/>
              </w:rPr>
              <w:tab/>
              <w:delText>53</w:delText>
            </w:r>
          </w:del>
        </w:p>
        <w:p w14:paraId="32321CDC" w14:textId="62BDDB7B" w:rsidR="00907192" w:rsidRPr="00D21161" w:rsidDel="00D21161" w:rsidRDefault="00907192">
          <w:pPr>
            <w:pStyle w:val="34"/>
            <w:tabs>
              <w:tab w:val="right" w:leader="dot" w:pos="9628"/>
            </w:tabs>
            <w:spacing w:after="0" w:line="276" w:lineRule="auto"/>
            <w:contextualSpacing/>
            <w:jc w:val="both"/>
            <w:rPr>
              <w:del w:id="1627" w:author="Пользователь Windows" w:date="2021-01-30T14:32:00Z"/>
              <w:rFonts w:ascii="Times New Roman" w:eastAsiaTheme="minorEastAsia" w:hAnsi="Times New Roman" w:cs="Times New Roman"/>
              <w:noProof/>
              <w:sz w:val="28"/>
              <w:szCs w:val="28"/>
              <w:lang w:eastAsia="ru-RU"/>
            </w:rPr>
            <w:pPrChange w:id="1628" w:author="Пользователь Windows" w:date="2021-01-30T14:38:00Z">
              <w:pPr>
                <w:pStyle w:val="34"/>
                <w:tabs>
                  <w:tab w:val="right" w:leader="dot" w:pos="9628"/>
                </w:tabs>
                <w:spacing w:after="0" w:line="360" w:lineRule="auto"/>
                <w:contextualSpacing/>
                <w:jc w:val="both"/>
              </w:pPr>
            </w:pPrChange>
          </w:pPr>
          <w:del w:id="1629"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5.1.3. SWOT-анализ</w:delText>
            </w:r>
            <w:r w:rsidRPr="00D21161" w:rsidDel="00D21161">
              <w:rPr>
                <w:rFonts w:ascii="Times New Roman" w:hAnsi="Times New Roman" w:cs="Times New Roman"/>
                <w:noProof/>
                <w:webHidden/>
                <w:sz w:val="28"/>
                <w:szCs w:val="28"/>
              </w:rPr>
              <w:tab/>
              <w:delText>55</w:delText>
            </w:r>
          </w:del>
        </w:p>
        <w:p w14:paraId="4789F691" w14:textId="392BA03F" w:rsidR="00907192" w:rsidRPr="00D21161" w:rsidDel="00D21161" w:rsidRDefault="00907192">
          <w:pPr>
            <w:pStyle w:val="34"/>
            <w:tabs>
              <w:tab w:val="right" w:leader="dot" w:pos="9628"/>
            </w:tabs>
            <w:spacing w:after="0" w:line="276" w:lineRule="auto"/>
            <w:contextualSpacing/>
            <w:jc w:val="both"/>
            <w:rPr>
              <w:del w:id="1630" w:author="Пользователь Windows" w:date="2021-01-30T14:32:00Z"/>
              <w:rFonts w:ascii="Times New Roman" w:eastAsiaTheme="minorEastAsia" w:hAnsi="Times New Roman" w:cs="Times New Roman"/>
              <w:noProof/>
              <w:sz w:val="28"/>
              <w:szCs w:val="28"/>
              <w:lang w:eastAsia="ru-RU"/>
            </w:rPr>
            <w:pPrChange w:id="1631" w:author="Пользователь Windows" w:date="2021-01-30T14:38:00Z">
              <w:pPr>
                <w:pStyle w:val="34"/>
                <w:tabs>
                  <w:tab w:val="right" w:leader="dot" w:pos="9628"/>
                </w:tabs>
                <w:spacing w:after="0" w:line="360" w:lineRule="auto"/>
                <w:contextualSpacing/>
                <w:jc w:val="both"/>
              </w:pPr>
            </w:pPrChange>
          </w:pPr>
          <w:del w:id="1632" w:author="Пользователь Windows" w:date="2021-01-30T14:32:00Z">
            <w:r w:rsidRPr="00D21161" w:rsidDel="00D21161">
              <w:rPr>
                <w:rStyle w:val="aa"/>
                <w:rFonts w:ascii="Times New Roman" w:eastAsia="Times New Roman" w:hAnsi="Times New Roman" w:cs="Times New Roman"/>
                <w:noProof/>
                <w:sz w:val="28"/>
                <w:szCs w:val="28"/>
              </w:rPr>
              <w:delText>5.1.4. Оценка готовности проекта к коммерциализации</w:delText>
            </w:r>
            <w:r w:rsidRPr="00D21161" w:rsidDel="00D21161">
              <w:rPr>
                <w:rFonts w:ascii="Times New Roman" w:hAnsi="Times New Roman" w:cs="Times New Roman"/>
                <w:noProof/>
                <w:webHidden/>
                <w:sz w:val="28"/>
                <w:szCs w:val="28"/>
              </w:rPr>
              <w:tab/>
              <w:delText>57</w:delText>
            </w:r>
          </w:del>
        </w:p>
        <w:p w14:paraId="12C4FFEE" w14:textId="25D65CC4" w:rsidR="00907192" w:rsidRPr="00D21161" w:rsidDel="00D21161" w:rsidRDefault="00907192">
          <w:pPr>
            <w:pStyle w:val="34"/>
            <w:tabs>
              <w:tab w:val="right" w:leader="dot" w:pos="9628"/>
            </w:tabs>
            <w:spacing w:after="0" w:line="276" w:lineRule="auto"/>
            <w:contextualSpacing/>
            <w:jc w:val="both"/>
            <w:rPr>
              <w:del w:id="1633" w:author="Пользователь Windows" w:date="2021-01-30T14:32:00Z"/>
              <w:rFonts w:ascii="Times New Roman" w:eastAsiaTheme="minorEastAsia" w:hAnsi="Times New Roman" w:cs="Times New Roman"/>
              <w:noProof/>
              <w:sz w:val="28"/>
              <w:szCs w:val="28"/>
              <w:lang w:eastAsia="ru-RU"/>
            </w:rPr>
            <w:pPrChange w:id="1634" w:author="Пользователь Windows" w:date="2021-01-30T14:38:00Z">
              <w:pPr>
                <w:pStyle w:val="34"/>
                <w:tabs>
                  <w:tab w:val="right" w:leader="dot" w:pos="9628"/>
                </w:tabs>
                <w:spacing w:after="0" w:line="360" w:lineRule="auto"/>
                <w:contextualSpacing/>
                <w:jc w:val="both"/>
              </w:pPr>
            </w:pPrChange>
          </w:pPr>
          <w:del w:id="1635" w:author="Пользователь Windows" w:date="2021-01-30T14:32:00Z">
            <w:r w:rsidRPr="00D21161" w:rsidDel="00D21161">
              <w:rPr>
                <w:rStyle w:val="aa"/>
                <w:rFonts w:ascii="Times New Roman" w:eastAsia="Calibri" w:hAnsi="Times New Roman" w:cs="Times New Roman"/>
                <w:noProof/>
                <w:sz w:val="28"/>
                <w:szCs w:val="28"/>
              </w:rPr>
              <w:delText>5.1.5. Методы коммерциализации результатов научно-технического исследования</w:delText>
            </w:r>
            <w:r w:rsidRPr="00D21161" w:rsidDel="00D21161">
              <w:rPr>
                <w:rFonts w:ascii="Times New Roman" w:hAnsi="Times New Roman" w:cs="Times New Roman"/>
                <w:noProof/>
                <w:webHidden/>
                <w:sz w:val="28"/>
                <w:szCs w:val="28"/>
              </w:rPr>
              <w:tab/>
              <w:delText>58</w:delText>
            </w:r>
          </w:del>
        </w:p>
        <w:p w14:paraId="2A9B0C7A" w14:textId="11495E43" w:rsidR="00907192" w:rsidRPr="00D21161" w:rsidDel="00D21161" w:rsidRDefault="00907192">
          <w:pPr>
            <w:pStyle w:val="22"/>
            <w:tabs>
              <w:tab w:val="right" w:leader="dot" w:pos="9628"/>
            </w:tabs>
            <w:spacing w:after="0" w:line="276" w:lineRule="auto"/>
            <w:contextualSpacing/>
            <w:jc w:val="both"/>
            <w:rPr>
              <w:del w:id="1636" w:author="Пользователь Windows" w:date="2021-01-30T14:32:00Z"/>
              <w:rFonts w:ascii="Times New Roman" w:eastAsiaTheme="minorEastAsia" w:hAnsi="Times New Roman" w:cs="Times New Roman"/>
              <w:noProof/>
              <w:sz w:val="28"/>
              <w:szCs w:val="28"/>
              <w:lang w:eastAsia="ru-RU"/>
            </w:rPr>
            <w:pPrChange w:id="1637" w:author="Пользователь Windows" w:date="2021-01-30T14:38:00Z">
              <w:pPr>
                <w:pStyle w:val="22"/>
                <w:tabs>
                  <w:tab w:val="right" w:leader="dot" w:pos="9628"/>
                </w:tabs>
                <w:spacing w:after="0" w:line="360" w:lineRule="auto"/>
                <w:contextualSpacing/>
                <w:jc w:val="both"/>
              </w:pPr>
            </w:pPrChange>
          </w:pPr>
          <w:del w:id="1638" w:author="Пользователь Windows" w:date="2021-01-30T14:32:00Z">
            <w:r w:rsidRPr="00D21161" w:rsidDel="00D21161">
              <w:rPr>
                <w:rStyle w:val="aa"/>
                <w:rFonts w:ascii="Times New Roman" w:eastAsia="Calibri" w:hAnsi="Times New Roman" w:cs="Times New Roman"/>
                <w:noProof/>
                <w:sz w:val="28"/>
                <w:szCs w:val="28"/>
              </w:rPr>
              <w:delText>5.2. Инициация проекта</w:delText>
            </w:r>
            <w:r w:rsidRPr="00D21161" w:rsidDel="00D21161">
              <w:rPr>
                <w:rFonts w:ascii="Times New Roman" w:hAnsi="Times New Roman" w:cs="Times New Roman"/>
                <w:noProof/>
                <w:webHidden/>
                <w:sz w:val="28"/>
                <w:szCs w:val="28"/>
              </w:rPr>
              <w:tab/>
              <w:delText>58</w:delText>
            </w:r>
          </w:del>
        </w:p>
        <w:p w14:paraId="193A74F2" w14:textId="19ED9C4F" w:rsidR="00907192" w:rsidRPr="00D21161" w:rsidDel="00D21161" w:rsidRDefault="00907192">
          <w:pPr>
            <w:pStyle w:val="34"/>
            <w:tabs>
              <w:tab w:val="right" w:leader="dot" w:pos="9628"/>
            </w:tabs>
            <w:spacing w:after="0" w:line="276" w:lineRule="auto"/>
            <w:contextualSpacing/>
            <w:jc w:val="both"/>
            <w:rPr>
              <w:del w:id="1639" w:author="Пользователь Windows" w:date="2021-01-30T14:32:00Z"/>
              <w:rFonts w:ascii="Times New Roman" w:eastAsiaTheme="minorEastAsia" w:hAnsi="Times New Roman" w:cs="Times New Roman"/>
              <w:noProof/>
              <w:sz w:val="28"/>
              <w:szCs w:val="28"/>
              <w:lang w:eastAsia="ru-RU"/>
            </w:rPr>
            <w:pPrChange w:id="1640" w:author="Пользователь Windows" w:date="2021-01-30T14:38:00Z">
              <w:pPr>
                <w:pStyle w:val="34"/>
                <w:tabs>
                  <w:tab w:val="right" w:leader="dot" w:pos="9628"/>
                </w:tabs>
                <w:spacing w:after="0" w:line="360" w:lineRule="auto"/>
                <w:contextualSpacing/>
                <w:jc w:val="both"/>
              </w:pPr>
            </w:pPrChange>
          </w:pPr>
          <w:del w:id="1641" w:author="Пользователь Windows" w:date="2021-01-30T14:32:00Z">
            <w:r w:rsidRPr="00D21161" w:rsidDel="00D21161">
              <w:rPr>
                <w:rStyle w:val="aa"/>
                <w:rFonts w:ascii="Times New Roman" w:eastAsia="Calibri" w:hAnsi="Times New Roman" w:cs="Times New Roman"/>
                <w:noProof/>
                <w:sz w:val="28"/>
                <w:szCs w:val="28"/>
              </w:rPr>
              <w:delText>5.2.1. Цели и результат проекта</w:delText>
            </w:r>
            <w:r w:rsidRPr="00D21161" w:rsidDel="00D21161">
              <w:rPr>
                <w:rFonts w:ascii="Times New Roman" w:hAnsi="Times New Roman" w:cs="Times New Roman"/>
                <w:noProof/>
                <w:webHidden/>
                <w:sz w:val="28"/>
                <w:szCs w:val="28"/>
              </w:rPr>
              <w:tab/>
              <w:delText>58</w:delText>
            </w:r>
          </w:del>
        </w:p>
        <w:p w14:paraId="72A52C78" w14:textId="7F0619DC" w:rsidR="00907192" w:rsidRPr="00D21161" w:rsidDel="00D21161" w:rsidRDefault="00907192">
          <w:pPr>
            <w:pStyle w:val="34"/>
            <w:tabs>
              <w:tab w:val="right" w:leader="dot" w:pos="9628"/>
            </w:tabs>
            <w:spacing w:after="0" w:line="276" w:lineRule="auto"/>
            <w:contextualSpacing/>
            <w:jc w:val="both"/>
            <w:rPr>
              <w:del w:id="1642" w:author="Пользователь Windows" w:date="2021-01-30T14:32:00Z"/>
              <w:rFonts w:ascii="Times New Roman" w:eastAsiaTheme="minorEastAsia" w:hAnsi="Times New Roman" w:cs="Times New Roman"/>
              <w:noProof/>
              <w:sz w:val="28"/>
              <w:szCs w:val="28"/>
              <w:lang w:eastAsia="ru-RU"/>
            </w:rPr>
            <w:pPrChange w:id="1643" w:author="Пользователь Windows" w:date="2021-01-30T14:38:00Z">
              <w:pPr>
                <w:pStyle w:val="34"/>
                <w:tabs>
                  <w:tab w:val="right" w:leader="dot" w:pos="9628"/>
                </w:tabs>
                <w:spacing w:after="0" w:line="360" w:lineRule="auto"/>
                <w:contextualSpacing/>
                <w:jc w:val="both"/>
              </w:pPr>
            </w:pPrChange>
          </w:pPr>
          <w:del w:id="1644" w:author="Пользователь Windows" w:date="2021-01-30T14:32:00Z">
            <w:r w:rsidRPr="00D21161" w:rsidDel="00D21161">
              <w:rPr>
                <w:rStyle w:val="aa"/>
                <w:rFonts w:ascii="Times New Roman" w:eastAsia="Calibri" w:hAnsi="Times New Roman" w:cs="Times New Roman"/>
                <w:noProof/>
                <w:sz w:val="28"/>
                <w:szCs w:val="28"/>
              </w:rPr>
              <w:delText>5.2.2. Организационная структура проекта</w:delText>
            </w:r>
            <w:r w:rsidRPr="00D21161" w:rsidDel="00D21161">
              <w:rPr>
                <w:rFonts w:ascii="Times New Roman" w:hAnsi="Times New Roman" w:cs="Times New Roman"/>
                <w:noProof/>
                <w:webHidden/>
                <w:sz w:val="28"/>
                <w:szCs w:val="28"/>
              </w:rPr>
              <w:tab/>
              <w:delText>60</w:delText>
            </w:r>
          </w:del>
        </w:p>
        <w:p w14:paraId="45A7FF83" w14:textId="7BA642BC" w:rsidR="00907192" w:rsidRPr="00D21161" w:rsidDel="00D21161" w:rsidRDefault="00907192">
          <w:pPr>
            <w:pStyle w:val="22"/>
            <w:tabs>
              <w:tab w:val="right" w:leader="dot" w:pos="9628"/>
            </w:tabs>
            <w:spacing w:after="0" w:line="276" w:lineRule="auto"/>
            <w:contextualSpacing/>
            <w:jc w:val="both"/>
            <w:rPr>
              <w:del w:id="1645" w:author="Пользователь Windows" w:date="2021-01-30T14:32:00Z"/>
              <w:rFonts w:ascii="Times New Roman" w:eastAsiaTheme="minorEastAsia" w:hAnsi="Times New Roman" w:cs="Times New Roman"/>
              <w:noProof/>
              <w:sz w:val="28"/>
              <w:szCs w:val="28"/>
              <w:lang w:eastAsia="ru-RU"/>
            </w:rPr>
            <w:pPrChange w:id="1646" w:author="Пользователь Windows" w:date="2021-01-30T14:38:00Z">
              <w:pPr>
                <w:pStyle w:val="22"/>
                <w:tabs>
                  <w:tab w:val="right" w:leader="dot" w:pos="9628"/>
                </w:tabs>
                <w:spacing w:after="0" w:line="360" w:lineRule="auto"/>
                <w:contextualSpacing/>
                <w:jc w:val="both"/>
              </w:pPr>
            </w:pPrChange>
          </w:pPr>
          <w:del w:id="1647" w:author="Пользователь Windows" w:date="2021-01-30T14:32:00Z">
            <w:r w:rsidRPr="00D21161" w:rsidDel="00D21161">
              <w:rPr>
                <w:rStyle w:val="aa"/>
                <w:rFonts w:ascii="Times New Roman" w:eastAsia="Calibri" w:hAnsi="Times New Roman" w:cs="Times New Roman"/>
                <w:noProof/>
                <w:sz w:val="28"/>
                <w:szCs w:val="28"/>
              </w:rPr>
              <w:delText>5.3. Планирование управления научно-техническим проектом</w:delText>
            </w:r>
            <w:r w:rsidRPr="00D21161" w:rsidDel="00D21161">
              <w:rPr>
                <w:rFonts w:ascii="Times New Roman" w:hAnsi="Times New Roman" w:cs="Times New Roman"/>
                <w:noProof/>
                <w:webHidden/>
                <w:sz w:val="28"/>
                <w:szCs w:val="28"/>
              </w:rPr>
              <w:tab/>
              <w:delText>61</w:delText>
            </w:r>
          </w:del>
        </w:p>
        <w:p w14:paraId="5902319C" w14:textId="50024421" w:rsidR="00907192" w:rsidRPr="00D21161" w:rsidDel="00D21161" w:rsidRDefault="00907192">
          <w:pPr>
            <w:pStyle w:val="34"/>
            <w:tabs>
              <w:tab w:val="right" w:leader="dot" w:pos="9628"/>
            </w:tabs>
            <w:spacing w:after="0" w:line="276" w:lineRule="auto"/>
            <w:contextualSpacing/>
            <w:jc w:val="both"/>
            <w:rPr>
              <w:del w:id="1648" w:author="Пользователь Windows" w:date="2021-01-30T14:32:00Z"/>
              <w:rFonts w:ascii="Times New Roman" w:eastAsiaTheme="minorEastAsia" w:hAnsi="Times New Roman" w:cs="Times New Roman"/>
              <w:noProof/>
              <w:sz w:val="28"/>
              <w:szCs w:val="28"/>
              <w:lang w:eastAsia="ru-RU"/>
            </w:rPr>
            <w:pPrChange w:id="1649" w:author="Пользователь Windows" w:date="2021-01-30T14:38:00Z">
              <w:pPr>
                <w:pStyle w:val="34"/>
                <w:tabs>
                  <w:tab w:val="right" w:leader="dot" w:pos="9628"/>
                </w:tabs>
                <w:spacing w:after="0" w:line="360" w:lineRule="auto"/>
                <w:contextualSpacing/>
                <w:jc w:val="both"/>
              </w:pPr>
            </w:pPrChange>
          </w:pPr>
          <w:del w:id="1650" w:author="Пользователь Windows" w:date="2021-01-30T14:32:00Z">
            <w:r w:rsidRPr="00D21161" w:rsidDel="00D21161">
              <w:rPr>
                <w:rStyle w:val="aa"/>
                <w:rFonts w:ascii="Times New Roman" w:eastAsia="Calibri" w:hAnsi="Times New Roman" w:cs="Times New Roman"/>
                <w:noProof/>
                <w:sz w:val="28"/>
                <w:szCs w:val="28"/>
              </w:rPr>
              <w:delText>5.3.1. Иерархическая структура работ</w:delText>
            </w:r>
            <w:r w:rsidRPr="00D21161" w:rsidDel="00D21161">
              <w:rPr>
                <w:rFonts w:ascii="Times New Roman" w:hAnsi="Times New Roman" w:cs="Times New Roman"/>
                <w:noProof/>
                <w:webHidden/>
                <w:sz w:val="28"/>
                <w:szCs w:val="28"/>
              </w:rPr>
              <w:tab/>
              <w:delText>61</w:delText>
            </w:r>
          </w:del>
        </w:p>
        <w:p w14:paraId="44361287" w14:textId="04F60029" w:rsidR="00907192" w:rsidRPr="00D21161" w:rsidDel="00D21161" w:rsidRDefault="00907192">
          <w:pPr>
            <w:pStyle w:val="34"/>
            <w:tabs>
              <w:tab w:val="right" w:leader="dot" w:pos="9628"/>
            </w:tabs>
            <w:spacing w:after="0" w:line="276" w:lineRule="auto"/>
            <w:contextualSpacing/>
            <w:jc w:val="both"/>
            <w:rPr>
              <w:del w:id="1651" w:author="Пользователь Windows" w:date="2021-01-30T14:32:00Z"/>
              <w:rFonts w:ascii="Times New Roman" w:eastAsiaTheme="minorEastAsia" w:hAnsi="Times New Roman" w:cs="Times New Roman"/>
              <w:noProof/>
              <w:sz w:val="28"/>
              <w:szCs w:val="28"/>
              <w:lang w:eastAsia="ru-RU"/>
            </w:rPr>
            <w:pPrChange w:id="1652" w:author="Пользователь Windows" w:date="2021-01-30T14:38:00Z">
              <w:pPr>
                <w:pStyle w:val="34"/>
                <w:tabs>
                  <w:tab w:val="right" w:leader="dot" w:pos="9628"/>
                </w:tabs>
                <w:spacing w:after="0" w:line="360" w:lineRule="auto"/>
                <w:contextualSpacing/>
                <w:jc w:val="both"/>
              </w:pPr>
            </w:pPrChange>
          </w:pPr>
          <w:del w:id="1653" w:author="Пользователь Windows" w:date="2021-01-30T14:32:00Z">
            <w:r w:rsidRPr="00D21161" w:rsidDel="00D21161">
              <w:rPr>
                <w:rStyle w:val="aa"/>
                <w:rFonts w:ascii="Times New Roman" w:eastAsia="Calibri" w:hAnsi="Times New Roman" w:cs="Times New Roman"/>
                <w:noProof/>
                <w:sz w:val="28"/>
                <w:szCs w:val="28"/>
              </w:rPr>
              <w:delText>5.3.2. Бюджет научного исследования</w:delText>
            </w:r>
            <w:r w:rsidRPr="00D21161" w:rsidDel="00D21161">
              <w:rPr>
                <w:rFonts w:ascii="Times New Roman" w:hAnsi="Times New Roman" w:cs="Times New Roman"/>
                <w:noProof/>
                <w:webHidden/>
                <w:sz w:val="28"/>
                <w:szCs w:val="28"/>
              </w:rPr>
              <w:tab/>
              <w:delText>64</w:delText>
            </w:r>
          </w:del>
        </w:p>
        <w:p w14:paraId="69718B40" w14:textId="33F27459" w:rsidR="00907192" w:rsidRPr="00D21161" w:rsidDel="00D21161" w:rsidRDefault="00907192">
          <w:pPr>
            <w:pStyle w:val="34"/>
            <w:tabs>
              <w:tab w:val="right" w:leader="dot" w:pos="9628"/>
            </w:tabs>
            <w:spacing w:after="0" w:line="276" w:lineRule="auto"/>
            <w:contextualSpacing/>
            <w:jc w:val="both"/>
            <w:rPr>
              <w:del w:id="1654" w:author="Пользователь Windows" w:date="2021-01-30T14:32:00Z"/>
              <w:rFonts w:ascii="Times New Roman" w:eastAsiaTheme="minorEastAsia" w:hAnsi="Times New Roman" w:cs="Times New Roman"/>
              <w:noProof/>
              <w:sz w:val="28"/>
              <w:szCs w:val="28"/>
              <w:lang w:eastAsia="ru-RU"/>
            </w:rPr>
            <w:pPrChange w:id="1655" w:author="Пользователь Windows" w:date="2021-01-30T14:38:00Z">
              <w:pPr>
                <w:pStyle w:val="34"/>
                <w:tabs>
                  <w:tab w:val="right" w:leader="dot" w:pos="9628"/>
                </w:tabs>
                <w:spacing w:after="0" w:line="360" w:lineRule="auto"/>
                <w:contextualSpacing/>
                <w:jc w:val="both"/>
              </w:pPr>
            </w:pPrChange>
          </w:pPr>
          <w:del w:id="1656"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5.3.3. Организационная структура проекта</w:delText>
            </w:r>
            <w:r w:rsidRPr="00D21161" w:rsidDel="00D21161">
              <w:rPr>
                <w:rFonts w:ascii="Times New Roman" w:hAnsi="Times New Roman" w:cs="Times New Roman"/>
                <w:noProof/>
                <w:webHidden/>
                <w:sz w:val="28"/>
                <w:szCs w:val="28"/>
              </w:rPr>
              <w:tab/>
              <w:delText>67</w:delText>
            </w:r>
          </w:del>
        </w:p>
        <w:p w14:paraId="43F7F7A8" w14:textId="6B849A3D" w:rsidR="00907192" w:rsidRPr="00D21161" w:rsidDel="00D21161" w:rsidRDefault="00907192">
          <w:pPr>
            <w:pStyle w:val="34"/>
            <w:tabs>
              <w:tab w:val="right" w:leader="dot" w:pos="9628"/>
            </w:tabs>
            <w:spacing w:after="0" w:line="276" w:lineRule="auto"/>
            <w:contextualSpacing/>
            <w:jc w:val="both"/>
            <w:rPr>
              <w:del w:id="1657" w:author="Пользователь Windows" w:date="2021-01-30T14:32:00Z"/>
              <w:rFonts w:ascii="Times New Roman" w:eastAsiaTheme="minorEastAsia" w:hAnsi="Times New Roman" w:cs="Times New Roman"/>
              <w:noProof/>
              <w:sz w:val="28"/>
              <w:szCs w:val="28"/>
              <w:lang w:eastAsia="ru-RU"/>
            </w:rPr>
            <w:pPrChange w:id="1658" w:author="Пользователь Windows" w:date="2021-01-30T14:38:00Z">
              <w:pPr>
                <w:pStyle w:val="34"/>
                <w:tabs>
                  <w:tab w:val="right" w:leader="dot" w:pos="9628"/>
                </w:tabs>
                <w:spacing w:after="0" w:line="360" w:lineRule="auto"/>
                <w:contextualSpacing/>
                <w:jc w:val="both"/>
              </w:pPr>
            </w:pPrChange>
          </w:pPr>
          <w:del w:id="1659"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5.3.4. План управления коммуникациями проекта</w:delText>
            </w:r>
            <w:r w:rsidRPr="00D21161" w:rsidDel="00D21161">
              <w:rPr>
                <w:rFonts w:ascii="Times New Roman" w:hAnsi="Times New Roman" w:cs="Times New Roman"/>
                <w:noProof/>
                <w:webHidden/>
                <w:sz w:val="28"/>
                <w:szCs w:val="28"/>
              </w:rPr>
              <w:tab/>
              <w:delText>67</w:delText>
            </w:r>
          </w:del>
        </w:p>
        <w:p w14:paraId="1AE4C6F8" w14:textId="78BD52BF" w:rsidR="00907192" w:rsidRPr="00D21161" w:rsidDel="00D21161" w:rsidRDefault="00907192">
          <w:pPr>
            <w:pStyle w:val="34"/>
            <w:tabs>
              <w:tab w:val="right" w:leader="dot" w:pos="9628"/>
            </w:tabs>
            <w:spacing w:after="0" w:line="276" w:lineRule="auto"/>
            <w:contextualSpacing/>
            <w:jc w:val="both"/>
            <w:rPr>
              <w:del w:id="1660" w:author="Пользователь Windows" w:date="2021-01-30T14:32:00Z"/>
              <w:rFonts w:ascii="Times New Roman" w:eastAsiaTheme="minorEastAsia" w:hAnsi="Times New Roman" w:cs="Times New Roman"/>
              <w:noProof/>
              <w:sz w:val="28"/>
              <w:szCs w:val="28"/>
              <w:lang w:eastAsia="ru-RU"/>
            </w:rPr>
            <w:pPrChange w:id="1661" w:author="Пользователь Windows" w:date="2021-01-30T14:38:00Z">
              <w:pPr>
                <w:pStyle w:val="34"/>
                <w:tabs>
                  <w:tab w:val="right" w:leader="dot" w:pos="9628"/>
                </w:tabs>
                <w:spacing w:after="0" w:line="360" w:lineRule="auto"/>
                <w:contextualSpacing/>
                <w:jc w:val="both"/>
              </w:pPr>
            </w:pPrChange>
          </w:pPr>
          <w:del w:id="1662"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5.3.5. Реестр рисков проекта</w:delText>
            </w:r>
            <w:r w:rsidRPr="00D21161" w:rsidDel="00D21161">
              <w:rPr>
                <w:rFonts w:ascii="Times New Roman" w:hAnsi="Times New Roman" w:cs="Times New Roman"/>
                <w:noProof/>
                <w:webHidden/>
                <w:sz w:val="28"/>
                <w:szCs w:val="28"/>
              </w:rPr>
              <w:tab/>
              <w:delText>68</w:delText>
            </w:r>
          </w:del>
        </w:p>
        <w:p w14:paraId="55B1D0E3" w14:textId="24F74D0F" w:rsidR="00907192" w:rsidRPr="00D21161" w:rsidDel="00D21161" w:rsidRDefault="00907192">
          <w:pPr>
            <w:pStyle w:val="34"/>
            <w:tabs>
              <w:tab w:val="right" w:leader="dot" w:pos="9628"/>
            </w:tabs>
            <w:spacing w:after="0" w:line="276" w:lineRule="auto"/>
            <w:contextualSpacing/>
            <w:jc w:val="both"/>
            <w:rPr>
              <w:del w:id="1663" w:author="Пользователь Windows" w:date="2021-01-30T14:32:00Z"/>
              <w:rFonts w:ascii="Times New Roman" w:eastAsiaTheme="minorEastAsia" w:hAnsi="Times New Roman" w:cs="Times New Roman"/>
              <w:noProof/>
              <w:sz w:val="28"/>
              <w:szCs w:val="28"/>
              <w:lang w:eastAsia="ru-RU"/>
            </w:rPr>
            <w:pPrChange w:id="1664" w:author="Пользователь Windows" w:date="2021-01-30T14:38:00Z">
              <w:pPr>
                <w:pStyle w:val="34"/>
                <w:tabs>
                  <w:tab w:val="right" w:leader="dot" w:pos="9628"/>
                </w:tabs>
                <w:spacing w:after="0" w:line="360" w:lineRule="auto"/>
                <w:contextualSpacing/>
                <w:jc w:val="both"/>
              </w:pPr>
            </w:pPrChange>
          </w:pPr>
          <w:del w:id="1665" w:author="Пользователь Windows" w:date="2021-01-30T14:32:00Z">
            <w:r w:rsidRPr="00D21161" w:rsidDel="00D21161">
              <w:rPr>
                <w:rStyle w:val="aa"/>
                <w:rFonts w:ascii="Times New Roman" w:eastAsia="Times New Roman" w:hAnsi="Times New Roman" w:cs="Times New Roman"/>
                <w:noProof/>
                <w:sz w:val="28"/>
                <w:szCs w:val="28"/>
                <w:lang w:eastAsia="ru-RU"/>
              </w:rPr>
              <w:delText>5.4. Определение ресурсной эффективности исследования</w:delText>
            </w:r>
            <w:r w:rsidRPr="00D21161" w:rsidDel="00D21161">
              <w:rPr>
                <w:rFonts w:ascii="Times New Roman" w:hAnsi="Times New Roman" w:cs="Times New Roman"/>
                <w:noProof/>
                <w:webHidden/>
                <w:sz w:val="28"/>
                <w:szCs w:val="28"/>
              </w:rPr>
              <w:tab/>
              <w:delText>68</w:delText>
            </w:r>
          </w:del>
        </w:p>
        <w:p w14:paraId="21A78888" w14:textId="57C4D58F" w:rsidR="00907192" w:rsidRPr="00D21161" w:rsidDel="00D21161" w:rsidRDefault="00907192">
          <w:pPr>
            <w:pStyle w:val="22"/>
            <w:tabs>
              <w:tab w:val="right" w:leader="dot" w:pos="9628"/>
            </w:tabs>
            <w:spacing w:after="0" w:line="276" w:lineRule="auto"/>
            <w:contextualSpacing/>
            <w:jc w:val="both"/>
            <w:rPr>
              <w:del w:id="1666" w:author="Пользователь Windows" w:date="2021-01-30T14:32:00Z"/>
              <w:rFonts w:ascii="Times New Roman" w:eastAsiaTheme="minorEastAsia" w:hAnsi="Times New Roman" w:cs="Times New Roman"/>
              <w:noProof/>
              <w:sz w:val="28"/>
              <w:szCs w:val="28"/>
              <w:lang w:eastAsia="ru-RU"/>
            </w:rPr>
            <w:pPrChange w:id="1667" w:author="Пользователь Windows" w:date="2021-01-30T14:38:00Z">
              <w:pPr>
                <w:pStyle w:val="22"/>
                <w:tabs>
                  <w:tab w:val="right" w:leader="dot" w:pos="9628"/>
                </w:tabs>
                <w:spacing w:after="0" w:line="360" w:lineRule="auto"/>
                <w:contextualSpacing/>
                <w:jc w:val="both"/>
              </w:pPr>
            </w:pPrChange>
          </w:pPr>
          <w:del w:id="1668" w:author="Пользователь Windows" w:date="2021-01-30T14:32:00Z">
            <w:r w:rsidRPr="00D21161" w:rsidDel="00D21161">
              <w:rPr>
                <w:rStyle w:val="aa"/>
                <w:rFonts w:ascii="Times New Roman" w:eastAsia="Calibri" w:hAnsi="Times New Roman" w:cs="Times New Roman"/>
                <w:noProof/>
                <w:sz w:val="28"/>
                <w:szCs w:val="28"/>
              </w:rPr>
              <w:delText>Выводы по разделу 5</w:delText>
            </w:r>
            <w:r w:rsidRPr="00D21161" w:rsidDel="00D21161">
              <w:rPr>
                <w:rFonts w:ascii="Times New Roman" w:hAnsi="Times New Roman" w:cs="Times New Roman"/>
                <w:noProof/>
                <w:webHidden/>
                <w:sz w:val="28"/>
                <w:szCs w:val="28"/>
              </w:rPr>
              <w:tab/>
              <w:delText>70</w:delText>
            </w:r>
          </w:del>
        </w:p>
        <w:p w14:paraId="332D8ABF" w14:textId="17AD13C3" w:rsidR="00907192" w:rsidRPr="00D21161" w:rsidDel="00D21161" w:rsidRDefault="00907192">
          <w:pPr>
            <w:pStyle w:val="15"/>
            <w:tabs>
              <w:tab w:val="right" w:leader="dot" w:pos="9628"/>
            </w:tabs>
            <w:spacing w:after="0" w:line="276" w:lineRule="auto"/>
            <w:contextualSpacing/>
            <w:jc w:val="both"/>
            <w:rPr>
              <w:del w:id="1669" w:author="Пользователь Windows" w:date="2021-01-30T14:32:00Z"/>
              <w:rFonts w:ascii="Times New Roman" w:eastAsiaTheme="minorEastAsia" w:hAnsi="Times New Roman" w:cs="Times New Roman"/>
              <w:noProof/>
              <w:sz w:val="28"/>
              <w:szCs w:val="28"/>
              <w:lang w:eastAsia="ru-RU"/>
            </w:rPr>
            <w:pPrChange w:id="1670" w:author="Пользователь Windows" w:date="2021-01-30T14:38:00Z">
              <w:pPr>
                <w:pStyle w:val="15"/>
                <w:tabs>
                  <w:tab w:val="right" w:leader="dot" w:pos="9628"/>
                </w:tabs>
                <w:spacing w:after="0" w:line="360" w:lineRule="auto"/>
                <w:contextualSpacing/>
                <w:jc w:val="both"/>
              </w:pPr>
            </w:pPrChange>
          </w:pPr>
          <w:del w:id="1671" w:author="Пользователь Windows" w:date="2021-01-30T14:32:00Z">
            <w:r w:rsidRPr="00D21161" w:rsidDel="00D21161">
              <w:rPr>
                <w:rStyle w:val="aa"/>
                <w:rFonts w:ascii="Times New Roman" w:eastAsia="Calibri" w:hAnsi="Times New Roman" w:cs="Times New Roman"/>
                <w:noProof/>
                <w:sz w:val="28"/>
                <w:szCs w:val="28"/>
              </w:rPr>
              <w:delText>6. Социальная ответственность</w:delText>
            </w:r>
            <w:r w:rsidRPr="00D21161" w:rsidDel="00D21161">
              <w:rPr>
                <w:rFonts w:ascii="Times New Roman" w:hAnsi="Times New Roman" w:cs="Times New Roman"/>
                <w:noProof/>
                <w:webHidden/>
                <w:sz w:val="28"/>
                <w:szCs w:val="28"/>
              </w:rPr>
              <w:tab/>
              <w:delText>71</w:delText>
            </w:r>
          </w:del>
        </w:p>
        <w:p w14:paraId="753083D8" w14:textId="3E7099E8" w:rsidR="00907192" w:rsidRPr="00D21161" w:rsidDel="00D21161" w:rsidRDefault="00907192">
          <w:pPr>
            <w:pStyle w:val="22"/>
            <w:tabs>
              <w:tab w:val="right" w:leader="dot" w:pos="9628"/>
            </w:tabs>
            <w:spacing w:after="0" w:line="276" w:lineRule="auto"/>
            <w:contextualSpacing/>
            <w:jc w:val="both"/>
            <w:rPr>
              <w:del w:id="1672" w:author="Пользователь Windows" w:date="2021-01-30T14:32:00Z"/>
              <w:rFonts w:ascii="Times New Roman" w:eastAsiaTheme="minorEastAsia" w:hAnsi="Times New Roman" w:cs="Times New Roman"/>
              <w:noProof/>
              <w:sz w:val="28"/>
              <w:szCs w:val="28"/>
              <w:lang w:eastAsia="ru-RU"/>
            </w:rPr>
            <w:pPrChange w:id="1673" w:author="Пользователь Windows" w:date="2021-01-30T14:38:00Z">
              <w:pPr>
                <w:pStyle w:val="22"/>
                <w:tabs>
                  <w:tab w:val="right" w:leader="dot" w:pos="9628"/>
                </w:tabs>
                <w:spacing w:after="0" w:line="360" w:lineRule="auto"/>
                <w:contextualSpacing/>
                <w:jc w:val="both"/>
              </w:pPr>
            </w:pPrChange>
          </w:pPr>
          <w:del w:id="1674" w:author="Пользователь Windows" w:date="2021-01-30T14:32:00Z">
            <w:r w:rsidRPr="00D21161" w:rsidDel="00D21161">
              <w:rPr>
                <w:rStyle w:val="aa"/>
                <w:rFonts w:ascii="Times New Roman" w:eastAsia="Calibri" w:hAnsi="Times New Roman" w:cs="Times New Roman"/>
                <w:noProof/>
                <w:snapToGrid w:val="0"/>
                <w:sz w:val="28"/>
                <w:szCs w:val="28"/>
              </w:rPr>
              <w:delText>6.1. Правовые и организационные вопросы обеспечения безопасности</w:delText>
            </w:r>
            <w:r w:rsidRPr="00D21161" w:rsidDel="00D21161">
              <w:rPr>
                <w:rFonts w:ascii="Times New Roman" w:hAnsi="Times New Roman" w:cs="Times New Roman"/>
                <w:noProof/>
                <w:webHidden/>
                <w:sz w:val="28"/>
                <w:szCs w:val="28"/>
              </w:rPr>
              <w:tab/>
              <w:delText>71</w:delText>
            </w:r>
          </w:del>
        </w:p>
        <w:p w14:paraId="613EFA17" w14:textId="4AE78979" w:rsidR="00907192" w:rsidRPr="00D21161" w:rsidDel="00D21161" w:rsidRDefault="00907192">
          <w:pPr>
            <w:pStyle w:val="22"/>
            <w:tabs>
              <w:tab w:val="right" w:leader="dot" w:pos="9628"/>
            </w:tabs>
            <w:spacing w:after="0" w:line="276" w:lineRule="auto"/>
            <w:contextualSpacing/>
            <w:jc w:val="both"/>
            <w:rPr>
              <w:del w:id="1675" w:author="Пользователь Windows" w:date="2021-01-30T14:32:00Z"/>
              <w:rFonts w:ascii="Times New Roman" w:eastAsiaTheme="minorEastAsia" w:hAnsi="Times New Roman" w:cs="Times New Roman"/>
              <w:noProof/>
              <w:sz w:val="28"/>
              <w:szCs w:val="28"/>
              <w:lang w:eastAsia="ru-RU"/>
            </w:rPr>
            <w:pPrChange w:id="1676" w:author="Пользователь Windows" w:date="2021-01-30T14:38:00Z">
              <w:pPr>
                <w:pStyle w:val="22"/>
                <w:tabs>
                  <w:tab w:val="right" w:leader="dot" w:pos="9628"/>
                </w:tabs>
                <w:spacing w:after="0" w:line="360" w:lineRule="auto"/>
                <w:contextualSpacing/>
                <w:jc w:val="both"/>
              </w:pPr>
            </w:pPrChange>
          </w:pPr>
          <w:del w:id="1677" w:author="Пользователь Windows" w:date="2021-01-30T14:32:00Z">
            <w:r w:rsidRPr="00D21161" w:rsidDel="00D21161">
              <w:rPr>
                <w:rStyle w:val="aa"/>
                <w:rFonts w:ascii="Times New Roman" w:eastAsia="Calibri" w:hAnsi="Times New Roman" w:cs="Times New Roman"/>
                <w:noProof/>
                <w:sz w:val="28"/>
                <w:szCs w:val="28"/>
              </w:rPr>
              <w:delText>6.2. Производственная безопасность</w:delText>
            </w:r>
            <w:r w:rsidRPr="00D21161" w:rsidDel="00D21161">
              <w:rPr>
                <w:rFonts w:ascii="Times New Roman" w:hAnsi="Times New Roman" w:cs="Times New Roman"/>
                <w:noProof/>
                <w:webHidden/>
                <w:sz w:val="28"/>
                <w:szCs w:val="28"/>
              </w:rPr>
              <w:tab/>
              <w:delText>73</w:delText>
            </w:r>
          </w:del>
        </w:p>
        <w:p w14:paraId="480D31AD" w14:textId="5067E8A3" w:rsidR="00907192" w:rsidRPr="00D21161" w:rsidDel="00D21161" w:rsidRDefault="00907192">
          <w:pPr>
            <w:pStyle w:val="34"/>
            <w:tabs>
              <w:tab w:val="right" w:leader="dot" w:pos="9628"/>
            </w:tabs>
            <w:spacing w:after="0" w:line="276" w:lineRule="auto"/>
            <w:contextualSpacing/>
            <w:jc w:val="both"/>
            <w:rPr>
              <w:del w:id="1678" w:author="Пользователь Windows" w:date="2021-01-30T14:32:00Z"/>
              <w:rFonts w:ascii="Times New Roman" w:eastAsiaTheme="minorEastAsia" w:hAnsi="Times New Roman" w:cs="Times New Roman"/>
              <w:noProof/>
              <w:sz w:val="28"/>
              <w:szCs w:val="28"/>
              <w:lang w:eastAsia="ru-RU"/>
            </w:rPr>
            <w:pPrChange w:id="1679" w:author="Пользователь Windows" w:date="2021-01-30T14:38:00Z">
              <w:pPr>
                <w:pStyle w:val="34"/>
                <w:tabs>
                  <w:tab w:val="right" w:leader="dot" w:pos="9628"/>
                </w:tabs>
                <w:spacing w:after="0" w:line="360" w:lineRule="auto"/>
                <w:contextualSpacing/>
                <w:jc w:val="both"/>
              </w:pPr>
            </w:pPrChange>
          </w:pPr>
          <w:del w:id="1680" w:author="Пользователь Windows" w:date="2021-01-30T14:32:00Z">
            <w:r w:rsidRPr="00D21161" w:rsidDel="00D21161">
              <w:rPr>
                <w:rStyle w:val="aa"/>
                <w:rFonts w:ascii="Times New Roman" w:eastAsia="Calibri" w:hAnsi="Times New Roman" w:cs="Times New Roman"/>
                <w:noProof/>
                <w:sz w:val="28"/>
                <w:szCs w:val="28"/>
              </w:rPr>
              <w:delText>6.2.1. Анализ вредных и опасных производственных факторов</w:delText>
            </w:r>
            <w:r w:rsidRPr="00D21161" w:rsidDel="00D21161">
              <w:rPr>
                <w:rFonts w:ascii="Times New Roman" w:hAnsi="Times New Roman" w:cs="Times New Roman"/>
                <w:noProof/>
                <w:webHidden/>
                <w:sz w:val="28"/>
                <w:szCs w:val="28"/>
              </w:rPr>
              <w:tab/>
              <w:delText>73</w:delText>
            </w:r>
          </w:del>
        </w:p>
        <w:p w14:paraId="3D379436" w14:textId="1B6B8866" w:rsidR="00907192" w:rsidRPr="00D21161" w:rsidDel="00D21161" w:rsidRDefault="00907192">
          <w:pPr>
            <w:pStyle w:val="34"/>
            <w:tabs>
              <w:tab w:val="right" w:leader="dot" w:pos="9628"/>
            </w:tabs>
            <w:spacing w:after="0" w:line="276" w:lineRule="auto"/>
            <w:contextualSpacing/>
            <w:jc w:val="both"/>
            <w:rPr>
              <w:del w:id="1681" w:author="Пользователь Windows" w:date="2021-01-30T14:32:00Z"/>
              <w:rFonts w:ascii="Times New Roman" w:eastAsiaTheme="minorEastAsia" w:hAnsi="Times New Roman" w:cs="Times New Roman"/>
              <w:noProof/>
              <w:sz w:val="28"/>
              <w:szCs w:val="28"/>
              <w:lang w:eastAsia="ru-RU"/>
            </w:rPr>
            <w:pPrChange w:id="1682" w:author="Пользователь Windows" w:date="2021-01-30T14:38:00Z">
              <w:pPr>
                <w:pStyle w:val="34"/>
                <w:tabs>
                  <w:tab w:val="right" w:leader="dot" w:pos="9628"/>
                </w:tabs>
                <w:spacing w:after="0" w:line="360" w:lineRule="auto"/>
                <w:contextualSpacing/>
                <w:jc w:val="both"/>
              </w:pPr>
            </w:pPrChange>
          </w:pPr>
          <w:del w:id="1683" w:author="Пользователь Windows" w:date="2021-01-30T14:32:00Z">
            <w:r w:rsidRPr="00D21161" w:rsidDel="00D21161">
              <w:rPr>
                <w:rStyle w:val="aa"/>
                <w:rFonts w:ascii="Times New Roman" w:eastAsia="Calibri" w:hAnsi="Times New Roman" w:cs="Times New Roman"/>
                <w:noProof/>
                <w:sz w:val="28"/>
                <w:szCs w:val="28"/>
              </w:rPr>
              <w:delText>6.2.2.1. Повышенный уровень шума</w:delText>
            </w:r>
            <w:r w:rsidRPr="00D21161" w:rsidDel="00D21161">
              <w:rPr>
                <w:rFonts w:ascii="Times New Roman" w:hAnsi="Times New Roman" w:cs="Times New Roman"/>
                <w:noProof/>
                <w:webHidden/>
                <w:sz w:val="28"/>
                <w:szCs w:val="28"/>
              </w:rPr>
              <w:tab/>
              <w:delText>75</w:delText>
            </w:r>
          </w:del>
        </w:p>
        <w:p w14:paraId="183DB7B5" w14:textId="31C3492B" w:rsidR="00907192" w:rsidRPr="00D21161" w:rsidDel="00D21161" w:rsidRDefault="00907192">
          <w:pPr>
            <w:pStyle w:val="34"/>
            <w:tabs>
              <w:tab w:val="right" w:leader="dot" w:pos="9628"/>
            </w:tabs>
            <w:spacing w:after="0" w:line="276" w:lineRule="auto"/>
            <w:contextualSpacing/>
            <w:jc w:val="both"/>
            <w:rPr>
              <w:del w:id="1684" w:author="Пользователь Windows" w:date="2021-01-30T14:32:00Z"/>
              <w:rFonts w:ascii="Times New Roman" w:eastAsiaTheme="minorEastAsia" w:hAnsi="Times New Roman" w:cs="Times New Roman"/>
              <w:noProof/>
              <w:sz w:val="28"/>
              <w:szCs w:val="28"/>
              <w:lang w:eastAsia="ru-RU"/>
            </w:rPr>
            <w:pPrChange w:id="1685" w:author="Пользователь Windows" w:date="2021-01-30T14:38:00Z">
              <w:pPr>
                <w:pStyle w:val="34"/>
                <w:tabs>
                  <w:tab w:val="right" w:leader="dot" w:pos="9628"/>
                </w:tabs>
                <w:spacing w:after="0" w:line="360" w:lineRule="auto"/>
                <w:contextualSpacing/>
                <w:jc w:val="both"/>
              </w:pPr>
            </w:pPrChange>
          </w:pPr>
          <w:del w:id="1686" w:author="Пользователь Windows" w:date="2021-01-30T14:32:00Z">
            <w:r w:rsidRPr="00D21161" w:rsidDel="00D21161">
              <w:rPr>
                <w:rStyle w:val="aa"/>
                <w:rFonts w:ascii="Times New Roman" w:eastAsia="Calibri" w:hAnsi="Times New Roman" w:cs="Times New Roman"/>
                <w:noProof/>
                <w:sz w:val="28"/>
                <w:szCs w:val="28"/>
              </w:rPr>
              <w:delText>6.2.2.2. Поражение электрическим током</w:delText>
            </w:r>
            <w:r w:rsidRPr="00D21161" w:rsidDel="00D21161">
              <w:rPr>
                <w:rFonts w:ascii="Times New Roman" w:hAnsi="Times New Roman" w:cs="Times New Roman"/>
                <w:noProof/>
                <w:webHidden/>
                <w:sz w:val="28"/>
                <w:szCs w:val="28"/>
              </w:rPr>
              <w:tab/>
              <w:delText>75</w:delText>
            </w:r>
          </w:del>
        </w:p>
        <w:p w14:paraId="12BD574D" w14:textId="56547977" w:rsidR="00907192" w:rsidRPr="00D21161" w:rsidDel="00D21161" w:rsidRDefault="00907192">
          <w:pPr>
            <w:pStyle w:val="34"/>
            <w:tabs>
              <w:tab w:val="right" w:leader="dot" w:pos="9628"/>
            </w:tabs>
            <w:spacing w:after="0" w:line="276" w:lineRule="auto"/>
            <w:contextualSpacing/>
            <w:jc w:val="both"/>
            <w:rPr>
              <w:del w:id="1687" w:author="Пользователь Windows" w:date="2021-01-30T14:32:00Z"/>
              <w:rFonts w:ascii="Times New Roman" w:eastAsiaTheme="minorEastAsia" w:hAnsi="Times New Roman" w:cs="Times New Roman"/>
              <w:noProof/>
              <w:sz w:val="28"/>
              <w:szCs w:val="28"/>
              <w:lang w:eastAsia="ru-RU"/>
            </w:rPr>
            <w:pPrChange w:id="1688" w:author="Пользователь Windows" w:date="2021-01-30T14:38:00Z">
              <w:pPr>
                <w:pStyle w:val="34"/>
                <w:tabs>
                  <w:tab w:val="right" w:leader="dot" w:pos="9628"/>
                </w:tabs>
                <w:spacing w:after="0" w:line="360" w:lineRule="auto"/>
                <w:contextualSpacing/>
                <w:jc w:val="both"/>
              </w:pPr>
            </w:pPrChange>
          </w:pPr>
          <w:del w:id="1689" w:author="Пользователь Windows" w:date="2021-01-30T14:32:00Z">
            <w:r w:rsidRPr="00D21161" w:rsidDel="00D21161">
              <w:rPr>
                <w:rStyle w:val="aa"/>
                <w:rFonts w:ascii="Times New Roman" w:eastAsia="Calibri" w:hAnsi="Times New Roman" w:cs="Times New Roman"/>
                <w:noProof/>
                <w:sz w:val="28"/>
                <w:szCs w:val="28"/>
              </w:rPr>
              <w:delText>6.2.2.3. Повышенный уровень электромагнитных и ионизирующих излучений в рабочей зоне</w:delText>
            </w:r>
            <w:r w:rsidRPr="00D21161" w:rsidDel="00D21161">
              <w:rPr>
                <w:rFonts w:ascii="Times New Roman" w:hAnsi="Times New Roman" w:cs="Times New Roman"/>
                <w:noProof/>
                <w:webHidden/>
                <w:sz w:val="28"/>
                <w:szCs w:val="28"/>
              </w:rPr>
              <w:tab/>
              <w:delText>77</w:delText>
            </w:r>
          </w:del>
        </w:p>
        <w:p w14:paraId="04CACF76" w14:textId="3E977592" w:rsidR="00907192" w:rsidRPr="00D21161" w:rsidDel="00D21161" w:rsidRDefault="00907192">
          <w:pPr>
            <w:pStyle w:val="22"/>
            <w:tabs>
              <w:tab w:val="right" w:leader="dot" w:pos="9628"/>
            </w:tabs>
            <w:spacing w:after="0" w:line="276" w:lineRule="auto"/>
            <w:contextualSpacing/>
            <w:jc w:val="both"/>
            <w:rPr>
              <w:del w:id="1690" w:author="Пользователь Windows" w:date="2021-01-30T14:32:00Z"/>
              <w:rFonts w:ascii="Times New Roman" w:eastAsiaTheme="minorEastAsia" w:hAnsi="Times New Roman" w:cs="Times New Roman"/>
              <w:noProof/>
              <w:sz w:val="28"/>
              <w:szCs w:val="28"/>
              <w:lang w:eastAsia="ru-RU"/>
            </w:rPr>
            <w:pPrChange w:id="1691" w:author="Пользователь Windows" w:date="2021-01-30T14:38:00Z">
              <w:pPr>
                <w:pStyle w:val="22"/>
                <w:tabs>
                  <w:tab w:val="right" w:leader="dot" w:pos="9628"/>
                </w:tabs>
                <w:spacing w:after="0" w:line="360" w:lineRule="auto"/>
                <w:contextualSpacing/>
                <w:jc w:val="both"/>
              </w:pPr>
            </w:pPrChange>
          </w:pPr>
          <w:del w:id="1692" w:author="Пользователь Windows" w:date="2021-01-30T14:32:00Z">
            <w:r w:rsidRPr="00D21161" w:rsidDel="00D21161">
              <w:rPr>
                <w:rStyle w:val="aa"/>
                <w:rFonts w:ascii="Times New Roman" w:eastAsia="Calibri" w:hAnsi="Times New Roman" w:cs="Times New Roman"/>
                <w:noProof/>
                <w:sz w:val="28"/>
                <w:szCs w:val="28"/>
              </w:rPr>
              <w:delText>6.3. Отклонение показателей микроклимата</w:delText>
            </w:r>
            <w:r w:rsidRPr="00D21161" w:rsidDel="00D21161">
              <w:rPr>
                <w:rFonts w:ascii="Times New Roman" w:hAnsi="Times New Roman" w:cs="Times New Roman"/>
                <w:noProof/>
                <w:webHidden/>
                <w:sz w:val="28"/>
                <w:szCs w:val="28"/>
              </w:rPr>
              <w:tab/>
              <w:delText>78</w:delText>
            </w:r>
          </w:del>
        </w:p>
        <w:p w14:paraId="738594F7" w14:textId="0161BAB5" w:rsidR="00907192" w:rsidRPr="00D21161" w:rsidDel="00D21161" w:rsidRDefault="00907192">
          <w:pPr>
            <w:pStyle w:val="34"/>
            <w:tabs>
              <w:tab w:val="right" w:leader="dot" w:pos="9628"/>
            </w:tabs>
            <w:spacing w:after="0" w:line="276" w:lineRule="auto"/>
            <w:contextualSpacing/>
            <w:jc w:val="both"/>
            <w:rPr>
              <w:del w:id="1693" w:author="Пользователь Windows" w:date="2021-01-30T14:32:00Z"/>
              <w:rFonts w:ascii="Times New Roman" w:eastAsiaTheme="minorEastAsia" w:hAnsi="Times New Roman" w:cs="Times New Roman"/>
              <w:noProof/>
              <w:sz w:val="28"/>
              <w:szCs w:val="28"/>
              <w:lang w:eastAsia="ru-RU"/>
            </w:rPr>
            <w:pPrChange w:id="1694" w:author="Пользователь Windows" w:date="2021-01-30T14:38:00Z">
              <w:pPr>
                <w:pStyle w:val="34"/>
                <w:tabs>
                  <w:tab w:val="right" w:leader="dot" w:pos="9628"/>
                </w:tabs>
                <w:spacing w:after="0" w:line="360" w:lineRule="auto"/>
                <w:contextualSpacing/>
                <w:jc w:val="both"/>
              </w:pPr>
            </w:pPrChange>
          </w:pPr>
          <w:del w:id="1695" w:author="Пользователь Windows" w:date="2021-01-30T14:32:00Z">
            <w:r w:rsidRPr="00D21161" w:rsidDel="00D21161">
              <w:rPr>
                <w:rStyle w:val="aa"/>
                <w:rFonts w:ascii="Times New Roman" w:eastAsia="Calibri" w:hAnsi="Times New Roman" w:cs="Times New Roman"/>
                <w:noProof/>
                <w:sz w:val="28"/>
                <w:szCs w:val="28"/>
                <w:lang w:bidi="en-US"/>
              </w:rPr>
              <w:delText>6.3.2. Недостаточная освещенность рабочей зоны</w:delText>
            </w:r>
            <w:r w:rsidRPr="00D21161" w:rsidDel="00D21161">
              <w:rPr>
                <w:rFonts w:ascii="Times New Roman" w:hAnsi="Times New Roman" w:cs="Times New Roman"/>
                <w:noProof/>
                <w:webHidden/>
                <w:sz w:val="28"/>
                <w:szCs w:val="28"/>
              </w:rPr>
              <w:tab/>
              <w:delText>79</w:delText>
            </w:r>
          </w:del>
        </w:p>
        <w:p w14:paraId="66B0C349" w14:textId="7F9A1634" w:rsidR="00907192" w:rsidRPr="00D21161" w:rsidDel="00D21161" w:rsidRDefault="00907192">
          <w:pPr>
            <w:pStyle w:val="34"/>
            <w:tabs>
              <w:tab w:val="right" w:leader="dot" w:pos="9628"/>
            </w:tabs>
            <w:spacing w:after="0" w:line="276" w:lineRule="auto"/>
            <w:contextualSpacing/>
            <w:jc w:val="both"/>
            <w:rPr>
              <w:del w:id="1696" w:author="Пользователь Windows" w:date="2021-01-30T14:32:00Z"/>
              <w:rFonts w:ascii="Times New Roman" w:eastAsiaTheme="minorEastAsia" w:hAnsi="Times New Roman" w:cs="Times New Roman"/>
              <w:noProof/>
              <w:sz w:val="28"/>
              <w:szCs w:val="28"/>
              <w:lang w:eastAsia="ru-RU"/>
            </w:rPr>
            <w:pPrChange w:id="1697" w:author="Пользователь Windows" w:date="2021-01-30T14:38:00Z">
              <w:pPr>
                <w:pStyle w:val="34"/>
                <w:tabs>
                  <w:tab w:val="right" w:leader="dot" w:pos="9628"/>
                </w:tabs>
                <w:spacing w:after="0" w:line="360" w:lineRule="auto"/>
                <w:contextualSpacing/>
                <w:jc w:val="both"/>
              </w:pPr>
            </w:pPrChange>
          </w:pPr>
          <w:del w:id="1698" w:author="Пользователь Windows" w:date="2021-01-30T14:32:00Z">
            <w:r w:rsidRPr="00D21161" w:rsidDel="00D21161">
              <w:rPr>
                <w:rStyle w:val="aa"/>
                <w:rFonts w:ascii="Times New Roman" w:eastAsia="Calibri" w:hAnsi="Times New Roman" w:cs="Times New Roman"/>
                <w:noProof/>
                <w:sz w:val="28"/>
                <w:szCs w:val="28"/>
                <w:lang w:bidi="en-US"/>
              </w:rPr>
              <w:delText>6.3.3. Психофизические нагрузки</w:delText>
            </w:r>
            <w:r w:rsidRPr="00D21161" w:rsidDel="00D21161">
              <w:rPr>
                <w:rFonts w:ascii="Times New Roman" w:hAnsi="Times New Roman" w:cs="Times New Roman"/>
                <w:noProof/>
                <w:webHidden/>
                <w:sz w:val="28"/>
                <w:szCs w:val="28"/>
              </w:rPr>
              <w:tab/>
              <w:delText>82</w:delText>
            </w:r>
          </w:del>
        </w:p>
        <w:p w14:paraId="2640B597" w14:textId="244249CD" w:rsidR="00907192" w:rsidRPr="00D21161" w:rsidDel="00D21161" w:rsidRDefault="00907192">
          <w:pPr>
            <w:pStyle w:val="22"/>
            <w:tabs>
              <w:tab w:val="right" w:leader="dot" w:pos="9628"/>
            </w:tabs>
            <w:spacing w:after="0" w:line="276" w:lineRule="auto"/>
            <w:contextualSpacing/>
            <w:jc w:val="both"/>
            <w:rPr>
              <w:del w:id="1699" w:author="Пользователь Windows" w:date="2021-01-30T14:32:00Z"/>
              <w:rFonts w:ascii="Times New Roman" w:eastAsiaTheme="minorEastAsia" w:hAnsi="Times New Roman" w:cs="Times New Roman"/>
              <w:noProof/>
              <w:sz w:val="28"/>
              <w:szCs w:val="28"/>
              <w:lang w:eastAsia="ru-RU"/>
            </w:rPr>
            <w:pPrChange w:id="1700" w:author="Пользователь Windows" w:date="2021-01-30T14:38:00Z">
              <w:pPr>
                <w:pStyle w:val="22"/>
                <w:tabs>
                  <w:tab w:val="right" w:leader="dot" w:pos="9628"/>
                </w:tabs>
                <w:spacing w:after="0" w:line="360" w:lineRule="auto"/>
                <w:contextualSpacing/>
                <w:jc w:val="both"/>
              </w:pPr>
            </w:pPrChange>
          </w:pPr>
          <w:del w:id="1701" w:author="Пользователь Windows" w:date="2021-01-30T14:32:00Z">
            <w:r w:rsidRPr="00D21161" w:rsidDel="00D21161">
              <w:rPr>
                <w:rStyle w:val="aa"/>
                <w:rFonts w:ascii="Times New Roman" w:eastAsia="Calibri" w:hAnsi="Times New Roman" w:cs="Times New Roman"/>
                <w:noProof/>
                <w:sz w:val="28"/>
                <w:szCs w:val="28"/>
                <w:lang w:bidi="en-US"/>
              </w:rPr>
              <w:delText>6.4. Экологическая безопасность</w:delText>
            </w:r>
            <w:r w:rsidRPr="00D21161" w:rsidDel="00D21161">
              <w:rPr>
                <w:rFonts w:ascii="Times New Roman" w:hAnsi="Times New Roman" w:cs="Times New Roman"/>
                <w:noProof/>
                <w:webHidden/>
                <w:sz w:val="28"/>
                <w:szCs w:val="28"/>
              </w:rPr>
              <w:tab/>
              <w:delText>84</w:delText>
            </w:r>
          </w:del>
        </w:p>
        <w:p w14:paraId="1B83352E" w14:textId="28879B0E" w:rsidR="00907192" w:rsidRPr="00D21161" w:rsidDel="00D21161" w:rsidRDefault="00907192">
          <w:pPr>
            <w:pStyle w:val="22"/>
            <w:tabs>
              <w:tab w:val="right" w:leader="dot" w:pos="9628"/>
            </w:tabs>
            <w:spacing w:after="0" w:line="276" w:lineRule="auto"/>
            <w:contextualSpacing/>
            <w:jc w:val="both"/>
            <w:rPr>
              <w:del w:id="1702" w:author="Пользователь Windows" w:date="2021-01-30T14:32:00Z"/>
              <w:rFonts w:ascii="Times New Roman" w:eastAsiaTheme="minorEastAsia" w:hAnsi="Times New Roman" w:cs="Times New Roman"/>
              <w:noProof/>
              <w:sz w:val="28"/>
              <w:szCs w:val="28"/>
              <w:lang w:eastAsia="ru-RU"/>
            </w:rPr>
            <w:pPrChange w:id="1703" w:author="Пользователь Windows" w:date="2021-01-30T14:38:00Z">
              <w:pPr>
                <w:pStyle w:val="22"/>
                <w:tabs>
                  <w:tab w:val="right" w:leader="dot" w:pos="9628"/>
                </w:tabs>
                <w:spacing w:after="0" w:line="360" w:lineRule="auto"/>
                <w:contextualSpacing/>
                <w:jc w:val="both"/>
              </w:pPr>
            </w:pPrChange>
          </w:pPr>
          <w:del w:id="1704" w:author="Пользователь Windows" w:date="2021-01-30T14:32:00Z">
            <w:r w:rsidRPr="00D21161" w:rsidDel="00D21161">
              <w:rPr>
                <w:rStyle w:val="aa"/>
                <w:rFonts w:ascii="Times New Roman" w:eastAsia="Calibri" w:hAnsi="Times New Roman" w:cs="Times New Roman"/>
                <w:noProof/>
                <w:sz w:val="28"/>
                <w:szCs w:val="28"/>
                <w:lang w:bidi="en-US"/>
              </w:rPr>
              <w:delText>6.5. Безопасность в чрезвычайных ситуациях</w:delText>
            </w:r>
            <w:r w:rsidRPr="00D21161" w:rsidDel="00D21161">
              <w:rPr>
                <w:rFonts w:ascii="Times New Roman" w:hAnsi="Times New Roman" w:cs="Times New Roman"/>
                <w:noProof/>
                <w:webHidden/>
                <w:sz w:val="28"/>
                <w:szCs w:val="28"/>
              </w:rPr>
              <w:tab/>
              <w:delText>87</w:delText>
            </w:r>
          </w:del>
        </w:p>
        <w:p w14:paraId="139BD897" w14:textId="3AE8F7A2" w:rsidR="00907192" w:rsidRPr="00D21161" w:rsidDel="00D21161" w:rsidRDefault="00907192">
          <w:pPr>
            <w:pStyle w:val="22"/>
            <w:tabs>
              <w:tab w:val="right" w:leader="dot" w:pos="9628"/>
            </w:tabs>
            <w:spacing w:after="0" w:line="276" w:lineRule="auto"/>
            <w:contextualSpacing/>
            <w:jc w:val="both"/>
            <w:rPr>
              <w:del w:id="1705" w:author="Пользователь Windows" w:date="2021-01-30T14:32:00Z"/>
              <w:rFonts w:ascii="Times New Roman" w:eastAsiaTheme="minorEastAsia" w:hAnsi="Times New Roman" w:cs="Times New Roman"/>
              <w:noProof/>
              <w:sz w:val="28"/>
              <w:szCs w:val="28"/>
              <w:lang w:eastAsia="ru-RU"/>
            </w:rPr>
            <w:pPrChange w:id="1706" w:author="Пользователь Windows" w:date="2021-01-30T14:38:00Z">
              <w:pPr>
                <w:pStyle w:val="22"/>
                <w:tabs>
                  <w:tab w:val="right" w:leader="dot" w:pos="9628"/>
                </w:tabs>
                <w:spacing w:after="0" w:line="360" w:lineRule="auto"/>
                <w:contextualSpacing/>
                <w:jc w:val="both"/>
              </w:pPr>
            </w:pPrChange>
          </w:pPr>
          <w:del w:id="1707" w:author="Пользователь Windows" w:date="2021-01-30T14:32:00Z">
            <w:r w:rsidRPr="00D21161" w:rsidDel="00D21161">
              <w:rPr>
                <w:rStyle w:val="aa"/>
                <w:rFonts w:ascii="Times New Roman" w:eastAsia="Times New Roman" w:hAnsi="Times New Roman" w:cs="Times New Roman"/>
                <w:noProof/>
                <w:sz w:val="28"/>
                <w:szCs w:val="28"/>
                <w:lang w:bidi="en-US"/>
              </w:rPr>
              <w:delText>Выводы по разделу 6</w:delText>
            </w:r>
            <w:r w:rsidRPr="00D21161" w:rsidDel="00D21161">
              <w:rPr>
                <w:rFonts w:ascii="Times New Roman" w:hAnsi="Times New Roman" w:cs="Times New Roman"/>
                <w:noProof/>
                <w:webHidden/>
                <w:sz w:val="28"/>
                <w:szCs w:val="28"/>
              </w:rPr>
              <w:tab/>
              <w:delText>88</w:delText>
            </w:r>
          </w:del>
        </w:p>
        <w:p w14:paraId="5CD0D924" w14:textId="5FA5D8F3" w:rsidR="00907192" w:rsidRPr="00D21161" w:rsidDel="00D21161" w:rsidRDefault="00907192">
          <w:pPr>
            <w:pStyle w:val="15"/>
            <w:tabs>
              <w:tab w:val="right" w:leader="dot" w:pos="9628"/>
            </w:tabs>
            <w:spacing w:after="0" w:line="276" w:lineRule="auto"/>
            <w:contextualSpacing/>
            <w:jc w:val="both"/>
            <w:rPr>
              <w:del w:id="1708" w:author="Пользователь Windows" w:date="2021-01-30T14:32:00Z"/>
              <w:rFonts w:ascii="Times New Roman" w:eastAsiaTheme="minorEastAsia" w:hAnsi="Times New Roman" w:cs="Times New Roman"/>
              <w:noProof/>
              <w:sz w:val="28"/>
              <w:szCs w:val="28"/>
              <w:lang w:eastAsia="ru-RU"/>
            </w:rPr>
            <w:pPrChange w:id="1709" w:author="Пользователь Windows" w:date="2021-01-30T14:38:00Z">
              <w:pPr>
                <w:pStyle w:val="15"/>
                <w:tabs>
                  <w:tab w:val="right" w:leader="dot" w:pos="9628"/>
                </w:tabs>
                <w:spacing w:after="0" w:line="360" w:lineRule="auto"/>
                <w:contextualSpacing/>
                <w:jc w:val="both"/>
              </w:pPr>
            </w:pPrChange>
          </w:pPr>
          <w:del w:id="1710" w:author="Пользователь Windows" w:date="2021-01-30T14:32:00Z">
            <w:r w:rsidRPr="00D21161" w:rsidDel="00D21161">
              <w:rPr>
                <w:rStyle w:val="aa"/>
                <w:rFonts w:ascii="Times New Roman" w:hAnsi="Times New Roman" w:cs="Times New Roman"/>
                <w:noProof/>
                <w:sz w:val="28"/>
                <w:szCs w:val="28"/>
              </w:rPr>
              <w:delText>Заключение</w:delText>
            </w:r>
            <w:r w:rsidRPr="00D21161" w:rsidDel="00D21161">
              <w:rPr>
                <w:rFonts w:ascii="Times New Roman" w:hAnsi="Times New Roman" w:cs="Times New Roman"/>
                <w:noProof/>
                <w:webHidden/>
                <w:sz w:val="28"/>
                <w:szCs w:val="28"/>
              </w:rPr>
              <w:tab/>
              <w:delText>89</w:delText>
            </w:r>
          </w:del>
        </w:p>
        <w:p w14:paraId="5327346F" w14:textId="51466BD3" w:rsidR="00907192" w:rsidRPr="00D21161" w:rsidDel="00D21161" w:rsidRDefault="00907192">
          <w:pPr>
            <w:pStyle w:val="15"/>
            <w:tabs>
              <w:tab w:val="right" w:leader="dot" w:pos="9628"/>
            </w:tabs>
            <w:spacing w:after="0" w:line="276" w:lineRule="auto"/>
            <w:contextualSpacing/>
            <w:jc w:val="both"/>
            <w:rPr>
              <w:del w:id="1711" w:author="Пользователь Windows" w:date="2021-01-30T14:32:00Z"/>
              <w:rFonts w:ascii="Times New Roman" w:eastAsiaTheme="minorEastAsia" w:hAnsi="Times New Roman" w:cs="Times New Roman"/>
              <w:noProof/>
              <w:sz w:val="28"/>
              <w:szCs w:val="28"/>
              <w:lang w:eastAsia="ru-RU"/>
            </w:rPr>
            <w:pPrChange w:id="1712" w:author="Пользователь Windows" w:date="2021-01-30T14:38:00Z">
              <w:pPr>
                <w:pStyle w:val="15"/>
                <w:tabs>
                  <w:tab w:val="right" w:leader="dot" w:pos="9628"/>
                </w:tabs>
                <w:spacing w:after="0" w:line="360" w:lineRule="auto"/>
                <w:contextualSpacing/>
                <w:jc w:val="both"/>
              </w:pPr>
            </w:pPrChange>
          </w:pPr>
          <w:del w:id="1713" w:author="Пользователь Windows" w:date="2021-01-30T14:32:00Z">
            <w:r w:rsidRPr="00D21161" w:rsidDel="00D21161">
              <w:rPr>
                <w:rStyle w:val="aa"/>
                <w:rFonts w:ascii="Times New Roman" w:hAnsi="Times New Roman" w:cs="Times New Roman"/>
                <w:noProof/>
                <w:sz w:val="28"/>
                <w:szCs w:val="28"/>
              </w:rPr>
              <w:delText>Список литературы</w:delText>
            </w:r>
            <w:r w:rsidRPr="00D21161" w:rsidDel="00D21161">
              <w:rPr>
                <w:rFonts w:ascii="Times New Roman" w:hAnsi="Times New Roman" w:cs="Times New Roman"/>
                <w:noProof/>
                <w:webHidden/>
                <w:sz w:val="28"/>
                <w:szCs w:val="28"/>
              </w:rPr>
              <w:tab/>
              <w:delText>90</w:delText>
            </w:r>
          </w:del>
        </w:p>
        <w:p w14:paraId="043102D7" w14:textId="544E8920" w:rsidR="000B5799" w:rsidRPr="00D21161" w:rsidRDefault="000B5799">
          <w:pPr>
            <w:spacing w:after="0" w:line="276" w:lineRule="auto"/>
            <w:contextualSpacing/>
            <w:jc w:val="both"/>
            <w:rPr>
              <w:rFonts w:ascii="Times New Roman" w:hAnsi="Times New Roman" w:cs="Times New Roman"/>
              <w:sz w:val="28"/>
              <w:szCs w:val="28"/>
            </w:rPr>
            <w:pPrChange w:id="1714" w:author="Пользователь Windows" w:date="2021-01-30T14:38:00Z">
              <w:pPr>
                <w:spacing w:after="0" w:line="360" w:lineRule="auto"/>
                <w:contextualSpacing/>
                <w:jc w:val="both"/>
              </w:pPr>
            </w:pPrChange>
          </w:pPr>
          <w:r w:rsidRPr="00D21161">
            <w:rPr>
              <w:rFonts w:ascii="Times New Roman" w:hAnsi="Times New Roman" w:cs="Times New Roman"/>
              <w:b/>
              <w:bCs/>
              <w:sz w:val="28"/>
              <w:szCs w:val="28"/>
              <w:rPrChange w:id="1715" w:author="Пользователь Windows" w:date="2021-01-30T14:38:00Z">
                <w:rPr>
                  <w:rFonts w:ascii="Times New Roman" w:hAnsi="Times New Roman" w:cs="Times New Roman"/>
                  <w:b/>
                  <w:bCs/>
                  <w:sz w:val="28"/>
                  <w:szCs w:val="28"/>
                </w:rPr>
              </w:rPrChange>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16947BCE" w:rsidR="00AF035E" w:rsidRDefault="00AF035E" w:rsidP="00907192">
      <w:pPr>
        <w:spacing w:after="0" w:line="360" w:lineRule="auto"/>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1716" w:name="_Toc62909885"/>
      <w:r w:rsidRPr="00115DC3">
        <w:lastRenderedPageBreak/>
        <w:t>Введение</w:t>
      </w:r>
      <w:bookmarkEnd w:id="1716"/>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commentRangeStart w:id="1717"/>
      <w:commentRangeStart w:id="1718"/>
      <w:r w:rsidRPr="00115DC3">
        <w:rPr>
          <w:rFonts w:ascii="Times New Roman" w:hAnsi="Times New Roman" w:cs="Times New Roman"/>
          <w:sz w:val="28"/>
        </w:rPr>
        <w:t>Задачи</w:t>
      </w:r>
      <w:commentRangeEnd w:id="1717"/>
      <w:r>
        <w:rPr>
          <w:rStyle w:val="ab"/>
        </w:rPr>
        <w:commentReference w:id="1717"/>
      </w:r>
      <w:commentRangeEnd w:id="1718"/>
      <w:r w:rsidR="00D47834">
        <w:rPr>
          <w:rStyle w:val="ab"/>
        </w:rPr>
        <w:commentReference w:id="1718"/>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25914F00"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commentRangeStart w:id="1719"/>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редложена оригинальная архитектура централизованной АЛАР</w:t>
      </w:r>
      <w:commentRangeEnd w:id="1719"/>
      <w:r w:rsidR="00372B70">
        <w:rPr>
          <w:rStyle w:val="ab"/>
        </w:rPr>
        <w:commentReference w:id="1719"/>
      </w:r>
      <w:r w:rsidR="00963A24" w:rsidRPr="00963A24">
        <w:rPr>
          <w:rFonts w:ascii="Times New Roman" w:hAnsi="Times New Roman" w:cs="Times New Roman"/>
          <w:sz w:val="28"/>
        </w:rPr>
        <w:t xml:space="preserve">,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ins w:id="1720" w:author="Пользователь Windows" w:date="2021-01-28T20:54:00Z">
        <w:r w:rsidR="00977C57">
          <w:rPr>
            <w:rFonts w:ascii="Times New Roman" w:hAnsi="Times New Roman" w:cs="Times New Roman"/>
            <w:sz w:val="28"/>
          </w:rPr>
          <w:t xml:space="preserve"> при исследовании алгоритмов </w:t>
        </w:r>
      </w:ins>
      <w:ins w:id="1721" w:author="Пользователь Windows" w:date="2021-01-28T20:55:00Z">
        <w:r w:rsidR="00977C57">
          <w:rPr>
            <w:rFonts w:ascii="Times New Roman" w:hAnsi="Times New Roman" w:cs="Times New Roman"/>
            <w:sz w:val="28"/>
          </w:rPr>
          <w:t>АЛАР, а также</w:t>
        </w:r>
      </w:ins>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1"/>
      </w:pPr>
      <w:bookmarkStart w:id="1722" w:name="_Toc62909886"/>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1722"/>
    </w:p>
    <w:p w14:paraId="1045718E" w14:textId="65F0963D"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End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31A5D">
        <w:rPr>
          <w:rFonts w:ascii="Times New Roman" w:hAnsi="Times New Roman" w:cs="Times New Roman"/>
          <w:sz w:val="28"/>
        </w:rPr>
        <w:t xml:space="preserve"> программно-аппаратные комплексы, обеспечивающие выполнение функций</w:t>
      </w:r>
      <w:r w:rsidR="00FC4C9F">
        <w:rPr>
          <w:rFonts w:ascii="Times New Roman" w:hAnsi="Times New Roman" w:cs="Times New Roman"/>
          <w:sz w:val="28"/>
        </w:rPr>
        <w:t xml:space="preserve"> </w:t>
      </w:r>
      <w:commentRangeStart w:id="1723"/>
      <w:commentRangeStart w:id="1724"/>
      <w:commentRangeStart w:id="1725"/>
      <w:commentRangeStart w:id="1726"/>
      <w:r w:rsidR="00F31A5D" w:rsidRPr="00FC4C9F">
        <w:rPr>
          <w:rFonts w:ascii="Times New Roman" w:hAnsi="Times New Roman" w:cs="Times New Roman"/>
          <w:sz w:val="28"/>
        </w:rPr>
        <w:t xml:space="preserve">АЛАР </w:t>
      </w:r>
      <w:commentRangeEnd w:id="1723"/>
      <w:r w:rsidR="00F31A5D">
        <w:rPr>
          <w:rStyle w:val="ab"/>
        </w:rPr>
        <w:commentReference w:id="1723"/>
      </w:r>
      <w:commentRangeEnd w:id="1724"/>
      <w:r w:rsidR="00F31A5D">
        <w:rPr>
          <w:rStyle w:val="ab"/>
        </w:rPr>
        <w:commentReference w:id="1724"/>
      </w:r>
      <w:commentRangeEnd w:id="1725"/>
      <w:r w:rsidR="006223BF">
        <w:rPr>
          <w:rStyle w:val="ab"/>
        </w:rPr>
        <w:commentReference w:id="1725"/>
      </w:r>
      <w:commentRangeEnd w:id="1726"/>
      <w:r w:rsidR="00B4660C">
        <w:rPr>
          <w:rStyle w:val="ab"/>
        </w:rPr>
        <w:commentReference w:id="1726"/>
      </w:r>
      <w:r w:rsidR="00F31A5D">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00FC4C9F" w:rsidRPr="00FC4C9F">
        <w:rPr>
          <w:rFonts w:ascii="Times New Roman" w:hAnsi="Times New Roman" w:cs="Times New Roman"/>
          <w:sz w:val="28"/>
        </w:rPr>
        <w:t xml:space="preserve"> с</w:t>
      </w:r>
      <w:r w:rsidR="00F31A5D">
        <w:rPr>
          <w:rFonts w:ascii="Times New Roman" w:hAnsi="Times New Roman" w:cs="Times New Roman"/>
          <w:sz w:val="28"/>
        </w:rPr>
        <w:t xml:space="preserve"> высокими </w:t>
      </w:r>
      <w:r w:rsidR="00FC4C9F" w:rsidRPr="00FC4C9F">
        <w:rPr>
          <w:rFonts w:ascii="Times New Roman" w:hAnsi="Times New Roman" w:cs="Times New Roman"/>
          <w:sz w:val="28"/>
        </w:rPr>
        <w:t>быстродействием, селективностью и чувствительностью.</w:t>
      </w:r>
      <w:r w:rsidR="00F31A5D">
        <w:rPr>
          <w:rFonts w:ascii="Times New Roman" w:hAnsi="Times New Roman" w:cs="Times New Roman"/>
          <w:sz w:val="28"/>
        </w:rPr>
        <w:t xml:space="preserve"> При настройке таких устройств используются программные комплексы </w:t>
      </w:r>
      <w:r w:rsidR="00F31A5D">
        <w:rPr>
          <w:rFonts w:ascii="Times New Roman" w:hAnsi="Times New Roman" w:cs="Times New Roman"/>
          <w:sz w:val="28"/>
          <w:lang w:val="en-US"/>
        </w:rPr>
        <w:t>RastrWin</w:t>
      </w:r>
      <w:r w:rsidR="00F31A5D" w:rsidRPr="00F31A5D">
        <w:rPr>
          <w:rFonts w:ascii="Times New Roman" w:hAnsi="Times New Roman" w:cs="Times New Roman"/>
          <w:sz w:val="28"/>
        </w:rPr>
        <w:t xml:space="preserve">3 </w:t>
      </w:r>
      <w:r w:rsidR="00F31A5D">
        <w:rPr>
          <w:rFonts w:ascii="Times New Roman" w:hAnsi="Times New Roman" w:cs="Times New Roman"/>
          <w:sz w:val="28"/>
        </w:rPr>
        <w:t xml:space="preserve">и </w:t>
      </w:r>
      <w:r w:rsidR="00F31A5D">
        <w:rPr>
          <w:rFonts w:ascii="Times New Roman" w:hAnsi="Times New Roman" w:cs="Times New Roman"/>
          <w:sz w:val="28"/>
          <w:lang w:val="en-US"/>
        </w:rPr>
        <w:t>EUROSTAG</w:t>
      </w:r>
      <w:r w:rsidR="00F31A5D" w:rsidRPr="00F31A5D">
        <w:rPr>
          <w:rFonts w:ascii="Times New Roman" w:hAnsi="Times New Roman" w:cs="Times New Roman"/>
          <w:sz w:val="28"/>
        </w:rPr>
        <w:t>.</w:t>
      </w:r>
      <w:r w:rsidR="00F31A5D">
        <w:rPr>
          <w:rFonts w:ascii="Times New Roman" w:hAnsi="Times New Roman" w:cs="Times New Roman"/>
          <w:sz w:val="28"/>
        </w:rPr>
        <w:t xml:space="preserve"> При этом </w:t>
      </w:r>
      <w:r w:rsidR="00F31A5D" w:rsidRPr="00F31A5D">
        <w:rPr>
          <w:rFonts w:ascii="Times New Roman" w:hAnsi="Times New Roman" w:cs="Times New Roman"/>
          <w:sz w:val="28"/>
        </w:rPr>
        <w:t>процесс настройки представляет собой многократный расчет переходных процессов</w:t>
      </w:r>
      <w:r w:rsidR="00FC4C9F" w:rsidRPr="00FC4C9F">
        <w:rPr>
          <w:rFonts w:ascii="Times New Roman" w:hAnsi="Times New Roman" w:cs="Times New Roman"/>
          <w:sz w:val="28"/>
        </w:rPr>
        <w:t xml:space="preserve">, </w:t>
      </w:r>
      <w:r w:rsidR="00F31A5D">
        <w:rPr>
          <w:rFonts w:ascii="Times New Roman" w:hAnsi="Times New Roman" w:cs="Times New Roman"/>
          <w:sz w:val="28"/>
        </w:rPr>
        <w:t>что требует больших трудозатрат. Слабая автоматизация данного процесса</w:t>
      </w:r>
      <w:r w:rsidR="00FC4C9F"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End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E54061" w:rsidRPr="00E54061">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060F82FC" w14:textId="77777777" w:rsidR="006223BF" w:rsidRPr="009D0F98" w:rsidRDefault="006223BF" w:rsidP="006223BF">
      <w:pPr>
        <w:pStyle w:val="a4"/>
        <w:numPr>
          <w:ilvl w:val="0"/>
          <w:numId w:val="2"/>
        </w:numPr>
        <w:spacing w:after="0" w:line="360" w:lineRule="auto"/>
        <w:jc w:val="both"/>
        <w:rPr>
          <w:rFonts w:ascii="Times New Roman" w:hAnsi="Times New Roman" w:cs="Times New Roman"/>
          <w:sz w:val="28"/>
        </w:rPr>
      </w:pPr>
      <w:commentRangeStart w:id="1727"/>
      <w:commentRangeStart w:id="1728"/>
      <w:commentRangeStart w:id="1729"/>
      <w:commentRangeStart w:id="1730"/>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1C20AA95" w:rsidR="009D0F98" w:rsidRPr="009D0F98" w:rsidRDefault="006223BF" w:rsidP="006223BF">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commentRangeEnd w:id="1727"/>
      <w:r>
        <w:rPr>
          <w:rStyle w:val="ab"/>
        </w:rPr>
        <w:commentReference w:id="1727"/>
      </w:r>
      <w:commentRangeEnd w:id="1728"/>
      <w:r>
        <w:rPr>
          <w:rStyle w:val="ab"/>
        </w:rPr>
        <w:commentReference w:id="1728"/>
      </w:r>
      <w:commentRangeEnd w:id="1729"/>
      <w:r w:rsidR="00B4660C">
        <w:rPr>
          <w:rStyle w:val="ab"/>
        </w:rPr>
        <w:commentReference w:id="1729"/>
      </w:r>
      <w:commentRangeEnd w:id="1730"/>
      <w:r w:rsidR="00B4660C">
        <w:rPr>
          <w:rStyle w:val="ab"/>
        </w:rPr>
        <w:commentReference w:id="1730"/>
      </w:r>
    </w:p>
    <w:p w14:paraId="536F2575" w14:textId="44BCECC1" w:rsidR="005F7973" w:rsidRDefault="006223BF" w:rsidP="00115DC3">
      <w:pPr>
        <w:spacing w:after="0" w:line="360" w:lineRule="auto"/>
        <w:ind w:firstLine="709"/>
        <w:contextualSpacing/>
        <w:jc w:val="both"/>
        <w:rPr>
          <w:rFonts w:ascii="Times New Roman" w:hAnsi="Times New Roman" w:cs="Times New Roman"/>
          <w:sz w:val="28"/>
        </w:rPr>
      </w:pPr>
      <w:commentRangeStart w:id="1731"/>
      <w:commentRangeStart w:id="1732"/>
      <w:commentRangeStart w:id="1733"/>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r w:rsidR="005F7973">
        <w:rPr>
          <w:rFonts w:ascii="Times New Roman" w:hAnsi="Times New Roman" w:cs="Times New Roman"/>
          <w:sz w:val="28"/>
        </w:rPr>
        <w:t>:</w:t>
      </w:r>
    </w:p>
    <w:p w14:paraId="690269C0" w14:textId="3191750E" w:rsidR="005F7973" w:rsidRDefault="006223BF" w:rsidP="00977C57">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w:t>
      </w:r>
      <w:r w:rsidR="005F7973" w:rsidRPr="00977C57">
        <w:rPr>
          <w:rFonts w:ascii="Times New Roman" w:hAnsi="Times New Roman" w:cs="Times New Roman"/>
          <w:sz w:val="28"/>
        </w:rPr>
        <w:t xml:space="preserve"> за счет</w:t>
      </w:r>
      <w:r w:rsidR="005F7973">
        <w:rPr>
          <w:rFonts w:ascii="Times New Roman" w:hAnsi="Times New Roman" w:cs="Times New Roman"/>
          <w:sz w:val="28"/>
        </w:rPr>
        <w:t>:</w:t>
      </w:r>
    </w:p>
    <w:p w14:paraId="21018904" w14:textId="16B65B63" w:rsidR="005F7973" w:rsidRDefault="005F7973" w:rsidP="00977C57">
      <w:pPr>
        <w:pStyle w:val="a4"/>
        <w:numPr>
          <w:ilvl w:val="1"/>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sidR="00B030F8">
        <w:rPr>
          <w:rFonts w:ascii="Times New Roman" w:hAnsi="Times New Roman" w:cs="Times New Roman"/>
          <w:sz w:val="28"/>
        </w:rPr>
        <w:t>;</w:t>
      </w:r>
    </w:p>
    <w:p w14:paraId="5CD2B9F8" w14:textId="68FEB8DA" w:rsidR="005F7973" w:rsidRDefault="005F7973" w:rsidP="00977C57">
      <w:pPr>
        <w:pStyle w:val="a4"/>
        <w:numPr>
          <w:ilvl w:val="1"/>
          <w:numId w:val="4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w:t>
      </w:r>
      <w:r w:rsidR="00B030F8">
        <w:rPr>
          <w:rFonts w:ascii="Times New Roman" w:hAnsi="Times New Roman" w:cs="Times New Roman"/>
          <w:sz w:val="28"/>
        </w:rPr>
        <w:t xml:space="preserve"> сечений ДС и обученного классификатора, соответствующих текущему режиму работы ЭЭС;</w:t>
      </w:r>
    </w:p>
    <w:p w14:paraId="116827C4" w14:textId="3C9D4CCB" w:rsidR="00FC4C9F" w:rsidRPr="00977C57" w:rsidRDefault="006223BF" w:rsidP="00977C57">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w:t>
      </w:r>
      <w:commentRangeEnd w:id="1731"/>
      <w:r>
        <w:rPr>
          <w:rStyle w:val="ab"/>
        </w:rPr>
        <w:commentReference w:id="1731"/>
      </w:r>
      <w:commentRangeEnd w:id="1732"/>
      <w:r>
        <w:rPr>
          <w:rStyle w:val="ab"/>
        </w:rPr>
        <w:commentReference w:id="1732"/>
      </w:r>
      <w:commentRangeEnd w:id="1733"/>
      <w:r w:rsidR="00B030F8">
        <w:rPr>
          <w:rStyle w:val="ab"/>
        </w:rPr>
        <w:commentReference w:id="1733"/>
      </w:r>
      <w:r w:rsidRPr="00977C57">
        <w:rPr>
          <w:rFonts w:ascii="Times New Roman" w:hAnsi="Times New Roman" w:cs="Times New Roman"/>
          <w:sz w:val="28"/>
        </w:rPr>
        <w:t xml:space="preserve"> за счет применения алгоритма</w:t>
      </w:r>
      <w:r w:rsidR="00B030F8">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w:t>
      </w:r>
      <w:commentRangeStart w:id="1734"/>
      <w:commentRangeStart w:id="1735"/>
      <w:r w:rsidRPr="00977C57">
        <w:rPr>
          <w:rFonts w:ascii="Times New Roman" w:hAnsi="Times New Roman" w:cs="Times New Roman"/>
          <w:sz w:val="28"/>
        </w:rPr>
        <w:t>предиктивных технологий</w:t>
      </w:r>
      <w:commentRangeEnd w:id="1734"/>
      <w:r w:rsidR="00B4660C">
        <w:rPr>
          <w:rStyle w:val="ab"/>
        </w:rPr>
        <w:commentReference w:id="1734"/>
      </w:r>
      <w:commentRangeEnd w:id="1735"/>
      <w:r w:rsidR="00977C57">
        <w:rPr>
          <w:rStyle w:val="ab"/>
        </w:rPr>
        <w:commentReference w:id="1735"/>
      </w:r>
      <w:r w:rsidR="00585030" w:rsidRPr="00977C57">
        <w:rPr>
          <w:rFonts w:ascii="Times New Roman" w:hAnsi="Times New Roman" w:cs="Times New Roman"/>
          <w:sz w:val="28"/>
        </w:rPr>
        <w:t>.</w:t>
      </w:r>
    </w:p>
    <w:p w14:paraId="2EC4607C" w14:textId="26B83346" w:rsidR="00E473C0" w:rsidRDefault="00146B3B" w:rsidP="000A458C">
      <w:pPr>
        <w:spacing w:after="0" w:line="360" w:lineRule="auto"/>
        <w:ind w:firstLine="709"/>
        <w:contextualSpacing/>
        <w:jc w:val="both"/>
        <w:rPr>
          <w:ins w:id="1736" w:author="Пользователь Windows" w:date="2021-01-29T20:02:00Z"/>
          <w:rFonts w:ascii="Times New Roman" w:hAnsi="Times New Roman" w:cs="Times New Roman"/>
          <w:sz w:val="28"/>
        </w:rPr>
      </w:pPr>
      <w:r w:rsidRPr="00146B3B">
        <w:rPr>
          <w:rFonts w:ascii="Times New Roman" w:hAnsi="Times New Roman" w:cs="Times New Roman"/>
          <w:sz w:val="28"/>
        </w:rPr>
        <w:t>В зарубежных энергосистемах активно веду</w:t>
      </w:r>
      <w:r w:rsidR="00B030F8">
        <w:rPr>
          <w:rFonts w:ascii="Times New Roman" w:hAnsi="Times New Roman" w:cs="Times New Roman"/>
          <w:sz w:val="28"/>
        </w:rPr>
        <w:t>т</w:t>
      </w:r>
      <w:r w:rsidRPr="00146B3B">
        <w:rPr>
          <w:rFonts w:ascii="Times New Roman" w:hAnsi="Times New Roman" w:cs="Times New Roman"/>
          <w:sz w:val="28"/>
        </w:rPr>
        <w:t xml:space="preserve">ся работы по разработке и внедрению технологии </w:t>
      </w:r>
      <w:r w:rsidR="00877B1B">
        <w:rPr>
          <w:rFonts w:ascii="Times New Roman" w:hAnsi="Times New Roman" w:cs="Times New Roman"/>
          <w:sz w:val="28"/>
        </w:rPr>
        <w:t>WAMPAC</w:t>
      </w:r>
      <w:r w:rsidR="00877B1B" w:rsidRPr="00877B1B">
        <w:rPr>
          <w:rFonts w:ascii="Times New Roman" w:hAnsi="Times New Roman" w:cs="Times New Roman"/>
          <w:sz w:val="28"/>
        </w:rPr>
        <w:t xml:space="preserve"> </w:t>
      </w:r>
      <w:r w:rsidR="00877B1B">
        <w:rPr>
          <w:rFonts w:ascii="Times New Roman" w:hAnsi="Times New Roman" w:cs="Times New Roman"/>
          <w:sz w:val="28"/>
        </w:rPr>
        <w:t>(</w:t>
      </w:r>
      <w:r w:rsidR="00877B1B" w:rsidRPr="00877B1B">
        <w:rPr>
          <w:rFonts w:ascii="Times New Roman" w:hAnsi="Times New Roman" w:cs="Times New Roman"/>
          <w:sz w:val="28"/>
        </w:rPr>
        <w:t xml:space="preserve">wide-area monitoring, </w:t>
      </w:r>
      <w:r w:rsidR="00877B1B">
        <w:rPr>
          <w:rFonts w:ascii="Times New Roman" w:hAnsi="Times New Roman" w:cs="Times New Roman"/>
          <w:sz w:val="28"/>
        </w:rPr>
        <w:t>protectio</w:t>
      </w:r>
      <w:r w:rsidR="009408D3">
        <w:rPr>
          <w:rFonts w:ascii="Times New Roman" w:hAnsi="Times New Roman" w:cs="Times New Roman"/>
          <w:sz w:val="28"/>
        </w:rPr>
        <w:t>n</w:t>
      </w:r>
      <w:r w:rsidR="00877B1B">
        <w:rPr>
          <w:rFonts w:ascii="Times New Roman" w:hAnsi="Times New Roman" w:cs="Times New Roman"/>
          <w:sz w:val="28"/>
        </w:rPr>
        <w:t xml:space="preserve"> and control)</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 xml:space="preserve">информации об энергосистеме для </w:t>
      </w:r>
      <w:r w:rsidR="006222FB">
        <w:rPr>
          <w:rFonts w:ascii="Times New Roman" w:hAnsi="Times New Roman" w:cs="Times New Roman"/>
          <w:sz w:val="28"/>
        </w:rPr>
        <w:lastRenderedPageBreak/>
        <w:t>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End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E54061" w:rsidRPr="00EC207F">
            <w:rPr>
              <w:rFonts w:ascii="Times New Roman" w:hAnsi="Times New Roman" w:cs="Times New Roman"/>
              <w:noProof/>
              <w:sz w:val="28"/>
              <w:rPrChange w:id="1737" w:author="Пользователь Windows" w:date="2021-01-30T14:29:00Z">
                <w:rPr>
                  <w:rFonts w:ascii="Times New Roman" w:hAnsi="Times New Roman" w:cs="Times New Roman"/>
                  <w:noProof/>
                  <w:sz w:val="28"/>
                  <w:lang w:val="en-US"/>
                </w:rPr>
              </w:rPrChange>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p>
    <w:p w14:paraId="4E0C3EA2" w14:textId="42778694" w:rsidR="00B030F8" w:rsidRPr="00E473C0" w:rsidDel="004E04F5" w:rsidRDefault="00E473C0">
      <w:pPr>
        <w:pStyle w:val="2"/>
        <w:rPr>
          <w:del w:id="1738" w:author="Пользователь Windows" w:date="2021-01-29T15:30:00Z"/>
          <w:lang w:val="en-US"/>
          <w:rPrChange w:id="1739" w:author="Пользователь Windows" w:date="2021-01-29T20:03:00Z">
            <w:rPr>
              <w:del w:id="1740" w:author="Пользователь Windows" w:date="2021-01-29T15:30:00Z"/>
              <w:rFonts w:ascii="Times New Roman" w:hAnsi="Times New Roman" w:cs="Times New Roman"/>
              <w:sz w:val="28"/>
            </w:rPr>
          </w:rPrChange>
        </w:rPr>
        <w:pPrChange w:id="1741" w:author="Пользователь Windows" w:date="2021-01-29T20:03:00Z">
          <w:pPr>
            <w:spacing w:after="0" w:line="360" w:lineRule="auto"/>
            <w:ind w:firstLine="709"/>
            <w:contextualSpacing/>
            <w:jc w:val="both"/>
          </w:pPr>
        </w:pPrChange>
      </w:pPr>
      <w:bookmarkStart w:id="1742" w:name="_Toc62909887"/>
      <w:ins w:id="1743" w:author="Пользователь Windows" w:date="2021-01-29T20:02:00Z">
        <w:r w:rsidRPr="00E473C0">
          <w:rPr>
            <w:lang w:val="en-US"/>
            <w:rPrChange w:id="1744" w:author="Пользователь Windows" w:date="2021-01-29T20:03:00Z">
              <w:rPr>
                <w:rFonts w:ascii="Times New Roman" w:hAnsi="Times New Roman" w:cs="Times New Roman"/>
                <w:sz w:val="28"/>
              </w:rPr>
            </w:rPrChange>
          </w:rPr>
          <w:t xml:space="preserve">1.1. </w:t>
        </w:r>
        <w:r>
          <w:t>Анализ</w:t>
        </w:r>
        <w:r w:rsidRPr="00E473C0">
          <w:rPr>
            <w:lang w:val="en-US"/>
            <w:rPrChange w:id="1745" w:author="Пользователь Windows" w:date="2021-01-29T20:03:00Z">
              <w:rPr>
                <w:rFonts w:ascii="Times New Roman" w:hAnsi="Times New Roman" w:cs="Times New Roman"/>
                <w:sz w:val="28"/>
              </w:rPr>
            </w:rPrChange>
          </w:rPr>
          <w:t xml:space="preserve"> </w:t>
        </w:r>
      </w:ins>
      <w:ins w:id="1746" w:author="Пользователь Windows" w:date="2021-01-29T20:03:00Z">
        <w:r>
          <w:rPr>
            <w:lang w:val="en-US"/>
          </w:rPr>
          <w:t>wide-area protection system</w:t>
        </w:r>
      </w:ins>
      <w:bookmarkEnd w:id="1742"/>
      <w:del w:id="1747" w:author="Пользователь Windows" w:date="2021-01-28T21:24:00Z">
        <w:r w:rsidR="00CA6200" w:rsidDel="00160D48">
          <w:delText>Системы</w:delText>
        </w:r>
        <w:r w:rsidR="00CA6200" w:rsidRPr="00E473C0" w:rsidDel="00160D48">
          <w:rPr>
            <w:lang w:val="en-US"/>
            <w:rPrChange w:id="1748" w:author="Пользователь Windows" w:date="2021-01-29T20:03:00Z">
              <w:rPr>
                <w:rFonts w:ascii="Times New Roman" w:hAnsi="Times New Roman" w:cs="Times New Roman"/>
                <w:sz w:val="28"/>
              </w:rPr>
            </w:rPrChange>
          </w:rPr>
          <w:delText xml:space="preserve"> </w:delText>
        </w:r>
        <w:r w:rsidR="00CA6200" w:rsidDel="00160D48">
          <w:rPr>
            <w:lang w:val="en-US"/>
          </w:rPr>
          <w:delText>WAM</w:delText>
        </w:r>
        <w:r w:rsidR="00146B3B" w:rsidDel="00160D48">
          <w:rPr>
            <w:lang w:val="en-US"/>
          </w:rPr>
          <w:delText>S</w:delText>
        </w:r>
        <w:r w:rsidR="00CA6200" w:rsidRPr="00E473C0" w:rsidDel="00160D48">
          <w:rPr>
            <w:lang w:val="en-US"/>
            <w:rPrChange w:id="1749" w:author="Пользователь Windows" w:date="2021-01-29T20:03:00Z">
              <w:rPr>
                <w:rFonts w:ascii="Times New Roman" w:hAnsi="Times New Roman" w:cs="Times New Roman"/>
                <w:sz w:val="28"/>
              </w:rPr>
            </w:rPrChange>
          </w:rPr>
          <w:delText>,</w:delText>
        </w:r>
        <w:r w:rsidR="009408D3" w:rsidRPr="00E473C0" w:rsidDel="00160D48">
          <w:rPr>
            <w:lang w:val="en-US"/>
            <w:rPrChange w:id="1750" w:author="Пользователь Windows" w:date="2021-01-29T20:03:00Z">
              <w:rPr>
                <w:rFonts w:ascii="Times New Roman" w:hAnsi="Times New Roman" w:cs="Times New Roman"/>
                <w:sz w:val="28"/>
              </w:rPr>
            </w:rPrChange>
          </w:rPr>
          <w:delText xml:space="preserve"> </w:delText>
        </w:r>
        <w:r w:rsidR="009408D3" w:rsidDel="00160D48">
          <w:rPr>
            <w:lang w:val="en-US"/>
          </w:rPr>
          <w:delText>WAP</w:delText>
        </w:r>
        <w:r w:rsidR="00146B3B" w:rsidDel="00160D48">
          <w:rPr>
            <w:lang w:val="en-US"/>
          </w:rPr>
          <w:delText>S</w:delText>
        </w:r>
        <w:r w:rsidR="009408D3" w:rsidRPr="00E473C0" w:rsidDel="00160D48">
          <w:rPr>
            <w:lang w:val="en-US"/>
            <w:rPrChange w:id="1751" w:author="Пользователь Windows" w:date="2021-01-29T20:03:00Z">
              <w:rPr>
                <w:rFonts w:ascii="Times New Roman" w:hAnsi="Times New Roman" w:cs="Times New Roman"/>
                <w:sz w:val="28"/>
              </w:rPr>
            </w:rPrChange>
          </w:rPr>
          <w:delText xml:space="preserve"> </w:delText>
        </w:r>
        <w:r w:rsidR="009408D3" w:rsidDel="00160D48">
          <w:delText>и</w:delText>
        </w:r>
        <w:r w:rsidR="009408D3" w:rsidRPr="00E473C0" w:rsidDel="00160D48">
          <w:rPr>
            <w:lang w:val="en-US"/>
            <w:rPrChange w:id="1752" w:author="Пользователь Windows" w:date="2021-01-29T20:03:00Z">
              <w:rPr>
                <w:rFonts w:ascii="Times New Roman" w:hAnsi="Times New Roman" w:cs="Times New Roman"/>
                <w:sz w:val="28"/>
              </w:rPr>
            </w:rPrChange>
          </w:rPr>
          <w:delText xml:space="preserve"> </w:delText>
        </w:r>
        <w:r w:rsidR="009408D3" w:rsidDel="00160D48">
          <w:rPr>
            <w:lang w:val="en-US"/>
          </w:rPr>
          <w:delText>WAC</w:delText>
        </w:r>
        <w:r w:rsidR="00146B3B" w:rsidDel="00160D48">
          <w:rPr>
            <w:lang w:val="en-US"/>
          </w:rPr>
          <w:delText>S</w:delText>
        </w:r>
        <w:r w:rsidR="009408D3" w:rsidRPr="00E473C0" w:rsidDel="00160D48">
          <w:rPr>
            <w:lang w:val="en-US"/>
            <w:rPrChange w:id="1753" w:author="Пользователь Windows" w:date="2021-01-29T20:03:00Z">
              <w:rPr>
                <w:rFonts w:ascii="Times New Roman" w:hAnsi="Times New Roman" w:cs="Times New Roman"/>
                <w:sz w:val="28"/>
              </w:rPr>
            </w:rPrChange>
          </w:rPr>
          <w:delText xml:space="preserve"> </w:delText>
        </w:r>
        <w:r w:rsidR="00CA6200" w:rsidDel="00160D48">
          <w:delText>имеют</w:delText>
        </w:r>
        <w:r w:rsidR="00CA6200" w:rsidRPr="00E473C0" w:rsidDel="00160D48">
          <w:rPr>
            <w:lang w:val="en-US"/>
            <w:rPrChange w:id="1754" w:author="Пользователь Windows" w:date="2021-01-29T20:03:00Z">
              <w:rPr>
                <w:rFonts w:ascii="Times New Roman" w:hAnsi="Times New Roman" w:cs="Times New Roman"/>
                <w:sz w:val="28"/>
              </w:rPr>
            </w:rPrChange>
          </w:rPr>
          <w:delText xml:space="preserve"> </w:delText>
        </w:r>
        <w:r w:rsidR="004033D6" w:rsidRPr="004033D6" w:rsidDel="00160D48">
          <w:delText>сходство</w:delText>
        </w:r>
        <w:r w:rsidR="004033D6" w:rsidRPr="00E473C0" w:rsidDel="00160D48">
          <w:rPr>
            <w:lang w:val="en-US"/>
            <w:rPrChange w:id="1755" w:author="Пользователь Windows" w:date="2021-01-29T20:03:00Z">
              <w:rPr>
                <w:rFonts w:ascii="Times New Roman" w:hAnsi="Times New Roman" w:cs="Times New Roman"/>
                <w:sz w:val="28"/>
              </w:rPr>
            </w:rPrChange>
          </w:rPr>
          <w:delText xml:space="preserve">, </w:delText>
        </w:r>
        <w:r w:rsidR="004033D6" w:rsidDel="00160D48">
          <w:delText>которое</w:delText>
        </w:r>
        <w:r w:rsidR="004033D6" w:rsidRPr="00E473C0" w:rsidDel="00160D48">
          <w:rPr>
            <w:lang w:val="en-US"/>
            <w:rPrChange w:id="1756" w:author="Пользователь Windows" w:date="2021-01-29T20:03:00Z">
              <w:rPr>
                <w:rFonts w:ascii="Times New Roman" w:hAnsi="Times New Roman" w:cs="Times New Roman"/>
                <w:sz w:val="28"/>
              </w:rPr>
            </w:rPrChange>
          </w:rPr>
          <w:delText xml:space="preserve"> </w:delText>
        </w:r>
        <w:r w:rsidR="004033D6" w:rsidRPr="004033D6" w:rsidDel="00160D48">
          <w:delText>благоприятствует</w:delText>
        </w:r>
        <w:r w:rsidR="004033D6" w:rsidRPr="00E473C0" w:rsidDel="00160D48">
          <w:rPr>
            <w:lang w:val="en-US"/>
            <w:rPrChange w:id="1757" w:author="Пользователь Windows" w:date="2021-01-29T20:03:00Z">
              <w:rPr>
                <w:rFonts w:ascii="Times New Roman" w:hAnsi="Times New Roman" w:cs="Times New Roman"/>
                <w:sz w:val="28"/>
              </w:rPr>
            </w:rPrChange>
          </w:rPr>
          <w:delText xml:space="preserve"> </w:delText>
        </w:r>
        <w:commentRangeStart w:id="1758"/>
        <w:commentRangeStart w:id="1759"/>
        <w:commentRangeStart w:id="1760"/>
        <w:r w:rsidR="00146B3B" w:rsidDel="00160D48">
          <w:delText>их</w:delText>
        </w:r>
        <w:r w:rsidR="00146B3B" w:rsidRPr="00E473C0" w:rsidDel="00160D48">
          <w:rPr>
            <w:lang w:val="en-US"/>
            <w:rPrChange w:id="1761" w:author="Пользователь Windows" w:date="2021-01-29T20:03:00Z">
              <w:rPr>
                <w:rFonts w:ascii="Times New Roman" w:hAnsi="Times New Roman" w:cs="Times New Roman"/>
                <w:sz w:val="28"/>
              </w:rPr>
            </w:rPrChange>
          </w:rPr>
          <w:delText xml:space="preserve"> </w:delText>
        </w:r>
        <w:r w:rsidR="00146B3B" w:rsidRPr="004033D6" w:rsidDel="00160D48">
          <w:delText>интегр</w:delText>
        </w:r>
        <w:r w:rsidR="00146B3B" w:rsidDel="00160D48">
          <w:delText>ации</w:delText>
        </w:r>
        <w:r w:rsidR="00146B3B" w:rsidRPr="00E473C0" w:rsidDel="00160D48">
          <w:rPr>
            <w:lang w:val="en-US"/>
            <w:rPrChange w:id="1762" w:author="Пользователь Windows" w:date="2021-01-29T20:03:00Z">
              <w:rPr>
                <w:rFonts w:ascii="Times New Roman" w:hAnsi="Times New Roman" w:cs="Times New Roman"/>
                <w:sz w:val="28"/>
              </w:rPr>
            </w:rPrChange>
          </w:rPr>
          <w:delText xml:space="preserve"> </w:delText>
        </w:r>
        <w:r w:rsidR="00146B3B" w:rsidDel="00160D48">
          <w:delText>в</w:delText>
        </w:r>
        <w:r w:rsidR="00146B3B" w:rsidRPr="00E473C0" w:rsidDel="00160D48">
          <w:rPr>
            <w:lang w:val="en-US"/>
            <w:rPrChange w:id="1763" w:author="Пользователь Windows" w:date="2021-01-29T20:03:00Z">
              <w:rPr>
                <w:rFonts w:ascii="Times New Roman" w:hAnsi="Times New Roman" w:cs="Times New Roman"/>
                <w:sz w:val="28"/>
              </w:rPr>
            </w:rPrChange>
          </w:rPr>
          <w:delText xml:space="preserve"> </w:delText>
        </w:r>
        <w:r w:rsidR="00146B3B" w:rsidDel="00160D48">
          <w:delText>систему</w:delText>
        </w:r>
        <w:r w:rsidR="00146B3B" w:rsidRPr="00E473C0" w:rsidDel="00160D48">
          <w:rPr>
            <w:lang w:val="en-US"/>
            <w:rPrChange w:id="1764" w:author="Пользователь Windows" w:date="2021-01-29T20:03:00Z">
              <w:rPr>
                <w:rFonts w:ascii="Times New Roman" w:hAnsi="Times New Roman" w:cs="Times New Roman"/>
                <w:sz w:val="28"/>
              </w:rPr>
            </w:rPrChange>
          </w:rPr>
          <w:delText xml:space="preserve"> WAMPAC</w:delText>
        </w:r>
        <w:commentRangeEnd w:id="1758"/>
        <w:r w:rsidR="00146B3B" w:rsidDel="00160D48">
          <w:rPr>
            <w:rStyle w:val="ab"/>
          </w:rPr>
          <w:commentReference w:id="1758"/>
        </w:r>
        <w:commentRangeEnd w:id="1759"/>
        <w:r w:rsidR="00146B3B" w:rsidDel="00160D48">
          <w:rPr>
            <w:rStyle w:val="ab"/>
          </w:rPr>
          <w:commentReference w:id="1759"/>
        </w:r>
        <w:commentRangeEnd w:id="1760"/>
        <w:r w:rsidR="00B4660C" w:rsidDel="00160D48">
          <w:rPr>
            <w:rStyle w:val="ab"/>
          </w:rPr>
          <w:commentReference w:id="1760"/>
        </w:r>
        <w:r w:rsidR="004033D6" w:rsidRPr="00E473C0" w:rsidDel="00160D48">
          <w:rPr>
            <w:lang w:val="en-US"/>
            <w:rPrChange w:id="1765" w:author="Пользователь Windows" w:date="2021-01-29T20:03:00Z">
              <w:rPr>
                <w:rFonts w:ascii="Times New Roman" w:hAnsi="Times New Roman" w:cs="Times New Roman"/>
                <w:sz w:val="28"/>
              </w:rPr>
            </w:rPrChange>
          </w:rPr>
          <w:delText>.</w:delText>
        </w:r>
      </w:del>
    </w:p>
    <w:p w14:paraId="5FCCD7F8" w14:textId="3F8B55CF" w:rsidR="00877B1B" w:rsidRPr="00E473C0" w:rsidDel="004E04F5" w:rsidRDefault="00B030F8">
      <w:pPr>
        <w:pStyle w:val="2"/>
        <w:rPr>
          <w:del w:id="1766" w:author="Пользователь Windows" w:date="2021-01-29T15:30:00Z"/>
          <w:lang w:val="en-US"/>
          <w:rPrChange w:id="1767" w:author="Пользователь Windows" w:date="2021-01-29T20:03:00Z">
            <w:rPr>
              <w:del w:id="1768" w:author="Пользователь Windows" w:date="2021-01-29T15:30:00Z"/>
              <w:rFonts w:ascii="Times New Roman" w:hAnsi="Times New Roman" w:cs="Times New Roman"/>
              <w:sz w:val="28"/>
            </w:rPr>
          </w:rPrChange>
        </w:rPr>
        <w:pPrChange w:id="1769" w:author="Пользователь Windows" w:date="2021-01-29T20:03:00Z">
          <w:pPr>
            <w:spacing w:after="0" w:line="360" w:lineRule="auto"/>
            <w:ind w:firstLine="709"/>
            <w:contextualSpacing/>
            <w:jc w:val="both"/>
          </w:pPr>
        </w:pPrChange>
      </w:pPr>
      <w:del w:id="1770" w:author="Пользователь Windows" w:date="2021-01-29T15:30:00Z">
        <w:r w:rsidDel="004E04F5">
          <w:delText>Общим</w:delText>
        </w:r>
        <w:r w:rsidR="0077105B" w:rsidRPr="00E473C0" w:rsidDel="004E04F5">
          <w:rPr>
            <w:lang w:val="en-US"/>
            <w:rPrChange w:id="1771" w:author="Пользователь Windows" w:date="2021-01-29T20:03:00Z">
              <w:rPr>
                <w:rFonts w:ascii="Times New Roman" w:hAnsi="Times New Roman" w:cs="Times New Roman"/>
                <w:sz w:val="28"/>
              </w:rPr>
            </w:rPrChange>
          </w:rPr>
          <w:delText xml:space="preserve"> </w:delText>
        </w:r>
        <w:r w:rsidR="0077105B" w:rsidDel="004E04F5">
          <w:delText>элементом</w:delText>
        </w:r>
        <w:r w:rsidR="0077105B" w:rsidRPr="00E473C0" w:rsidDel="004E04F5">
          <w:rPr>
            <w:lang w:val="en-US"/>
            <w:rPrChange w:id="1772" w:author="Пользователь Windows" w:date="2021-01-29T20:03:00Z">
              <w:rPr>
                <w:rFonts w:ascii="Times New Roman" w:hAnsi="Times New Roman" w:cs="Times New Roman"/>
                <w:sz w:val="28"/>
              </w:rPr>
            </w:rPrChange>
          </w:rPr>
          <w:delText xml:space="preserve"> </w:delText>
        </w:r>
        <w:r w:rsidR="0077105B" w:rsidDel="004E04F5">
          <w:delText>архитектуры</w:delText>
        </w:r>
        <w:r w:rsidRPr="00E473C0" w:rsidDel="004E04F5">
          <w:rPr>
            <w:lang w:val="en-US"/>
            <w:rPrChange w:id="1773" w:author="Пользователь Windows" w:date="2021-01-29T20:03:00Z">
              <w:rPr>
                <w:rFonts w:ascii="Times New Roman" w:hAnsi="Times New Roman" w:cs="Times New Roman"/>
                <w:sz w:val="28"/>
              </w:rPr>
            </w:rPrChange>
          </w:rPr>
          <w:delText xml:space="preserve"> </w:delText>
        </w:r>
        <w:r w:rsidDel="004E04F5">
          <w:delText>для</w:delText>
        </w:r>
        <w:r w:rsidR="00750235" w:rsidRPr="00E473C0" w:rsidDel="004E04F5">
          <w:rPr>
            <w:lang w:val="en-US"/>
            <w:rPrChange w:id="1774" w:author="Пользователь Windows" w:date="2021-01-29T20:03:00Z">
              <w:rPr>
                <w:rFonts w:ascii="Times New Roman" w:hAnsi="Times New Roman" w:cs="Times New Roman"/>
                <w:sz w:val="28"/>
              </w:rPr>
            </w:rPrChange>
          </w:rPr>
          <w:delText xml:space="preserve"> </w:delText>
        </w:r>
        <w:r w:rsidR="00750235" w:rsidDel="004E04F5">
          <w:delText>систем</w:delText>
        </w:r>
        <w:r w:rsidR="00750235" w:rsidRPr="00E473C0" w:rsidDel="004E04F5">
          <w:rPr>
            <w:lang w:val="en-US"/>
            <w:rPrChange w:id="1775" w:author="Пользователь Windows" w:date="2021-01-29T20:03:00Z">
              <w:rPr>
                <w:rFonts w:ascii="Times New Roman" w:hAnsi="Times New Roman" w:cs="Times New Roman"/>
                <w:sz w:val="28"/>
              </w:rPr>
            </w:rPrChange>
          </w:rPr>
          <w:delText xml:space="preserve"> </w:delText>
        </w:r>
        <w:r w:rsidDel="004E04F5">
          <w:rPr>
            <w:lang w:val="en-US"/>
          </w:rPr>
          <w:delText>WAMPAC</w:delText>
        </w:r>
        <w:r w:rsidRPr="00E473C0" w:rsidDel="004E04F5">
          <w:rPr>
            <w:lang w:val="en-US"/>
            <w:rPrChange w:id="1776" w:author="Пользователь Windows" w:date="2021-01-29T20:03:00Z">
              <w:rPr>
                <w:rFonts w:ascii="Times New Roman" w:hAnsi="Times New Roman" w:cs="Times New Roman"/>
                <w:sz w:val="28"/>
              </w:rPr>
            </w:rPrChange>
          </w:rPr>
          <w:delText xml:space="preserve">, </w:delText>
        </w:r>
        <w:r w:rsidDel="004E04F5">
          <w:delText>использующих</w:delText>
        </w:r>
        <w:r w:rsidRPr="00E473C0" w:rsidDel="004E04F5">
          <w:rPr>
            <w:lang w:val="en-US"/>
            <w:rPrChange w:id="1777" w:author="Пользователь Windows" w:date="2021-01-29T20:03:00Z">
              <w:rPr>
                <w:rFonts w:ascii="Times New Roman" w:hAnsi="Times New Roman" w:cs="Times New Roman"/>
                <w:sz w:val="28"/>
              </w:rPr>
            </w:rPrChange>
          </w:rPr>
          <w:delText xml:space="preserve"> </w:delText>
        </w:r>
        <w:r w:rsidDel="004E04F5">
          <w:delText>данные</w:delText>
        </w:r>
        <w:r w:rsidRPr="00E473C0" w:rsidDel="004E04F5">
          <w:rPr>
            <w:lang w:val="en-US"/>
            <w:rPrChange w:id="1778" w:author="Пользователь Windows" w:date="2021-01-29T20:03:00Z">
              <w:rPr>
                <w:rFonts w:ascii="Times New Roman" w:hAnsi="Times New Roman" w:cs="Times New Roman"/>
                <w:sz w:val="28"/>
              </w:rPr>
            </w:rPrChange>
          </w:rPr>
          <w:delText xml:space="preserve"> </w:delText>
        </w:r>
        <w:r w:rsidDel="004E04F5">
          <w:delText>СВИ</w:delText>
        </w:r>
        <w:r w:rsidRPr="00E473C0" w:rsidDel="004E04F5">
          <w:rPr>
            <w:lang w:val="en-US"/>
            <w:rPrChange w:id="1779" w:author="Пользователь Windows" w:date="2021-01-29T20:03:00Z">
              <w:rPr>
                <w:rFonts w:ascii="Times New Roman" w:hAnsi="Times New Roman" w:cs="Times New Roman"/>
                <w:sz w:val="28"/>
              </w:rPr>
            </w:rPrChange>
          </w:rPr>
          <w:delText xml:space="preserve">, </w:delText>
        </w:r>
        <w:r w:rsidDel="004E04F5">
          <w:delText>является</w:delText>
        </w:r>
        <w:r w:rsidR="00750235" w:rsidRPr="00E473C0" w:rsidDel="004E04F5">
          <w:rPr>
            <w:lang w:val="en-US"/>
            <w:rPrChange w:id="1780" w:author="Пользователь Windows" w:date="2021-01-29T20:03:00Z">
              <w:rPr>
                <w:rFonts w:ascii="Times New Roman" w:hAnsi="Times New Roman" w:cs="Times New Roman"/>
                <w:sz w:val="28"/>
              </w:rPr>
            </w:rPrChange>
          </w:rPr>
          <w:delText xml:space="preserve"> </w:delText>
        </w:r>
        <w:r w:rsidR="0077105B" w:rsidDel="004E04F5">
          <w:delText>подсистема</w:delText>
        </w:r>
        <w:r w:rsidR="0077105B" w:rsidRPr="00E473C0" w:rsidDel="004E04F5">
          <w:rPr>
            <w:lang w:val="en-US"/>
            <w:rPrChange w:id="1781" w:author="Пользователь Windows" w:date="2021-01-29T20:03:00Z">
              <w:rPr>
                <w:rFonts w:ascii="Times New Roman" w:hAnsi="Times New Roman" w:cs="Times New Roman"/>
                <w:sz w:val="28"/>
              </w:rPr>
            </w:rPrChange>
          </w:rPr>
          <w:delText xml:space="preserve"> </w:delText>
        </w:r>
        <w:r w:rsidR="00750235" w:rsidDel="004E04F5">
          <w:delText>сбор</w:delText>
        </w:r>
        <w:r w:rsidR="0077105B" w:rsidDel="004E04F5">
          <w:delText>а</w:delText>
        </w:r>
        <w:r w:rsidR="00750235" w:rsidRPr="00E473C0" w:rsidDel="004E04F5">
          <w:rPr>
            <w:lang w:val="en-US"/>
            <w:rPrChange w:id="1782" w:author="Пользователь Windows" w:date="2021-01-29T20:03:00Z">
              <w:rPr>
                <w:rFonts w:ascii="Times New Roman" w:hAnsi="Times New Roman" w:cs="Times New Roman"/>
                <w:sz w:val="28"/>
              </w:rPr>
            </w:rPrChange>
          </w:rPr>
          <w:delText xml:space="preserve"> </w:delText>
        </w:r>
        <w:r w:rsidR="00750235" w:rsidDel="004E04F5">
          <w:delText>данных</w:delText>
        </w:r>
        <w:r w:rsidR="00750235" w:rsidRPr="00E473C0" w:rsidDel="004E04F5">
          <w:rPr>
            <w:lang w:val="en-US"/>
            <w:rPrChange w:id="1783" w:author="Пользователь Windows" w:date="2021-01-29T20:03:00Z">
              <w:rPr>
                <w:rFonts w:ascii="Times New Roman" w:hAnsi="Times New Roman" w:cs="Times New Roman"/>
                <w:sz w:val="28"/>
              </w:rPr>
            </w:rPrChange>
          </w:rPr>
          <w:delText xml:space="preserve"> (</w:delText>
        </w:r>
        <w:commentRangeStart w:id="1784"/>
        <w:commentRangeStart w:id="1785"/>
        <w:r w:rsidR="003131BF" w:rsidDel="004E04F5">
          <w:delText>рисунке</w:delText>
        </w:r>
        <w:r w:rsidR="003131BF" w:rsidRPr="00E473C0" w:rsidDel="004E04F5">
          <w:rPr>
            <w:lang w:val="en-US"/>
            <w:rPrChange w:id="1786" w:author="Пользователь Windows" w:date="2021-01-29T20:03:00Z">
              <w:rPr>
                <w:rFonts w:ascii="Times New Roman" w:hAnsi="Times New Roman" w:cs="Times New Roman"/>
                <w:sz w:val="28"/>
              </w:rPr>
            </w:rPrChange>
          </w:rPr>
          <w:delText xml:space="preserve"> 1</w:delText>
        </w:r>
        <w:r w:rsidR="00750235" w:rsidRPr="00E473C0" w:rsidDel="004E04F5">
          <w:rPr>
            <w:lang w:val="en-US"/>
            <w:rPrChange w:id="1787" w:author="Пользователь Windows" w:date="2021-01-29T20:03:00Z">
              <w:rPr>
                <w:rFonts w:ascii="Times New Roman" w:hAnsi="Times New Roman" w:cs="Times New Roman"/>
                <w:sz w:val="28"/>
              </w:rPr>
            </w:rPrChange>
          </w:rPr>
          <w:delText>)</w:delText>
        </w:r>
        <w:r w:rsidR="003131BF" w:rsidRPr="00E473C0" w:rsidDel="004E04F5">
          <w:rPr>
            <w:lang w:val="en-US"/>
            <w:rPrChange w:id="1788" w:author="Пользователь Windows" w:date="2021-01-29T20:03:00Z">
              <w:rPr>
                <w:rFonts w:ascii="Times New Roman" w:hAnsi="Times New Roman" w:cs="Times New Roman"/>
                <w:sz w:val="28"/>
              </w:rPr>
            </w:rPrChange>
          </w:rPr>
          <w:delText xml:space="preserve">. </w:delText>
        </w:r>
        <w:commentRangeEnd w:id="1784"/>
        <w:r w:rsidR="003131BF" w:rsidDel="004E04F5">
          <w:rPr>
            <w:rStyle w:val="ab"/>
          </w:rPr>
          <w:commentReference w:id="1784"/>
        </w:r>
        <w:commentRangeEnd w:id="1785"/>
        <w:r w:rsidR="0048739D" w:rsidDel="004E04F5">
          <w:rPr>
            <w:rStyle w:val="ab"/>
          </w:rPr>
          <w:commentReference w:id="1785"/>
        </w:r>
        <w:r w:rsidR="0000341F" w:rsidDel="004E04F5">
          <w:delText>Данные</w:delText>
        </w:r>
        <w:r w:rsidR="0000341F" w:rsidRPr="00E473C0" w:rsidDel="004E04F5">
          <w:rPr>
            <w:lang w:val="en-US"/>
            <w:rPrChange w:id="1789" w:author="Пользователь Windows" w:date="2021-01-29T20:03:00Z">
              <w:rPr>
                <w:rFonts w:ascii="Times New Roman" w:hAnsi="Times New Roman" w:cs="Times New Roman"/>
                <w:sz w:val="28"/>
              </w:rPr>
            </w:rPrChange>
          </w:rPr>
          <w:delText xml:space="preserve"> </w:delText>
        </w:r>
        <w:r w:rsidR="0000341F" w:rsidDel="004E04F5">
          <w:delText>с</w:delText>
        </w:r>
        <w:r w:rsidR="0000341F" w:rsidRPr="00E473C0" w:rsidDel="004E04F5">
          <w:rPr>
            <w:lang w:val="en-US"/>
            <w:rPrChange w:id="1790" w:author="Пользователь Windows" w:date="2021-01-29T20:03:00Z">
              <w:rPr>
                <w:rFonts w:ascii="Times New Roman" w:hAnsi="Times New Roman" w:cs="Times New Roman"/>
                <w:sz w:val="28"/>
              </w:rPr>
            </w:rPrChange>
          </w:rPr>
          <w:delText xml:space="preserve"> </w:delText>
        </w:r>
        <w:r w:rsidR="0000341F" w:rsidDel="004E04F5">
          <w:delText>УСВИ</w:delText>
        </w:r>
        <w:r w:rsidR="0000341F" w:rsidRPr="00E473C0" w:rsidDel="004E04F5">
          <w:rPr>
            <w:lang w:val="en-US"/>
            <w:rPrChange w:id="1791" w:author="Пользователь Windows" w:date="2021-01-29T20:03:00Z">
              <w:rPr>
                <w:rFonts w:ascii="Times New Roman" w:hAnsi="Times New Roman" w:cs="Times New Roman"/>
                <w:sz w:val="28"/>
              </w:rPr>
            </w:rPrChange>
          </w:rPr>
          <w:delText xml:space="preserve"> </w:delText>
        </w:r>
        <w:r w:rsidR="0000341F" w:rsidDel="004E04F5">
          <w:delText>либо</w:delText>
        </w:r>
        <w:r w:rsidR="0000341F" w:rsidRPr="00E473C0" w:rsidDel="004E04F5">
          <w:rPr>
            <w:lang w:val="en-US"/>
            <w:rPrChange w:id="1792" w:author="Пользователь Windows" w:date="2021-01-29T20:03:00Z">
              <w:rPr>
                <w:rFonts w:ascii="Times New Roman" w:hAnsi="Times New Roman" w:cs="Times New Roman"/>
                <w:sz w:val="28"/>
              </w:rPr>
            </w:rPrChange>
          </w:rPr>
          <w:delText xml:space="preserve"> </w:delText>
        </w:r>
        <w:r w:rsidR="0000341F" w:rsidDel="004E04F5">
          <w:delText>сразу</w:delText>
        </w:r>
        <w:r w:rsidR="0000341F" w:rsidRPr="00E473C0" w:rsidDel="004E04F5">
          <w:rPr>
            <w:lang w:val="en-US"/>
            <w:rPrChange w:id="1793" w:author="Пользователь Windows" w:date="2021-01-29T20:03:00Z">
              <w:rPr>
                <w:rFonts w:ascii="Times New Roman" w:hAnsi="Times New Roman" w:cs="Times New Roman"/>
                <w:sz w:val="28"/>
              </w:rPr>
            </w:rPrChange>
          </w:rPr>
          <w:delText xml:space="preserve"> </w:delText>
        </w:r>
        <w:r w:rsidR="0000341F" w:rsidDel="004E04F5">
          <w:delText>отправляются</w:delText>
        </w:r>
        <w:r w:rsidR="0000341F" w:rsidRPr="00E473C0" w:rsidDel="004E04F5">
          <w:rPr>
            <w:lang w:val="en-US"/>
            <w:rPrChange w:id="1794" w:author="Пользователь Windows" w:date="2021-01-29T20:03:00Z">
              <w:rPr>
                <w:rFonts w:ascii="Times New Roman" w:hAnsi="Times New Roman" w:cs="Times New Roman"/>
                <w:sz w:val="28"/>
              </w:rPr>
            </w:rPrChange>
          </w:rPr>
          <w:delText xml:space="preserve"> </w:delText>
        </w:r>
        <w:r w:rsidR="0000341F" w:rsidDel="004E04F5">
          <w:delText>в</w:delText>
        </w:r>
        <w:r w:rsidR="0000341F" w:rsidRPr="00E473C0" w:rsidDel="004E04F5">
          <w:rPr>
            <w:lang w:val="en-US"/>
            <w:rPrChange w:id="1795" w:author="Пользователь Windows" w:date="2021-01-29T20:03:00Z">
              <w:rPr>
                <w:rFonts w:ascii="Times New Roman" w:hAnsi="Times New Roman" w:cs="Times New Roman"/>
                <w:sz w:val="28"/>
              </w:rPr>
            </w:rPrChange>
          </w:rPr>
          <w:delText xml:space="preserve"> </w:delText>
        </w:r>
        <w:r w:rsidR="0000341F" w:rsidDel="004E04F5">
          <w:delText>региональный</w:delText>
        </w:r>
        <w:r w:rsidR="0000341F" w:rsidRPr="00E473C0" w:rsidDel="004E04F5">
          <w:rPr>
            <w:lang w:val="en-US"/>
            <w:rPrChange w:id="1796" w:author="Пользователь Windows" w:date="2021-01-29T20:03:00Z">
              <w:rPr>
                <w:rFonts w:ascii="Times New Roman" w:hAnsi="Times New Roman" w:cs="Times New Roman"/>
                <w:sz w:val="28"/>
              </w:rPr>
            </w:rPrChange>
          </w:rPr>
          <w:delText xml:space="preserve"> </w:delText>
        </w:r>
        <w:r w:rsidR="0000341F" w:rsidDel="004E04F5">
          <w:delText>КСВД</w:delText>
        </w:r>
        <w:r w:rsidR="0000341F" w:rsidRPr="00E473C0" w:rsidDel="004E04F5">
          <w:rPr>
            <w:lang w:val="en-US"/>
            <w:rPrChange w:id="1797" w:author="Пользователь Windows" w:date="2021-01-29T20:03:00Z">
              <w:rPr>
                <w:rFonts w:ascii="Times New Roman" w:hAnsi="Times New Roman" w:cs="Times New Roman"/>
                <w:sz w:val="28"/>
              </w:rPr>
            </w:rPrChange>
          </w:rPr>
          <w:delText xml:space="preserve">, </w:delText>
        </w:r>
        <w:r w:rsidR="0000341F" w:rsidDel="004E04F5">
          <w:delText>либо</w:delText>
        </w:r>
        <w:r w:rsidR="0000341F" w:rsidRPr="00E473C0" w:rsidDel="004E04F5">
          <w:rPr>
            <w:lang w:val="en-US"/>
            <w:rPrChange w:id="1798" w:author="Пользователь Windows" w:date="2021-01-29T20:03:00Z">
              <w:rPr>
                <w:rFonts w:ascii="Times New Roman" w:hAnsi="Times New Roman" w:cs="Times New Roman"/>
                <w:sz w:val="28"/>
              </w:rPr>
            </w:rPrChange>
          </w:rPr>
          <w:delText xml:space="preserve"> </w:delText>
        </w:r>
        <w:r w:rsidR="0000341F" w:rsidDel="004E04F5">
          <w:delText>собираются</w:delText>
        </w:r>
        <w:r w:rsidR="0000341F" w:rsidRPr="00E473C0" w:rsidDel="004E04F5">
          <w:rPr>
            <w:lang w:val="en-US"/>
            <w:rPrChange w:id="1799" w:author="Пользователь Windows" w:date="2021-01-29T20:03:00Z">
              <w:rPr>
                <w:rFonts w:ascii="Times New Roman" w:hAnsi="Times New Roman" w:cs="Times New Roman"/>
                <w:sz w:val="28"/>
              </w:rPr>
            </w:rPrChange>
          </w:rPr>
          <w:delText xml:space="preserve"> </w:delText>
        </w:r>
        <w:r w:rsidR="0000341F" w:rsidDel="004E04F5">
          <w:delText>в</w:delText>
        </w:r>
        <w:r w:rsidR="0000341F" w:rsidRPr="00E473C0" w:rsidDel="004E04F5">
          <w:rPr>
            <w:lang w:val="en-US"/>
            <w:rPrChange w:id="1800" w:author="Пользователь Windows" w:date="2021-01-29T20:03:00Z">
              <w:rPr>
                <w:rFonts w:ascii="Times New Roman" w:hAnsi="Times New Roman" w:cs="Times New Roman"/>
                <w:sz w:val="28"/>
              </w:rPr>
            </w:rPrChange>
          </w:rPr>
          <w:delText xml:space="preserve"> </w:delText>
        </w:r>
        <w:r w:rsidR="0000341F" w:rsidDel="004E04F5">
          <w:delText>КСВД</w:delText>
        </w:r>
        <w:r w:rsidR="0000341F" w:rsidRPr="00E473C0" w:rsidDel="004E04F5">
          <w:rPr>
            <w:lang w:val="en-US"/>
            <w:rPrChange w:id="1801" w:author="Пользователь Windows" w:date="2021-01-29T20:03:00Z">
              <w:rPr>
                <w:rFonts w:ascii="Times New Roman" w:hAnsi="Times New Roman" w:cs="Times New Roman"/>
                <w:sz w:val="28"/>
              </w:rPr>
            </w:rPrChange>
          </w:rPr>
          <w:delText xml:space="preserve"> </w:delText>
        </w:r>
        <w:r w:rsidR="0000341F" w:rsidDel="004E04F5">
          <w:delText>на</w:delText>
        </w:r>
        <w:r w:rsidR="0000341F" w:rsidRPr="00E473C0" w:rsidDel="004E04F5">
          <w:rPr>
            <w:lang w:val="en-US"/>
            <w:rPrChange w:id="1802" w:author="Пользователь Windows" w:date="2021-01-29T20:03:00Z">
              <w:rPr>
                <w:rFonts w:ascii="Times New Roman" w:hAnsi="Times New Roman" w:cs="Times New Roman"/>
                <w:sz w:val="28"/>
              </w:rPr>
            </w:rPrChange>
          </w:rPr>
          <w:delText xml:space="preserve"> </w:delText>
        </w:r>
        <w:r w:rsidR="0000341F" w:rsidDel="004E04F5">
          <w:delText>уровне</w:delText>
        </w:r>
        <w:r w:rsidR="0000341F" w:rsidRPr="00E473C0" w:rsidDel="004E04F5">
          <w:rPr>
            <w:lang w:val="en-US"/>
            <w:rPrChange w:id="1803" w:author="Пользователь Windows" w:date="2021-01-29T20:03:00Z">
              <w:rPr>
                <w:rFonts w:ascii="Times New Roman" w:hAnsi="Times New Roman" w:cs="Times New Roman"/>
                <w:sz w:val="28"/>
              </w:rPr>
            </w:rPrChange>
          </w:rPr>
          <w:delText xml:space="preserve"> </w:delText>
        </w:r>
        <w:r w:rsidR="0000341F" w:rsidDel="004E04F5">
          <w:delText>объекта</w:delText>
        </w:r>
        <w:r w:rsidR="0000341F" w:rsidRPr="00E473C0" w:rsidDel="004E04F5">
          <w:rPr>
            <w:lang w:val="en-US"/>
            <w:rPrChange w:id="1804" w:author="Пользователь Windows" w:date="2021-01-29T20:03:00Z">
              <w:rPr>
                <w:rFonts w:ascii="Times New Roman" w:hAnsi="Times New Roman" w:cs="Times New Roman"/>
                <w:sz w:val="28"/>
              </w:rPr>
            </w:rPrChange>
          </w:rPr>
          <w:delText xml:space="preserve"> </w:delText>
        </w:r>
        <w:r w:rsidR="000B75AB" w:rsidDel="004E04F5">
          <w:delText>электро</w:delText>
        </w:r>
        <w:r w:rsidR="0000341F" w:rsidDel="004E04F5">
          <w:delText>энергетики</w:delText>
        </w:r>
        <w:r w:rsidR="0000341F" w:rsidRPr="00E473C0" w:rsidDel="004E04F5">
          <w:rPr>
            <w:lang w:val="en-US"/>
            <w:rPrChange w:id="1805" w:author="Пользователь Windows" w:date="2021-01-29T20:03:00Z">
              <w:rPr>
                <w:rFonts w:ascii="Times New Roman" w:hAnsi="Times New Roman" w:cs="Times New Roman"/>
                <w:sz w:val="28"/>
              </w:rPr>
            </w:rPrChange>
          </w:rPr>
          <w:delText xml:space="preserve">, </w:delText>
        </w:r>
        <w:r w:rsidR="0000341F" w:rsidDel="004E04F5">
          <w:delText>а</w:delText>
        </w:r>
        <w:r w:rsidR="0000341F" w:rsidRPr="00E473C0" w:rsidDel="004E04F5">
          <w:rPr>
            <w:lang w:val="en-US"/>
            <w:rPrChange w:id="1806" w:author="Пользователь Windows" w:date="2021-01-29T20:03:00Z">
              <w:rPr>
                <w:rFonts w:ascii="Times New Roman" w:hAnsi="Times New Roman" w:cs="Times New Roman"/>
                <w:sz w:val="28"/>
              </w:rPr>
            </w:rPrChange>
          </w:rPr>
          <w:delText xml:space="preserve"> </w:delText>
        </w:r>
        <w:r w:rsidR="0000341F" w:rsidDel="004E04F5">
          <w:delText>затем</w:delText>
        </w:r>
        <w:r w:rsidR="0000341F" w:rsidRPr="00E473C0" w:rsidDel="004E04F5">
          <w:rPr>
            <w:lang w:val="en-US"/>
            <w:rPrChange w:id="1807" w:author="Пользователь Windows" w:date="2021-01-29T20:03:00Z">
              <w:rPr>
                <w:rFonts w:ascii="Times New Roman" w:hAnsi="Times New Roman" w:cs="Times New Roman"/>
                <w:sz w:val="28"/>
              </w:rPr>
            </w:rPrChange>
          </w:rPr>
          <w:delText xml:space="preserve"> </w:delText>
        </w:r>
        <w:r w:rsidR="0000341F" w:rsidDel="004E04F5">
          <w:delText>поступают</w:delText>
        </w:r>
        <w:r w:rsidR="0000341F" w:rsidRPr="00E473C0" w:rsidDel="004E04F5">
          <w:rPr>
            <w:lang w:val="en-US"/>
            <w:rPrChange w:id="1808" w:author="Пользователь Windows" w:date="2021-01-29T20:03:00Z">
              <w:rPr>
                <w:rFonts w:ascii="Times New Roman" w:hAnsi="Times New Roman" w:cs="Times New Roman"/>
                <w:sz w:val="28"/>
              </w:rPr>
            </w:rPrChange>
          </w:rPr>
          <w:delText xml:space="preserve"> </w:delText>
        </w:r>
        <w:r w:rsidR="0000341F" w:rsidDel="004E04F5">
          <w:delText>в</w:delText>
        </w:r>
        <w:r w:rsidR="0000341F" w:rsidRPr="00E473C0" w:rsidDel="004E04F5">
          <w:rPr>
            <w:lang w:val="en-US"/>
            <w:rPrChange w:id="1809" w:author="Пользователь Windows" w:date="2021-01-29T20:03:00Z">
              <w:rPr>
                <w:rFonts w:ascii="Times New Roman" w:hAnsi="Times New Roman" w:cs="Times New Roman"/>
                <w:sz w:val="28"/>
              </w:rPr>
            </w:rPrChange>
          </w:rPr>
          <w:delText xml:space="preserve"> </w:delText>
        </w:r>
        <w:commentRangeStart w:id="1810"/>
        <w:r w:rsidR="0000341F" w:rsidDel="004E04F5">
          <w:delText>КСВД</w:delText>
        </w:r>
        <w:commentRangeEnd w:id="1810"/>
        <w:r w:rsidR="0077105B" w:rsidDel="004E04F5">
          <w:rPr>
            <w:rStyle w:val="ab"/>
          </w:rPr>
          <w:commentReference w:id="1810"/>
        </w:r>
        <w:r w:rsidR="0000341F" w:rsidRPr="00E473C0" w:rsidDel="004E04F5">
          <w:rPr>
            <w:lang w:val="en-US"/>
            <w:rPrChange w:id="1811" w:author="Пользователь Windows" w:date="2021-01-29T20:03:00Z">
              <w:rPr>
                <w:rFonts w:ascii="Times New Roman" w:hAnsi="Times New Roman" w:cs="Times New Roman"/>
                <w:sz w:val="28"/>
              </w:rPr>
            </w:rPrChange>
          </w:rPr>
          <w:delText xml:space="preserve"> </w:delText>
        </w:r>
        <w:r w:rsidR="0000341F" w:rsidDel="004E04F5">
          <w:delText>более</w:delText>
        </w:r>
        <w:r w:rsidR="0000341F" w:rsidRPr="00E473C0" w:rsidDel="004E04F5">
          <w:rPr>
            <w:lang w:val="en-US"/>
            <w:rPrChange w:id="1812" w:author="Пользователь Windows" w:date="2021-01-29T20:03:00Z">
              <w:rPr>
                <w:rFonts w:ascii="Times New Roman" w:hAnsi="Times New Roman" w:cs="Times New Roman"/>
                <w:sz w:val="28"/>
              </w:rPr>
            </w:rPrChange>
          </w:rPr>
          <w:delText xml:space="preserve"> </w:delText>
        </w:r>
        <w:r w:rsidR="0000341F" w:rsidDel="004E04F5">
          <w:delText>в</w:delText>
        </w:r>
        <w:r w:rsidR="00352500" w:rsidDel="004E04F5">
          <w:delText>ысоко</w:delText>
        </w:r>
        <w:r w:rsidR="0000341F" w:rsidDel="004E04F5">
          <w:delText>го</w:delText>
        </w:r>
        <w:r w:rsidR="0000341F" w:rsidRPr="00E473C0" w:rsidDel="004E04F5">
          <w:rPr>
            <w:lang w:val="en-US"/>
            <w:rPrChange w:id="1813" w:author="Пользователь Windows" w:date="2021-01-29T20:03:00Z">
              <w:rPr>
                <w:rFonts w:ascii="Times New Roman" w:hAnsi="Times New Roman" w:cs="Times New Roman"/>
                <w:sz w:val="28"/>
              </w:rPr>
            </w:rPrChange>
          </w:rPr>
          <w:delText xml:space="preserve"> </w:delText>
        </w:r>
        <w:r w:rsidR="0000341F" w:rsidDel="004E04F5">
          <w:delText>уровня</w:delText>
        </w:r>
        <w:r w:rsidR="0000341F" w:rsidRPr="00E473C0" w:rsidDel="004E04F5">
          <w:rPr>
            <w:lang w:val="en-US"/>
            <w:rPrChange w:id="1814" w:author="Пользователь Windows" w:date="2021-01-29T20:03:00Z">
              <w:rPr>
                <w:rFonts w:ascii="Times New Roman" w:hAnsi="Times New Roman" w:cs="Times New Roman"/>
                <w:sz w:val="28"/>
              </w:rPr>
            </w:rPrChange>
          </w:rPr>
          <w:delText xml:space="preserve">. </w:delText>
        </w:r>
        <w:r w:rsidR="0000341F" w:rsidDel="004E04F5">
          <w:delText>После</w:delText>
        </w:r>
        <w:r w:rsidR="0000341F" w:rsidRPr="00E473C0" w:rsidDel="004E04F5">
          <w:rPr>
            <w:lang w:val="en-US"/>
            <w:rPrChange w:id="1815" w:author="Пользователь Windows" w:date="2021-01-29T20:03:00Z">
              <w:rPr>
                <w:rFonts w:ascii="Times New Roman" w:hAnsi="Times New Roman" w:cs="Times New Roman"/>
                <w:sz w:val="28"/>
              </w:rPr>
            </w:rPrChange>
          </w:rPr>
          <w:delText xml:space="preserve"> </w:delText>
        </w:r>
        <w:r w:rsidR="0000341F" w:rsidDel="004E04F5">
          <w:delText>этого</w:delText>
        </w:r>
        <w:r w:rsidR="0000341F" w:rsidRPr="00E473C0" w:rsidDel="004E04F5">
          <w:rPr>
            <w:lang w:val="en-US"/>
            <w:rPrChange w:id="1816" w:author="Пользователь Windows" w:date="2021-01-29T20:03:00Z">
              <w:rPr>
                <w:rFonts w:ascii="Times New Roman" w:hAnsi="Times New Roman" w:cs="Times New Roman"/>
                <w:sz w:val="28"/>
              </w:rPr>
            </w:rPrChange>
          </w:rPr>
          <w:delText xml:space="preserve"> </w:delText>
        </w:r>
        <w:r w:rsidR="0000341F" w:rsidDel="004E04F5">
          <w:delText>данные</w:delText>
        </w:r>
        <w:r w:rsidR="0000341F" w:rsidRPr="00E473C0" w:rsidDel="004E04F5">
          <w:rPr>
            <w:lang w:val="en-US"/>
            <w:rPrChange w:id="1817" w:author="Пользователь Windows" w:date="2021-01-29T20:03:00Z">
              <w:rPr>
                <w:rFonts w:ascii="Times New Roman" w:hAnsi="Times New Roman" w:cs="Times New Roman"/>
                <w:sz w:val="28"/>
              </w:rPr>
            </w:rPrChange>
          </w:rPr>
          <w:delText xml:space="preserve"> </w:delText>
        </w:r>
        <w:r w:rsidR="0000341F" w:rsidDel="004E04F5">
          <w:delText>со</w:delText>
        </w:r>
        <w:r w:rsidR="0000341F" w:rsidRPr="00E473C0" w:rsidDel="004E04F5">
          <w:rPr>
            <w:lang w:val="en-US"/>
            <w:rPrChange w:id="1818" w:author="Пользователь Windows" w:date="2021-01-29T20:03:00Z">
              <w:rPr>
                <w:rFonts w:ascii="Times New Roman" w:hAnsi="Times New Roman" w:cs="Times New Roman"/>
                <w:sz w:val="28"/>
              </w:rPr>
            </w:rPrChange>
          </w:rPr>
          <w:delText xml:space="preserve"> </w:delText>
        </w:r>
        <w:r w:rsidR="0000341F" w:rsidDel="004E04F5">
          <w:delText>всех</w:delText>
        </w:r>
        <w:r w:rsidR="0000341F" w:rsidRPr="00E473C0" w:rsidDel="004E04F5">
          <w:rPr>
            <w:lang w:val="en-US"/>
            <w:rPrChange w:id="1819" w:author="Пользователь Windows" w:date="2021-01-29T20:03:00Z">
              <w:rPr>
                <w:rFonts w:ascii="Times New Roman" w:hAnsi="Times New Roman" w:cs="Times New Roman"/>
                <w:sz w:val="28"/>
              </w:rPr>
            </w:rPrChange>
          </w:rPr>
          <w:delText xml:space="preserve"> </w:delText>
        </w:r>
        <w:r w:rsidR="0000341F" w:rsidDel="004E04F5">
          <w:delText>региональных</w:delText>
        </w:r>
        <w:r w:rsidR="0000341F" w:rsidRPr="00E473C0" w:rsidDel="004E04F5">
          <w:rPr>
            <w:lang w:val="en-US"/>
            <w:rPrChange w:id="1820" w:author="Пользователь Windows" w:date="2021-01-29T20:03:00Z">
              <w:rPr>
                <w:rFonts w:ascii="Times New Roman" w:hAnsi="Times New Roman" w:cs="Times New Roman"/>
                <w:sz w:val="28"/>
              </w:rPr>
            </w:rPrChange>
          </w:rPr>
          <w:delText xml:space="preserve"> </w:delText>
        </w:r>
        <w:r w:rsidR="0000341F" w:rsidDel="004E04F5">
          <w:delText>КСВД</w:delText>
        </w:r>
        <w:r w:rsidR="0000341F" w:rsidRPr="00E473C0" w:rsidDel="004E04F5">
          <w:rPr>
            <w:lang w:val="en-US"/>
            <w:rPrChange w:id="1821" w:author="Пользователь Windows" w:date="2021-01-29T20:03:00Z">
              <w:rPr>
                <w:rFonts w:ascii="Times New Roman" w:hAnsi="Times New Roman" w:cs="Times New Roman"/>
                <w:sz w:val="28"/>
              </w:rPr>
            </w:rPrChange>
          </w:rPr>
          <w:delText xml:space="preserve"> </w:delText>
        </w:r>
        <w:r w:rsidR="0000341F" w:rsidDel="004E04F5">
          <w:delText>собираются</w:delText>
        </w:r>
        <w:r w:rsidR="0000341F" w:rsidRPr="00E473C0" w:rsidDel="004E04F5">
          <w:rPr>
            <w:lang w:val="en-US"/>
            <w:rPrChange w:id="1822" w:author="Пользователь Windows" w:date="2021-01-29T20:03:00Z">
              <w:rPr>
                <w:rFonts w:ascii="Times New Roman" w:hAnsi="Times New Roman" w:cs="Times New Roman"/>
                <w:sz w:val="28"/>
              </w:rPr>
            </w:rPrChange>
          </w:rPr>
          <w:delText xml:space="preserve"> </w:delText>
        </w:r>
        <w:r w:rsidR="0000341F" w:rsidDel="004E04F5">
          <w:delText>в</w:delText>
        </w:r>
        <w:r w:rsidR="0000341F" w:rsidRPr="00E473C0" w:rsidDel="004E04F5">
          <w:rPr>
            <w:lang w:val="en-US"/>
            <w:rPrChange w:id="1823" w:author="Пользователь Windows" w:date="2021-01-29T20:03:00Z">
              <w:rPr>
                <w:rFonts w:ascii="Times New Roman" w:hAnsi="Times New Roman" w:cs="Times New Roman"/>
                <w:sz w:val="28"/>
              </w:rPr>
            </w:rPrChange>
          </w:rPr>
          <w:delText xml:space="preserve"> </w:delText>
        </w:r>
        <w:r w:rsidR="0000341F" w:rsidDel="004E04F5">
          <w:delText>КСВД</w:delText>
        </w:r>
        <w:r w:rsidR="00352500" w:rsidRPr="00E473C0" w:rsidDel="004E04F5">
          <w:rPr>
            <w:lang w:val="en-US"/>
            <w:rPrChange w:id="1824" w:author="Пользователь Windows" w:date="2021-01-29T20:03:00Z">
              <w:rPr>
                <w:rFonts w:ascii="Times New Roman" w:hAnsi="Times New Roman" w:cs="Times New Roman"/>
                <w:sz w:val="28"/>
              </w:rPr>
            </w:rPrChange>
          </w:rPr>
          <w:delText xml:space="preserve"> </w:delText>
        </w:r>
        <w:r w:rsidR="00352500" w:rsidDel="004E04F5">
          <w:delText>главного</w:delText>
        </w:r>
        <w:r w:rsidR="00352500" w:rsidRPr="00E473C0" w:rsidDel="004E04F5">
          <w:rPr>
            <w:lang w:val="en-US"/>
            <w:rPrChange w:id="1825" w:author="Пользователь Windows" w:date="2021-01-29T20:03:00Z">
              <w:rPr>
                <w:rFonts w:ascii="Times New Roman" w:hAnsi="Times New Roman" w:cs="Times New Roman"/>
                <w:sz w:val="28"/>
              </w:rPr>
            </w:rPrChange>
          </w:rPr>
          <w:delText xml:space="preserve"> </w:delText>
        </w:r>
        <w:r w:rsidR="00352500" w:rsidDel="004E04F5">
          <w:delText>уровня</w:delText>
        </w:r>
        <w:r w:rsidR="0000341F" w:rsidRPr="00E473C0" w:rsidDel="004E04F5">
          <w:rPr>
            <w:lang w:val="en-US"/>
            <w:rPrChange w:id="1826" w:author="Пользователь Windows" w:date="2021-01-29T20:03:00Z">
              <w:rPr>
                <w:rFonts w:ascii="Times New Roman" w:hAnsi="Times New Roman" w:cs="Times New Roman"/>
                <w:sz w:val="28"/>
              </w:rPr>
            </w:rPrChange>
          </w:rPr>
          <w:delText>.</w:delText>
        </w:r>
      </w:del>
    </w:p>
    <w:p w14:paraId="50862D05" w14:textId="28172A23" w:rsidR="008666DD" w:rsidRPr="00E473C0" w:rsidDel="004E04F5" w:rsidRDefault="00F82DD1">
      <w:pPr>
        <w:pStyle w:val="2"/>
        <w:rPr>
          <w:del w:id="1827" w:author="Пользователь Windows" w:date="2021-01-29T15:30:00Z"/>
          <w:lang w:val="en-US"/>
        </w:rPr>
        <w:pPrChange w:id="1828" w:author="Пользователь Windows" w:date="2021-01-29T20:03:00Z">
          <w:pPr>
            <w:spacing w:after="0" w:line="360" w:lineRule="auto"/>
            <w:ind w:firstLine="709"/>
            <w:contextualSpacing/>
            <w:jc w:val="center"/>
          </w:pPr>
        </w:pPrChange>
      </w:pPr>
      <w:del w:id="1829" w:author="Пользователь Windows" w:date="2021-01-29T15:30:00Z">
        <w:r w:rsidRPr="00F82DD1" w:rsidDel="004E04F5">
          <w:rPr>
            <w:noProof/>
            <w:lang w:eastAsia="ru-RU"/>
          </w:rPr>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006" cy="3409317"/>
                      </a:xfrm>
                      <a:prstGeom prst="rect">
                        <a:avLst/>
                      </a:prstGeom>
                    </pic:spPr>
                  </pic:pic>
                </a:graphicData>
              </a:graphic>
            </wp:inline>
          </w:drawing>
        </w:r>
      </w:del>
    </w:p>
    <w:p w14:paraId="4679F02F" w14:textId="5D80B5F4" w:rsidR="009D0F98" w:rsidRPr="00E473C0" w:rsidDel="004E04F5" w:rsidRDefault="00F82DD1">
      <w:pPr>
        <w:pStyle w:val="2"/>
        <w:rPr>
          <w:del w:id="1830" w:author="Пользователь Windows" w:date="2021-01-29T15:30:00Z"/>
          <w:lang w:val="en-US"/>
        </w:rPr>
        <w:pPrChange w:id="1831" w:author="Пользователь Windows" w:date="2021-01-29T20:03:00Z">
          <w:pPr>
            <w:spacing w:after="0" w:line="360" w:lineRule="auto"/>
            <w:ind w:firstLine="709"/>
            <w:contextualSpacing/>
            <w:jc w:val="center"/>
          </w:pPr>
        </w:pPrChange>
      </w:pPr>
      <w:del w:id="1832" w:author="Пользователь Windows" w:date="2021-01-29T15:30:00Z">
        <w:r w:rsidDel="004E04F5">
          <w:delText>Рисунок</w:delText>
        </w:r>
        <w:r w:rsidRPr="00E473C0" w:rsidDel="004E04F5">
          <w:rPr>
            <w:lang w:val="en-US"/>
            <w:rPrChange w:id="1833" w:author="Пользователь Windows" w:date="2021-01-29T20:03:00Z">
              <w:rPr>
                <w:rFonts w:ascii="Times New Roman" w:hAnsi="Times New Roman" w:cs="Times New Roman"/>
                <w:sz w:val="28"/>
              </w:rPr>
            </w:rPrChange>
          </w:rPr>
          <w:delText xml:space="preserve"> 1 – </w:delText>
        </w:r>
        <w:r w:rsidR="00750235" w:rsidDel="004E04F5">
          <w:delText>Система</w:delText>
        </w:r>
        <w:r w:rsidR="00750235" w:rsidRPr="00E473C0" w:rsidDel="004E04F5">
          <w:rPr>
            <w:lang w:val="en-US"/>
            <w:rPrChange w:id="1834" w:author="Пользователь Windows" w:date="2021-01-29T20:03:00Z">
              <w:rPr>
                <w:rFonts w:ascii="Times New Roman" w:hAnsi="Times New Roman" w:cs="Times New Roman"/>
                <w:sz w:val="28"/>
              </w:rPr>
            </w:rPrChange>
          </w:rPr>
          <w:delText xml:space="preserve"> </w:delText>
        </w:r>
        <w:r w:rsidR="00750235" w:rsidDel="004E04F5">
          <w:delText>сбора</w:delText>
        </w:r>
        <w:r w:rsidR="00750235" w:rsidRPr="00E473C0" w:rsidDel="004E04F5">
          <w:rPr>
            <w:lang w:val="en-US"/>
            <w:rPrChange w:id="1835" w:author="Пользователь Windows" w:date="2021-01-29T20:03:00Z">
              <w:rPr>
                <w:rFonts w:ascii="Times New Roman" w:hAnsi="Times New Roman" w:cs="Times New Roman"/>
                <w:sz w:val="28"/>
              </w:rPr>
            </w:rPrChange>
          </w:rPr>
          <w:delText xml:space="preserve"> </w:delText>
        </w:r>
        <w:r w:rsidR="00750235" w:rsidDel="004E04F5">
          <w:delText>данных</w:delText>
        </w:r>
        <w:r w:rsidRPr="00E473C0" w:rsidDel="004E04F5">
          <w:rPr>
            <w:lang w:val="en-US"/>
            <w:rPrChange w:id="1836" w:author="Пользователь Windows" w:date="2021-01-29T20:03:00Z">
              <w:rPr>
                <w:rFonts w:ascii="Times New Roman" w:hAnsi="Times New Roman" w:cs="Times New Roman"/>
                <w:sz w:val="28"/>
              </w:rPr>
            </w:rPrChange>
          </w:rPr>
          <w:delText xml:space="preserve"> </w:delText>
        </w:r>
        <w:r w:rsidDel="004E04F5">
          <w:rPr>
            <w:lang w:val="en-US"/>
          </w:rPr>
          <w:delText>WAMPAC</w:delText>
        </w:r>
      </w:del>
    </w:p>
    <w:p w14:paraId="0EE39702" w14:textId="485549AE" w:rsidR="00937FBA" w:rsidRPr="00E473C0" w:rsidRDefault="00937FBA">
      <w:pPr>
        <w:pStyle w:val="2"/>
        <w:rPr>
          <w:lang w:val="en-US"/>
          <w:rPrChange w:id="1837" w:author="Пользователь Windows" w:date="2021-01-29T20:03:00Z">
            <w:rPr>
              <w:rFonts w:ascii="Times New Roman" w:hAnsi="Times New Roman" w:cs="Times New Roman"/>
              <w:sz w:val="28"/>
            </w:rPr>
          </w:rPrChange>
        </w:rPr>
        <w:pPrChange w:id="1838" w:author="Пользователь Windows" w:date="2021-01-29T20:03:00Z">
          <w:pPr>
            <w:spacing w:after="0" w:line="360" w:lineRule="auto"/>
            <w:ind w:firstLine="709"/>
            <w:contextualSpacing/>
            <w:jc w:val="both"/>
          </w:pPr>
        </w:pPrChange>
      </w:pPr>
      <w:del w:id="1839" w:author="Пользователь Windows" w:date="2021-01-29T15:30:00Z">
        <w:r w:rsidDel="004E04F5">
          <w:delText>В</w:delText>
        </w:r>
        <w:r w:rsidRPr="00E473C0" w:rsidDel="004E04F5">
          <w:rPr>
            <w:lang w:val="en-US"/>
            <w:rPrChange w:id="1840" w:author="Пользователь Windows" w:date="2021-01-29T20:03:00Z">
              <w:rPr>
                <w:rFonts w:cs="Times New Roman"/>
              </w:rPr>
            </w:rPrChange>
          </w:rPr>
          <w:delText xml:space="preserve"> </w:delText>
        </w:r>
        <w:r w:rsidDel="004E04F5">
          <w:delText>случае</w:delText>
        </w:r>
        <w:r w:rsidRPr="00E473C0" w:rsidDel="004E04F5">
          <w:rPr>
            <w:lang w:val="en-US"/>
            <w:rPrChange w:id="1841" w:author="Пользователь Windows" w:date="2021-01-29T20:03:00Z">
              <w:rPr>
                <w:rFonts w:cs="Times New Roman"/>
              </w:rPr>
            </w:rPrChange>
          </w:rPr>
          <w:delText xml:space="preserve"> </w:delText>
        </w:r>
        <w:r w:rsidDel="004E04F5">
          <w:delText>централизованной</w:delText>
        </w:r>
        <w:r w:rsidRPr="00E473C0" w:rsidDel="004E04F5">
          <w:rPr>
            <w:lang w:val="en-US"/>
            <w:rPrChange w:id="1842" w:author="Пользователь Windows" w:date="2021-01-29T20:03:00Z">
              <w:rPr>
                <w:rFonts w:cs="Times New Roman"/>
              </w:rPr>
            </w:rPrChange>
          </w:rPr>
          <w:delText xml:space="preserve"> </w:delText>
        </w:r>
        <w:r w:rsidDel="004E04F5">
          <w:delText>АЛАР</w:delText>
        </w:r>
        <w:r w:rsidRPr="00E473C0" w:rsidDel="004E04F5">
          <w:rPr>
            <w:lang w:val="en-US"/>
            <w:rPrChange w:id="1843" w:author="Пользователь Windows" w:date="2021-01-29T20:03:00Z">
              <w:rPr>
                <w:rFonts w:cs="Times New Roman"/>
              </w:rPr>
            </w:rPrChange>
          </w:rPr>
          <w:delText xml:space="preserve"> </w:delText>
        </w:r>
        <w:r w:rsidDel="004E04F5">
          <w:delText>главный</w:delText>
        </w:r>
        <w:r w:rsidRPr="00E473C0" w:rsidDel="004E04F5">
          <w:rPr>
            <w:lang w:val="en-US"/>
            <w:rPrChange w:id="1844" w:author="Пользователь Windows" w:date="2021-01-29T20:03:00Z">
              <w:rPr>
                <w:rFonts w:cs="Times New Roman"/>
              </w:rPr>
            </w:rPrChange>
          </w:rPr>
          <w:delText xml:space="preserve"> </w:delText>
        </w:r>
        <w:r w:rsidDel="004E04F5">
          <w:delText>уровень</w:delText>
        </w:r>
        <w:r w:rsidRPr="00E473C0" w:rsidDel="004E04F5">
          <w:rPr>
            <w:lang w:val="en-US"/>
            <w:rPrChange w:id="1845" w:author="Пользователь Windows" w:date="2021-01-29T20:03:00Z">
              <w:rPr>
                <w:rFonts w:cs="Times New Roman"/>
              </w:rPr>
            </w:rPrChange>
          </w:rPr>
          <w:delText xml:space="preserve"> </w:delText>
        </w:r>
        <w:r w:rsidDel="004E04F5">
          <w:delText>в</w:delText>
        </w:r>
        <w:r w:rsidRPr="00E473C0" w:rsidDel="004E04F5">
          <w:rPr>
            <w:lang w:val="en-US"/>
            <w:rPrChange w:id="1846" w:author="Пользователь Windows" w:date="2021-01-29T20:03:00Z">
              <w:rPr>
                <w:rFonts w:cs="Times New Roman"/>
              </w:rPr>
            </w:rPrChange>
          </w:rPr>
          <w:delText xml:space="preserve"> </w:delText>
        </w:r>
        <w:r w:rsidDel="004E04F5">
          <w:delText>большинстве</w:delText>
        </w:r>
        <w:r w:rsidRPr="00E473C0" w:rsidDel="004E04F5">
          <w:rPr>
            <w:lang w:val="en-US"/>
            <w:rPrChange w:id="1847" w:author="Пользователь Windows" w:date="2021-01-29T20:03:00Z">
              <w:rPr>
                <w:rFonts w:cs="Times New Roman"/>
              </w:rPr>
            </w:rPrChange>
          </w:rPr>
          <w:delText xml:space="preserve"> </w:delText>
        </w:r>
        <w:r w:rsidDel="004E04F5">
          <w:delText>случаев</w:delText>
        </w:r>
        <w:r w:rsidRPr="00E473C0" w:rsidDel="004E04F5">
          <w:rPr>
            <w:lang w:val="en-US"/>
            <w:rPrChange w:id="1848" w:author="Пользователь Windows" w:date="2021-01-29T20:03:00Z">
              <w:rPr>
                <w:rFonts w:cs="Times New Roman"/>
              </w:rPr>
            </w:rPrChange>
          </w:rPr>
          <w:delText xml:space="preserve"> </w:delText>
        </w:r>
        <w:r w:rsidDel="004E04F5">
          <w:delText>будет</w:delText>
        </w:r>
        <w:r w:rsidRPr="00E473C0" w:rsidDel="004E04F5">
          <w:rPr>
            <w:lang w:val="en-US"/>
            <w:rPrChange w:id="1849" w:author="Пользователь Windows" w:date="2021-01-29T20:03:00Z">
              <w:rPr>
                <w:rFonts w:cs="Times New Roman"/>
              </w:rPr>
            </w:rPrChange>
          </w:rPr>
          <w:delText xml:space="preserve"> </w:delText>
        </w:r>
        <w:r w:rsidDel="004E04F5">
          <w:delText>отсутствовать</w:delText>
        </w:r>
        <w:r w:rsidRPr="00E473C0" w:rsidDel="004E04F5">
          <w:rPr>
            <w:lang w:val="en-US"/>
            <w:rPrChange w:id="1850" w:author="Пользователь Windows" w:date="2021-01-29T20:03:00Z">
              <w:rPr>
                <w:rFonts w:cs="Times New Roman"/>
              </w:rPr>
            </w:rPrChange>
          </w:rPr>
          <w:delText xml:space="preserve">, </w:delText>
        </w:r>
        <w:r w:rsidDel="004E04F5">
          <w:delText>так</w:delText>
        </w:r>
        <w:r w:rsidRPr="00E473C0" w:rsidDel="004E04F5">
          <w:rPr>
            <w:lang w:val="en-US"/>
            <w:rPrChange w:id="1851" w:author="Пользователь Windows" w:date="2021-01-29T20:03:00Z">
              <w:rPr>
                <w:rFonts w:cs="Times New Roman"/>
              </w:rPr>
            </w:rPrChange>
          </w:rPr>
          <w:delText xml:space="preserve"> </w:delText>
        </w:r>
        <w:r w:rsidDel="004E04F5">
          <w:delText>как</w:delText>
        </w:r>
        <w:r w:rsidRPr="00E473C0" w:rsidDel="004E04F5">
          <w:rPr>
            <w:lang w:val="en-US"/>
            <w:rPrChange w:id="1852" w:author="Пользователь Windows" w:date="2021-01-29T20:03:00Z">
              <w:rPr>
                <w:rFonts w:cs="Times New Roman"/>
              </w:rPr>
            </w:rPrChange>
          </w:rPr>
          <w:delText xml:space="preserve"> </w:delText>
        </w:r>
        <w:r w:rsidDel="004E04F5">
          <w:delText>предметом</w:delText>
        </w:r>
        <w:r w:rsidRPr="00E473C0" w:rsidDel="004E04F5">
          <w:rPr>
            <w:lang w:val="en-US"/>
            <w:rPrChange w:id="1853" w:author="Пользователь Windows" w:date="2021-01-29T20:03:00Z">
              <w:rPr>
                <w:rFonts w:cs="Times New Roman"/>
              </w:rPr>
            </w:rPrChange>
          </w:rPr>
          <w:delText xml:space="preserve"> </w:delText>
        </w:r>
        <w:r w:rsidDel="004E04F5">
          <w:delText>контроля</w:delText>
        </w:r>
        <w:r w:rsidRPr="00E473C0" w:rsidDel="004E04F5">
          <w:rPr>
            <w:lang w:val="en-US"/>
            <w:rPrChange w:id="1854" w:author="Пользователь Windows" w:date="2021-01-29T20:03:00Z">
              <w:rPr>
                <w:rFonts w:cs="Times New Roman"/>
              </w:rPr>
            </w:rPrChange>
          </w:rPr>
          <w:delText xml:space="preserve"> </w:delText>
        </w:r>
        <w:r w:rsidDel="004E04F5">
          <w:delText>ЦАЛАР</w:delText>
        </w:r>
        <w:r w:rsidRPr="00E473C0" w:rsidDel="004E04F5">
          <w:rPr>
            <w:lang w:val="en-US"/>
            <w:rPrChange w:id="1855" w:author="Пользователь Windows" w:date="2021-01-29T20:03:00Z">
              <w:rPr>
                <w:rFonts w:cs="Times New Roman"/>
              </w:rPr>
            </w:rPrChange>
          </w:rPr>
          <w:delText xml:space="preserve"> </w:delText>
        </w:r>
        <w:r w:rsidDel="004E04F5">
          <w:delText>являются</w:delText>
        </w:r>
        <w:r w:rsidRPr="00E473C0" w:rsidDel="004E04F5">
          <w:rPr>
            <w:lang w:val="en-US"/>
            <w:rPrChange w:id="1856" w:author="Пользователь Windows" w:date="2021-01-29T20:03:00Z">
              <w:rPr>
                <w:rFonts w:cs="Times New Roman"/>
              </w:rPr>
            </w:rPrChange>
          </w:rPr>
          <w:delText xml:space="preserve"> </w:delText>
        </w:r>
        <w:r w:rsidDel="004E04F5">
          <w:delText>одно</w:delText>
        </w:r>
        <w:r w:rsidRPr="00E473C0" w:rsidDel="004E04F5">
          <w:rPr>
            <w:lang w:val="en-US"/>
            <w:rPrChange w:id="1857" w:author="Пользователь Windows" w:date="2021-01-29T20:03:00Z">
              <w:rPr>
                <w:rFonts w:cs="Times New Roman"/>
              </w:rPr>
            </w:rPrChange>
          </w:rPr>
          <w:delText xml:space="preserve"> </w:delText>
        </w:r>
        <w:r w:rsidDel="004E04F5">
          <w:delText>или</w:delText>
        </w:r>
        <w:r w:rsidRPr="00E473C0" w:rsidDel="004E04F5">
          <w:rPr>
            <w:lang w:val="en-US"/>
            <w:rPrChange w:id="1858" w:author="Пользователь Windows" w:date="2021-01-29T20:03:00Z">
              <w:rPr>
                <w:rFonts w:cs="Times New Roman"/>
              </w:rPr>
            </w:rPrChange>
          </w:rPr>
          <w:delText xml:space="preserve"> </w:delText>
        </w:r>
        <w:r w:rsidDel="004E04F5">
          <w:delText>несколько</w:delText>
        </w:r>
        <w:r w:rsidRPr="00E473C0" w:rsidDel="004E04F5">
          <w:rPr>
            <w:lang w:val="en-US"/>
            <w:rPrChange w:id="1859" w:author="Пользователь Windows" w:date="2021-01-29T20:03:00Z">
              <w:rPr>
                <w:rFonts w:cs="Times New Roman"/>
              </w:rPr>
            </w:rPrChange>
          </w:rPr>
          <w:delText xml:space="preserve"> </w:delText>
        </w:r>
        <w:r w:rsidDel="004E04F5">
          <w:delText>сечений</w:delText>
        </w:r>
        <w:r w:rsidRPr="00E473C0" w:rsidDel="004E04F5">
          <w:rPr>
            <w:lang w:val="en-US"/>
            <w:rPrChange w:id="1860" w:author="Пользователь Windows" w:date="2021-01-29T20:03:00Z">
              <w:rPr>
                <w:rFonts w:cs="Times New Roman"/>
              </w:rPr>
            </w:rPrChange>
          </w:rPr>
          <w:delText xml:space="preserve">. </w:delText>
        </w:r>
        <w:r w:rsidDel="004E04F5">
          <w:delText>Следовательно</w:delText>
        </w:r>
        <w:r w:rsidRPr="00E473C0" w:rsidDel="004E04F5">
          <w:rPr>
            <w:lang w:val="en-US"/>
            <w:rPrChange w:id="1861" w:author="Пользователь Windows" w:date="2021-01-29T20:03:00Z">
              <w:rPr>
                <w:rFonts w:cs="Times New Roman"/>
              </w:rPr>
            </w:rPrChange>
          </w:rPr>
          <w:delText xml:space="preserve">, </w:delText>
        </w:r>
        <w:r w:rsidDel="004E04F5">
          <w:delText>для</w:delText>
        </w:r>
        <w:r w:rsidRPr="00E473C0" w:rsidDel="004E04F5">
          <w:rPr>
            <w:lang w:val="en-US"/>
            <w:rPrChange w:id="1862" w:author="Пользователь Windows" w:date="2021-01-29T20:03:00Z">
              <w:rPr>
                <w:rFonts w:cs="Times New Roman"/>
              </w:rPr>
            </w:rPrChange>
          </w:rPr>
          <w:delText xml:space="preserve"> </w:delText>
        </w:r>
        <w:r w:rsidDel="004E04F5">
          <w:delText>работы</w:delText>
        </w:r>
        <w:r w:rsidRPr="00E473C0" w:rsidDel="004E04F5">
          <w:rPr>
            <w:lang w:val="en-US"/>
            <w:rPrChange w:id="1863" w:author="Пользователь Windows" w:date="2021-01-29T20:03:00Z">
              <w:rPr>
                <w:rFonts w:cs="Times New Roman"/>
              </w:rPr>
            </w:rPrChange>
          </w:rPr>
          <w:delText xml:space="preserve"> </w:delText>
        </w:r>
        <w:r w:rsidDel="004E04F5">
          <w:delText>ЦАЛАР</w:delText>
        </w:r>
        <w:r w:rsidRPr="00E473C0" w:rsidDel="004E04F5">
          <w:rPr>
            <w:lang w:val="en-US"/>
            <w:rPrChange w:id="1864" w:author="Пользователь Windows" w:date="2021-01-29T20:03:00Z">
              <w:rPr>
                <w:rFonts w:cs="Times New Roman"/>
              </w:rPr>
            </w:rPrChange>
          </w:rPr>
          <w:delText xml:space="preserve"> </w:delText>
        </w:r>
        <w:r w:rsidDel="004E04F5">
          <w:delText>необходим</w:delText>
        </w:r>
        <w:r w:rsidRPr="00E473C0" w:rsidDel="004E04F5">
          <w:rPr>
            <w:lang w:val="en-US"/>
            <w:rPrChange w:id="1865" w:author="Пользователь Windows" w:date="2021-01-29T20:03:00Z">
              <w:rPr>
                <w:rFonts w:cs="Times New Roman"/>
              </w:rPr>
            </w:rPrChange>
          </w:rPr>
          <w:delText xml:space="preserve"> </w:delText>
        </w:r>
        <w:r w:rsidDel="004E04F5">
          <w:delText>ограниченный</w:delText>
        </w:r>
        <w:r w:rsidRPr="00E473C0" w:rsidDel="004E04F5">
          <w:rPr>
            <w:lang w:val="en-US"/>
            <w:rPrChange w:id="1866" w:author="Пользователь Windows" w:date="2021-01-29T20:03:00Z">
              <w:rPr>
                <w:rFonts w:cs="Times New Roman"/>
              </w:rPr>
            </w:rPrChange>
          </w:rPr>
          <w:delText xml:space="preserve"> </w:delText>
        </w:r>
        <w:r w:rsidDel="004E04F5">
          <w:delText>объем</w:delText>
        </w:r>
        <w:r w:rsidRPr="00E473C0" w:rsidDel="004E04F5">
          <w:rPr>
            <w:lang w:val="en-US"/>
            <w:rPrChange w:id="1867" w:author="Пользователь Windows" w:date="2021-01-29T20:03:00Z">
              <w:rPr>
                <w:rFonts w:cs="Times New Roman"/>
              </w:rPr>
            </w:rPrChange>
          </w:rPr>
          <w:delText xml:space="preserve"> </w:delText>
        </w:r>
        <w:r w:rsidDel="004E04F5">
          <w:delText>данных</w:delText>
        </w:r>
        <w:r w:rsidRPr="00E473C0" w:rsidDel="004E04F5">
          <w:rPr>
            <w:lang w:val="en-US"/>
            <w:rPrChange w:id="1868" w:author="Пользователь Windows" w:date="2021-01-29T20:03:00Z">
              <w:rPr>
                <w:rFonts w:cs="Times New Roman"/>
              </w:rPr>
            </w:rPrChange>
          </w:rPr>
          <w:delText xml:space="preserve"> </w:delText>
        </w:r>
        <w:r w:rsidDel="004E04F5">
          <w:delText>СВИ</w:delText>
        </w:r>
        <w:r w:rsidRPr="00E473C0" w:rsidDel="004E04F5">
          <w:rPr>
            <w:lang w:val="en-US"/>
            <w:rPrChange w:id="1869" w:author="Пользователь Windows" w:date="2021-01-29T20:03:00Z">
              <w:rPr>
                <w:rFonts w:cs="Times New Roman"/>
              </w:rPr>
            </w:rPrChange>
          </w:rPr>
          <w:delText xml:space="preserve">. </w:delText>
        </w:r>
        <w:r w:rsidDel="004E04F5">
          <w:delText>Таким</w:delText>
        </w:r>
        <w:r w:rsidRPr="00E473C0" w:rsidDel="004E04F5">
          <w:rPr>
            <w:lang w:val="en-US"/>
            <w:rPrChange w:id="1870" w:author="Пользователь Windows" w:date="2021-01-29T20:03:00Z">
              <w:rPr>
                <w:rFonts w:cs="Times New Roman"/>
              </w:rPr>
            </w:rPrChange>
          </w:rPr>
          <w:delText xml:space="preserve"> </w:delText>
        </w:r>
        <w:r w:rsidDel="004E04F5">
          <w:delText>образом</w:delText>
        </w:r>
        <w:r w:rsidRPr="00E473C0" w:rsidDel="004E04F5">
          <w:rPr>
            <w:lang w:val="en-US"/>
            <w:rPrChange w:id="1871" w:author="Пользователь Windows" w:date="2021-01-29T20:03:00Z">
              <w:rPr>
                <w:rFonts w:cs="Times New Roman"/>
              </w:rPr>
            </w:rPrChange>
          </w:rPr>
          <w:delText xml:space="preserve">, </w:delText>
        </w:r>
        <w:commentRangeStart w:id="1872"/>
        <w:r w:rsidDel="004E04F5">
          <w:delText>архитектура</w:delText>
        </w:r>
        <w:r w:rsidRPr="00E473C0" w:rsidDel="004E04F5">
          <w:rPr>
            <w:lang w:val="en-US"/>
            <w:rPrChange w:id="1873" w:author="Пользователь Windows" w:date="2021-01-29T20:03:00Z">
              <w:rPr>
                <w:rFonts w:cs="Times New Roman"/>
              </w:rPr>
            </w:rPrChange>
          </w:rPr>
          <w:delText xml:space="preserve"> </w:delText>
        </w:r>
        <w:r w:rsidDel="004E04F5">
          <w:delText>централизованной</w:delText>
        </w:r>
        <w:r w:rsidRPr="00E473C0" w:rsidDel="004E04F5">
          <w:rPr>
            <w:lang w:val="en-US"/>
            <w:rPrChange w:id="1874" w:author="Пользователь Windows" w:date="2021-01-29T20:03:00Z">
              <w:rPr>
                <w:rFonts w:cs="Times New Roman"/>
              </w:rPr>
            </w:rPrChange>
          </w:rPr>
          <w:delText xml:space="preserve"> </w:delText>
        </w:r>
        <w:r w:rsidDel="004E04F5">
          <w:delText>АЛАР</w:delText>
        </w:r>
        <w:commentRangeEnd w:id="1872"/>
        <w:r w:rsidR="0077105B" w:rsidDel="004E04F5">
          <w:rPr>
            <w:rStyle w:val="ab"/>
          </w:rPr>
          <w:commentReference w:id="1872"/>
        </w:r>
        <w:r w:rsidRPr="00E473C0" w:rsidDel="004E04F5">
          <w:rPr>
            <w:lang w:val="en-US"/>
            <w:rPrChange w:id="1875" w:author="Пользователь Windows" w:date="2021-01-29T20:03:00Z">
              <w:rPr>
                <w:rFonts w:cs="Times New Roman"/>
              </w:rPr>
            </w:rPrChange>
          </w:rPr>
          <w:delText xml:space="preserve"> </w:delText>
        </w:r>
        <w:r w:rsidDel="004E04F5">
          <w:delText>содержит</w:delText>
        </w:r>
        <w:r w:rsidRPr="00E473C0" w:rsidDel="004E04F5">
          <w:rPr>
            <w:lang w:val="en-US"/>
            <w:rPrChange w:id="1876" w:author="Пользователь Windows" w:date="2021-01-29T20:03:00Z">
              <w:rPr>
                <w:rFonts w:cs="Times New Roman"/>
              </w:rPr>
            </w:rPrChange>
          </w:rPr>
          <w:delText xml:space="preserve"> </w:delText>
        </w:r>
        <w:r w:rsidDel="004E04F5">
          <w:delText>в</w:delText>
        </w:r>
        <w:r w:rsidRPr="00E473C0" w:rsidDel="004E04F5">
          <w:rPr>
            <w:lang w:val="en-US"/>
            <w:rPrChange w:id="1877" w:author="Пользователь Windows" w:date="2021-01-29T20:03:00Z">
              <w:rPr>
                <w:rFonts w:cs="Times New Roman"/>
              </w:rPr>
            </w:rPrChange>
          </w:rPr>
          <w:delText xml:space="preserve"> </w:delText>
        </w:r>
        <w:r w:rsidDel="004E04F5">
          <w:delText>себе</w:delText>
        </w:r>
        <w:r w:rsidRPr="00E473C0" w:rsidDel="004E04F5">
          <w:rPr>
            <w:lang w:val="en-US"/>
            <w:rPrChange w:id="1878" w:author="Пользователь Windows" w:date="2021-01-29T20:03:00Z">
              <w:rPr>
                <w:rFonts w:cs="Times New Roman"/>
              </w:rPr>
            </w:rPrChange>
          </w:rPr>
          <w:delText xml:space="preserve"> </w:delText>
        </w:r>
      </w:del>
      <w:del w:id="1879" w:author="Пользователь Windows" w:date="2021-01-28T21:08:00Z">
        <w:r w:rsidDel="00E03B7F">
          <w:delText>региональный</w:delText>
        </w:r>
        <w:r w:rsidRPr="00E473C0" w:rsidDel="00E03B7F">
          <w:rPr>
            <w:lang w:val="en-US"/>
            <w:rPrChange w:id="1880" w:author="Пользователь Windows" w:date="2021-01-29T20:03:00Z">
              <w:rPr>
                <w:rFonts w:cs="Times New Roman"/>
              </w:rPr>
            </w:rPrChange>
          </w:rPr>
          <w:delText xml:space="preserve"> </w:delText>
        </w:r>
        <w:r w:rsidDel="00E03B7F">
          <w:delText>и</w:delText>
        </w:r>
        <w:r w:rsidRPr="00E473C0" w:rsidDel="00E03B7F">
          <w:rPr>
            <w:lang w:val="en-US"/>
            <w:rPrChange w:id="1881" w:author="Пользователь Windows" w:date="2021-01-29T20:03:00Z">
              <w:rPr>
                <w:rFonts w:cs="Times New Roman"/>
              </w:rPr>
            </w:rPrChange>
          </w:rPr>
          <w:delText xml:space="preserve"> </w:delText>
        </w:r>
        <w:r w:rsidDel="00E03B7F">
          <w:delText>объектовый</w:delText>
        </w:r>
      </w:del>
      <w:del w:id="1882" w:author="Пользователь Windows" w:date="2021-01-29T15:30:00Z">
        <w:r w:rsidRPr="00E473C0" w:rsidDel="004E04F5">
          <w:rPr>
            <w:lang w:val="en-US"/>
            <w:rPrChange w:id="1883" w:author="Пользователь Windows" w:date="2021-01-29T20:03:00Z">
              <w:rPr>
                <w:rFonts w:cs="Times New Roman"/>
              </w:rPr>
            </w:rPrChange>
          </w:rPr>
          <w:delText xml:space="preserve"> </w:delText>
        </w:r>
      </w:del>
      <w:del w:id="1884" w:author="Пользователь Windows" w:date="2021-01-28T21:08:00Z">
        <w:r w:rsidDel="00E03B7F">
          <w:delText>уровни</w:delText>
        </w:r>
      </w:del>
      <w:del w:id="1885" w:author="Пользователь Windows" w:date="2021-01-29T15:30:00Z">
        <w:r w:rsidRPr="00E473C0" w:rsidDel="004E04F5">
          <w:rPr>
            <w:lang w:val="en-US"/>
            <w:rPrChange w:id="1886" w:author="Пользователь Windows" w:date="2021-01-29T20:03:00Z">
              <w:rPr>
                <w:rFonts w:cs="Times New Roman"/>
              </w:rPr>
            </w:rPrChange>
          </w:rPr>
          <w:delText xml:space="preserve">. </w:delText>
        </w:r>
      </w:del>
      <w:del w:id="1887" w:author="Пользователь Windows" w:date="2021-01-28T21:10:00Z">
        <w:r w:rsidDel="00E03B7F">
          <w:delText>А</w:delText>
        </w:r>
      </w:del>
      <w:del w:id="1888" w:author="Пользователь Windows" w:date="2021-01-29T15:30:00Z">
        <w:r w:rsidRPr="00E473C0" w:rsidDel="004E04F5">
          <w:rPr>
            <w:lang w:val="en-US"/>
            <w:rPrChange w:id="1889" w:author="Пользователь Windows" w:date="2021-01-29T20:03:00Z">
              <w:rPr>
                <w:rFonts w:cs="Times New Roman"/>
              </w:rPr>
            </w:rPrChange>
          </w:rPr>
          <w:delText xml:space="preserve"> </w:delText>
        </w:r>
        <w:r w:rsidDel="004E04F5">
          <w:delText>региональный</w:delText>
        </w:r>
        <w:r w:rsidRPr="00E473C0" w:rsidDel="004E04F5">
          <w:rPr>
            <w:lang w:val="en-US"/>
            <w:rPrChange w:id="1890" w:author="Пользователь Windows" w:date="2021-01-29T20:03:00Z">
              <w:rPr>
                <w:rFonts w:cs="Times New Roman"/>
              </w:rPr>
            </w:rPrChange>
          </w:rPr>
          <w:delText xml:space="preserve"> </w:delText>
        </w:r>
        <w:commentRangeStart w:id="1891"/>
        <w:commentRangeStart w:id="1892"/>
        <w:r w:rsidDel="004E04F5">
          <w:delText>КСВД</w:delText>
        </w:r>
        <w:r w:rsidRPr="00E473C0" w:rsidDel="004E04F5">
          <w:rPr>
            <w:lang w:val="en-US"/>
            <w:rPrChange w:id="1893" w:author="Пользователь Windows" w:date="2021-01-29T20:03:00Z">
              <w:rPr>
                <w:rFonts w:cs="Times New Roman"/>
              </w:rPr>
            </w:rPrChange>
          </w:rPr>
          <w:delText xml:space="preserve"> </w:delText>
        </w:r>
        <w:commentRangeEnd w:id="1891"/>
        <w:r w:rsidR="0077105B" w:rsidDel="004E04F5">
          <w:rPr>
            <w:rStyle w:val="ab"/>
          </w:rPr>
          <w:commentReference w:id="1891"/>
        </w:r>
        <w:commentRangeEnd w:id="1892"/>
        <w:r w:rsidR="00160D48" w:rsidDel="004E04F5">
          <w:rPr>
            <w:rStyle w:val="ab"/>
          </w:rPr>
          <w:commentReference w:id="1892"/>
        </w:r>
        <w:r w:rsidDel="004E04F5">
          <w:delText>может</w:delText>
        </w:r>
        <w:r w:rsidRPr="00E473C0" w:rsidDel="004E04F5">
          <w:rPr>
            <w:lang w:val="en-US"/>
            <w:rPrChange w:id="1894" w:author="Пользователь Windows" w:date="2021-01-29T20:03:00Z">
              <w:rPr>
                <w:rFonts w:cs="Times New Roman"/>
              </w:rPr>
            </w:rPrChange>
          </w:rPr>
          <w:delText xml:space="preserve"> </w:delText>
        </w:r>
        <w:r w:rsidDel="004E04F5">
          <w:delText>находиться</w:delText>
        </w:r>
        <w:r w:rsidRPr="00E473C0" w:rsidDel="004E04F5">
          <w:rPr>
            <w:lang w:val="en-US"/>
            <w:rPrChange w:id="1895" w:author="Пользователь Windows" w:date="2021-01-29T20:03:00Z">
              <w:rPr>
                <w:rFonts w:cs="Times New Roman"/>
              </w:rPr>
            </w:rPrChange>
          </w:rPr>
          <w:delText xml:space="preserve"> </w:delText>
        </w:r>
      </w:del>
      <w:del w:id="1896" w:author="Пользователь Windows" w:date="2021-01-28T21:09:00Z">
        <w:r w:rsidDel="00E03B7F">
          <w:delText>как</w:delText>
        </w:r>
        <w:r w:rsidRPr="00E473C0" w:rsidDel="00E03B7F">
          <w:rPr>
            <w:lang w:val="en-US"/>
            <w:rPrChange w:id="1897" w:author="Пользователь Windows" w:date="2021-01-29T20:03:00Z">
              <w:rPr>
                <w:rFonts w:cs="Times New Roman"/>
              </w:rPr>
            </w:rPrChange>
          </w:rPr>
          <w:delText xml:space="preserve"> </w:delText>
        </w:r>
      </w:del>
      <w:del w:id="1898" w:author="Пользователь Windows" w:date="2021-01-29T15:30:00Z">
        <w:r w:rsidDel="004E04F5">
          <w:delText>в</w:delText>
        </w:r>
        <w:r w:rsidRPr="00E473C0" w:rsidDel="004E04F5">
          <w:rPr>
            <w:lang w:val="en-US"/>
            <w:rPrChange w:id="1899" w:author="Пользователь Windows" w:date="2021-01-29T20:03:00Z">
              <w:rPr>
                <w:rFonts w:cs="Times New Roman"/>
              </w:rPr>
            </w:rPrChange>
          </w:rPr>
          <w:delText xml:space="preserve"> </w:delText>
        </w:r>
      </w:del>
      <w:del w:id="1900" w:author="Пользователь Windows" w:date="2021-01-28T21:10:00Z">
        <w:r w:rsidDel="00E03B7F">
          <w:delText>РДУ</w:delText>
        </w:r>
        <w:r w:rsidRPr="00E473C0" w:rsidDel="00E03B7F">
          <w:rPr>
            <w:lang w:val="en-US"/>
            <w:rPrChange w:id="1901" w:author="Пользователь Windows" w:date="2021-01-29T20:03:00Z">
              <w:rPr>
                <w:rFonts w:cs="Times New Roman"/>
              </w:rPr>
            </w:rPrChange>
          </w:rPr>
          <w:delText xml:space="preserve"> </w:delText>
        </w:r>
        <w:r w:rsidDel="00E03B7F">
          <w:delText>или</w:delText>
        </w:r>
        <w:r w:rsidRPr="00E473C0" w:rsidDel="00E03B7F">
          <w:rPr>
            <w:lang w:val="en-US"/>
            <w:rPrChange w:id="1902" w:author="Пользователь Windows" w:date="2021-01-29T20:03:00Z">
              <w:rPr>
                <w:rFonts w:cs="Times New Roman"/>
              </w:rPr>
            </w:rPrChange>
          </w:rPr>
          <w:delText xml:space="preserve"> </w:delText>
        </w:r>
        <w:r w:rsidDel="00E03B7F">
          <w:delText>ОДУ</w:delText>
        </w:r>
        <w:r w:rsidRPr="00E473C0" w:rsidDel="00E03B7F">
          <w:rPr>
            <w:lang w:val="en-US"/>
            <w:rPrChange w:id="1903" w:author="Пользователь Windows" w:date="2021-01-29T20:03:00Z">
              <w:rPr>
                <w:rFonts w:cs="Times New Roman"/>
              </w:rPr>
            </w:rPrChange>
          </w:rPr>
          <w:delText>,</w:delText>
        </w:r>
      </w:del>
      <w:del w:id="1904" w:author="Пользователь Windows" w:date="2021-01-29T15:30:00Z">
        <w:r w:rsidRPr="00E473C0" w:rsidDel="004E04F5">
          <w:rPr>
            <w:lang w:val="en-US"/>
            <w:rPrChange w:id="1905" w:author="Пользователь Windows" w:date="2021-01-29T20:03:00Z">
              <w:rPr>
                <w:rFonts w:cs="Times New Roman"/>
              </w:rPr>
            </w:rPrChange>
          </w:rPr>
          <w:delText xml:space="preserve"> </w:delText>
        </w:r>
      </w:del>
      <w:del w:id="1906" w:author="Пользователь Windows" w:date="2021-01-28T21:13:00Z">
        <w:r w:rsidDel="00E03B7F">
          <w:delText>так</w:delText>
        </w:r>
        <w:r w:rsidRPr="00E473C0" w:rsidDel="00E03B7F">
          <w:rPr>
            <w:lang w:val="en-US"/>
            <w:rPrChange w:id="1907" w:author="Пользователь Windows" w:date="2021-01-29T20:03:00Z">
              <w:rPr>
                <w:rFonts w:cs="Times New Roman"/>
              </w:rPr>
            </w:rPrChange>
          </w:rPr>
          <w:delText xml:space="preserve"> </w:delText>
        </w:r>
        <w:r w:rsidDel="00E03B7F">
          <w:delText>и</w:delText>
        </w:r>
      </w:del>
      <w:del w:id="1908" w:author="Пользователь Windows" w:date="2021-01-29T15:30:00Z">
        <w:r w:rsidRPr="00E473C0" w:rsidDel="004E04F5">
          <w:rPr>
            <w:lang w:val="en-US"/>
            <w:rPrChange w:id="1909" w:author="Пользователь Windows" w:date="2021-01-29T20:03:00Z">
              <w:rPr>
                <w:rFonts w:cs="Times New Roman"/>
              </w:rPr>
            </w:rPrChange>
          </w:rPr>
          <w:delText xml:space="preserve"> </w:delText>
        </w:r>
        <w:r w:rsidDel="004E04F5">
          <w:delText>на</w:delText>
        </w:r>
        <w:r w:rsidRPr="00E473C0" w:rsidDel="004E04F5">
          <w:rPr>
            <w:lang w:val="en-US"/>
            <w:rPrChange w:id="1910" w:author="Пользователь Windows" w:date="2021-01-29T20:03:00Z">
              <w:rPr>
                <w:rFonts w:cs="Times New Roman"/>
              </w:rPr>
            </w:rPrChange>
          </w:rPr>
          <w:delText xml:space="preserve"> </w:delText>
        </w:r>
        <w:r w:rsidDel="004E04F5">
          <w:delText>объекте</w:delText>
        </w:r>
        <w:r w:rsidRPr="00E473C0" w:rsidDel="004E04F5">
          <w:rPr>
            <w:lang w:val="en-US"/>
            <w:rPrChange w:id="1911" w:author="Пользователь Windows" w:date="2021-01-29T20:03:00Z">
              <w:rPr>
                <w:rFonts w:cs="Times New Roman"/>
              </w:rPr>
            </w:rPrChange>
          </w:rPr>
          <w:delText xml:space="preserve"> </w:delText>
        </w:r>
        <w:r w:rsidDel="004E04F5">
          <w:delText>электроэнергетики</w:delText>
        </w:r>
      </w:del>
      <w:del w:id="1912" w:author="Пользователь Windows" w:date="2021-01-28T21:21:00Z">
        <w:r w:rsidRPr="00E473C0" w:rsidDel="00160D48">
          <w:rPr>
            <w:lang w:val="en-US"/>
            <w:rPrChange w:id="1913" w:author="Пользователь Windows" w:date="2021-01-29T20:03:00Z">
              <w:rPr>
                <w:rFonts w:cs="Times New Roman"/>
              </w:rPr>
            </w:rPrChange>
          </w:rPr>
          <w:delText xml:space="preserve">, </w:delText>
        </w:r>
        <w:r w:rsidDel="00160D48">
          <w:delText>потому</w:delText>
        </w:r>
        <w:r w:rsidRPr="00E473C0" w:rsidDel="00160D48">
          <w:rPr>
            <w:lang w:val="en-US"/>
            <w:rPrChange w:id="1914" w:author="Пользователь Windows" w:date="2021-01-29T20:03:00Z">
              <w:rPr>
                <w:rFonts w:cs="Times New Roman"/>
              </w:rPr>
            </w:rPrChange>
          </w:rPr>
          <w:delText xml:space="preserve"> </w:delText>
        </w:r>
        <w:r w:rsidDel="00160D48">
          <w:delText>что</w:delText>
        </w:r>
        <w:r w:rsidRPr="00E473C0" w:rsidDel="00160D48">
          <w:rPr>
            <w:lang w:val="en-US"/>
            <w:rPrChange w:id="1915" w:author="Пользователь Windows" w:date="2021-01-29T20:03:00Z">
              <w:rPr>
                <w:rFonts w:cs="Times New Roman"/>
              </w:rPr>
            </w:rPrChange>
          </w:rPr>
          <w:delText xml:space="preserve"> </w:delText>
        </w:r>
        <w:r w:rsidDel="00160D48">
          <w:delText>на</w:delText>
        </w:r>
        <w:r w:rsidRPr="00E473C0" w:rsidDel="00160D48">
          <w:rPr>
            <w:lang w:val="en-US"/>
            <w:rPrChange w:id="1916" w:author="Пользователь Windows" w:date="2021-01-29T20:03:00Z">
              <w:rPr>
                <w:rFonts w:cs="Times New Roman"/>
              </w:rPr>
            </w:rPrChange>
          </w:rPr>
          <w:delText xml:space="preserve"> </w:delText>
        </w:r>
        <w:r w:rsidDel="00160D48">
          <w:delText>расположение</w:delText>
        </w:r>
        <w:r w:rsidRPr="00E473C0" w:rsidDel="00160D48">
          <w:rPr>
            <w:lang w:val="en-US"/>
            <w:rPrChange w:id="1917" w:author="Пользователь Windows" w:date="2021-01-29T20:03:00Z">
              <w:rPr>
                <w:rFonts w:cs="Times New Roman"/>
              </w:rPr>
            </w:rPrChange>
          </w:rPr>
          <w:delText xml:space="preserve"> </w:delText>
        </w:r>
        <w:r w:rsidDel="00160D48">
          <w:delText>сервера</w:delText>
        </w:r>
        <w:r w:rsidRPr="00E473C0" w:rsidDel="00160D48">
          <w:rPr>
            <w:lang w:val="en-US"/>
            <w:rPrChange w:id="1918" w:author="Пользователь Windows" w:date="2021-01-29T20:03:00Z">
              <w:rPr>
                <w:rFonts w:cs="Times New Roman"/>
              </w:rPr>
            </w:rPrChange>
          </w:rPr>
          <w:delText xml:space="preserve"> </w:delText>
        </w:r>
        <w:r w:rsidDel="00160D48">
          <w:delText>ЦАЛАР</w:delText>
        </w:r>
        <w:r w:rsidRPr="00E473C0" w:rsidDel="00160D48">
          <w:rPr>
            <w:lang w:val="en-US"/>
            <w:rPrChange w:id="1919" w:author="Пользователь Windows" w:date="2021-01-29T20:03:00Z">
              <w:rPr>
                <w:rFonts w:cs="Times New Roman"/>
              </w:rPr>
            </w:rPrChange>
          </w:rPr>
          <w:delText xml:space="preserve"> </w:delText>
        </w:r>
        <w:r w:rsidDel="00160D48">
          <w:delText>в</w:delText>
        </w:r>
        <w:r w:rsidRPr="00E473C0" w:rsidDel="00160D48">
          <w:rPr>
            <w:lang w:val="en-US"/>
            <w:rPrChange w:id="1920" w:author="Пользователь Windows" w:date="2021-01-29T20:03:00Z">
              <w:rPr>
                <w:rFonts w:cs="Times New Roman"/>
              </w:rPr>
            </w:rPrChange>
          </w:rPr>
          <w:delText xml:space="preserve"> </w:delText>
        </w:r>
        <w:r w:rsidDel="00160D48">
          <w:delText>первую</w:delText>
        </w:r>
        <w:r w:rsidRPr="00E473C0" w:rsidDel="00160D48">
          <w:rPr>
            <w:lang w:val="en-US"/>
            <w:rPrChange w:id="1921" w:author="Пользователь Windows" w:date="2021-01-29T20:03:00Z">
              <w:rPr>
                <w:rFonts w:cs="Times New Roman"/>
              </w:rPr>
            </w:rPrChange>
          </w:rPr>
          <w:delText xml:space="preserve"> </w:delText>
        </w:r>
        <w:r w:rsidDel="00160D48">
          <w:delText>очередь</w:delText>
        </w:r>
        <w:r w:rsidRPr="00E473C0" w:rsidDel="00160D48">
          <w:rPr>
            <w:lang w:val="en-US"/>
            <w:rPrChange w:id="1922" w:author="Пользователь Windows" w:date="2021-01-29T20:03:00Z">
              <w:rPr>
                <w:rFonts w:cs="Times New Roman"/>
              </w:rPr>
            </w:rPrChange>
          </w:rPr>
          <w:delText xml:space="preserve"> </w:delText>
        </w:r>
        <w:r w:rsidDel="00160D48">
          <w:delText>влияет</w:delText>
        </w:r>
        <w:r w:rsidRPr="00E473C0" w:rsidDel="00160D48">
          <w:rPr>
            <w:lang w:val="en-US"/>
            <w:rPrChange w:id="1923" w:author="Пользователь Windows" w:date="2021-01-29T20:03:00Z">
              <w:rPr>
                <w:rFonts w:cs="Times New Roman"/>
              </w:rPr>
            </w:rPrChange>
          </w:rPr>
          <w:delText xml:space="preserve"> </w:delText>
        </w:r>
        <w:r w:rsidDel="00160D48">
          <w:delText>скорость</w:delText>
        </w:r>
        <w:r w:rsidRPr="00E473C0" w:rsidDel="00160D48">
          <w:rPr>
            <w:lang w:val="en-US"/>
            <w:rPrChange w:id="1924" w:author="Пользователь Windows" w:date="2021-01-29T20:03:00Z">
              <w:rPr>
                <w:rFonts w:cs="Times New Roman"/>
              </w:rPr>
            </w:rPrChange>
          </w:rPr>
          <w:delText xml:space="preserve"> </w:delText>
        </w:r>
        <w:r w:rsidDel="00160D48">
          <w:delText>передачи</w:delText>
        </w:r>
        <w:r w:rsidRPr="00E473C0" w:rsidDel="00160D48">
          <w:rPr>
            <w:lang w:val="en-US"/>
            <w:rPrChange w:id="1925" w:author="Пользователь Windows" w:date="2021-01-29T20:03:00Z">
              <w:rPr>
                <w:rFonts w:cs="Times New Roman"/>
              </w:rPr>
            </w:rPrChange>
          </w:rPr>
          <w:delText xml:space="preserve"> </w:delText>
        </w:r>
        <w:r w:rsidDel="00160D48">
          <w:delText>данных</w:delText>
        </w:r>
        <w:r w:rsidRPr="00E473C0" w:rsidDel="00160D48">
          <w:rPr>
            <w:lang w:val="en-US"/>
            <w:rPrChange w:id="1926" w:author="Пользователь Windows" w:date="2021-01-29T20:03:00Z">
              <w:rPr>
                <w:rFonts w:cs="Times New Roman"/>
              </w:rPr>
            </w:rPrChange>
          </w:rPr>
          <w:delText xml:space="preserve"> </w:delText>
        </w:r>
        <w:r w:rsidDel="00160D48">
          <w:delText>СВИ</w:delText>
        </w:r>
        <w:r w:rsidRPr="00E473C0" w:rsidDel="00160D48">
          <w:rPr>
            <w:lang w:val="en-US"/>
            <w:rPrChange w:id="1927" w:author="Пользователь Windows" w:date="2021-01-29T20:03:00Z">
              <w:rPr>
                <w:rFonts w:cs="Times New Roman"/>
              </w:rPr>
            </w:rPrChange>
          </w:rPr>
          <w:delText xml:space="preserve"> </w:delText>
        </w:r>
        <w:r w:rsidDel="00160D48">
          <w:delText>от</w:delText>
        </w:r>
        <w:r w:rsidRPr="00E473C0" w:rsidDel="00160D48">
          <w:rPr>
            <w:lang w:val="en-US"/>
            <w:rPrChange w:id="1928" w:author="Пользователь Windows" w:date="2021-01-29T20:03:00Z">
              <w:rPr>
                <w:rFonts w:cs="Times New Roman"/>
              </w:rPr>
            </w:rPrChange>
          </w:rPr>
          <w:delText xml:space="preserve"> </w:delText>
        </w:r>
        <w:r w:rsidDel="00160D48">
          <w:delText>КСВД</w:delText>
        </w:r>
        <w:r w:rsidRPr="00E473C0" w:rsidDel="00160D48">
          <w:rPr>
            <w:lang w:val="en-US"/>
            <w:rPrChange w:id="1929" w:author="Пользователь Windows" w:date="2021-01-29T20:03:00Z">
              <w:rPr>
                <w:rFonts w:cs="Times New Roman"/>
              </w:rPr>
            </w:rPrChange>
          </w:rPr>
          <w:delText xml:space="preserve"> </w:delText>
        </w:r>
        <w:r w:rsidDel="00160D48">
          <w:delText>объектового</w:delText>
        </w:r>
        <w:r w:rsidRPr="00E473C0" w:rsidDel="00160D48">
          <w:rPr>
            <w:lang w:val="en-US"/>
            <w:rPrChange w:id="1930" w:author="Пользователь Windows" w:date="2021-01-29T20:03:00Z">
              <w:rPr>
                <w:rFonts w:cs="Times New Roman"/>
              </w:rPr>
            </w:rPrChange>
          </w:rPr>
          <w:delText xml:space="preserve"> </w:delText>
        </w:r>
        <w:r w:rsidDel="00160D48">
          <w:delText>уровня</w:delText>
        </w:r>
        <w:r w:rsidRPr="00E473C0" w:rsidDel="00160D48">
          <w:rPr>
            <w:lang w:val="en-US"/>
            <w:rPrChange w:id="1931" w:author="Пользователь Windows" w:date="2021-01-29T20:03:00Z">
              <w:rPr>
                <w:rFonts w:cs="Times New Roman"/>
              </w:rPr>
            </w:rPrChange>
          </w:rPr>
          <w:delText xml:space="preserve"> </w:delText>
        </w:r>
        <w:r w:rsidDel="00160D48">
          <w:delText>или</w:delText>
        </w:r>
        <w:r w:rsidRPr="00E473C0" w:rsidDel="00160D48">
          <w:rPr>
            <w:lang w:val="en-US"/>
            <w:rPrChange w:id="1932" w:author="Пользователь Windows" w:date="2021-01-29T20:03:00Z">
              <w:rPr>
                <w:rFonts w:cs="Times New Roman"/>
              </w:rPr>
            </w:rPrChange>
          </w:rPr>
          <w:delText xml:space="preserve"> </w:delText>
        </w:r>
        <w:r w:rsidDel="00160D48">
          <w:delText>автономных</w:delText>
        </w:r>
        <w:r w:rsidRPr="00E473C0" w:rsidDel="00160D48">
          <w:rPr>
            <w:lang w:val="en-US"/>
            <w:rPrChange w:id="1933" w:author="Пользователь Windows" w:date="2021-01-29T20:03:00Z">
              <w:rPr>
                <w:rFonts w:cs="Times New Roman"/>
              </w:rPr>
            </w:rPrChange>
          </w:rPr>
          <w:delText xml:space="preserve"> </w:delText>
        </w:r>
        <w:r w:rsidDel="00160D48">
          <w:delText>УСВИ</w:delText>
        </w:r>
        <w:r w:rsidRPr="00E473C0" w:rsidDel="00160D48">
          <w:rPr>
            <w:lang w:val="en-US"/>
            <w:rPrChange w:id="1934" w:author="Пользователь Windows" w:date="2021-01-29T20:03:00Z">
              <w:rPr>
                <w:rFonts w:cs="Times New Roman"/>
              </w:rPr>
            </w:rPrChange>
          </w:rPr>
          <w:delText xml:space="preserve"> </w:delText>
        </w:r>
        <w:r w:rsidDel="00160D48">
          <w:delText>и</w:delText>
        </w:r>
        <w:r w:rsidRPr="00E473C0" w:rsidDel="00160D48">
          <w:rPr>
            <w:lang w:val="en-US"/>
            <w:rPrChange w:id="1935" w:author="Пользователь Windows" w:date="2021-01-29T20:03:00Z">
              <w:rPr>
                <w:rFonts w:cs="Times New Roman"/>
              </w:rPr>
            </w:rPrChange>
          </w:rPr>
          <w:delText xml:space="preserve"> </w:delText>
        </w:r>
        <w:r w:rsidDel="00160D48">
          <w:delText>скорость</w:delText>
        </w:r>
        <w:r w:rsidRPr="00E473C0" w:rsidDel="00160D48">
          <w:rPr>
            <w:lang w:val="en-US"/>
            <w:rPrChange w:id="1936" w:author="Пользователь Windows" w:date="2021-01-29T20:03:00Z">
              <w:rPr>
                <w:rFonts w:cs="Times New Roman"/>
              </w:rPr>
            </w:rPrChange>
          </w:rPr>
          <w:delText xml:space="preserve"> </w:delText>
        </w:r>
        <w:r w:rsidDel="00160D48">
          <w:delText>передачи</w:delText>
        </w:r>
        <w:r w:rsidRPr="00E473C0" w:rsidDel="00160D48">
          <w:rPr>
            <w:lang w:val="en-US"/>
            <w:rPrChange w:id="1937" w:author="Пользователь Windows" w:date="2021-01-29T20:03:00Z">
              <w:rPr>
                <w:rFonts w:cs="Times New Roman"/>
              </w:rPr>
            </w:rPrChange>
          </w:rPr>
          <w:delText xml:space="preserve"> </w:delText>
        </w:r>
        <w:r w:rsidDel="00160D48">
          <w:delText>сигналов</w:delText>
        </w:r>
        <w:r w:rsidRPr="00E473C0" w:rsidDel="00160D48">
          <w:rPr>
            <w:lang w:val="en-US"/>
            <w:rPrChange w:id="1938" w:author="Пользователь Windows" w:date="2021-01-29T20:03:00Z">
              <w:rPr>
                <w:rFonts w:cs="Times New Roman"/>
              </w:rPr>
            </w:rPrChange>
          </w:rPr>
          <w:delText xml:space="preserve"> </w:delText>
        </w:r>
        <w:r w:rsidDel="00160D48">
          <w:delText>на</w:delText>
        </w:r>
        <w:r w:rsidRPr="00E473C0" w:rsidDel="00160D48">
          <w:rPr>
            <w:lang w:val="en-US"/>
            <w:rPrChange w:id="1939" w:author="Пользователь Windows" w:date="2021-01-29T20:03:00Z">
              <w:rPr>
                <w:rFonts w:cs="Times New Roman"/>
              </w:rPr>
            </w:rPrChange>
          </w:rPr>
          <w:delText xml:space="preserve"> </w:delText>
        </w:r>
        <w:r w:rsidDel="00160D48">
          <w:delText>устройства</w:delText>
        </w:r>
        <w:r w:rsidRPr="00E473C0" w:rsidDel="00160D48">
          <w:rPr>
            <w:lang w:val="en-US"/>
            <w:rPrChange w:id="1940" w:author="Пользователь Windows" w:date="2021-01-29T20:03:00Z">
              <w:rPr>
                <w:rFonts w:cs="Times New Roman"/>
              </w:rPr>
            </w:rPrChange>
          </w:rPr>
          <w:delText xml:space="preserve"> </w:delText>
        </w:r>
        <w:r w:rsidDel="00160D48">
          <w:delText>деления</w:delText>
        </w:r>
        <w:r w:rsidRPr="00E473C0" w:rsidDel="00160D48">
          <w:rPr>
            <w:lang w:val="en-US"/>
            <w:rPrChange w:id="1941" w:author="Пользователь Windows" w:date="2021-01-29T20:03:00Z">
              <w:rPr>
                <w:rFonts w:cs="Times New Roman"/>
              </w:rPr>
            </w:rPrChange>
          </w:rPr>
          <w:delText xml:space="preserve"> </w:delText>
        </w:r>
        <w:r w:rsidDel="00160D48">
          <w:delText>системы</w:delText>
        </w:r>
        <w:r w:rsidRPr="00E473C0" w:rsidDel="00160D48">
          <w:rPr>
            <w:lang w:val="en-US"/>
            <w:rPrChange w:id="1942" w:author="Пользователь Windows" w:date="2021-01-29T20:03:00Z">
              <w:rPr>
                <w:rFonts w:cs="Times New Roman"/>
              </w:rPr>
            </w:rPrChange>
          </w:rPr>
          <w:delText>.</w:delText>
        </w:r>
      </w:del>
      <w:del w:id="1943" w:author="Пользователь Windows" w:date="2021-01-28T21:20:00Z">
        <w:r w:rsidRPr="00E473C0" w:rsidDel="00160D48">
          <w:rPr>
            <w:lang w:val="en-US"/>
            <w:rPrChange w:id="1944" w:author="Пользователь Windows" w:date="2021-01-29T20:03:00Z">
              <w:rPr>
                <w:rFonts w:cs="Times New Roman"/>
              </w:rPr>
            </w:rPrChange>
          </w:rPr>
          <w:delText xml:space="preserve"> </w:delText>
        </w:r>
        <w:commentRangeStart w:id="1945"/>
        <w:r w:rsidDel="00160D48">
          <w:delText>Но</w:delText>
        </w:r>
        <w:r w:rsidRPr="00E473C0" w:rsidDel="00160D48">
          <w:rPr>
            <w:lang w:val="en-US"/>
            <w:rPrChange w:id="1946" w:author="Пользователь Windows" w:date="2021-01-29T20:03:00Z">
              <w:rPr>
                <w:rFonts w:cs="Times New Roman"/>
              </w:rPr>
            </w:rPrChange>
          </w:rPr>
          <w:delText xml:space="preserve"> </w:delText>
        </w:r>
        <w:r w:rsidDel="00160D48">
          <w:delText>при</w:delText>
        </w:r>
        <w:r w:rsidRPr="00E473C0" w:rsidDel="00160D48">
          <w:rPr>
            <w:lang w:val="en-US"/>
            <w:rPrChange w:id="1947" w:author="Пользователь Windows" w:date="2021-01-29T20:03:00Z">
              <w:rPr>
                <w:rFonts w:cs="Times New Roman"/>
              </w:rPr>
            </w:rPrChange>
          </w:rPr>
          <w:delText xml:space="preserve"> </w:delText>
        </w:r>
        <w:r w:rsidDel="00160D48">
          <w:delText>этом</w:delText>
        </w:r>
        <w:r w:rsidRPr="00E473C0" w:rsidDel="00160D48">
          <w:rPr>
            <w:lang w:val="en-US"/>
            <w:rPrChange w:id="1948" w:author="Пользователь Windows" w:date="2021-01-29T20:03:00Z">
              <w:rPr>
                <w:rFonts w:cs="Times New Roman"/>
              </w:rPr>
            </w:rPrChange>
          </w:rPr>
          <w:delText xml:space="preserve"> </w:delText>
        </w:r>
        <w:r w:rsidDel="00160D48">
          <w:delText>сервер</w:delText>
        </w:r>
        <w:r w:rsidRPr="00E473C0" w:rsidDel="00160D48">
          <w:rPr>
            <w:lang w:val="en-US"/>
            <w:rPrChange w:id="1949" w:author="Пользователь Windows" w:date="2021-01-29T20:03:00Z">
              <w:rPr>
                <w:rFonts w:cs="Times New Roman"/>
              </w:rPr>
            </w:rPrChange>
          </w:rPr>
          <w:delText xml:space="preserve"> </w:delText>
        </w:r>
        <w:r w:rsidDel="00160D48">
          <w:delText>ЦАЛАР</w:delText>
        </w:r>
        <w:r w:rsidRPr="00E473C0" w:rsidDel="00160D48">
          <w:rPr>
            <w:lang w:val="en-US"/>
            <w:rPrChange w:id="1950" w:author="Пользователь Windows" w:date="2021-01-29T20:03:00Z">
              <w:rPr>
                <w:rFonts w:cs="Times New Roman"/>
              </w:rPr>
            </w:rPrChange>
          </w:rPr>
          <w:delText xml:space="preserve"> </w:delText>
        </w:r>
        <w:r w:rsidDel="00160D48">
          <w:delText>будет</w:delText>
        </w:r>
        <w:r w:rsidRPr="00E473C0" w:rsidDel="00160D48">
          <w:rPr>
            <w:lang w:val="en-US"/>
            <w:rPrChange w:id="1951" w:author="Пользователь Windows" w:date="2021-01-29T20:03:00Z">
              <w:rPr>
                <w:rFonts w:cs="Times New Roman"/>
              </w:rPr>
            </w:rPrChange>
          </w:rPr>
          <w:delText xml:space="preserve"> </w:delText>
        </w:r>
        <w:r w:rsidDel="00160D48">
          <w:delText>находиться</w:delText>
        </w:r>
        <w:r w:rsidRPr="00E473C0" w:rsidDel="00160D48">
          <w:rPr>
            <w:lang w:val="en-US"/>
            <w:rPrChange w:id="1952" w:author="Пользователь Windows" w:date="2021-01-29T20:03:00Z">
              <w:rPr>
                <w:rFonts w:cs="Times New Roman"/>
              </w:rPr>
            </w:rPrChange>
          </w:rPr>
          <w:delText xml:space="preserve"> </w:delText>
        </w:r>
        <w:r w:rsidDel="00160D48">
          <w:delText>под</w:delText>
        </w:r>
        <w:r w:rsidRPr="00E473C0" w:rsidDel="00160D48">
          <w:rPr>
            <w:lang w:val="en-US"/>
            <w:rPrChange w:id="1953" w:author="Пользователь Windows" w:date="2021-01-29T20:03:00Z">
              <w:rPr>
                <w:rFonts w:cs="Times New Roman"/>
              </w:rPr>
            </w:rPrChange>
          </w:rPr>
          <w:delText xml:space="preserve"> </w:delText>
        </w:r>
        <w:r w:rsidDel="00160D48">
          <w:delText>управлением</w:delText>
        </w:r>
        <w:r w:rsidRPr="00E473C0" w:rsidDel="00160D48">
          <w:rPr>
            <w:lang w:val="en-US"/>
            <w:rPrChange w:id="1954" w:author="Пользователь Windows" w:date="2021-01-29T20:03:00Z">
              <w:rPr>
                <w:rFonts w:cs="Times New Roman"/>
              </w:rPr>
            </w:rPrChange>
          </w:rPr>
          <w:delText xml:space="preserve"> </w:delText>
        </w:r>
        <w:r w:rsidDel="00160D48">
          <w:delText>ОДУ</w:delText>
        </w:r>
        <w:r w:rsidRPr="00E473C0" w:rsidDel="00160D48">
          <w:rPr>
            <w:lang w:val="en-US"/>
            <w:rPrChange w:id="1955" w:author="Пользователь Windows" w:date="2021-01-29T20:03:00Z">
              <w:rPr>
                <w:rFonts w:cs="Times New Roman"/>
              </w:rPr>
            </w:rPrChange>
          </w:rPr>
          <w:delText xml:space="preserve"> </w:delText>
        </w:r>
        <w:r w:rsidDel="00160D48">
          <w:delText>или</w:delText>
        </w:r>
        <w:r w:rsidRPr="00E473C0" w:rsidDel="00160D48">
          <w:rPr>
            <w:lang w:val="en-US"/>
            <w:rPrChange w:id="1956" w:author="Пользователь Windows" w:date="2021-01-29T20:03:00Z">
              <w:rPr>
                <w:rFonts w:cs="Times New Roman"/>
              </w:rPr>
            </w:rPrChange>
          </w:rPr>
          <w:delText xml:space="preserve"> </w:delText>
        </w:r>
        <w:r w:rsidDel="00160D48">
          <w:delText>ЦДУ</w:delText>
        </w:r>
        <w:r w:rsidRPr="00E473C0" w:rsidDel="00160D48">
          <w:rPr>
            <w:lang w:val="en-US"/>
            <w:rPrChange w:id="1957" w:author="Пользователь Windows" w:date="2021-01-29T20:03:00Z">
              <w:rPr>
                <w:rFonts w:cs="Times New Roman"/>
              </w:rPr>
            </w:rPrChange>
          </w:rPr>
          <w:delText>.</w:delText>
        </w:r>
        <w:commentRangeEnd w:id="1945"/>
        <w:r w:rsidR="0077105B" w:rsidDel="00160D48">
          <w:rPr>
            <w:rStyle w:val="ab"/>
          </w:rPr>
          <w:commentReference w:id="1945"/>
        </w:r>
      </w:del>
    </w:p>
    <w:p w14:paraId="27DFEEA4" w14:textId="3211C5C6" w:rsidR="00B030F8" w:rsidRDefault="00B030F8" w:rsidP="00977C5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 xml:space="preserve">в России можно считать централизованную систему противоаварийной автоматики </w:t>
      </w:r>
      <w:commentRangeStart w:id="1958"/>
      <w:r>
        <w:rPr>
          <w:rFonts w:ascii="Times New Roman" w:hAnsi="Times New Roman" w:cs="Times New Roman"/>
          <w:sz w:val="28"/>
        </w:rPr>
        <w:t>(</w:t>
      </w:r>
      <w:ins w:id="1959" w:author="Пользователь Windows" w:date="2021-01-28T21:24:00Z">
        <w:r w:rsidR="00160D48">
          <w:rPr>
            <w:rFonts w:ascii="Times New Roman" w:hAnsi="Times New Roman" w:cs="Times New Roman"/>
            <w:sz w:val="28"/>
          </w:rPr>
          <w:t xml:space="preserve">ПТК </w:t>
        </w:r>
      </w:ins>
      <w:r>
        <w:rPr>
          <w:rFonts w:ascii="Times New Roman" w:hAnsi="Times New Roman" w:cs="Times New Roman"/>
          <w:sz w:val="28"/>
        </w:rPr>
        <w:t xml:space="preserve">ЦСПА). </w:t>
      </w:r>
      <w:commentRangeEnd w:id="1958"/>
      <w:r w:rsidR="0077105B">
        <w:rPr>
          <w:rStyle w:val="ab"/>
        </w:rPr>
        <w:commentReference w:id="1958"/>
      </w:r>
      <w:r>
        <w:rPr>
          <w:rFonts w:ascii="Times New Roman" w:hAnsi="Times New Roman" w:cs="Times New Roman"/>
          <w:sz w:val="28"/>
        </w:rPr>
        <w:t>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commentRangeStart w:id="1960"/>
      <w:r>
        <w:rPr>
          <w:rFonts w:ascii="Times New Roman" w:hAnsi="Times New Roman" w:cs="Times New Roman"/>
          <w:sz w:val="28"/>
        </w:rPr>
        <w:t>Наиболее общей схемой, описывающей принцип построения систем централизованного противоаварийного управления, является схема КСПА (координирующая система противоаварийной автоматики)</w:t>
      </w:r>
      <w:commentRangeEnd w:id="1960"/>
      <w:r w:rsidR="0077105B">
        <w:rPr>
          <w:rStyle w:val="ab"/>
        </w:rPr>
        <w:commentReference w:id="1960"/>
      </w:r>
      <w:r w:rsidR="00572533">
        <w:rPr>
          <w:rFonts w:ascii="Times New Roman" w:hAnsi="Times New Roman" w:cs="Times New Roman"/>
          <w:sz w:val="28"/>
        </w:rPr>
        <w:t xml:space="preserve"> (рисунок </w:t>
      </w:r>
      <w:del w:id="1961" w:author="Пользователь Windows" w:date="2021-01-29T15:57:00Z">
        <w:r w:rsidR="00572533" w:rsidDel="00891D93">
          <w:rPr>
            <w:rFonts w:ascii="Times New Roman" w:hAnsi="Times New Roman" w:cs="Times New Roman"/>
            <w:sz w:val="28"/>
          </w:rPr>
          <w:delText>2</w:delText>
        </w:r>
      </w:del>
      <w:ins w:id="1962" w:author="Пользователь Windows" w:date="2021-01-29T15:57:00Z">
        <w:r w:rsidR="00891D93">
          <w:rPr>
            <w:rFonts w:ascii="Times New Roman" w:hAnsi="Times New Roman" w:cs="Times New Roman"/>
            <w:sz w:val="28"/>
          </w:rPr>
          <w:t>1</w:t>
        </w:r>
      </w:ins>
      <w:r w:rsidR="00572533">
        <w:rPr>
          <w:rFonts w:ascii="Times New Roman" w:hAnsi="Times New Roman" w:cs="Times New Roman"/>
          <w:sz w:val="28"/>
        </w:rPr>
        <w:t>)</w:t>
      </w:r>
      <w:r>
        <w:rPr>
          <w:rFonts w:ascii="Times New Roman" w:hAnsi="Times New Roman" w:cs="Times New Roman"/>
          <w:sz w:val="28"/>
        </w:rPr>
        <w:t>.</w:t>
      </w:r>
    </w:p>
    <w:p w14:paraId="076E8575" w14:textId="77C8BD2B" w:rsidR="00B030F8" w:rsidRDefault="00CD3A99">
      <w:pPr>
        <w:spacing w:after="0" w:line="360" w:lineRule="auto"/>
        <w:ind w:firstLine="709"/>
        <w:contextualSpacing/>
        <w:jc w:val="center"/>
        <w:rPr>
          <w:rFonts w:ascii="Times New Roman" w:hAnsi="Times New Roman" w:cs="Times New Roman"/>
          <w:sz w:val="28"/>
        </w:rPr>
      </w:pPr>
      <w:r>
        <w:object w:dxaOrig="9109" w:dyaOrig="6685" w14:anchorId="5ACCA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334.8pt" o:ole="">
            <v:imagedata r:id="rId12" o:title=""/>
          </v:shape>
          <o:OLEObject Type="Embed" ProgID="Visio.Drawing.15" ShapeID="_x0000_i1025" DrawAspect="Content" ObjectID="_1673524268" r:id="rId13"/>
        </w:object>
      </w:r>
    </w:p>
    <w:p w14:paraId="48B6E63D" w14:textId="672E087B" w:rsidR="00B030F8" w:rsidRPr="00B030F8" w:rsidRDefault="00B030F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891D93">
        <w:rPr>
          <w:rFonts w:ascii="Times New Roman" w:hAnsi="Times New Roman" w:cs="Times New Roman"/>
          <w:sz w:val="28"/>
        </w:rPr>
        <w:t xml:space="preserve">1 </w:t>
      </w:r>
      <w:r>
        <w:rPr>
          <w:rFonts w:ascii="Times New Roman" w:hAnsi="Times New Roman" w:cs="Times New Roman"/>
          <w:sz w:val="28"/>
        </w:rPr>
        <w:t xml:space="preserve">– </w:t>
      </w:r>
      <w:r w:rsidR="00572533">
        <w:rPr>
          <w:rFonts w:ascii="Times New Roman" w:hAnsi="Times New Roman" w:cs="Times New Roman"/>
          <w:sz w:val="28"/>
        </w:rPr>
        <w:t>КСПА</w:t>
      </w:r>
    </w:p>
    <w:p w14:paraId="3E45B491" w14:textId="22F93F0A" w:rsidR="00572533" w:rsidRDefault="00572533"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настоящее время</w:t>
      </w:r>
      <w:ins w:id="1963" w:author="Пользователь Windows" w:date="2021-01-28T21:29:00Z">
        <w:r w:rsidR="00C711F4">
          <w:rPr>
            <w:rFonts w:ascii="Times New Roman" w:hAnsi="Times New Roman" w:cs="Times New Roman"/>
            <w:sz w:val="28"/>
          </w:rPr>
          <w:t xml:space="preserve"> КСПА</w:t>
        </w:r>
      </w:ins>
      <w:ins w:id="1964" w:author="Пользователь Windows" w:date="2021-01-28T21:30:00Z">
        <w:r w:rsidR="00C711F4">
          <w:rPr>
            <w:rFonts w:ascii="Times New Roman" w:hAnsi="Times New Roman" w:cs="Times New Roman"/>
            <w:sz w:val="28"/>
          </w:rPr>
          <w:t xml:space="preserve"> отсутствуют.</w:t>
        </w:r>
      </w:ins>
      <w:r>
        <w:rPr>
          <w:rFonts w:ascii="Times New Roman" w:hAnsi="Times New Roman" w:cs="Times New Roman"/>
          <w:sz w:val="28"/>
        </w:rPr>
        <w:t xml:space="preserve"> </w:t>
      </w:r>
      <w:del w:id="1965" w:author="Пользователь Windows" w:date="2021-01-28T21:30:00Z">
        <w:r w:rsidDel="00C711F4">
          <w:rPr>
            <w:rFonts w:ascii="Times New Roman" w:hAnsi="Times New Roman" w:cs="Times New Roman"/>
            <w:sz w:val="28"/>
          </w:rPr>
          <w:delText xml:space="preserve">в </w:delText>
        </w:r>
      </w:del>
      <w:ins w:id="1966" w:author="Пользователь Windows" w:date="2021-01-28T21:30:00Z">
        <w:r w:rsidR="00C711F4">
          <w:rPr>
            <w:rFonts w:ascii="Times New Roman" w:hAnsi="Times New Roman" w:cs="Times New Roman"/>
            <w:sz w:val="28"/>
          </w:rPr>
          <w:t xml:space="preserve">В </w:t>
        </w:r>
      </w:ins>
      <w:r>
        <w:rPr>
          <w:rFonts w:ascii="Times New Roman" w:hAnsi="Times New Roman" w:cs="Times New Roman"/>
          <w:sz w:val="28"/>
        </w:rPr>
        <w:t xml:space="preserve">России применяется </w:t>
      </w:r>
      <w:del w:id="1967" w:author="Пользователь Windows" w:date="2021-01-28T21:30:00Z">
        <w:r w:rsidDel="00C711F4">
          <w:rPr>
            <w:rFonts w:ascii="Times New Roman" w:hAnsi="Times New Roman" w:cs="Times New Roman"/>
            <w:sz w:val="28"/>
          </w:rPr>
          <w:delText xml:space="preserve">только </w:delText>
        </w:r>
      </w:del>
      <w:r>
        <w:rPr>
          <w:rFonts w:ascii="Times New Roman" w:hAnsi="Times New Roman" w:cs="Times New Roman"/>
          <w:sz w:val="28"/>
        </w:rPr>
        <w:t xml:space="preserve">ЦСПА, </w:t>
      </w:r>
      <w:del w:id="1968" w:author="Пользователь Windows" w:date="2021-01-28T21:30:00Z">
        <w:r w:rsidDel="00C711F4">
          <w:rPr>
            <w:rFonts w:ascii="Times New Roman" w:hAnsi="Times New Roman" w:cs="Times New Roman"/>
            <w:sz w:val="28"/>
          </w:rPr>
          <w:delText xml:space="preserve">которое </w:delText>
        </w:r>
      </w:del>
      <w:ins w:id="1969" w:author="Пользователь Windows" w:date="2021-01-28T21:30:00Z">
        <w:r w:rsidR="00C711F4">
          <w:rPr>
            <w:rFonts w:ascii="Times New Roman" w:hAnsi="Times New Roman" w:cs="Times New Roman"/>
            <w:sz w:val="28"/>
          </w:rPr>
          <w:t xml:space="preserve">которая </w:t>
        </w:r>
      </w:ins>
      <w:r>
        <w:rPr>
          <w:rFonts w:ascii="Times New Roman" w:hAnsi="Times New Roman" w:cs="Times New Roman"/>
          <w:sz w:val="28"/>
        </w:rPr>
        <w:t>координирует работу районных комплексов ПА. То есть верхний уровень на рисунке 2 отсутствует.</w:t>
      </w:r>
    </w:p>
    <w:p w14:paraId="4B67F66C" w14:textId="110F7E2B" w:rsidR="00572533" w:rsidRDefault="00572533"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ПТК верхнего уровня собирает доаварийную информацию о схеме и режиме работы ЭЭС с ЛАПНУ и ОИК. Также от ЛАПНУ в ПТК поступает информация о настройке устройства нижнего уровня. А ПТК в свою очередь передает на ЛАПНУ рассчитанные УВ для каждого учитываемого аварийного возмущения.</w:t>
      </w:r>
    </w:p>
    <w:p w14:paraId="1A67EB79" w14:textId="2D8224C7" w:rsidR="00572533" w:rsidRDefault="00572533"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Архитектуру ЦСПА можно изобразить в виде, представленном на рисунке </w:t>
      </w:r>
      <w:del w:id="1970" w:author="Пользователь Windows" w:date="2021-01-29T15:57:00Z">
        <w:r w:rsidDel="00891D93">
          <w:rPr>
            <w:rFonts w:ascii="Times New Roman" w:hAnsi="Times New Roman" w:cs="Times New Roman"/>
            <w:sz w:val="28"/>
          </w:rPr>
          <w:delText>3</w:delText>
        </w:r>
      </w:del>
      <w:ins w:id="1971" w:author="Пользователь Windows" w:date="2021-01-29T15:57:00Z">
        <w:r w:rsidR="00891D93">
          <w:rPr>
            <w:rFonts w:ascii="Times New Roman" w:hAnsi="Times New Roman" w:cs="Times New Roman"/>
            <w:sz w:val="28"/>
          </w:rPr>
          <w:t>2</w:t>
        </w:r>
      </w:ins>
      <w:r>
        <w:rPr>
          <w:rFonts w:ascii="Times New Roman" w:hAnsi="Times New Roman" w:cs="Times New Roman"/>
          <w:sz w:val="28"/>
        </w:rPr>
        <w:t xml:space="preserve">. </w:t>
      </w:r>
      <w:r w:rsidR="00460A60">
        <w:rPr>
          <w:rFonts w:ascii="Times New Roman" w:hAnsi="Times New Roman" w:cs="Times New Roman"/>
          <w:sz w:val="28"/>
        </w:rPr>
        <w:t>Подсистема телемеханики принимает и передает ПТК верхнего уровня ЦСПА доаварийную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2DB400EA" w14:textId="68363F6A" w:rsidR="00572533" w:rsidRDefault="00CD3A99" w:rsidP="00C711F4">
      <w:pPr>
        <w:spacing w:after="0" w:line="360" w:lineRule="auto"/>
        <w:ind w:firstLine="709"/>
        <w:contextualSpacing/>
        <w:jc w:val="center"/>
        <w:rPr>
          <w:rFonts w:ascii="Times New Roman" w:hAnsi="Times New Roman" w:cs="Times New Roman"/>
          <w:sz w:val="28"/>
        </w:rPr>
      </w:pPr>
      <w:r>
        <w:object w:dxaOrig="9600" w:dyaOrig="5737" w14:anchorId="6961CE5A">
          <v:shape id="_x0000_i1026" type="#_x0000_t75" style="width:480pt;height:286.8pt" o:ole="">
            <v:imagedata r:id="rId14" o:title=""/>
          </v:shape>
          <o:OLEObject Type="Embed" ProgID="Visio.Drawing.15" ShapeID="_x0000_i1026" DrawAspect="Content" ObjectID="_1673524269" r:id="rId15"/>
        </w:object>
      </w:r>
    </w:p>
    <w:p w14:paraId="2922D181" w14:textId="7B7D743B" w:rsidR="00572533" w:rsidRDefault="00572533" w:rsidP="00C711F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891D93">
        <w:rPr>
          <w:rFonts w:ascii="Times New Roman" w:hAnsi="Times New Roman" w:cs="Times New Roman"/>
          <w:sz w:val="28"/>
        </w:rPr>
        <w:t xml:space="preserve">2 </w:t>
      </w:r>
      <w:r>
        <w:rPr>
          <w:rFonts w:ascii="Times New Roman" w:hAnsi="Times New Roman" w:cs="Times New Roman"/>
          <w:sz w:val="28"/>
        </w:rPr>
        <w:t>– Архитектура ЦСПА</w:t>
      </w:r>
    </w:p>
    <w:p w14:paraId="19BB4C7D" w14:textId="778BCB78" w:rsidR="00572533" w:rsidRDefault="00937FBA" w:rsidP="00FD650C">
      <w:pPr>
        <w:spacing w:after="0" w:line="360" w:lineRule="auto"/>
        <w:ind w:firstLine="709"/>
        <w:contextualSpacing/>
        <w:jc w:val="both"/>
        <w:rPr>
          <w:ins w:id="1972" w:author="Пользователь Windows" w:date="2021-01-29T20:04:00Z"/>
          <w:rFonts w:ascii="Times New Roman" w:hAnsi="Times New Roman" w:cs="Times New Roman"/>
          <w:sz w:val="28"/>
        </w:rPr>
      </w:pPr>
      <w:r>
        <w:rPr>
          <w:rFonts w:ascii="Times New Roman" w:hAnsi="Times New Roman" w:cs="Times New Roman"/>
          <w:sz w:val="28"/>
        </w:rPr>
        <w:t>Так как</w:t>
      </w:r>
      <w:r w:rsidRPr="00937FBA">
        <w:rPr>
          <w:rFonts w:ascii="Times New Roman" w:hAnsi="Times New Roman" w:cs="Times New Roman"/>
          <w:sz w:val="28"/>
        </w:rPr>
        <w:t xml:space="preserve"> </w:t>
      </w:r>
      <w:r>
        <w:rPr>
          <w:rFonts w:ascii="Times New Roman" w:hAnsi="Times New Roman" w:cs="Times New Roman"/>
          <w:sz w:val="28"/>
        </w:rPr>
        <w:t xml:space="preserve">для АЛАР быстродействие критично, то в архитектуре системы централизованной АЛАР, предназначенной для защиты от АР одного или нескольких смежных сечений, применение иерархической структуры </w:t>
      </w:r>
      <w:r>
        <w:rPr>
          <w:rFonts w:ascii="Times New Roman" w:hAnsi="Times New Roman" w:cs="Times New Roman"/>
          <w:sz w:val="28"/>
        </w:rPr>
        <w:lastRenderedPageBreak/>
        <w:t xml:space="preserve">бессмысленно. </w:t>
      </w:r>
      <w:commentRangeStart w:id="1973"/>
      <w:commentRangeStart w:id="1974"/>
      <w:r>
        <w:rPr>
          <w:rFonts w:ascii="Times New Roman" w:hAnsi="Times New Roman" w:cs="Times New Roman"/>
          <w:sz w:val="28"/>
        </w:rPr>
        <w:t xml:space="preserve">Однако </w:t>
      </w:r>
      <w:r w:rsidR="00406004">
        <w:rPr>
          <w:rFonts w:ascii="Times New Roman" w:hAnsi="Times New Roman" w:cs="Times New Roman"/>
          <w:sz w:val="28"/>
        </w:rPr>
        <w:t>принцип построения ЦСПА может быть прим</w:t>
      </w:r>
      <w:r>
        <w:rPr>
          <w:rFonts w:ascii="Times New Roman" w:hAnsi="Times New Roman" w:cs="Times New Roman"/>
          <w:sz w:val="28"/>
        </w:rPr>
        <w:t>енен для большей централизации АЛАР при дальнейших разработках.</w:t>
      </w:r>
      <w:commentRangeEnd w:id="1973"/>
      <w:r w:rsidR="0077105B">
        <w:rPr>
          <w:rStyle w:val="ab"/>
        </w:rPr>
        <w:commentReference w:id="1973"/>
      </w:r>
      <w:commentRangeEnd w:id="1974"/>
      <w:r w:rsidR="007A5040">
        <w:rPr>
          <w:rStyle w:val="ab"/>
        </w:rPr>
        <w:commentReference w:id="1974"/>
      </w:r>
    </w:p>
    <w:p w14:paraId="4909B075" w14:textId="2CB21396" w:rsidR="00E473C0" w:rsidRDefault="00E473C0" w:rsidP="00FD650C">
      <w:pPr>
        <w:spacing w:after="0" w:line="360" w:lineRule="auto"/>
        <w:ind w:firstLine="709"/>
        <w:contextualSpacing/>
        <w:jc w:val="both"/>
        <w:rPr>
          <w:ins w:id="1975" w:author="Пользователь Windows" w:date="2021-01-29T20:09:00Z"/>
          <w:rFonts w:ascii="Times New Roman" w:hAnsi="Times New Roman" w:cs="Times New Roman"/>
          <w:sz w:val="28"/>
        </w:rPr>
      </w:pPr>
      <w:ins w:id="1976" w:author="Пользователь Windows" w:date="2021-01-29T20:04:00Z">
        <w:r>
          <w:rPr>
            <w:rFonts w:ascii="Times New Roman" w:hAnsi="Times New Roman" w:cs="Times New Roman"/>
            <w:sz w:val="28"/>
          </w:rPr>
          <w:t>Для функционирования АПНУ требуется знать местную информацию</w:t>
        </w:r>
      </w:ins>
      <w:ins w:id="1977" w:author="Пользователь Windows" w:date="2021-01-29T20:05:00Z">
        <w:r>
          <w:rPr>
            <w:rFonts w:ascii="Times New Roman" w:hAnsi="Times New Roman" w:cs="Times New Roman"/>
            <w:sz w:val="28"/>
          </w:rPr>
          <w:t xml:space="preserve">, получаемую в месте установки. </w:t>
        </w:r>
      </w:ins>
      <w:ins w:id="1978" w:author="Пользователь Windows" w:date="2021-01-29T20:17:00Z">
        <w:r w:rsidR="00F47F5C">
          <w:rPr>
            <w:rFonts w:ascii="Times New Roman" w:hAnsi="Times New Roman" w:cs="Times New Roman"/>
            <w:sz w:val="28"/>
          </w:rPr>
          <w:t>Факт возникновения возмущения выявляется с помощью</w:t>
        </w:r>
      </w:ins>
      <w:ins w:id="1979" w:author="Пользователь Windows" w:date="2021-01-29T20:18:00Z">
        <w:r w:rsidR="00F47F5C">
          <w:rPr>
            <w:rFonts w:ascii="Times New Roman" w:hAnsi="Times New Roman" w:cs="Times New Roman"/>
            <w:sz w:val="28"/>
          </w:rPr>
          <w:t xml:space="preserve"> следующих пусковых органов</w:t>
        </w:r>
      </w:ins>
      <w:ins w:id="1980" w:author="Пользователь Windows" w:date="2021-01-29T20:09:00Z">
        <w:r>
          <w:rPr>
            <w:rFonts w:ascii="Times New Roman" w:hAnsi="Times New Roman" w:cs="Times New Roman"/>
            <w:sz w:val="28"/>
          </w:rPr>
          <w:t>:</w:t>
        </w:r>
      </w:ins>
    </w:p>
    <w:p w14:paraId="57B8EE0A" w14:textId="2924CEC9" w:rsidR="00E473C0" w:rsidRPr="00E473C0" w:rsidRDefault="00E473C0" w:rsidP="00E473C0">
      <w:pPr>
        <w:pStyle w:val="a4"/>
        <w:numPr>
          <w:ilvl w:val="0"/>
          <w:numId w:val="44"/>
        </w:numPr>
        <w:spacing w:after="0" w:line="360" w:lineRule="auto"/>
        <w:jc w:val="both"/>
        <w:rPr>
          <w:ins w:id="1981" w:author="Пользователь Windows" w:date="2021-01-29T20:10:00Z"/>
          <w:rFonts w:ascii="Times New Roman" w:hAnsi="Times New Roman" w:cs="Times New Roman"/>
          <w:sz w:val="28"/>
        </w:rPr>
      </w:pPr>
      <w:ins w:id="1982" w:author="Пользователь Windows" w:date="2021-01-29T20:10:00Z">
        <w:r w:rsidRPr="00E473C0">
          <w:rPr>
            <w:rFonts w:ascii="Times New Roman" w:hAnsi="Times New Roman" w:cs="Times New Roman"/>
            <w:sz w:val="28"/>
          </w:rPr>
          <w:t>фиксация отключения блока;</w:t>
        </w:r>
      </w:ins>
    </w:p>
    <w:p w14:paraId="6C90D444" w14:textId="21B3EB1A" w:rsidR="00E473C0" w:rsidRPr="00E473C0" w:rsidRDefault="00E473C0" w:rsidP="00E473C0">
      <w:pPr>
        <w:pStyle w:val="a4"/>
        <w:numPr>
          <w:ilvl w:val="0"/>
          <w:numId w:val="44"/>
        </w:numPr>
        <w:spacing w:after="0" w:line="360" w:lineRule="auto"/>
        <w:jc w:val="both"/>
        <w:rPr>
          <w:ins w:id="1983" w:author="Пользователь Windows" w:date="2021-01-29T20:10:00Z"/>
          <w:rFonts w:ascii="Times New Roman" w:hAnsi="Times New Roman" w:cs="Times New Roman"/>
          <w:sz w:val="28"/>
        </w:rPr>
      </w:pPr>
      <w:ins w:id="1984" w:author="Пользователь Windows" w:date="2021-01-29T20:10:00Z">
        <w:r w:rsidRPr="00E473C0">
          <w:rPr>
            <w:rFonts w:ascii="Times New Roman" w:hAnsi="Times New Roman" w:cs="Times New Roman"/>
            <w:sz w:val="28"/>
          </w:rPr>
          <w:t>фиксация отключения линии;</w:t>
        </w:r>
      </w:ins>
    </w:p>
    <w:p w14:paraId="0B2C1E5B" w14:textId="5463262C" w:rsidR="00E473C0" w:rsidRPr="00E473C0" w:rsidRDefault="00E473C0" w:rsidP="00E473C0">
      <w:pPr>
        <w:pStyle w:val="a4"/>
        <w:numPr>
          <w:ilvl w:val="0"/>
          <w:numId w:val="44"/>
        </w:numPr>
        <w:spacing w:after="0" w:line="360" w:lineRule="auto"/>
        <w:jc w:val="both"/>
        <w:rPr>
          <w:ins w:id="1985" w:author="Пользователь Windows" w:date="2021-01-29T20:10:00Z"/>
          <w:rFonts w:ascii="Times New Roman" w:hAnsi="Times New Roman" w:cs="Times New Roman"/>
          <w:sz w:val="28"/>
        </w:rPr>
      </w:pPr>
      <w:ins w:id="1986" w:author="Пользователь Windows" w:date="2021-01-29T20:10:00Z">
        <w:r w:rsidRPr="00E473C0">
          <w:rPr>
            <w:rFonts w:ascii="Times New Roman" w:hAnsi="Times New Roman" w:cs="Times New Roman"/>
            <w:sz w:val="28"/>
          </w:rPr>
          <w:t>фиксация отключения системы шин;</w:t>
        </w:r>
      </w:ins>
    </w:p>
    <w:p w14:paraId="36954108" w14:textId="1463B6B7" w:rsidR="00E473C0" w:rsidRPr="00E473C0" w:rsidRDefault="00E473C0" w:rsidP="00E473C0">
      <w:pPr>
        <w:pStyle w:val="a4"/>
        <w:numPr>
          <w:ilvl w:val="0"/>
          <w:numId w:val="44"/>
        </w:numPr>
        <w:spacing w:after="0" w:line="360" w:lineRule="auto"/>
        <w:jc w:val="both"/>
        <w:rPr>
          <w:ins w:id="1987" w:author="Пользователь Windows" w:date="2021-01-29T20:10:00Z"/>
          <w:rFonts w:ascii="Times New Roman" w:hAnsi="Times New Roman" w:cs="Times New Roman"/>
          <w:sz w:val="28"/>
        </w:rPr>
      </w:pPr>
      <w:ins w:id="1988" w:author="Пользователь Windows" w:date="2021-01-29T20:10:00Z">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ins>
    </w:p>
    <w:p w14:paraId="227A1677" w14:textId="1219458A" w:rsidR="00E473C0" w:rsidRDefault="00E473C0">
      <w:pPr>
        <w:pStyle w:val="a4"/>
        <w:numPr>
          <w:ilvl w:val="0"/>
          <w:numId w:val="44"/>
        </w:numPr>
        <w:spacing w:after="0" w:line="360" w:lineRule="auto"/>
        <w:jc w:val="both"/>
        <w:rPr>
          <w:ins w:id="1989" w:author="Пользователь Windows" w:date="2021-01-29T20:11:00Z"/>
          <w:rFonts w:ascii="Times New Roman" w:hAnsi="Times New Roman" w:cs="Times New Roman"/>
          <w:sz w:val="28"/>
        </w:rPr>
        <w:pPrChange w:id="1990" w:author="Пользователь Windows" w:date="2021-01-29T20:10:00Z">
          <w:pPr>
            <w:spacing w:after="0" w:line="360" w:lineRule="auto"/>
            <w:ind w:firstLine="709"/>
            <w:contextualSpacing/>
            <w:jc w:val="both"/>
          </w:pPr>
        </w:pPrChange>
      </w:pPr>
      <w:ins w:id="1991" w:author="Пользователь Windows" w:date="2021-01-29T20:10:00Z">
        <w:r w:rsidRPr="00E473C0">
          <w:rPr>
            <w:rFonts w:ascii="Times New Roman" w:hAnsi="Times New Roman" w:cs="Times New Roman"/>
            <w:sz w:val="28"/>
            <w:rPrChange w:id="1992" w:author="Пользователь Windows" w:date="2021-01-29T20:11:00Z">
              <w:rPr>
                <w:rFonts w:cs="Times New Roman"/>
              </w:rPr>
            </w:rPrChange>
          </w:rPr>
          <w:t>фиксация тяжести короткого замыкания</w:t>
        </w:r>
      </w:ins>
      <w:ins w:id="1993" w:author="Пользователь Windows" w:date="2021-01-29T20:11:00Z">
        <w:r>
          <w:rPr>
            <w:rFonts w:ascii="Times New Roman" w:hAnsi="Times New Roman" w:cs="Times New Roman"/>
            <w:sz w:val="28"/>
          </w:rPr>
          <w:t>.</w:t>
        </w:r>
      </w:ins>
    </w:p>
    <w:p w14:paraId="6E8D7933" w14:textId="243A46D9" w:rsidR="00E473C0" w:rsidRDefault="00F47F5C" w:rsidP="00E473C0">
      <w:pPr>
        <w:spacing w:after="0" w:line="360" w:lineRule="auto"/>
        <w:ind w:firstLine="709"/>
        <w:contextualSpacing/>
        <w:jc w:val="both"/>
        <w:rPr>
          <w:ins w:id="1994" w:author="Пользователь Windows" w:date="2021-01-29T20:28:00Z"/>
          <w:rFonts w:ascii="Times New Roman" w:hAnsi="Times New Roman" w:cs="Times New Roman"/>
          <w:sz w:val="28"/>
        </w:rPr>
      </w:pPr>
      <w:ins w:id="1995" w:author="Пользователь Windows" w:date="2021-01-29T20:18:00Z">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ins>
      <w:ins w:id="1996" w:author="Пользователь Windows" w:date="2021-01-29T20:20:00Z">
        <w:r w:rsidRPr="00F47F5C">
          <w:rPr>
            <w:rFonts w:ascii="Times New Roman" w:hAnsi="Times New Roman" w:cs="Times New Roman"/>
            <w:sz w:val="28"/>
            <w:rPrChange w:id="1997" w:author="Пользователь Windows" w:date="2021-01-29T20:20:00Z">
              <w:rPr>
                <w:rFonts w:ascii="Times New Roman" w:hAnsi="Times New Roman" w:cs="Times New Roman"/>
                <w:sz w:val="28"/>
                <w:lang w:val="en-US"/>
              </w:rPr>
            </w:rPrChange>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w:t>
        </w:r>
      </w:ins>
      <w:ins w:id="1998" w:author="Пользователь Windows" w:date="2021-01-29T20:23:00Z">
        <w:r w:rsidR="005D6758">
          <w:rPr>
            <w:rFonts w:ascii="Times New Roman" w:hAnsi="Times New Roman" w:cs="Times New Roman"/>
            <w:sz w:val="28"/>
          </w:rPr>
          <w:t xml:space="preserve"> Возможно использование нескольких</w:t>
        </w:r>
        <w:r w:rsidR="005D6758" w:rsidRPr="005D6758">
          <w:rPr>
            <w:rFonts w:ascii="Times New Roman" w:hAnsi="Times New Roman" w:cs="Times New Roman"/>
            <w:sz w:val="28"/>
          </w:rPr>
          <w:t xml:space="preserve"> </w:t>
        </w:r>
      </w:ins>
      <w:ins w:id="1999" w:author="Пользователь Windows" w:date="2021-01-29T20:24:00Z">
        <w:r w:rsidR="005D6758">
          <w:rPr>
            <w:rFonts w:ascii="Times New Roman" w:hAnsi="Times New Roman" w:cs="Times New Roman"/>
            <w:sz w:val="28"/>
          </w:rPr>
          <w:t>принципов</w:t>
        </w:r>
      </w:ins>
      <w:ins w:id="2000" w:author="Пользователь Windows" w:date="2021-01-29T20:23:00Z">
        <w:r w:rsidR="005D6758" w:rsidRPr="005D6758">
          <w:rPr>
            <w:rFonts w:ascii="Times New Roman" w:hAnsi="Times New Roman" w:cs="Times New Roman"/>
            <w:sz w:val="28"/>
          </w:rPr>
          <w:t xml:space="preserve"> АДВ</w:t>
        </w:r>
        <w:r w:rsidR="005D6758">
          <w:rPr>
            <w:rFonts w:ascii="Times New Roman" w:hAnsi="Times New Roman" w:cs="Times New Roman"/>
            <w:sz w:val="28"/>
          </w:rPr>
          <w:t xml:space="preserve">: ПОСЛЕ, </w:t>
        </w:r>
        <w:r w:rsidR="005D6758">
          <w:rPr>
            <w:rFonts w:ascii="Times New Roman" w:hAnsi="Times New Roman" w:cs="Times New Roman"/>
            <w:sz w:val="28"/>
            <w:lang w:val="en-US"/>
          </w:rPr>
          <w:t>II</w:t>
        </w:r>
        <w:r w:rsidR="005D6758" w:rsidRPr="005D6758">
          <w:rPr>
            <w:rFonts w:ascii="Times New Roman" w:hAnsi="Times New Roman" w:cs="Times New Roman"/>
            <w:sz w:val="28"/>
            <w:rPrChange w:id="2001" w:author="Пользователь Windows" w:date="2021-01-29T20:23:00Z">
              <w:rPr>
                <w:rFonts w:ascii="Times New Roman" w:hAnsi="Times New Roman" w:cs="Times New Roman"/>
                <w:sz w:val="28"/>
                <w:lang w:val="en-US"/>
              </w:rPr>
            </w:rPrChange>
          </w:rPr>
          <w:t>-</w:t>
        </w:r>
        <w:r w:rsidR="005D6758">
          <w:rPr>
            <w:rFonts w:ascii="Times New Roman" w:hAnsi="Times New Roman" w:cs="Times New Roman"/>
            <w:sz w:val="28"/>
          </w:rPr>
          <w:t xml:space="preserve">ДО и </w:t>
        </w:r>
        <w:r w:rsidR="005D6758">
          <w:rPr>
            <w:rFonts w:ascii="Times New Roman" w:hAnsi="Times New Roman" w:cs="Times New Roman"/>
            <w:sz w:val="28"/>
            <w:lang w:val="en-US"/>
          </w:rPr>
          <w:t>I</w:t>
        </w:r>
        <w:r w:rsidR="005D6758" w:rsidRPr="005D6758">
          <w:rPr>
            <w:rFonts w:ascii="Times New Roman" w:hAnsi="Times New Roman" w:cs="Times New Roman"/>
            <w:sz w:val="28"/>
            <w:rPrChange w:id="2002" w:author="Пользователь Windows" w:date="2021-01-29T20:23:00Z">
              <w:rPr>
                <w:rFonts w:ascii="Times New Roman" w:hAnsi="Times New Roman" w:cs="Times New Roman"/>
                <w:sz w:val="28"/>
                <w:lang w:val="en-US"/>
              </w:rPr>
            </w:rPrChange>
          </w:rPr>
          <w:t>-</w:t>
        </w:r>
        <w:r w:rsidR="005D6758">
          <w:rPr>
            <w:rFonts w:ascii="Times New Roman" w:hAnsi="Times New Roman" w:cs="Times New Roman"/>
            <w:sz w:val="28"/>
          </w:rPr>
          <w:t>ДО.</w:t>
        </w:r>
      </w:ins>
      <w:ins w:id="2003" w:author="Пользователь Windows" w:date="2021-01-29T20:24:00Z">
        <w:r w:rsidR="005D6758">
          <w:rPr>
            <w:rFonts w:ascii="Times New Roman" w:hAnsi="Times New Roman" w:cs="Times New Roman"/>
            <w:sz w:val="28"/>
          </w:rPr>
          <w:t xml:space="preserve"> Для реализации УВ по принципу ПОСЛЕ</w:t>
        </w:r>
      </w:ins>
      <w:ins w:id="2004" w:author="Пользователь Windows" w:date="2021-01-29T20:25:00Z">
        <w:r w:rsidR="005D6758">
          <w:rPr>
            <w:rFonts w:ascii="Times New Roman" w:hAnsi="Times New Roman" w:cs="Times New Roman"/>
            <w:sz w:val="28"/>
          </w:rPr>
          <w:t xml:space="preserve"> требует от вычислительного устройства </w:t>
        </w:r>
        <w:r w:rsidR="005D6758" w:rsidRPr="005D6758">
          <w:rPr>
            <w:rFonts w:ascii="Times New Roman" w:hAnsi="Times New Roman" w:cs="Times New Roman"/>
            <w:sz w:val="28"/>
          </w:rPr>
          <w:t>высоко</w:t>
        </w:r>
        <w:r w:rsidR="005D6758">
          <w:rPr>
            <w:rFonts w:ascii="Times New Roman" w:hAnsi="Times New Roman" w:cs="Times New Roman"/>
            <w:sz w:val="28"/>
          </w:rPr>
          <w:t>го</w:t>
        </w:r>
        <w:r w:rsidR="005D6758" w:rsidRPr="005D6758">
          <w:rPr>
            <w:rFonts w:ascii="Times New Roman" w:hAnsi="Times New Roman" w:cs="Times New Roman"/>
            <w:sz w:val="28"/>
          </w:rPr>
          <w:t xml:space="preserve"> быстродействи</w:t>
        </w:r>
        <w:r w:rsidR="005D6758">
          <w:rPr>
            <w:rFonts w:ascii="Times New Roman" w:hAnsi="Times New Roman" w:cs="Times New Roman"/>
            <w:sz w:val="28"/>
          </w:rPr>
          <w:t>я, а</w:t>
        </w:r>
      </w:ins>
      <w:ins w:id="2005" w:author="Пользователь Windows" w:date="2021-01-29T20:26:00Z">
        <w:r w:rsidR="005D6758">
          <w:rPr>
            <w:rFonts w:ascii="Times New Roman" w:hAnsi="Times New Roman" w:cs="Times New Roman"/>
            <w:sz w:val="28"/>
          </w:rPr>
          <w:t>,</w:t>
        </w:r>
      </w:ins>
      <w:ins w:id="2006" w:author="Пользователь Windows" w:date="2021-01-29T20:25:00Z">
        <w:r w:rsidR="005D6758">
          <w:rPr>
            <w:rFonts w:ascii="Times New Roman" w:hAnsi="Times New Roman" w:cs="Times New Roman"/>
            <w:sz w:val="28"/>
          </w:rPr>
          <w:t xml:space="preserve"> следовательно</w:t>
        </w:r>
      </w:ins>
      <w:ins w:id="2007" w:author="Пользователь Windows" w:date="2021-01-29T20:26:00Z">
        <w:r w:rsidR="005D6758">
          <w:rPr>
            <w:rFonts w:ascii="Times New Roman" w:hAnsi="Times New Roman" w:cs="Times New Roman"/>
            <w:sz w:val="28"/>
          </w:rPr>
          <w:t>,</w:t>
        </w:r>
      </w:ins>
      <w:ins w:id="2008" w:author="Пользователь Windows" w:date="2021-01-29T20:25:00Z">
        <w:r w:rsidR="005D6758">
          <w:rPr>
            <w:rFonts w:ascii="Times New Roman" w:hAnsi="Times New Roman" w:cs="Times New Roman"/>
            <w:sz w:val="28"/>
          </w:rPr>
          <w:t xml:space="preserve"> и больших вычислительных мощностей.</w:t>
        </w:r>
      </w:ins>
      <w:ins w:id="2009" w:author="Пользователь Windows" w:date="2021-01-29T20:26:00Z">
        <w:r w:rsidR="005D6758">
          <w:rPr>
            <w:rFonts w:ascii="Times New Roman" w:hAnsi="Times New Roman" w:cs="Times New Roman"/>
            <w:sz w:val="28"/>
          </w:rPr>
          <w:t xml:space="preserve"> Поэтому на сегодняшний день используется принцип </w:t>
        </w:r>
      </w:ins>
      <w:ins w:id="2010" w:author="Пользователь Windows" w:date="2021-01-29T20:27:00Z">
        <w:r w:rsidR="005D6758">
          <w:rPr>
            <w:rFonts w:ascii="Times New Roman" w:hAnsi="Times New Roman" w:cs="Times New Roman"/>
            <w:sz w:val="28"/>
          </w:rPr>
          <w:t xml:space="preserve">ДО: </w:t>
        </w:r>
        <w:r w:rsidR="005D6758">
          <w:rPr>
            <w:rFonts w:ascii="Times New Roman" w:hAnsi="Times New Roman" w:cs="Times New Roman"/>
            <w:sz w:val="28"/>
            <w:lang w:val="en-US"/>
          </w:rPr>
          <w:t>II</w:t>
        </w:r>
        <w:r w:rsidR="005D6758" w:rsidRPr="005D6758">
          <w:rPr>
            <w:rFonts w:ascii="Times New Roman" w:hAnsi="Times New Roman" w:cs="Times New Roman"/>
            <w:sz w:val="28"/>
            <w:rPrChange w:id="2011" w:author="Пользователь Windows" w:date="2021-01-29T20:27:00Z">
              <w:rPr>
                <w:rFonts w:ascii="Times New Roman" w:hAnsi="Times New Roman" w:cs="Times New Roman"/>
                <w:sz w:val="28"/>
                <w:lang w:val="en-US"/>
              </w:rPr>
            </w:rPrChange>
          </w:rPr>
          <w:t>-</w:t>
        </w:r>
        <w:r w:rsidR="005D6758">
          <w:rPr>
            <w:rFonts w:ascii="Times New Roman" w:hAnsi="Times New Roman" w:cs="Times New Roman"/>
            <w:sz w:val="28"/>
          </w:rPr>
          <w:t xml:space="preserve">ДО – в ЛАПНУ, </w:t>
        </w:r>
        <w:r w:rsidR="005D6758">
          <w:rPr>
            <w:rFonts w:ascii="Times New Roman" w:hAnsi="Times New Roman" w:cs="Times New Roman"/>
            <w:sz w:val="28"/>
            <w:lang w:val="en-US"/>
          </w:rPr>
          <w:t>I</w:t>
        </w:r>
        <w:r w:rsidR="005D6758">
          <w:rPr>
            <w:rFonts w:ascii="Times New Roman" w:hAnsi="Times New Roman" w:cs="Times New Roman"/>
            <w:sz w:val="28"/>
          </w:rPr>
          <w:t>-ДО – в верхнем уровне ЦСПА.</w:t>
        </w:r>
      </w:ins>
    </w:p>
    <w:p w14:paraId="6ABCAA20" w14:textId="12AF7416" w:rsidR="005D6758" w:rsidRPr="005D6758" w:rsidRDefault="005D6758" w:rsidP="00E473C0">
      <w:pPr>
        <w:spacing w:after="0" w:line="360" w:lineRule="auto"/>
        <w:ind w:firstLine="709"/>
        <w:contextualSpacing/>
        <w:jc w:val="both"/>
        <w:rPr>
          <w:ins w:id="2012" w:author="Пользователь Windows" w:date="2021-01-29T20:10:00Z"/>
          <w:rFonts w:ascii="Times New Roman" w:hAnsi="Times New Roman" w:cs="Times New Roman"/>
          <w:sz w:val="28"/>
          <w:rPrChange w:id="2013" w:author="Пользователь Windows" w:date="2021-01-29T20:27:00Z">
            <w:rPr>
              <w:ins w:id="2014" w:author="Пользователь Windows" w:date="2021-01-29T20:10:00Z"/>
              <w:rFonts w:cs="Times New Roman"/>
              <w:b/>
            </w:rPr>
          </w:rPrChange>
        </w:rPr>
      </w:pPr>
      <w:ins w:id="2015" w:author="Пользователь Windows" w:date="2021-01-29T20:28:00Z">
        <w:r>
          <w:rPr>
            <w:rFonts w:ascii="Times New Roman" w:hAnsi="Times New Roman" w:cs="Times New Roman"/>
            <w:sz w:val="28"/>
          </w:rPr>
          <w:t>При проектировании архитектуры ЦАЛАР следует учесть возможности фиксирования возмущений</w:t>
        </w:r>
      </w:ins>
      <w:ins w:id="2016" w:author="Пользователь Windows" w:date="2021-01-29T20:29:00Z">
        <w:r>
          <w:rPr>
            <w:rFonts w:ascii="Times New Roman" w:hAnsi="Times New Roman" w:cs="Times New Roman"/>
            <w:sz w:val="28"/>
          </w:rPr>
          <w:t xml:space="preserve"> и возможные принципы реализации </w:t>
        </w:r>
      </w:ins>
      <w:ins w:id="2017" w:author="Пользователь Windows" w:date="2021-01-29T20:30:00Z">
        <w:r>
          <w:rPr>
            <w:rFonts w:ascii="Times New Roman" w:hAnsi="Times New Roman" w:cs="Times New Roman"/>
            <w:sz w:val="28"/>
          </w:rPr>
          <w:t>управляющих</w:t>
        </w:r>
      </w:ins>
      <w:ins w:id="2018" w:author="Пользователь Windows" w:date="2021-01-29T20:29:00Z">
        <w:r>
          <w:rPr>
            <w:rFonts w:ascii="Times New Roman" w:hAnsi="Times New Roman" w:cs="Times New Roman"/>
            <w:sz w:val="28"/>
          </w:rPr>
          <w:t xml:space="preserve"> воздействий.</w:t>
        </w:r>
      </w:ins>
    </w:p>
    <w:p w14:paraId="73207131" w14:textId="295E51EF" w:rsidR="00E473C0" w:rsidRPr="00F47F5C" w:rsidRDefault="00E473C0">
      <w:pPr>
        <w:pStyle w:val="2"/>
        <w:rPr>
          <w:ins w:id="2019" w:author="Пользователь Windows" w:date="2021-01-27T15:59:00Z"/>
        </w:rPr>
        <w:pPrChange w:id="2020" w:author="Пользователь Windows" w:date="2021-01-29T20:03:00Z">
          <w:pPr>
            <w:spacing w:after="0" w:line="360" w:lineRule="auto"/>
            <w:ind w:firstLine="709"/>
            <w:contextualSpacing/>
            <w:jc w:val="both"/>
          </w:pPr>
        </w:pPrChange>
      </w:pPr>
      <w:bookmarkStart w:id="2021" w:name="_Toc62909888"/>
      <w:ins w:id="2022" w:author="Пользователь Windows" w:date="2021-01-29T20:03:00Z">
        <w:r w:rsidRPr="00F47F5C">
          <w:rPr>
            <w:rPrChange w:id="2023" w:author="Пользователь Windows" w:date="2021-01-29T20:21:00Z">
              <w:rPr>
                <w:lang w:val="en-US"/>
              </w:rPr>
            </w:rPrChange>
          </w:rPr>
          <w:t xml:space="preserve">1.2. Анализ </w:t>
        </w:r>
        <w:r w:rsidRPr="00E473C0">
          <w:rPr>
            <w:lang w:val="en-US"/>
          </w:rPr>
          <w:t>wide</w:t>
        </w:r>
        <w:r w:rsidRPr="00F47F5C">
          <w:rPr>
            <w:rPrChange w:id="2024" w:author="Пользователь Windows" w:date="2021-01-29T20:21:00Z">
              <w:rPr>
                <w:lang w:val="en-US"/>
              </w:rPr>
            </w:rPrChange>
          </w:rPr>
          <w:t>-</w:t>
        </w:r>
        <w:r w:rsidRPr="00E473C0">
          <w:rPr>
            <w:lang w:val="en-US"/>
          </w:rPr>
          <w:t>area</w:t>
        </w:r>
        <w:r w:rsidRPr="00F47F5C">
          <w:rPr>
            <w:rPrChange w:id="2025" w:author="Пользователь Windows" w:date="2021-01-29T20:21:00Z">
              <w:rPr>
                <w:lang w:val="en-US"/>
              </w:rPr>
            </w:rPrChange>
          </w:rPr>
          <w:t xml:space="preserve"> </w:t>
        </w:r>
        <w:r>
          <w:rPr>
            <w:lang w:val="en-US"/>
          </w:rPr>
          <w:t>measurement</w:t>
        </w:r>
        <w:r w:rsidRPr="00F47F5C">
          <w:rPr>
            <w:rPrChange w:id="2026" w:author="Пользователь Windows" w:date="2021-01-29T20:21:00Z">
              <w:rPr>
                <w:lang w:val="en-US"/>
              </w:rPr>
            </w:rPrChange>
          </w:rPr>
          <w:t xml:space="preserve"> </w:t>
        </w:r>
        <w:r w:rsidRPr="00E473C0">
          <w:rPr>
            <w:lang w:val="en-US"/>
          </w:rPr>
          <w:t>system</w:t>
        </w:r>
      </w:ins>
      <w:bookmarkEnd w:id="2021"/>
    </w:p>
    <w:p w14:paraId="4A596CA5" w14:textId="12F01572" w:rsidR="004E04F5" w:rsidRDefault="00A36F57" w:rsidP="00FD650C">
      <w:pPr>
        <w:spacing w:after="0" w:line="360" w:lineRule="auto"/>
        <w:ind w:firstLine="709"/>
        <w:contextualSpacing/>
        <w:jc w:val="both"/>
        <w:rPr>
          <w:ins w:id="2027" w:author="Пользователь Windows" w:date="2021-01-29T15:30:00Z"/>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w:t>
      </w:r>
      <w:r w:rsidR="001D3544">
        <w:rPr>
          <w:rFonts w:ascii="Times New Roman" w:hAnsi="Times New Roman" w:cs="Times New Roman"/>
          <w:sz w:val="28"/>
        </w:rPr>
        <w:t>ринга переходных режимов (СМПР).</w:t>
      </w:r>
      <w:r>
        <w:rPr>
          <w:rFonts w:ascii="Times New Roman" w:hAnsi="Times New Roman" w:cs="Times New Roman"/>
          <w:sz w:val="28"/>
        </w:rPr>
        <w:t xml:space="preserve"> </w:t>
      </w:r>
      <w:r w:rsidR="001D3544">
        <w:rPr>
          <w:rFonts w:ascii="Times New Roman" w:hAnsi="Times New Roman" w:cs="Times New Roman"/>
          <w:sz w:val="28"/>
        </w:rPr>
        <w:t>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sidR="001D3544">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в реальном времени и по запросу.</w:t>
      </w:r>
      <w:ins w:id="2028" w:author="Пользователь Windows" w:date="2021-01-29T15:49:00Z">
        <w:r w:rsidR="00891D93">
          <w:rPr>
            <w:rFonts w:ascii="Times New Roman" w:hAnsi="Times New Roman" w:cs="Times New Roman"/>
            <w:sz w:val="28"/>
          </w:rPr>
          <w:t xml:space="preserve"> </w:t>
        </w:r>
      </w:ins>
      <w:moveToRangeStart w:id="2029" w:author="Пользователь Windows" w:date="2021-01-29T15:49:00Z" w:name="move62827804"/>
      <w:moveTo w:id="2030" w:author="Пользователь Windows" w:date="2021-01-29T15:49:00Z">
        <w:r w:rsidR="00891D93" w:rsidRPr="00F00609">
          <w:rPr>
            <w:rFonts w:ascii="Times New Roman" w:hAnsi="Times New Roman" w:cs="Times New Roman"/>
            <w:sz w:val="28"/>
          </w:rPr>
          <w:t xml:space="preserve">АО «СО ЕЭС» ведет работы по внедрению и развитию </w:t>
        </w:r>
        <w:r w:rsidR="00891D93">
          <w:rPr>
            <w:rFonts w:ascii="Times New Roman" w:hAnsi="Times New Roman" w:cs="Times New Roman"/>
            <w:sz w:val="28"/>
          </w:rPr>
          <w:t>СМПР ЕЭС</w:t>
        </w:r>
        <w:r w:rsidR="00891D93" w:rsidRPr="00F00609">
          <w:rPr>
            <w:rFonts w:ascii="Times New Roman" w:hAnsi="Times New Roman" w:cs="Times New Roman"/>
            <w:sz w:val="28"/>
          </w:rPr>
          <w:t xml:space="preserve"> начиная с 2005 года</w:t>
        </w:r>
        <w:r w:rsidR="00891D93">
          <w:rPr>
            <w:rFonts w:ascii="Times New Roman" w:hAnsi="Times New Roman" w:cs="Times New Roman"/>
            <w:sz w:val="28"/>
          </w:rPr>
          <w:t xml:space="preserve"> </w:t>
        </w:r>
      </w:moveTo>
      <w:sdt>
        <w:sdtPr>
          <w:rPr>
            <w:rFonts w:ascii="Times New Roman" w:hAnsi="Times New Roman" w:cs="Times New Roman"/>
            <w:sz w:val="28"/>
          </w:rPr>
          <w:id w:val="1568688730"/>
          <w:citation/>
        </w:sdtPr>
        <w:sdtEndPr/>
        <w:sdtContent>
          <w:moveTo w:id="2031" w:author="Пользователь Windows" w:date="2021-01-29T15:49:00Z">
            <w:r w:rsidR="00891D93">
              <w:rPr>
                <w:rFonts w:ascii="Times New Roman" w:hAnsi="Times New Roman" w:cs="Times New Roman"/>
                <w:sz w:val="28"/>
              </w:rPr>
              <w:fldChar w:fldCharType="begin"/>
            </w:r>
            <w:r w:rsidR="00891D93">
              <w:rPr>
                <w:rFonts w:ascii="Times New Roman" w:hAnsi="Times New Roman" w:cs="Times New Roman"/>
                <w:sz w:val="28"/>
              </w:rPr>
              <w:instrText xml:space="preserve"> CITATION АВЖ \l 1049 </w:instrText>
            </w:r>
            <w:r w:rsidR="00891D93">
              <w:rPr>
                <w:rFonts w:ascii="Times New Roman" w:hAnsi="Times New Roman" w:cs="Times New Roman"/>
                <w:sz w:val="28"/>
              </w:rPr>
              <w:fldChar w:fldCharType="separate"/>
            </w:r>
          </w:moveTo>
          <w:r w:rsidR="00E54061" w:rsidRPr="00E54061">
            <w:rPr>
              <w:rFonts w:ascii="Times New Roman" w:hAnsi="Times New Roman" w:cs="Times New Roman"/>
              <w:noProof/>
              <w:sz w:val="28"/>
            </w:rPr>
            <w:t>[3]</w:t>
          </w:r>
          <w:moveTo w:id="2032" w:author="Пользователь Windows" w:date="2021-01-29T15:49:00Z">
            <w:r w:rsidR="00891D93">
              <w:rPr>
                <w:rFonts w:ascii="Times New Roman" w:hAnsi="Times New Roman" w:cs="Times New Roman"/>
                <w:sz w:val="28"/>
              </w:rPr>
              <w:fldChar w:fldCharType="end"/>
            </w:r>
          </w:moveTo>
        </w:sdtContent>
      </w:sdt>
      <w:moveTo w:id="2033" w:author="Пользователь Windows" w:date="2021-01-29T15:49:00Z">
        <w:r w:rsidR="00891D93" w:rsidRPr="00F00609">
          <w:rPr>
            <w:rFonts w:ascii="Times New Roman" w:hAnsi="Times New Roman" w:cs="Times New Roman"/>
            <w:sz w:val="28"/>
          </w:rPr>
          <w:t>.</w:t>
        </w:r>
        <w:del w:id="2034" w:author="Пользователь Windows" w:date="2021-01-29T15:49:00Z">
          <w:r w:rsidR="00891D93" w:rsidRPr="00F00609" w:rsidDel="00891D93">
            <w:rPr>
              <w:rFonts w:ascii="Times New Roman" w:hAnsi="Times New Roman" w:cs="Times New Roman"/>
              <w:sz w:val="28"/>
            </w:rPr>
            <w:delText xml:space="preserve"> </w:delText>
          </w:r>
        </w:del>
      </w:moveTo>
      <w:moveToRangeEnd w:id="2029"/>
      <w:del w:id="2035" w:author="Пользователь Windows" w:date="2021-01-29T15:32:00Z">
        <w:r w:rsidDel="004E04F5">
          <w:rPr>
            <w:rFonts w:ascii="Times New Roman" w:hAnsi="Times New Roman" w:cs="Times New Roman"/>
            <w:sz w:val="28"/>
          </w:rPr>
          <w:delText xml:space="preserve"> </w:delText>
        </w:r>
      </w:del>
      <w:moveFromRangeStart w:id="2036" w:author="Пользователь Windows" w:date="2021-01-29T15:32:00Z" w:name="move62826759"/>
      <w:moveFrom w:id="2037" w:author="Пользователь Windows" w:date="2021-01-29T15:32:00Z">
        <w:r w:rsidR="009F0979" w:rsidDel="004E04F5">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w:t>
        </w:r>
      </w:moveFrom>
      <w:moveFromRangeEnd w:id="2036"/>
    </w:p>
    <w:p w14:paraId="2D1DED40" w14:textId="3ACF7E5D" w:rsidR="004E04F5" w:rsidRPr="0000341F" w:rsidRDefault="00C66E11" w:rsidP="004E04F5">
      <w:pPr>
        <w:spacing w:after="0" w:line="360" w:lineRule="auto"/>
        <w:ind w:firstLine="709"/>
        <w:contextualSpacing/>
        <w:jc w:val="both"/>
        <w:rPr>
          <w:ins w:id="2038" w:author="Пользователь Windows" w:date="2021-01-29T15:30:00Z"/>
          <w:rFonts w:ascii="Times New Roman" w:hAnsi="Times New Roman" w:cs="Times New Roman"/>
          <w:sz w:val="28"/>
        </w:rPr>
      </w:pPr>
      <w:ins w:id="2039" w:author="Пользователь Windows" w:date="2021-01-29T15:39:00Z">
        <w:r>
          <w:rPr>
            <w:rFonts w:ascii="Times New Roman" w:hAnsi="Times New Roman" w:cs="Times New Roman"/>
            <w:sz w:val="28"/>
          </w:rPr>
          <w:t>С</w:t>
        </w:r>
      </w:ins>
      <w:ins w:id="2040" w:author="Пользователь Windows" w:date="2021-01-29T15:30:00Z">
        <w:r w:rsidR="004E04F5">
          <w:rPr>
            <w:rFonts w:ascii="Times New Roman" w:hAnsi="Times New Roman" w:cs="Times New Roman"/>
            <w:sz w:val="28"/>
          </w:rPr>
          <w:t>истем</w:t>
        </w:r>
      </w:ins>
      <w:ins w:id="2041" w:author="Пользователь Windows" w:date="2021-01-29T15:39:00Z">
        <w:r>
          <w:rPr>
            <w:rFonts w:ascii="Times New Roman" w:hAnsi="Times New Roman" w:cs="Times New Roman"/>
            <w:sz w:val="28"/>
          </w:rPr>
          <w:t>ы</w:t>
        </w:r>
      </w:ins>
      <w:ins w:id="2042" w:author="Пользователь Windows" w:date="2021-01-29T15:30:00Z">
        <w:r w:rsidR="004E04F5">
          <w:rPr>
            <w:rFonts w:ascii="Times New Roman" w:hAnsi="Times New Roman" w:cs="Times New Roman"/>
            <w:sz w:val="28"/>
          </w:rPr>
          <w:t xml:space="preserve"> </w:t>
        </w:r>
        <w:r w:rsidR="004E04F5">
          <w:rPr>
            <w:rFonts w:ascii="Times New Roman" w:hAnsi="Times New Roman" w:cs="Times New Roman"/>
            <w:sz w:val="28"/>
            <w:lang w:val="en-US"/>
          </w:rPr>
          <w:t>WAM</w:t>
        </w:r>
      </w:ins>
      <w:ins w:id="2043" w:author="Пользователь Windows" w:date="2021-01-29T15:32:00Z">
        <w:r w:rsidR="004E04F5">
          <w:rPr>
            <w:rFonts w:ascii="Times New Roman" w:hAnsi="Times New Roman" w:cs="Times New Roman"/>
            <w:sz w:val="28"/>
            <w:lang w:val="en-US"/>
          </w:rPr>
          <w:t>S</w:t>
        </w:r>
      </w:ins>
      <w:ins w:id="2044" w:author="Пользователь Windows" w:date="2021-01-29T15:30:00Z">
        <w:r w:rsidR="004E04F5" w:rsidRPr="00977C57">
          <w:rPr>
            <w:rFonts w:ascii="Times New Roman" w:hAnsi="Times New Roman" w:cs="Times New Roman"/>
            <w:sz w:val="28"/>
          </w:rPr>
          <w:t xml:space="preserve">, </w:t>
        </w:r>
        <w:r w:rsidR="004E04F5">
          <w:rPr>
            <w:rFonts w:ascii="Times New Roman" w:hAnsi="Times New Roman" w:cs="Times New Roman"/>
            <w:sz w:val="28"/>
          </w:rPr>
          <w:t xml:space="preserve">использующих данные СВИ, </w:t>
        </w:r>
      </w:ins>
      <w:ins w:id="2045" w:author="Пользователь Windows" w:date="2021-01-29T15:39:00Z">
        <w:r>
          <w:rPr>
            <w:rFonts w:ascii="Times New Roman" w:hAnsi="Times New Roman" w:cs="Times New Roman"/>
            <w:sz w:val="28"/>
          </w:rPr>
          <w:t>имеют схожую</w:t>
        </w:r>
      </w:ins>
      <w:ins w:id="2046" w:author="Пользователь Windows" w:date="2021-01-29T15:30:00Z">
        <w:r>
          <w:rPr>
            <w:rFonts w:ascii="Times New Roman" w:hAnsi="Times New Roman" w:cs="Times New Roman"/>
            <w:sz w:val="28"/>
          </w:rPr>
          <w:t xml:space="preserve"> подсистему</w:t>
        </w:r>
        <w:r w:rsidR="004E04F5">
          <w:rPr>
            <w:rFonts w:ascii="Times New Roman" w:hAnsi="Times New Roman" w:cs="Times New Roman"/>
            <w:sz w:val="28"/>
          </w:rPr>
          <w:t xml:space="preserve"> сбора данных (</w:t>
        </w:r>
        <w:commentRangeStart w:id="2047"/>
        <w:commentRangeStart w:id="2048"/>
        <w:r w:rsidR="004E04F5">
          <w:rPr>
            <w:rFonts w:ascii="Times New Roman" w:hAnsi="Times New Roman" w:cs="Times New Roman"/>
            <w:sz w:val="28"/>
          </w:rPr>
          <w:t xml:space="preserve">рисунке </w:t>
        </w:r>
      </w:ins>
      <w:ins w:id="2049" w:author="Пользователь Windows" w:date="2021-01-29T15:58:00Z">
        <w:r w:rsidR="00891D93">
          <w:rPr>
            <w:rFonts w:ascii="Times New Roman" w:hAnsi="Times New Roman" w:cs="Times New Roman"/>
            <w:sz w:val="28"/>
          </w:rPr>
          <w:t>3</w:t>
        </w:r>
      </w:ins>
      <w:ins w:id="2050" w:author="Пользователь Windows" w:date="2021-01-29T15:30:00Z">
        <w:r w:rsidR="004E04F5">
          <w:rPr>
            <w:rFonts w:ascii="Times New Roman" w:hAnsi="Times New Roman" w:cs="Times New Roman"/>
            <w:sz w:val="28"/>
          </w:rPr>
          <w:t>).</w:t>
        </w:r>
        <w:r w:rsidR="004E04F5" w:rsidRPr="0000341F">
          <w:rPr>
            <w:rFonts w:ascii="Times New Roman" w:hAnsi="Times New Roman" w:cs="Times New Roman"/>
            <w:sz w:val="28"/>
          </w:rPr>
          <w:t xml:space="preserve"> </w:t>
        </w:r>
        <w:commentRangeEnd w:id="2047"/>
        <w:r w:rsidR="004E04F5">
          <w:rPr>
            <w:rStyle w:val="ab"/>
          </w:rPr>
          <w:commentReference w:id="2047"/>
        </w:r>
        <w:commentRangeEnd w:id="2048"/>
        <w:r w:rsidR="004E04F5">
          <w:rPr>
            <w:rStyle w:val="ab"/>
          </w:rPr>
          <w:commentReference w:id="2048"/>
        </w:r>
        <w:r w:rsidR="004E04F5">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4E04F5">
          <w:rPr>
            <w:rFonts w:ascii="Times New Roman" w:hAnsi="Times New Roman" w:cs="Times New Roman"/>
            <w:sz w:val="28"/>
          </w:rPr>
          <w:lastRenderedPageBreak/>
          <w:t xml:space="preserve">электроэнергетики, а затем поступают в </w:t>
        </w:r>
        <w:commentRangeStart w:id="2051"/>
        <w:r w:rsidR="004E04F5">
          <w:rPr>
            <w:rFonts w:ascii="Times New Roman" w:hAnsi="Times New Roman" w:cs="Times New Roman"/>
            <w:sz w:val="28"/>
          </w:rPr>
          <w:t>КСВД</w:t>
        </w:r>
        <w:commentRangeEnd w:id="2051"/>
        <w:r w:rsidR="004E04F5">
          <w:rPr>
            <w:rStyle w:val="ab"/>
          </w:rPr>
          <w:commentReference w:id="2051"/>
        </w:r>
        <w:r w:rsidR="004E04F5">
          <w:rPr>
            <w:rFonts w:ascii="Times New Roman" w:hAnsi="Times New Roman" w:cs="Times New Roman"/>
            <w:sz w:val="28"/>
          </w:rPr>
          <w:t xml:space="preserve"> более высокого уровня</w:t>
        </w:r>
      </w:ins>
      <w:ins w:id="2052" w:author="Пользователь Windows" w:date="2021-01-30T14:24:00Z">
        <w:r w:rsidR="00E54061">
          <w:rPr>
            <w:rFonts w:ascii="Times New Roman" w:hAnsi="Times New Roman" w:cs="Times New Roman"/>
            <w:sz w:val="28"/>
          </w:rPr>
          <w:t xml:space="preserve"> </w:t>
        </w:r>
      </w:ins>
      <w:customXmlInsRangeStart w:id="2053" w:author="Пользователь Windows" w:date="2021-01-30T14:26:00Z"/>
      <w:sdt>
        <w:sdtPr>
          <w:rPr>
            <w:rFonts w:ascii="Times New Roman" w:hAnsi="Times New Roman" w:cs="Times New Roman"/>
            <w:sz w:val="28"/>
          </w:rPr>
          <w:id w:val="1547259828"/>
          <w:citation/>
        </w:sdtPr>
        <w:sdtEndPr/>
        <w:sdtContent>
          <w:customXmlInsRangeEnd w:id="2053"/>
          <w:ins w:id="2054" w:author="Пользователь Windows" w:date="2021-01-30T14:26:00Z">
            <w:r w:rsidR="00E54061">
              <w:rPr>
                <w:rFonts w:ascii="Times New Roman" w:hAnsi="Times New Roman" w:cs="Times New Roman"/>
                <w:sz w:val="28"/>
              </w:rPr>
              <w:fldChar w:fldCharType="begin"/>
            </w:r>
          </w:ins>
          <w:ins w:id="2055" w:author="Пользователь Windows" w:date="2021-01-30T14:28:00Z">
            <w:r w:rsidR="00E54061">
              <w:rPr>
                <w:rFonts w:ascii="Times New Roman" w:hAnsi="Times New Roman" w:cs="Times New Roman"/>
                <w:sz w:val="28"/>
              </w:rPr>
              <w:instrText xml:space="preserve">CITATION СТО1 \l 1049 </w:instrText>
            </w:r>
          </w:ins>
          <w:r w:rsidR="00E54061">
            <w:rPr>
              <w:rFonts w:ascii="Times New Roman" w:hAnsi="Times New Roman" w:cs="Times New Roman"/>
              <w:sz w:val="28"/>
            </w:rPr>
            <w:fldChar w:fldCharType="separate"/>
          </w:r>
          <w:r w:rsidR="00E54061" w:rsidRPr="00E54061">
            <w:rPr>
              <w:rFonts w:ascii="Times New Roman" w:hAnsi="Times New Roman" w:cs="Times New Roman"/>
              <w:noProof/>
              <w:sz w:val="28"/>
            </w:rPr>
            <w:t>[4]</w:t>
          </w:r>
          <w:ins w:id="2056" w:author="Пользователь Windows" w:date="2021-01-30T14:26:00Z">
            <w:r w:rsidR="00E54061">
              <w:rPr>
                <w:rFonts w:ascii="Times New Roman" w:hAnsi="Times New Roman" w:cs="Times New Roman"/>
                <w:sz w:val="28"/>
              </w:rPr>
              <w:fldChar w:fldCharType="end"/>
            </w:r>
          </w:ins>
          <w:customXmlInsRangeStart w:id="2057" w:author="Пользователь Windows" w:date="2021-01-30T14:26:00Z"/>
        </w:sdtContent>
      </w:sdt>
      <w:customXmlInsRangeEnd w:id="2057"/>
      <w:customXmlInsRangeStart w:id="2058" w:author="Пользователь Windows" w:date="2021-01-30T14:28:00Z"/>
      <w:sdt>
        <w:sdtPr>
          <w:rPr>
            <w:rFonts w:ascii="Times New Roman" w:hAnsi="Times New Roman" w:cs="Times New Roman"/>
            <w:sz w:val="28"/>
          </w:rPr>
          <w:id w:val="1286924552"/>
          <w:citation/>
        </w:sdtPr>
        <w:sdtEndPr/>
        <w:sdtContent>
          <w:customXmlInsRangeEnd w:id="2058"/>
          <w:ins w:id="2059" w:author="Пользователь Windows" w:date="2021-01-30T14:28:00Z">
            <w:r w:rsidR="00E54061">
              <w:rPr>
                <w:rFonts w:ascii="Times New Roman" w:hAnsi="Times New Roman" w:cs="Times New Roman"/>
                <w:sz w:val="28"/>
              </w:rPr>
              <w:fldChar w:fldCharType="begin"/>
            </w:r>
            <w:r w:rsidR="00E54061">
              <w:rPr>
                <w:rFonts w:ascii="Times New Roman" w:hAnsi="Times New Roman" w:cs="Times New Roman"/>
                <w:sz w:val="28"/>
              </w:rPr>
              <w:instrText xml:space="preserve"> CITATION СТО2 \l 1049 </w:instrText>
            </w:r>
          </w:ins>
          <w:r w:rsidR="00E54061">
            <w:rPr>
              <w:rFonts w:ascii="Times New Roman" w:hAnsi="Times New Roman" w:cs="Times New Roman"/>
              <w:sz w:val="28"/>
            </w:rPr>
            <w:fldChar w:fldCharType="separate"/>
          </w:r>
          <w:r w:rsidR="00E54061">
            <w:rPr>
              <w:rFonts w:ascii="Times New Roman" w:hAnsi="Times New Roman" w:cs="Times New Roman"/>
              <w:noProof/>
              <w:sz w:val="28"/>
            </w:rPr>
            <w:t xml:space="preserve"> </w:t>
          </w:r>
          <w:r w:rsidR="00E54061" w:rsidRPr="00E54061">
            <w:rPr>
              <w:rFonts w:ascii="Times New Roman" w:hAnsi="Times New Roman" w:cs="Times New Roman"/>
              <w:noProof/>
              <w:sz w:val="28"/>
            </w:rPr>
            <w:t>[5]</w:t>
          </w:r>
          <w:ins w:id="2060" w:author="Пользователь Windows" w:date="2021-01-30T14:28:00Z">
            <w:r w:rsidR="00E54061">
              <w:rPr>
                <w:rFonts w:ascii="Times New Roman" w:hAnsi="Times New Roman" w:cs="Times New Roman"/>
                <w:sz w:val="28"/>
              </w:rPr>
              <w:fldChar w:fldCharType="end"/>
            </w:r>
          </w:ins>
          <w:customXmlInsRangeStart w:id="2061" w:author="Пользователь Windows" w:date="2021-01-30T14:28:00Z"/>
        </w:sdtContent>
      </w:sdt>
      <w:customXmlInsRangeEnd w:id="2061"/>
      <w:ins w:id="2062" w:author="Пользователь Windows" w:date="2021-01-29T15:30:00Z">
        <w:r w:rsidR="004E04F5">
          <w:rPr>
            <w:rFonts w:ascii="Times New Roman" w:hAnsi="Times New Roman" w:cs="Times New Roman"/>
            <w:sz w:val="28"/>
          </w:rPr>
          <w:t>. После этого данные со всех региональных КСВД собираются в КСВД главного уровня.</w:t>
        </w:r>
      </w:ins>
    </w:p>
    <w:p w14:paraId="70237CC0" w14:textId="77777777" w:rsidR="004E04F5" w:rsidRPr="008911B9" w:rsidRDefault="004E04F5" w:rsidP="004E04F5">
      <w:pPr>
        <w:spacing w:after="0" w:line="360" w:lineRule="auto"/>
        <w:ind w:firstLine="709"/>
        <w:contextualSpacing/>
        <w:jc w:val="center"/>
        <w:rPr>
          <w:ins w:id="2063" w:author="Пользователь Windows" w:date="2021-01-29T15:30:00Z"/>
          <w:rFonts w:ascii="Times New Roman" w:hAnsi="Times New Roman" w:cs="Times New Roman"/>
          <w:sz w:val="28"/>
          <w:lang w:val="en-US"/>
        </w:rPr>
      </w:pPr>
      <w:ins w:id="2064" w:author="Пользователь Windows" w:date="2021-01-29T15:30:00Z">
        <w:r w:rsidRPr="00F82DD1">
          <w:rPr>
            <w:noProof/>
            <w:lang w:eastAsia="ru-RU"/>
          </w:rPr>
          <w:drawing>
            <wp:inline distT="0" distB="0" distL="0" distR="0" wp14:anchorId="64A621F4" wp14:editId="54718CF1">
              <wp:extent cx="2633134" cy="33799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006" cy="3409317"/>
                      </a:xfrm>
                      <a:prstGeom prst="rect">
                        <a:avLst/>
                      </a:prstGeom>
                    </pic:spPr>
                  </pic:pic>
                </a:graphicData>
              </a:graphic>
            </wp:inline>
          </w:drawing>
        </w:r>
      </w:ins>
    </w:p>
    <w:p w14:paraId="1C75BD0D" w14:textId="0310520F" w:rsidR="004E04F5" w:rsidRPr="003202EF" w:rsidRDefault="004E04F5" w:rsidP="004E04F5">
      <w:pPr>
        <w:spacing w:after="0" w:line="360" w:lineRule="auto"/>
        <w:ind w:firstLine="709"/>
        <w:contextualSpacing/>
        <w:jc w:val="center"/>
        <w:rPr>
          <w:ins w:id="2065" w:author="Пользователь Windows" w:date="2021-01-29T15:30:00Z"/>
          <w:rFonts w:ascii="Times New Roman" w:hAnsi="Times New Roman" w:cs="Times New Roman"/>
          <w:sz w:val="28"/>
        </w:rPr>
      </w:pPr>
      <w:ins w:id="2066" w:author="Пользователь Windows" w:date="2021-01-29T15:30:00Z">
        <w:r>
          <w:rPr>
            <w:rFonts w:ascii="Times New Roman" w:hAnsi="Times New Roman" w:cs="Times New Roman"/>
            <w:sz w:val="28"/>
          </w:rPr>
          <w:t xml:space="preserve">Рисунок </w:t>
        </w:r>
      </w:ins>
      <w:ins w:id="2067" w:author="Пользователь Windows" w:date="2021-01-29T15:58:00Z">
        <w:r w:rsidR="00891D93">
          <w:rPr>
            <w:rFonts w:ascii="Times New Roman" w:hAnsi="Times New Roman" w:cs="Times New Roman"/>
            <w:sz w:val="28"/>
          </w:rPr>
          <w:t>3</w:t>
        </w:r>
      </w:ins>
      <w:ins w:id="2068" w:author="Пользователь Windows" w:date="2021-01-29T15:30:00Z">
        <w:r>
          <w:rPr>
            <w:rFonts w:ascii="Times New Roman" w:hAnsi="Times New Roman" w:cs="Times New Roman"/>
            <w:sz w:val="28"/>
          </w:rPr>
          <w:t xml:space="preserve"> – Система сбора данных </w:t>
        </w:r>
        <w:r>
          <w:rPr>
            <w:rFonts w:ascii="Times New Roman" w:hAnsi="Times New Roman" w:cs="Times New Roman"/>
            <w:sz w:val="28"/>
            <w:lang w:val="en-US"/>
          </w:rPr>
          <w:t>WAMPAC</w:t>
        </w:r>
      </w:ins>
    </w:p>
    <w:p w14:paraId="149DA384" w14:textId="77777777" w:rsidR="00C66E11" w:rsidRDefault="004E04F5" w:rsidP="00FD650C">
      <w:pPr>
        <w:spacing w:after="0" w:line="360" w:lineRule="auto"/>
        <w:ind w:firstLine="709"/>
        <w:contextualSpacing/>
        <w:jc w:val="both"/>
        <w:rPr>
          <w:ins w:id="2069" w:author="Пользователь Windows" w:date="2021-01-29T15:48:00Z"/>
          <w:rFonts w:ascii="Times New Roman" w:hAnsi="Times New Roman" w:cs="Times New Roman"/>
          <w:sz w:val="28"/>
        </w:rPr>
      </w:pPr>
      <w:moveToRangeStart w:id="2070" w:author="Пользователь Windows" w:date="2021-01-29T15:32:00Z" w:name="move62826759"/>
      <w:moveTo w:id="2071" w:author="Пользователь Windows" w:date="2021-01-29T15:32:00Z">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w:t>
        </w:r>
      </w:moveTo>
      <w:moveToRangeEnd w:id="2070"/>
      <w:ins w:id="2072" w:author="Пользователь Windows" w:date="2021-01-29T15:47:00Z">
        <w:r w:rsidR="00C66E11">
          <w:rPr>
            <w:rFonts w:ascii="Times New Roman" w:hAnsi="Times New Roman" w:cs="Times New Roman"/>
            <w:sz w:val="28"/>
          </w:rPr>
          <w:t xml:space="preserve"> </w:t>
        </w:r>
      </w:ins>
      <w:ins w:id="2073" w:author="Пользователь Windows" w:date="2021-01-29T15:30:00Z">
        <w:r>
          <w:rPr>
            <w:rFonts w:ascii="Times New Roman" w:hAnsi="Times New Roman" w:cs="Times New Roman"/>
            <w:sz w:val="28"/>
          </w:rPr>
          <w:t>В случае централизованной АЛАР главный уровень будет отсутствовать, так как предметом контроля ЦАЛАР являются одно или несколько сечений. Следовательно, для работы ЦАЛАР необходим ограниченный объем данных СВИ.</w:t>
        </w:r>
        <w:r w:rsidRPr="00E03B7F">
          <w:t xml:space="preserve"> </w:t>
        </w:r>
        <w:r>
          <w:rPr>
            <w:rFonts w:ascii="Times New Roman" w:hAnsi="Times New Roman" w:cs="Times New Roman"/>
            <w:sz w:val="28"/>
          </w:rPr>
          <w:t>П</w:t>
        </w:r>
        <w:r w:rsidRPr="00E03B7F">
          <w:rPr>
            <w:rFonts w:ascii="Times New Roman" w:hAnsi="Times New Roman" w:cs="Times New Roman"/>
            <w:sz w:val="28"/>
          </w:rPr>
          <w:t>одсистема измерений в архитектуре ЦАЛАР осуществляет сбор данных от КСВД регионального уровня и</w:t>
        </w:r>
        <w:r>
          <w:rPr>
            <w:rFonts w:ascii="Times New Roman" w:hAnsi="Times New Roman" w:cs="Times New Roman"/>
            <w:sz w:val="28"/>
          </w:rPr>
          <w:t>ли</w:t>
        </w:r>
        <w:r w:rsidRPr="00E03B7F">
          <w:rPr>
            <w:rFonts w:ascii="Times New Roman" w:hAnsi="Times New Roman" w:cs="Times New Roman"/>
            <w:sz w:val="28"/>
          </w:rPr>
          <w:t xml:space="preserve"> УСВИ </w:t>
        </w:r>
        <w:r>
          <w:rPr>
            <w:rFonts w:ascii="Times New Roman" w:hAnsi="Times New Roman" w:cs="Times New Roman"/>
            <w:sz w:val="28"/>
          </w:rPr>
          <w:t>энерго</w:t>
        </w:r>
        <w:r w:rsidRPr="00E03B7F">
          <w:rPr>
            <w:rFonts w:ascii="Times New Roman" w:hAnsi="Times New Roman" w:cs="Times New Roman"/>
            <w:sz w:val="28"/>
          </w:rPr>
          <w:t>объектов</w:t>
        </w:r>
        <w:r>
          <w:rPr>
            <w:rFonts w:ascii="Times New Roman" w:hAnsi="Times New Roman" w:cs="Times New Roman"/>
            <w:sz w:val="28"/>
          </w:rPr>
          <w:t xml:space="preserve">. Таким образом, </w:t>
        </w:r>
        <w:commentRangeStart w:id="2074"/>
        <w:r>
          <w:rPr>
            <w:rFonts w:ascii="Times New Roman" w:hAnsi="Times New Roman" w:cs="Times New Roman"/>
            <w:sz w:val="28"/>
          </w:rPr>
          <w:t>архитектура централизованной АЛАР</w:t>
        </w:r>
        <w:commentRangeEnd w:id="2074"/>
        <w:r>
          <w:rPr>
            <w:rStyle w:val="ab"/>
          </w:rPr>
          <w:commentReference w:id="2074"/>
        </w:r>
        <w:r>
          <w:rPr>
            <w:rFonts w:ascii="Times New Roman" w:hAnsi="Times New Roman" w:cs="Times New Roman"/>
            <w:sz w:val="28"/>
          </w:rPr>
          <w:t xml:space="preserve"> не содержит в себе главный уровень. Если система сбора доаварийной информации и система передачи аварийных команд обеспечивают высокую скорость передачи данных, то региональный </w:t>
        </w:r>
        <w:commentRangeStart w:id="2075"/>
        <w:commentRangeStart w:id="2076"/>
        <w:r>
          <w:rPr>
            <w:rFonts w:ascii="Times New Roman" w:hAnsi="Times New Roman" w:cs="Times New Roman"/>
            <w:sz w:val="28"/>
          </w:rPr>
          <w:t xml:space="preserve">КСВД </w:t>
        </w:r>
        <w:commentRangeEnd w:id="2075"/>
        <w:r>
          <w:rPr>
            <w:rStyle w:val="ab"/>
          </w:rPr>
          <w:commentReference w:id="2075"/>
        </w:r>
        <w:commentRangeEnd w:id="2076"/>
        <w:r>
          <w:rPr>
            <w:rStyle w:val="ab"/>
          </w:rPr>
          <w:commentReference w:id="2076"/>
        </w:r>
        <w:r>
          <w:rPr>
            <w:rFonts w:ascii="Times New Roman" w:hAnsi="Times New Roman" w:cs="Times New Roman"/>
            <w:sz w:val="28"/>
          </w:rPr>
          <w:t>может находиться в ДЦ. В ином случае КСВД должен находиться на объекте электроэнергетики.</w:t>
        </w:r>
      </w:ins>
    </w:p>
    <w:p w14:paraId="4F000CF8" w14:textId="07059083" w:rsidR="009F0979" w:rsidDel="00937FBA" w:rsidRDefault="009F0979" w:rsidP="004E04F5">
      <w:pPr>
        <w:spacing w:after="0" w:line="360" w:lineRule="auto"/>
        <w:ind w:firstLine="709"/>
        <w:contextualSpacing/>
        <w:jc w:val="both"/>
        <w:rPr>
          <w:del w:id="2077" w:author="Пользователь Windows" w:date="2021-01-27T16:25:00Z"/>
          <w:rFonts w:ascii="Times New Roman" w:hAnsi="Times New Roman" w:cs="Times New Roman"/>
          <w:sz w:val="28"/>
        </w:rPr>
      </w:pPr>
      <w:del w:id="2078" w:author="Пользователь Windows" w:date="2021-01-27T16:25:00Z">
        <w:r w:rsidDel="00937FBA">
          <w:rPr>
            <w:rFonts w:ascii="Times New Roman" w:hAnsi="Times New Roman" w:cs="Times New Roman"/>
            <w:sz w:val="28"/>
          </w:rPr>
          <w:delText xml:space="preserve"> </w:delText>
        </w:r>
      </w:del>
    </w:p>
    <w:p w14:paraId="4FFE7463" w14:textId="59EEEF2C" w:rsidR="00792F11" w:rsidDel="00891D93" w:rsidRDefault="00792F11" w:rsidP="00FD650C">
      <w:pPr>
        <w:spacing w:after="0" w:line="360" w:lineRule="auto"/>
        <w:ind w:firstLine="709"/>
        <w:contextualSpacing/>
        <w:jc w:val="both"/>
        <w:rPr>
          <w:del w:id="2079" w:author="Пользователь Windows" w:date="2021-01-29T15:51:00Z"/>
          <w:rFonts w:ascii="Times New Roman" w:hAnsi="Times New Roman" w:cs="Times New Roman"/>
          <w:sz w:val="28"/>
        </w:rPr>
      </w:pPr>
    </w:p>
    <w:p w14:paraId="6FC3E230" w14:textId="3C8DD2B1" w:rsidR="00F82DD1" w:rsidRDefault="00F00609" w:rsidP="00891D93">
      <w:pPr>
        <w:spacing w:after="0" w:line="360" w:lineRule="auto"/>
        <w:ind w:firstLine="709"/>
        <w:contextualSpacing/>
        <w:jc w:val="both"/>
        <w:rPr>
          <w:rFonts w:ascii="Times New Roman" w:hAnsi="Times New Roman" w:cs="Times New Roman"/>
          <w:sz w:val="28"/>
        </w:rPr>
      </w:pPr>
      <w:moveFromRangeStart w:id="2080" w:author="Пользователь Windows" w:date="2021-01-29T15:49:00Z" w:name="move62827804"/>
      <w:moveFrom w:id="2081" w:author="Пользователь Windows" w:date="2021-01-29T15:49:00Z">
        <w:r w:rsidRPr="00F00609" w:rsidDel="00891D93">
          <w:rPr>
            <w:rFonts w:ascii="Times New Roman" w:hAnsi="Times New Roman" w:cs="Times New Roman"/>
            <w:sz w:val="28"/>
          </w:rPr>
          <w:t xml:space="preserve">АО «СО ЕЭС» ведет работы по внедрению и развитию </w:t>
        </w:r>
        <w:r w:rsidDel="00891D93">
          <w:rPr>
            <w:rFonts w:ascii="Times New Roman" w:hAnsi="Times New Roman" w:cs="Times New Roman"/>
            <w:sz w:val="28"/>
          </w:rPr>
          <w:t>СМПР ЕЭС</w:t>
        </w:r>
        <w:r w:rsidRPr="00F00609" w:rsidDel="00891D93">
          <w:rPr>
            <w:rFonts w:ascii="Times New Roman" w:hAnsi="Times New Roman" w:cs="Times New Roman"/>
            <w:sz w:val="28"/>
          </w:rPr>
          <w:t xml:space="preserve"> начиная с 2005 года</w:t>
        </w:r>
        <w:r w:rsidDel="00891D93">
          <w:rPr>
            <w:rFonts w:ascii="Times New Roman" w:hAnsi="Times New Roman" w:cs="Times New Roman"/>
            <w:sz w:val="28"/>
          </w:rPr>
          <w:t xml:space="preserve"> </w:t>
        </w:r>
      </w:moveFrom>
      <w:sdt>
        <w:sdtPr>
          <w:rPr>
            <w:rFonts w:ascii="Times New Roman" w:hAnsi="Times New Roman" w:cs="Times New Roman"/>
            <w:sz w:val="28"/>
          </w:rPr>
          <w:id w:val="-296071389"/>
          <w:citation/>
        </w:sdtPr>
        <w:sdtEndPr/>
        <w:sdtContent>
          <w:moveFrom w:id="2082" w:author="Пользователь Windows" w:date="2021-01-29T15:49:00Z">
            <w:r w:rsidDel="00891D93">
              <w:rPr>
                <w:rFonts w:ascii="Times New Roman" w:hAnsi="Times New Roman" w:cs="Times New Roman"/>
                <w:sz w:val="28"/>
              </w:rPr>
              <w:fldChar w:fldCharType="begin"/>
            </w:r>
            <w:r w:rsidDel="00891D93">
              <w:rPr>
                <w:rFonts w:ascii="Times New Roman" w:hAnsi="Times New Roman" w:cs="Times New Roman"/>
                <w:sz w:val="28"/>
              </w:rPr>
              <w:instrText xml:space="preserve"> CITATION АВЖ \l 1049 </w:instrText>
            </w:r>
            <w:r w:rsidDel="00891D93">
              <w:rPr>
                <w:rFonts w:ascii="Times New Roman" w:hAnsi="Times New Roman" w:cs="Times New Roman"/>
                <w:sz w:val="28"/>
              </w:rPr>
              <w:fldChar w:fldCharType="separate"/>
            </w:r>
            <w:r w:rsidR="00C66E11" w:rsidRPr="00C66E11" w:rsidDel="00891D93">
              <w:rPr>
                <w:rFonts w:ascii="Times New Roman" w:hAnsi="Times New Roman" w:cs="Times New Roman"/>
                <w:noProof/>
                <w:sz w:val="28"/>
              </w:rPr>
              <w:t>[4]</w:t>
            </w:r>
            <w:r w:rsidDel="00891D93">
              <w:rPr>
                <w:rFonts w:ascii="Times New Roman" w:hAnsi="Times New Roman" w:cs="Times New Roman"/>
                <w:sz w:val="28"/>
              </w:rPr>
              <w:fldChar w:fldCharType="end"/>
            </w:r>
          </w:moveFrom>
        </w:sdtContent>
      </w:sdt>
      <w:moveFrom w:id="2083" w:author="Пользователь Windows" w:date="2021-01-29T15:49:00Z">
        <w:r w:rsidRPr="00F00609" w:rsidDel="00891D93">
          <w:rPr>
            <w:rFonts w:ascii="Times New Roman" w:hAnsi="Times New Roman" w:cs="Times New Roman"/>
            <w:sz w:val="28"/>
          </w:rPr>
          <w:t xml:space="preserve">. </w:t>
        </w:r>
      </w:moveFrom>
      <w:moveFromRangeEnd w:id="2080"/>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ins w:id="2084" w:author="Пользователь Windows" w:date="2021-01-29T15:53:00Z">
        <w:r w:rsidR="00891D93">
          <w:rPr>
            <w:rFonts w:ascii="Times New Roman" w:hAnsi="Times New Roman" w:cs="Times New Roman"/>
            <w:sz w:val="28"/>
          </w:rPr>
          <w:t xml:space="preserve"> </w:t>
        </w:r>
      </w:ins>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60167674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[6]</w:t>
          </w:r>
          <w:r>
            <w:rPr>
              <w:rFonts w:ascii="Times New Roman" w:hAnsi="Times New Roman" w:cs="Times New Roman"/>
              <w:sz w:val="28"/>
            </w:rPr>
            <w:fldChar w:fldCharType="end"/>
          </w:r>
        </w:sdtContent>
      </w:sdt>
      <w:r w:rsidRPr="00F00609">
        <w:rPr>
          <w:rFonts w:ascii="Times New Roman" w:hAnsi="Times New Roman" w:cs="Times New Roman"/>
          <w:sz w:val="28"/>
        </w:rPr>
        <w:t>.</w:t>
      </w:r>
      <w:ins w:id="2085" w:author="Пользователь Windows" w:date="2021-01-29T15:51:00Z">
        <w:r w:rsidR="00891D93">
          <w:rPr>
            <w:rFonts w:ascii="Times New Roman" w:hAnsi="Times New Roman" w:cs="Times New Roman"/>
            <w:sz w:val="28"/>
          </w:rPr>
          <w:t xml:space="preserve"> </w:t>
        </w:r>
        <w:r w:rsidR="00891D93" w:rsidRPr="00C66E11">
          <w:rPr>
            <w:rFonts w:ascii="Times New Roman" w:hAnsi="Times New Roman" w:cs="Times New Roman"/>
            <w:sz w:val="28"/>
          </w:rPr>
          <w:t xml:space="preserve">ПТК СМПР </w:t>
        </w:r>
        <w:r w:rsidR="00891D93" w:rsidRPr="00C66E11">
          <w:rPr>
            <w:rFonts w:ascii="Times New Roman" w:hAnsi="Times New Roman" w:cs="Times New Roman"/>
            <w:sz w:val="28"/>
          </w:rPr>
          <w:lastRenderedPageBreak/>
          <w:t>устанавливается на:</w:t>
        </w:r>
        <w:r w:rsidR="00891D93">
          <w:rPr>
            <w:rFonts w:ascii="Times New Roman" w:hAnsi="Times New Roman" w:cs="Times New Roman"/>
            <w:sz w:val="28"/>
          </w:rPr>
          <w:t xml:space="preserve"> э</w:t>
        </w:r>
        <w:r w:rsidR="00891D93" w:rsidRPr="00C66E11">
          <w:rPr>
            <w:rFonts w:ascii="Times New Roman" w:hAnsi="Times New Roman" w:cs="Times New Roman"/>
            <w:sz w:val="28"/>
          </w:rPr>
          <w:t xml:space="preserve">лектростанциях с </w:t>
        </w:r>
        <w:r w:rsidR="00891D93">
          <w:rPr>
            <w:rFonts w:ascii="Times New Roman" w:hAnsi="Times New Roman" w:cs="Times New Roman"/>
            <w:sz w:val="28"/>
          </w:rPr>
          <w:t>установленной активной мощностью более</w:t>
        </w:r>
        <w:r w:rsidR="00891D93" w:rsidRPr="00C66E11">
          <w:rPr>
            <w:rFonts w:ascii="Times New Roman" w:hAnsi="Times New Roman" w:cs="Times New Roman"/>
            <w:sz w:val="28"/>
          </w:rPr>
          <w:t xml:space="preserve"> 500 МВт</w:t>
        </w:r>
        <w:r w:rsidR="00891D93">
          <w:rPr>
            <w:rFonts w:ascii="Times New Roman" w:hAnsi="Times New Roman" w:cs="Times New Roman"/>
            <w:sz w:val="28"/>
          </w:rPr>
          <w:t xml:space="preserve"> и о</w:t>
        </w:r>
        <w:r w:rsidR="00891D93" w:rsidRPr="00C66E11">
          <w:rPr>
            <w:rFonts w:ascii="Times New Roman" w:hAnsi="Times New Roman" w:cs="Times New Roman"/>
            <w:sz w:val="28"/>
          </w:rPr>
          <w:t xml:space="preserve">бъектах электроэнергетики с </w:t>
        </w:r>
        <w:r w:rsidR="00891D93">
          <w:rPr>
            <w:rFonts w:ascii="Times New Roman" w:hAnsi="Times New Roman" w:cs="Times New Roman"/>
            <w:sz w:val="28"/>
          </w:rPr>
          <w:t>номинальным напряжением</w:t>
        </w:r>
        <w:r w:rsidR="00891D93" w:rsidRPr="00C66E11">
          <w:rPr>
            <w:rFonts w:ascii="Times New Roman" w:hAnsi="Times New Roman" w:cs="Times New Roman"/>
            <w:sz w:val="28"/>
          </w:rPr>
          <w:t xml:space="preserve"> РУ ВН </w:t>
        </w:r>
        <w:r w:rsidR="00891D93">
          <w:rPr>
            <w:rFonts w:ascii="Times New Roman" w:hAnsi="Times New Roman" w:cs="Times New Roman"/>
            <w:sz w:val="28"/>
          </w:rPr>
          <w:t>более</w:t>
        </w:r>
        <w:r w:rsidR="00891D93" w:rsidRPr="00C66E11">
          <w:rPr>
            <w:rFonts w:ascii="Times New Roman" w:hAnsi="Times New Roman" w:cs="Times New Roman"/>
            <w:sz w:val="28"/>
          </w:rPr>
          <w:t xml:space="preserve"> 330 кВ</w:t>
        </w:r>
        <w:r w:rsidR="00891D93">
          <w:rPr>
            <w:rFonts w:ascii="Times New Roman" w:hAnsi="Times New Roman" w:cs="Times New Roman"/>
            <w:sz w:val="28"/>
          </w:rPr>
          <w:t xml:space="preserve"> </w:t>
        </w:r>
      </w:ins>
      <w:customXmlInsRangeStart w:id="2086" w:author="Пользователь Windows" w:date="2021-01-29T15:51:00Z"/>
      <w:sdt>
        <w:sdtPr>
          <w:rPr>
            <w:rFonts w:ascii="Times New Roman" w:hAnsi="Times New Roman" w:cs="Times New Roman"/>
            <w:sz w:val="28"/>
          </w:rPr>
          <w:id w:val="1687171528"/>
          <w:citation/>
        </w:sdtPr>
        <w:sdtEndPr/>
        <w:sdtContent>
          <w:customXmlInsRangeEnd w:id="2086"/>
          <w:ins w:id="2087" w:author="Пользователь Windows" w:date="2021-01-29T15:51:00Z">
            <w:r w:rsidR="00891D93">
              <w:rPr>
                <w:rFonts w:ascii="Times New Roman" w:hAnsi="Times New Roman" w:cs="Times New Roman"/>
                <w:sz w:val="28"/>
              </w:rPr>
              <w:fldChar w:fldCharType="begin"/>
            </w:r>
            <w:r w:rsidR="00891D93">
              <w:rPr>
                <w:rFonts w:ascii="Times New Roman" w:hAnsi="Times New Roman" w:cs="Times New Roman"/>
                <w:sz w:val="28"/>
              </w:rPr>
              <w:instrText xml:space="preserve"> CITATION СТО \l 1049 </w:instrText>
            </w:r>
            <w:r w:rsidR="00891D93">
              <w:rPr>
                <w:rFonts w:ascii="Times New Roman" w:hAnsi="Times New Roman" w:cs="Times New Roman"/>
                <w:sz w:val="28"/>
              </w:rPr>
              <w:fldChar w:fldCharType="separate"/>
            </w:r>
          </w:ins>
          <w:r w:rsidR="00E54061" w:rsidRPr="00E54061">
            <w:rPr>
              <w:rFonts w:ascii="Times New Roman" w:hAnsi="Times New Roman" w:cs="Times New Roman"/>
              <w:noProof/>
              <w:sz w:val="28"/>
            </w:rPr>
            <w:t>[7]</w:t>
          </w:r>
          <w:ins w:id="2088" w:author="Пользователь Windows" w:date="2021-01-29T15:51:00Z">
            <w:r w:rsidR="00891D93">
              <w:rPr>
                <w:rFonts w:ascii="Times New Roman" w:hAnsi="Times New Roman" w:cs="Times New Roman"/>
                <w:sz w:val="28"/>
              </w:rPr>
              <w:fldChar w:fldCharType="end"/>
            </w:r>
          </w:ins>
          <w:customXmlInsRangeStart w:id="2089" w:author="Пользователь Windows" w:date="2021-01-29T15:51:00Z"/>
        </w:sdtContent>
      </w:sdt>
      <w:customXmlInsRangeEnd w:id="2089"/>
      <w:ins w:id="2090" w:author="Пользователь Windows" w:date="2021-01-29T15:51:00Z">
        <w:r w:rsidR="00891D93" w:rsidRPr="00C66E11">
          <w:rPr>
            <w:rFonts w:ascii="Times New Roman" w:hAnsi="Times New Roman" w:cs="Times New Roman"/>
            <w:sz w:val="28"/>
          </w:rPr>
          <w:t>.</w:t>
        </w:r>
        <w:r w:rsidR="00891D93">
          <w:rPr>
            <w:rFonts w:ascii="Times New Roman" w:hAnsi="Times New Roman" w:cs="Times New Roman"/>
            <w:sz w:val="28"/>
          </w:rPr>
          <w:t xml:space="preserve"> </w:t>
        </w:r>
      </w:ins>
      <w:ins w:id="2091" w:author="Пользователь Windows" w:date="2021-01-29T15:52:00Z">
        <w:r w:rsidR="00891D93">
          <w:rPr>
            <w:rFonts w:ascii="Times New Roman" w:hAnsi="Times New Roman" w:cs="Times New Roman"/>
            <w:sz w:val="28"/>
          </w:rPr>
          <w:t xml:space="preserve">КСВД ПТК СМПР на объектовом уровне собирают данные с УСВИ и отправляют на региональный уровень </w:t>
        </w:r>
      </w:ins>
      <w:ins w:id="2092" w:author="Пользователь Windows" w:date="2021-01-29T15:53:00Z">
        <w:r w:rsidR="00891D93">
          <w:rPr>
            <w:rFonts w:ascii="Times New Roman" w:hAnsi="Times New Roman" w:cs="Times New Roman"/>
            <w:sz w:val="28"/>
          </w:rPr>
          <w:t>на сервер</w:t>
        </w:r>
      </w:ins>
      <w:ins w:id="2093" w:author="Пользователь Windows" w:date="2021-01-29T15:52:00Z">
        <w:r w:rsidR="00891D93">
          <w:rPr>
            <w:rFonts w:ascii="Times New Roman" w:hAnsi="Times New Roman" w:cs="Times New Roman"/>
            <w:sz w:val="28"/>
          </w:rPr>
          <w:t xml:space="preserve"> буфер</w:t>
        </w:r>
      </w:ins>
      <w:ins w:id="2094" w:author="Пользователь Windows" w:date="2021-01-29T15:53:00Z">
        <w:r w:rsidR="00891D93">
          <w:rPr>
            <w:rFonts w:ascii="Times New Roman" w:hAnsi="Times New Roman" w:cs="Times New Roman"/>
            <w:sz w:val="28"/>
          </w:rPr>
          <w:t>ного сегмента АС СИ СМПР.</w:t>
        </w:r>
      </w:ins>
      <w:ins w:id="2095" w:author="Пользователь Windows" w:date="2021-01-29T15:54:00Z">
        <w:r w:rsidR="00891D93">
          <w:rPr>
            <w:rFonts w:ascii="Times New Roman" w:hAnsi="Times New Roman" w:cs="Times New Roman"/>
            <w:sz w:val="28"/>
          </w:rPr>
          <w:t xml:space="preserve"> Из буферного сегмента данные попадают на сервер кластерного сегмента АС СИ СМПР. Эти сервера располагаются в филиале АО </w:t>
        </w:r>
      </w:ins>
      <w:ins w:id="2096" w:author="Пользователь Windows" w:date="2021-01-29T15:55:00Z">
        <w:r w:rsidR="00891D93">
          <w:rPr>
            <w:rFonts w:ascii="Times New Roman" w:hAnsi="Times New Roman" w:cs="Times New Roman"/>
            <w:sz w:val="28"/>
          </w:rPr>
          <w:t>«СО ЕЭС». В режиме онлайн внутри кластерного сегмента данные СВИ передаются на</w:t>
        </w:r>
      </w:ins>
      <w:ins w:id="2097" w:author="Пользователь Windows" w:date="2021-01-29T15:56:00Z">
        <w:r w:rsidR="00891D93">
          <w:rPr>
            <w:rFonts w:ascii="Times New Roman" w:hAnsi="Times New Roman" w:cs="Times New Roman"/>
            <w:sz w:val="28"/>
          </w:rPr>
          <w:t xml:space="preserve"> главный уровень, в узел АС СИ СМПР, находящийся в исполнительном аппарате АО «СО ЕЭС».</w:t>
        </w:r>
      </w:ins>
    </w:p>
    <w:p w14:paraId="48C93EAD" w14:textId="4588A370"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w:t>
      </w:r>
      <w:ins w:id="2098" w:author="Пользователь Windows" w:date="2021-01-29T15:57:00Z">
        <w:r w:rsidR="00891D93">
          <w:rPr>
            <w:rFonts w:ascii="Times New Roman" w:hAnsi="Times New Roman" w:cs="Times New Roman"/>
            <w:sz w:val="28"/>
          </w:rPr>
          <w:t xml:space="preserve"> </w:t>
        </w:r>
      </w:ins>
      <w:r>
        <w:rPr>
          <w:rFonts w:ascii="Times New Roman" w:hAnsi="Times New Roman" w:cs="Times New Roman"/>
          <w:sz w:val="28"/>
        </w:rPr>
        <w:t>СИ СМПР</w:t>
      </w:r>
      <w:ins w:id="2099" w:author="Пользователь Windows" w:date="2021-01-29T15:57:00Z">
        <w:r w:rsidR="00891D93">
          <w:rPr>
            <w:rFonts w:ascii="Times New Roman" w:hAnsi="Times New Roman" w:cs="Times New Roman"/>
            <w:sz w:val="28"/>
          </w:rPr>
          <w:t xml:space="preserve"> включает в себя</w:t>
        </w:r>
      </w:ins>
      <w:r>
        <w:rPr>
          <w:rFonts w:ascii="Times New Roman" w:hAnsi="Times New Roman" w:cs="Times New Roman"/>
          <w:sz w:val="28"/>
        </w:rPr>
        <w:t>:</w:t>
      </w:r>
    </w:p>
    <w:p w14:paraId="6B765AC5" w14:textId="77777777" w:rsid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0A4FEC49" w:rsidR="00FD650C"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[8]</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63D05D6D" w14:textId="51EAC4B4" w:rsidR="0048739D" w:rsidRPr="000A458C"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Взаимодействие АС СИ СМПР с внешними системами представлено на рисунке </w:t>
      </w:r>
      <w:r w:rsidR="00047952">
        <w:rPr>
          <w:rFonts w:ascii="Times New Roman" w:hAnsi="Times New Roman" w:cs="Times New Roman"/>
          <w:sz w:val="28"/>
        </w:rPr>
        <w:t>4</w:t>
      </w:r>
      <w:r>
        <w:rPr>
          <w:rFonts w:ascii="Times New Roman" w:hAnsi="Times New Roman" w:cs="Times New Roman"/>
          <w:sz w:val="28"/>
        </w:rPr>
        <w:t xml:space="preserve">. Взаимодействие обеспечивается рядом протоколов: </w:t>
      </w:r>
    </w:p>
    <w:p w14:paraId="6CD43E0C" w14:textId="1226EFEC"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7ACED991" w14:textId="5D56C924"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656F5BE4" w14:textId="0D4E1A6E" w:rsidR="0048739D" w:rsidRP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3C1AFC7B" w14:textId="7858BD35" w:rsidR="0048739D" w:rsidRPr="0048739D"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p>
    <w:p w14:paraId="56C33508" w14:textId="5F62508D" w:rsidR="0048739D" w:rsidRDefault="00350B99" w:rsidP="0048739D">
      <w:pPr>
        <w:spacing w:after="0" w:line="360" w:lineRule="auto"/>
        <w:ind w:firstLine="709"/>
        <w:contextualSpacing/>
        <w:jc w:val="center"/>
        <w:rPr>
          <w:rFonts w:ascii="Times New Roman" w:hAnsi="Times New Roman" w:cs="Times New Roman"/>
          <w:sz w:val="28"/>
        </w:rPr>
      </w:pPr>
      <w:r w:rsidRPr="00350B99">
        <w:lastRenderedPageBreak/>
        <w:t xml:space="preserve"> </w:t>
      </w:r>
      <w:r>
        <w:object w:dxaOrig="5305" w:dyaOrig="5041" w14:anchorId="0AD5E5EB">
          <v:shape id="_x0000_i1027" type="#_x0000_t75" style="width:265.2pt;height:252pt" o:ole="">
            <v:imagedata r:id="rId16" o:title=""/>
          </v:shape>
          <o:OLEObject Type="Embed" ProgID="Visio.Drawing.15" ShapeID="_x0000_i1027" DrawAspect="Content" ObjectID="_1673524270" r:id="rId17"/>
        </w:object>
      </w:r>
    </w:p>
    <w:p w14:paraId="243F2F0B" w14:textId="4EBDBBE3" w:rsidR="0048739D" w:rsidRPr="0027524D" w:rsidRDefault="0048739D" w:rsidP="0048739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047952">
        <w:rPr>
          <w:rFonts w:ascii="Times New Roman" w:hAnsi="Times New Roman" w:cs="Times New Roman"/>
          <w:sz w:val="28"/>
        </w:rPr>
        <w:t xml:space="preserve">4 </w:t>
      </w:r>
      <w:r>
        <w:rPr>
          <w:rFonts w:ascii="Times New Roman" w:hAnsi="Times New Roman" w:cs="Times New Roman"/>
          <w:sz w:val="28"/>
        </w:rPr>
        <w:t xml:space="preserve">– Взаимодействие АС СИ СМПР с внешними </w:t>
      </w:r>
      <w:commentRangeStart w:id="2100"/>
      <w:r>
        <w:rPr>
          <w:rFonts w:ascii="Times New Roman" w:hAnsi="Times New Roman" w:cs="Times New Roman"/>
          <w:sz w:val="28"/>
        </w:rPr>
        <w:t>системами</w:t>
      </w:r>
      <w:commentRangeEnd w:id="2100"/>
      <w:r w:rsidR="00BA2197">
        <w:rPr>
          <w:rStyle w:val="ab"/>
        </w:rPr>
        <w:commentReference w:id="2100"/>
      </w:r>
    </w:p>
    <w:p w14:paraId="27B7C16A" w14:textId="06F5C405" w:rsidR="0027524D" w:rsidRDefault="00A36F57" w:rsidP="00115DC3">
      <w:pPr>
        <w:spacing w:after="0" w:line="360" w:lineRule="auto"/>
        <w:ind w:firstLine="709"/>
        <w:contextualSpacing/>
        <w:jc w:val="both"/>
        <w:rPr>
          <w:ins w:id="2101" w:author="Пользователь Windows" w:date="2021-01-29T21:10:00Z"/>
          <w:rFonts w:ascii="Times New Roman" w:hAnsi="Times New Roman" w:cs="Times New Roman"/>
          <w:sz w:val="28"/>
        </w:rPr>
      </w:pPr>
      <w:r>
        <w:rPr>
          <w:rFonts w:ascii="Times New Roman" w:hAnsi="Times New Roman" w:cs="Times New Roman"/>
          <w:sz w:val="28"/>
        </w:rPr>
        <w:t>На сервере централизованной АЛАР нет необходимости в компонентах АС</w:t>
      </w:r>
      <w:ins w:id="2102" w:author="Пользователь Windows" w:date="2021-01-29T16:08:00Z">
        <w:r w:rsidR="000A458C">
          <w:rPr>
            <w:rFonts w:ascii="Times New Roman" w:hAnsi="Times New Roman" w:cs="Times New Roman"/>
            <w:sz w:val="28"/>
          </w:rPr>
          <w:t xml:space="preserve"> </w:t>
        </w:r>
      </w:ins>
      <w:r>
        <w:rPr>
          <w:rFonts w:ascii="Times New Roman" w:hAnsi="Times New Roman" w:cs="Times New Roman"/>
          <w:sz w:val="28"/>
        </w:rPr>
        <w:t xml:space="preserve">СИ, связанных с работой СМПР в режиме офлайн. </w:t>
      </w:r>
      <w:commentRangeStart w:id="2103"/>
      <w:del w:id="2104" w:author="Пользователь Windows" w:date="2021-01-29T16:10:00Z">
        <w:r w:rsidDel="000A458C">
          <w:rPr>
            <w:rFonts w:ascii="Times New Roman" w:hAnsi="Times New Roman" w:cs="Times New Roman"/>
            <w:sz w:val="28"/>
          </w:rPr>
          <w:delText xml:space="preserve">Поэтому в ней нет </w:delText>
        </w:r>
        <w:commentRangeEnd w:id="2103"/>
        <w:r w:rsidR="00BA2197" w:rsidDel="000A458C">
          <w:rPr>
            <w:rStyle w:val="ab"/>
          </w:rPr>
          <w:commentReference w:id="2103"/>
        </w:r>
        <w:r w:rsidDel="000A458C">
          <w:rPr>
            <w:rFonts w:ascii="Times New Roman" w:hAnsi="Times New Roman" w:cs="Times New Roman"/>
            <w:sz w:val="28"/>
          </w:rPr>
          <w:delText>необходимости</w:delText>
        </w:r>
      </w:del>
      <w:ins w:id="2105" w:author="Пользователь Windows" w:date="2021-01-29T16:10:00Z">
        <w:r w:rsidR="000A458C">
          <w:rPr>
            <w:rFonts w:ascii="Times New Roman" w:hAnsi="Times New Roman" w:cs="Times New Roman"/>
            <w:sz w:val="28"/>
          </w:rPr>
          <w:t xml:space="preserve">Следовательно, вместо АС СИ можно использовать отдельный адаптер </w:t>
        </w:r>
        <w:r w:rsidR="000A458C">
          <w:rPr>
            <w:rFonts w:ascii="Times New Roman" w:hAnsi="Times New Roman" w:cs="Times New Roman"/>
            <w:sz w:val="28"/>
            <w:lang w:val="en-US"/>
          </w:rPr>
          <w:t>C</w:t>
        </w:r>
        <w:r w:rsidR="000A458C" w:rsidRPr="000A458C">
          <w:rPr>
            <w:rFonts w:ascii="Times New Roman" w:hAnsi="Times New Roman" w:cs="Times New Roman"/>
            <w:sz w:val="28"/>
            <w:rPrChange w:id="2106" w:author="Пользователь Windows" w:date="2021-01-29T16:11:00Z">
              <w:rPr>
                <w:rFonts w:ascii="Times New Roman" w:hAnsi="Times New Roman" w:cs="Times New Roman"/>
                <w:sz w:val="28"/>
                <w:lang w:val="en-US"/>
              </w:rPr>
            </w:rPrChange>
          </w:rPr>
          <w:t xml:space="preserve">37.118, </w:t>
        </w:r>
        <w:r w:rsidR="000A458C">
          <w:rPr>
            <w:rFonts w:ascii="Times New Roman" w:hAnsi="Times New Roman" w:cs="Times New Roman"/>
            <w:sz w:val="28"/>
          </w:rPr>
          <w:t xml:space="preserve">а </w:t>
        </w:r>
      </w:ins>
      <w:ins w:id="2107" w:author="Пользователь Windows" w:date="2021-01-29T16:11:00Z">
        <w:r w:rsidR="000A458C">
          <w:rPr>
            <w:rFonts w:ascii="Times New Roman" w:hAnsi="Times New Roman" w:cs="Times New Roman"/>
            <w:sz w:val="28"/>
          </w:rPr>
          <w:t>основной функционал оставить на сервере ЦАЛАР</w:t>
        </w:r>
      </w:ins>
      <w:r>
        <w:rPr>
          <w:rFonts w:ascii="Times New Roman" w:hAnsi="Times New Roman" w:cs="Times New Roman"/>
          <w:sz w:val="28"/>
        </w:rPr>
        <w:t>.</w:t>
      </w:r>
      <w:r w:rsidR="0048739D">
        <w:rPr>
          <w:rFonts w:ascii="Times New Roman" w:hAnsi="Times New Roman" w:cs="Times New Roman"/>
          <w:sz w:val="28"/>
        </w:rPr>
        <w:t xml:space="preserve"> Однако в качестве протокола передачи данных также </w:t>
      </w:r>
      <w:r w:rsidR="00BA2197">
        <w:rPr>
          <w:rFonts w:ascii="Times New Roman" w:hAnsi="Times New Roman" w:cs="Times New Roman"/>
          <w:sz w:val="28"/>
        </w:rPr>
        <w:t xml:space="preserve">целесообразно использовать </w:t>
      </w:r>
      <w:r w:rsidR="0048739D">
        <w:rPr>
          <w:rFonts w:ascii="Times New Roman" w:hAnsi="Times New Roman" w:cs="Times New Roman"/>
          <w:sz w:val="28"/>
        </w:rPr>
        <w:t xml:space="preserve">протокол </w:t>
      </w:r>
      <w:r w:rsidR="0048739D">
        <w:rPr>
          <w:rFonts w:ascii="Times New Roman" w:hAnsi="Times New Roman" w:cs="Times New Roman"/>
          <w:sz w:val="28"/>
          <w:lang w:val="en-US"/>
        </w:rPr>
        <w:t>C</w:t>
      </w:r>
      <w:r w:rsidR="0048739D" w:rsidRPr="0048739D">
        <w:rPr>
          <w:rFonts w:ascii="Times New Roman" w:hAnsi="Times New Roman" w:cs="Times New Roman"/>
          <w:sz w:val="28"/>
        </w:rPr>
        <w:t>37.118.</w:t>
      </w:r>
      <w:r>
        <w:rPr>
          <w:rFonts w:ascii="Times New Roman" w:hAnsi="Times New Roman" w:cs="Times New Roman"/>
          <w:sz w:val="28"/>
        </w:rPr>
        <w:t xml:space="preserve"> </w:t>
      </w:r>
      <w:commentRangeStart w:id="2108"/>
      <w:commentRangeStart w:id="2109"/>
      <w:r w:rsidR="00750235">
        <w:rPr>
          <w:rFonts w:ascii="Times New Roman" w:hAnsi="Times New Roman" w:cs="Times New Roman"/>
          <w:sz w:val="28"/>
        </w:rPr>
        <w:t xml:space="preserve">В литературе нет примеров реализации </w:t>
      </w:r>
      <w:r w:rsidR="00750235" w:rsidRPr="00A36F57">
        <w:rPr>
          <w:rFonts w:ascii="Times New Roman" w:hAnsi="Times New Roman" w:cs="Times New Roman"/>
          <w:sz w:val="28"/>
        </w:rPr>
        <w:t>централизованной</w:t>
      </w:r>
      <w:r w:rsidR="00750235">
        <w:rPr>
          <w:rFonts w:ascii="Times New Roman" w:hAnsi="Times New Roman" w:cs="Times New Roman"/>
          <w:sz w:val="28"/>
        </w:rPr>
        <w:t xml:space="preserve"> автоматики ликвидации асинхронного режима. </w:t>
      </w:r>
      <w:commentRangeEnd w:id="2108"/>
      <w:r w:rsidR="00750235">
        <w:rPr>
          <w:rStyle w:val="ab"/>
        </w:rPr>
        <w:commentReference w:id="2108"/>
      </w:r>
      <w:commentRangeEnd w:id="2109"/>
      <w:r w:rsidR="00750235">
        <w:rPr>
          <w:rStyle w:val="ab"/>
        </w:rPr>
        <w:commentReference w:id="2109"/>
      </w:r>
      <w:r>
        <w:rPr>
          <w:rFonts w:ascii="Times New Roman" w:hAnsi="Times New Roman" w:cs="Times New Roman"/>
          <w:sz w:val="28"/>
        </w:rPr>
        <w:t xml:space="preserve">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1D6DA546" w14:textId="23DFC493" w:rsidR="00D375E0" w:rsidRDefault="00D375E0">
      <w:pPr>
        <w:pStyle w:val="2"/>
        <w:rPr>
          <w:ins w:id="2110" w:author="Пользователь Windows" w:date="2021-01-29T21:10:00Z"/>
        </w:rPr>
        <w:pPrChange w:id="2111" w:author="Пользователь Windows" w:date="2021-01-29T21:10:00Z">
          <w:pPr>
            <w:spacing w:after="0" w:line="360" w:lineRule="auto"/>
            <w:ind w:firstLine="709"/>
            <w:contextualSpacing/>
            <w:jc w:val="both"/>
          </w:pPr>
        </w:pPrChange>
      </w:pPr>
      <w:bookmarkStart w:id="2112" w:name="_Toc62909889"/>
      <w:ins w:id="2113" w:author="Пользователь Windows" w:date="2021-01-29T21:10:00Z">
        <w:r>
          <w:t>1.3. Характеристики аппаратной части</w:t>
        </w:r>
        <w:bookmarkEnd w:id="2112"/>
      </w:ins>
    </w:p>
    <w:p w14:paraId="137D89D0" w14:textId="62E099C4" w:rsidR="00D375E0" w:rsidRDefault="00D375E0" w:rsidP="0060577D">
      <w:pPr>
        <w:spacing w:after="0" w:line="360" w:lineRule="auto"/>
        <w:ind w:firstLine="709"/>
        <w:contextualSpacing/>
        <w:jc w:val="both"/>
        <w:rPr>
          <w:ins w:id="2114" w:author="Пользователь Windows" w:date="2021-01-29T21:23:00Z"/>
          <w:rFonts w:ascii="Times New Roman" w:hAnsi="Times New Roman" w:cs="Times New Roman"/>
          <w:sz w:val="28"/>
        </w:rPr>
      </w:pPr>
      <w:ins w:id="2115" w:author="Пользователь Windows" w:date="2021-01-29T21:17:00Z">
        <w:r>
          <w:rPr>
            <w:rFonts w:ascii="Times New Roman" w:hAnsi="Times New Roman" w:cs="Times New Roman"/>
            <w:sz w:val="28"/>
          </w:rPr>
          <w:t xml:space="preserve">Логическая часть </w:t>
        </w:r>
      </w:ins>
      <w:ins w:id="2116" w:author="Пользователь Windows" w:date="2021-01-29T21:16:00Z">
        <w:r>
          <w:rPr>
            <w:rFonts w:ascii="Times New Roman" w:hAnsi="Times New Roman" w:cs="Times New Roman"/>
            <w:sz w:val="28"/>
          </w:rPr>
          <w:t>АЛАР</w:t>
        </w:r>
      </w:ins>
      <w:ins w:id="2117" w:author="Пользователь Windows" w:date="2021-01-29T21:17:00Z">
        <w:r>
          <w:rPr>
            <w:rFonts w:ascii="Times New Roman" w:hAnsi="Times New Roman" w:cs="Times New Roman"/>
            <w:sz w:val="28"/>
          </w:rPr>
          <w:t xml:space="preserve"> располагается в шкафах противоаварийной автоматики.</w:t>
        </w:r>
      </w:ins>
      <w:ins w:id="2118" w:author="Пользователь Windows" w:date="2021-01-29T21:15:00Z">
        <w:r>
          <w:rPr>
            <w:rFonts w:ascii="Times New Roman" w:hAnsi="Times New Roman" w:cs="Times New Roman"/>
            <w:sz w:val="28"/>
          </w:rPr>
          <w:t xml:space="preserve"> </w:t>
        </w:r>
      </w:ins>
      <w:ins w:id="2119" w:author="Пользователь Windows" w:date="2021-01-29T21:13:00Z">
        <w:r>
          <w:rPr>
            <w:rFonts w:ascii="Times New Roman" w:hAnsi="Times New Roman" w:cs="Times New Roman"/>
            <w:sz w:val="28"/>
          </w:rPr>
          <w:t xml:space="preserve">В ходе исследования литературы было найдено устройство </w:t>
        </w:r>
      </w:ins>
      <w:ins w:id="2120" w:author="Пользователь Windows" w:date="2021-01-29T21:14:00Z">
        <w:r>
          <w:rPr>
            <w:rFonts w:ascii="Times New Roman" w:hAnsi="Times New Roman" w:cs="Times New Roman"/>
            <w:sz w:val="28"/>
          </w:rPr>
          <w:t xml:space="preserve">терминала защиты </w:t>
        </w:r>
        <w:r w:rsidRPr="00D375E0">
          <w:rPr>
            <w:rFonts w:ascii="Times New Roman" w:hAnsi="Times New Roman" w:cs="Times New Roman"/>
            <w:sz w:val="28"/>
          </w:rPr>
          <w:t>БЭ2704</w:t>
        </w:r>
        <w:r>
          <w:rPr>
            <w:rFonts w:ascii="Times New Roman" w:hAnsi="Times New Roman" w:cs="Times New Roman"/>
            <w:sz w:val="28"/>
          </w:rPr>
          <w:t xml:space="preserve">, на основе которого реализован шкаф противоаварийной автоматики </w:t>
        </w:r>
      </w:ins>
      <w:ins w:id="2121" w:author="Пользователь Windows" w:date="2021-01-29T21:15:00Z">
        <w:r w:rsidRPr="00D375E0">
          <w:rPr>
            <w:rFonts w:ascii="Times New Roman" w:hAnsi="Times New Roman" w:cs="Times New Roman"/>
            <w:sz w:val="28"/>
          </w:rPr>
          <w:t>типа ШЭ2607</w:t>
        </w:r>
      </w:ins>
      <w:ins w:id="2122" w:author="Пользователь Windows" w:date="2021-01-29T21:18:00Z">
        <w:r>
          <w:rPr>
            <w:rFonts w:ascii="Times New Roman" w:hAnsi="Times New Roman" w:cs="Times New Roman"/>
            <w:sz w:val="28"/>
          </w:rPr>
          <w:t xml:space="preserve"> производства ЭКРА </w:t>
        </w:r>
      </w:ins>
      <w:customXmlInsRangeStart w:id="2123" w:author="Пользователь Windows" w:date="2021-01-29T21:20:00Z"/>
      <w:sdt>
        <w:sdtPr>
          <w:rPr>
            <w:rFonts w:ascii="Times New Roman" w:hAnsi="Times New Roman" w:cs="Times New Roman"/>
            <w:sz w:val="28"/>
          </w:rPr>
          <w:id w:val="236369935"/>
          <w:citation/>
        </w:sdtPr>
        <w:sdtEndPr/>
        <w:sdtContent>
          <w:customXmlInsRangeEnd w:id="2123"/>
          <w:ins w:id="2124" w:author="Пользователь Windows" w:date="2021-01-29T21:20:00Z">
            <w:r w:rsidR="0060577D">
              <w:rPr>
                <w:rFonts w:ascii="Times New Roman" w:hAnsi="Times New Roman" w:cs="Times New Roman"/>
                <w:sz w:val="28"/>
              </w:rPr>
              <w:fldChar w:fldCharType="begin"/>
            </w:r>
            <w:r w:rsidR="0060577D">
              <w:rPr>
                <w:rFonts w:ascii="Times New Roman" w:hAnsi="Times New Roman" w:cs="Times New Roman"/>
                <w:sz w:val="28"/>
              </w:rPr>
              <w:instrText xml:space="preserve"> CITATION Тер \l 1049 </w:instrText>
            </w:r>
          </w:ins>
          <w:r w:rsidR="0060577D">
            <w:rPr>
              <w:rFonts w:ascii="Times New Roman" w:hAnsi="Times New Roman" w:cs="Times New Roman"/>
              <w:sz w:val="28"/>
            </w:rPr>
            <w:fldChar w:fldCharType="separate"/>
          </w:r>
          <w:r w:rsidR="00E54061" w:rsidRPr="00E54061">
            <w:rPr>
              <w:rFonts w:ascii="Times New Roman" w:hAnsi="Times New Roman" w:cs="Times New Roman"/>
              <w:noProof/>
              <w:sz w:val="28"/>
            </w:rPr>
            <w:t>[9]</w:t>
          </w:r>
          <w:ins w:id="2125" w:author="Пользователь Windows" w:date="2021-01-29T21:20:00Z">
            <w:r w:rsidR="0060577D">
              <w:rPr>
                <w:rFonts w:ascii="Times New Roman" w:hAnsi="Times New Roman" w:cs="Times New Roman"/>
                <w:sz w:val="28"/>
              </w:rPr>
              <w:fldChar w:fldCharType="end"/>
            </w:r>
          </w:ins>
          <w:customXmlInsRangeStart w:id="2126" w:author="Пользователь Windows" w:date="2021-01-29T21:20:00Z"/>
        </w:sdtContent>
      </w:sdt>
      <w:customXmlInsRangeEnd w:id="2126"/>
      <w:ins w:id="2127" w:author="Пользователь Windows" w:date="2021-01-29T21:15:00Z">
        <w:r>
          <w:rPr>
            <w:rFonts w:ascii="Times New Roman" w:hAnsi="Times New Roman" w:cs="Times New Roman"/>
            <w:sz w:val="28"/>
          </w:rPr>
          <w:t>.</w:t>
        </w:r>
      </w:ins>
      <w:ins w:id="2128" w:author="Пользователь Windows" w:date="2021-01-29T21:22:00Z">
        <w:r w:rsidR="0060577D">
          <w:rPr>
            <w:rFonts w:ascii="Times New Roman" w:hAnsi="Times New Roman" w:cs="Times New Roman"/>
            <w:sz w:val="28"/>
          </w:rPr>
          <w:t xml:space="preserve"> </w:t>
        </w:r>
        <w:r w:rsidR="0060577D" w:rsidRPr="0060577D">
          <w:rPr>
            <w:rFonts w:ascii="Times New Roman" w:hAnsi="Times New Roman" w:cs="Times New Roman"/>
            <w:sz w:val="28"/>
          </w:rPr>
          <w:t>Блок логики</w:t>
        </w:r>
        <w:r w:rsidR="0060577D">
          <w:rPr>
            <w:rFonts w:ascii="Times New Roman" w:hAnsi="Times New Roman" w:cs="Times New Roman"/>
            <w:sz w:val="28"/>
          </w:rPr>
          <w:t xml:space="preserve"> терминала</w:t>
        </w:r>
        <w:r w:rsidR="0060577D" w:rsidRPr="0060577D">
          <w:rPr>
            <w:rFonts w:ascii="Times New Roman" w:hAnsi="Times New Roman" w:cs="Times New Roman"/>
            <w:sz w:val="28"/>
          </w:rPr>
          <w:t xml:space="preserve"> включает в себя центральный</w:t>
        </w:r>
      </w:ins>
      <w:ins w:id="2129" w:author="Пользователь Windows" w:date="2021-01-29T21:24:00Z">
        <w:r w:rsidR="0060577D">
          <w:rPr>
            <w:rFonts w:ascii="Times New Roman" w:hAnsi="Times New Roman" w:cs="Times New Roman"/>
            <w:sz w:val="28"/>
          </w:rPr>
          <w:t xml:space="preserve"> (ЦП)</w:t>
        </w:r>
      </w:ins>
      <w:ins w:id="2130" w:author="Пользователь Windows" w:date="2021-01-29T21:22:00Z">
        <w:r w:rsidR="0060577D" w:rsidRPr="0060577D">
          <w:rPr>
            <w:rFonts w:ascii="Times New Roman" w:hAnsi="Times New Roman" w:cs="Times New Roman"/>
            <w:sz w:val="28"/>
          </w:rPr>
          <w:t xml:space="preserve"> и коммуникационный процессоры,</w:t>
        </w:r>
        <w:r w:rsidR="0060577D">
          <w:rPr>
            <w:rFonts w:ascii="Times New Roman" w:hAnsi="Times New Roman" w:cs="Times New Roman"/>
            <w:sz w:val="28"/>
          </w:rPr>
          <w:t xml:space="preserve"> </w:t>
        </w:r>
        <w:r w:rsidR="0060577D" w:rsidRPr="0060577D">
          <w:rPr>
            <w:rFonts w:ascii="Times New Roman" w:hAnsi="Times New Roman" w:cs="Times New Roman"/>
            <w:sz w:val="28"/>
          </w:rPr>
          <w:t>выполненные на основ</w:t>
        </w:r>
        <w:r w:rsidR="0060577D">
          <w:rPr>
            <w:rFonts w:ascii="Times New Roman" w:hAnsi="Times New Roman" w:cs="Times New Roman"/>
            <w:sz w:val="28"/>
          </w:rPr>
          <w:t>е 32-разрядных микропроцессоров.</w:t>
        </w:r>
        <w:r w:rsidR="0060577D" w:rsidRPr="0060577D">
          <w:rPr>
            <w:rFonts w:ascii="Times New Roman" w:hAnsi="Times New Roman" w:cs="Times New Roman"/>
            <w:sz w:val="28"/>
          </w:rPr>
          <w:t xml:space="preserve"> </w:t>
        </w:r>
        <w:r w:rsidR="0060577D">
          <w:rPr>
            <w:rFonts w:ascii="Times New Roman" w:hAnsi="Times New Roman" w:cs="Times New Roman"/>
            <w:sz w:val="28"/>
          </w:rPr>
          <w:t>Блок логики</w:t>
        </w:r>
        <w:r w:rsidR="0060577D" w:rsidRPr="0060577D">
          <w:rPr>
            <w:rFonts w:ascii="Times New Roman" w:hAnsi="Times New Roman" w:cs="Times New Roman"/>
            <w:sz w:val="28"/>
          </w:rPr>
          <w:t xml:space="preserve"> выполняет функции обработки</w:t>
        </w:r>
        <w:r w:rsidR="0060577D">
          <w:rPr>
            <w:rFonts w:ascii="Times New Roman" w:hAnsi="Times New Roman" w:cs="Times New Roman"/>
            <w:sz w:val="28"/>
          </w:rPr>
          <w:t xml:space="preserve"> </w:t>
        </w:r>
        <w:r w:rsidR="0060577D" w:rsidRPr="0060577D">
          <w:rPr>
            <w:rFonts w:ascii="Times New Roman" w:hAnsi="Times New Roman" w:cs="Times New Roman"/>
            <w:sz w:val="28"/>
          </w:rPr>
          <w:t xml:space="preserve">цифровой информации, поступающей от </w:t>
        </w:r>
      </w:ins>
      <w:ins w:id="2131" w:author="Пользователь Windows" w:date="2021-01-29T21:23:00Z">
        <w:r w:rsidR="0060577D">
          <w:rPr>
            <w:rFonts w:ascii="Times New Roman" w:hAnsi="Times New Roman" w:cs="Times New Roman"/>
            <w:sz w:val="28"/>
          </w:rPr>
          <w:t>аналого-цифрового преобразователя</w:t>
        </w:r>
      </w:ins>
      <w:ins w:id="2132" w:author="Пользователь Windows" w:date="2021-01-29T21:22:00Z">
        <w:r w:rsidR="0060577D" w:rsidRPr="0060577D">
          <w:rPr>
            <w:rFonts w:ascii="Times New Roman" w:hAnsi="Times New Roman" w:cs="Times New Roman"/>
            <w:sz w:val="28"/>
          </w:rPr>
          <w:t>, от блоков п</w:t>
        </w:r>
        <w:r w:rsidR="0060577D">
          <w:rPr>
            <w:rFonts w:ascii="Times New Roman" w:hAnsi="Times New Roman" w:cs="Times New Roman"/>
            <w:sz w:val="28"/>
          </w:rPr>
          <w:t>риема дискретных сигналов и дру</w:t>
        </w:r>
        <w:r w:rsidR="0060577D" w:rsidRPr="0060577D">
          <w:rPr>
            <w:rFonts w:ascii="Times New Roman" w:hAnsi="Times New Roman" w:cs="Times New Roman"/>
            <w:sz w:val="28"/>
          </w:rPr>
          <w:t>гих внешних устройств.</w:t>
        </w:r>
      </w:ins>
    </w:p>
    <w:p w14:paraId="067D46E0" w14:textId="52F700ED" w:rsidR="0060577D" w:rsidRPr="0060577D" w:rsidRDefault="0060577D" w:rsidP="0060577D">
      <w:pPr>
        <w:spacing w:after="0" w:line="360" w:lineRule="auto"/>
        <w:ind w:firstLine="709"/>
        <w:contextualSpacing/>
        <w:jc w:val="both"/>
        <w:rPr>
          <w:ins w:id="2133" w:author="Пользователь Windows" w:date="2021-01-29T21:23:00Z"/>
          <w:rFonts w:ascii="Times New Roman" w:hAnsi="Times New Roman" w:cs="Times New Roman"/>
          <w:sz w:val="28"/>
        </w:rPr>
      </w:pPr>
      <w:ins w:id="2134" w:author="Пользователь Windows" w:date="2021-01-29T21:23:00Z">
        <w:r w:rsidRPr="0060577D">
          <w:rPr>
            <w:rFonts w:ascii="Times New Roman" w:hAnsi="Times New Roman" w:cs="Times New Roman"/>
            <w:sz w:val="28"/>
          </w:rPr>
          <w:lastRenderedPageBreak/>
          <w:t xml:space="preserve">В состав </w:t>
        </w:r>
        <w:r>
          <w:rPr>
            <w:rFonts w:ascii="Times New Roman" w:hAnsi="Times New Roman" w:cs="Times New Roman"/>
            <w:sz w:val="28"/>
          </w:rPr>
          <w:t>ЦП</w:t>
        </w:r>
        <w:r w:rsidRPr="0060577D">
          <w:rPr>
            <w:rFonts w:ascii="Times New Roman" w:hAnsi="Times New Roman" w:cs="Times New Roman"/>
            <w:sz w:val="28"/>
          </w:rPr>
          <w:t xml:space="preserve"> входят следующие основные узлы:</w:t>
        </w:r>
      </w:ins>
    </w:p>
    <w:p w14:paraId="0F14A538" w14:textId="3966FAC3" w:rsidR="0060577D" w:rsidRPr="0060577D" w:rsidRDefault="0060577D">
      <w:pPr>
        <w:pStyle w:val="a4"/>
        <w:numPr>
          <w:ilvl w:val="0"/>
          <w:numId w:val="45"/>
        </w:numPr>
        <w:spacing w:after="0" w:line="360" w:lineRule="auto"/>
        <w:jc w:val="both"/>
        <w:rPr>
          <w:ins w:id="2135" w:author="Пользователь Windows" w:date="2021-01-29T21:23:00Z"/>
          <w:rFonts w:ascii="Times New Roman" w:hAnsi="Times New Roman" w:cs="Times New Roman"/>
          <w:sz w:val="28"/>
          <w:rPrChange w:id="2136" w:author="Пользователь Windows" w:date="2021-01-29T21:24:00Z">
            <w:rPr>
              <w:ins w:id="2137" w:author="Пользователь Windows" w:date="2021-01-29T21:23:00Z"/>
            </w:rPr>
          </w:rPrChange>
        </w:rPr>
        <w:pPrChange w:id="2138" w:author="Пользователь Windows" w:date="2021-01-29T21:24:00Z">
          <w:pPr>
            <w:spacing w:after="0" w:line="360" w:lineRule="auto"/>
            <w:contextualSpacing/>
            <w:jc w:val="both"/>
          </w:pPr>
        </w:pPrChange>
      </w:pPr>
      <w:ins w:id="2139" w:author="Пользователь Windows" w:date="2021-01-29T21:23:00Z">
        <w:r w:rsidRPr="0060577D">
          <w:rPr>
            <w:rFonts w:ascii="Times New Roman" w:hAnsi="Times New Roman" w:cs="Times New Roman"/>
            <w:sz w:val="28"/>
            <w:rPrChange w:id="2140" w:author="Пользователь Windows" w:date="2021-01-29T21:24:00Z">
              <w:rPr/>
            </w:rPrChange>
          </w:rPr>
          <w:t>32-разрядный микропроцессор;</w:t>
        </w:r>
      </w:ins>
    </w:p>
    <w:p w14:paraId="2612FE68" w14:textId="4F9B296F" w:rsidR="0060577D" w:rsidRPr="0060577D" w:rsidRDefault="0060577D">
      <w:pPr>
        <w:pStyle w:val="a4"/>
        <w:numPr>
          <w:ilvl w:val="0"/>
          <w:numId w:val="45"/>
        </w:numPr>
        <w:spacing w:after="0" w:line="360" w:lineRule="auto"/>
        <w:jc w:val="both"/>
        <w:rPr>
          <w:ins w:id="2141" w:author="Пользователь Windows" w:date="2021-01-29T21:23:00Z"/>
          <w:rFonts w:ascii="Times New Roman" w:hAnsi="Times New Roman" w:cs="Times New Roman"/>
          <w:sz w:val="28"/>
          <w:rPrChange w:id="2142" w:author="Пользователь Windows" w:date="2021-01-29T21:24:00Z">
            <w:rPr>
              <w:ins w:id="2143" w:author="Пользователь Windows" w:date="2021-01-29T21:23:00Z"/>
            </w:rPr>
          </w:rPrChange>
        </w:rPr>
        <w:pPrChange w:id="2144" w:author="Пользователь Windows" w:date="2021-01-29T21:24:00Z">
          <w:pPr>
            <w:spacing w:after="0" w:line="360" w:lineRule="auto"/>
            <w:contextualSpacing/>
            <w:jc w:val="both"/>
          </w:pPr>
        </w:pPrChange>
      </w:pPr>
      <w:ins w:id="2145" w:author="Пользователь Windows" w:date="2021-01-29T21:23:00Z">
        <w:r w:rsidRPr="0060577D">
          <w:rPr>
            <w:rFonts w:ascii="Times New Roman" w:hAnsi="Times New Roman" w:cs="Times New Roman"/>
            <w:sz w:val="28"/>
            <w:rPrChange w:id="2146" w:author="Пользователь Windows" w:date="2021-01-29T21:24:00Z">
              <w:rPr/>
            </w:rPrChange>
          </w:rPr>
          <w:t>память программ;</w:t>
        </w:r>
      </w:ins>
    </w:p>
    <w:p w14:paraId="16BC04F5" w14:textId="045BB5F1" w:rsidR="0060577D" w:rsidRPr="0060577D" w:rsidRDefault="0060577D">
      <w:pPr>
        <w:pStyle w:val="a4"/>
        <w:numPr>
          <w:ilvl w:val="0"/>
          <w:numId w:val="45"/>
        </w:numPr>
        <w:spacing w:after="0" w:line="360" w:lineRule="auto"/>
        <w:jc w:val="both"/>
        <w:rPr>
          <w:ins w:id="2147" w:author="Пользователь Windows" w:date="2021-01-29T21:23:00Z"/>
          <w:rFonts w:ascii="Times New Roman" w:hAnsi="Times New Roman" w:cs="Times New Roman"/>
          <w:sz w:val="28"/>
          <w:rPrChange w:id="2148" w:author="Пользователь Windows" w:date="2021-01-29T21:24:00Z">
            <w:rPr>
              <w:ins w:id="2149" w:author="Пользователь Windows" w:date="2021-01-29T21:23:00Z"/>
            </w:rPr>
          </w:rPrChange>
        </w:rPr>
        <w:pPrChange w:id="2150" w:author="Пользователь Windows" w:date="2021-01-29T21:24:00Z">
          <w:pPr>
            <w:spacing w:after="0" w:line="360" w:lineRule="auto"/>
            <w:contextualSpacing/>
            <w:jc w:val="both"/>
          </w:pPr>
        </w:pPrChange>
      </w:pPr>
      <w:ins w:id="2151" w:author="Пользователь Windows" w:date="2021-01-29T21:23:00Z">
        <w:r w:rsidRPr="0060577D">
          <w:rPr>
            <w:rFonts w:ascii="Times New Roman" w:hAnsi="Times New Roman" w:cs="Times New Roman"/>
            <w:sz w:val="28"/>
            <w:rPrChange w:id="2152" w:author="Пользователь Windows" w:date="2021-01-29T21:24:00Z">
              <w:rPr/>
            </w:rPrChange>
          </w:rPr>
          <w:t>карта памяти емкостью от 32 до</w:t>
        </w:r>
      </w:ins>
      <w:ins w:id="2153" w:author="Пользователь Windows" w:date="2021-01-29T21:24:00Z">
        <w:r w:rsidRPr="0060577D">
          <w:rPr>
            <w:rFonts w:ascii="Times New Roman" w:hAnsi="Times New Roman" w:cs="Times New Roman"/>
            <w:sz w:val="28"/>
            <w:rPrChange w:id="2154" w:author="Пользователь Windows" w:date="2021-01-29T21:24:00Z">
              <w:rPr/>
            </w:rPrChange>
          </w:rPr>
          <w:t xml:space="preserve"> </w:t>
        </w:r>
      </w:ins>
      <w:ins w:id="2155" w:author="Пользователь Windows" w:date="2021-01-29T21:23:00Z">
        <w:r w:rsidRPr="0060577D">
          <w:rPr>
            <w:rFonts w:ascii="Times New Roman" w:hAnsi="Times New Roman" w:cs="Times New Roman"/>
            <w:sz w:val="28"/>
            <w:rPrChange w:id="2156" w:author="Пользователь Windows" w:date="2021-01-29T21:24:00Z">
              <w:rPr/>
            </w:rPrChange>
          </w:rPr>
          <w:t>512 Мбайт;</w:t>
        </w:r>
      </w:ins>
    </w:p>
    <w:p w14:paraId="4616EB84" w14:textId="7C33EA5B" w:rsidR="0060577D" w:rsidRPr="0060577D" w:rsidRDefault="0060577D">
      <w:pPr>
        <w:pStyle w:val="a4"/>
        <w:numPr>
          <w:ilvl w:val="0"/>
          <w:numId w:val="45"/>
        </w:numPr>
        <w:spacing w:after="0" w:line="360" w:lineRule="auto"/>
        <w:jc w:val="both"/>
        <w:rPr>
          <w:ins w:id="2157" w:author="Пользователь Windows" w:date="2021-01-29T21:23:00Z"/>
          <w:rFonts w:ascii="Times New Roman" w:hAnsi="Times New Roman" w:cs="Times New Roman"/>
          <w:sz w:val="28"/>
          <w:rPrChange w:id="2158" w:author="Пользователь Windows" w:date="2021-01-29T21:24:00Z">
            <w:rPr>
              <w:ins w:id="2159" w:author="Пользователь Windows" w:date="2021-01-29T21:23:00Z"/>
            </w:rPr>
          </w:rPrChange>
        </w:rPr>
        <w:pPrChange w:id="2160" w:author="Пользователь Windows" w:date="2021-01-29T21:24:00Z">
          <w:pPr>
            <w:spacing w:after="0" w:line="360" w:lineRule="auto"/>
            <w:contextualSpacing/>
            <w:jc w:val="both"/>
          </w:pPr>
        </w:pPrChange>
      </w:pPr>
      <w:ins w:id="2161" w:author="Пользователь Windows" w:date="2021-01-29T21:23:00Z">
        <w:r w:rsidRPr="0060577D">
          <w:rPr>
            <w:rFonts w:ascii="Times New Roman" w:hAnsi="Times New Roman" w:cs="Times New Roman"/>
            <w:sz w:val="28"/>
            <w:rPrChange w:id="2162" w:author="Пользователь Windows" w:date="2021-01-29T21:24:00Z">
              <w:rPr/>
            </w:rPrChange>
          </w:rPr>
          <w:t>сигнальный процессор;</w:t>
        </w:r>
      </w:ins>
    </w:p>
    <w:p w14:paraId="78560FDA" w14:textId="0D766E8A" w:rsidR="0060577D" w:rsidRPr="0060577D" w:rsidRDefault="0060577D">
      <w:pPr>
        <w:pStyle w:val="a4"/>
        <w:numPr>
          <w:ilvl w:val="0"/>
          <w:numId w:val="45"/>
        </w:numPr>
        <w:spacing w:after="0" w:line="360" w:lineRule="auto"/>
        <w:jc w:val="both"/>
        <w:rPr>
          <w:ins w:id="2163" w:author="Пользователь Windows" w:date="2021-01-29T21:23:00Z"/>
          <w:rFonts w:ascii="Times New Roman" w:hAnsi="Times New Roman" w:cs="Times New Roman"/>
          <w:sz w:val="28"/>
          <w:rPrChange w:id="2164" w:author="Пользователь Windows" w:date="2021-01-29T21:24:00Z">
            <w:rPr>
              <w:ins w:id="2165" w:author="Пользователь Windows" w:date="2021-01-29T21:23:00Z"/>
            </w:rPr>
          </w:rPrChange>
        </w:rPr>
        <w:pPrChange w:id="2166" w:author="Пользователь Windows" w:date="2021-01-29T21:24:00Z">
          <w:pPr>
            <w:spacing w:after="0" w:line="360" w:lineRule="auto"/>
            <w:contextualSpacing/>
            <w:jc w:val="both"/>
          </w:pPr>
        </w:pPrChange>
      </w:pPr>
      <w:ins w:id="2167" w:author="Пользователь Windows" w:date="2021-01-29T21:23:00Z">
        <w:r w:rsidRPr="0060577D">
          <w:rPr>
            <w:rFonts w:ascii="Times New Roman" w:hAnsi="Times New Roman" w:cs="Times New Roman"/>
            <w:sz w:val="28"/>
            <w:rPrChange w:id="2168" w:author="Пользователь Windows" w:date="2021-01-29T21:24:00Z">
              <w:rPr/>
            </w:rPrChange>
          </w:rPr>
          <w:t>ОЗУ;</w:t>
        </w:r>
      </w:ins>
    </w:p>
    <w:p w14:paraId="18AB036D" w14:textId="2B11B1AA" w:rsidR="0060577D" w:rsidRPr="0060577D" w:rsidRDefault="0060577D">
      <w:pPr>
        <w:pStyle w:val="a4"/>
        <w:numPr>
          <w:ilvl w:val="0"/>
          <w:numId w:val="45"/>
        </w:numPr>
        <w:spacing w:after="0" w:line="360" w:lineRule="auto"/>
        <w:jc w:val="both"/>
        <w:rPr>
          <w:ins w:id="2169" w:author="Пользователь Windows" w:date="2021-01-29T21:23:00Z"/>
          <w:rFonts w:ascii="Times New Roman" w:hAnsi="Times New Roman" w:cs="Times New Roman"/>
          <w:sz w:val="28"/>
          <w:rPrChange w:id="2170" w:author="Пользователь Windows" w:date="2021-01-29T21:24:00Z">
            <w:rPr>
              <w:ins w:id="2171" w:author="Пользователь Windows" w:date="2021-01-29T21:23:00Z"/>
            </w:rPr>
          </w:rPrChange>
        </w:rPr>
        <w:pPrChange w:id="2172" w:author="Пользователь Windows" w:date="2021-01-29T21:24:00Z">
          <w:pPr>
            <w:spacing w:after="0" w:line="360" w:lineRule="auto"/>
            <w:contextualSpacing/>
            <w:jc w:val="both"/>
          </w:pPr>
        </w:pPrChange>
      </w:pPr>
      <w:ins w:id="2173" w:author="Пользователь Windows" w:date="2021-01-29T21:23:00Z">
        <w:r w:rsidRPr="0060577D">
          <w:rPr>
            <w:rFonts w:ascii="Times New Roman" w:hAnsi="Times New Roman" w:cs="Times New Roman"/>
            <w:sz w:val="28"/>
            <w:rPrChange w:id="2174" w:author="Пользователь Windows" w:date="2021-01-29T21:24:00Z">
              <w:rPr/>
            </w:rPrChange>
          </w:rPr>
          <w:t>энергонезависимая память уставок и конфигураций;</w:t>
        </w:r>
      </w:ins>
    </w:p>
    <w:p w14:paraId="73AF2F5B" w14:textId="0CB0D091" w:rsidR="0060577D" w:rsidRPr="0060577D" w:rsidRDefault="0060577D">
      <w:pPr>
        <w:pStyle w:val="a4"/>
        <w:numPr>
          <w:ilvl w:val="0"/>
          <w:numId w:val="45"/>
        </w:numPr>
        <w:spacing w:after="0" w:line="360" w:lineRule="auto"/>
        <w:jc w:val="both"/>
        <w:rPr>
          <w:ins w:id="2175" w:author="Пользователь Windows" w:date="2021-01-29T21:23:00Z"/>
          <w:rFonts w:ascii="Times New Roman" w:hAnsi="Times New Roman" w:cs="Times New Roman"/>
          <w:sz w:val="28"/>
          <w:rPrChange w:id="2176" w:author="Пользователь Windows" w:date="2021-01-29T21:24:00Z">
            <w:rPr>
              <w:ins w:id="2177" w:author="Пользователь Windows" w:date="2021-01-29T21:23:00Z"/>
            </w:rPr>
          </w:rPrChange>
        </w:rPr>
        <w:pPrChange w:id="2178" w:author="Пользователь Windows" w:date="2021-01-29T21:24:00Z">
          <w:pPr>
            <w:spacing w:after="0" w:line="360" w:lineRule="auto"/>
            <w:contextualSpacing/>
            <w:jc w:val="both"/>
          </w:pPr>
        </w:pPrChange>
      </w:pPr>
      <w:ins w:id="2179" w:author="Пользователь Windows" w:date="2021-01-29T21:23:00Z">
        <w:r w:rsidRPr="0060577D">
          <w:rPr>
            <w:rFonts w:ascii="Times New Roman" w:hAnsi="Times New Roman" w:cs="Times New Roman"/>
            <w:sz w:val="28"/>
            <w:rPrChange w:id="2180" w:author="Пользователь Windows" w:date="2021-01-29T21:24:00Z">
              <w:rPr/>
            </w:rPrChange>
          </w:rPr>
          <w:t>часы реального времени;</w:t>
        </w:r>
      </w:ins>
    </w:p>
    <w:p w14:paraId="08C0CC5E" w14:textId="3FD9103B" w:rsidR="0060577D" w:rsidRPr="0060577D" w:rsidRDefault="0060577D">
      <w:pPr>
        <w:pStyle w:val="a4"/>
        <w:numPr>
          <w:ilvl w:val="0"/>
          <w:numId w:val="45"/>
        </w:numPr>
        <w:spacing w:after="0" w:line="360" w:lineRule="auto"/>
        <w:jc w:val="both"/>
        <w:rPr>
          <w:ins w:id="2181" w:author="Пользователь Windows" w:date="2021-01-29T21:24:00Z"/>
          <w:rFonts w:ascii="Times New Roman" w:hAnsi="Times New Roman" w:cs="Times New Roman"/>
          <w:sz w:val="28"/>
          <w:rPrChange w:id="2182" w:author="Пользователь Windows" w:date="2021-01-29T21:24:00Z">
            <w:rPr>
              <w:ins w:id="2183" w:author="Пользователь Windows" w:date="2021-01-29T21:24:00Z"/>
            </w:rPr>
          </w:rPrChange>
        </w:rPr>
        <w:pPrChange w:id="2184" w:author="Пользователь Windows" w:date="2021-01-29T21:24:00Z">
          <w:pPr>
            <w:spacing w:after="0" w:line="360" w:lineRule="auto"/>
            <w:ind w:firstLine="709"/>
            <w:contextualSpacing/>
            <w:jc w:val="both"/>
          </w:pPr>
        </w:pPrChange>
      </w:pPr>
      <w:ins w:id="2185" w:author="Пользователь Windows" w:date="2021-01-29T21:23:00Z">
        <w:r w:rsidRPr="0060577D">
          <w:rPr>
            <w:rFonts w:ascii="Times New Roman" w:hAnsi="Times New Roman" w:cs="Times New Roman"/>
            <w:sz w:val="28"/>
            <w:rPrChange w:id="2186" w:author="Пользователь Windows" w:date="2021-01-29T21:24:00Z">
              <w:rPr/>
            </w:rPrChange>
          </w:rPr>
          <w:t>последовательные порты связи.</w:t>
        </w:r>
      </w:ins>
    </w:p>
    <w:p w14:paraId="4DF714BD" w14:textId="72F378DA" w:rsidR="0060577D" w:rsidRPr="0060577D" w:rsidRDefault="0060577D" w:rsidP="0060577D">
      <w:pPr>
        <w:spacing w:after="0" w:line="360" w:lineRule="auto"/>
        <w:ind w:firstLine="709"/>
        <w:contextualSpacing/>
        <w:jc w:val="both"/>
        <w:rPr>
          <w:ins w:id="2187" w:author="Пользователь Windows" w:date="2021-01-29T21:25:00Z"/>
          <w:rFonts w:ascii="Times New Roman" w:hAnsi="Times New Roman" w:cs="Times New Roman"/>
          <w:sz w:val="28"/>
        </w:rPr>
      </w:pPr>
      <w:ins w:id="2188" w:author="Пользователь Windows" w:date="2021-01-29T21:25:00Z">
        <w:r w:rsidRPr="0060577D">
          <w:rPr>
            <w:rFonts w:ascii="Times New Roman" w:hAnsi="Times New Roman" w:cs="Times New Roman"/>
            <w:sz w:val="28"/>
          </w:rPr>
          <w:t>В состав КП входят следующие основные узлы:</w:t>
        </w:r>
      </w:ins>
    </w:p>
    <w:p w14:paraId="1AE37C31" w14:textId="169EA363" w:rsidR="0060577D" w:rsidRPr="0060577D" w:rsidRDefault="0060577D">
      <w:pPr>
        <w:pStyle w:val="a4"/>
        <w:numPr>
          <w:ilvl w:val="0"/>
          <w:numId w:val="46"/>
        </w:numPr>
        <w:spacing w:after="0" w:line="360" w:lineRule="auto"/>
        <w:jc w:val="both"/>
        <w:rPr>
          <w:ins w:id="2189" w:author="Пользователь Windows" w:date="2021-01-29T21:25:00Z"/>
          <w:rFonts w:ascii="Times New Roman" w:hAnsi="Times New Roman" w:cs="Times New Roman"/>
          <w:sz w:val="28"/>
          <w:rPrChange w:id="2190" w:author="Пользователь Windows" w:date="2021-01-29T21:25:00Z">
            <w:rPr>
              <w:ins w:id="2191" w:author="Пользователь Windows" w:date="2021-01-29T21:25:00Z"/>
            </w:rPr>
          </w:rPrChange>
        </w:rPr>
        <w:pPrChange w:id="2192" w:author="Пользователь Windows" w:date="2021-01-29T21:25:00Z">
          <w:pPr>
            <w:spacing w:after="0" w:line="360" w:lineRule="auto"/>
            <w:contextualSpacing/>
            <w:jc w:val="both"/>
          </w:pPr>
        </w:pPrChange>
      </w:pPr>
      <w:ins w:id="2193" w:author="Пользователь Windows" w:date="2021-01-29T21:25:00Z">
        <w:r w:rsidRPr="0060577D">
          <w:rPr>
            <w:rFonts w:ascii="Times New Roman" w:hAnsi="Times New Roman" w:cs="Times New Roman"/>
            <w:sz w:val="28"/>
            <w:rPrChange w:id="2194" w:author="Пользователь Windows" w:date="2021-01-29T21:25:00Z">
              <w:rPr/>
            </w:rPrChange>
          </w:rPr>
          <w:t>32-разрядный микропроцессор;</w:t>
        </w:r>
      </w:ins>
    </w:p>
    <w:p w14:paraId="24201C00" w14:textId="53A1A5F3" w:rsidR="0060577D" w:rsidRPr="0060577D" w:rsidRDefault="0060577D">
      <w:pPr>
        <w:pStyle w:val="a4"/>
        <w:numPr>
          <w:ilvl w:val="0"/>
          <w:numId w:val="46"/>
        </w:numPr>
        <w:spacing w:after="0" w:line="360" w:lineRule="auto"/>
        <w:jc w:val="both"/>
        <w:rPr>
          <w:ins w:id="2195" w:author="Пользователь Windows" w:date="2021-01-29T21:25:00Z"/>
          <w:rFonts w:ascii="Times New Roman" w:hAnsi="Times New Roman" w:cs="Times New Roman"/>
          <w:sz w:val="28"/>
          <w:rPrChange w:id="2196" w:author="Пользователь Windows" w:date="2021-01-29T21:25:00Z">
            <w:rPr>
              <w:ins w:id="2197" w:author="Пользователь Windows" w:date="2021-01-29T21:25:00Z"/>
            </w:rPr>
          </w:rPrChange>
        </w:rPr>
        <w:pPrChange w:id="2198" w:author="Пользователь Windows" w:date="2021-01-29T21:25:00Z">
          <w:pPr>
            <w:spacing w:after="0" w:line="360" w:lineRule="auto"/>
            <w:contextualSpacing/>
            <w:jc w:val="both"/>
          </w:pPr>
        </w:pPrChange>
      </w:pPr>
      <w:ins w:id="2199" w:author="Пользователь Windows" w:date="2021-01-29T21:25:00Z">
        <w:r w:rsidRPr="0060577D">
          <w:rPr>
            <w:rFonts w:ascii="Times New Roman" w:hAnsi="Times New Roman" w:cs="Times New Roman"/>
            <w:sz w:val="28"/>
            <w:rPrChange w:id="2200" w:author="Пользователь Windows" w:date="2021-01-29T21:25:00Z">
              <w:rPr/>
            </w:rPrChange>
          </w:rPr>
          <w:t>память программ;</w:t>
        </w:r>
      </w:ins>
    </w:p>
    <w:p w14:paraId="7EDEE850" w14:textId="3CACE5F1" w:rsidR="0060577D" w:rsidRPr="0060577D" w:rsidRDefault="0060577D">
      <w:pPr>
        <w:pStyle w:val="a4"/>
        <w:numPr>
          <w:ilvl w:val="0"/>
          <w:numId w:val="46"/>
        </w:numPr>
        <w:spacing w:after="0" w:line="360" w:lineRule="auto"/>
        <w:jc w:val="both"/>
        <w:rPr>
          <w:ins w:id="2201" w:author="Пользователь Windows" w:date="2021-01-29T21:25:00Z"/>
          <w:rFonts w:ascii="Times New Roman" w:hAnsi="Times New Roman" w:cs="Times New Roman"/>
          <w:sz w:val="28"/>
          <w:rPrChange w:id="2202" w:author="Пользователь Windows" w:date="2021-01-29T21:25:00Z">
            <w:rPr>
              <w:ins w:id="2203" w:author="Пользователь Windows" w:date="2021-01-29T21:25:00Z"/>
            </w:rPr>
          </w:rPrChange>
        </w:rPr>
        <w:pPrChange w:id="2204" w:author="Пользователь Windows" w:date="2021-01-29T21:25:00Z">
          <w:pPr>
            <w:spacing w:after="0" w:line="360" w:lineRule="auto"/>
            <w:contextualSpacing/>
            <w:jc w:val="both"/>
          </w:pPr>
        </w:pPrChange>
      </w:pPr>
      <w:ins w:id="2205" w:author="Пользователь Windows" w:date="2021-01-29T21:25:00Z">
        <w:r w:rsidRPr="0060577D">
          <w:rPr>
            <w:rFonts w:ascii="Times New Roman" w:hAnsi="Times New Roman" w:cs="Times New Roman"/>
            <w:sz w:val="28"/>
            <w:rPrChange w:id="2206" w:author="Пользователь Windows" w:date="2021-01-29T21:25:00Z">
              <w:rPr/>
            </w:rPrChange>
          </w:rPr>
          <w:t>ОЗУ;</w:t>
        </w:r>
      </w:ins>
    </w:p>
    <w:p w14:paraId="73A43CD3" w14:textId="1858E4EE" w:rsidR="0060577D" w:rsidRPr="0060577D" w:rsidRDefault="0060577D">
      <w:pPr>
        <w:pStyle w:val="a4"/>
        <w:numPr>
          <w:ilvl w:val="0"/>
          <w:numId w:val="46"/>
        </w:numPr>
        <w:spacing w:after="0" w:line="360" w:lineRule="auto"/>
        <w:jc w:val="both"/>
        <w:rPr>
          <w:ins w:id="2207" w:author="Пользователь Windows" w:date="2021-01-29T21:25:00Z"/>
          <w:rFonts w:ascii="Times New Roman" w:hAnsi="Times New Roman" w:cs="Times New Roman"/>
          <w:sz w:val="28"/>
          <w:rPrChange w:id="2208" w:author="Пользователь Windows" w:date="2021-01-29T21:25:00Z">
            <w:rPr>
              <w:ins w:id="2209" w:author="Пользователь Windows" w:date="2021-01-29T21:25:00Z"/>
            </w:rPr>
          </w:rPrChange>
        </w:rPr>
        <w:pPrChange w:id="2210" w:author="Пользователь Windows" w:date="2021-01-29T21:25:00Z">
          <w:pPr>
            <w:spacing w:after="0" w:line="360" w:lineRule="auto"/>
            <w:ind w:firstLine="709"/>
            <w:contextualSpacing/>
            <w:jc w:val="both"/>
          </w:pPr>
        </w:pPrChange>
      </w:pPr>
      <w:ins w:id="2211" w:author="Пользователь Windows" w:date="2021-01-29T21:25:00Z">
        <w:r w:rsidRPr="0060577D">
          <w:rPr>
            <w:rFonts w:ascii="Times New Roman" w:hAnsi="Times New Roman" w:cs="Times New Roman"/>
            <w:sz w:val="28"/>
            <w:rPrChange w:id="2212" w:author="Пользователь Windows" w:date="2021-01-29T21:25:00Z">
              <w:rPr/>
            </w:rPrChange>
          </w:rPr>
          <w:t>последовательный порт связи и Ethernet порты связи.</w:t>
        </w:r>
      </w:ins>
    </w:p>
    <w:p w14:paraId="1250CB81" w14:textId="753D4601" w:rsidR="0060577D" w:rsidRDefault="00187674" w:rsidP="00187674">
      <w:pPr>
        <w:spacing w:after="0" w:line="360" w:lineRule="auto"/>
        <w:ind w:firstLine="709"/>
        <w:contextualSpacing/>
        <w:jc w:val="both"/>
        <w:rPr>
          <w:ins w:id="2213" w:author="Пользователь Windows" w:date="2021-01-29T21:34:00Z"/>
          <w:rFonts w:ascii="Times New Roman" w:hAnsi="Times New Roman" w:cs="Times New Roman"/>
          <w:sz w:val="28"/>
        </w:rPr>
      </w:pPr>
      <w:ins w:id="2214" w:author="Пользователь Windows" w:date="2021-01-29T21:34:00Z">
        <w:r w:rsidRPr="00187674">
          <w:rPr>
            <w:rFonts w:ascii="Times New Roman" w:hAnsi="Times New Roman" w:cs="Times New Roman"/>
            <w:sz w:val="28"/>
          </w:rPr>
          <w:t>Скорость работы Ethernet 10 Мбит/с или 100 Мбит/с и определяется автоматически, в</w:t>
        </w:r>
        <w:r>
          <w:rPr>
            <w:rFonts w:ascii="Times New Roman" w:hAnsi="Times New Roman" w:cs="Times New Roman"/>
            <w:sz w:val="28"/>
          </w:rPr>
          <w:t xml:space="preserve"> </w:t>
        </w:r>
        <w:r w:rsidRPr="00187674">
          <w:rPr>
            <w:rFonts w:ascii="Times New Roman" w:hAnsi="Times New Roman" w:cs="Times New Roman"/>
            <w:sz w:val="28"/>
          </w:rPr>
          <w:t>зависимости от подключённого сетевого оборудования.</w:t>
        </w:r>
      </w:ins>
    </w:p>
    <w:p w14:paraId="278D981F" w14:textId="352C8A3B" w:rsidR="00187674" w:rsidRPr="00187674" w:rsidRDefault="00187674" w:rsidP="00187674">
      <w:pPr>
        <w:spacing w:after="0" w:line="360" w:lineRule="auto"/>
        <w:ind w:firstLine="709"/>
        <w:contextualSpacing/>
        <w:jc w:val="both"/>
        <w:rPr>
          <w:ins w:id="2215" w:author="Пользователь Windows" w:date="2021-01-29T21:37:00Z"/>
          <w:rFonts w:ascii="Times New Roman" w:hAnsi="Times New Roman" w:cs="Times New Roman"/>
          <w:sz w:val="28"/>
        </w:rPr>
      </w:pPr>
      <w:ins w:id="2216" w:author="Пользователь Windows" w:date="2021-01-29T21:36:00Z">
        <w:r>
          <w:rPr>
            <w:rFonts w:ascii="Times New Roman" w:hAnsi="Times New Roman" w:cs="Times New Roman"/>
            <w:sz w:val="28"/>
          </w:rPr>
          <w:t>Также</w:t>
        </w:r>
      </w:ins>
      <w:ins w:id="2217" w:author="Пользователь Windows" w:date="2021-01-29T21:37:00Z">
        <w:r>
          <w:rPr>
            <w:rFonts w:ascii="Times New Roman" w:hAnsi="Times New Roman" w:cs="Times New Roman"/>
            <w:sz w:val="28"/>
          </w:rPr>
          <w:t xml:space="preserve"> известна аппаратная часть </w:t>
        </w:r>
      </w:ins>
      <w:ins w:id="2218" w:author="Пользователь Windows" w:date="2021-01-29T21:47:00Z">
        <w:r w:rsidR="00253A75">
          <w:rPr>
            <w:rFonts w:ascii="Times New Roman" w:hAnsi="Times New Roman" w:cs="Times New Roman"/>
            <w:sz w:val="28"/>
          </w:rPr>
          <w:t xml:space="preserve">ПТК </w:t>
        </w:r>
      </w:ins>
      <w:ins w:id="2219" w:author="Пользователь Windows" w:date="2021-01-29T21:37:00Z">
        <w:r>
          <w:rPr>
            <w:rFonts w:ascii="Times New Roman" w:hAnsi="Times New Roman" w:cs="Times New Roman"/>
            <w:sz w:val="28"/>
          </w:rPr>
          <w:t>ЦСПА. Она</w:t>
        </w:r>
        <w:r w:rsidRPr="00187674">
          <w:rPr>
            <w:rFonts w:ascii="Times New Roman" w:hAnsi="Times New Roman" w:cs="Times New Roman"/>
            <w:sz w:val="28"/>
          </w:rPr>
          <w:t xml:space="preserve"> состоит из двух идентичных серверов, включающих:</w:t>
        </w:r>
      </w:ins>
    </w:p>
    <w:p w14:paraId="7E11ADA8" w14:textId="777D1004" w:rsidR="00187674" w:rsidRPr="00187674" w:rsidRDefault="00253A75">
      <w:pPr>
        <w:pStyle w:val="a4"/>
        <w:numPr>
          <w:ilvl w:val="0"/>
          <w:numId w:val="47"/>
        </w:numPr>
        <w:spacing w:after="0" w:line="360" w:lineRule="auto"/>
        <w:jc w:val="both"/>
        <w:rPr>
          <w:ins w:id="2220" w:author="Пользователь Windows" w:date="2021-01-29T21:37:00Z"/>
          <w:rFonts w:ascii="Times New Roman" w:hAnsi="Times New Roman" w:cs="Times New Roman"/>
          <w:sz w:val="28"/>
          <w:rPrChange w:id="2221" w:author="Пользователь Windows" w:date="2021-01-29T21:37:00Z">
            <w:rPr>
              <w:ins w:id="2222" w:author="Пользователь Windows" w:date="2021-01-29T21:37:00Z"/>
            </w:rPr>
          </w:rPrChange>
        </w:rPr>
        <w:pPrChange w:id="2223" w:author="Пользователь Windows" w:date="2021-01-29T21:37:00Z">
          <w:pPr>
            <w:spacing w:after="0" w:line="360" w:lineRule="auto"/>
            <w:contextualSpacing/>
            <w:jc w:val="both"/>
          </w:pPr>
        </w:pPrChange>
      </w:pPr>
      <w:ins w:id="2224" w:author="Пользователь Windows" w:date="2021-01-29T21:41:00Z">
        <w:r w:rsidRPr="00253A75">
          <w:rPr>
            <w:rFonts w:ascii="Times New Roman" w:hAnsi="Times New Roman" w:cs="Times New Roman"/>
            <w:sz w:val="28"/>
          </w:rPr>
          <w:t>серверная</w:t>
        </w:r>
      </w:ins>
      <w:ins w:id="2225" w:author="Пользователь Windows" w:date="2021-01-29T21:37:00Z">
        <w:r w:rsidR="00187674" w:rsidRPr="00187674">
          <w:rPr>
            <w:rFonts w:ascii="Times New Roman" w:hAnsi="Times New Roman" w:cs="Times New Roman"/>
            <w:sz w:val="28"/>
            <w:rPrChange w:id="2226" w:author="Пользователь Windows" w:date="2021-01-29T21:37:00Z">
              <w:rPr/>
            </w:rPrChange>
          </w:rPr>
          <w:t xml:space="preserve"> платформа;</w:t>
        </w:r>
      </w:ins>
    </w:p>
    <w:p w14:paraId="0740026A" w14:textId="4A65C852" w:rsidR="00187674" w:rsidRPr="00187674" w:rsidRDefault="00187674">
      <w:pPr>
        <w:pStyle w:val="a4"/>
        <w:numPr>
          <w:ilvl w:val="0"/>
          <w:numId w:val="47"/>
        </w:numPr>
        <w:spacing w:after="0" w:line="360" w:lineRule="auto"/>
        <w:jc w:val="both"/>
        <w:rPr>
          <w:ins w:id="2227" w:author="Пользователь Windows" w:date="2021-01-29T21:37:00Z"/>
          <w:rFonts w:ascii="Times New Roman" w:hAnsi="Times New Roman" w:cs="Times New Roman"/>
          <w:sz w:val="28"/>
          <w:lang w:val="en-US"/>
          <w:rPrChange w:id="2228" w:author="Пользователь Windows" w:date="2021-01-29T21:37:00Z">
            <w:rPr>
              <w:ins w:id="2229" w:author="Пользователь Windows" w:date="2021-01-29T21:37:00Z"/>
              <w:rFonts w:ascii="Times New Roman" w:hAnsi="Times New Roman" w:cs="Times New Roman"/>
              <w:sz w:val="28"/>
            </w:rPr>
          </w:rPrChange>
        </w:rPr>
        <w:pPrChange w:id="2230" w:author="Пользователь Windows" w:date="2021-01-29T21:37:00Z">
          <w:pPr>
            <w:spacing w:after="0" w:line="360" w:lineRule="auto"/>
            <w:contextualSpacing/>
            <w:jc w:val="both"/>
          </w:pPr>
        </w:pPrChange>
      </w:pPr>
      <w:ins w:id="2231" w:author="Пользователь Windows" w:date="2021-01-29T21:37:00Z">
        <w:r w:rsidRPr="00187674">
          <w:rPr>
            <w:rFonts w:ascii="Times New Roman" w:hAnsi="Times New Roman" w:cs="Times New Roman"/>
            <w:sz w:val="28"/>
            <w:rPrChange w:id="2232" w:author="Пользователь Windows" w:date="2021-01-29T21:37:00Z">
              <w:rPr/>
            </w:rPrChange>
          </w:rPr>
          <w:t>процессор</w:t>
        </w:r>
        <w:r w:rsidRPr="00187674">
          <w:rPr>
            <w:rFonts w:ascii="Times New Roman" w:hAnsi="Times New Roman" w:cs="Times New Roman"/>
            <w:sz w:val="28"/>
            <w:lang w:val="en-US"/>
            <w:rPrChange w:id="2233" w:author="Пользователь Windows" w:date="2021-01-29T21:37:00Z">
              <w:rPr>
                <w:rFonts w:ascii="Times New Roman" w:hAnsi="Times New Roman" w:cs="Times New Roman"/>
                <w:sz w:val="28"/>
              </w:rPr>
            </w:rPrChange>
          </w:rPr>
          <w:t xml:space="preserve"> </w:t>
        </w:r>
        <w:r w:rsidRPr="00187674">
          <w:rPr>
            <w:rFonts w:ascii="Times New Roman" w:hAnsi="Times New Roman" w:cs="Times New Roman"/>
            <w:sz w:val="28"/>
            <w:lang w:val="en-US"/>
          </w:rPr>
          <w:t>2.7GHz</w:t>
        </w:r>
        <w:r w:rsidRPr="00187674">
          <w:rPr>
            <w:rFonts w:ascii="Times New Roman" w:hAnsi="Times New Roman" w:cs="Times New Roman"/>
            <w:sz w:val="28"/>
            <w:lang w:val="en-US"/>
            <w:rPrChange w:id="2234" w:author="Пользователь Windows" w:date="2021-01-29T21:37:00Z">
              <w:rPr>
                <w:rFonts w:ascii="Times New Roman" w:hAnsi="Times New Roman" w:cs="Times New Roman"/>
                <w:sz w:val="28"/>
              </w:rPr>
            </w:rPrChange>
          </w:rPr>
          <w:t>;</w:t>
        </w:r>
      </w:ins>
    </w:p>
    <w:p w14:paraId="3DA96411" w14:textId="1063D569" w:rsidR="00187674" w:rsidRPr="00187674" w:rsidRDefault="00187674">
      <w:pPr>
        <w:pStyle w:val="a4"/>
        <w:numPr>
          <w:ilvl w:val="0"/>
          <w:numId w:val="47"/>
        </w:numPr>
        <w:spacing w:after="0" w:line="360" w:lineRule="auto"/>
        <w:jc w:val="both"/>
        <w:rPr>
          <w:ins w:id="2235" w:author="Пользователь Windows" w:date="2021-01-29T21:37:00Z"/>
          <w:rFonts w:ascii="Times New Roman" w:hAnsi="Times New Roman" w:cs="Times New Roman"/>
          <w:sz w:val="28"/>
          <w:lang w:val="en-US"/>
          <w:rPrChange w:id="2236" w:author="Пользователь Windows" w:date="2021-01-29T21:37:00Z">
            <w:rPr>
              <w:ins w:id="2237" w:author="Пользователь Windows" w:date="2021-01-29T21:37:00Z"/>
              <w:rFonts w:ascii="Times New Roman" w:hAnsi="Times New Roman" w:cs="Times New Roman"/>
              <w:sz w:val="28"/>
            </w:rPr>
          </w:rPrChange>
        </w:rPr>
        <w:pPrChange w:id="2238" w:author="Пользователь Windows" w:date="2021-01-29T21:37:00Z">
          <w:pPr>
            <w:spacing w:after="0" w:line="360" w:lineRule="auto"/>
            <w:contextualSpacing/>
            <w:jc w:val="both"/>
          </w:pPr>
        </w:pPrChange>
      </w:pPr>
      <w:ins w:id="2239" w:author="Пользователь Windows" w:date="2021-01-29T21:37:00Z">
        <w:r w:rsidRPr="00187674">
          <w:rPr>
            <w:rFonts w:ascii="Times New Roman" w:hAnsi="Times New Roman" w:cs="Times New Roman"/>
            <w:sz w:val="28"/>
            <w:rPrChange w:id="2240" w:author="Пользователь Windows" w:date="2021-01-29T21:37:00Z">
              <w:rPr/>
            </w:rPrChange>
          </w:rPr>
          <w:t>модуль</w:t>
        </w:r>
        <w:r w:rsidRPr="00187674">
          <w:rPr>
            <w:rFonts w:ascii="Times New Roman" w:hAnsi="Times New Roman" w:cs="Times New Roman"/>
            <w:sz w:val="28"/>
            <w:lang w:val="en-US"/>
            <w:rPrChange w:id="2241" w:author="Пользователь Windows" w:date="2021-01-29T21:37:00Z">
              <w:rPr>
                <w:rFonts w:ascii="Times New Roman" w:hAnsi="Times New Roman" w:cs="Times New Roman"/>
                <w:sz w:val="28"/>
              </w:rPr>
            </w:rPrChange>
          </w:rPr>
          <w:t xml:space="preserve"> </w:t>
        </w:r>
        <w:r w:rsidRPr="00187674">
          <w:rPr>
            <w:rFonts w:ascii="Times New Roman" w:hAnsi="Times New Roman" w:cs="Times New Roman"/>
            <w:sz w:val="28"/>
            <w:rPrChange w:id="2242" w:author="Пользователь Windows" w:date="2021-01-29T21:37:00Z">
              <w:rPr/>
            </w:rPrChange>
          </w:rPr>
          <w:t>памяти</w:t>
        </w:r>
        <w:r w:rsidRPr="00187674">
          <w:rPr>
            <w:rFonts w:ascii="Times New Roman" w:hAnsi="Times New Roman" w:cs="Times New Roman"/>
            <w:sz w:val="28"/>
            <w:lang w:val="en-US"/>
            <w:rPrChange w:id="2243" w:author="Пользователь Windows" w:date="2021-01-29T21:37:00Z">
              <w:rPr>
                <w:rFonts w:ascii="Times New Roman" w:hAnsi="Times New Roman" w:cs="Times New Roman"/>
                <w:sz w:val="28"/>
              </w:rPr>
            </w:rPrChange>
          </w:rPr>
          <w:t xml:space="preserve"> 8GB;</w:t>
        </w:r>
      </w:ins>
    </w:p>
    <w:p w14:paraId="2670A590" w14:textId="6B2F8C64" w:rsidR="00187674" w:rsidRPr="00187674" w:rsidRDefault="00187674">
      <w:pPr>
        <w:pStyle w:val="a4"/>
        <w:numPr>
          <w:ilvl w:val="0"/>
          <w:numId w:val="47"/>
        </w:numPr>
        <w:spacing w:after="0" w:line="360" w:lineRule="auto"/>
        <w:jc w:val="both"/>
        <w:rPr>
          <w:ins w:id="2244" w:author="Пользователь Windows" w:date="2021-01-29T21:37:00Z"/>
          <w:rFonts w:ascii="Times New Roman" w:hAnsi="Times New Roman" w:cs="Times New Roman"/>
          <w:sz w:val="28"/>
          <w:lang w:val="en-US"/>
          <w:rPrChange w:id="2245" w:author="Пользователь Windows" w:date="2021-01-29T21:37:00Z">
            <w:rPr>
              <w:ins w:id="2246" w:author="Пользователь Windows" w:date="2021-01-29T21:37:00Z"/>
              <w:rFonts w:ascii="Times New Roman" w:hAnsi="Times New Roman" w:cs="Times New Roman"/>
              <w:sz w:val="28"/>
            </w:rPr>
          </w:rPrChange>
        </w:rPr>
        <w:pPrChange w:id="2247" w:author="Пользователь Windows" w:date="2021-01-29T21:37:00Z">
          <w:pPr>
            <w:spacing w:after="0" w:line="360" w:lineRule="auto"/>
            <w:contextualSpacing/>
            <w:jc w:val="both"/>
          </w:pPr>
        </w:pPrChange>
      </w:pPr>
      <w:ins w:id="2248" w:author="Пользователь Windows" w:date="2021-01-29T21:37:00Z">
        <w:r w:rsidRPr="00187674">
          <w:rPr>
            <w:rFonts w:ascii="Times New Roman" w:hAnsi="Times New Roman" w:cs="Times New Roman"/>
            <w:sz w:val="28"/>
            <w:rPrChange w:id="2249" w:author="Пользователь Windows" w:date="2021-01-29T21:37:00Z">
              <w:rPr/>
            </w:rPrChange>
          </w:rPr>
          <w:t>жесткий</w:t>
        </w:r>
        <w:r w:rsidRPr="00187674">
          <w:rPr>
            <w:rFonts w:ascii="Times New Roman" w:hAnsi="Times New Roman" w:cs="Times New Roman"/>
            <w:sz w:val="28"/>
            <w:lang w:val="en-US"/>
            <w:rPrChange w:id="2250" w:author="Пользователь Windows" w:date="2021-01-29T21:37:00Z">
              <w:rPr>
                <w:rFonts w:ascii="Times New Roman" w:hAnsi="Times New Roman" w:cs="Times New Roman"/>
                <w:sz w:val="28"/>
              </w:rPr>
            </w:rPrChange>
          </w:rPr>
          <w:t xml:space="preserve"> </w:t>
        </w:r>
        <w:r w:rsidRPr="00187674">
          <w:rPr>
            <w:rFonts w:ascii="Times New Roman" w:hAnsi="Times New Roman" w:cs="Times New Roman"/>
            <w:sz w:val="28"/>
            <w:rPrChange w:id="2251" w:author="Пользователь Windows" w:date="2021-01-29T21:37:00Z">
              <w:rPr/>
            </w:rPrChange>
          </w:rPr>
          <w:t>диск</w:t>
        </w:r>
        <w:r w:rsidRPr="00187674">
          <w:rPr>
            <w:rFonts w:ascii="Times New Roman" w:hAnsi="Times New Roman" w:cs="Times New Roman"/>
            <w:sz w:val="28"/>
            <w:lang w:val="en-US"/>
            <w:rPrChange w:id="2252" w:author="Пользователь Windows" w:date="2021-01-29T21:37:00Z">
              <w:rPr>
                <w:rFonts w:ascii="Times New Roman" w:hAnsi="Times New Roman" w:cs="Times New Roman"/>
                <w:sz w:val="28"/>
              </w:rPr>
            </w:rPrChange>
          </w:rPr>
          <w:t xml:space="preserve"> 256GB SSD;</w:t>
        </w:r>
      </w:ins>
    </w:p>
    <w:p w14:paraId="0190A1DE" w14:textId="74D962CF" w:rsidR="00187674" w:rsidRPr="00253A75" w:rsidRDefault="00187674">
      <w:pPr>
        <w:pStyle w:val="a4"/>
        <w:numPr>
          <w:ilvl w:val="0"/>
          <w:numId w:val="47"/>
        </w:numPr>
        <w:spacing w:after="0" w:line="360" w:lineRule="auto"/>
        <w:jc w:val="both"/>
        <w:rPr>
          <w:ins w:id="2253" w:author="Пользователь Windows" w:date="2021-01-29T21:37:00Z"/>
          <w:rFonts w:ascii="Times New Roman" w:hAnsi="Times New Roman" w:cs="Times New Roman"/>
          <w:sz w:val="28"/>
          <w:lang w:val="en-US"/>
          <w:rPrChange w:id="2254" w:author="Пользователь Windows" w:date="2021-01-29T21:39:00Z">
            <w:rPr>
              <w:ins w:id="2255" w:author="Пользователь Windows" w:date="2021-01-29T21:37:00Z"/>
              <w:rFonts w:ascii="Times New Roman" w:hAnsi="Times New Roman" w:cs="Times New Roman"/>
              <w:sz w:val="28"/>
            </w:rPr>
          </w:rPrChange>
        </w:rPr>
        <w:pPrChange w:id="2256" w:author="Пользователь Windows" w:date="2021-01-29T21:39:00Z">
          <w:pPr>
            <w:spacing w:after="0" w:line="360" w:lineRule="auto"/>
            <w:contextualSpacing/>
            <w:jc w:val="both"/>
          </w:pPr>
        </w:pPrChange>
      </w:pPr>
      <w:ins w:id="2257" w:author="Пользователь Windows" w:date="2021-01-29T21:37:00Z">
        <w:r w:rsidRPr="00187674">
          <w:rPr>
            <w:rFonts w:ascii="Times New Roman" w:hAnsi="Times New Roman" w:cs="Times New Roman"/>
            <w:sz w:val="28"/>
            <w:rPrChange w:id="2258" w:author="Пользователь Windows" w:date="2021-01-29T21:37:00Z">
              <w:rPr/>
            </w:rPrChange>
          </w:rPr>
          <w:t>жесткий</w:t>
        </w:r>
        <w:r w:rsidRPr="00187674">
          <w:rPr>
            <w:rFonts w:ascii="Times New Roman" w:hAnsi="Times New Roman" w:cs="Times New Roman"/>
            <w:sz w:val="28"/>
            <w:lang w:val="en-US"/>
            <w:rPrChange w:id="2259" w:author="Пользователь Windows" w:date="2021-01-29T21:37:00Z">
              <w:rPr>
                <w:rFonts w:ascii="Times New Roman" w:hAnsi="Times New Roman" w:cs="Times New Roman"/>
                <w:sz w:val="28"/>
              </w:rPr>
            </w:rPrChange>
          </w:rPr>
          <w:t xml:space="preserve"> </w:t>
        </w:r>
        <w:r w:rsidRPr="00187674">
          <w:rPr>
            <w:rFonts w:ascii="Times New Roman" w:hAnsi="Times New Roman" w:cs="Times New Roman"/>
            <w:sz w:val="28"/>
            <w:rPrChange w:id="2260" w:author="Пользователь Windows" w:date="2021-01-29T21:37:00Z">
              <w:rPr/>
            </w:rPrChange>
          </w:rPr>
          <w:t>диск</w:t>
        </w:r>
        <w:r w:rsidRPr="00187674">
          <w:rPr>
            <w:rFonts w:ascii="Times New Roman" w:hAnsi="Times New Roman" w:cs="Times New Roman"/>
            <w:sz w:val="28"/>
            <w:lang w:val="en-US"/>
            <w:rPrChange w:id="2261" w:author="Пользователь Windows" w:date="2021-01-29T21:37:00Z">
              <w:rPr>
                <w:rFonts w:ascii="Times New Roman" w:hAnsi="Times New Roman" w:cs="Times New Roman"/>
                <w:sz w:val="28"/>
              </w:rPr>
            </w:rPrChange>
          </w:rPr>
          <w:t xml:space="preserve"> 1TB HDD.</w:t>
        </w:r>
      </w:ins>
    </w:p>
    <w:p w14:paraId="249E7653" w14:textId="51748AA3" w:rsidR="00187674" w:rsidRPr="00187674" w:rsidRDefault="00187674" w:rsidP="00187674">
      <w:pPr>
        <w:spacing w:after="0" w:line="360" w:lineRule="auto"/>
        <w:ind w:firstLine="709"/>
        <w:contextualSpacing/>
        <w:jc w:val="both"/>
        <w:rPr>
          <w:ins w:id="2262" w:author="Пользователь Windows" w:date="2021-01-29T21:37:00Z"/>
          <w:rFonts w:ascii="Times New Roman" w:hAnsi="Times New Roman" w:cs="Times New Roman"/>
          <w:sz w:val="28"/>
        </w:rPr>
      </w:pPr>
      <w:ins w:id="2263" w:author="Пользователь Windows" w:date="2021-01-29T21:37:00Z">
        <w:r w:rsidRPr="00187674">
          <w:rPr>
            <w:rFonts w:ascii="Times New Roman" w:hAnsi="Times New Roman" w:cs="Times New Roman"/>
            <w:sz w:val="28"/>
          </w:rPr>
          <w:t>С</w:t>
        </w:r>
        <w:r w:rsidR="00253A75">
          <w:rPr>
            <w:rFonts w:ascii="Times New Roman" w:hAnsi="Times New Roman" w:cs="Times New Roman"/>
            <w:sz w:val="28"/>
          </w:rPr>
          <w:t>ервера ЦСПА размещены в шкафу</w:t>
        </w:r>
        <w:r w:rsidRPr="00187674">
          <w:rPr>
            <w:rFonts w:ascii="Times New Roman" w:hAnsi="Times New Roman" w:cs="Times New Roman"/>
            <w:sz w:val="28"/>
          </w:rPr>
          <w:t xml:space="preserve"> производства APC. В шкафу также размещены:</w:t>
        </w:r>
      </w:ins>
    </w:p>
    <w:p w14:paraId="6E2E1C3A" w14:textId="61933E88" w:rsidR="00187674" w:rsidRPr="00253A75" w:rsidRDefault="00253A75">
      <w:pPr>
        <w:pStyle w:val="a4"/>
        <w:numPr>
          <w:ilvl w:val="0"/>
          <w:numId w:val="48"/>
        </w:numPr>
        <w:spacing w:after="0" w:line="360" w:lineRule="auto"/>
        <w:jc w:val="both"/>
        <w:rPr>
          <w:ins w:id="2264" w:author="Пользователь Windows" w:date="2021-01-29T21:37:00Z"/>
          <w:rFonts w:ascii="Times New Roman" w:hAnsi="Times New Roman" w:cs="Times New Roman"/>
          <w:sz w:val="28"/>
          <w:rPrChange w:id="2265" w:author="Пользователь Windows" w:date="2021-01-29T21:39:00Z">
            <w:rPr>
              <w:ins w:id="2266" w:author="Пользователь Windows" w:date="2021-01-29T21:37:00Z"/>
            </w:rPr>
          </w:rPrChange>
        </w:rPr>
        <w:pPrChange w:id="2267" w:author="Пользователь Windows" w:date="2021-01-29T21:39:00Z">
          <w:pPr>
            <w:spacing w:after="0" w:line="360" w:lineRule="auto"/>
            <w:contextualSpacing/>
            <w:jc w:val="both"/>
          </w:pPr>
        </w:pPrChange>
      </w:pPr>
      <w:ins w:id="2268" w:author="Пользователь Windows" w:date="2021-01-29T21:39:00Z">
        <w:r w:rsidRPr="00253A75">
          <w:rPr>
            <w:rFonts w:ascii="Times New Roman" w:hAnsi="Times New Roman" w:cs="Times New Roman"/>
            <w:sz w:val="28"/>
            <w:rPrChange w:id="2269" w:author="Пользователь Windows" w:date="2021-01-29T21:39:00Z">
              <w:rPr/>
            </w:rPrChange>
          </w:rPr>
          <w:t>источник бесперебойного питания</w:t>
        </w:r>
      </w:ins>
      <w:ins w:id="2270" w:author="Пользователь Windows" w:date="2021-01-29T21:37:00Z">
        <w:r w:rsidR="00187674" w:rsidRPr="00253A75">
          <w:rPr>
            <w:rFonts w:ascii="Times New Roman" w:hAnsi="Times New Roman" w:cs="Times New Roman"/>
            <w:sz w:val="28"/>
            <w:rPrChange w:id="2271" w:author="Пользователь Windows" w:date="2021-01-29T21:39:00Z">
              <w:rPr/>
            </w:rPrChange>
          </w:rPr>
          <w:t xml:space="preserve"> — 2 </w:t>
        </w:r>
      </w:ins>
      <w:ins w:id="2272" w:author="Пользователь Windows" w:date="2021-01-29T21:39:00Z">
        <w:r w:rsidRPr="00253A75">
          <w:rPr>
            <w:rFonts w:ascii="Times New Roman" w:hAnsi="Times New Roman" w:cs="Times New Roman"/>
            <w:sz w:val="28"/>
            <w:rPrChange w:id="2273" w:author="Пользователь Windows" w:date="2021-01-29T21:39:00Z">
              <w:rPr/>
            </w:rPrChange>
          </w:rPr>
          <w:t>шт.</w:t>
        </w:r>
      </w:ins>
      <w:ins w:id="2274" w:author="Пользователь Windows" w:date="2021-01-29T21:37:00Z">
        <w:r w:rsidR="00187674" w:rsidRPr="00253A75">
          <w:rPr>
            <w:rFonts w:ascii="Times New Roman" w:hAnsi="Times New Roman" w:cs="Times New Roman"/>
            <w:sz w:val="28"/>
            <w:rPrChange w:id="2275" w:author="Пользователь Windows" w:date="2021-01-29T21:39:00Z">
              <w:rPr/>
            </w:rPrChange>
          </w:rPr>
          <w:t>;</w:t>
        </w:r>
      </w:ins>
    </w:p>
    <w:p w14:paraId="79FDCCBF" w14:textId="566C9613" w:rsidR="00187674" w:rsidRPr="00253A75" w:rsidRDefault="00187674">
      <w:pPr>
        <w:pStyle w:val="a4"/>
        <w:numPr>
          <w:ilvl w:val="0"/>
          <w:numId w:val="48"/>
        </w:numPr>
        <w:spacing w:after="0" w:line="360" w:lineRule="auto"/>
        <w:jc w:val="both"/>
        <w:rPr>
          <w:ins w:id="2276" w:author="Пользователь Windows" w:date="2021-01-29T21:37:00Z"/>
          <w:rFonts w:ascii="Times New Roman" w:hAnsi="Times New Roman" w:cs="Times New Roman"/>
          <w:sz w:val="28"/>
          <w:rPrChange w:id="2277" w:author="Пользователь Windows" w:date="2021-01-29T21:39:00Z">
            <w:rPr>
              <w:ins w:id="2278" w:author="Пользователь Windows" w:date="2021-01-29T21:37:00Z"/>
            </w:rPr>
          </w:rPrChange>
        </w:rPr>
        <w:pPrChange w:id="2279" w:author="Пользователь Windows" w:date="2021-01-29T21:39:00Z">
          <w:pPr>
            <w:spacing w:after="0" w:line="360" w:lineRule="auto"/>
            <w:contextualSpacing/>
            <w:jc w:val="both"/>
          </w:pPr>
        </w:pPrChange>
      </w:pPr>
      <w:ins w:id="2280" w:author="Пользователь Windows" w:date="2021-01-29T21:37:00Z">
        <w:r w:rsidRPr="00253A75">
          <w:rPr>
            <w:rFonts w:ascii="Times New Roman" w:hAnsi="Times New Roman" w:cs="Times New Roman"/>
            <w:sz w:val="28"/>
            <w:rPrChange w:id="2281" w:author="Пользователь Windows" w:date="2021-01-29T21:39:00Z">
              <w:rPr/>
            </w:rPrChange>
          </w:rPr>
          <w:t>сетевые коммутаторы Cisco для организации связи между комплектами ЦСПА;</w:t>
        </w:r>
      </w:ins>
    </w:p>
    <w:p w14:paraId="4AB38F2C" w14:textId="47A842F5" w:rsidR="00187674" w:rsidRPr="00253A75" w:rsidRDefault="00187674">
      <w:pPr>
        <w:pStyle w:val="a4"/>
        <w:numPr>
          <w:ilvl w:val="0"/>
          <w:numId w:val="48"/>
        </w:numPr>
        <w:spacing w:after="0" w:line="360" w:lineRule="auto"/>
        <w:jc w:val="both"/>
        <w:rPr>
          <w:ins w:id="2282" w:author="Пользователь Windows" w:date="2021-01-29T21:39:00Z"/>
          <w:rFonts w:ascii="Times New Roman" w:hAnsi="Times New Roman" w:cs="Times New Roman"/>
          <w:sz w:val="28"/>
          <w:rPrChange w:id="2283" w:author="Пользователь Windows" w:date="2021-01-29T21:40:00Z">
            <w:rPr>
              <w:ins w:id="2284" w:author="Пользователь Windows" w:date="2021-01-29T21:39:00Z"/>
            </w:rPr>
          </w:rPrChange>
        </w:rPr>
        <w:pPrChange w:id="2285" w:author="Пользователь Windows" w:date="2021-01-29T21:40:00Z">
          <w:pPr>
            <w:spacing w:after="0" w:line="360" w:lineRule="auto"/>
            <w:ind w:firstLine="709"/>
            <w:contextualSpacing/>
            <w:jc w:val="both"/>
          </w:pPr>
        </w:pPrChange>
      </w:pPr>
      <w:ins w:id="2286" w:author="Пользователь Windows" w:date="2021-01-29T21:37:00Z">
        <w:r w:rsidRPr="00253A75">
          <w:rPr>
            <w:rFonts w:ascii="Times New Roman" w:hAnsi="Times New Roman" w:cs="Times New Roman"/>
            <w:sz w:val="28"/>
            <w:rPrChange w:id="2287" w:author="Пользователь Windows" w:date="2021-01-29T21:39:00Z">
              <w:rPr/>
            </w:rPrChange>
          </w:rPr>
          <w:lastRenderedPageBreak/>
          <w:t>сетевой коммутатор Cisco для организации связи с ОИК</w:t>
        </w:r>
        <w:r w:rsidR="00253A75">
          <w:rPr>
            <w:rFonts w:ascii="Times New Roman" w:hAnsi="Times New Roman" w:cs="Times New Roman"/>
            <w:sz w:val="28"/>
          </w:rPr>
          <w:t xml:space="preserve">, рабочими местами и </w:t>
        </w:r>
        <w:r w:rsidRPr="00253A75">
          <w:rPr>
            <w:rFonts w:ascii="Times New Roman" w:hAnsi="Times New Roman" w:cs="Times New Roman"/>
            <w:sz w:val="28"/>
            <w:rPrChange w:id="2288" w:author="Пользователь Windows" w:date="2021-01-29T21:39:00Z">
              <w:rPr/>
            </w:rPrChange>
          </w:rPr>
          <w:t>АДВ</w:t>
        </w:r>
        <w:r w:rsidRPr="00253A75">
          <w:rPr>
            <w:rFonts w:ascii="Times New Roman" w:hAnsi="Times New Roman" w:cs="Times New Roman"/>
            <w:sz w:val="28"/>
            <w:rPrChange w:id="2289" w:author="Пользователь Windows" w:date="2021-01-29T21:40:00Z">
              <w:rPr/>
            </w:rPrChange>
          </w:rPr>
          <w:t>.</w:t>
        </w:r>
      </w:ins>
    </w:p>
    <w:p w14:paraId="7FAB11ED" w14:textId="16CD595D" w:rsidR="00253A75" w:rsidRDefault="00253A75" w:rsidP="00187674">
      <w:pPr>
        <w:spacing w:after="0" w:line="360" w:lineRule="auto"/>
        <w:ind w:firstLine="709"/>
        <w:contextualSpacing/>
        <w:jc w:val="both"/>
        <w:rPr>
          <w:rFonts w:ascii="Times New Roman" w:hAnsi="Times New Roman" w:cs="Times New Roman"/>
          <w:sz w:val="28"/>
        </w:rPr>
      </w:pPr>
      <w:ins w:id="2290" w:author="Пользователь Windows" w:date="2021-01-29T21:43:00Z">
        <w:r>
          <w:rPr>
            <w:rFonts w:ascii="Times New Roman" w:hAnsi="Times New Roman" w:cs="Times New Roman"/>
            <w:sz w:val="28"/>
          </w:rPr>
          <w:t xml:space="preserve">С учетом ограниченной информации об аппаратной части шкафов </w:t>
        </w:r>
      </w:ins>
      <w:ins w:id="2291" w:author="Пользователь Windows" w:date="2021-01-29T21:44:00Z">
        <w:r>
          <w:rPr>
            <w:rFonts w:ascii="Times New Roman" w:hAnsi="Times New Roman" w:cs="Times New Roman"/>
            <w:sz w:val="28"/>
          </w:rPr>
          <w:t xml:space="preserve">ПА с функцией АЛАР и близости ЦАЛАР к ЦСПА с точки зрения централизации, то при проектировании аппаратной части </w:t>
        </w:r>
      </w:ins>
      <w:ins w:id="2292" w:author="Пользователь Windows" w:date="2021-01-29T21:45:00Z">
        <w:r>
          <w:rPr>
            <w:rFonts w:ascii="Times New Roman" w:hAnsi="Times New Roman" w:cs="Times New Roman"/>
            <w:sz w:val="28"/>
          </w:rPr>
          <w:t>централизованной АЛАР возможно ориентироваться на аппаратные характеристики ЦСПА.</w:t>
        </w:r>
      </w:ins>
    </w:p>
    <w:p w14:paraId="4F83C9D6" w14:textId="36AF365C" w:rsidR="00B12904" w:rsidRDefault="00963A24" w:rsidP="00963A24">
      <w:pPr>
        <w:pStyle w:val="2"/>
      </w:pPr>
      <w:bookmarkStart w:id="2293" w:name="_Toc62909890"/>
      <w:r>
        <w:t xml:space="preserve">Выводы по разделу </w:t>
      </w:r>
      <w:commentRangeStart w:id="2294"/>
      <w:commentRangeStart w:id="2295"/>
      <w:commentRangeStart w:id="2296"/>
      <w:r w:rsidR="00750235">
        <w:t>1</w:t>
      </w:r>
      <w:commentRangeEnd w:id="2294"/>
      <w:r w:rsidR="00750235">
        <w:rPr>
          <w:rStyle w:val="ab"/>
          <w:rFonts w:asciiTheme="minorHAnsi" w:eastAsiaTheme="minorHAnsi" w:hAnsiTheme="minorHAnsi" w:cstheme="minorBidi"/>
          <w:b w:val="0"/>
          <w:color w:val="auto"/>
        </w:rPr>
        <w:commentReference w:id="2294"/>
      </w:r>
      <w:commentRangeEnd w:id="2295"/>
      <w:r w:rsidR="00C501D6">
        <w:rPr>
          <w:rStyle w:val="ab"/>
          <w:rFonts w:asciiTheme="minorHAnsi" w:eastAsiaTheme="minorHAnsi" w:hAnsiTheme="minorHAnsi" w:cstheme="minorBidi"/>
          <w:b w:val="0"/>
          <w:color w:val="auto"/>
        </w:rPr>
        <w:commentReference w:id="2295"/>
      </w:r>
      <w:commentRangeEnd w:id="2296"/>
      <w:r w:rsidR="00BA2197">
        <w:rPr>
          <w:rStyle w:val="ab"/>
          <w:rFonts w:asciiTheme="minorHAnsi" w:eastAsiaTheme="minorHAnsi" w:hAnsiTheme="minorHAnsi" w:cstheme="minorBidi"/>
          <w:b w:val="0"/>
          <w:color w:val="auto"/>
        </w:rPr>
        <w:commentReference w:id="2296"/>
      </w:r>
      <w:bookmarkEnd w:id="2293"/>
    </w:p>
    <w:p w14:paraId="57484962" w14:textId="7234C11F" w:rsidR="005C1A27" w:rsidRDefault="00963A24">
      <w:pPr>
        <w:spacing w:after="0" w:line="360" w:lineRule="auto"/>
        <w:ind w:firstLine="709"/>
        <w:contextualSpacing/>
        <w:jc w:val="both"/>
        <w:rPr>
          <w:ins w:id="2297" w:author="Пользователь Windows" w:date="2021-01-30T14:03:00Z"/>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del w:id="2298" w:author="Пользователь Windows" w:date="2021-01-29T16:13:00Z">
        <w:r w:rsidDel="000A458C">
          <w:rPr>
            <w:rFonts w:ascii="Times New Roman" w:hAnsi="Times New Roman" w:cs="Times New Roman"/>
            <w:sz w:val="28"/>
            <w:lang w:val="en-US"/>
          </w:rPr>
          <w:delText>WAMPAC</w:delText>
        </w:r>
      </w:del>
      <w:ins w:id="2299" w:author="Пользователь Windows" w:date="2021-01-29T16:13:00Z">
        <w:r w:rsidR="000A458C">
          <w:rPr>
            <w:rFonts w:ascii="Times New Roman" w:hAnsi="Times New Roman" w:cs="Times New Roman"/>
            <w:sz w:val="28"/>
          </w:rPr>
          <w:t xml:space="preserve">КСПА и два нижних уровня системы сбора данных </w:t>
        </w:r>
        <w:r w:rsidR="000A458C">
          <w:rPr>
            <w:rFonts w:ascii="Times New Roman" w:hAnsi="Times New Roman" w:cs="Times New Roman"/>
            <w:sz w:val="28"/>
            <w:lang w:val="en-US"/>
          </w:rPr>
          <w:t>WAMPAC</w:t>
        </w:r>
        <w:r w:rsidR="000A458C" w:rsidRPr="000A458C">
          <w:rPr>
            <w:rFonts w:ascii="Times New Roman" w:hAnsi="Times New Roman" w:cs="Times New Roman"/>
            <w:sz w:val="28"/>
            <w:rPrChange w:id="2300" w:author="Пользователь Windows" w:date="2021-01-29T16:13:00Z">
              <w:rPr>
                <w:rFonts w:ascii="Times New Roman" w:hAnsi="Times New Roman" w:cs="Times New Roman"/>
                <w:sz w:val="28"/>
                <w:lang w:val="en-US"/>
              </w:rPr>
            </w:rPrChange>
          </w:rPr>
          <w:t>.</w:t>
        </w:r>
      </w:ins>
      <w:ins w:id="2301" w:author="Пользователь Windows" w:date="2021-01-29T21:08:00Z">
        <w:r w:rsidR="00D375E0">
          <w:rPr>
            <w:rFonts w:ascii="Times New Roman" w:hAnsi="Times New Roman" w:cs="Times New Roman"/>
            <w:sz w:val="28"/>
          </w:rPr>
          <w:t xml:space="preserve"> При проектировании следует учитывать необходимость учета</w:t>
        </w:r>
      </w:ins>
      <w:ins w:id="2302" w:author="Пользователь Windows" w:date="2021-01-29T21:09:00Z">
        <w:r w:rsidR="00D375E0">
          <w:rPr>
            <w:rFonts w:ascii="Times New Roman" w:hAnsi="Times New Roman" w:cs="Times New Roman"/>
            <w:sz w:val="28"/>
          </w:rPr>
          <w:t xml:space="preserve"> начальных местной информации и различных принципов реализации</w:t>
        </w:r>
      </w:ins>
      <w:ins w:id="2303" w:author="Пользователь Windows" w:date="2021-01-29T21:10:00Z">
        <w:r w:rsidR="00D375E0">
          <w:rPr>
            <w:rFonts w:ascii="Times New Roman" w:hAnsi="Times New Roman" w:cs="Times New Roman"/>
            <w:sz w:val="28"/>
          </w:rPr>
          <w:t xml:space="preserve"> управляющих воздействий</w:t>
        </w:r>
      </w:ins>
      <w:ins w:id="2304" w:author="Пользователь Windows" w:date="2021-01-29T21:09:00Z">
        <w:r w:rsidR="00D375E0">
          <w:rPr>
            <w:rFonts w:ascii="Times New Roman" w:hAnsi="Times New Roman" w:cs="Times New Roman"/>
            <w:sz w:val="28"/>
          </w:rPr>
          <w:t>.</w:t>
        </w:r>
      </w:ins>
      <w:ins w:id="2305" w:author="Пользователь Windows" w:date="2021-01-29T16:13:00Z">
        <w:r w:rsidR="000A458C" w:rsidRPr="000A458C">
          <w:rPr>
            <w:rFonts w:ascii="Times New Roman" w:hAnsi="Times New Roman" w:cs="Times New Roman"/>
            <w:sz w:val="28"/>
            <w:rPrChange w:id="2306" w:author="Пользователь Windows" w:date="2021-01-29T16:13:00Z">
              <w:rPr>
                <w:rFonts w:ascii="Times New Roman" w:hAnsi="Times New Roman" w:cs="Times New Roman"/>
                <w:sz w:val="28"/>
                <w:lang w:val="en-US"/>
              </w:rPr>
            </w:rPrChange>
          </w:rPr>
          <w:t xml:space="preserve"> </w:t>
        </w:r>
      </w:ins>
      <w:ins w:id="2307" w:author="Пользователь Windows" w:date="2021-01-29T16:14:00Z">
        <w:r w:rsidR="000A458C">
          <w:rPr>
            <w:rFonts w:ascii="Times New Roman" w:hAnsi="Times New Roman" w:cs="Times New Roman"/>
            <w:sz w:val="28"/>
          </w:rPr>
          <w:t>Также отмечено</w:t>
        </w:r>
      </w:ins>
      <w:r w:rsidR="0018490C">
        <w:rPr>
          <w:rFonts w:ascii="Times New Roman" w:hAnsi="Times New Roman" w:cs="Times New Roman"/>
          <w:sz w:val="28"/>
        </w:rPr>
        <w:t>,</w:t>
      </w:r>
      <w:r w:rsidRPr="00963A24">
        <w:rPr>
          <w:rFonts w:ascii="Times New Roman" w:hAnsi="Times New Roman" w:cs="Times New Roman"/>
          <w:sz w:val="28"/>
        </w:rPr>
        <w:t xml:space="preserve"> </w:t>
      </w:r>
      <w:del w:id="2308" w:author="Пользователь Windows" w:date="2021-01-29T16:14:00Z">
        <w:r w:rsidR="0018490C" w:rsidDel="000A458C">
          <w:rPr>
            <w:rFonts w:ascii="Times New Roman" w:hAnsi="Times New Roman" w:cs="Times New Roman"/>
            <w:sz w:val="28"/>
          </w:rPr>
          <w:delText xml:space="preserve">и </w:delText>
        </w:r>
      </w:del>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 xml:space="preserve">сервера </w:t>
      </w:r>
      <w:commentRangeStart w:id="2309"/>
      <w:commentRangeStart w:id="2310"/>
      <w:r w:rsidR="0018490C">
        <w:rPr>
          <w:rFonts w:ascii="Times New Roman" w:hAnsi="Times New Roman" w:cs="Times New Roman"/>
          <w:sz w:val="28"/>
        </w:rPr>
        <w:t>ЦАЛАР вне ДЦ</w:t>
      </w:r>
      <w:commentRangeEnd w:id="2309"/>
      <w:r w:rsidR="00BA2197">
        <w:rPr>
          <w:rStyle w:val="ab"/>
        </w:rPr>
        <w:commentReference w:id="2309"/>
      </w:r>
      <w:commentRangeEnd w:id="2310"/>
      <w:r w:rsidR="000A458C">
        <w:rPr>
          <w:rStyle w:val="ab"/>
        </w:rPr>
        <w:commentReference w:id="2310"/>
      </w:r>
      <w:ins w:id="2311" w:author="Пользователь Windows" w:date="2021-01-29T16:14:00Z">
        <w:r w:rsidR="000A458C">
          <w:rPr>
            <w:rFonts w:ascii="Times New Roman" w:hAnsi="Times New Roman" w:cs="Times New Roman"/>
            <w:sz w:val="28"/>
          </w:rPr>
          <w:t xml:space="preserve"> – на объекте энергетики</w:t>
        </w:r>
      </w:ins>
      <w:r w:rsidR="0018490C">
        <w:rPr>
          <w:rFonts w:ascii="Times New Roman" w:hAnsi="Times New Roman" w:cs="Times New Roman"/>
          <w:sz w:val="28"/>
        </w:rPr>
        <w:t>.</w:t>
      </w:r>
      <w:del w:id="2312" w:author="Пользователь Windows" w:date="2021-01-29T21:08:00Z">
        <w:r w:rsidR="0018490C" w:rsidDel="00D375E0">
          <w:rPr>
            <w:rFonts w:ascii="Times New Roman" w:hAnsi="Times New Roman" w:cs="Times New Roman"/>
            <w:sz w:val="28"/>
          </w:rPr>
          <w:delText xml:space="preserve"> </w:delText>
        </w:r>
      </w:del>
      <w:ins w:id="2313" w:author="Пользователь Windows" w:date="2021-01-29T21:08:00Z">
        <w:r w:rsidR="00D375E0">
          <w:rPr>
            <w:rFonts w:ascii="Times New Roman" w:hAnsi="Times New Roman" w:cs="Times New Roman"/>
            <w:sz w:val="28"/>
          </w:rPr>
          <w:t xml:space="preserve"> </w:t>
        </w:r>
      </w:ins>
      <w:r w:rsidR="0018490C">
        <w:rPr>
          <w:rFonts w:ascii="Times New Roman" w:hAnsi="Times New Roman" w:cs="Times New Roman"/>
          <w:sz w:val="28"/>
        </w:rPr>
        <w:t>Определено, что в использовании АС</w:t>
      </w:r>
      <w:ins w:id="2314" w:author="Пользователь Windows" w:date="2021-01-30T14:03:00Z">
        <w:r w:rsidR="007A5040">
          <w:rPr>
            <w:rFonts w:ascii="Times New Roman" w:hAnsi="Times New Roman" w:cs="Times New Roman"/>
            <w:sz w:val="28"/>
          </w:rPr>
          <w:t xml:space="preserve"> </w:t>
        </w:r>
      </w:ins>
      <w:r w:rsidR="0018490C">
        <w:rPr>
          <w:rFonts w:ascii="Times New Roman" w:hAnsi="Times New Roman" w:cs="Times New Roman"/>
          <w:sz w:val="28"/>
        </w:rPr>
        <w:t xml:space="preserve">СИ СМПР при реализации системы ЦАЛАР нет необходимости. </w:t>
      </w:r>
      <w:ins w:id="2315" w:author="Пользователь Windows" w:date="2021-01-29T21:46:00Z">
        <w:r w:rsidR="00253A75">
          <w:rPr>
            <w:rFonts w:ascii="Times New Roman" w:hAnsi="Times New Roman" w:cs="Times New Roman"/>
            <w:sz w:val="28"/>
          </w:rPr>
          <w:t xml:space="preserve">Были рассмотрены аппаратные характеристики терминала защиты и </w:t>
        </w:r>
      </w:ins>
      <w:ins w:id="2316" w:author="Пользователь Windows" w:date="2021-01-29T21:47:00Z">
        <w:r w:rsidR="00253A75">
          <w:rPr>
            <w:rFonts w:ascii="Times New Roman" w:hAnsi="Times New Roman" w:cs="Times New Roman"/>
            <w:sz w:val="28"/>
          </w:rPr>
          <w:t>ПТК ЦСПА.</w:t>
        </w:r>
      </w:ins>
      <w:ins w:id="2317" w:author="Пользователь Windows" w:date="2021-01-29T21:46:00Z">
        <w:r w:rsidR="00253A75">
          <w:rPr>
            <w:rFonts w:ascii="Times New Roman" w:hAnsi="Times New Roman" w:cs="Times New Roman"/>
            <w:sz w:val="28"/>
          </w:rPr>
          <w:t xml:space="preserve"> </w:t>
        </w:r>
      </w:ins>
      <w:r w:rsidR="00BA2197">
        <w:rPr>
          <w:rFonts w:ascii="Times New Roman" w:hAnsi="Times New Roman" w:cs="Times New Roman"/>
          <w:sz w:val="28"/>
        </w:rPr>
        <w:t xml:space="preserve">Выявлено </w:t>
      </w:r>
      <w:r w:rsidR="0018490C">
        <w:rPr>
          <w:rFonts w:ascii="Times New Roman" w:hAnsi="Times New Roman" w:cs="Times New Roman"/>
          <w:sz w:val="28"/>
        </w:rPr>
        <w:t>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w:t>
      </w:r>
      <w:commentRangeStart w:id="2318"/>
      <w:commentRangeStart w:id="2319"/>
      <w:r w:rsidR="0018490C">
        <w:rPr>
          <w:rFonts w:ascii="Times New Roman" w:hAnsi="Times New Roman" w:cs="Times New Roman"/>
          <w:sz w:val="28"/>
        </w:rPr>
        <w:t xml:space="preserve">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commentRangeEnd w:id="2318"/>
      <w:r w:rsidR="00BA2197">
        <w:rPr>
          <w:rStyle w:val="ab"/>
        </w:rPr>
        <w:commentReference w:id="2318"/>
      </w:r>
      <w:commentRangeEnd w:id="2319"/>
      <w:r w:rsidR="003425E5">
        <w:rPr>
          <w:rStyle w:val="ab"/>
        </w:rPr>
        <w:commentReference w:id="2319"/>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6CE1B5E0" w14:textId="039BCE30" w:rsidR="007A5040" w:rsidRDefault="007A5040">
      <w:pPr>
        <w:spacing w:after="0" w:line="360" w:lineRule="auto"/>
        <w:ind w:firstLine="709"/>
        <w:contextualSpacing/>
        <w:jc w:val="both"/>
        <w:rPr>
          <w:ins w:id="2320" w:author="Пользователь Windows" w:date="2021-01-30T14:03:00Z"/>
          <w:rFonts w:ascii="Times New Roman" w:hAnsi="Times New Roman" w:cs="Times New Roman"/>
          <w:sz w:val="28"/>
        </w:rPr>
      </w:pPr>
    </w:p>
    <w:p w14:paraId="0B41A7BC" w14:textId="0B8C395A" w:rsidR="007A5040" w:rsidRDefault="007A5040">
      <w:pPr>
        <w:spacing w:after="0" w:line="360" w:lineRule="auto"/>
        <w:ind w:firstLine="709"/>
        <w:contextualSpacing/>
        <w:jc w:val="both"/>
        <w:rPr>
          <w:ins w:id="2321" w:author="Пользователь Windows" w:date="2021-01-30T14:03:00Z"/>
          <w:rFonts w:ascii="Times New Roman" w:hAnsi="Times New Roman" w:cs="Times New Roman"/>
          <w:sz w:val="28"/>
        </w:rPr>
      </w:pPr>
    </w:p>
    <w:p w14:paraId="179ABDC1" w14:textId="77777777" w:rsidR="007A5040" w:rsidRPr="0027524D" w:rsidRDefault="007A5040">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1"/>
      </w:pPr>
      <w:bookmarkStart w:id="2322" w:name="_Toc62909891"/>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2322"/>
    </w:p>
    <w:p w14:paraId="1CDCF170" w14:textId="2E1F8336" w:rsidR="0048739D" w:rsidRDefault="0048739D" w:rsidP="0048739D">
      <w:pPr>
        <w:pStyle w:val="2"/>
      </w:pPr>
      <w:bookmarkStart w:id="2323" w:name="_Toc62909892"/>
      <w:r>
        <w:t xml:space="preserve">2.1. </w:t>
      </w:r>
      <w:r w:rsidR="00E124B2">
        <w:t>А</w:t>
      </w:r>
      <w:r>
        <w:t>рхитектур</w:t>
      </w:r>
      <w:r w:rsidR="00E124B2">
        <w:t>а программного обеспечения</w:t>
      </w:r>
      <w:r>
        <w:t xml:space="preserve"> </w:t>
      </w:r>
      <w:r w:rsidRPr="00AF035E">
        <w:t>централизованной АЛАР</w:t>
      </w:r>
      <w:bookmarkEnd w:id="2323"/>
    </w:p>
    <w:p w14:paraId="632717FF" w14:textId="77777777" w:rsidR="0048739D" w:rsidRPr="00A417E1" w:rsidRDefault="0048739D" w:rsidP="0048739D">
      <w:pPr>
        <w:pStyle w:val="3"/>
      </w:pPr>
      <w:bookmarkStart w:id="2324" w:name="_Toc62909893"/>
      <w:r>
        <w:t>2.1.1. Укрупненная структура централизованной АЛАР</w:t>
      </w:r>
      <w:bookmarkEnd w:id="2324"/>
    </w:p>
    <w:p w14:paraId="01F8CB3D" w14:textId="030BCA34" w:rsidR="00C9084D" w:rsidRDefault="0048739D" w:rsidP="0048739D">
      <w:pPr>
        <w:spacing w:after="0" w:line="360" w:lineRule="auto"/>
        <w:ind w:firstLine="709"/>
        <w:contextualSpacing/>
        <w:jc w:val="both"/>
        <w:rPr>
          <w:ins w:id="2325" w:author="Пользователь Windows" w:date="2021-01-29T19:13:00Z"/>
          <w:rFonts w:ascii="Times New Roman" w:hAnsi="Times New Roman" w:cs="Times New Roman"/>
          <w:sz w:val="28"/>
        </w:rPr>
      </w:pPr>
      <w:r>
        <w:rPr>
          <w:rFonts w:ascii="Times New Roman" w:hAnsi="Times New Roman" w:cs="Times New Roman"/>
          <w:sz w:val="28"/>
        </w:rPr>
        <w:t xml:space="preserve">На рисунке </w:t>
      </w:r>
      <w:del w:id="2326" w:author="Пользователь Windows" w:date="2021-01-27T20:01:00Z">
        <w:r w:rsidR="00C501D6"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327" w:author="Пользователь Windows" w:date="2021-01-27T20:01:00Z">
        <w:r w:rsidR="009C67B8">
          <w:rPr>
            <w:rFonts w:ascii="Times New Roman" w:hAnsi="Times New Roman" w:cs="Times New Roman"/>
            <w:sz w:val="28"/>
          </w:rPr>
          <w:t xml:space="preserve">5 </w:t>
        </w:r>
      </w:ins>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ins w:id="2328" w:author="Пользователь Windows" w:date="2021-01-29T19:12:00Z">
        <w:r w:rsidR="00C9084D">
          <w:rPr>
            <w:rFonts w:ascii="Times New Roman" w:hAnsi="Times New Roman" w:cs="Times New Roman"/>
            <w:sz w:val="28"/>
          </w:rPr>
          <w:t xml:space="preserve">Она состоит из трех основных </w:t>
        </w:r>
      </w:ins>
      <w:ins w:id="2329" w:author="Пользователь Windows" w:date="2021-01-29T19:13:00Z">
        <w:r w:rsidR="00C9084D">
          <w:rPr>
            <w:rFonts w:ascii="Times New Roman" w:hAnsi="Times New Roman" w:cs="Times New Roman"/>
            <w:sz w:val="28"/>
          </w:rPr>
          <w:t xml:space="preserve">функциональных </w:t>
        </w:r>
      </w:ins>
      <w:ins w:id="2330" w:author="Пользователь Windows" w:date="2021-01-29T19:12:00Z">
        <w:r w:rsidR="00C9084D">
          <w:rPr>
            <w:rFonts w:ascii="Times New Roman" w:hAnsi="Times New Roman" w:cs="Times New Roman"/>
            <w:sz w:val="28"/>
          </w:rPr>
          <w:t>блоков</w:t>
        </w:r>
      </w:ins>
      <w:ins w:id="2331" w:author="Пользователь Windows" w:date="2021-01-29T19:13:00Z">
        <w:r w:rsidR="00C9084D">
          <w:rPr>
            <w:rFonts w:ascii="Times New Roman" w:hAnsi="Times New Roman" w:cs="Times New Roman"/>
            <w:sz w:val="28"/>
          </w:rPr>
          <w:t>:</w:t>
        </w:r>
      </w:ins>
    </w:p>
    <w:p w14:paraId="7456F73A" w14:textId="4E61AD69" w:rsidR="00C9084D" w:rsidRDefault="00C9084D">
      <w:pPr>
        <w:pStyle w:val="a4"/>
        <w:numPr>
          <w:ilvl w:val="0"/>
          <w:numId w:val="43"/>
        </w:numPr>
        <w:spacing w:after="0" w:line="360" w:lineRule="auto"/>
        <w:jc w:val="both"/>
        <w:rPr>
          <w:ins w:id="2332" w:author="Пользователь Windows" w:date="2021-01-29T19:13:00Z"/>
          <w:rFonts w:ascii="Times New Roman" w:hAnsi="Times New Roman" w:cs="Times New Roman"/>
          <w:sz w:val="28"/>
        </w:rPr>
        <w:pPrChange w:id="2333" w:author="Пользователь Windows" w:date="2021-01-29T19:13:00Z">
          <w:pPr>
            <w:spacing w:after="0" w:line="360" w:lineRule="auto"/>
            <w:ind w:firstLine="709"/>
            <w:contextualSpacing/>
            <w:jc w:val="both"/>
          </w:pPr>
        </w:pPrChange>
      </w:pPr>
      <w:ins w:id="2334" w:author="Пользователь Windows" w:date="2021-01-29T19:13:00Z">
        <w:r>
          <w:rPr>
            <w:rFonts w:ascii="Times New Roman" w:hAnsi="Times New Roman" w:cs="Times New Roman"/>
            <w:sz w:val="28"/>
          </w:rPr>
          <w:t>Блок прогнозирования возникновения асинхронного режима</w:t>
        </w:r>
      </w:ins>
      <w:ins w:id="2335" w:author="Пользователь Windows" w:date="2021-01-29T19:14:00Z">
        <w:r>
          <w:rPr>
            <w:rFonts w:ascii="Times New Roman" w:hAnsi="Times New Roman" w:cs="Times New Roman"/>
            <w:sz w:val="28"/>
          </w:rPr>
          <w:t xml:space="preserve"> (обозначен желтым цветом)</w:t>
        </w:r>
      </w:ins>
      <w:ins w:id="2336" w:author="Пользователь Windows" w:date="2021-01-29T19:13:00Z">
        <w:r>
          <w:rPr>
            <w:rFonts w:ascii="Times New Roman" w:hAnsi="Times New Roman" w:cs="Times New Roman"/>
            <w:sz w:val="28"/>
          </w:rPr>
          <w:t>;</w:t>
        </w:r>
      </w:ins>
    </w:p>
    <w:p w14:paraId="5DFC71B8" w14:textId="360D7325" w:rsidR="00C9084D" w:rsidRDefault="00C9084D">
      <w:pPr>
        <w:pStyle w:val="a4"/>
        <w:numPr>
          <w:ilvl w:val="0"/>
          <w:numId w:val="43"/>
        </w:numPr>
        <w:spacing w:after="0" w:line="360" w:lineRule="auto"/>
        <w:jc w:val="both"/>
        <w:rPr>
          <w:ins w:id="2337" w:author="Пользователь Windows" w:date="2021-01-29T19:14:00Z"/>
          <w:rFonts w:ascii="Times New Roman" w:hAnsi="Times New Roman" w:cs="Times New Roman"/>
          <w:sz w:val="28"/>
        </w:rPr>
        <w:pPrChange w:id="2338" w:author="Пользователь Windows" w:date="2021-01-29T19:13:00Z">
          <w:pPr>
            <w:spacing w:after="0" w:line="360" w:lineRule="auto"/>
            <w:ind w:firstLine="709"/>
            <w:contextualSpacing/>
            <w:jc w:val="both"/>
          </w:pPr>
        </w:pPrChange>
      </w:pPr>
      <w:ins w:id="2339" w:author="Пользователь Windows" w:date="2021-01-29T19:14:00Z">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ins>
    </w:p>
    <w:p w14:paraId="3D071308" w14:textId="761DD2AD" w:rsidR="00C9084D" w:rsidRPr="00C9084D" w:rsidRDefault="00C9084D">
      <w:pPr>
        <w:pStyle w:val="a4"/>
        <w:numPr>
          <w:ilvl w:val="0"/>
          <w:numId w:val="43"/>
        </w:numPr>
        <w:spacing w:after="0" w:line="360" w:lineRule="auto"/>
        <w:jc w:val="both"/>
        <w:rPr>
          <w:ins w:id="2340" w:author="Пользователь Windows" w:date="2021-01-29T19:13:00Z"/>
          <w:rFonts w:ascii="Times New Roman" w:hAnsi="Times New Roman" w:cs="Times New Roman"/>
          <w:sz w:val="28"/>
          <w:rPrChange w:id="2341" w:author="Пользователь Windows" w:date="2021-01-29T19:13:00Z">
            <w:rPr>
              <w:ins w:id="2342" w:author="Пользователь Windows" w:date="2021-01-29T19:13:00Z"/>
            </w:rPr>
          </w:rPrChange>
        </w:rPr>
        <w:pPrChange w:id="2343" w:author="Пользователь Windows" w:date="2021-01-29T19:13:00Z">
          <w:pPr>
            <w:spacing w:after="0" w:line="360" w:lineRule="auto"/>
            <w:ind w:firstLine="709"/>
            <w:contextualSpacing/>
            <w:jc w:val="both"/>
          </w:pPr>
        </w:pPrChange>
      </w:pPr>
      <w:ins w:id="2344" w:author="Пользователь Windows" w:date="2021-01-29T19:14:00Z">
        <w:r>
          <w:rPr>
            <w:rFonts w:ascii="Times New Roman" w:hAnsi="Times New Roman" w:cs="Times New Roman"/>
            <w:sz w:val="28"/>
          </w:rPr>
          <w:t>Б</w:t>
        </w:r>
        <w:commentRangeStart w:id="2345"/>
        <w:commentRangeStart w:id="2346"/>
        <w:r>
          <w:rPr>
            <w:rFonts w:ascii="Times New Roman" w:hAnsi="Times New Roman" w:cs="Times New Roman"/>
            <w:sz w:val="28"/>
          </w:rPr>
          <w:t>лок выявления возмущения в энергосистеме</w:t>
        </w:r>
        <w:commentRangeEnd w:id="2345"/>
        <w:r>
          <w:rPr>
            <w:rStyle w:val="ab"/>
          </w:rPr>
          <w:commentReference w:id="2345"/>
        </w:r>
        <w:commentRangeEnd w:id="2346"/>
        <w:r>
          <w:rPr>
            <w:rStyle w:val="ab"/>
          </w:rPr>
          <w:commentReference w:id="2346"/>
        </w:r>
        <w:r>
          <w:rPr>
            <w:rFonts w:ascii="Times New Roman" w:hAnsi="Times New Roman" w:cs="Times New Roman"/>
            <w:sz w:val="28"/>
          </w:rPr>
          <w:t xml:space="preserve"> и определения групп когерентных генераторов (обозначен </w:t>
        </w:r>
      </w:ins>
      <w:ins w:id="2347" w:author="Пользователь Windows" w:date="2021-01-29T19:15:00Z">
        <w:r>
          <w:rPr>
            <w:rFonts w:ascii="Times New Roman" w:hAnsi="Times New Roman" w:cs="Times New Roman"/>
            <w:sz w:val="28"/>
          </w:rPr>
          <w:t xml:space="preserve">фиолетовым </w:t>
        </w:r>
      </w:ins>
      <w:ins w:id="2348" w:author="Пользователь Windows" w:date="2021-01-29T19:14:00Z">
        <w:r>
          <w:rPr>
            <w:rFonts w:ascii="Times New Roman" w:hAnsi="Times New Roman" w:cs="Times New Roman"/>
            <w:sz w:val="28"/>
          </w:rPr>
          <w:t>цветом).</w:t>
        </w:r>
      </w:ins>
    </w:p>
    <w:p w14:paraId="61C1320A" w14:textId="126F7C05" w:rsidR="002F59C0" w:rsidDel="00855AA8" w:rsidRDefault="0048739D">
      <w:pPr>
        <w:spacing w:after="0" w:line="360" w:lineRule="auto"/>
        <w:ind w:firstLine="709"/>
        <w:contextualSpacing/>
        <w:jc w:val="both"/>
        <w:rPr>
          <w:del w:id="2349" w:author="Пользователь Windows" w:date="2021-01-29T22:00:00Z"/>
          <w:rFonts w:ascii="Times New Roman" w:hAnsi="Times New Roman" w:cs="Times New Roman"/>
          <w:sz w:val="28"/>
        </w:rPr>
        <w:pPrChange w:id="2350" w:author="Пользователь Windows" w:date="2021-01-29T22:00:00Z">
          <w:pPr>
            <w:spacing w:after="0" w:line="360" w:lineRule="auto"/>
            <w:ind w:firstLine="709"/>
            <w:contextualSpacing/>
            <w:jc w:val="center"/>
          </w:pPr>
        </w:pPrChange>
      </w:pPr>
      <w:commentRangeStart w:id="2351"/>
      <w:del w:id="2352" w:author="Пользователь Windows" w:date="2021-01-29T19:16:00Z">
        <w:r w:rsidDel="00C9084D">
          <w:rPr>
            <w:rFonts w:ascii="Times New Roman" w:hAnsi="Times New Roman" w:cs="Times New Roman"/>
            <w:sz w:val="28"/>
          </w:rPr>
          <w:delText>Желтым</w:delText>
        </w:r>
        <w:commentRangeEnd w:id="2351"/>
        <w:r w:rsidR="00457995" w:rsidDel="00C9084D">
          <w:rPr>
            <w:rStyle w:val="ab"/>
          </w:rPr>
          <w:commentReference w:id="2351"/>
        </w:r>
        <w:r w:rsidDel="00C9084D">
          <w:rPr>
            <w:rFonts w:ascii="Times New Roman" w:hAnsi="Times New Roman" w:cs="Times New Roman"/>
            <w:sz w:val="28"/>
          </w:rPr>
          <w:delText xml:space="preserve"> цветом показан функциональный блок, предназначенный для прогнозирования возникновения асинхронного режима. Синим цветом отмечен функциональный блок, решающий задачу для выбора сечения деления системы в случае, когда возникает АР. Фиолетовым цветом указан </w:delText>
        </w:r>
        <w:commentRangeStart w:id="2353"/>
        <w:commentRangeStart w:id="2354"/>
        <w:r w:rsidDel="00C9084D">
          <w:rPr>
            <w:rFonts w:ascii="Times New Roman" w:hAnsi="Times New Roman" w:cs="Times New Roman"/>
            <w:sz w:val="28"/>
          </w:rPr>
          <w:delText>блок выявления возмущения в энергосистеме</w:delText>
        </w:r>
        <w:commentRangeEnd w:id="2353"/>
        <w:r w:rsidDel="00C9084D">
          <w:rPr>
            <w:rStyle w:val="ab"/>
          </w:rPr>
          <w:commentReference w:id="2353"/>
        </w:r>
        <w:commentRangeEnd w:id="2354"/>
        <w:r w:rsidR="00E124B2" w:rsidDel="00C9084D">
          <w:rPr>
            <w:rStyle w:val="ab"/>
          </w:rPr>
          <w:commentReference w:id="2354"/>
        </w:r>
        <w:r w:rsidDel="00C9084D">
          <w:rPr>
            <w:rFonts w:ascii="Times New Roman" w:hAnsi="Times New Roman" w:cs="Times New Roman"/>
            <w:sz w:val="28"/>
          </w:rPr>
          <w:delText xml:space="preserve"> и определения групп когерентных генераторов. </w:delText>
        </w:r>
      </w:del>
      <w:commentRangeStart w:id="2355"/>
      <w:r>
        <w:rPr>
          <w:rFonts w:ascii="Times New Roman" w:hAnsi="Times New Roman" w:cs="Times New Roman"/>
          <w:sz w:val="28"/>
        </w:rPr>
        <w:t>По</w:t>
      </w:r>
      <w:commentRangeEnd w:id="2355"/>
      <w:r w:rsidR="00BA2197">
        <w:rPr>
          <w:rStyle w:val="ab"/>
        </w:rPr>
        <w:commentReference w:id="2355"/>
      </w:r>
      <w:r>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del w:id="2356" w:author="Пользователь Windows" w:date="2021-01-29T19:16:00Z">
        <w:r w:rsidDel="00C9084D">
          <w:rPr>
            <w:rFonts w:ascii="Times New Roman" w:hAnsi="Times New Roman" w:cs="Times New Roman"/>
            <w:sz w:val="28"/>
          </w:rPr>
          <w:delText xml:space="preserve">данный </w:delText>
        </w:r>
      </w:del>
      <w:r>
        <w:rPr>
          <w:rFonts w:ascii="Times New Roman" w:hAnsi="Times New Roman" w:cs="Times New Roman"/>
          <w:sz w:val="28"/>
        </w:rPr>
        <w:t>блок</w:t>
      </w:r>
      <w:ins w:id="2357" w:author="Пользователь Windows" w:date="2021-01-29T19:16:00Z">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w:t>
        </w:r>
        <w:r w:rsidR="00C9084D">
          <w:rPr>
            <w:rStyle w:val="ab"/>
          </w:rPr>
          <w:commentReference w:id="2358"/>
        </w:r>
        <w:r w:rsidR="00C9084D">
          <w:rPr>
            <w:rStyle w:val="ab"/>
          </w:rPr>
          <w:commentReference w:id="2359"/>
        </w:r>
        <w:r w:rsidR="00C9084D">
          <w:rPr>
            <w:rFonts w:ascii="Times New Roman" w:hAnsi="Times New Roman" w:cs="Times New Roman"/>
            <w:sz w:val="28"/>
          </w:rPr>
          <w:t xml:space="preserve"> и определения групп когерентных генераторов</w:t>
        </w:r>
      </w:ins>
      <w:r>
        <w:rPr>
          <w:rFonts w:ascii="Times New Roman" w:hAnsi="Times New Roman" w:cs="Times New Roman"/>
          <w:sz w:val="28"/>
        </w:rPr>
        <w:t xml:space="preserve">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w:t>
      </w:r>
      <w:ins w:id="2360" w:author="Пользователь Windows" w:date="2021-01-29T22:01:00Z">
        <w:r w:rsidR="00855AA8">
          <w:rPr>
            <w:rFonts w:ascii="Times New Roman" w:hAnsi="Times New Roman" w:cs="Times New Roman"/>
            <w:sz w:val="28"/>
          </w:rPr>
          <w:t xml:space="preserve"> </w:t>
        </w:r>
      </w:ins>
      <w:del w:id="2361" w:author="Пользователь Windows" w:date="2021-01-29T22:02:00Z">
        <w:r w:rsidDel="00855AA8">
          <w:rPr>
            <w:rFonts w:ascii="Times New Roman" w:hAnsi="Times New Roman" w:cs="Times New Roman"/>
            <w:sz w:val="28"/>
          </w:rPr>
          <w:delText xml:space="preserve"> </w:delText>
        </w:r>
      </w:del>
      <w:r>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del w:id="2362" w:author="Пользователь Windows" w:date="2021-01-29T22:02:00Z">
        <w:r w:rsidDel="00855AA8">
          <w:rPr>
            <w:rFonts w:ascii="Times New Roman" w:hAnsi="Times New Roman" w:cs="Times New Roman"/>
            <w:sz w:val="28"/>
          </w:rPr>
          <w:delText xml:space="preserve">вынесен </w:delText>
        </w:r>
      </w:del>
      <w:ins w:id="2363" w:author="Пользователь Windows" w:date="2021-01-29T22:02:00Z">
        <w:r w:rsidR="00855AA8">
          <w:rPr>
            <w:rFonts w:ascii="Times New Roman" w:hAnsi="Times New Roman" w:cs="Times New Roman"/>
            <w:sz w:val="28"/>
          </w:rPr>
          <w:t xml:space="preserve">логически </w:t>
        </w:r>
      </w:ins>
      <w:r>
        <w:rPr>
          <w:rFonts w:ascii="Times New Roman" w:hAnsi="Times New Roman" w:cs="Times New Roman"/>
          <w:sz w:val="28"/>
        </w:rPr>
        <w:t>отдел</w:t>
      </w:r>
      <w:ins w:id="2364" w:author="Пользователь Windows" w:date="2021-01-29T22:02:00Z">
        <w:r w:rsidR="00855AA8">
          <w:rPr>
            <w:rFonts w:ascii="Times New Roman" w:hAnsi="Times New Roman" w:cs="Times New Roman"/>
            <w:sz w:val="28"/>
          </w:rPr>
          <w:t>ен</w:t>
        </w:r>
      </w:ins>
      <w:del w:id="2365" w:author="Пользователь Windows" w:date="2021-01-29T22:02:00Z">
        <w:r w:rsidDel="00855AA8">
          <w:rPr>
            <w:rFonts w:ascii="Times New Roman" w:hAnsi="Times New Roman" w:cs="Times New Roman"/>
            <w:sz w:val="28"/>
          </w:rPr>
          <w:delText>ьно</w:delText>
        </w:r>
      </w:del>
      <w:r>
        <w:rPr>
          <w:rFonts w:ascii="Times New Roman" w:hAnsi="Times New Roman" w:cs="Times New Roman"/>
          <w:sz w:val="28"/>
        </w:rPr>
        <w:t>.</w:t>
      </w:r>
      <w:ins w:id="2366" w:author="Пользователь Windows" w:date="2021-01-29T19:17:00Z">
        <w:r w:rsidR="00C9084D">
          <w:rPr>
            <w:rFonts w:ascii="Times New Roman" w:hAnsi="Times New Roman" w:cs="Times New Roman"/>
            <w:sz w:val="28"/>
          </w:rPr>
          <w:t xml:space="preserve"> </w:t>
        </w:r>
      </w:ins>
      <w:ins w:id="2367" w:author="Пользователь Windows" w:date="2021-01-29T22:02:00Z">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ins>
      <w:ins w:id="2368" w:author="Пользователь Windows" w:date="2021-01-29T19:17:00Z">
        <w:r w:rsidR="00C9084D">
          <w:rPr>
            <w:rFonts w:ascii="Times New Roman" w:hAnsi="Times New Roman" w:cs="Times New Roman"/>
            <w:sz w:val="28"/>
          </w:rPr>
          <w:t xml:space="preserve">Стрелка от блока прогнозирования АР к блоку выбора сечения </w:t>
        </w:r>
      </w:ins>
      <w:ins w:id="2369" w:author="Пользователь Windows" w:date="2021-01-29T19:18:00Z">
        <w:r w:rsidR="00C9084D">
          <w:rPr>
            <w:rFonts w:ascii="Times New Roman" w:hAnsi="Times New Roman" w:cs="Times New Roman"/>
            <w:sz w:val="28"/>
          </w:rPr>
          <w:t xml:space="preserve">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w:t>
        </w:r>
      </w:ins>
      <w:ins w:id="2370" w:author="Пользователь Windows" w:date="2021-01-29T19:23:00Z">
        <w:r w:rsidR="00102381">
          <w:rPr>
            <w:rFonts w:ascii="Times New Roman" w:hAnsi="Times New Roman" w:cs="Times New Roman"/>
            <w:sz w:val="28"/>
          </w:rPr>
          <w:t>деление системы выполняется только по факту идентификации АР.</w:t>
        </w:r>
      </w:ins>
      <w:ins w:id="2371" w:author="Пользователь Windows" w:date="2021-01-29T22:02:00Z">
        <w:r w:rsidR="00855AA8">
          <w:rPr>
            <w:rFonts w:ascii="Times New Roman" w:hAnsi="Times New Roman" w:cs="Times New Roman"/>
            <w:sz w:val="28"/>
          </w:rPr>
          <w:t xml:space="preserve"> Аналогом пусковых органов в данной системе являются данные </w:t>
        </w:r>
      </w:ins>
      <w:ins w:id="2372" w:author="Пользователь Windows" w:date="2021-01-29T22:03:00Z">
        <w:r w:rsidR="00855AA8">
          <w:rPr>
            <w:rFonts w:ascii="Times New Roman" w:hAnsi="Times New Roman" w:cs="Times New Roman"/>
            <w:sz w:val="28"/>
          </w:rPr>
          <w:t>СВИ.</w:t>
        </w:r>
      </w:ins>
    </w:p>
    <w:p w14:paraId="12A70FEB" w14:textId="77777777" w:rsidR="00855AA8" w:rsidRDefault="00855AA8" w:rsidP="0048739D">
      <w:pPr>
        <w:spacing w:after="0" w:line="360" w:lineRule="auto"/>
        <w:ind w:firstLine="709"/>
        <w:contextualSpacing/>
        <w:jc w:val="both"/>
        <w:rPr>
          <w:ins w:id="2373" w:author="Пользователь Windows" w:date="2021-01-29T22:00:00Z"/>
          <w:rFonts w:ascii="Times New Roman" w:hAnsi="Times New Roman" w:cs="Times New Roman"/>
          <w:sz w:val="28"/>
        </w:rPr>
      </w:pPr>
    </w:p>
    <w:p w14:paraId="4BA9857F" w14:textId="06BC1623" w:rsidR="002F59C0" w:rsidRDefault="00E124B2" w:rsidP="00855AA8">
      <w:pPr>
        <w:spacing w:after="0" w:line="360" w:lineRule="auto"/>
        <w:ind w:firstLine="426"/>
        <w:contextualSpacing/>
        <w:jc w:val="center"/>
        <w:rPr>
          <w:rFonts w:ascii="Times New Roman" w:hAnsi="Times New Roman" w:cs="Times New Roman"/>
          <w:sz w:val="28"/>
        </w:rPr>
      </w:pPr>
      <w:del w:id="2374" w:author="Пользователь Windows" w:date="2021-01-29T19:08:00Z">
        <w:r w:rsidRPr="00E124B2" w:rsidDel="00C9084D">
          <w:rPr>
            <w:rFonts w:ascii="Times New Roman" w:hAnsi="Times New Roman" w:cs="Times New Roman"/>
            <w:noProof/>
            <w:sz w:val="28"/>
            <w:lang w:eastAsia="ru-RU"/>
          </w:rPr>
          <w:lastRenderedPageBreak/>
          <w:drawing>
            <wp:inline distT="0" distB="0" distL="0" distR="0" wp14:anchorId="20DF0DE2" wp14:editId="68D1DA23">
              <wp:extent cx="5630333" cy="3694359"/>
              <wp:effectExtent l="0" t="0" r="889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510" cy="3704318"/>
                      </a:xfrm>
                      <a:prstGeom prst="rect">
                        <a:avLst/>
                      </a:prstGeom>
                    </pic:spPr>
                  </pic:pic>
                </a:graphicData>
              </a:graphic>
            </wp:inline>
          </w:drawing>
        </w:r>
      </w:del>
      <w:ins w:id="2375" w:author="Пользователь Windows" w:date="2021-01-29T19:12:00Z">
        <w:r w:rsidR="00C9084D" w:rsidRPr="00C9084D">
          <w:rPr>
            <w:noProof/>
            <w:lang w:eastAsia="ru-RU"/>
          </w:rPr>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603115"/>
                      </a:xfrm>
                      <a:prstGeom prst="rect">
                        <a:avLst/>
                      </a:prstGeom>
                    </pic:spPr>
                  </pic:pic>
                </a:graphicData>
              </a:graphic>
            </wp:inline>
          </w:drawing>
        </w:r>
      </w:ins>
    </w:p>
    <w:p w14:paraId="41732723" w14:textId="0842DE6B"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del w:id="2376" w:author="Пользователь Windows" w:date="2021-01-27T20:01:00Z">
        <w:r w:rsidR="00C501D6" w:rsidDel="009C67B8">
          <w:rPr>
            <w:rFonts w:ascii="Times New Roman" w:hAnsi="Times New Roman" w:cs="Times New Roman"/>
            <w:sz w:val="28"/>
          </w:rPr>
          <w:delText>3</w:delText>
        </w:r>
        <w:r w:rsidR="00CF4958" w:rsidRPr="00CF4958" w:rsidDel="009C67B8">
          <w:rPr>
            <w:rFonts w:ascii="Times New Roman" w:hAnsi="Times New Roman" w:cs="Times New Roman"/>
            <w:sz w:val="28"/>
          </w:rPr>
          <w:delText xml:space="preserve"> </w:delText>
        </w:r>
      </w:del>
      <w:ins w:id="2377" w:author="Пользователь Windows" w:date="2021-01-27T20:01:00Z">
        <w:r w:rsidR="009C67B8">
          <w:rPr>
            <w:rFonts w:ascii="Times New Roman" w:hAnsi="Times New Roman" w:cs="Times New Roman"/>
            <w:sz w:val="28"/>
          </w:rPr>
          <w:t>5</w:t>
        </w:r>
        <w:r w:rsidR="009C67B8" w:rsidRPr="00CF4958">
          <w:rPr>
            <w:rFonts w:ascii="Times New Roman" w:hAnsi="Times New Roman" w:cs="Times New Roman"/>
            <w:sz w:val="28"/>
          </w:rPr>
          <w:t xml:space="preserve"> </w:t>
        </w:r>
      </w:ins>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61191015" w:rsidR="00FD4150" w:rsidRDefault="00FD4150" w:rsidP="00E124B2">
      <w:pPr>
        <w:spacing w:after="0" w:line="360" w:lineRule="auto"/>
        <w:ind w:firstLine="709"/>
        <w:contextualSpacing/>
        <w:jc w:val="both"/>
        <w:rPr>
          <w:rFonts w:ascii="Times New Roman" w:hAnsi="Times New Roman" w:cs="Times New Roman"/>
          <w:sz w:val="28"/>
        </w:rPr>
      </w:pPr>
      <w:del w:id="2378" w:author="Anton Prokhorov" w:date="2021-01-28T21:28:00Z">
        <w:r w:rsidDel="00457995">
          <w:rPr>
            <w:rFonts w:ascii="Times New Roman" w:hAnsi="Times New Roman" w:cs="Times New Roman"/>
            <w:sz w:val="28"/>
          </w:rPr>
          <w:delText>Работа разрабатываемой</w:delText>
        </w:r>
        <w:commentRangeStart w:id="2379"/>
        <w:commentRangeStart w:id="2380"/>
        <w:r w:rsidR="00E124B2" w:rsidRPr="00B83429" w:rsidDel="00457995">
          <w:rPr>
            <w:rFonts w:ascii="Times New Roman" w:hAnsi="Times New Roman" w:cs="Times New Roman"/>
            <w:sz w:val="28"/>
          </w:rPr>
          <w:delText xml:space="preserve"> системы </w:delText>
        </w:r>
        <w:r w:rsidDel="00457995">
          <w:rPr>
            <w:rFonts w:ascii="Times New Roman" w:hAnsi="Times New Roman" w:cs="Times New Roman"/>
            <w:sz w:val="28"/>
          </w:rPr>
          <w:delText>основана на</w:delText>
        </w:r>
      </w:del>
      <w:ins w:id="2381" w:author="Anton Prokhorov" w:date="2021-01-28T21:28:00Z">
        <w:r w:rsidR="00457995">
          <w:rPr>
            <w:rFonts w:ascii="Times New Roman" w:hAnsi="Times New Roman" w:cs="Times New Roman"/>
            <w:sz w:val="28"/>
          </w:rPr>
          <w:t>Разрабатываемое программное обеспечение централизованной АЛАР реализует</w:t>
        </w:r>
      </w:ins>
      <w:r w:rsidR="00E124B2" w:rsidRPr="00B83429">
        <w:rPr>
          <w:rFonts w:ascii="Times New Roman" w:hAnsi="Times New Roman" w:cs="Times New Roman"/>
          <w:sz w:val="28"/>
        </w:rPr>
        <w:t xml:space="preserve"> </w:t>
      </w:r>
      <w:del w:id="2382" w:author="Anton Prokhorov" w:date="2021-01-28T21:29:00Z">
        <w:r w:rsidR="00E124B2" w:rsidRPr="00B83429" w:rsidDel="00457995">
          <w:rPr>
            <w:rFonts w:ascii="Times New Roman" w:hAnsi="Times New Roman" w:cs="Times New Roman"/>
            <w:sz w:val="28"/>
          </w:rPr>
          <w:delText>тр</w:delText>
        </w:r>
        <w:r w:rsidDel="00457995">
          <w:rPr>
            <w:rFonts w:ascii="Times New Roman" w:hAnsi="Times New Roman" w:cs="Times New Roman"/>
            <w:sz w:val="28"/>
          </w:rPr>
          <w:delText>ех</w:delText>
        </w:r>
        <w:r w:rsidR="00E124B2" w:rsidRPr="00B83429" w:rsidDel="00457995">
          <w:rPr>
            <w:rFonts w:ascii="Times New Roman" w:hAnsi="Times New Roman" w:cs="Times New Roman"/>
            <w:sz w:val="28"/>
          </w:rPr>
          <w:delText xml:space="preserve"> </w:delText>
        </w:r>
      </w:del>
      <w:ins w:id="2383" w:author="Anton Prokhorov" w:date="2021-01-28T21:29:00Z">
        <w:r w:rsidR="00457995">
          <w:rPr>
            <w:rFonts w:ascii="Times New Roman" w:hAnsi="Times New Roman" w:cs="Times New Roman"/>
            <w:sz w:val="28"/>
          </w:rPr>
          <w:t>три</w:t>
        </w:r>
        <w:r w:rsidR="00457995" w:rsidRPr="00B83429">
          <w:rPr>
            <w:rFonts w:ascii="Times New Roman" w:hAnsi="Times New Roman" w:cs="Times New Roman"/>
            <w:sz w:val="28"/>
          </w:rPr>
          <w:t xml:space="preserve"> </w:t>
        </w:r>
      </w:ins>
      <w:r>
        <w:rPr>
          <w:rFonts w:ascii="Times New Roman" w:hAnsi="Times New Roman" w:cs="Times New Roman"/>
          <w:sz w:val="28"/>
        </w:rPr>
        <w:t>принципа</w:t>
      </w:r>
      <w:ins w:id="2384" w:author="Anton Prokhorov" w:date="2021-01-28T21:29:00Z">
        <w:r w:rsidR="00457995">
          <w:rPr>
            <w:rFonts w:ascii="Times New Roman" w:hAnsi="Times New Roman" w:cs="Times New Roman"/>
            <w:sz w:val="28"/>
          </w:rPr>
          <w:t xml:space="preserve"> </w:t>
        </w:r>
      </w:ins>
      <w:ins w:id="2385" w:author="Anton Prokhorov" w:date="2021-01-28T21:31:00Z">
        <w:r w:rsidR="00457995">
          <w:rPr>
            <w:rFonts w:ascii="Times New Roman" w:hAnsi="Times New Roman" w:cs="Times New Roman"/>
            <w:sz w:val="28"/>
          </w:rPr>
          <w:t>выполнения</w:t>
        </w:r>
      </w:ins>
      <w:ins w:id="2386" w:author="Anton Prokhorov" w:date="2021-01-28T21:29:00Z">
        <w:r w:rsidR="00457995">
          <w:rPr>
            <w:rFonts w:ascii="Times New Roman" w:hAnsi="Times New Roman" w:cs="Times New Roman"/>
            <w:sz w:val="28"/>
          </w:rPr>
          <w:t xml:space="preserve"> алгоритмов</w:t>
        </w:r>
      </w:ins>
      <w:ins w:id="2387" w:author="Anton Prokhorov" w:date="2021-01-28T21:30:00Z">
        <w:r w:rsidR="00457995">
          <w:rPr>
            <w:rFonts w:ascii="Times New Roman" w:hAnsi="Times New Roman" w:cs="Times New Roman"/>
            <w:sz w:val="28"/>
          </w:rPr>
          <w:t xml:space="preserve"> </w:t>
        </w:r>
      </w:ins>
      <w:ins w:id="2388" w:author="Anton Prokhorov" w:date="2021-01-28T21:31:00Z">
        <w:r w:rsidR="00457995">
          <w:rPr>
            <w:rFonts w:ascii="Times New Roman" w:hAnsi="Times New Roman" w:cs="Times New Roman"/>
            <w:sz w:val="28"/>
          </w:rPr>
          <w:t>во времени</w:t>
        </w:r>
      </w:ins>
      <w:del w:id="2389" w:author="Anton Prokhorov" w:date="2021-01-28T21:29:00Z">
        <w:r w:rsidDel="00457995">
          <w:rPr>
            <w:rFonts w:ascii="Times New Roman" w:hAnsi="Times New Roman" w:cs="Times New Roman"/>
            <w:sz w:val="28"/>
          </w:rPr>
          <w:delText>х</w:delText>
        </w:r>
        <w:r w:rsidR="00E124B2" w:rsidRPr="00B83429" w:rsidDel="00457995">
          <w:rPr>
            <w:rFonts w:ascii="Times New Roman" w:hAnsi="Times New Roman" w:cs="Times New Roman"/>
            <w:sz w:val="28"/>
          </w:rPr>
          <w:delText xml:space="preserve"> работы</w:delText>
        </w:r>
      </w:del>
      <w:commentRangeEnd w:id="2379"/>
      <w:r w:rsidR="00E124B2">
        <w:rPr>
          <w:rStyle w:val="ab"/>
        </w:rPr>
        <w:commentReference w:id="2379"/>
      </w:r>
      <w:commentRangeEnd w:id="2380"/>
      <w:r>
        <w:rPr>
          <w:rStyle w:val="ab"/>
        </w:rPr>
        <w:commentReference w:id="2380"/>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19F25AFB"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commentRangeStart w:id="2390"/>
      <w:commentRangeStart w:id="2391"/>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del w:id="2392" w:author="Пользователь Windows" w:date="2021-01-29T19:47:00Z">
        <w:r w:rsidR="00FD4150" w:rsidDel="000358BD">
          <w:rPr>
            <w:rFonts w:ascii="Times New Roman" w:hAnsi="Times New Roman" w:cs="Times New Roman"/>
            <w:sz w:val="28"/>
          </w:rPr>
          <w:delText>,</w:delText>
        </w:r>
      </w:del>
      <w:del w:id="2393" w:author="Пользователь Windows" w:date="2021-01-29T19:46:00Z">
        <w:r w:rsidR="00FD4150" w:rsidDel="000358BD">
          <w:rPr>
            <w:rFonts w:ascii="Times New Roman" w:hAnsi="Times New Roman" w:cs="Times New Roman"/>
            <w:sz w:val="28"/>
          </w:rPr>
          <w:delText xml:space="preserve"> выполнение в темпе процесса</w:delText>
        </w:r>
      </w:del>
      <w:r w:rsidR="00FD4150">
        <w:rPr>
          <w:rFonts w:ascii="Times New Roman" w:hAnsi="Times New Roman" w:cs="Times New Roman"/>
          <w:sz w:val="28"/>
        </w:rPr>
        <w:t>.</w:t>
      </w:r>
      <w:commentRangeEnd w:id="2390"/>
      <w:r w:rsidR="00457995">
        <w:rPr>
          <w:rStyle w:val="ab"/>
        </w:rPr>
        <w:commentReference w:id="2390"/>
      </w:r>
      <w:commentRangeEnd w:id="2391"/>
      <w:r w:rsidR="000358BD">
        <w:rPr>
          <w:rStyle w:val="ab"/>
        </w:rPr>
        <w:commentReference w:id="2391"/>
      </w:r>
      <w:ins w:id="2394" w:author="Пользователь Windows" w:date="2021-01-29T19:44:00Z">
        <w:r w:rsidR="000358BD">
          <w:rPr>
            <w:rFonts w:ascii="Times New Roman" w:hAnsi="Times New Roman" w:cs="Times New Roman"/>
            <w:sz w:val="28"/>
          </w:rPr>
          <w:t xml:space="preserve"> В</w:t>
        </w:r>
      </w:ins>
      <w:ins w:id="2395" w:author="Пользователь Windows" w:date="2021-01-29T19:46:00Z">
        <w:r w:rsidR="000358BD">
          <w:rPr>
            <w:rFonts w:ascii="Times New Roman" w:hAnsi="Times New Roman" w:cs="Times New Roman"/>
            <w:sz w:val="28"/>
          </w:rPr>
          <w:t>ремя в</w:t>
        </w:r>
      </w:ins>
      <w:ins w:id="2396" w:author="Пользователь Windows" w:date="2021-01-29T19:44:00Z">
        <w:r w:rsidR="000358BD">
          <w:rPr>
            <w:rFonts w:ascii="Times New Roman" w:hAnsi="Times New Roman" w:cs="Times New Roman"/>
            <w:sz w:val="28"/>
          </w:rPr>
          <w:t xml:space="preserve">ыполнение с учетом передачи данных должно быть менее времени между возникновением возмущения и </w:t>
        </w:r>
      </w:ins>
      <w:ins w:id="2397" w:author="Пользователь Windows" w:date="2021-01-29T19:46:00Z">
        <w:r w:rsidR="000358BD">
          <w:rPr>
            <w:rFonts w:ascii="Times New Roman" w:hAnsi="Times New Roman" w:cs="Times New Roman"/>
            <w:sz w:val="28"/>
          </w:rPr>
          <w:t>наступлени</w:t>
        </w:r>
      </w:ins>
      <w:ins w:id="2398" w:author="Пользователь Windows" w:date="2021-01-29T19:47:00Z">
        <w:r w:rsidR="000358BD">
          <w:rPr>
            <w:rFonts w:ascii="Times New Roman" w:hAnsi="Times New Roman" w:cs="Times New Roman"/>
            <w:sz w:val="28"/>
          </w:rPr>
          <w:t>ем</w:t>
        </w:r>
      </w:ins>
      <w:ins w:id="2399" w:author="Пользователь Windows" w:date="2021-01-29T19:44:00Z">
        <w:r w:rsidR="000358BD">
          <w:rPr>
            <w:rFonts w:ascii="Times New Roman" w:hAnsi="Times New Roman" w:cs="Times New Roman"/>
            <w:sz w:val="28"/>
          </w:rPr>
          <w:t xml:space="preserve"> </w:t>
        </w:r>
      </w:ins>
      <w:ins w:id="2400" w:author="Пользователь Windows" w:date="2021-01-29T19:46:00Z">
        <w:r w:rsidR="000358BD">
          <w:rPr>
            <w:rFonts w:ascii="Times New Roman" w:hAnsi="Times New Roman" w:cs="Times New Roman"/>
            <w:sz w:val="28"/>
          </w:rPr>
          <w:t>АР.</w:t>
        </w:r>
      </w:ins>
    </w:p>
    <w:p w14:paraId="3F735869" w14:textId="3AAA5BAF" w:rsidR="00E124B2" w:rsidRPr="00B83429" w:rsidRDefault="00E124B2" w:rsidP="00E124B2">
      <w:pPr>
        <w:spacing w:after="0" w:line="360" w:lineRule="auto"/>
        <w:ind w:firstLine="709"/>
        <w:contextualSpacing/>
        <w:jc w:val="both"/>
        <w:rPr>
          <w:rFonts w:ascii="Times New Roman" w:hAnsi="Times New Roman" w:cs="Times New Roman"/>
          <w:sz w:val="28"/>
        </w:rPr>
      </w:pPr>
      <w:commentRangeStart w:id="2401"/>
      <w:commentRangeStart w:id="2402"/>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большой объем предварительных расчетов</w:t>
      </w:r>
      <w:r w:rsidR="00FD4150">
        <w:rPr>
          <w:rFonts w:ascii="Times New Roman" w:hAnsi="Times New Roman" w:cs="Times New Roman"/>
          <w:sz w:val="28"/>
        </w:rPr>
        <w:t xml:space="preserve"> для</w:t>
      </w:r>
      <w:r>
        <w:rPr>
          <w:rFonts w:ascii="Times New Roman" w:hAnsi="Times New Roman" w:cs="Times New Roman"/>
          <w:sz w:val="28"/>
        </w:rPr>
        <w:t xml:space="preserve"> </w:t>
      </w:r>
      <w:commentRangeStart w:id="2403"/>
      <w:commentRangeStart w:id="2404"/>
      <w:r>
        <w:rPr>
          <w:rFonts w:ascii="Times New Roman" w:hAnsi="Times New Roman" w:cs="Times New Roman"/>
          <w:sz w:val="28"/>
        </w:rPr>
        <w:t>формир</w:t>
      </w:r>
      <w:r w:rsidR="00FD4150">
        <w:rPr>
          <w:rFonts w:ascii="Times New Roman" w:hAnsi="Times New Roman" w:cs="Times New Roman"/>
          <w:sz w:val="28"/>
        </w:rPr>
        <w:t>ования наборов</w:t>
      </w:r>
      <w:r w:rsidRPr="00B83429">
        <w:rPr>
          <w:rFonts w:ascii="Times New Roman" w:hAnsi="Times New Roman" w:cs="Times New Roman"/>
          <w:sz w:val="28"/>
        </w:rPr>
        <w:t xml:space="preserve"> данных</w:t>
      </w:r>
      <w:r w:rsidR="00FD4150">
        <w:rPr>
          <w:rFonts w:ascii="Times New Roman" w:hAnsi="Times New Roman" w:cs="Times New Roman"/>
          <w:sz w:val="28"/>
        </w:rPr>
        <w:t>.</w:t>
      </w:r>
      <w:r w:rsidRPr="00B83429">
        <w:rPr>
          <w:rFonts w:ascii="Times New Roman" w:hAnsi="Times New Roman" w:cs="Times New Roman"/>
          <w:sz w:val="28"/>
        </w:rPr>
        <w:t xml:space="preserve"> </w:t>
      </w:r>
      <w:r w:rsidR="00FD4150">
        <w:rPr>
          <w:rFonts w:ascii="Times New Roman" w:hAnsi="Times New Roman" w:cs="Times New Roman"/>
          <w:sz w:val="28"/>
        </w:rPr>
        <w:t>Наборы данных включают в себя</w:t>
      </w:r>
      <w:r>
        <w:rPr>
          <w:rFonts w:ascii="Times New Roman" w:hAnsi="Times New Roman" w:cs="Times New Roman"/>
          <w:sz w:val="28"/>
        </w:rPr>
        <w:t xml:space="preserve"> обученные классификаторы и наборы сечений-кандидатов </w:t>
      </w:r>
      <w:r w:rsidR="00FD4150">
        <w:rPr>
          <w:rFonts w:ascii="Times New Roman" w:hAnsi="Times New Roman" w:cs="Times New Roman"/>
          <w:sz w:val="28"/>
        </w:rPr>
        <w:t>деления системы</w:t>
      </w:r>
      <w:r>
        <w:rPr>
          <w:rFonts w:ascii="Times New Roman" w:hAnsi="Times New Roman" w:cs="Times New Roman"/>
          <w:sz w:val="28"/>
        </w:rPr>
        <w:t>.</w:t>
      </w:r>
      <w:commentRangeEnd w:id="2401"/>
      <w:r w:rsidR="00457995">
        <w:rPr>
          <w:rStyle w:val="ab"/>
        </w:rPr>
        <w:commentReference w:id="2401"/>
      </w:r>
      <w:commentRangeEnd w:id="2402"/>
      <w:r w:rsidR="000358BD">
        <w:rPr>
          <w:rStyle w:val="ab"/>
        </w:rPr>
        <w:commentReference w:id="2402"/>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0049AD68"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del w:id="2405" w:author="Пользователь Windows" w:date="2021-01-29T19:42:00Z">
        <w:r w:rsidDel="000358BD">
          <w:rPr>
            <w:rFonts w:ascii="Times New Roman" w:hAnsi="Times New Roman" w:cs="Times New Roman"/>
            <w:sz w:val="28"/>
          </w:rPr>
          <w:delText xml:space="preserve">нарушению </w:delText>
        </w:r>
      </w:del>
      <w:r w:rsidR="00FD4150">
        <w:rPr>
          <w:rFonts w:ascii="Times New Roman" w:hAnsi="Times New Roman" w:cs="Times New Roman"/>
          <w:sz w:val="28"/>
        </w:rPr>
        <w:t>асинхронному режиму</w:t>
      </w:r>
      <w:r>
        <w:rPr>
          <w:rFonts w:ascii="Times New Roman" w:hAnsi="Times New Roman" w:cs="Times New Roman"/>
          <w:sz w:val="28"/>
        </w:rPr>
        <w:t xml:space="preserve">, и определяются группы когерентных генераторов. Если </w:t>
      </w:r>
      <w:r w:rsidR="00FD4150">
        <w:rPr>
          <w:rFonts w:ascii="Times New Roman" w:hAnsi="Times New Roman" w:cs="Times New Roman"/>
          <w:sz w:val="28"/>
        </w:rPr>
        <w:t>выявлено возникновение возмущения</w:t>
      </w:r>
      <w:r>
        <w:rPr>
          <w:rFonts w:ascii="Times New Roman" w:hAnsi="Times New Roman" w:cs="Times New Roman"/>
          <w:sz w:val="28"/>
        </w:rPr>
        <w:t xml:space="preserve">, запускается процесс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w:t>
      </w:r>
      <w:commentRangeStart w:id="2406"/>
      <w:commentRangeStart w:id="2407"/>
      <w:r>
        <w:rPr>
          <w:rFonts w:ascii="Times New Roman" w:hAnsi="Times New Roman" w:cs="Times New Roman"/>
          <w:sz w:val="28"/>
        </w:rPr>
        <w:t>системы</w:t>
      </w:r>
      <w:commentRangeEnd w:id="2406"/>
      <w:r w:rsidR="00111CF2">
        <w:rPr>
          <w:rStyle w:val="ab"/>
        </w:rPr>
        <w:commentReference w:id="2406"/>
      </w:r>
      <w:commentRangeEnd w:id="2407"/>
      <w:r w:rsidR="000358BD">
        <w:rPr>
          <w:rStyle w:val="ab"/>
        </w:rPr>
        <w:commentReference w:id="2407"/>
      </w:r>
      <w:r>
        <w:rPr>
          <w:rFonts w:ascii="Times New Roman" w:hAnsi="Times New Roman" w:cs="Times New Roman"/>
          <w:sz w:val="28"/>
        </w:rPr>
        <w:t>.</w:t>
      </w:r>
      <w:commentRangeEnd w:id="2403"/>
      <w:r>
        <w:rPr>
          <w:rStyle w:val="ab"/>
        </w:rPr>
        <w:commentReference w:id="2403"/>
      </w:r>
      <w:commentRangeEnd w:id="2404"/>
      <w:r w:rsidR="00FD4150">
        <w:rPr>
          <w:rStyle w:val="ab"/>
        </w:rPr>
        <w:commentReference w:id="2404"/>
      </w:r>
    </w:p>
    <w:p w14:paraId="6E4AFC27" w14:textId="61C9C638" w:rsidR="00775658" w:rsidDel="009C67B8" w:rsidRDefault="00775658" w:rsidP="00B83429">
      <w:pPr>
        <w:spacing w:after="0" w:line="360" w:lineRule="auto"/>
        <w:ind w:firstLine="709"/>
        <w:contextualSpacing/>
        <w:jc w:val="both"/>
        <w:rPr>
          <w:del w:id="2408" w:author="Пользователь Windows" w:date="2021-01-27T20:01:00Z"/>
          <w:rFonts w:ascii="Times New Roman" w:hAnsi="Times New Roman" w:cs="Times New Roman"/>
          <w:sz w:val="28"/>
        </w:rPr>
      </w:pPr>
    </w:p>
    <w:p w14:paraId="685D0865" w14:textId="14C63C98" w:rsidR="00775658" w:rsidDel="009C67B8" w:rsidRDefault="00775658" w:rsidP="00B83429">
      <w:pPr>
        <w:spacing w:after="0" w:line="360" w:lineRule="auto"/>
        <w:ind w:firstLine="709"/>
        <w:contextualSpacing/>
        <w:jc w:val="both"/>
        <w:rPr>
          <w:del w:id="2409" w:author="Пользователь Windows" w:date="2021-01-27T20:01:00Z"/>
          <w:rFonts w:ascii="Times New Roman" w:hAnsi="Times New Roman" w:cs="Times New Roman"/>
          <w:sz w:val="28"/>
        </w:rPr>
      </w:pPr>
    </w:p>
    <w:p w14:paraId="2EE6C99D" w14:textId="140F5C6D" w:rsidR="00775658" w:rsidDel="009C67B8" w:rsidRDefault="00775658" w:rsidP="00B83429">
      <w:pPr>
        <w:spacing w:after="0" w:line="360" w:lineRule="auto"/>
        <w:ind w:firstLine="709"/>
        <w:contextualSpacing/>
        <w:jc w:val="both"/>
        <w:rPr>
          <w:del w:id="2410" w:author="Пользователь Windows" w:date="2021-01-27T20:01:00Z"/>
          <w:rFonts w:ascii="Times New Roman" w:hAnsi="Times New Roman" w:cs="Times New Roman"/>
          <w:sz w:val="28"/>
        </w:rPr>
      </w:pPr>
    </w:p>
    <w:p w14:paraId="7CB9E2AA" w14:textId="2C5986D5" w:rsidR="00775658" w:rsidDel="009C67B8" w:rsidRDefault="00775658" w:rsidP="00B83429">
      <w:pPr>
        <w:spacing w:after="0" w:line="360" w:lineRule="auto"/>
        <w:ind w:firstLine="709"/>
        <w:contextualSpacing/>
        <w:jc w:val="both"/>
        <w:rPr>
          <w:del w:id="2411" w:author="Пользователь Windows" w:date="2021-01-27T20:01:00Z"/>
          <w:rFonts w:ascii="Times New Roman" w:hAnsi="Times New Roman" w:cs="Times New Roman"/>
          <w:sz w:val="28"/>
        </w:rPr>
      </w:pPr>
    </w:p>
    <w:p w14:paraId="7C09C581" w14:textId="01966CEE" w:rsidR="00775658" w:rsidDel="009C67B8" w:rsidRDefault="00775658" w:rsidP="00B83429">
      <w:pPr>
        <w:spacing w:after="0" w:line="360" w:lineRule="auto"/>
        <w:ind w:firstLine="709"/>
        <w:contextualSpacing/>
        <w:jc w:val="both"/>
        <w:rPr>
          <w:del w:id="2412" w:author="Пользователь Windows" w:date="2021-01-27T20:01:00Z"/>
          <w:rFonts w:ascii="Times New Roman" w:hAnsi="Times New Roman" w:cs="Times New Roman"/>
          <w:sz w:val="28"/>
        </w:rPr>
      </w:pPr>
    </w:p>
    <w:p w14:paraId="43DE3CB4" w14:textId="02DD87E2" w:rsidR="00775658" w:rsidDel="009C67B8" w:rsidRDefault="00775658" w:rsidP="00B83429">
      <w:pPr>
        <w:spacing w:after="0" w:line="360" w:lineRule="auto"/>
        <w:ind w:firstLine="709"/>
        <w:contextualSpacing/>
        <w:jc w:val="both"/>
        <w:rPr>
          <w:del w:id="2413" w:author="Пользователь Windows" w:date="2021-01-27T20:01:00Z"/>
          <w:rFonts w:ascii="Times New Roman" w:hAnsi="Times New Roman" w:cs="Times New Roman"/>
          <w:sz w:val="28"/>
        </w:rPr>
      </w:pPr>
    </w:p>
    <w:p w14:paraId="721922E9" w14:textId="07B29D08" w:rsidR="00775658" w:rsidDel="009C67B8" w:rsidRDefault="00775658" w:rsidP="00B83429">
      <w:pPr>
        <w:spacing w:after="0" w:line="360" w:lineRule="auto"/>
        <w:ind w:firstLine="709"/>
        <w:contextualSpacing/>
        <w:jc w:val="both"/>
        <w:rPr>
          <w:del w:id="2414" w:author="Пользователь Windows" w:date="2021-01-27T20:01:00Z"/>
          <w:rFonts w:ascii="Times New Roman" w:hAnsi="Times New Roman" w:cs="Times New Roman"/>
          <w:sz w:val="28"/>
        </w:rPr>
      </w:pPr>
    </w:p>
    <w:p w14:paraId="72939903" w14:textId="6A3EF629" w:rsidR="00775658" w:rsidDel="009C67B8" w:rsidRDefault="00775658" w:rsidP="00B83429">
      <w:pPr>
        <w:spacing w:after="0" w:line="360" w:lineRule="auto"/>
        <w:ind w:firstLine="709"/>
        <w:contextualSpacing/>
        <w:jc w:val="both"/>
        <w:rPr>
          <w:del w:id="2415" w:author="Пользователь Windows" w:date="2021-01-27T20:01:00Z"/>
          <w:rFonts w:ascii="Times New Roman" w:hAnsi="Times New Roman" w:cs="Times New Roman"/>
          <w:sz w:val="28"/>
        </w:rPr>
      </w:pPr>
    </w:p>
    <w:p w14:paraId="7D3F403B" w14:textId="0C766194" w:rsidR="00775658" w:rsidDel="009C67B8" w:rsidRDefault="00775658" w:rsidP="00B83429">
      <w:pPr>
        <w:spacing w:after="0" w:line="360" w:lineRule="auto"/>
        <w:ind w:firstLine="709"/>
        <w:contextualSpacing/>
        <w:jc w:val="both"/>
        <w:rPr>
          <w:del w:id="2416" w:author="Пользователь Windows" w:date="2021-01-27T20:01:00Z"/>
          <w:rFonts w:ascii="Times New Roman" w:hAnsi="Times New Roman" w:cs="Times New Roman"/>
          <w:sz w:val="28"/>
        </w:rPr>
      </w:pPr>
    </w:p>
    <w:p w14:paraId="64E3E1E5" w14:textId="348A2D9A" w:rsidR="00775658" w:rsidDel="009C67B8" w:rsidRDefault="00775658" w:rsidP="00B83429">
      <w:pPr>
        <w:spacing w:after="0" w:line="360" w:lineRule="auto"/>
        <w:ind w:firstLine="709"/>
        <w:contextualSpacing/>
        <w:jc w:val="both"/>
        <w:rPr>
          <w:del w:id="2417" w:author="Пользователь Windows" w:date="2021-01-27T20:01:00Z"/>
          <w:rFonts w:ascii="Times New Roman" w:hAnsi="Times New Roman" w:cs="Times New Roman"/>
          <w:sz w:val="28"/>
        </w:rPr>
      </w:pPr>
    </w:p>
    <w:p w14:paraId="4CBC74F6" w14:textId="340447AF" w:rsidR="00775658" w:rsidDel="009C67B8" w:rsidRDefault="00775658" w:rsidP="00B83429">
      <w:pPr>
        <w:spacing w:after="0" w:line="360" w:lineRule="auto"/>
        <w:ind w:firstLine="709"/>
        <w:contextualSpacing/>
        <w:jc w:val="both"/>
        <w:rPr>
          <w:del w:id="2418" w:author="Пользователь Windows" w:date="2021-01-27T20:01:00Z"/>
          <w:rFonts w:ascii="Times New Roman" w:hAnsi="Times New Roman" w:cs="Times New Roman"/>
          <w:sz w:val="28"/>
        </w:rPr>
      </w:pPr>
    </w:p>
    <w:p w14:paraId="777AD14E" w14:textId="233EDD24" w:rsidR="00775658" w:rsidRPr="00B83429" w:rsidDel="009C67B8" w:rsidRDefault="00775658" w:rsidP="00B83429">
      <w:pPr>
        <w:spacing w:after="0" w:line="360" w:lineRule="auto"/>
        <w:ind w:firstLine="709"/>
        <w:contextualSpacing/>
        <w:jc w:val="both"/>
        <w:rPr>
          <w:del w:id="2419" w:author="Пользователь Windows" w:date="2021-01-27T20:01:00Z"/>
          <w:rFonts w:ascii="Times New Roman" w:hAnsi="Times New Roman" w:cs="Times New Roman"/>
          <w:sz w:val="28"/>
        </w:rPr>
      </w:pPr>
    </w:p>
    <w:p w14:paraId="1DE1765F" w14:textId="77777777" w:rsidR="005D6C6A" w:rsidRDefault="005D6C6A" w:rsidP="005C1A27">
      <w:pPr>
        <w:pStyle w:val="3"/>
      </w:pPr>
      <w:bookmarkStart w:id="2420" w:name="_Toc62909894"/>
      <w:r>
        <w:t>2.</w:t>
      </w:r>
      <w:r w:rsidR="005C1A27">
        <w:t>1.</w:t>
      </w:r>
      <w:r>
        <w:t>2. Диаграмма компонентов разрабатываемого ПО</w:t>
      </w:r>
      <w:bookmarkEnd w:id="2420"/>
    </w:p>
    <w:p w14:paraId="6D86DD1F" w14:textId="648B5117" w:rsidR="006614C9" w:rsidRPr="006614C9" w:rsidRDefault="004854A2" w:rsidP="006614C9">
      <w:pPr>
        <w:spacing w:after="0" w:line="360" w:lineRule="auto"/>
        <w:ind w:firstLine="709"/>
        <w:contextualSpacing/>
        <w:jc w:val="both"/>
        <w:rPr>
          <w:rFonts w:ascii="Times New Roman" w:hAnsi="Times New Roman" w:cs="Times New Roman"/>
          <w:sz w:val="28"/>
        </w:rPr>
      </w:pPr>
      <w:ins w:id="2421" w:author="Пользователь Windows" w:date="2021-01-29T22:04:00Z">
        <w:r>
          <w:rPr>
            <w:rFonts w:ascii="Times New Roman" w:hAnsi="Times New Roman" w:cs="Times New Roman"/>
            <w:sz w:val="28"/>
          </w:rPr>
          <w:t xml:space="preserve">На основе логической структуры ЦАЛАР построена диаграмма компонентов. </w:t>
        </w:r>
      </w:ins>
      <w:ins w:id="2422" w:author="Пользователь Windows" w:date="2021-01-29T22:05:00Z">
        <w:r>
          <w:rPr>
            <w:rFonts w:ascii="Times New Roman" w:hAnsi="Times New Roman" w:cs="Times New Roman"/>
            <w:sz w:val="28"/>
          </w:rPr>
          <w:t>Так как при разработке ПО компоненты со схожим функционалом следует объединять</w:t>
        </w:r>
      </w:ins>
      <w:ins w:id="2423" w:author="Пользователь Windows" w:date="2021-01-29T22:06:00Z">
        <w:r>
          <w:rPr>
            <w:rFonts w:ascii="Times New Roman" w:hAnsi="Times New Roman" w:cs="Times New Roman"/>
            <w:sz w:val="28"/>
          </w:rPr>
          <w:t xml:space="preserve">,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w:t>
        </w:r>
      </w:ins>
      <w:ins w:id="2424" w:author="Пользователь Windows" w:date="2021-01-29T22:07:00Z">
        <w:r>
          <w:rPr>
            <w:rFonts w:ascii="Times New Roman" w:hAnsi="Times New Roman" w:cs="Times New Roman"/>
            <w:sz w:val="28"/>
          </w:rPr>
          <w:t xml:space="preserve">представлены подсистемой «Формирования наборов данных», </w:t>
        </w:r>
        <w:r>
          <w:rPr>
            <w:rFonts w:ascii="Times New Roman" w:hAnsi="Times New Roman" w:cs="Times New Roman"/>
            <w:sz w:val="28"/>
            <w:lang w:val="en-US"/>
          </w:rPr>
          <w:t>I</w:t>
        </w:r>
        <w:r w:rsidRPr="004854A2">
          <w:rPr>
            <w:rFonts w:ascii="Times New Roman" w:hAnsi="Times New Roman" w:cs="Times New Roman"/>
            <w:sz w:val="28"/>
            <w:rPrChange w:id="2425" w:author="Пользователь Windows" w:date="2021-01-29T22:07:00Z">
              <w:rPr>
                <w:rFonts w:ascii="Times New Roman" w:hAnsi="Times New Roman" w:cs="Times New Roman"/>
                <w:sz w:val="28"/>
                <w:lang w:val="en-US"/>
              </w:rPr>
            </w:rPrChange>
          </w:rPr>
          <w:t>-</w:t>
        </w:r>
        <w:r>
          <w:rPr>
            <w:rFonts w:ascii="Times New Roman" w:hAnsi="Times New Roman" w:cs="Times New Roman"/>
            <w:sz w:val="28"/>
          </w:rPr>
          <w:t>ДО – подсистемой «Обработки ТМ из ОИК»</w:t>
        </w:r>
      </w:ins>
      <w:ins w:id="2426" w:author="Пользователь Windows" w:date="2021-01-29T22:08:00Z">
        <w:r>
          <w:rPr>
            <w:rFonts w:ascii="Times New Roman" w:hAnsi="Times New Roman" w:cs="Times New Roman"/>
            <w:sz w:val="28"/>
          </w:rPr>
          <w:t>. Так как процессы</w:t>
        </w:r>
      </w:ins>
      <w:ins w:id="2427" w:author="Пользователь Windows" w:date="2021-01-29T22:10:00Z">
        <w:r>
          <w:rPr>
            <w:rFonts w:ascii="Times New Roman" w:hAnsi="Times New Roman" w:cs="Times New Roman"/>
            <w:sz w:val="28"/>
          </w:rPr>
          <w:t>,</w:t>
        </w:r>
      </w:ins>
      <w:ins w:id="2428" w:author="Пользователь Windows" w:date="2021-01-29T22:08:00Z">
        <w:r>
          <w:rPr>
            <w:rFonts w:ascii="Times New Roman" w:hAnsi="Times New Roman" w:cs="Times New Roman"/>
            <w:sz w:val="28"/>
          </w:rPr>
          <w:t xml:space="preserve"> выполняющиеся по принципу ПОСЛЕ</w:t>
        </w:r>
      </w:ins>
      <w:ins w:id="2429" w:author="Пользователь Windows" w:date="2021-01-29T22:10:00Z">
        <w:r>
          <w:rPr>
            <w:rFonts w:ascii="Times New Roman" w:hAnsi="Times New Roman" w:cs="Times New Roman"/>
            <w:sz w:val="28"/>
          </w:rPr>
          <w:t>,</w:t>
        </w:r>
      </w:ins>
      <w:ins w:id="2430" w:author="Пользователь Windows" w:date="2021-01-29T22:08:00Z">
        <w:r>
          <w:rPr>
            <w:rFonts w:ascii="Times New Roman" w:hAnsi="Times New Roman" w:cs="Times New Roman"/>
            <w:sz w:val="28"/>
          </w:rPr>
          <w:t xml:space="preserve"> являются более сложными, то они представлены на диаграмме тремя подсистемами</w:t>
        </w:r>
      </w:ins>
      <w:ins w:id="2431" w:author="Пользователь Windows" w:date="2021-01-29T22:09:00Z">
        <w:r>
          <w:rPr>
            <w:rFonts w:ascii="Times New Roman" w:hAnsi="Times New Roman" w:cs="Times New Roman"/>
            <w:sz w:val="28"/>
          </w:rPr>
          <w:t>: «Обработки данных СВИ», «Идентификации возникновения АР» и «Выбора управляющих воздействий».</w:t>
        </w:r>
      </w:ins>
      <w:ins w:id="2432" w:author="Пользователь Windows" w:date="2021-01-29T22:10:00Z">
        <w:r>
          <w:rPr>
            <w:rFonts w:ascii="Times New Roman" w:hAnsi="Times New Roman" w:cs="Times New Roman"/>
            <w:sz w:val="28"/>
          </w:rPr>
          <w:t xml:space="preserve"> </w:t>
        </w:r>
      </w:ins>
      <w:del w:id="2433" w:author="Пользователь Windows" w:date="2021-01-29T22:10:00Z">
        <w:r w:rsidR="006614C9" w:rsidRPr="006614C9" w:rsidDel="004854A2">
          <w:rPr>
            <w:rFonts w:ascii="Times New Roman" w:hAnsi="Times New Roman" w:cs="Times New Roman"/>
            <w:sz w:val="28"/>
          </w:rPr>
          <w:delText xml:space="preserve">На </w:delText>
        </w:r>
      </w:del>
      <w:del w:id="2434" w:author="Пользователь Windows" w:date="2021-01-27T20:02:00Z">
        <w:r w:rsidR="007877D6" w:rsidDel="009C67B8">
          <w:rPr>
            <w:rFonts w:ascii="Times New Roman" w:hAnsi="Times New Roman" w:cs="Times New Roman"/>
            <w:sz w:val="28"/>
          </w:rPr>
          <w:delText xml:space="preserve">рисунке </w:delText>
        </w:r>
        <w:r w:rsidR="00C501D6" w:rsidDel="009C67B8">
          <w:rPr>
            <w:rFonts w:ascii="Times New Roman" w:hAnsi="Times New Roman" w:cs="Times New Roman"/>
            <w:sz w:val="28"/>
          </w:rPr>
          <w:delText>4</w:delText>
        </w:r>
        <w:r w:rsidR="006614C9" w:rsidRPr="006614C9" w:rsidDel="009C67B8">
          <w:rPr>
            <w:rFonts w:ascii="Times New Roman" w:hAnsi="Times New Roman" w:cs="Times New Roman"/>
            <w:sz w:val="28"/>
          </w:rPr>
          <w:delText xml:space="preserve"> </w:delText>
        </w:r>
      </w:del>
      <w:del w:id="2435" w:author="Пользователь Windows" w:date="2021-01-29T22:10:00Z">
        <w:r w:rsidR="006614C9" w:rsidRPr="006614C9" w:rsidDel="004854A2">
          <w:rPr>
            <w:rFonts w:ascii="Times New Roman" w:hAnsi="Times New Roman" w:cs="Times New Roman"/>
            <w:sz w:val="28"/>
          </w:rPr>
          <w:delText>представлена д</w:delText>
        </w:r>
      </w:del>
      <w:ins w:id="2436" w:author="Пользователь Windows" w:date="2021-01-29T22:10:00Z">
        <w:r>
          <w:rPr>
            <w:rFonts w:ascii="Times New Roman" w:hAnsi="Times New Roman" w:cs="Times New Roman"/>
            <w:sz w:val="28"/>
          </w:rPr>
          <w:t>Д</w:t>
        </w:r>
      </w:ins>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ins w:id="2437" w:author="Пользователь Windows" w:date="2021-01-29T22:10:00Z">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рисунках 6 и 7</w:t>
        </w:r>
      </w:ins>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ins w:id="2438"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Формирования набора данных</w:t>
      </w:r>
      <w:ins w:id="2439"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w:t>
      </w:r>
      <w:commentRangeStart w:id="2440"/>
      <w:commentRangeStart w:id="2441"/>
      <w:r w:rsidR="00275C6B">
        <w:rPr>
          <w:rFonts w:ascii="Times New Roman" w:hAnsi="Times New Roman" w:cs="Times New Roman"/>
          <w:sz w:val="28"/>
        </w:rPr>
        <w:t>ДС</w:t>
      </w:r>
      <w:commentRangeEnd w:id="2440"/>
      <w:r w:rsidR="00111CF2">
        <w:rPr>
          <w:rStyle w:val="ab"/>
        </w:rPr>
        <w:commentReference w:id="2440"/>
      </w:r>
      <w:commentRangeEnd w:id="2441"/>
      <w:r w:rsidR="00923447">
        <w:rPr>
          <w:rStyle w:val="ab"/>
        </w:rPr>
        <w:commentReference w:id="2441"/>
      </w:r>
      <w:r w:rsidR="00275C6B">
        <w:rPr>
          <w:rFonts w:ascii="Times New Roman" w:hAnsi="Times New Roman" w:cs="Times New Roman"/>
          <w:sz w:val="28"/>
        </w:rPr>
        <w:t xml:space="preserve">.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commentRangeStart w:id="2442"/>
      <w:r w:rsidRPr="006614C9">
        <w:rPr>
          <w:rFonts w:ascii="Times New Roman" w:hAnsi="Times New Roman" w:cs="Times New Roman"/>
          <w:sz w:val="28"/>
        </w:rPr>
        <w:t xml:space="preserve">Подсистема </w:t>
      </w:r>
      <w:ins w:id="2443"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Обработки ТМ из ОИК</w:t>
      </w:r>
      <w:ins w:id="2444"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commentRangeEnd w:id="2442"/>
      <w:r w:rsidR="00111CF2">
        <w:rPr>
          <w:rStyle w:val="ab"/>
        </w:rPr>
        <w:commentReference w:id="2442"/>
      </w:r>
    </w:p>
    <w:p w14:paraId="087B3281" w14:textId="6EB27E3F"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ins w:id="2445"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Обработки данных СВИ</w:t>
      </w:r>
      <w:ins w:id="2446"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 xml:space="preserve">, </w:t>
      </w:r>
      <w:ins w:id="2447"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Идентификации возникновения АР</w:t>
      </w:r>
      <w:ins w:id="2448"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 xml:space="preserve"> и </w:t>
      </w:r>
      <w:ins w:id="2449"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Выбора УВ</w:t>
      </w:r>
      <w:ins w:id="2450" w:author="Пользователь Windows" w:date="2021-01-29T22:20:00Z">
        <w:r w:rsidR="00923447">
          <w:rPr>
            <w:rFonts w:ascii="Times New Roman" w:hAnsi="Times New Roman" w:cs="Times New Roman"/>
            <w:sz w:val="28"/>
          </w:rPr>
          <w:t>»</w:t>
        </w:r>
      </w:ins>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ins w:id="2451" w:author="Пользователь Windows" w:date="2021-01-29T22:20:00Z">
        <w:r w:rsidR="00923447">
          <w:rPr>
            <w:rFonts w:ascii="Times New Roman" w:hAnsi="Times New Roman" w:cs="Times New Roman"/>
            <w:sz w:val="28"/>
          </w:rPr>
          <w:t>«</w:t>
        </w:r>
      </w:ins>
      <w:r w:rsidR="00275C6B">
        <w:rPr>
          <w:rFonts w:ascii="Times New Roman" w:hAnsi="Times New Roman" w:cs="Times New Roman"/>
          <w:sz w:val="28"/>
        </w:rPr>
        <w:t>Обработки данных СВИ</w:t>
      </w:r>
      <w:ins w:id="2452" w:author="Пользователь Windows" w:date="2021-01-29T22:20:00Z">
        <w:r w:rsidR="00923447">
          <w:rPr>
            <w:rFonts w:ascii="Times New Roman" w:hAnsi="Times New Roman" w:cs="Times New Roman"/>
            <w:sz w:val="28"/>
          </w:rPr>
          <w:t>»</w:t>
        </w:r>
      </w:ins>
      <w:r w:rsidR="00275C6B">
        <w:rPr>
          <w:rFonts w:ascii="Times New Roman" w:hAnsi="Times New Roman" w:cs="Times New Roman"/>
          <w:sz w:val="28"/>
        </w:rPr>
        <w:t xml:space="preserve"> выявляет </w:t>
      </w:r>
      <w:del w:id="2453" w:author="Anton Prokhorov" w:date="2021-01-28T21:40:00Z">
        <w:r w:rsidR="00275C6B" w:rsidDel="00111CF2">
          <w:rPr>
            <w:rFonts w:ascii="Times New Roman" w:hAnsi="Times New Roman" w:cs="Times New Roman"/>
            <w:sz w:val="28"/>
          </w:rPr>
          <w:delText xml:space="preserve">появление </w:delText>
        </w:r>
      </w:del>
      <w:ins w:id="2454" w:author="Anton Prokhorov" w:date="2021-01-28T21:40:00Z">
        <w:r w:rsidR="00111CF2">
          <w:rPr>
            <w:rFonts w:ascii="Times New Roman" w:hAnsi="Times New Roman" w:cs="Times New Roman"/>
            <w:sz w:val="28"/>
          </w:rPr>
          <w:t xml:space="preserve">факт возникновения </w:t>
        </w:r>
      </w:ins>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ins w:id="2455" w:author="Пользователь Windows" w:date="2021-01-29T22:20:00Z">
        <w:r w:rsidR="00923447">
          <w:rPr>
            <w:rFonts w:ascii="Times New Roman" w:hAnsi="Times New Roman" w:cs="Times New Roman"/>
            <w:sz w:val="28"/>
          </w:rPr>
          <w:t>«</w:t>
        </w:r>
      </w:ins>
      <w:r w:rsidR="00275C6B">
        <w:rPr>
          <w:rFonts w:ascii="Times New Roman" w:hAnsi="Times New Roman" w:cs="Times New Roman"/>
          <w:sz w:val="28"/>
        </w:rPr>
        <w:t>Идентификации возникновения АР</w:t>
      </w:r>
      <w:ins w:id="2456" w:author="Пользователь Windows" w:date="2021-01-29T22:21:00Z">
        <w:r w:rsidR="00923447">
          <w:rPr>
            <w:rFonts w:ascii="Times New Roman" w:hAnsi="Times New Roman" w:cs="Times New Roman"/>
            <w:sz w:val="28"/>
          </w:rPr>
          <w:t>»</w:t>
        </w:r>
      </w:ins>
      <w:r w:rsidR="00275C6B">
        <w:rPr>
          <w:rFonts w:ascii="Times New Roman" w:hAnsi="Times New Roman" w:cs="Times New Roman"/>
          <w:sz w:val="28"/>
        </w:rPr>
        <w:t xml:space="preserve"> и </w:t>
      </w:r>
      <w:ins w:id="2457" w:author="Пользователь Windows" w:date="2021-01-29T22:21:00Z">
        <w:r w:rsidR="00923447">
          <w:rPr>
            <w:rFonts w:ascii="Times New Roman" w:hAnsi="Times New Roman" w:cs="Times New Roman"/>
            <w:sz w:val="28"/>
          </w:rPr>
          <w:t>«</w:t>
        </w:r>
      </w:ins>
      <w:r w:rsidR="00275C6B">
        <w:rPr>
          <w:rFonts w:ascii="Times New Roman" w:hAnsi="Times New Roman" w:cs="Times New Roman"/>
          <w:sz w:val="28"/>
        </w:rPr>
        <w:t>Выбора УВ</w:t>
      </w:r>
      <w:ins w:id="2458" w:author="Пользователь Windows" w:date="2021-01-29T22:21:00Z">
        <w:r w:rsidR="00923447">
          <w:rPr>
            <w:rFonts w:ascii="Times New Roman" w:hAnsi="Times New Roman" w:cs="Times New Roman"/>
            <w:sz w:val="28"/>
          </w:rPr>
          <w:t>»</w:t>
        </w:r>
      </w:ins>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ins w:id="2459"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Идентификации возникновения АР</w:t>
      </w:r>
      <w:ins w:id="2460"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 xml:space="preserve"> также </w:t>
      </w:r>
      <w:r w:rsidR="00EC48FD">
        <w:rPr>
          <w:rFonts w:ascii="Times New Roman" w:hAnsi="Times New Roman" w:cs="Times New Roman"/>
          <w:sz w:val="28"/>
        </w:rPr>
        <w:lastRenderedPageBreak/>
        <w:t xml:space="preserve">передается набор </w:t>
      </w:r>
      <w:del w:id="2461" w:author="Anton Prokhorov" w:date="2021-01-28T21:40:00Z">
        <w:r w:rsidR="00EC48FD" w:rsidDel="00111CF2">
          <w:rPr>
            <w:rFonts w:ascii="Times New Roman" w:hAnsi="Times New Roman" w:cs="Times New Roman"/>
            <w:sz w:val="28"/>
          </w:rPr>
          <w:delText xml:space="preserve">некоторых </w:delText>
        </w:r>
      </w:del>
      <w:r w:rsidR="00EC48FD">
        <w:rPr>
          <w:rFonts w:ascii="Times New Roman" w:hAnsi="Times New Roman" w:cs="Times New Roman"/>
          <w:sz w:val="28"/>
        </w:rPr>
        <w:t>данных СВИ</w:t>
      </w:r>
      <w:del w:id="2462" w:author="Anton Prokhorov" w:date="2021-01-28T21:40:00Z">
        <w:r w:rsidR="00EC48FD" w:rsidDel="00111CF2">
          <w:rPr>
            <w:rFonts w:ascii="Times New Roman" w:hAnsi="Times New Roman" w:cs="Times New Roman"/>
            <w:sz w:val="28"/>
          </w:rPr>
          <w:delText xml:space="preserve">, </w:delText>
        </w:r>
      </w:del>
      <w:ins w:id="2463" w:author="Anton Prokhorov" w:date="2021-01-28T21:40:00Z">
        <w:r w:rsidR="00111CF2">
          <w:rPr>
            <w:rFonts w:ascii="Times New Roman" w:hAnsi="Times New Roman" w:cs="Times New Roman"/>
            <w:sz w:val="28"/>
          </w:rPr>
          <w:t xml:space="preserve">: </w:t>
        </w:r>
      </w:ins>
      <w:commentRangeStart w:id="2464"/>
      <w:del w:id="2465" w:author="Anton Prokhorov" w:date="2021-01-28T21:40:00Z">
        <w:r w:rsidR="00EC48FD" w:rsidDel="00111CF2">
          <w:rPr>
            <w:rFonts w:ascii="Times New Roman" w:hAnsi="Times New Roman" w:cs="Times New Roman"/>
            <w:sz w:val="28"/>
          </w:rPr>
          <w:delText xml:space="preserve">а конкретно </w:delText>
        </w:r>
      </w:del>
      <w:r w:rsidR="00EC48FD">
        <w:rPr>
          <w:rFonts w:ascii="Times New Roman" w:hAnsi="Times New Roman" w:cs="Times New Roman"/>
          <w:sz w:val="28"/>
        </w:rPr>
        <w:t>действующее значение напряжения и фаза напряжения узлов электрической сети</w:t>
      </w:r>
      <w:commentRangeEnd w:id="2464"/>
      <w:r w:rsidR="00111CF2">
        <w:rPr>
          <w:rStyle w:val="ab"/>
        </w:rPr>
        <w:commentReference w:id="2464"/>
      </w:r>
      <w:r w:rsidR="00EC48FD">
        <w:rPr>
          <w:rFonts w:ascii="Times New Roman" w:hAnsi="Times New Roman" w:cs="Times New Roman"/>
          <w:sz w:val="28"/>
        </w:rPr>
        <w:t xml:space="preserve">. А в подсистему </w:t>
      </w:r>
      <w:ins w:id="2466"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Выбора УВ</w:t>
      </w:r>
      <w:ins w:id="2467"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ins w:id="2468"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Идентификации возникновения АР</w:t>
      </w:r>
      <w:ins w:id="2469"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ins w:id="2470" w:author="Пользователь Windows" w:date="2021-01-29T22:21:00Z">
        <w:r w:rsidR="00923447">
          <w:rPr>
            <w:rFonts w:ascii="Times New Roman" w:hAnsi="Times New Roman" w:cs="Times New Roman"/>
            <w:sz w:val="28"/>
          </w:rPr>
          <w:t>«</w:t>
        </w:r>
      </w:ins>
      <w:commentRangeStart w:id="2471"/>
      <w:commentRangeStart w:id="2472"/>
      <w:r w:rsidR="00EC48FD">
        <w:rPr>
          <w:rFonts w:ascii="Times New Roman" w:hAnsi="Times New Roman" w:cs="Times New Roman"/>
          <w:sz w:val="28"/>
        </w:rPr>
        <w:t>Выбора УВ</w:t>
      </w:r>
      <w:commentRangeEnd w:id="2471"/>
      <w:r w:rsidR="00111CF2">
        <w:rPr>
          <w:rStyle w:val="ab"/>
        </w:rPr>
        <w:commentReference w:id="2471"/>
      </w:r>
      <w:commentRangeEnd w:id="2472"/>
      <w:r w:rsidR="00923447">
        <w:rPr>
          <w:rStyle w:val="ab"/>
        </w:rPr>
        <w:commentReference w:id="2472"/>
      </w:r>
      <w:ins w:id="2473" w:author="Пользователь Windows" w:date="2021-01-29T22:21:00Z">
        <w:r w:rsidR="00923447">
          <w:rPr>
            <w:rFonts w:ascii="Times New Roman" w:hAnsi="Times New Roman" w:cs="Times New Roman"/>
            <w:sz w:val="28"/>
          </w:rPr>
          <w:t>»</w:t>
        </w:r>
      </w:ins>
      <w:r w:rsidR="00EC48FD">
        <w:rPr>
          <w:rFonts w:ascii="Times New Roman" w:hAnsi="Times New Roman" w:cs="Times New Roman"/>
          <w:sz w:val="28"/>
        </w:rPr>
        <w:t>, которая должна разослать команды на деление системы на нижестоящие устройства.</w:t>
      </w:r>
      <w:ins w:id="2474" w:author="Пользователь Windows" w:date="2021-01-29T22:22:00Z">
        <w:r w:rsidR="00923447">
          <w:rPr>
            <w:rFonts w:ascii="Times New Roman" w:hAnsi="Times New Roman" w:cs="Times New Roman"/>
            <w:sz w:val="28"/>
          </w:rPr>
          <w:t xml:space="preserve"> </w:t>
        </w:r>
      </w:ins>
      <w:ins w:id="2475" w:author="Пользователь Windows" w:date="2021-01-29T22:23:00Z">
        <w:r w:rsidR="00923447">
          <w:rPr>
            <w:rFonts w:ascii="Times New Roman" w:hAnsi="Times New Roman" w:cs="Times New Roman"/>
            <w:sz w:val="28"/>
          </w:rPr>
          <w:t>Решение о выборе места применения УВ принимается на основание групп когерентных генераторов.</w:t>
        </w:r>
      </w:ins>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278" cy="4390975"/>
                    </a:xfrm>
                    <a:prstGeom prst="rect">
                      <a:avLst/>
                    </a:prstGeom>
                  </pic:spPr>
                </pic:pic>
              </a:graphicData>
            </a:graphic>
          </wp:inline>
        </w:drawing>
      </w:r>
    </w:p>
    <w:p w14:paraId="0C396807" w14:textId="6C672AC4"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476" w:author="Пользователь Windows" w:date="2021-01-27T20:01:00Z">
        <w:r w:rsidR="00C501D6" w:rsidDel="009C67B8">
          <w:rPr>
            <w:rFonts w:ascii="Times New Roman" w:hAnsi="Times New Roman" w:cs="Times New Roman"/>
            <w:sz w:val="28"/>
          </w:rPr>
          <w:delText>4</w:delText>
        </w:r>
        <w:r w:rsidRPr="00775658" w:rsidDel="009C67B8">
          <w:rPr>
            <w:rFonts w:ascii="Times New Roman" w:hAnsi="Times New Roman" w:cs="Times New Roman"/>
            <w:sz w:val="28"/>
          </w:rPr>
          <w:delText xml:space="preserve"> </w:delText>
        </w:r>
      </w:del>
      <w:ins w:id="2477" w:author="Пользователь Windows" w:date="2021-01-27T20:01:00Z">
        <w:r w:rsidR="009C67B8">
          <w:rPr>
            <w:rFonts w:ascii="Times New Roman" w:hAnsi="Times New Roman" w:cs="Times New Roman"/>
            <w:sz w:val="28"/>
          </w:rPr>
          <w:t>6</w:t>
        </w:r>
        <w:r w:rsidR="009C67B8" w:rsidRPr="00775658">
          <w:rPr>
            <w:rFonts w:ascii="Times New Roman" w:hAnsi="Times New Roman" w:cs="Times New Roman"/>
            <w:sz w:val="28"/>
          </w:rPr>
          <w:t xml:space="preserve"> </w:t>
        </w:r>
      </w:ins>
      <w:r w:rsidRPr="00775658">
        <w:rPr>
          <w:rFonts w:ascii="Times New Roman" w:hAnsi="Times New Roman" w:cs="Times New Roman"/>
          <w:sz w:val="28"/>
        </w:rPr>
        <w:t xml:space="preserve">– Диаграмма </w:t>
      </w:r>
      <w:commentRangeStart w:id="2478"/>
      <w:commentRangeStart w:id="2479"/>
      <w:r w:rsidRPr="00775658">
        <w:rPr>
          <w:rFonts w:ascii="Times New Roman" w:hAnsi="Times New Roman" w:cs="Times New Roman"/>
          <w:sz w:val="28"/>
        </w:rPr>
        <w:t>компонентов</w:t>
      </w:r>
      <w:commentRangeEnd w:id="2478"/>
      <w:r w:rsidR="00111CF2">
        <w:rPr>
          <w:rStyle w:val="ab"/>
        </w:rPr>
        <w:commentReference w:id="2478"/>
      </w:r>
      <w:commentRangeEnd w:id="2479"/>
      <w:r w:rsidR="00923447">
        <w:rPr>
          <w:rStyle w:val="ab"/>
        </w:rPr>
        <w:commentReference w:id="2479"/>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1"/>
                    <a:stretch>
                      <a:fillRect/>
                    </a:stretch>
                  </pic:blipFill>
                  <pic:spPr>
                    <a:xfrm>
                      <a:off x="0" y="0"/>
                      <a:ext cx="4907705" cy="3269263"/>
                    </a:xfrm>
                    <a:prstGeom prst="rect">
                      <a:avLst/>
                    </a:prstGeom>
                  </pic:spPr>
                </pic:pic>
              </a:graphicData>
            </a:graphic>
          </wp:inline>
        </w:drawing>
      </w:r>
    </w:p>
    <w:p w14:paraId="221AFF12" w14:textId="6E23AB91"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480" w:author="Пользователь Windows" w:date="2021-01-27T20:02:00Z">
        <w:r w:rsidR="009221F8" w:rsidDel="009C67B8">
          <w:rPr>
            <w:rFonts w:ascii="Times New Roman" w:hAnsi="Times New Roman" w:cs="Times New Roman"/>
            <w:sz w:val="28"/>
          </w:rPr>
          <w:delText>5</w:delText>
        </w:r>
        <w:r w:rsidRPr="00775658" w:rsidDel="009C67B8">
          <w:rPr>
            <w:rFonts w:ascii="Times New Roman" w:hAnsi="Times New Roman" w:cs="Times New Roman"/>
            <w:sz w:val="28"/>
          </w:rPr>
          <w:delText xml:space="preserve"> </w:delText>
        </w:r>
      </w:del>
      <w:ins w:id="2481" w:author="Пользователь Windows" w:date="2021-01-27T20:02:00Z">
        <w:r w:rsidR="009C67B8">
          <w:rPr>
            <w:rFonts w:ascii="Times New Roman" w:hAnsi="Times New Roman" w:cs="Times New Roman"/>
            <w:sz w:val="28"/>
          </w:rPr>
          <w:t>7</w:t>
        </w:r>
        <w:r w:rsidR="009C67B8" w:rsidRPr="00775658">
          <w:rPr>
            <w:rFonts w:ascii="Times New Roman" w:hAnsi="Times New Roman" w:cs="Times New Roman"/>
            <w:sz w:val="28"/>
          </w:rPr>
          <w:t xml:space="preserve"> </w:t>
        </w:r>
      </w:ins>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ins w:id="2482"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Обработки ТМ из ОИК</w:t>
      </w:r>
      <w:ins w:id="2483"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 xml:space="preserve">, </w:t>
      </w:r>
      <w:ins w:id="2484"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Обработки данных СВИ</w:t>
      </w:r>
      <w:ins w:id="2485"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 xml:space="preserve">, </w:t>
      </w:r>
      <w:ins w:id="2486"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Идентификации возникновения АР</w:t>
      </w:r>
      <w:ins w:id="2487"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 xml:space="preserve"> и </w:t>
      </w:r>
      <w:ins w:id="2488"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Выбора УВ</w:t>
      </w:r>
      <w:ins w:id="2489" w:author="Пользователь Windows" w:date="2021-01-30T14:05:00Z">
        <w:r w:rsidR="007A5040">
          <w:rPr>
            <w:rFonts w:ascii="Times New Roman" w:hAnsi="Times New Roman" w:cs="Times New Roman"/>
            <w:sz w:val="28"/>
          </w:rPr>
          <w:t>»</w:t>
        </w:r>
      </w:ins>
      <w:r>
        <w:rPr>
          <w:rFonts w:ascii="Times New Roman" w:hAnsi="Times New Roman" w:cs="Times New Roman"/>
          <w:sz w:val="28"/>
        </w:rPr>
        <w:t>.</w:t>
      </w:r>
    </w:p>
    <w:p w14:paraId="70B09E38" w14:textId="77777777" w:rsidR="005D6C6A" w:rsidRDefault="005D6C6A" w:rsidP="005C1A27">
      <w:pPr>
        <w:pStyle w:val="3"/>
      </w:pPr>
      <w:bookmarkStart w:id="2490" w:name="_Toc62909895"/>
      <w:r>
        <w:t>2.</w:t>
      </w:r>
      <w:r w:rsidR="005C1A27">
        <w:t>1.</w:t>
      </w:r>
      <w:r>
        <w:t>3. Диаграмма пакетов</w:t>
      </w:r>
      <w:r w:rsidRPr="005D6C6A">
        <w:t xml:space="preserve"> </w:t>
      </w:r>
      <w:r>
        <w:t>разрабатываемого ПО</w:t>
      </w:r>
      <w:bookmarkEnd w:id="2490"/>
    </w:p>
    <w:p w14:paraId="42B2AAF7" w14:textId="0648E517"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del w:id="2491" w:author="Пользователь Windows" w:date="2021-01-27T20:02:00Z">
        <w:r w:rsidR="009221F8" w:rsidDel="009C67B8">
          <w:rPr>
            <w:rFonts w:ascii="Times New Roman" w:hAnsi="Times New Roman" w:cs="Times New Roman"/>
            <w:sz w:val="28"/>
          </w:rPr>
          <w:delText>6</w:delText>
        </w:r>
      </w:del>
      <w:ins w:id="2492" w:author="Пользователь Windows" w:date="2021-01-27T20:02:00Z">
        <w:r w:rsidR="009C67B8">
          <w:rPr>
            <w:rFonts w:ascii="Times New Roman" w:hAnsi="Times New Roman" w:cs="Times New Roman"/>
            <w:sz w:val="28"/>
          </w:rPr>
          <w:t>8</w:t>
        </w:r>
      </w:ins>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для выбора расчетного режима </w:t>
      </w:r>
      <w:commentRangeStart w:id="2493"/>
      <w:r w:rsidR="00A6318C">
        <w:rPr>
          <w:rFonts w:ascii="Times New Roman" w:hAnsi="Times New Roman" w:cs="Times New Roman"/>
          <w:sz w:val="28"/>
        </w:rPr>
        <w:t>по текущему, и соответствующих ему обученного классификатора и сечений-кандидатов ДС</w:t>
      </w:r>
      <w:commentRangeEnd w:id="2493"/>
      <w:r w:rsidR="00111CF2">
        <w:rPr>
          <w:rStyle w:val="ab"/>
        </w:rPr>
        <w:commentReference w:id="2493"/>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commentRangeStart w:id="2494"/>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w:t>
      </w:r>
      <w:commentRangeEnd w:id="2494"/>
      <w:r w:rsidR="00631176">
        <w:rPr>
          <w:rStyle w:val="ab"/>
        </w:rPr>
        <w:commentReference w:id="2494"/>
      </w:r>
      <w:r>
        <w:rPr>
          <w:rFonts w:ascii="Times New Roman" w:hAnsi="Times New Roman" w:cs="Times New Roman"/>
          <w:sz w:val="28"/>
        </w:rPr>
        <w:t>,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commentRangeStart w:id="2495"/>
      <w:r w:rsidR="00674695">
        <w:rPr>
          <w:rFonts w:ascii="Times New Roman" w:hAnsi="Times New Roman" w:cs="Times New Roman"/>
          <w:sz w:val="28"/>
          <w:lang w:val="en-US"/>
        </w:rPr>
        <w:t>Asynchrony</w:t>
      </w:r>
      <w:commentRangeEnd w:id="2495"/>
      <w:r w:rsidR="00631176">
        <w:rPr>
          <w:rStyle w:val="ab"/>
        </w:rPr>
        <w:commentReference w:id="2495"/>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7758" cy="4161626"/>
                    </a:xfrm>
                    <a:prstGeom prst="rect">
                      <a:avLst/>
                    </a:prstGeom>
                  </pic:spPr>
                </pic:pic>
              </a:graphicData>
            </a:graphic>
          </wp:inline>
        </w:drawing>
      </w:r>
    </w:p>
    <w:p w14:paraId="47EB0DCF" w14:textId="77777777" w:rsidR="007A5040" w:rsidRDefault="00981E0D" w:rsidP="00981E0D">
      <w:pPr>
        <w:spacing w:after="0" w:line="360" w:lineRule="auto"/>
        <w:ind w:firstLine="709"/>
        <w:contextualSpacing/>
        <w:jc w:val="center"/>
        <w:rPr>
          <w:ins w:id="2496" w:author="Пользователь Windows" w:date="2021-01-30T14:07:00Z"/>
          <w:rFonts w:ascii="Times New Roman" w:hAnsi="Times New Roman" w:cs="Times New Roman"/>
          <w:sz w:val="28"/>
        </w:rPr>
      </w:pPr>
      <w:r>
        <w:rPr>
          <w:rFonts w:ascii="Times New Roman" w:hAnsi="Times New Roman" w:cs="Times New Roman"/>
          <w:sz w:val="28"/>
        </w:rPr>
        <w:t xml:space="preserve">Рисунок </w:t>
      </w:r>
      <w:del w:id="2497" w:author="Пользователь Windows" w:date="2021-01-27T20:02:00Z">
        <w:r w:rsidR="009221F8" w:rsidDel="009C67B8">
          <w:rPr>
            <w:rFonts w:ascii="Times New Roman" w:hAnsi="Times New Roman" w:cs="Times New Roman"/>
            <w:sz w:val="28"/>
          </w:rPr>
          <w:delText>6</w:delText>
        </w:r>
        <w:r w:rsidDel="009C67B8">
          <w:rPr>
            <w:rFonts w:ascii="Times New Roman" w:hAnsi="Times New Roman" w:cs="Times New Roman"/>
            <w:sz w:val="28"/>
          </w:rPr>
          <w:delText xml:space="preserve"> </w:delText>
        </w:r>
      </w:del>
      <w:ins w:id="2498" w:author="Пользователь Windows" w:date="2021-01-27T20:02:00Z">
        <w:r w:rsidR="009C67B8">
          <w:rPr>
            <w:rFonts w:ascii="Times New Roman" w:hAnsi="Times New Roman" w:cs="Times New Roman"/>
            <w:sz w:val="28"/>
          </w:rPr>
          <w:t xml:space="preserve">8 </w:t>
        </w:r>
      </w:ins>
      <w:r>
        <w:rPr>
          <w:rFonts w:ascii="Times New Roman" w:hAnsi="Times New Roman" w:cs="Times New Roman"/>
          <w:sz w:val="28"/>
        </w:rPr>
        <w:t xml:space="preserve">– Диаграмма </w:t>
      </w:r>
      <w:commentRangeStart w:id="2499"/>
      <w:commentRangeStart w:id="2500"/>
      <w:r>
        <w:rPr>
          <w:rFonts w:ascii="Times New Roman" w:hAnsi="Times New Roman" w:cs="Times New Roman"/>
          <w:sz w:val="28"/>
        </w:rPr>
        <w:t>пакетов</w:t>
      </w:r>
      <w:commentRangeEnd w:id="2499"/>
      <w:r w:rsidR="00631176">
        <w:rPr>
          <w:rStyle w:val="ab"/>
        </w:rPr>
        <w:commentReference w:id="2499"/>
      </w:r>
      <w:commentRangeEnd w:id="2500"/>
    </w:p>
    <w:p w14:paraId="2492F976" w14:textId="77777777" w:rsidR="007A5040" w:rsidRDefault="007A5040" w:rsidP="00981E0D">
      <w:pPr>
        <w:spacing w:after="0" w:line="360" w:lineRule="auto"/>
        <w:ind w:firstLine="709"/>
        <w:contextualSpacing/>
        <w:jc w:val="center"/>
        <w:rPr>
          <w:ins w:id="2501" w:author="Пользователь Windows" w:date="2021-01-30T14:07:00Z"/>
          <w:rFonts w:ascii="Times New Roman" w:hAnsi="Times New Roman" w:cs="Times New Roman"/>
          <w:sz w:val="28"/>
        </w:rPr>
      </w:pPr>
    </w:p>
    <w:p w14:paraId="426A9662" w14:textId="77777777" w:rsidR="007A5040" w:rsidRDefault="007A5040" w:rsidP="00981E0D">
      <w:pPr>
        <w:spacing w:after="0" w:line="360" w:lineRule="auto"/>
        <w:ind w:firstLine="709"/>
        <w:contextualSpacing/>
        <w:jc w:val="center"/>
        <w:rPr>
          <w:ins w:id="2502" w:author="Пользователь Windows" w:date="2021-01-30T14:07:00Z"/>
          <w:rFonts w:ascii="Times New Roman" w:hAnsi="Times New Roman" w:cs="Times New Roman"/>
          <w:sz w:val="28"/>
        </w:rPr>
      </w:pPr>
    </w:p>
    <w:p w14:paraId="2E655B24" w14:textId="77777777" w:rsidR="007A5040" w:rsidRDefault="007A5040" w:rsidP="00981E0D">
      <w:pPr>
        <w:spacing w:after="0" w:line="360" w:lineRule="auto"/>
        <w:ind w:firstLine="709"/>
        <w:contextualSpacing/>
        <w:jc w:val="center"/>
        <w:rPr>
          <w:ins w:id="2503" w:author="Пользователь Windows" w:date="2021-01-30T14:07:00Z"/>
          <w:rFonts w:ascii="Times New Roman" w:hAnsi="Times New Roman" w:cs="Times New Roman"/>
          <w:sz w:val="28"/>
        </w:rPr>
      </w:pPr>
    </w:p>
    <w:p w14:paraId="0E8ADA93" w14:textId="77777777" w:rsidR="007A5040" w:rsidRDefault="007A5040" w:rsidP="00981E0D">
      <w:pPr>
        <w:spacing w:after="0" w:line="360" w:lineRule="auto"/>
        <w:ind w:firstLine="709"/>
        <w:contextualSpacing/>
        <w:jc w:val="center"/>
        <w:rPr>
          <w:ins w:id="2504" w:author="Пользователь Windows" w:date="2021-01-30T14:07:00Z"/>
          <w:rFonts w:ascii="Times New Roman" w:hAnsi="Times New Roman" w:cs="Times New Roman"/>
          <w:sz w:val="28"/>
        </w:rPr>
      </w:pPr>
    </w:p>
    <w:p w14:paraId="131D8D24" w14:textId="310B0350" w:rsidR="00CF4958" w:rsidRDefault="007A5040" w:rsidP="00981E0D">
      <w:pPr>
        <w:spacing w:after="0" w:line="360" w:lineRule="auto"/>
        <w:ind w:firstLine="709"/>
        <w:contextualSpacing/>
        <w:jc w:val="center"/>
        <w:rPr>
          <w:rFonts w:ascii="Times New Roman" w:hAnsi="Times New Roman" w:cs="Times New Roman"/>
          <w:sz w:val="28"/>
        </w:rPr>
      </w:pPr>
      <w:r>
        <w:rPr>
          <w:rStyle w:val="ab"/>
        </w:rPr>
        <w:commentReference w:id="2500"/>
      </w:r>
    </w:p>
    <w:p w14:paraId="486E4F08" w14:textId="459F21B9" w:rsidR="00775658" w:rsidDel="00FD1B6F" w:rsidRDefault="00775658" w:rsidP="00981E0D">
      <w:pPr>
        <w:spacing w:after="0" w:line="360" w:lineRule="auto"/>
        <w:ind w:firstLine="709"/>
        <w:contextualSpacing/>
        <w:jc w:val="center"/>
        <w:rPr>
          <w:del w:id="2505" w:author="Пользователь Windows" w:date="2021-01-29T22:28:00Z"/>
          <w:rFonts w:ascii="Times New Roman" w:hAnsi="Times New Roman" w:cs="Times New Roman"/>
          <w:sz w:val="28"/>
        </w:rPr>
      </w:pPr>
    </w:p>
    <w:p w14:paraId="5F0D1B1C" w14:textId="04DD9DC3" w:rsidR="00775658" w:rsidDel="00FD1B6F" w:rsidRDefault="00775658" w:rsidP="00981E0D">
      <w:pPr>
        <w:spacing w:after="0" w:line="360" w:lineRule="auto"/>
        <w:ind w:firstLine="709"/>
        <w:contextualSpacing/>
        <w:jc w:val="center"/>
        <w:rPr>
          <w:del w:id="2506" w:author="Пользователь Windows" w:date="2021-01-29T22:28:00Z"/>
          <w:rFonts w:ascii="Times New Roman" w:hAnsi="Times New Roman" w:cs="Times New Roman"/>
          <w:sz w:val="28"/>
        </w:rPr>
      </w:pPr>
    </w:p>
    <w:p w14:paraId="41EF02C7" w14:textId="44F9F65D" w:rsidR="00775658" w:rsidDel="00FD1B6F" w:rsidRDefault="00775658" w:rsidP="00981E0D">
      <w:pPr>
        <w:spacing w:after="0" w:line="360" w:lineRule="auto"/>
        <w:ind w:firstLine="709"/>
        <w:contextualSpacing/>
        <w:jc w:val="center"/>
        <w:rPr>
          <w:del w:id="2507" w:author="Пользователь Windows" w:date="2021-01-29T22:28:00Z"/>
          <w:rFonts w:ascii="Times New Roman" w:hAnsi="Times New Roman" w:cs="Times New Roman"/>
          <w:sz w:val="28"/>
        </w:rPr>
      </w:pPr>
    </w:p>
    <w:p w14:paraId="0A807A40" w14:textId="446D344A" w:rsidR="00775658" w:rsidDel="00FD1B6F" w:rsidRDefault="00775658" w:rsidP="00981E0D">
      <w:pPr>
        <w:spacing w:after="0" w:line="360" w:lineRule="auto"/>
        <w:ind w:firstLine="709"/>
        <w:contextualSpacing/>
        <w:jc w:val="center"/>
        <w:rPr>
          <w:del w:id="2508" w:author="Пользователь Windows" w:date="2021-01-29T22:28:00Z"/>
          <w:rFonts w:ascii="Times New Roman" w:hAnsi="Times New Roman" w:cs="Times New Roman"/>
          <w:sz w:val="28"/>
        </w:rPr>
      </w:pPr>
    </w:p>
    <w:p w14:paraId="4FA2FC19" w14:textId="2C7BC0F1" w:rsidR="00775658" w:rsidDel="00FD1B6F" w:rsidRDefault="00775658" w:rsidP="00981E0D">
      <w:pPr>
        <w:spacing w:after="0" w:line="360" w:lineRule="auto"/>
        <w:ind w:firstLine="709"/>
        <w:contextualSpacing/>
        <w:jc w:val="center"/>
        <w:rPr>
          <w:del w:id="2509" w:author="Пользователь Windows" w:date="2021-01-29T22:28:00Z"/>
          <w:rFonts w:ascii="Times New Roman" w:hAnsi="Times New Roman" w:cs="Times New Roman"/>
          <w:sz w:val="28"/>
        </w:rPr>
      </w:pPr>
    </w:p>
    <w:p w14:paraId="070F67ED" w14:textId="22A5B106" w:rsidR="00775658" w:rsidDel="00FD1B6F" w:rsidRDefault="00775658" w:rsidP="00981E0D">
      <w:pPr>
        <w:spacing w:after="0" w:line="360" w:lineRule="auto"/>
        <w:ind w:firstLine="709"/>
        <w:contextualSpacing/>
        <w:jc w:val="center"/>
        <w:rPr>
          <w:del w:id="2510" w:author="Пользователь Windows" w:date="2021-01-29T22:28:00Z"/>
          <w:rFonts w:ascii="Times New Roman" w:hAnsi="Times New Roman" w:cs="Times New Roman"/>
          <w:sz w:val="28"/>
        </w:rPr>
      </w:pPr>
    </w:p>
    <w:p w14:paraId="47B2AEC8" w14:textId="668E77A5" w:rsidR="00775658" w:rsidDel="009C67B8" w:rsidRDefault="00775658" w:rsidP="00981E0D">
      <w:pPr>
        <w:spacing w:after="0" w:line="360" w:lineRule="auto"/>
        <w:ind w:firstLine="709"/>
        <w:contextualSpacing/>
        <w:jc w:val="center"/>
        <w:rPr>
          <w:del w:id="2511" w:author="Пользователь Windows" w:date="2021-01-27T20:02:00Z"/>
          <w:rFonts w:ascii="Times New Roman" w:hAnsi="Times New Roman" w:cs="Times New Roman"/>
          <w:sz w:val="28"/>
        </w:rPr>
      </w:pPr>
    </w:p>
    <w:p w14:paraId="55FD9B21" w14:textId="0290D035" w:rsidR="00775658" w:rsidDel="009C67B8" w:rsidRDefault="00775658" w:rsidP="00981E0D">
      <w:pPr>
        <w:spacing w:after="0" w:line="360" w:lineRule="auto"/>
        <w:ind w:firstLine="709"/>
        <w:contextualSpacing/>
        <w:jc w:val="center"/>
        <w:rPr>
          <w:del w:id="2512" w:author="Пользователь Windows" w:date="2021-01-27T20:02:00Z"/>
          <w:rFonts w:ascii="Times New Roman" w:hAnsi="Times New Roman" w:cs="Times New Roman"/>
          <w:sz w:val="28"/>
        </w:rPr>
      </w:pPr>
    </w:p>
    <w:p w14:paraId="48E9E814" w14:textId="08903DE0" w:rsidR="00775658" w:rsidDel="009C67B8" w:rsidRDefault="00775658" w:rsidP="00981E0D">
      <w:pPr>
        <w:spacing w:after="0" w:line="360" w:lineRule="auto"/>
        <w:ind w:firstLine="709"/>
        <w:contextualSpacing/>
        <w:jc w:val="center"/>
        <w:rPr>
          <w:del w:id="2513" w:author="Пользователь Windows" w:date="2021-01-27T20:02:00Z"/>
          <w:rFonts w:ascii="Times New Roman" w:hAnsi="Times New Roman" w:cs="Times New Roman"/>
          <w:sz w:val="28"/>
        </w:rPr>
      </w:pPr>
    </w:p>
    <w:p w14:paraId="42C25978" w14:textId="20A26BD5" w:rsidR="00775658" w:rsidDel="009C67B8" w:rsidRDefault="00775658" w:rsidP="00981E0D">
      <w:pPr>
        <w:spacing w:after="0" w:line="360" w:lineRule="auto"/>
        <w:ind w:firstLine="709"/>
        <w:contextualSpacing/>
        <w:jc w:val="center"/>
        <w:rPr>
          <w:del w:id="2514" w:author="Пользователь Windows" w:date="2021-01-27T20:02:00Z"/>
          <w:rFonts w:ascii="Times New Roman" w:hAnsi="Times New Roman" w:cs="Times New Roman"/>
          <w:sz w:val="28"/>
        </w:rPr>
      </w:pPr>
    </w:p>
    <w:p w14:paraId="72CB449C" w14:textId="120F905B" w:rsidR="00775658" w:rsidDel="009C67B8" w:rsidRDefault="00775658" w:rsidP="00981E0D">
      <w:pPr>
        <w:spacing w:after="0" w:line="360" w:lineRule="auto"/>
        <w:ind w:firstLine="709"/>
        <w:contextualSpacing/>
        <w:jc w:val="center"/>
        <w:rPr>
          <w:del w:id="2515" w:author="Пользователь Windows" w:date="2021-01-27T20:02:00Z"/>
          <w:rFonts w:ascii="Times New Roman" w:hAnsi="Times New Roman" w:cs="Times New Roman"/>
          <w:sz w:val="28"/>
        </w:rPr>
      </w:pPr>
    </w:p>
    <w:p w14:paraId="32164B38" w14:textId="7A21B04F" w:rsidR="00775658" w:rsidDel="009C67B8" w:rsidRDefault="00775658" w:rsidP="00981E0D">
      <w:pPr>
        <w:spacing w:after="0" w:line="360" w:lineRule="auto"/>
        <w:ind w:firstLine="709"/>
        <w:contextualSpacing/>
        <w:jc w:val="center"/>
        <w:rPr>
          <w:del w:id="2516" w:author="Пользователь Windows" w:date="2021-01-27T20:02:00Z"/>
          <w:rFonts w:ascii="Times New Roman" w:hAnsi="Times New Roman" w:cs="Times New Roman"/>
          <w:sz w:val="28"/>
        </w:rPr>
      </w:pPr>
    </w:p>
    <w:p w14:paraId="6AC06E15" w14:textId="4984F3FE" w:rsidR="00775658" w:rsidRPr="00981E0D" w:rsidDel="00FD1B6F" w:rsidRDefault="00775658" w:rsidP="00981E0D">
      <w:pPr>
        <w:spacing w:after="0" w:line="360" w:lineRule="auto"/>
        <w:ind w:firstLine="709"/>
        <w:contextualSpacing/>
        <w:jc w:val="center"/>
        <w:rPr>
          <w:del w:id="2517" w:author="Пользователь Windows" w:date="2021-01-29T22:28:00Z"/>
          <w:rFonts w:ascii="Times New Roman" w:hAnsi="Times New Roman" w:cs="Times New Roman"/>
          <w:sz w:val="28"/>
        </w:rPr>
      </w:pPr>
    </w:p>
    <w:p w14:paraId="6FBC6B1A" w14:textId="2A67B0A1" w:rsidR="00981E0D" w:rsidRDefault="005C1A27" w:rsidP="005C1A27">
      <w:pPr>
        <w:pStyle w:val="2"/>
      </w:pPr>
      <w:bookmarkStart w:id="2518" w:name="_Toc62909896"/>
      <w:r w:rsidRPr="005C1A27">
        <w:t>2.2.</w:t>
      </w:r>
      <w:r w:rsidRPr="005C1A27">
        <w:tab/>
      </w:r>
      <w:del w:id="2519" w:author="Пользователь Windows" w:date="2021-01-30T14:08:00Z">
        <w:r w:rsidRPr="005C1A27" w:rsidDel="009C4CAE">
          <w:delText>Решения по в</w:delText>
        </w:r>
      </w:del>
      <w:ins w:id="2520" w:author="Пользователь Windows" w:date="2021-01-30T14:08:00Z">
        <w:r w:rsidR="009C4CAE">
          <w:t>В</w:t>
        </w:r>
      </w:ins>
      <w:r w:rsidRPr="005C1A27">
        <w:t>заимосвяз</w:t>
      </w:r>
      <w:del w:id="2521" w:author="Пользователь Windows" w:date="2021-01-30T14:08:00Z">
        <w:r w:rsidRPr="005C1A27" w:rsidDel="009C4CAE">
          <w:delText>ям</w:delText>
        </w:r>
      </w:del>
      <w:ins w:id="2522" w:author="Пользователь Windows" w:date="2021-01-30T14:08:00Z">
        <w:r w:rsidR="009C4CAE">
          <w:t>и</w:t>
        </w:r>
      </w:ins>
      <w:r w:rsidRPr="005C1A27">
        <w:t xml:space="preserve"> </w:t>
      </w:r>
      <w:del w:id="2523" w:author="Пользователь Windows" w:date="2021-01-30T14:08:00Z">
        <w:r w:rsidRPr="005C1A27" w:rsidDel="009C4CAE">
          <w:delText xml:space="preserve">системы </w:delText>
        </w:r>
      </w:del>
      <w:ins w:id="2524" w:author="Пользователь Windows" w:date="2021-01-30T14:08:00Z">
        <w:r w:rsidR="009C4CAE">
          <w:t>ЦАЛАР</w:t>
        </w:r>
        <w:r w:rsidR="009C4CAE" w:rsidRPr="005C1A27">
          <w:t xml:space="preserve"> </w:t>
        </w:r>
      </w:ins>
      <w:r w:rsidRPr="005C1A27">
        <w:t>со смежными системами</w:t>
      </w:r>
      <w:bookmarkEnd w:id="2518"/>
    </w:p>
    <w:p w14:paraId="2A65BA29" w14:textId="7EADA05F"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del w:id="2525" w:author="Пользователь Windows" w:date="2021-01-30T14:06:00Z">
        <w:r w:rsidRPr="00AF275D" w:rsidDel="007A5040">
          <w:rPr>
            <w:rFonts w:ascii="Times New Roman" w:hAnsi="Times New Roman" w:cs="Times New Roman"/>
            <w:color w:val="000000" w:themeColor="text1"/>
            <w:sz w:val="28"/>
          </w:rPr>
          <w:delText>а</w:delText>
        </w:r>
      </w:del>
      <w:r w:rsidRPr="00AF275D">
        <w:rPr>
          <w:rFonts w:ascii="Times New Roman" w:hAnsi="Times New Roman" w:cs="Times New Roman"/>
          <w:color w:val="000000" w:themeColor="text1"/>
          <w:sz w:val="28"/>
        </w:rPr>
        <w:t xml:space="preserve"> </w:t>
      </w:r>
      <w:commentRangeStart w:id="2526"/>
      <w:del w:id="2527" w:author="Пользователь Windows" w:date="2021-01-30T14:06:00Z">
        <w:r w:rsidRPr="00AF275D" w:rsidDel="007A5040">
          <w:rPr>
            <w:rFonts w:ascii="Times New Roman" w:hAnsi="Times New Roman" w:cs="Times New Roman"/>
            <w:color w:val="000000" w:themeColor="text1"/>
            <w:sz w:val="28"/>
          </w:rPr>
          <w:delText>система</w:delText>
        </w:r>
        <w:commentRangeEnd w:id="2526"/>
        <w:r w:rsidR="00631176" w:rsidDel="007A5040">
          <w:rPr>
            <w:rStyle w:val="ab"/>
          </w:rPr>
          <w:commentReference w:id="2526"/>
        </w:r>
      </w:del>
      <w:ins w:id="2528" w:author="Пользователь Windows" w:date="2021-01-30T14:06:00Z">
        <w:r w:rsidR="007A5040">
          <w:rPr>
            <w:rFonts w:ascii="Times New Roman" w:hAnsi="Times New Roman" w:cs="Times New Roman"/>
            <w:color w:val="000000" w:themeColor="text1"/>
            <w:sz w:val="28"/>
          </w:rPr>
          <w:t>север ЦАЛАР</w:t>
        </w:r>
      </w:ins>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w:t>
      </w:r>
      <w:commentRangeStart w:id="2529"/>
      <w:commentRangeStart w:id="2530"/>
      <w:r w:rsidRPr="00AF275D">
        <w:rPr>
          <w:rFonts w:ascii="Times New Roman" w:hAnsi="Times New Roman" w:cs="Times New Roman"/>
          <w:color w:val="000000" w:themeColor="text1"/>
          <w:sz w:val="28"/>
        </w:rPr>
        <w:t>системами</w:t>
      </w:r>
      <w:commentRangeEnd w:id="2529"/>
      <w:r w:rsidR="00631176">
        <w:rPr>
          <w:rStyle w:val="ab"/>
        </w:rPr>
        <w:commentReference w:id="2529"/>
      </w:r>
      <w:commentRangeEnd w:id="2530"/>
      <w:r w:rsidR="007A5040">
        <w:rPr>
          <w:rStyle w:val="ab"/>
        </w:rPr>
        <w:commentReference w:id="2530"/>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E17741" w:rsidP="00C935FF">
            <w:pPr>
              <w:spacing w:line="360" w:lineRule="auto"/>
              <w:contextualSpacing/>
              <w:jc w:val="both"/>
              <w:rPr>
                <w:rFonts w:ascii="Times New Roman" w:hAnsi="Times New Roman" w:cs="Times New Roman"/>
                <w:color w:val="000000" w:themeColor="text1"/>
                <w:sz w:val="28"/>
              </w:rPr>
            </w:pPr>
            <w:hyperlink r:id="rId23"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vMerge w:val="restart"/>
          </w:tcPr>
          <w:p w14:paraId="65EF821F" w14:textId="77777777"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 (УСВИ, КСВД)</w:t>
            </w:r>
          </w:p>
        </w:tc>
        <w:tc>
          <w:tcPr>
            <w:tcW w:w="3686" w:type="dxa"/>
          </w:tcPr>
          <w:p w14:paraId="305FDCD8" w14:textId="38E8B92C" w:rsidR="00A43766" w:rsidRPr="00AF275D" w:rsidRDefault="00A43766" w:rsidP="00A43766">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fldChar w:fldCharType="begin"/>
            </w:r>
            <w:r>
              <w:rPr>
                <w:rFonts w:ascii="Times New Roman" w:hAnsi="Times New Roman" w:cs="Times New Roman"/>
                <w:color w:val="000000" w:themeColor="text1"/>
                <w:sz w:val="28"/>
              </w:rPr>
              <w:instrText xml:space="preserve"> HYPERLINK "https://smartgridcenter.tamu.edu/resume/pdf/1/C37.118.1-2011.pdf" \t "_blank" </w:instrText>
            </w:r>
            <w:r>
              <w:rPr>
                <w:rFonts w:ascii="Times New Roman" w:hAnsi="Times New Roman" w:cs="Times New Roman"/>
                <w:color w:val="000000" w:themeColor="text1"/>
                <w:sz w:val="28"/>
              </w:rPr>
              <w:fldChar w:fldCharType="separate"/>
            </w:r>
            <w:r w:rsidRPr="007C1419">
              <w:rPr>
                <w:rFonts w:ascii="Times New Roman" w:hAnsi="Times New Roman" w:cs="Times New Roman"/>
                <w:color w:val="000000" w:themeColor="text1"/>
                <w:sz w:val="28"/>
              </w:rPr>
              <w:t>C37.118</w:t>
            </w:r>
            <w:del w:id="2531" w:author="Пользователь Windows" w:date="2021-01-29T22:39:00Z">
              <w:r w:rsidRPr="007C1419" w:rsidDel="00A43766">
                <w:rPr>
                  <w:rFonts w:ascii="Times New Roman" w:hAnsi="Times New Roman" w:cs="Times New Roman"/>
                  <w:color w:val="000000" w:themeColor="text1"/>
                  <w:sz w:val="28"/>
                </w:rPr>
                <w:delText>.1</w:delText>
              </w:r>
            </w:del>
            <w:r>
              <w:rPr>
                <w:rFonts w:ascii="Times New Roman" w:hAnsi="Times New Roman" w:cs="Times New Roman"/>
                <w:color w:val="000000" w:themeColor="text1"/>
                <w:sz w:val="28"/>
              </w:rPr>
              <w:fldChar w:fldCharType="end"/>
            </w:r>
          </w:p>
        </w:tc>
      </w:tr>
      <w:tr w:rsidR="00A43766" w:rsidRPr="00AF275D" w14:paraId="66EEA59F" w14:textId="77777777" w:rsidTr="001F6D71">
        <w:trPr>
          <w:ins w:id="2532" w:author="Пользователь Windows" w:date="2021-01-29T22:39:00Z"/>
        </w:trPr>
        <w:tc>
          <w:tcPr>
            <w:tcW w:w="5098" w:type="dxa"/>
            <w:vMerge/>
          </w:tcPr>
          <w:p w14:paraId="350AF223" w14:textId="77777777" w:rsidR="00A43766" w:rsidRDefault="00A43766" w:rsidP="00AF275D">
            <w:pPr>
              <w:spacing w:line="360" w:lineRule="auto"/>
              <w:contextualSpacing/>
              <w:jc w:val="both"/>
              <w:rPr>
                <w:ins w:id="2533" w:author="Пользователь Windows" w:date="2021-01-29T22:39:00Z"/>
                <w:rFonts w:ascii="Times New Roman" w:hAnsi="Times New Roman" w:cs="Times New Roman"/>
                <w:color w:val="000000" w:themeColor="text1"/>
                <w:sz w:val="28"/>
              </w:rPr>
            </w:pPr>
          </w:p>
        </w:tc>
        <w:tc>
          <w:tcPr>
            <w:tcW w:w="3686" w:type="dxa"/>
          </w:tcPr>
          <w:p w14:paraId="7FF7F7E9" w14:textId="72244DAE" w:rsidR="00A43766" w:rsidRDefault="00A43766" w:rsidP="00C935FF">
            <w:pPr>
              <w:spacing w:line="360" w:lineRule="auto"/>
              <w:contextualSpacing/>
              <w:jc w:val="both"/>
              <w:rPr>
                <w:ins w:id="2534" w:author="Пользователь Windows" w:date="2021-01-29T22:39:00Z"/>
                <w:rFonts w:ascii="Times New Roman" w:hAnsi="Times New Roman" w:cs="Times New Roman"/>
                <w:color w:val="000000" w:themeColor="text1"/>
                <w:sz w:val="28"/>
              </w:rPr>
            </w:pPr>
            <w:ins w:id="2535" w:author="Пользователь Windows" w:date="2021-01-29T22:39:00Z">
              <w:r>
                <w:rPr>
                  <w:rFonts w:ascii="Times New Roman" w:hAnsi="Times New Roman" w:cs="Times New Roman"/>
                  <w:color w:val="000000" w:themeColor="text1"/>
                  <w:sz w:val="28"/>
                </w:rPr>
                <w:t>Каналы УПАСК</w:t>
              </w:r>
            </w:ins>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2C22671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536"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537" w:author="Пользователь Windows" w:date="2021-01-27T20:02:00Z">
        <w:r w:rsidR="009C67B8">
          <w:rPr>
            <w:rFonts w:ascii="Times New Roman" w:hAnsi="Times New Roman" w:cs="Times New Roman"/>
            <w:sz w:val="28"/>
          </w:rPr>
          <w:t xml:space="preserve">9 </w:t>
        </w:r>
      </w:ins>
      <w:r>
        <w:rPr>
          <w:rFonts w:ascii="Times New Roman" w:hAnsi="Times New Roman" w:cs="Times New Roman"/>
          <w:sz w:val="28"/>
        </w:rPr>
        <w:t>представлена схема взаимодействия с внешними системами.</w:t>
      </w:r>
      <w:ins w:id="2538" w:author="Пользователь Windows" w:date="2021-01-29T22:37:00Z">
        <w:r w:rsidR="00A43766">
          <w:rPr>
            <w:rFonts w:ascii="Times New Roman" w:hAnsi="Times New Roman" w:cs="Times New Roman"/>
            <w:sz w:val="28"/>
          </w:rPr>
          <w:t xml:space="preserve"> Данные СВИ поступают с энергообъектов по протоколу </w:t>
        </w:r>
      </w:ins>
      <w:ins w:id="2539" w:author="Пользователь Windows" w:date="2021-01-29T22:38:00Z">
        <w:r w:rsidR="00A43766">
          <w:rPr>
            <w:rFonts w:ascii="Times New Roman" w:hAnsi="Times New Roman" w:cs="Times New Roman"/>
            <w:sz w:val="28"/>
            <w:lang w:val="en-US"/>
          </w:rPr>
          <w:t>C</w:t>
        </w:r>
        <w:r w:rsidR="00A43766" w:rsidRPr="00A43766">
          <w:rPr>
            <w:rFonts w:ascii="Times New Roman" w:hAnsi="Times New Roman" w:cs="Times New Roman"/>
            <w:sz w:val="28"/>
            <w:rPrChange w:id="2540" w:author="Пользователь Windows" w:date="2021-01-29T22:38:00Z">
              <w:rPr>
                <w:rFonts w:ascii="Times New Roman" w:hAnsi="Times New Roman" w:cs="Times New Roman"/>
                <w:sz w:val="28"/>
                <w:lang w:val="en-US"/>
              </w:rPr>
            </w:rPrChange>
          </w:rPr>
          <w:t xml:space="preserve">37.118 </w:t>
        </w:r>
        <w:r w:rsidR="00A43766">
          <w:rPr>
            <w:rFonts w:ascii="Times New Roman" w:hAnsi="Times New Roman" w:cs="Times New Roman"/>
            <w:sz w:val="28"/>
          </w:rPr>
          <w:t>на сервер ЦАЛАР. Телеметрии</w:t>
        </w:r>
      </w:ins>
      <w:ins w:id="2541" w:author="Пользователь Windows" w:date="2021-01-29T22:40:00Z">
        <w:r w:rsidR="00A43766">
          <w:rPr>
            <w:rFonts w:ascii="Times New Roman" w:hAnsi="Times New Roman" w:cs="Times New Roman"/>
            <w:sz w:val="28"/>
          </w:rPr>
          <w:t xml:space="preserve"> на сервер</w:t>
        </w:r>
      </w:ins>
      <w:ins w:id="2542" w:author="Пользователь Windows" w:date="2021-01-29T22:38:00Z">
        <w:r w:rsidR="00A43766">
          <w:rPr>
            <w:rFonts w:ascii="Times New Roman" w:hAnsi="Times New Roman" w:cs="Times New Roman"/>
            <w:sz w:val="28"/>
          </w:rPr>
          <w:t xml:space="preserve"> поступает из </w:t>
        </w:r>
      </w:ins>
      <w:ins w:id="2543" w:author="Пользователь Windows" w:date="2021-01-29T22:39:00Z">
        <w:r w:rsidR="00A43766">
          <w:rPr>
            <w:rFonts w:ascii="Times New Roman" w:hAnsi="Times New Roman" w:cs="Times New Roman"/>
            <w:sz w:val="28"/>
          </w:rPr>
          <w:t>ОИК по протоколу МЭК-104.</w:t>
        </w:r>
      </w:ins>
      <w:ins w:id="2544" w:author="Пользователь Windows" w:date="2021-01-29T22:40:00Z">
        <w:r w:rsidR="00A43766">
          <w:rPr>
            <w:rFonts w:ascii="Times New Roman" w:hAnsi="Times New Roman" w:cs="Times New Roman"/>
            <w:sz w:val="28"/>
          </w:rPr>
          <w:t xml:space="preserve"> На основе полученной информации выполняется выбор управляющих воздействие, которые по каналам УПАСК направляются на энергообъекты.</w:t>
        </w:r>
      </w:ins>
    </w:p>
    <w:p w14:paraId="34A7950E" w14:textId="6F388D36" w:rsidR="005C1A27" w:rsidRDefault="00C935FF" w:rsidP="002C3E07">
      <w:pPr>
        <w:spacing w:after="0" w:line="360" w:lineRule="auto"/>
        <w:ind w:firstLine="709"/>
        <w:contextualSpacing/>
        <w:jc w:val="center"/>
      </w:pPr>
      <w:r>
        <w:object w:dxaOrig="11449" w:dyaOrig="4584" w14:anchorId="49789202">
          <v:shape id="_x0000_i1028" type="#_x0000_t75" style="width:481.2pt;height:192.6pt" o:ole="">
            <v:imagedata r:id="rId24" o:title=""/>
          </v:shape>
          <o:OLEObject Type="Embed" ProgID="Visio.Drawing.15" ShapeID="_x0000_i1028" DrawAspect="Content" ObjectID="_1673524271" r:id="rId25"/>
        </w:object>
      </w:r>
    </w:p>
    <w:p w14:paraId="1C0DF92E" w14:textId="4FDB8A28" w:rsidR="001D4205" w:rsidRDefault="001D4205" w:rsidP="002C3E07">
      <w:pPr>
        <w:spacing w:after="0" w:line="360" w:lineRule="auto"/>
        <w:ind w:firstLine="709"/>
        <w:contextualSpacing/>
        <w:jc w:val="center"/>
        <w:rPr>
          <w:ins w:id="2545" w:author="Пользователь Windows" w:date="2021-01-30T14:07:00Z"/>
          <w:rFonts w:ascii="Times New Roman" w:hAnsi="Times New Roman" w:cs="Times New Roman"/>
          <w:sz w:val="28"/>
        </w:rPr>
      </w:pPr>
      <w:r w:rsidRPr="001D4205">
        <w:rPr>
          <w:rFonts w:ascii="Times New Roman" w:hAnsi="Times New Roman" w:cs="Times New Roman"/>
          <w:sz w:val="28"/>
        </w:rPr>
        <w:t xml:space="preserve">Рисунок </w:t>
      </w:r>
      <w:del w:id="2546"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547" w:author="Пользователь Windows" w:date="2021-01-27T20:02:00Z">
        <w:r w:rsidR="009C67B8">
          <w:rPr>
            <w:rFonts w:ascii="Times New Roman" w:hAnsi="Times New Roman" w:cs="Times New Roman"/>
            <w:sz w:val="28"/>
          </w:rPr>
          <w:t xml:space="preserve">9 </w:t>
        </w:r>
      </w:ins>
      <w:r>
        <w:rPr>
          <w:rFonts w:ascii="Times New Roman" w:hAnsi="Times New Roman" w:cs="Times New Roman"/>
          <w:sz w:val="28"/>
        </w:rPr>
        <w:t>– Схема взаимодействия с внешними системами</w:t>
      </w:r>
    </w:p>
    <w:p w14:paraId="34500263" w14:textId="159479F2" w:rsidR="009C4CAE" w:rsidRDefault="009C4CAE" w:rsidP="002C3E07">
      <w:pPr>
        <w:spacing w:after="0" w:line="360" w:lineRule="auto"/>
        <w:ind w:firstLine="709"/>
        <w:contextualSpacing/>
        <w:jc w:val="center"/>
        <w:rPr>
          <w:ins w:id="2548" w:author="Пользователь Windows" w:date="2021-01-30T14:07:00Z"/>
          <w:rFonts w:ascii="Times New Roman" w:hAnsi="Times New Roman" w:cs="Times New Roman"/>
          <w:sz w:val="28"/>
        </w:rPr>
      </w:pPr>
    </w:p>
    <w:p w14:paraId="7C16FC0C" w14:textId="2D4B33FB" w:rsidR="009C4CAE" w:rsidRDefault="009C4CAE" w:rsidP="002C3E07">
      <w:pPr>
        <w:spacing w:after="0" w:line="360" w:lineRule="auto"/>
        <w:ind w:firstLine="709"/>
        <w:contextualSpacing/>
        <w:jc w:val="center"/>
        <w:rPr>
          <w:ins w:id="2549" w:author="Пользователь Windows" w:date="2021-01-30T14:07:00Z"/>
          <w:rFonts w:ascii="Times New Roman" w:hAnsi="Times New Roman" w:cs="Times New Roman"/>
          <w:sz w:val="28"/>
        </w:rPr>
      </w:pPr>
    </w:p>
    <w:p w14:paraId="3915E659" w14:textId="77777777" w:rsidR="009C4CAE" w:rsidRDefault="009C4CAE" w:rsidP="002C3E07">
      <w:pPr>
        <w:spacing w:after="0" w:line="360" w:lineRule="auto"/>
        <w:ind w:firstLine="709"/>
        <w:contextualSpacing/>
        <w:jc w:val="center"/>
        <w:rPr>
          <w:rFonts w:ascii="Times New Roman" w:hAnsi="Times New Roman" w:cs="Times New Roman"/>
          <w:sz w:val="28"/>
        </w:rPr>
      </w:pPr>
    </w:p>
    <w:p w14:paraId="201F3FB7" w14:textId="7451BB01" w:rsidR="00775658" w:rsidDel="00FD1B6F" w:rsidRDefault="00775658" w:rsidP="002C3E07">
      <w:pPr>
        <w:spacing w:after="0" w:line="360" w:lineRule="auto"/>
        <w:ind w:firstLine="709"/>
        <w:contextualSpacing/>
        <w:jc w:val="center"/>
        <w:rPr>
          <w:del w:id="2550" w:author="Пользователь Windows" w:date="2021-01-29T22:28:00Z"/>
          <w:rFonts w:ascii="Times New Roman" w:hAnsi="Times New Roman" w:cs="Times New Roman"/>
          <w:sz w:val="28"/>
        </w:rPr>
      </w:pPr>
    </w:p>
    <w:p w14:paraId="080E80D6" w14:textId="7E800A19" w:rsidR="00775658" w:rsidDel="00FD1B6F" w:rsidRDefault="00775658" w:rsidP="002C3E07">
      <w:pPr>
        <w:spacing w:after="0" w:line="360" w:lineRule="auto"/>
        <w:ind w:firstLine="709"/>
        <w:contextualSpacing/>
        <w:jc w:val="center"/>
        <w:rPr>
          <w:del w:id="2551" w:author="Пользователь Windows" w:date="2021-01-29T22:28:00Z"/>
          <w:rFonts w:ascii="Times New Roman" w:hAnsi="Times New Roman" w:cs="Times New Roman"/>
          <w:sz w:val="28"/>
        </w:rPr>
      </w:pPr>
    </w:p>
    <w:p w14:paraId="40CBA04E" w14:textId="1110614A" w:rsidR="00775658" w:rsidDel="00FD1B6F" w:rsidRDefault="00775658" w:rsidP="002C3E07">
      <w:pPr>
        <w:spacing w:after="0" w:line="360" w:lineRule="auto"/>
        <w:ind w:firstLine="709"/>
        <w:contextualSpacing/>
        <w:jc w:val="center"/>
        <w:rPr>
          <w:del w:id="2552" w:author="Пользователь Windows" w:date="2021-01-29T22:28:00Z"/>
          <w:rFonts w:ascii="Times New Roman" w:hAnsi="Times New Roman" w:cs="Times New Roman"/>
          <w:sz w:val="28"/>
        </w:rPr>
      </w:pPr>
    </w:p>
    <w:p w14:paraId="62EF3020" w14:textId="3C70FF44" w:rsidR="00775658" w:rsidDel="00FD1B6F" w:rsidRDefault="00775658" w:rsidP="002C3E07">
      <w:pPr>
        <w:spacing w:after="0" w:line="360" w:lineRule="auto"/>
        <w:ind w:firstLine="709"/>
        <w:contextualSpacing/>
        <w:jc w:val="center"/>
        <w:rPr>
          <w:del w:id="2553" w:author="Пользователь Windows" w:date="2021-01-29T22:28:00Z"/>
          <w:rFonts w:ascii="Times New Roman" w:hAnsi="Times New Roman" w:cs="Times New Roman"/>
          <w:sz w:val="28"/>
        </w:rPr>
      </w:pPr>
    </w:p>
    <w:p w14:paraId="67D73546" w14:textId="55FDB40F" w:rsidR="00775658" w:rsidDel="00FD1B6F" w:rsidRDefault="00775658" w:rsidP="002C3E07">
      <w:pPr>
        <w:spacing w:after="0" w:line="360" w:lineRule="auto"/>
        <w:ind w:firstLine="709"/>
        <w:contextualSpacing/>
        <w:jc w:val="center"/>
        <w:rPr>
          <w:del w:id="2554" w:author="Пользователь Windows" w:date="2021-01-29T22:28:00Z"/>
          <w:rFonts w:ascii="Times New Roman" w:hAnsi="Times New Roman" w:cs="Times New Roman"/>
          <w:sz w:val="28"/>
        </w:rPr>
      </w:pPr>
    </w:p>
    <w:p w14:paraId="6C4086F0" w14:textId="00F193EC" w:rsidR="00775658" w:rsidDel="00FD1B6F" w:rsidRDefault="00775658" w:rsidP="002C3E07">
      <w:pPr>
        <w:spacing w:after="0" w:line="360" w:lineRule="auto"/>
        <w:ind w:firstLine="709"/>
        <w:contextualSpacing/>
        <w:jc w:val="center"/>
        <w:rPr>
          <w:del w:id="2555" w:author="Пользователь Windows" w:date="2021-01-29T22:28:00Z"/>
          <w:rFonts w:ascii="Times New Roman" w:hAnsi="Times New Roman" w:cs="Times New Roman"/>
          <w:sz w:val="28"/>
        </w:rPr>
      </w:pPr>
    </w:p>
    <w:p w14:paraId="4CA9BB15" w14:textId="4EC46A7F" w:rsidR="002B5FFB" w:rsidDel="00FD1B6F" w:rsidRDefault="002B5FFB" w:rsidP="002C3E07">
      <w:pPr>
        <w:spacing w:after="0" w:line="360" w:lineRule="auto"/>
        <w:ind w:firstLine="709"/>
        <w:contextualSpacing/>
        <w:jc w:val="center"/>
        <w:rPr>
          <w:del w:id="2556" w:author="Пользователь Windows" w:date="2021-01-29T22:28:00Z"/>
          <w:rFonts w:ascii="Times New Roman" w:hAnsi="Times New Roman" w:cs="Times New Roman"/>
          <w:sz w:val="28"/>
        </w:rPr>
      </w:pPr>
    </w:p>
    <w:p w14:paraId="0CE28365" w14:textId="603678F5" w:rsidR="00775658" w:rsidRPr="001D4205" w:rsidDel="00FD1B6F" w:rsidRDefault="00775658" w:rsidP="002C3E07">
      <w:pPr>
        <w:spacing w:after="0" w:line="360" w:lineRule="auto"/>
        <w:ind w:firstLine="709"/>
        <w:contextualSpacing/>
        <w:jc w:val="center"/>
        <w:rPr>
          <w:del w:id="2557" w:author="Пользователь Windows" w:date="2021-01-29T22:28:00Z"/>
          <w:rFonts w:ascii="Times New Roman" w:hAnsi="Times New Roman" w:cs="Times New Roman"/>
          <w:sz w:val="28"/>
        </w:rPr>
      </w:pPr>
    </w:p>
    <w:p w14:paraId="5F1D0AF0" w14:textId="77777777" w:rsidR="00A67742" w:rsidRPr="00A67742" w:rsidRDefault="00A67742" w:rsidP="00A67742">
      <w:pPr>
        <w:pStyle w:val="2"/>
      </w:pPr>
      <w:bookmarkStart w:id="2558" w:name="_Toc62909897"/>
      <w:r w:rsidRPr="00A67742">
        <w:t xml:space="preserve">2.3. Состав функций, реализуемых </w:t>
      </w:r>
      <w:commentRangeStart w:id="2559"/>
      <w:r w:rsidRPr="00A67742">
        <w:t>системой</w:t>
      </w:r>
      <w:commentRangeEnd w:id="2559"/>
      <w:r w:rsidR="00593373">
        <w:rPr>
          <w:rStyle w:val="ab"/>
          <w:rFonts w:asciiTheme="minorHAnsi" w:eastAsiaTheme="minorHAnsi" w:hAnsiTheme="minorHAnsi" w:cstheme="minorBidi"/>
          <w:b w:val="0"/>
          <w:color w:val="auto"/>
        </w:rPr>
        <w:commentReference w:id="2559"/>
      </w:r>
      <w:bookmarkEnd w:id="2558"/>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ABB0839" w:rsidR="00A67742" w:rsidRPr="00A67742" w:rsidDel="009C4CAE" w:rsidRDefault="00A67742" w:rsidP="008947BB">
      <w:pPr>
        <w:pStyle w:val="a4"/>
        <w:numPr>
          <w:ilvl w:val="0"/>
          <w:numId w:val="5"/>
        </w:numPr>
        <w:spacing w:after="0" w:line="360" w:lineRule="auto"/>
        <w:jc w:val="both"/>
        <w:rPr>
          <w:del w:id="2560" w:author="Пользователь Windows" w:date="2021-01-30T14:08:00Z"/>
          <w:rFonts w:ascii="Times New Roman" w:hAnsi="Times New Roman" w:cs="Times New Roman"/>
          <w:color w:val="000000" w:themeColor="text1"/>
          <w:sz w:val="28"/>
        </w:rPr>
      </w:pPr>
      <w:del w:id="2561" w:author="Пользователь Windows" w:date="2021-01-30T14:08:00Z">
        <w:r w:rsidRPr="00A67742" w:rsidDel="009C4CAE">
          <w:rPr>
            <w:rFonts w:ascii="Times New Roman" w:hAnsi="Times New Roman" w:cs="Times New Roman"/>
            <w:color w:val="000000" w:themeColor="text1"/>
            <w:sz w:val="28"/>
          </w:rPr>
          <w:delText>Фильтрация сечений-кандидатов по КПР</w:delText>
        </w:r>
      </w:del>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8947BB">
      <w:pPr>
        <w:pStyle w:val="a4"/>
        <w:numPr>
          <w:ilvl w:val="0"/>
          <w:numId w:val="5"/>
        </w:numPr>
        <w:spacing w:after="0" w:line="360" w:lineRule="auto"/>
        <w:jc w:val="both"/>
        <w:rPr>
          <w:ins w:id="2562" w:author="Пользователь Windows" w:date="2021-01-30T14:07:00Z"/>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607607C4" w14:textId="6757120F" w:rsidR="009C4CAE" w:rsidRDefault="009C4CAE">
      <w:pPr>
        <w:spacing w:after="0" w:line="360" w:lineRule="auto"/>
        <w:jc w:val="both"/>
        <w:rPr>
          <w:ins w:id="2563" w:author="Пользователь Windows" w:date="2021-01-30T14:07:00Z"/>
          <w:rFonts w:ascii="Times New Roman" w:hAnsi="Times New Roman" w:cs="Times New Roman"/>
          <w:color w:val="000000" w:themeColor="text1"/>
          <w:sz w:val="28"/>
        </w:rPr>
        <w:pPrChange w:id="2564" w:author="Пользователь Windows" w:date="2021-01-30T14:07:00Z">
          <w:pPr>
            <w:pStyle w:val="a4"/>
            <w:numPr>
              <w:numId w:val="5"/>
            </w:numPr>
            <w:spacing w:after="0" w:line="360" w:lineRule="auto"/>
            <w:ind w:left="1429" w:hanging="360"/>
            <w:jc w:val="both"/>
          </w:pPr>
        </w:pPrChange>
      </w:pPr>
    </w:p>
    <w:p w14:paraId="125CBB91" w14:textId="165BE0DF" w:rsidR="009C4CAE" w:rsidRDefault="009C4CAE">
      <w:pPr>
        <w:spacing w:after="0" w:line="360" w:lineRule="auto"/>
        <w:jc w:val="both"/>
        <w:rPr>
          <w:ins w:id="2565" w:author="Пользователь Windows" w:date="2021-01-30T14:08:00Z"/>
          <w:rFonts w:ascii="Times New Roman" w:hAnsi="Times New Roman" w:cs="Times New Roman"/>
          <w:color w:val="000000" w:themeColor="text1"/>
          <w:sz w:val="28"/>
        </w:rPr>
        <w:pPrChange w:id="2566" w:author="Пользователь Windows" w:date="2021-01-30T14:07:00Z">
          <w:pPr>
            <w:pStyle w:val="a4"/>
            <w:numPr>
              <w:numId w:val="5"/>
            </w:numPr>
            <w:spacing w:after="0" w:line="360" w:lineRule="auto"/>
            <w:ind w:left="1429" w:hanging="360"/>
            <w:jc w:val="both"/>
          </w:pPr>
        </w:pPrChange>
      </w:pPr>
    </w:p>
    <w:p w14:paraId="5DCE7D83" w14:textId="77777777" w:rsidR="009C4CAE" w:rsidRDefault="009C4CAE">
      <w:pPr>
        <w:spacing w:after="0" w:line="360" w:lineRule="auto"/>
        <w:jc w:val="both"/>
        <w:rPr>
          <w:ins w:id="2567" w:author="Пользователь Windows" w:date="2021-01-30T14:07:00Z"/>
          <w:rFonts w:ascii="Times New Roman" w:hAnsi="Times New Roman" w:cs="Times New Roman"/>
          <w:color w:val="000000" w:themeColor="text1"/>
          <w:sz w:val="28"/>
        </w:rPr>
        <w:pPrChange w:id="2568" w:author="Пользователь Windows" w:date="2021-01-30T14:07:00Z">
          <w:pPr>
            <w:pStyle w:val="a4"/>
            <w:numPr>
              <w:numId w:val="5"/>
            </w:numPr>
            <w:spacing w:after="0" w:line="360" w:lineRule="auto"/>
            <w:ind w:left="1429" w:hanging="360"/>
            <w:jc w:val="both"/>
          </w:pPr>
        </w:pPrChange>
      </w:pPr>
    </w:p>
    <w:p w14:paraId="4F404C84" w14:textId="0A4B5F8D" w:rsidR="009C4CAE" w:rsidRDefault="009C4CAE">
      <w:pPr>
        <w:spacing w:after="0" w:line="360" w:lineRule="auto"/>
        <w:jc w:val="both"/>
        <w:rPr>
          <w:ins w:id="2569" w:author="Пользователь Windows" w:date="2021-01-30T14:07:00Z"/>
          <w:rFonts w:ascii="Times New Roman" w:hAnsi="Times New Roman" w:cs="Times New Roman"/>
          <w:color w:val="000000" w:themeColor="text1"/>
          <w:sz w:val="28"/>
        </w:rPr>
        <w:pPrChange w:id="2570" w:author="Пользователь Windows" w:date="2021-01-30T14:07:00Z">
          <w:pPr>
            <w:pStyle w:val="a4"/>
            <w:numPr>
              <w:numId w:val="5"/>
            </w:numPr>
            <w:spacing w:after="0" w:line="360" w:lineRule="auto"/>
            <w:ind w:left="1429" w:hanging="360"/>
            <w:jc w:val="both"/>
          </w:pPr>
        </w:pPrChange>
      </w:pPr>
    </w:p>
    <w:p w14:paraId="089D6856" w14:textId="312CE426" w:rsidR="009C4CAE" w:rsidRDefault="009C4CAE">
      <w:pPr>
        <w:spacing w:after="0" w:line="360" w:lineRule="auto"/>
        <w:jc w:val="both"/>
        <w:rPr>
          <w:ins w:id="2571" w:author="Пользователь Windows" w:date="2021-01-30T14:07:00Z"/>
          <w:rFonts w:ascii="Times New Roman" w:hAnsi="Times New Roman" w:cs="Times New Roman"/>
          <w:color w:val="000000" w:themeColor="text1"/>
          <w:sz w:val="28"/>
        </w:rPr>
        <w:pPrChange w:id="2572" w:author="Пользователь Windows" w:date="2021-01-30T14:07:00Z">
          <w:pPr>
            <w:pStyle w:val="a4"/>
            <w:numPr>
              <w:numId w:val="5"/>
            </w:numPr>
            <w:spacing w:after="0" w:line="360" w:lineRule="auto"/>
            <w:ind w:left="1429" w:hanging="360"/>
            <w:jc w:val="both"/>
          </w:pPr>
        </w:pPrChange>
      </w:pPr>
    </w:p>
    <w:p w14:paraId="22396065" w14:textId="77777777" w:rsidR="009C4CAE" w:rsidRPr="009C4CAE" w:rsidRDefault="009C4CAE">
      <w:pPr>
        <w:spacing w:after="0" w:line="360" w:lineRule="auto"/>
        <w:jc w:val="both"/>
        <w:rPr>
          <w:rFonts w:ascii="Times New Roman" w:hAnsi="Times New Roman" w:cs="Times New Roman"/>
          <w:color w:val="000000" w:themeColor="text1"/>
          <w:sz w:val="28"/>
          <w:rPrChange w:id="2573" w:author="Пользователь Windows" w:date="2021-01-30T14:07:00Z">
            <w:rPr/>
          </w:rPrChange>
        </w:rPr>
        <w:pPrChange w:id="2574" w:author="Пользователь Windows" w:date="2021-01-30T14:07:00Z">
          <w:pPr>
            <w:pStyle w:val="a4"/>
            <w:numPr>
              <w:numId w:val="5"/>
            </w:numPr>
            <w:spacing w:after="0" w:line="360" w:lineRule="auto"/>
            <w:ind w:left="1429" w:hanging="360"/>
            <w:jc w:val="both"/>
          </w:pPr>
        </w:pPrChange>
      </w:pPr>
    </w:p>
    <w:p w14:paraId="251C3C89" w14:textId="5DD3F94D" w:rsidR="00775658" w:rsidDel="00FD1B6F" w:rsidRDefault="00775658" w:rsidP="00775658">
      <w:pPr>
        <w:spacing w:after="0" w:line="360" w:lineRule="auto"/>
        <w:ind w:firstLine="709"/>
        <w:contextualSpacing/>
        <w:jc w:val="both"/>
        <w:rPr>
          <w:del w:id="2575" w:author="Пользователь Windows" w:date="2021-01-29T22:35:00Z"/>
          <w:rFonts w:ascii="Times New Roman" w:hAnsi="Times New Roman" w:cs="Times New Roman"/>
          <w:color w:val="000000" w:themeColor="text1"/>
          <w:sz w:val="28"/>
        </w:rPr>
      </w:pPr>
    </w:p>
    <w:p w14:paraId="23E94C51" w14:textId="280FE2A1" w:rsidR="00775658" w:rsidDel="00FD1B6F" w:rsidRDefault="00775658" w:rsidP="00775658">
      <w:pPr>
        <w:spacing w:after="0" w:line="360" w:lineRule="auto"/>
        <w:ind w:firstLine="709"/>
        <w:contextualSpacing/>
        <w:jc w:val="both"/>
        <w:rPr>
          <w:del w:id="2576" w:author="Пользователь Windows" w:date="2021-01-29T22:35:00Z"/>
          <w:rFonts w:ascii="Times New Roman" w:hAnsi="Times New Roman" w:cs="Times New Roman"/>
          <w:color w:val="000000" w:themeColor="text1"/>
          <w:sz w:val="28"/>
        </w:rPr>
      </w:pPr>
    </w:p>
    <w:p w14:paraId="239B0704" w14:textId="0476044C" w:rsidR="00775658" w:rsidDel="00FD1B6F" w:rsidRDefault="00775658" w:rsidP="00775658">
      <w:pPr>
        <w:spacing w:after="0" w:line="360" w:lineRule="auto"/>
        <w:ind w:firstLine="709"/>
        <w:contextualSpacing/>
        <w:jc w:val="both"/>
        <w:rPr>
          <w:del w:id="2577" w:author="Пользователь Windows" w:date="2021-01-29T22:35:00Z"/>
          <w:rFonts w:ascii="Times New Roman" w:hAnsi="Times New Roman" w:cs="Times New Roman"/>
          <w:color w:val="000000" w:themeColor="text1"/>
          <w:sz w:val="28"/>
        </w:rPr>
      </w:pPr>
    </w:p>
    <w:p w14:paraId="7FA2FDA8" w14:textId="3E8F87DD" w:rsidR="00775658" w:rsidDel="00FD1B6F" w:rsidRDefault="00775658" w:rsidP="00775658">
      <w:pPr>
        <w:spacing w:after="0" w:line="360" w:lineRule="auto"/>
        <w:ind w:firstLine="709"/>
        <w:contextualSpacing/>
        <w:jc w:val="both"/>
        <w:rPr>
          <w:del w:id="2578" w:author="Пользователь Windows" w:date="2021-01-29T22:35:00Z"/>
          <w:rFonts w:ascii="Times New Roman" w:hAnsi="Times New Roman" w:cs="Times New Roman"/>
          <w:color w:val="000000" w:themeColor="text1"/>
          <w:sz w:val="28"/>
        </w:rPr>
      </w:pPr>
    </w:p>
    <w:p w14:paraId="4DAD36B4" w14:textId="235C023A" w:rsidR="00775658" w:rsidRPr="00AA0BDE" w:rsidDel="00FD1B6F" w:rsidRDefault="00775658" w:rsidP="00775658">
      <w:pPr>
        <w:spacing w:after="0" w:line="360" w:lineRule="auto"/>
        <w:ind w:firstLine="709"/>
        <w:contextualSpacing/>
        <w:jc w:val="both"/>
        <w:rPr>
          <w:del w:id="2579" w:author="Пользователь Windows" w:date="2021-01-29T22:35:00Z"/>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580" w:name="_Toc62909898"/>
      <w:r>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580"/>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2581"/>
            <w:commentRangeStart w:id="2582"/>
            <w:commentRangeStart w:id="2583"/>
            <w:commentRangeStart w:id="2584"/>
            <w:r w:rsidRPr="007566E0">
              <w:rPr>
                <w:rFonts w:ascii="Times New Roman" w:hAnsi="Times New Roman" w:cs="Times New Roman"/>
                <w:color w:val="000000" w:themeColor="text1"/>
                <w:sz w:val="28"/>
              </w:rPr>
              <w:t>Требование</w:t>
            </w:r>
            <w:commentRangeEnd w:id="2581"/>
            <w:r w:rsidR="00FD5458">
              <w:rPr>
                <w:rStyle w:val="ab"/>
              </w:rPr>
              <w:commentReference w:id="2581"/>
            </w:r>
            <w:commentRangeEnd w:id="2582"/>
            <w:r w:rsidR="00E16A9D">
              <w:rPr>
                <w:rStyle w:val="ab"/>
              </w:rPr>
              <w:commentReference w:id="2582"/>
            </w:r>
            <w:commentRangeEnd w:id="2583"/>
            <w:r w:rsidR="00122C92">
              <w:rPr>
                <w:rStyle w:val="ab"/>
              </w:rPr>
              <w:commentReference w:id="2583"/>
            </w:r>
            <w:commentRangeEnd w:id="2584"/>
            <w:r w:rsidR="00EB007C">
              <w:rPr>
                <w:rStyle w:val="ab"/>
              </w:rPr>
              <w:commentReference w:id="2584"/>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657E7996" w:rsidR="00243D5D" w:rsidRPr="007566E0" w:rsidRDefault="00243D5D">
            <w:pPr>
              <w:spacing w:line="360" w:lineRule="auto"/>
              <w:ind w:left="105"/>
              <w:rPr>
                <w:rFonts w:ascii="Times New Roman" w:hAnsi="Times New Roman" w:cs="Times New Roman"/>
                <w:color w:val="000000" w:themeColor="text1"/>
                <w:sz w:val="28"/>
              </w:rPr>
              <w:pPrChange w:id="2585" w:author="Пользователь Windows" w:date="2021-01-29T22:37:00Z">
                <w:pPr>
                  <w:spacing w:line="360" w:lineRule="auto"/>
                  <w:ind w:left="105"/>
                  <w:jc w:val="both"/>
                </w:pPr>
              </w:pPrChange>
            </w:pPr>
            <w:r>
              <w:rPr>
                <w:rFonts w:ascii="Times New Roman" w:hAnsi="Times New Roman" w:cs="Times New Roman"/>
                <w:color w:val="000000" w:themeColor="text1"/>
                <w:sz w:val="28"/>
              </w:rPr>
              <w:t xml:space="preserve">Время выполнения задач определения сечения ДС и идентификации </w:t>
            </w:r>
            <w:del w:id="2586" w:author="Пользователь Windows" w:date="2021-01-29T22:35:00Z">
              <w:r w:rsidDel="00FD1B6F">
                <w:rPr>
                  <w:rFonts w:ascii="Times New Roman" w:hAnsi="Times New Roman" w:cs="Times New Roman"/>
                  <w:color w:val="000000" w:themeColor="text1"/>
                  <w:sz w:val="28"/>
                </w:rPr>
                <w:delText xml:space="preserve">нарушения </w:delText>
              </w:r>
            </w:del>
            <w:ins w:id="2587" w:author="Пользователь Windows" w:date="2021-01-29T22:35:00Z">
              <w:r w:rsidR="00FD1B6F">
                <w:rPr>
                  <w:rFonts w:ascii="Times New Roman" w:hAnsi="Times New Roman" w:cs="Times New Roman"/>
                  <w:color w:val="000000" w:themeColor="text1"/>
                  <w:sz w:val="28"/>
                </w:rPr>
                <w:t xml:space="preserve">возникновения асинхронного </w:t>
              </w:r>
            </w:ins>
            <w:ins w:id="2588" w:author="Пользователь Windows" w:date="2021-01-29T22:36:00Z">
              <w:r w:rsidR="00FD1B6F">
                <w:rPr>
                  <w:rFonts w:ascii="Times New Roman" w:hAnsi="Times New Roman" w:cs="Times New Roman"/>
                  <w:color w:val="000000" w:themeColor="text1"/>
                  <w:sz w:val="28"/>
                </w:rPr>
                <w:t>режима</w:t>
              </w:r>
            </w:ins>
            <w:ins w:id="2589" w:author="Пользователь Windows" w:date="2021-01-29T22:35:00Z">
              <w:r w:rsidR="00FD1B6F">
                <w:rPr>
                  <w:rFonts w:ascii="Times New Roman" w:hAnsi="Times New Roman" w:cs="Times New Roman"/>
                  <w:color w:val="000000" w:themeColor="text1"/>
                  <w:sz w:val="28"/>
                </w:rPr>
                <w:t xml:space="preserve"> </w:t>
              </w:r>
            </w:ins>
            <w:del w:id="2590" w:author="Пользователь Windows" w:date="2021-01-29T22:36:00Z">
              <w:r w:rsidDel="00FD1B6F">
                <w:rPr>
                  <w:rFonts w:ascii="Times New Roman" w:hAnsi="Times New Roman" w:cs="Times New Roman"/>
                  <w:color w:val="000000" w:themeColor="text1"/>
                  <w:sz w:val="28"/>
                </w:rPr>
                <w:delText xml:space="preserve">устойчивости </w:delText>
              </w:r>
            </w:del>
            <w:r>
              <w:rPr>
                <w:rFonts w:ascii="Times New Roman" w:hAnsi="Times New Roman" w:cs="Times New Roman"/>
                <w:color w:val="000000" w:themeColor="text1"/>
                <w:sz w:val="28"/>
              </w:rPr>
              <w:t xml:space="preserve">должно составлять </w:t>
            </w:r>
            <w:commentRangeStart w:id="2591"/>
            <w:commentRangeStart w:id="2592"/>
            <w:del w:id="2593" w:author="Пользователь Windows" w:date="2021-01-29T22:36:00Z">
              <w:r w:rsidDel="00FD1B6F">
                <w:rPr>
                  <w:rFonts w:ascii="Times New Roman" w:hAnsi="Times New Roman" w:cs="Times New Roman"/>
                  <w:color w:val="000000" w:themeColor="text1"/>
                  <w:sz w:val="28"/>
                </w:rPr>
                <w:delText xml:space="preserve">менее </w:delText>
              </w:r>
            </w:del>
            <w:ins w:id="2594" w:author="Пользователь Windows" w:date="2021-01-29T22:36:00Z">
              <w:r w:rsidR="00FD1B6F">
                <w:rPr>
                  <w:rFonts w:ascii="Times New Roman" w:hAnsi="Times New Roman" w:cs="Times New Roman"/>
                  <w:color w:val="000000" w:themeColor="text1"/>
                  <w:sz w:val="28"/>
                </w:rPr>
                <w:t xml:space="preserve">не более </w:t>
              </w:r>
            </w:ins>
            <w:del w:id="2595" w:author="Пользователь Windows" w:date="2021-01-29T22:37:00Z">
              <w:r w:rsidDel="00FD1B6F">
                <w:rPr>
                  <w:rFonts w:ascii="Times New Roman" w:hAnsi="Times New Roman" w:cs="Times New Roman"/>
                  <w:color w:val="000000" w:themeColor="text1"/>
                  <w:sz w:val="28"/>
                </w:rPr>
                <w:delText xml:space="preserve">1 </w:delText>
              </w:r>
            </w:del>
            <w:ins w:id="2596" w:author="Пользователь Windows" w:date="2021-01-29T22:37:00Z">
              <w:r w:rsidR="00FD1B6F">
                <w:rPr>
                  <w:rFonts w:ascii="Times New Roman" w:hAnsi="Times New Roman" w:cs="Times New Roman"/>
                  <w:color w:val="000000" w:themeColor="text1"/>
                  <w:sz w:val="28"/>
                </w:rPr>
                <w:t>580 м</w:t>
              </w:r>
            </w:ins>
            <w:r>
              <w:rPr>
                <w:rFonts w:ascii="Times New Roman" w:hAnsi="Times New Roman" w:cs="Times New Roman"/>
                <w:color w:val="000000" w:themeColor="text1"/>
                <w:sz w:val="28"/>
              </w:rPr>
              <w:t>с</w:t>
            </w:r>
            <w:r w:rsidR="009C7DD0">
              <w:rPr>
                <w:rFonts w:ascii="Times New Roman" w:hAnsi="Times New Roman" w:cs="Times New Roman"/>
                <w:color w:val="000000" w:themeColor="text1"/>
                <w:sz w:val="28"/>
              </w:rPr>
              <w:t>.</w:t>
            </w:r>
            <w:commentRangeEnd w:id="2591"/>
            <w:r w:rsidR="00593373">
              <w:rPr>
                <w:rStyle w:val="ab"/>
              </w:rPr>
              <w:commentReference w:id="2591"/>
            </w:r>
            <w:commentRangeEnd w:id="2592"/>
            <w:r w:rsidR="00FD1B6F">
              <w:rPr>
                <w:rStyle w:val="ab"/>
              </w:rPr>
              <w:commentReference w:id="2592"/>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597" w:name="_Toc62909899"/>
      <w:r>
        <w:lastRenderedPageBreak/>
        <w:t xml:space="preserve">2.5. </w:t>
      </w:r>
      <w:r w:rsidRPr="003208AC">
        <w:t>Методы и средства разработки</w:t>
      </w:r>
      <w:bookmarkEnd w:id="2597"/>
    </w:p>
    <w:p w14:paraId="4495210B" w14:textId="77D2AE78" w:rsidR="003208AC" w:rsidRPr="003208AC" w:rsidDel="005530DB" w:rsidRDefault="00781D8A" w:rsidP="003208AC">
      <w:pPr>
        <w:spacing w:after="0" w:line="360" w:lineRule="auto"/>
        <w:ind w:firstLine="709"/>
        <w:contextualSpacing/>
        <w:jc w:val="both"/>
        <w:rPr>
          <w:del w:id="2598" w:author="Пользователь Windows" w:date="2021-01-29T22:41:00Z"/>
          <w:rFonts w:ascii="Times New Roman" w:hAnsi="Times New Roman" w:cs="Times New Roman"/>
          <w:color w:val="000000" w:themeColor="text1"/>
          <w:sz w:val="28"/>
        </w:rPr>
      </w:pPr>
      <w:commentRangeStart w:id="2599"/>
      <w:del w:id="2600" w:author="Пользователь Windows" w:date="2021-01-29T22:41:00Z">
        <w:r w:rsidDel="005530DB">
          <w:rPr>
            <w:rFonts w:ascii="Times New Roman" w:hAnsi="Times New Roman" w:cs="Times New Roman"/>
            <w:color w:val="000000" w:themeColor="text1"/>
            <w:sz w:val="28"/>
          </w:rPr>
          <w:delText>С</w:delText>
        </w:r>
        <w:r w:rsidR="003208AC" w:rsidRPr="003208AC" w:rsidDel="005530DB">
          <w:rPr>
            <w:rFonts w:ascii="Times New Roman" w:hAnsi="Times New Roman" w:cs="Times New Roman"/>
            <w:color w:val="000000" w:themeColor="text1"/>
            <w:sz w:val="28"/>
          </w:rPr>
          <w:delText>оздани</w:delText>
        </w:r>
        <w:r w:rsidDel="005530DB">
          <w:rPr>
            <w:rFonts w:ascii="Times New Roman" w:hAnsi="Times New Roman" w:cs="Times New Roman"/>
            <w:color w:val="000000" w:themeColor="text1"/>
            <w:sz w:val="28"/>
          </w:rPr>
          <w:delText>е</w:delText>
        </w:r>
        <w:r w:rsidR="003208AC" w:rsidRPr="003208AC" w:rsidDel="005530DB">
          <w:rPr>
            <w:rFonts w:ascii="Times New Roman" w:hAnsi="Times New Roman" w:cs="Times New Roman"/>
            <w:color w:val="000000" w:themeColor="text1"/>
            <w:sz w:val="28"/>
          </w:rPr>
          <w:delText xml:space="preserve"> программно</w:delText>
        </w:r>
        <w:r w:rsidDel="005530DB">
          <w:rPr>
            <w:rFonts w:ascii="Times New Roman" w:hAnsi="Times New Roman" w:cs="Times New Roman"/>
            <w:color w:val="000000" w:themeColor="text1"/>
            <w:sz w:val="28"/>
          </w:rPr>
          <w:delText xml:space="preserve">го обеспечения </w:delText>
        </w:r>
        <w:r w:rsidR="007E0A18" w:rsidDel="005530DB">
          <w:rPr>
            <w:rFonts w:ascii="Times New Roman" w:hAnsi="Times New Roman" w:cs="Times New Roman"/>
            <w:color w:val="000000" w:themeColor="text1"/>
            <w:sz w:val="28"/>
          </w:rPr>
          <w:delText>выполняет</w:delText>
        </w:r>
        <w:r w:rsidDel="005530DB">
          <w:rPr>
            <w:rFonts w:ascii="Times New Roman" w:hAnsi="Times New Roman" w:cs="Times New Roman"/>
            <w:color w:val="000000" w:themeColor="text1"/>
            <w:sz w:val="28"/>
          </w:rPr>
          <w:delText>ся на</w:delText>
        </w:r>
        <w:r w:rsidR="003208AC" w:rsidRPr="003208AC" w:rsidDel="005530DB">
          <w:rPr>
            <w:rFonts w:ascii="Times New Roman" w:hAnsi="Times New Roman" w:cs="Times New Roman"/>
            <w:color w:val="000000" w:themeColor="text1"/>
            <w:sz w:val="28"/>
          </w:rPr>
          <w:delText xml:space="preserve"> </w:delText>
        </w:r>
        <w:r w:rsidDel="005530DB">
          <w:rPr>
            <w:rFonts w:ascii="Times New Roman" w:hAnsi="Times New Roman" w:cs="Times New Roman"/>
            <w:color w:val="000000" w:themeColor="text1"/>
            <w:sz w:val="28"/>
          </w:rPr>
          <w:delText>операционной системе</w:delText>
        </w:r>
        <w:r w:rsidR="003208AC" w:rsidRPr="003208AC" w:rsidDel="005530DB">
          <w:rPr>
            <w:rFonts w:ascii="Times New Roman" w:hAnsi="Times New Roman" w:cs="Times New Roman"/>
            <w:color w:val="000000" w:themeColor="text1"/>
            <w:sz w:val="28"/>
          </w:rPr>
          <w:delText xml:space="preserve"> </w:delText>
        </w:r>
        <w:commentRangeStart w:id="2601"/>
        <w:r w:rsidR="003208AC" w:rsidRPr="003208AC" w:rsidDel="005530DB">
          <w:rPr>
            <w:rFonts w:ascii="Times New Roman" w:hAnsi="Times New Roman" w:cs="Times New Roman"/>
            <w:color w:val="000000" w:themeColor="text1"/>
            <w:sz w:val="28"/>
            <w:lang w:val="en-US"/>
          </w:rPr>
          <w:delText>Windows</w:delText>
        </w:r>
        <w:r w:rsidR="003208AC" w:rsidRPr="003208AC" w:rsidDel="005530DB">
          <w:rPr>
            <w:rFonts w:ascii="Times New Roman" w:hAnsi="Times New Roman" w:cs="Times New Roman"/>
            <w:color w:val="000000" w:themeColor="text1"/>
            <w:sz w:val="28"/>
          </w:rPr>
          <w:delText xml:space="preserve"> </w:delText>
        </w:r>
        <w:r w:rsidR="003208AC" w:rsidDel="005530DB">
          <w:rPr>
            <w:rFonts w:ascii="Times New Roman" w:hAnsi="Times New Roman" w:cs="Times New Roman"/>
            <w:color w:val="000000" w:themeColor="text1"/>
            <w:sz w:val="28"/>
          </w:rPr>
          <w:delText>10</w:delText>
        </w:r>
        <w:r w:rsidR="003208AC" w:rsidRPr="003208AC" w:rsidDel="005530DB">
          <w:rPr>
            <w:rFonts w:ascii="Times New Roman" w:hAnsi="Times New Roman" w:cs="Times New Roman"/>
            <w:color w:val="000000" w:themeColor="text1"/>
            <w:sz w:val="28"/>
          </w:rPr>
          <w:delText>.</w:delText>
        </w:r>
        <w:commentRangeEnd w:id="2599"/>
        <w:r w:rsidR="00593373" w:rsidDel="005530DB">
          <w:rPr>
            <w:rStyle w:val="ab"/>
          </w:rPr>
          <w:commentReference w:id="2599"/>
        </w:r>
        <w:commentRangeEnd w:id="2601"/>
        <w:r w:rsidR="00F01431" w:rsidDel="005530DB">
          <w:rPr>
            <w:rStyle w:val="ab"/>
          </w:rPr>
          <w:commentReference w:id="2601"/>
        </w:r>
      </w:del>
    </w:p>
    <w:p w14:paraId="282185C1" w14:textId="1E5F8A51" w:rsidR="003208AC" w:rsidDel="005530DB" w:rsidRDefault="003208AC" w:rsidP="003208AC">
      <w:pPr>
        <w:spacing w:after="0" w:line="360" w:lineRule="auto"/>
        <w:ind w:firstLine="709"/>
        <w:contextualSpacing/>
        <w:jc w:val="both"/>
        <w:rPr>
          <w:del w:id="2602" w:author="Пользователь Windows" w:date="2021-01-29T22:41:00Z"/>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2439D38E" w:rsidR="00A67742" w:rsidRPr="005530DB" w:rsidRDefault="005530DB" w:rsidP="005530DB">
      <w:pPr>
        <w:spacing w:after="0" w:line="360" w:lineRule="auto"/>
        <w:ind w:firstLine="709"/>
        <w:contextualSpacing/>
        <w:jc w:val="both"/>
        <w:rPr>
          <w:rFonts w:ascii="Times New Roman" w:hAnsi="Times New Roman" w:cs="Times New Roman"/>
          <w:color w:val="000000" w:themeColor="text1"/>
          <w:sz w:val="28"/>
        </w:rPr>
      </w:pPr>
      <w:ins w:id="2603" w:author="Пользователь Windows" w:date="2021-01-29T22:41:00Z">
        <w:r>
          <w:rPr>
            <w:rFonts w:ascii="Times New Roman" w:hAnsi="Times New Roman" w:cs="Times New Roman"/>
            <w:color w:val="000000" w:themeColor="text1"/>
            <w:sz w:val="28"/>
          </w:rPr>
          <w:t xml:space="preserve"> </w:t>
        </w:r>
      </w:ins>
      <w:commentRangeStart w:id="2604"/>
      <w:commentRangeStart w:id="2605"/>
      <w:r w:rsidR="003208AC">
        <w:rPr>
          <w:rFonts w:ascii="Times New Roman" w:hAnsi="Times New Roman" w:cs="Times New Roman"/>
          <w:color w:val="000000" w:themeColor="text1"/>
          <w:sz w:val="28"/>
        </w:rPr>
        <w:t>Д</w:t>
      </w:r>
      <w:r w:rsidR="003208AC"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003208AC" w:rsidRPr="003208AC">
        <w:rPr>
          <w:rFonts w:ascii="Times New Roman" w:hAnsi="Times New Roman" w:cs="Times New Roman"/>
          <w:color w:val="000000" w:themeColor="text1"/>
          <w:sz w:val="28"/>
        </w:rPr>
        <w:t xml:space="preserve"> язык программирования </w:t>
      </w:r>
      <w:r w:rsidR="003208AC" w:rsidRPr="003208AC">
        <w:rPr>
          <w:rFonts w:ascii="Times New Roman" w:hAnsi="Times New Roman" w:cs="Times New Roman"/>
          <w:color w:val="000000" w:themeColor="text1"/>
          <w:sz w:val="28"/>
          <w:lang w:val="en-US"/>
        </w:rPr>
        <w:t>R</w:t>
      </w:r>
      <w:r w:rsidR="003208AC" w:rsidRPr="003208AC">
        <w:rPr>
          <w:rFonts w:ascii="Times New Roman" w:hAnsi="Times New Roman" w:cs="Times New Roman"/>
          <w:color w:val="000000" w:themeColor="text1"/>
          <w:sz w:val="28"/>
        </w:rPr>
        <w:t>.</w:t>
      </w:r>
      <w:commentRangeEnd w:id="2604"/>
      <w:r w:rsidR="00593373">
        <w:rPr>
          <w:rStyle w:val="ab"/>
        </w:rPr>
        <w:commentReference w:id="2604"/>
      </w:r>
      <w:commentRangeEnd w:id="2605"/>
      <w:r>
        <w:rPr>
          <w:rStyle w:val="ab"/>
        </w:rPr>
        <w:commentReference w:id="2605"/>
      </w:r>
      <w:ins w:id="2606" w:author="Пользователь Windows" w:date="2021-01-29T22:43:00Z">
        <w:r>
          <w:rPr>
            <w:rFonts w:ascii="Times New Roman" w:hAnsi="Times New Roman" w:cs="Times New Roman"/>
            <w:color w:val="000000" w:themeColor="text1"/>
            <w:sz w:val="28"/>
          </w:rPr>
          <w:t xml:space="preserve"> </w:t>
        </w:r>
        <w:r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Pr>
            <w:rFonts w:ascii="Times New Roman" w:hAnsi="Times New Roman" w:cs="Times New Roman"/>
            <w:color w:val="000000" w:themeColor="text1"/>
            <w:sz w:val="28"/>
          </w:rPr>
          <w:t>используется пакет</w:t>
        </w:r>
        <w:r w:rsidRPr="005530DB">
          <w:rPr>
            <w:rFonts w:ascii="Times New Roman" w:hAnsi="Times New Roman" w:cs="Times New Roman"/>
            <w:color w:val="000000" w:themeColor="text1"/>
            <w:sz w:val="28"/>
          </w:rPr>
          <w:t xml:space="preserve"> dtwclust</w:t>
        </w:r>
      </w:ins>
      <w:ins w:id="2607" w:author="Пользователь Windows" w:date="2021-01-29T22:44:00Z">
        <w:r>
          <w:rPr>
            <w:rFonts w:ascii="Times New Roman" w:hAnsi="Times New Roman" w:cs="Times New Roman"/>
            <w:color w:val="000000" w:themeColor="text1"/>
            <w:sz w:val="28"/>
          </w:rPr>
          <w:t>,</w:t>
        </w:r>
        <w:r w:rsidRPr="005530DB">
          <w:t xml:space="preserve"> </w:t>
        </w:r>
        <w:r>
          <w:rPr>
            <w:rFonts w:ascii="Times New Roman" w:hAnsi="Times New Roman" w:cs="Times New Roman"/>
            <w:color w:val="000000" w:themeColor="text1"/>
            <w:sz w:val="28"/>
          </w:rPr>
          <w:t>д</w:t>
        </w:r>
        <w:r w:rsidRPr="005530DB">
          <w:rPr>
            <w:rFonts w:ascii="Times New Roman" w:hAnsi="Times New Roman" w:cs="Times New Roman"/>
            <w:color w:val="000000" w:themeColor="text1"/>
            <w:sz w:val="28"/>
          </w:rPr>
          <w:t xml:space="preserve">ля выполнения классификации </w:t>
        </w:r>
        <w:r>
          <w:rPr>
            <w:rFonts w:ascii="Times New Roman" w:hAnsi="Times New Roman" w:cs="Times New Roman"/>
            <w:color w:val="000000" w:themeColor="text1"/>
            <w:sz w:val="28"/>
          </w:rPr>
          <w:t xml:space="preserve">– </w:t>
        </w:r>
        <w:r w:rsidRPr="005530DB">
          <w:rPr>
            <w:rFonts w:ascii="Times New Roman" w:hAnsi="Times New Roman" w:cs="Times New Roman"/>
            <w:color w:val="000000" w:themeColor="text1"/>
            <w:sz w:val="28"/>
          </w:rPr>
          <w:t>пакет e1071</w:t>
        </w:r>
        <w:r>
          <w:rPr>
            <w:rFonts w:ascii="Times New Roman" w:hAnsi="Times New Roman" w:cs="Times New Roman"/>
            <w:color w:val="000000" w:themeColor="text1"/>
            <w:sz w:val="28"/>
          </w:rPr>
          <w:t>.</w:t>
        </w:r>
      </w:ins>
    </w:p>
    <w:p w14:paraId="25AEC7E3" w14:textId="77777777" w:rsidR="005C1A27" w:rsidRDefault="003D3B00" w:rsidP="003D3B00">
      <w:pPr>
        <w:pStyle w:val="2"/>
      </w:pPr>
      <w:bookmarkStart w:id="2608" w:name="_Toc62909900"/>
      <w:r>
        <w:t>2</w:t>
      </w:r>
      <w:r w:rsidRPr="003D3B00">
        <w:t>.</w:t>
      </w:r>
      <w:r>
        <w:t>5</w:t>
      </w:r>
      <w:r w:rsidR="007E0A18">
        <w:t>.</w:t>
      </w:r>
      <w:r w:rsidRPr="003D3B00">
        <w:t xml:space="preserve"> Требования к видам обеспечения</w:t>
      </w:r>
      <w:bookmarkEnd w:id="2608"/>
    </w:p>
    <w:p w14:paraId="3D3723E9" w14:textId="77777777" w:rsidR="003D3B00" w:rsidRPr="003D3B00" w:rsidRDefault="003D3B00" w:rsidP="003D3B00">
      <w:pPr>
        <w:pStyle w:val="3"/>
      </w:pPr>
      <w:bookmarkStart w:id="2609" w:name="_Toc62909901"/>
      <w:r>
        <w:t>2</w:t>
      </w:r>
      <w:r w:rsidRPr="003D3B00">
        <w:t>.</w:t>
      </w:r>
      <w:r>
        <w:t>5</w:t>
      </w:r>
      <w:r w:rsidRPr="003D3B00">
        <w:t>.1</w:t>
      </w:r>
      <w:r w:rsidR="007E0A18">
        <w:t>.</w:t>
      </w:r>
      <w:r w:rsidRPr="003D3B00">
        <w:t xml:space="preserve"> Требования к информационному обеспечению</w:t>
      </w:r>
      <w:bookmarkEnd w:id="2609"/>
    </w:p>
    <w:p w14:paraId="07697053" w14:textId="389F634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commentRangeStart w:id="2610"/>
      <w:commentRangeStart w:id="2611"/>
      <w:r w:rsidR="00E60063">
        <w:rPr>
          <w:rFonts w:ascii="Times New Roman" w:hAnsi="Times New Roman" w:cs="Times New Roman"/>
          <w:sz w:val="28"/>
        </w:rPr>
        <w:t>включенное</w:t>
      </w:r>
      <w:ins w:id="2612" w:author="Пользователь Windows" w:date="2021-01-29T22:44:00Z">
        <w:r w:rsidR="00D44EC3">
          <w:rPr>
            <w:rFonts w:ascii="Times New Roman" w:hAnsi="Times New Roman" w:cs="Times New Roman"/>
            <w:sz w:val="28"/>
          </w:rPr>
          <w:t>/отключенное</w:t>
        </w:r>
      </w:ins>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commentRangeEnd w:id="2610"/>
      <w:r w:rsidR="00593373">
        <w:rPr>
          <w:rStyle w:val="ab"/>
        </w:rPr>
        <w:commentReference w:id="2610"/>
      </w:r>
      <w:commentRangeEnd w:id="2611"/>
      <w:r w:rsidR="009C4CAE">
        <w:rPr>
          <w:rStyle w:val="ab"/>
        </w:rPr>
        <w:commentReference w:id="2611"/>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commentRangeStart w:id="2613"/>
      <w:del w:id="2614" w:author="Пользователь Windows" w:date="2021-01-29T22:46:00Z">
        <w:r w:rsidR="0058694C" w:rsidDel="00D44EC3">
          <w:rPr>
            <w:rFonts w:ascii="Times New Roman" w:hAnsi="Times New Roman" w:cs="Times New Roman"/>
            <w:sz w:val="28"/>
          </w:rPr>
          <w:delText>потребляемая</w:delText>
        </w:r>
        <w:r w:rsidR="0058694C" w:rsidRPr="003D3B00" w:rsidDel="00D44EC3">
          <w:rPr>
            <w:rFonts w:ascii="Times New Roman" w:hAnsi="Times New Roman" w:cs="Times New Roman"/>
            <w:sz w:val="28"/>
          </w:rPr>
          <w:delText xml:space="preserve"> активная </w:delText>
        </w:r>
        <w:r w:rsidR="0058694C" w:rsidDel="00D44EC3">
          <w:rPr>
            <w:rFonts w:ascii="Times New Roman" w:hAnsi="Times New Roman" w:cs="Times New Roman"/>
            <w:sz w:val="28"/>
          </w:rPr>
          <w:delText xml:space="preserve">и </w:delText>
        </w:r>
        <w:r w:rsidR="0058694C" w:rsidRPr="003D3B00" w:rsidDel="00D44EC3">
          <w:rPr>
            <w:rFonts w:ascii="Times New Roman" w:hAnsi="Times New Roman" w:cs="Times New Roman"/>
            <w:sz w:val="28"/>
          </w:rPr>
          <w:delText>реактивная мощность</w:delText>
        </w:r>
        <w:commentRangeEnd w:id="2613"/>
        <w:r w:rsidR="00F01431" w:rsidDel="00D44EC3">
          <w:rPr>
            <w:rStyle w:val="ab"/>
          </w:rPr>
          <w:commentReference w:id="2613"/>
        </w:r>
        <w:r w:rsidR="0058694C" w:rsidRPr="003D3B00" w:rsidDel="00D44EC3">
          <w:rPr>
            <w:rFonts w:ascii="Times New Roman" w:hAnsi="Times New Roman" w:cs="Times New Roman"/>
            <w:sz w:val="28"/>
          </w:rPr>
          <w:delText xml:space="preserve">, </w:delText>
        </w:r>
      </w:del>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1007AACF" w:rsidR="00E850E8" w:rsidRPr="00E850E8" w:rsidRDefault="00E850E8" w:rsidP="00D2171D">
      <w:pPr>
        <w:spacing w:after="0" w:line="360" w:lineRule="auto"/>
        <w:ind w:firstLine="709"/>
        <w:contextualSpacing/>
        <w:jc w:val="both"/>
        <w:rPr>
          <w:rFonts w:ascii="Times New Roman" w:hAnsi="Times New Roman" w:cs="Times New Roman"/>
          <w:sz w:val="28"/>
        </w:rPr>
      </w:pPr>
      <w:commentRangeStart w:id="2615"/>
      <w:commentRangeStart w:id="2616"/>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ins w:id="2617" w:author="Пользователь Windows" w:date="2021-01-29T22:46:00Z">
        <w:r w:rsidR="00D44EC3">
          <w:rPr>
            <w:rFonts w:ascii="Times New Roman" w:hAnsi="Times New Roman" w:cs="Times New Roman"/>
            <w:sz w:val="28"/>
          </w:rPr>
          <w:t xml:space="preserve">. </w:t>
        </w:r>
      </w:ins>
      <w:del w:id="2618" w:author="Пользователь Windows" w:date="2021-01-29T22:46:00Z">
        <w:r w:rsidDel="00D44EC3">
          <w:rPr>
            <w:rFonts w:ascii="Times New Roman" w:hAnsi="Times New Roman" w:cs="Times New Roman"/>
            <w:sz w:val="28"/>
          </w:rPr>
          <w:delText xml:space="preserve"> (п</w:delText>
        </w:r>
      </w:del>
      <w:ins w:id="2619" w:author="Пользователь Windows" w:date="2021-01-29T22:46:00Z">
        <w:r w:rsidR="00D44EC3">
          <w:rPr>
            <w:rFonts w:ascii="Times New Roman" w:hAnsi="Times New Roman" w:cs="Times New Roman"/>
            <w:sz w:val="28"/>
          </w:rPr>
          <w:t>В</w:t>
        </w:r>
      </w:ins>
      <w:ins w:id="2620" w:author="Пользователь Windows" w:date="2021-01-29T22:47:00Z">
        <w:r w:rsidR="00D44EC3">
          <w:rPr>
            <w:rFonts w:ascii="Times New Roman" w:hAnsi="Times New Roman" w:cs="Times New Roman"/>
            <w:sz w:val="28"/>
          </w:rPr>
          <w:t xml:space="preserve"> развитии</w:t>
        </w:r>
      </w:ins>
      <w:del w:id="2621" w:author="Пользователь Windows" w:date="2021-01-29T22:46:00Z">
        <w:r w:rsidDel="00D44EC3">
          <w:rPr>
            <w:rFonts w:ascii="Times New Roman" w:hAnsi="Times New Roman" w:cs="Times New Roman"/>
            <w:sz w:val="28"/>
          </w:rPr>
          <w:delText>ри</w:delText>
        </w:r>
      </w:del>
      <w:r>
        <w:rPr>
          <w:rFonts w:ascii="Times New Roman" w:hAnsi="Times New Roman" w:cs="Times New Roman"/>
          <w:sz w:val="28"/>
        </w:rPr>
        <w:t xml:space="preserve"> реализации ЦАЛАР </w:t>
      </w:r>
      <w:del w:id="2622" w:author="Пользователь Windows" w:date="2021-01-29T22:47:00Z">
        <w:r w:rsidDel="00D44EC3">
          <w:rPr>
            <w:rFonts w:ascii="Times New Roman" w:hAnsi="Times New Roman" w:cs="Times New Roman"/>
            <w:sz w:val="28"/>
          </w:rPr>
          <w:delText xml:space="preserve">их </w:delText>
        </w:r>
      </w:del>
      <w:ins w:id="2623" w:author="Пользователь Windows" w:date="2021-01-29T22:47:00Z">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ins>
      <w:r>
        <w:rPr>
          <w:rFonts w:ascii="Times New Roman" w:hAnsi="Times New Roman" w:cs="Times New Roman"/>
          <w:sz w:val="28"/>
        </w:rPr>
        <w:t xml:space="preserve">необходимо </w:t>
      </w:r>
      <w:del w:id="2624" w:author="Пользователь Windows" w:date="2021-01-29T22:47:00Z">
        <w:r w:rsidDel="00D44EC3">
          <w:rPr>
            <w:rFonts w:ascii="Times New Roman" w:hAnsi="Times New Roman" w:cs="Times New Roman"/>
            <w:sz w:val="28"/>
          </w:rPr>
          <w:delText xml:space="preserve">поместить </w:delText>
        </w:r>
      </w:del>
      <w:ins w:id="2625" w:author="Пользователь Windows" w:date="2021-01-29T22:47:00Z">
        <w:r w:rsidR="00D44EC3">
          <w:rPr>
            <w:rFonts w:ascii="Times New Roman" w:hAnsi="Times New Roman" w:cs="Times New Roman"/>
            <w:sz w:val="28"/>
          </w:rPr>
          <w:t xml:space="preserve">заменить на данные, содержащиеся </w:t>
        </w:r>
      </w:ins>
      <w:r>
        <w:rPr>
          <w:rFonts w:ascii="Times New Roman" w:hAnsi="Times New Roman" w:cs="Times New Roman"/>
          <w:sz w:val="28"/>
        </w:rPr>
        <w:t>в БД</w:t>
      </w:r>
      <w:del w:id="2626" w:author="Пользователь Windows" w:date="2021-01-29T22:46:00Z">
        <w:r w:rsidDel="00D44EC3">
          <w:rPr>
            <w:rFonts w:ascii="Times New Roman" w:hAnsi="Times New Roman" w:cs="Times New Roman"/>
            <w:sz w:val="28"/>
          </w:rPr>
          <w:delText>)</w:delText>
        </w:r>
      </w:del>
      <w:r>
        <w:rPr>
          <w:rFonts w:ascii="Times New Roman" w:hAnsi="Times New Roman" w:cs="Times New Roman"/>
          <w:sz w:val="28"/>
        </w:rPr>
        <w:t>.</w:t>
      </w:r>
      <w:commentRangeEnd w:id="2615"/>
      <w:r w:rsidR="00F01431">
        <w:rPr>
          <w:rStyle w:val="ab"/>
        </w:rPr>
        <w:commentReference w:id="2615"/>
      </w:r>
      <w:commentRangeEnd w:id="2616"/>
      <w:r w:rsidR="00D44EC3">
        <w:rPr>
          <w:rStyle w:val="ab"/>
        </w:rPr>
        <w:commentReference w:id="2616"/>
      </w:r>
    </w:p>
    <w:p w14:paraId="0F7ED6D0" w14:textId="77777777" w:rsidR="007E0A18" w:rsidRPr="007E0A18" w:rsidRDefault="007E0A18" w:rsidP="007E0A18">
      <w:pPr>
        <w:pStyle w:val="3"/>
      </w:pPr>
      <w:bookmarkStart w:id="2627" w:name="_Toc62909902"/>
      <w:r>
        <w:t>2.5.</w:t>
      </w:r>
      <w:r w:rsidRPr="007E0A18">
        <w:t>2</w:t>
      </w:r>
      <w:r>
        <w:t>.</w:t>
      </w:r>
      <w:r w:rsidRPr="007E0A18">
        <w:t xml:space="preserve"> Требования к программному обеспечению</w:t>
      </w:r>
      <w:bookmarkEnd w:id="2627"/>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77777777" w:rsidR="005C1A27" w:rsidRDefault="005B01D4" w:rsidP="005B01D4">
      <w:pPr>
        <w:pStyle w:val="3"/>
      </w:pPr>
      <w:bookmarkStart w:id="2628" w:name="_Toc62909903"/>
      <w:r>
        <w:t xml:space="preserve">2.5.3. </w:t>
      </w:r>
      <w:r w:rsidRPr="005B01D4">
        <w:t>Требования к техническому обеспечению</w:t>
      </w:r>
      <w:bookmarkEnd w:id="2628"/>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BF9BF8C"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del w:id="2629" w:author="Пользователь Windows" w:date="2021-01-29T22:48:00Z">
        <w:r w:rsidRPr="004A4750" w:rsidDel="004018EE">
          <w:rPr>
            <w:rFonts w:ascii="Times New Roman" w:hAnsi="Times New Roman" w:cs="Times New Roman"/>
            <w:sz w:val="28"/>
          </w:rPr>
          <w:delText xml:space="preserve"> IBM x3750 M4</w:delText>
        </w:r>
      </w:del>
      <w:r w:rsidRPr="004A4750">
        <w:rPr>
          <w:rFonts w:ascii="Times New Roman" w:hAnsi="Times New Roman" w:cs="Times New Roman"/>
          <w:sz w:val="28"/>
        </w:rPr>
        <w:t>;</w:t>
      </w:r>
    </w:p>
    <w:p w14:paraId="1A24208B" w14:textId="75AB3346"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ins w:id="2630" w:author="Пользователь Windows" w:date="2021-01-29T22:49:00Z">
        <w:r w:rsidR="004018EE">
          <w:rPr>
            <w:rFonts w:ascii="Times New Roman" w:hAnsi="Times New Roman" w:cs="Times New Roman"/>
            <w:sz w:val="28"/>
          </w:rPr>
          <w:t xml:space="preserve"> частотой</w:t>
        </w:r>
      </w:ins>
      <w:r w:rsidRPr="004A4750">
        <w:rPr>
          <w:rFonts w:ascii="Times New Roman" w:hAnsi="Times New Roman" w:cs="Times New Roman"/>
          <w:sz w:val="28"/>
          <w:lang w:val="en-US"/>
        </w:rPr>
        <w:t xml:space="preserve"> </w:t>
      </w:r>
      <w:del w:id="2631" w:author="Пользователь Windows" w:date="2021-01-29T22:48:00Z">
        <w:r w:rsidRPr="004A4750" w:rsidDel="004018EE">
          <w:rPr>
            <w:rFonts w:ascii="Times New Roman" w:hAnsi="Times New Roman" w:cs="Times New Roman"/>
            <w:sz w:val="28"/>
            <w:lang w:val="en-US"/>
          </w:rPr>
          <w:delText xml:space="preserve">Intel Xeon 8C Processor Model E5-4650 130W </w:delText>
        </w:r>
      </w:del>
      <w:r w:rsidRPr="004A4750">
        <w:rPr>
          <w:rFonts w:ascii="Times New Roman" w:hAnsi="Times New Roman" w:cs="Times New Roman"/>
          <w:sz w:val="28"/>
          <w:lang w:val="en-US"/>
        </w:rPr>
        <w:t>2.</w:t>
      </w:r>
      <w:ins w:id="2632" w:author="Пользователь Windows" w:date="2021-01-29T22:49:00Z">
        <w:r w:rsidR="004018EE">
          <w:rPr>
            <w:rFonts w:ascii="Times New Roman" w:hAnsi="Times New Roman" w:cs="Times New Roman"/>
            <w:sz w:val="28"/>
          </w:rPr>
          <w:t>0</w:t>
        </w:r>
      </w:ins>
      <w:del w:id="2633" w:author="Пользователь Windows" w:date="2021-01-29T22:49:00Z">
        <w:r w:rsidRPr="004A4750" w:rsidDel="004018EE">
          <w:rPr>
            <w:rFonts w:ascii="Times New Roman" w:hAnsi="Times New Roman" w:cs="Times New Roman"/>
            <w:sz w:val="28"/>
            <w:lang w:val="en-US"/>
          </w:rPr>
          <w:delText>7</w:delText>
        </w:r>
      </w:del>
      <w:ins w:id="2634" w:author="Пользователь Windows" w:date="2021-01-29T22:49:00Z">
        <w:r w:rsidR="004018EE">
          <w:rPr>
            <w:rFonts w:ascii="Times New Roman" w:hAnsi="Times New Roman" w:cs="Times New Roman"/>
            <w:sz w:val="28"/>
          </w:rPr>
          <w:t xml:space="preserve"> ГГц</w:t>
        </w:r>
      </w:ins>
      <w:del w:id="2635" w:author="Пользователь Windows" w:date="2021-01-29T22:49:00Z">
        <w:r w:rsidRPr="004A4750" w:rsidDel="004018EE">
          <w:rPr>
            <w:rFonts w:ascii="Times New Roman" w:hAnsi="Times New Roman" w:cs="Times New Roman"/>
            <w:sz w:val="28"/>
            <w:lang w:val="en-US"/>
          </w:rPr>
          <w:delText>GHz</w:delText>
        </w:r>
      </w:del>
      <w:del w:id="2636" w:author="Пользователь Windows" w:date="2021-01-29T22:48:00Z">
        <w:r w:rsidRPr="004A4750" w:rsidDel="004018EE">
          <w:rPr>
            <w:rFonts w:ascii="Times New Roman" w:hAnsi="Times New Roman" w:cs="Times New Roman"/>
            <w:sz w:val="28"/>
            <w:lang w:val="en-US"/>
          </w:rPr>
          <w:delText>/1600MHz/20MB</w:delText>
        </w:r>
      </w:del>
      <w:r w:rsidRPr="004A4750">
        <w:rPr>
          <w:rFonts w:ascii="Times New Roman" w:hAnsi="Times New Roman" w:cs="Times New Roman"/>
          <w:sz w:val="28"/>
          <w:lang w:val="en-US"/>
        </w:rPr>
        <w:t>;</w:t>
      </w:r>
    </w:p>
    <w:p w14:paraId="77014617" w14:textId="2DB2008A"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del w:id="2637" w:author="Пользователь Windows" w:date="2021-01-29T22:49:00Z">
        <w:r w:rsidRPr="00F73C2C" w:rsidDel="004018EE">
          <w:rPr>
            <w:rFonts w:ascii="Times New Roman" w:hAnsi="Times New Roman" w:cs="Times New Roman"/>
            <w:sz w:val="28"/>
            <w:lang w:val="en-US"/>
          </w:rPr>
          <w:delText xml:space="preserve"> (1</w:delText>
        </w:r>
        <w:r w:rsidRPr="004A4750" w:rsidDel="004018EE">
          <w:rPr>
            <w:rFonts w:ascii="Times New Roman" w:hAnsi="Times New Roman" w:cs="Times New Roman"/>
            <w:sz w:val="28"/>
            <w:lang w:val="en-US"/>
          </w:rPr>
          <w:delText>x</w:delText>
        </w:r>
        <w:r w:rsidRPr="00F73C2C" w:rsidDel="004018EE">
          <w:rPr>
            <w:rFonts w:ascii="Times New Roman" w:hAnsi="Times New Roman" w:cs="Times New Roman"/>
            <w:sz w:val="28"/>
            <w:lang w:val="en-US"/>
          </w:rPr>
          <w:delText>8</w:delText>
        </w:r>
        <w:r w:rsidRPr="004A4750" w:rsidDel="004018EE">
          <w:rPr>
            <w:rFonts w:ascii="Times New Roman" w:hAnsi="Times New Roman" w:cs="Times New Roman"/>
            <w:sz w:val="28"/>
            <w:lang w:val="en-US"/>
          </w:rPr>
          <w:delText>GB</w:delText>
        </w:r>
        <w:r w:rsidRPr="00F73C2C" w:rsidDel="004018EE">
          <w:rPr>
            <w:rFonts w:ascii="Times New Roman" w:hAnsi="Times New Roman" w:cs="Times New Roman"/>
            <w:sz w:val="28"/>
            <w:lang w:val="en-US"/>
          </w:rPr>
          <w:delText>, 2</w:delText>
        </w:r>
        <w:r w:rsidRPr="004A4750" w:rsidDel="004018EE">
          <w:rPr>
            <w:rFonts w:ascii="Times New Roman" w:hAnsi="Times New Roman" w:cs="Times New Roman"/>
            <w:sz w:val="28"/>
            <w:lang w:val="en-US"/>
          </w:rPr>
          <w:delText>Rx</w:delText>
        </w:r>
        <w:r w:rsidRPr="00F73C2C" w:rsidDel="004018EE">
          <w:rPr>
            <w:rFonts w:ascii="Times New Roman" w:hAnsi="Times New Roman" w:cs="Times New Roman"/>
            <w:sz w:val="28"/>
            <w:lang w:val="en-US"/>
          </w:rPr>
          <w:delText>4, 1.35</w:delText>
        </w:r>
        <w:r w:rsidRPr="004A4750" w:rsidDel="004018EE">
          <w:rPr>
            <w:rFonts w:ascii="Times New Roman" w:hAnsi="Times New Roman" w:cs="Times New Roman"/>
            <w:sz w:val="28"/>
            <w:lang w:val="en-US"/>
          </w:rPr>
          <w:delText>V</w:delText>
        </w:r>
        <w:r w:rsidRPr="00F73C2C" w:rsidDel="004018EE">
          <w:rPr>
            <w:rFonts w:ascii="Times New Roman" w:hAnsi="Times New Roman" w:cs="Times New Roman"/>
            <w:sz w:val="28"/>
            <w:lang w:val="en-US"/>
          </w:rPr>
          <w:delText xml:space="preserve">) </w:delText>
        </w:r>
        <w:r w:rsidRPr="004A4750" w:rsidDel="004018EE">
          <w:rPr>
            <w:rFonts w:ascii="Times New Roman" w:hAnsi="Times New Roman" w:cs="Times New Roman"/>
            <w:sz w:val="28"/>
            <w:lang w:val="en-US"/>
          </w:rPr>
          <w:delText>PC</w:delText>
        </w:r>
        <w:r w:rsidRPr="00F73C2C" w:rsidDel="004018EE">
          <w:rPr>
            <w:rFonts w:ascii="Times New Roman" w:hAnsi="Times New Roman" w:cs="Times New Roman"/>
            <w:sz w:val="28"/>
            <w:lang w:val="en-US"/>
          </w:rPr>
          <w:delText>3</w:delText>
        </w:r>
        <w:r w:rsidRPr="004A4750" w:rsidDel="004018EE">
          <w:rPr>
            <w:rFonts w:ascii="Times New Roman" w:hAnsi="Times New Roman" w:cs="Times New Roman"/>
            <w:sz w:val="28"/>
            <w:lang w:val="en-US"/>
          </w:rPr>
          <w:delText>L</w:delText>
        </w:r>
        <w:r w:rsidRPr="00F73C2C" w:rsidDel="004018EE">
          <w:rPr>
            <w:rFonts w:ascii="Times New Roman" w:hAnsi="Times New Roman" w:cs="Times New Roman"/>
            <w:sz w:val="28"/>
            <w:lang w:val="en-US"/>
          </w:rPr>
          <w:delText xml:space="preserve">-10600 </w:delText>
        </w:r>
        <w:r w:rsidRPr="004A4750" w:rsidDel="004018EE">
          <w:rPr>
            <w:rFonts w:ascii="Times New Roman" w:hAnsi="Times New Roman" w:cs="Times New Roman"/>
            <w:sz w:val="28"/>
            <w:lang w:val="en-US"/>
          </w:rPr>
          <w:delText>CL</w:delText>
        </w:r>
        <w:r w:rsidRPr="00F73C2C" w:rsidDel="004018EE">
          <w:rPr>
            <w:rFonts w:ascii="Times New Roman" w:hAnsi="Times New Roman" w:cs="Times New Roman"/>
            <w:sz w:val="28"/>
            <w:lang w:val="en-US"/>
          </w:rPr>
          <w:delText xml:space="preserve">9 </w:delText>
        </w:r>
        <w:r w:rsidRPr="004A4750" w:rsidDel="004018EE">
          <w:rPr>
            <w:rFonts w:ascii="Times New Roman" w:hAnsi="Times New Roman" w:cs="Times New Roman"/>
            <w:sz w:val="28"/>
            <w:lang w:val="en-US"/>
          </w:rPr>
          <w:delText>ECC</w:delText>
        </w:r>
        <w:r w:rsidRPr="00F73C2C" w:rsidDel="004018EE">
          <w:rPr>
            <w:rFonts w:ascii="Times New Roman" w:hAnsi="Times New Roman" w:cs="Times New Roman"/>
            <w:sz w:val="28"/>
            <w:lang w:val="en-US"/>
          </w:rPr>
          <w:delText xml:space="preserve"> </w:delText>
        </w:r>
        <w:r w:rsidRPr="004A4750" w:rsidDel="004018EE">
          <w:rPr>
            <w:rFonts w:ascii="Times New Roman" w:hAnsi="Times New Roman" w:cs="Times New Roman"/>
            <w:sz w:val="28"/>
            <w:lang w:val="en-US"/>
          </w:rPr>
          <w:delText>DDR</w:delText>
        </w:r>
        <w:r w:rsidRPr="00F73C2C" w:rsidDel="004018EE">
          <w:rPr>
            <w:rFonts w:ascii="Times New Roman" w:hAnsi="Times New Roman" w:cs="Times New Roman"/>
            <w:sz w:val="28"/>
            <w:lang w:val="en-US"/>
          </w:rPr>
          <w:delText>3 1333</w:delText>
        </w:r>
        <w:r w:rsidRPr="004A4750" w:rsidDel="004018EE">
          <w:rPr>
            <w:rFonts w:ascii="Times New Roman" w:hAnsi="Times New Roman" w:cs="Times New Roman"/>
            <w:sz w:val="28"/>
            <w:lang w:val="en-US"/>
          </w:rPr>
          <w:delText>MHz</w:delText>
        </w:r>
        <w:r w:rsidRPr="00F73C2C" w:rsidDel="004018EE">
          <w:rPr>
            <w:rFonts w:ascii="Times New Roman" w:hAnsi="Times New Roman" w:cs="Times New Roman"/>
            <w:sz w:val="28"/>
            <w:lang w:val="en-US"/>
          </w:rPr>
          <w:delText xml:space="preserve"> </w:delText>
        </w:r>
        <w:r w:rsidRPr="004A4750" w:rsidDel="004018EE">
          <w:rPr>
            <w:rFonts w:ascii="Times New Roman" w:hAnsi="Times New Roman" w:cs="Times New Roman"/>
            <w:sz w:val="28"/>
            <w:lang w:val="en-US"/>
          </w:rPr>
          <w:delText>LP</w:delText>
        </w:r>
        <w:r w:rsidRPr="00F73C2C" w:rsidDel="004018EE">
          <w:rPr>
            <w:rFonts w:ascii="Times New Roman" w:hAnsi="Times New Roman" w:cs="Times New Roman"/>
            <w:sz w:val="28"/>
            <w:lang w:val="en-US"/>
          </w:rPr>
          <w:delText xml:space="preserve"> </w:delText>
        </w:r>
        <w:r w:rsidRPr="004A4750" w:rsidDel="004018EE">
          <w:rPr>
            <w:rFonts w:ascii="Times New Roman" w:hAnsi="Times New Roman" w:cs="Times New Roman"/>
            <w:sz w:val="28"/>
            <w:lang w:val="en-US"/>
          </w:rPr>
          <w:delText>RDIMM</w:delText>
        </w:r>
      </w:del>
      <w:r w:rsidRPr="00F73C2C">
        <w:rPr>
          <w:rFonts w:ascii="Times New Roman" w:hAnsi="Times New Roman" w:cs="Times New Roman"/>
          <w:sz w:val="28"/>
          <w:lang w:val="en-US"/>
        </w:rPr>
        <w:t>;</w:t>
      </w:r>
    </w:p>
    <w:p w14:paraId="2EFB4810" w14:textId="39966979" w:rsidR="004018EE" w:rsidRDefault="005B01D4">
      <w:pPr>
        <w:pStyle w:val="a4"/>
        <w:numPr>
          <w:ilvl w:val="0"/>
          <w:numId w:val="9"/>
        </w:numPr>
        <w:spacing w:after="0" w:line="360" w:lineRule="auto"/>
        <w:jc w:val="both"/>
        <w:rPr>
          <w:ins w:id="2638" w:author="Пользователь Windows" w:date="2021-01-29T22:50:00Z"/>
          <w:rFonts w:ascii="Times New Roman" w:hAnsi="Times New Roman" w:cs="Times New Roman"/>
          <w:sz w:val="28"/>
          <w:lang w:val="en-US"/>
        </w:rPr>
        <w:pPrChange w:id="2639" w:author="Пользователь Windows" w:date="2021-01-29T22:50:00Z">
          <w:pPr>
            <w:spacing w:after="0" w:line="360" w:lineRule="auto"/>
            <w:ind w:firstLine="709"/>
            <w:contextualSpacing/>
            <w:jc w:val="both"/>
          </w:pPr>
        </w:pPrChange>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del w:id="2640" w:author="Пользователь Windows" w:date="2021-01-29T22:50:00Z">
        <w:r w:rsidRPr="004A4750" w:rsidDel="004018EE">
          <w:rPr>
            <w:rFonts w:ascii="Times New Roman" w:hAnsi="Times New Roman" w:cs="Times New Roman"/>
            <w:sz w:val="28"/>
            <w:lang w:val="en-US"/>
          </w:rPr>
          <w:delText>IBM 256</w:delText>
        </w:r>
      </w:del>
      <w:ins w:id="2641" w:author="Пользователь Windows" w:date="2021-01-29T22:50:00Z">
        <w:r w:rsidR="004018EE">
          <w:rPr>
            <w:rFonts w:ascii="Times New Roman" w:hAnsi="Times New Roman" w:cs="Times New Roman"/>
            <w:sz w:val="28"/>
          </w:rPr>
          <w:t>1</w:t>
        </w:r>
      </w:ins>
      <w:r w:rsidRPr="004A4750">
        <w:rPr>
          <w:rFonts w:ascii="Times New Roman" w:hAnsi="Times New Roman" w:cs="Times New Roman"/>
          <w:sz w:val="28"/>
          <w:lang w:val="en-US"/>
        </w:rPr>
        <w:t xml:space="preserve">GB </w:t>
      </w:r>
      <w:del w:id="2642" w:author="Пользователь Windows" w:date="2021-01-29T22:50:00Z">
        <w:r w:rsidRPr="004A4750" w:rsidDel="004018EE">
          <w:rPr>
            <w:rFonts w:ascii="Times New Roman" w:hAnsi="Times New Roman" w:cs="Times New Roman"/>
            <w:sz w:val="28"/>
            <w:lang w:val="en-US"/>
          </w:rPr>
          <w:delText xml:space="preserve">SATA 2.5in MLC HS Enterprise Value </w:delText>
        </w:r>
      </w:del>
      <w:r w:rsidRPr="004A4750">
        <w:rPr>
          <w:rFonts w:ascii="Times New Roman" w:hAnsi="Times New Roman" w:cs="Times New Roman"/>
          <w:sz w:val="28"/>
          <w:lang w:val="en-US"/>
        </w:rPr>
        <w:t>SSD</w:t>
      </w:r>
      <w:ins w:id="2643" w:author="Пользователь Windows" w:date="2021-01-29T22:51:00Z">
        <w:r w:rsidR="004018EE">
          <w:rPr>
            <w:rFonts w:ascii="Times New Roman" w:hAnsi="Times New Roman" w:cs="Times New Roman"/>
            <w:sz w:val="28"/>
          </w:rPr>
          <w:t>.</w:t>
        </w:r>
      </w:ins>
      <w:del w:id="2644" w:author="Пользователь Windows" w:date="2021-01-29T22:51:00Z">
        <w:r w:rsidRPr="004A4750" w:rsidDel="004018EE">
          <w:rPr>
            <w:rFonts w:ascii="Times New Roman" w:hAnsi="Times New Roman" w:cs="Times New Roman"/>
            <w:sz w:val="28"/>
            <w:lang w:val="en-US"/>
          </w:rPr>
          <w:delText>;</w:delText>
        </w:r>
      </w:del>
    </w:p>
    <w:p w14:paraId="06EAD925" w14:textId="2EDEBF83" w:rsidR="005B01D4" w:rsidRPr="004018EE" w:rsidDel="004018EE" w:rsidRDefault="004018EE" w:rsidP="004018EE">
      <w:pPr>
        <w:pStyle w:val="a4"/>
        <w:numPr>
          <w:ilvl w:val="0"/>
          <w:numId w:val="9"/>
        </w:numPr>
        <w:spacing w:after="0" w:line="360" w:lineRule="auto"/>
        <w:jc w:val="both"/>
        <w:rPr>
          <w:del w:id="2645" w:author="Пользователь Windows" w:date="2021-01-29T22:50:00Z"/>
          <w:rFonts w:ascii="Times New Roman" w:hAnsi="Times New Roman" w:cs="Times New Roman"/>
          <w:sz w:val="28"/>
          <w:rPrChange w:id="2646" w:author="Пользователь Windows" w:date="2021-01-29T22:51:00Z">
            <w:rPr>
              <w:del w:id="2647" w:author="Пользователь Windows" w:date="2021-01-29T22:50:00Z"/>
              <w:rFonts w:ascii="Times New Roman" w:hAnsi="Times New Roman" w:cs="Times New Roman"/>
              <w:sz w:val="28"/>
              <w:lang w:val="en-US"/>
            </w:rPr>
          </w:rPrChange>
        </w:rPr>
      </w:pPr>
      <w:ins w:id="2648" w:author="Пользователь Windows" w:date="2021-01-29T22:50:00Z">
        <w:r w:rsidRPr="004018EE" w:rsidDel="004018EE">
          <w:rPr>
            <w:rFonts w:ascii="Times New Roman" w:hAnsi="Times New Roman" w:cs="Times New Roman"/>
            <w:sz w:val="28"/>
            <w:rPrChange w:id="2649" w:author="Пользователь Windows" w:date="2021-01-29T22:51:00Z">
              <w:rPr>
                <w:rFonts w:ascii="Times New Roman" w:hAnsi="Times New Roman" w:cs="Times New Roman"/>
                <w:sz w:val="28"/>
                <w:lang w:val="en-US"/>
              </w:rPr>
            </w:rPrChange>
          </w:rPr>
          <w:t xml:space="preserve"> </w:t>
        </w:r>
      </w:ins>
      <w:ins w:id="2650" w:author="Пользователь Windows" w:date="2021-01-29T22:51:00Z">
        <w:r>
          <w:rPr>
            <w:rFonts w:ascii="Times New Roman" w:hAnsi="Times New Roman" w:cs="Times New Roman"/>
            <w:sz w:val="28"/>
          </w:rPr>
          <w:t xml:space="preserve">Сервер должен быть продублирован. </w:t>
        </w:r>
      </w:ins>
    </w:p>
    <w:p w14:paraId="7A990C6C" w14:textId="5753B198" w:rsidR="005B01D4" w:rsidRPr="004018EE" w:rsidDel="004018EE" w:rsidRDefault="005B01D4" w:rsidP="004018EE">
      <w:pPr>
        <w:pStyle w:val="a4"/>
        <w:numPr>
          <w:ilvl w:val="0"/>
          <w:numId w:val="9"/>
        </w:numPr>
        <w:spacing w:after="0" w:line="360" w:lineRule="auto"/>
        <w:jc w:val="both"/>
        <w:rPr>
          <w:del w:id="2651" w:author="Пользователь Windows" w:date="2021-01-29T22:50:00Z"/>
          <w:rFonts w:ascii="Times New Roman" w:hAnsi="Times New Roman" w:cs="Times New Roman"/>
          <w:sz w:val="28"/>
          <w:rPrChange w:id="2652" w:author="Пользователь Windows" w:date="2021-01-29T22:51:00Z">
            <w:rPr>
              <w:del w:id="2653" w:author="Пользователь Windows" w:date="2021-01-29T22:50:00Z"/>
              <w:rFonts w:ascii="Times New Roman" w:hAnsi="Times New Roman" w:cs="Times New Roman"/>
              <w:sz w:val="28"/>
              <w:lang w:val="en-US"/>
            </w:rPr>
          </w:rPrChange>
        </w:rPr>
      </w:pPr>
      <w:del w:id="2654" w:author="Пользователь Windows" w:date="2021-01-29T22:50:00Z">
        <w:r w:rsidRPr="004018EE" w:rsidDel="004018EE">
          <w:rPr>
            <w:rFonts w:ascii="Times New Roman" w:hAnsi="Times New Roman" w:cs="Times New Roman"/>
            <w:sz w:val="28"/>
          </w:rPr>
          <w:delText>жесткий</w:delText>
        </w:r>
        <w:r w:rsidRPr="004018EE" w:rsidDel="004018EE">
          <w:rPr>
            <w:rFonts w:ascii="Times New Roman" w:hAnsi="Times New Roman" w:cs="Times New Roman"/>
            <w:sz w:val="28"/>
            <w:rPrChange w:id="2655" w:author="Пользователь Windows" w:date="2021-01-29T22:51:00Z">
              <w:rPr>
                <w:rFonts w:ascii="Times New Roman" w:hAnsi="Times New Roman" w:cs="Times New Roman"/>
                <w:sz w:val="28"/>
                <w:lang w:val="en-US"/>
              </w:rPr>
            </w:rPrChange>
          </w:rPr>
          <w:delText xml:space="preserve"> </w:delText>
        </w:r>
        <w:r w:rsidRPr="004018EE" w:rsidDel="004018EE">
          <w:rPr>
            <w:rFonts w:ascii="Times New Roman" w:hAnsi="Times New Roman" w:cs="Times New Roman"/>
            <w:sz w:val="28"/>
          </w:rPr>
          <w:delText>диск</w:delText>
        </w:r>
        <w:r w:rsidRPr="004018EE" w:rsidDel="004018EE">
          <w:rPr>
            <w:rFonts w:ascii="Times New Roman" w:hAnsi="Times New Roman" w:cs="Times New Roman"/>
            <w:sz w:val="28"/>
            <w:rPrChange w:id="2656" w:author="Пользователь Windows" w:date="2021-01-29T22:51:00Z">
              <w:rPr>
                <w:rFonts w:ascii="Times New Roman" w:hAnsi="Times New Roman" w:cs="Times New Roman"/>
                <w:sz w:val="28"/>
                <w:lang w:val="en-US"/>
              </w:rPr>
            </w:rPrChange>
          </w:rPr>
          <w:delText xml:space="preserve"> IBM 1TB 2.5in SFF HS 7.2K 6Gbps NL SAS HDD.</w:delText>
        </w:r>
      </w:del>
    </w:p>
    <w:p w14:paraId="5C7E7CF9" w14:textId="5DC1F4C4" w:rsidR="005B01D4" w:rsidRPr="005B01D4" w:rsidDel="004018EE" w:rsidRDefault="005B01D4" w:rsidP="004018EE">
      <w:pPr>
        <w:spacing w:after="0" w:line="360" w:lineRule="auto"/>
        <w:ind w:firstLine="709"/>
        <w:contextualSpacing/>
        <w:jc w:val="both"/>
        <w:rPr>
          <w:del w:id="2657" w:author="Пользователь Windows" w:date="2021-01-29T22:51:00Z"/>
          <w:rFonts w:ascii="Times New Roman" w:hAnsi="Times New Roman" w:cs="Times New Roman"/>
          <w:sz w:val="28"/>
        </w:rPr>
      </w:pPr>
      <w:commentRangeStart w:id="2658"/>
      <w:commentRangeStart w:id="2659"/>
      <w:r w:rsidRPr="004018EE">
        <w:rPr>
          <w:rFonts w:ascii="Times New Roman" w:hAnsi="Times New Roman" w:cs="Times New Roman"/>
          <w:sz w:val="28"/>
        </w:rPr>
        <w:t>Сервера</w:t>
      </w:r>
      <w:commentRangeEnd w:id="2658"/>
      <w:r w:rsidR="00F01431" w:rsidRPr="004018EE">
        <w:rPr>
          <w:rStyle w:val="ab"/>
        </w:rPr>
        <w:commentReference w:id="2658"/>
      </w:r>
      <w:commentRangeEnd w:id="2659"/>
      <w:r w:rsidR="004018EE">
        <w:rPr>
          <w:rStyle w:val="ab"/>
        </w:rPr>
        <w:commentReference w:id="2659"/>
      </w:r>
      <w:r w:rsidRPr="005B01D4">
        <w:rPr>
          <w:rFonts w:ascii="Times New Roman" w:hAnsi="Times New Roman" w:cs="Times New Roman"/>
          <w:sz w:val="28"/>
        </w:rPr>
        <w:t xml:space="preserve"> должны </w:t>
      </w:r>
      <w:del w:id="2660" w:author="Пользователь Windows" w:date="2021-01-29T22:51:00Z">
        <w:r w:rsidRPr="005B01D4" w:rsidDel="004018EE">
          <w:rPr>
            <w:rFonts w:ascii="Times New Roman" w:hAnsi="Times New Roman" w:cs="Times New Roman"/>
            <w:sz w:val="28"/>
          </w:rPr>
          <w:delText>быть размещены в шкафу 19</w:delText>
        </w:r>
      </w:del>
      <w:ins w:id="2661" w:author="Anton Prokhorov" w:date="2021-01-28T21:56:00Z">
        <w:del w:id="2662" w:author="Пользователь Windows" w:date="2021-01-29T22:51:00Z">
          <w:r w:rsidR="00F01431" w:rsidRPr="00F01431" w:rsidDel="004018EE">
            <w:rPr>
              <w:rFonts w:ascii="Times New Roman" w:hAnsi="Times New Roman" w:cs="Times New Roman"/>
              <w:sz w:val="28"/>
              <w:rPrChange w:id="2663" w:author="Anton Prokhorov" w:date="2021-01-28T21:56:00Z">
                <w:rPr>
                  <w:rFonts w:ascii="Times New Roman" w:hAnsi="Times New Roman" w:cs="Times New Roman"/>
                  <w:sz w:val="28"/>
                  <w:lang w:val="en-US"/>
                </w:rPr>
              </w:rPrChange>
            </w:rPr>
            <w:delText>’’</w:delText>
          </w:r>
        </w:del>
      </w:ins>
      <w:del w:id="2664" w:author="Пользователь Windows" w:date="2021-01-29T22:51:00Z">
        <w:r w:rsidRPr="005B01D4" w:rsidDel="004018EE">
          <w:rPr>
            <w:rFonts w:ascii="Times New Roman" w:hAnsi="Times New Roman" w:cs="Times New Roman"/>
            <w:sz w:val="28"/>
          </w:rPr>
          <w:delText xml:space="preserve"> производства </w:delText>
        </w:r>
        <w:commentRangeStart w:id="2665"/>
        <w:r w:rsidRPr="005B01D4" w:rsidDel="004018EE">
          <w:rPr>
            <w:rFonts w:ascii="Times New Roman" w:hAnsi="Times New Roman" w:cs="Times New Roman"/>
            <w:sz w:val="28"/>
          </w:rPr>
          <w:delText>APC</w:delText>
        </w:r>
        <w:commentRangeEnd w:id="2665"/>
        <w:r w:rsidR="00F01431" w:rsidDel="004018EE">
          <w:rPr>
            <w:rStyle w:val="ab"/>
          </w:rPr>
          <w:commentReference w:id="2665"/>
        </w:r>
        <w:r w:rsidRPr="005B01D4" w:rsidDel="004018EE">
          <w:rPr>
            <w:rFonts w:ascii="Times New Roman" w:hAnsi="Times New Roman" w:cs="Times New Roman"/>
            <w:sz w:val="28"/>
          </w:rPr>
          <w:delText>.</w:delText>
        </w:r>
        <w:r w:rsidR="004A4750" w:rsidDel="004018EE">
          <w:rPr>
            <w:rFonts w:ascii="Times New Roman" w:hAnsi="Times New Roman" w:cs="Times New Roman"/>
            <w:sz w:val="28"/>
          </w:rPr>
          <w:delText xml:space="preserve"> </w:delText>
        </w:r>
        <w:r w:rsidRPr="005B01D4" w:rsidDel="004018EE">
          <w:rPr>
            <w:rFonts w:ascii="Times New Roman" w:hAnsi="Times New Roman" w:cs="Times New Roman"/>
            <w:sz w:val="28"/>
          </w:rPr>
          <w:delText xml:space="preserve">В шкафу также </w:delText>
        </w:r>
        <w:r w:rsidR="004A4750" w:rsidDel="004018EE">
          <w:rPr>
            <w:rFonts w:ascii="Times New Roman" w:hAnsi="Times New Roman" w:cs="Times New Roman"/>
            <w:sz w:val="28"/>
          </w:rPr>
          <w:delText xml:space="preserve">должны быть </w:delText>
        </w:r>
        <w:r w:rsidRPr="005B01D4" w:rsidDel="004018EE">
          <w:rPr>
            <w:rFonts w:ascii="Times New Roman" w:hAnsi="Times New Roman" w:cs="Times New Roman"/>
            <w:sz w:val="28"/>
          </w:rPr>
          <w:delText>размещены</w:delText>
        </w:r>
      </w:del>
      <w:ins w:id="2666" w:author="Пользователь Windows" w:date="2021-01-29T22:51:00Z">
        <w:r w:rsidR="004018EE">
          <w:rPr>
            <w:rFonts w:ascii="Times New Roman" w:hAnsi="Times New Roman" w:cs="Times New Roman"/>
            <w:sz w:val="28"/>
          </w:rPr>
          <w:t>иметь</w:t>
        </w:r>
      </w:ins>
      <w:del w:id="2667" w:author="Пользователь Windows" w:date="2021-01-29T22:51:00Z">
        <w:r w:rsidRPr="005B01D4" w:rsidDel="004018EE">
          <w:rPr>
            <w:rFonts w:ascii="Times New Roman" w:hAnsi="Times New Roman" w:cs="Times New Roman"/>
            <w:sz w:val="28"/>
          </w:rPr>
          <w:delText>:</w:delText>
        </w:r>
      </w:del>
    </w:p>
    <w:p w14:paraId="7B8D5277" w14:textId="7D5DCF8E" w:rsidR="005B01D4" w:rsidRPr="004A4750" w:rsidDel="004018EE" w:rsidRDefault="004018EE">
      <w:pPr>
        <w:spacing w:after="0" w:line="360" w:lineRule="auto"/>
        <w:ind w:firstLine="709"/>
        <w:contextualSpacing/>
        <w:jc w:val="both"/>
        <w:rPr>
          <w:del w:id="2668" w:author="Пользователь Windows" w:date="2021-01-29T22:51:00Z"/>
          <w:rFonts w:ascii="Times New Roman" w:hAnsi="Times New Roman" w:cs="Times New Roman"/>
          <w:sz w:val="28"/>
        </w:rPr>
        <w:pPrChange w:id="2669" w:author="Пользователь Windows" w:date="2021-01-29T22:51:00Z">
          <w:pPr>
            <w:pStyle w:val="a4"/>
            <w:numPr>
              <w:numId w:val="10"/>
            </w:numPr>
            <w:spacing w:after="0" w:line="360" w:lineRule="auto"/>
            <w:ind w:left="1429" w:hanging="360"/>
            <w:jc w:val="both"/>
          </w:pPr>
        </w:pPrChange>
      </w:pPr>
      <w:ins w:id="2670" w:author="Пользователь Windows" w:date="2021-01-29T22:51:00Z">
        <w:r>
          <w:rPr>
            <w:rFonts w:ascii="Times New Roman" w:hAnsi="Times New Roman" w:cs="Times New Roman"/>
            <w:sz w:val="28"/>
          </w:rPr>
          <w:t xml:space="preserve"> </w:t>
        </w:r>
      </w:ins>
      <w:r w:rsidR="005B01D4" w:rsidRPr="004A4750">
        <w:rPr>
          <w:rFonts w:ascii="Times New Roman" w:hAnsi="Times New Roman" w:cs="Times New Roman"/>
          <w:sz w:val="28"/>
        </w:rPr>
        <w:t>источник бесперебойного питания</w:t>
      </w:r>
      <w:del w:id="2671" w:author="Пользователь Windows" w:date="2021-01-29T22:51:00Z">
        <w:r w:rsidR="005B01D4" w:rsidRPr="004A4750" w:rsidDel="004018EE">
          <w:rPr>
            <w:rFonts w:ascii="Times New Roman" w:hAnsi="Times New Roman" w:cs="Times New Roman"/>
            <w:sz w:val="28"/>
          </w:rPr>
          <w:delText>;</w:delText>
        </w:r>
      </w:del>
    </w:p>
    <w:p w14:paraId="77A1A2A7" w14:textId="44EB1F47" w:rsidR="005C1A27" w:rsidRPr="004018EE" w:rsidRDefault="004A4750">
      <w:pPr>
        <w:spacing w:after="0" w:line="360" w:lineRule="auto"/>
        <w:ind w:firstLine="709"/>
        <w:contextualSpacing/>
        <w:jc w:val="both"/>
        <w:rPr>
          <w:rFonts w:ascii="Times New Roman" w:hAnsi="Times New Roman" w:cs="Times New Roman"/>
          <w:sz w:val="28"/>
          <w:rPrChange w:id="2672" w:author="Пользователь Windows" w:date="2021-01-29T22:51:00Z">
            <w:rPr/>
          </w:rPrChange>
        </w:rPr>
        <w:pPrChange w:id="2673" w:author="Пользователь Windows" w:date="2021-01-29T22:51:00Z">
          <w:pPr>
            <w:pStyle w:val="a4"/>
            <w:numPr>
              <w:numId w:val="10"/>
            </w:numPr>
            <w:spacing w:after="0" w:line="360" w:lineRule="auto"/>
            <w:ind w:left="1429" w:hanging="360"/>
            <w:jc w:val="both"/>
          </w:pPr>
        </w:pPrChange>
      </w:pPr>
      <w:del w:id="2674" w:author="Пользователь Windows" w:date="2021-01-29T22:51:00Z">
        <w:r w:rsidRPr="004018EE" w:rsidDel="004018EE">
          <w:rPr>
            <w:rFonts w:ascii="Times New Roman" w:hAnsi="Times New Roman" w:cs="Times New Roman"/>
            <w:sz w:val="28"/>
            <w:rPrChange w:id="2675" w:author="Пользователь Windows" w:date="2021-01-29T22:51:00Z">
              <w:rPr/>
            </w:rPrChange>
          </w:rPr>
          <w:delText xml:space="preserve">сетевые коммутаторы </w:delText>
        </w:r>
        <w:commentRangeStart w:id="2676"/>
        <w:r w:rsidRPr="004018EE" w:rsidDel="004018EE">
          <w:rPr>
            <w:rFonts w:ascii="Times New Roman" w:hAnsi="Times New Roman" w:cs="Times New Roman"/>
            <w:sz w:val="28"/>
            <w:rPrChange w:id="2677" w:author="Пользователь Windows" w:date="2021-01-29T22:51:00Z">
              <w:rPr/>
            </w:rPrChange>
          </w:rPr>
          <w:delText>Cisco</w:delText>
        </w:r>
        <w:commentRangeEnd w:id="2676"/>
        <w:r w:rsidR="00F01431" w:rsidDel="004018EE">
          <w:rPr>
            <w:rStyle w:val="ab"/>
          </w:rPr>
          <w:commentReference w:id="2676"/>
        </w:r>
      </w:del>
      <w:r w:rsidRPr="004018EE">
        <w:rPr>
          <w:rFonts w:ascii="Times New Roman" w:hAnsi="Times New Roman" w:cs="Times New Roman"/>
          <w:sz w:val="28"/>
          <w:rPrChange w:id="2678" w:author="Пользователь Windows" w:date="2021-01-29T22:51:00Z">
            <w:rPr/>
          </w:rPrChange>
        </w:rPr>
        <w:t>.</w:t>
      </w:r>
    </w:p>
    <w:p w14:paraId="0EE9D197" w14:textId="77777777" w:rsidR="005D6C6A" w:rsidRPr="00656E91" w:rsidRDefault="005D6C6A" w:rsidP="003B65A0">
      <w:pPr>
        <w:pStyle w:val="2"/>
      </w:pPr>
      <w:bookmarkStart w:id="2679" w:name="_Toc62909904"/>
      <w:r>
        <w:lastRenderedPageBreak/>
        <w:t>Выводы по разделу 2</w:t>
      </w:r>
      <w:bookmarkEnd w:id="2679"/>
    </w:p>
    <w:p w14:paraId="3B1A3724" w14:textId="19D4F568" w:rsidR="00656E91" w:rsidRDefault="00817BAF" w:rsidP="00CC3330">
      <w:pPr>
        <w:spacing w:after="0" w:line="360" w:lineRule="auto"/>
        <w:ind w:firstLine="709"/>
        <w:contextualSpacing/>
        <w:jc w:val="both"/>
        <w:rPr>
          <w:ins w:id="2680" w:author="Пользователь Windows" w:date="2021-01-29T23:05:00Z"/>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xml:space="preserve">: предложены решения по архитектуре </w:t>
      </w:r>
      <w:commentRangeStart w:id="2681"/>
      <w:commentRangeStart w:id="2682"/>
      <w:r w:rsidR="00E8790D">
        <w:rPr>
          <w:rFonts w:ascii="Times New Roman" w:hAnsi="Times New Roman" w:cs="Times New Roman"/>
          <w:sz w:val="28"/>
        </w:rPr>
        <w:t xml:space="preserve">системы и взаимодействию </w:t>
      </w:r>
      <w:ins w:id="2683" w:author="Пользователь Windows" w:date="2021-01-29T22:52:00Z">
        <w:r w:rsidR="004018EE">
          <w:rPr>
            <w:rFonts w:ascii="Times New Roman" w:hAnsi="Times New Roman" w:cs="Times New Roman"/>
            <w:sz w:val="28"/>
          </w:rPr>
          <w:t xml:space="preserve">её </w:t>
        </w:r>
      </w:ins>
      <w:r w:rsidR="00E8790D">
        <w:rPr>
          <w:rFonts w:ascii="Times New Roman" w:hAnsi="Times New Roman" w:cs="Times New Roman"/>
          <w:sz w:val="28"/>
        </w:rPr>
        <w:t>подсистем</w:t>
      </w:r>
      <w:del w:id="2684" w:author="Пользователь Windows" w:date="2021-01-29T22:52:00Z">
        <w:r w:rsidR="00E8790D" w:rsidDel="004018EE">
          <w:rPr>
            <w:rFonts w:ascii="Times New Roman" w:hAnsi="Times New Roman" w:cs="Times New Roman"/>
            <w:sz w:val="28"/>
          </w:rPr>
          <w:delText>ы</w:delText>
        </w:r>
      </w:del>
      <w:r w:rsidR="00E8790D">
        <w:rPr>
          <w:rFonts w:ascii="Times New Roman" w:hAnsi="Times New Roman" w:cs="Times New Roman"/>
          <w:sz w:val="28"/>
        </w:rPr>
        <w:t xml:space="preserve"> </w:t>
      </w:r>
      <w:commentRangeEnd w:id="2681"/>
      <w:r w:rsidR="00F01431">
        <w:rPr>
          <w:rStyle w:val="ab"/>
        </w:rPr>
        <w:commentReference w:id="2681"/>
      </w:r>
      <w:commentRangeEnd w:id="2682"/>
      <w:r w:rsidR="004018EE">
        <w:rPr>
          <w:rStyle w:val="ab"/>
        </w:rPr>
        <w:commentReference w:id="2682"/>
      </w:r>
      <w:r w:rsidR="00E8790D">
        <w:rPr>
          <w:rFonts w:ascii="Times New Roman" w:hAnsi="Times New Roman" w:cs="Times New Roman"/>
          <w:sz w:val="28"/>
        </w:rPr>
        <w:t>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19D74FF4" w14:textId="4FD15018" w:rsidR="00DE0FB5" w:rsidRDefault="00DE0FB5" w:rsidP="00CC3330">
      <w:pPr>
        <w:spacing w:after="0" w:line="360" w:lineRule="auto"/>
        <w:ind w:firstLine="709"/>
        <w:contextualSpacing/>
        <w:jc w:val="both"/>
        <w:rPr>
          <w:ins w:id="2685" w:author="Пользователь Windows" w:date="2021-01-29T23:05:00Z"/>
          <w:rFonts w:ascii="Times New Roman" w:hAnsi="Times New Roman" w:cs="Times New Roman"/>
          <w:sz w:val="28"/>
        </w:rPr>
      </w:pPr>
    </w:p>
    <w:p w14:paraId="2BFA97D7" w14:textId="37AADA4C" w:rsidR="00DE0FB5" w:rsidRDefault="00DE0FB5" w:rsidP="00CC3330">
      <w:pPr>
        <w:spacing w:after="0" w:line="360" w:lineRule="auto"/>
        <w:ind w:firstLine="709"/>
        <w:contextualSpacing/>
        <w:jc w:val="both"/>
        <w:rPr>
          <w:ins w:id="2686" w:author="Пользователь Windows" w:date="2021-01-29T23:05:00Z"/>
          <w:rFonts w:ascii="Times New Roman" w:hAnsi="Times New Roman" w:cs="Times New Roman"/>
          <w:sz w:val="28"/>
        </w:rPr>
      </w:pPr>
    </w:p>
    <w:p w14:paraId="308576F1" w14:textId="208CE005" w:rsidR="00DE0FB5" w:rsidRDefault="00DE0FB5" w:rsidP="00CC3330">
      <w:pPr>
        <w:spacing w:after="0" w:line="360" w:lineRule="auto"/>
        <w:ind w:firstLine="709"/>
        <w:contextualSpacing/>
        <w:jc w:val="both"/>
        <w:rPr>
          <w:ins w:id="2687" w:author="Пользователь Windows" w:date="2021-01-29T23:05:00Z"/>
          <w:rFonts w:ascii="Times New Roman" w:hAnsi="Times New Roman" w:cs="Times New Roman"/>
          <w:sz w:val="28"/>
        </w:rPr>
      </w:pPr>
    </w:p>
    <w:p w14:paraId="577AE38D" w14:textId="77555B75" w:rsidR="00DE0FB5" w:rsidRDefault="00DE0FB5" w:rsidP="00CC3330">
      <w:pPr>
        <w:spacing w:after="0" w:line="360" w:lineRule="auto"/>
        <w:ind w:firstLine="709"/>
        <w:contextualSpacing/>
        <w:jc w:val="both"/>
        <w:rPr>
          <w:ins w:id="2688" w:author="Пользователь Windows" w:date="2021-01-29T23:05:00Z"/>
          <w:rFonts w:ascii="Times New Roman" w:hAnsi="Times New Roman" w:cs="Times New Roman"/>
          <w:sz w:val="28"/>
        </w:rPr>
      </w:pPr>
    </w:p>
    <w:p w14:paraId="20A297EF" w14:textId="39F6E4DC" w:rsidR="00DE0FB5" w:rsidRDefault="00DE0FB5" w:rsidP="00CC3330">
      <w:pPr>
        <w:spacing w:after="0" w:line="360" w:lineRule="auto"/>
        <w:ind w:firstLine="709"/>
        <w:contextualSpacing/>
        <w:jc w:val="both"/>
        <w:rPr>
          <w:ins w:id="2689" w:author="Пользователь Windows" w:date="2021-01-29T23:05:00Z"/>
          <w:rFonts w:ascii="Times New Roman" w:hAnsi="Times New Roman" w:cs="Times New Roman"/>
          <w:sz w:val="28"/>
        </w:rPr>
      </w:pPr>
    </w:p>
    <w:p w14:paraId="4FB69773" w14:textId="5F0C0AC1" w:rsidR="00DE0FB5" w:rsidRDefault="00DE0FB5" w:rsidP="00CC3330">
      <w:pPr>
        <w:spacing w:after="0" w:line="360" w:lineRule="auto"/>
        <w:ind w:firstLine="709"/>
        <w:contextualSpacing/>
        <w:jc w:val="both"/>
        <w:rPr>
          <w:ins w:id="2690" w:author="Пользователь Windows" w:date="2021-01-29T23:05:00Z"/>
          <w:rFonts w:ascii="Times New Roman" w:hAnsi="Times New Roman" w:cs="Times New Roman"/>
          <w:sz w:val="28"/>
        </w:rPr>
      </w:pPr>
    </w:p>
    <w:p w14:paraId="6C0572E4" w14:textId="5851943A" w:rsidR="00DE0FB5" w:rsidRDefault="00DE0FB5" w:rsidP="00CC3330">
      <w:pPr>
        <w:spacing w:after="0" w:line="360" w:lineRule="auto"/>
        <w:ind w:firstLine="709"/>
        <w:contextualSpacing/>
        <w:jc w:val="both"/>
        <w:rPr>
          <w:ins w:id="2691" w:author="Пользователь Windows" w:date="2021-01-29T23:05:00Z"/>
          <w:rFonts w:ascii="Times New Roman" w:hAnsi="Times New Roman" w:cs="Times New Roman"/>
          <w:sz w:val="28"/>
        </w:rPr>
      </w:pPr>
    </w:p>
    <w:p w14:paraId="4CB04CD0" w14:textId="1B73F9AE" w:rsidR="00DE0FB5" w:rsidRDefault="00DE0FB5" w:rsidP="00CC3330">
      <w:pPr>
        <w:spacing w:after="0" w:line="360" w:lineRule="auto"/>
        <w:ind w:firstLine="709"/>
        <w:contextualSpacing/>
        <w:jc w:val="both"/>
        <w:rPr>
          <w:ins w:id="2692" w:author="Пользователь Windows" w:date="2021-01-29T23:05:00Z"/>
          <w:rFonts w:ascii="Times New Roman" w:hAnsi="Times New Roman" w:cs="Times New Roman"/>
          <w:sz w:val="28"/>
        </w:rPr>
      </w:pPr>
    </w:p>
    <w:p w14:paraId="4B3E3CE3" w14:textId="695B2414" w:rsidR="00DE0FB5" w:rsidRDefault="00DE0FB5" w:rsidP="00CC3330">
      <w:pPr>
        <w:spacing w:after="0" w:line="360" w:lineRule="auto"/>
        <w:ind w:firstLine="709"/>
        <w:contextualSpacing/>
        <w:jc w:val="both"/>
        <w:rPr>
          <w:ins w:id="2693" w:author="Пользователь Windows" w:date="2021-01-29T23:05:00Z"/>
          <w:rFonts w:ascii="Times New Roman" w:hAnsi="Times New Roman" w:cs="Times New Roman"/>
          <w:sz w:val="28"/>
        </w:rPr>
      </w:pPr>
    </w:p>
    <w:p w14:paraId="6883FC03" w14:textId="73FF16D8" w:rsidR="00DE0FB5" w:rsidRDefault="00DE0FB5" w:rsidP="00CC3330">
      <w:pPr>
        <w:spacing w:after="0" w:line="360" w:lineRule="auto"/>
        <w:ind w:firstLine="709"/>
        <w:contextualSpacing/>
        <w:jc w:val="both"/>
        <w:rPr>
          <w:ins w:id="2694" w:author="Пользователь Windows" w:date="2021-01-29T23:05:00Z"/>
          <w:rFonts w:ascii="Times New Roman" w:hAnsi="Times New Roman" w:cs="Times New Roman"/>
          <w:sz w:val="28"/>
        </w:rPr>
      </w:pPr>
    </w:p>
    <w:p w14:paraId="1C1C64EA" w14:textId="0BA2EF0E" w:rsidR="00DE0FB5" w:rsidRDefault="00DE0FB5" w:rsidP="00CC3330">
      <w:pPr>
        <w:spacing w:after="0" w:line="360" w:lineRule="auto"/>
        <w:ind w:firstLine="709"/>
        <w:contextualSpacing/>
        <w:jc w:val="both"/>
        <w:rPr>
          <w:ins w:id="2695" w:author="Пользователь Windows" w:date="2021-01-29T23:05:00Z"/>
          <w:rFonts w:ascii="Times New Roman" w:hAnsi="Times New Roman" w:cs="Times New Roman"/>
          <w:sz w:val="28"/>
        </w:rPr>
      </w:pPr>
    </w:p>
    <w:p w14:paraId="04B998F9" w14:textId="77207426" w:rsidR="00DE0FB5" w:rsidRDefault="00DE0FB5" w:rsidP="00CC3330">
      <w:pPr>
        <w:spacing w:after="0" w:line="360" w:lineRule="auto"/>
        <w:ind w:firstLine="709"/>
        <w:contextualSpacing/>
        <w:jc w:val="both"/>
        <w:rPr>
          <w:ins w:id="2696" w:author="Пользователь Windows" w:date="2021-01-29T23:05:00Z"/>
          <w:rFonts w:ascii="Times New Roman" w:hAnsi="Times New Roman" w:cs="Times New Roman"/>
          <w:sz w:val="28"/>
        </w:rPr>
      </w:pPr>
    </w:p>
    <w:p w14:paraId="3314D45C" w14:textId="732FC102" w:rsidR="00DE0FB5" w:rsidRDefault="00DE0FB5" w:rsidP="00CC3330">
      <w:pPr>
        <w:spacing w:after="0" w:line="360" w:lineRule="auto"/>
        <w:ind w:firstLine="709"/>
        <w:contextualSpacing/>
        <w:jc w:val="both"/>
        <w:rPr>
          <w:ins w:id="2697" w:author="Пользователь Windows" w:date="2021-01-30T14:09:00Z"/>
          <w:rFonts w:ascii="Times New Roman" w:hAnsi="Times New Roman" w:cs="Times New Roman"/>
          <w:sz w:val="28"/>
        </w:rPr>
      </w:pPr>
    </w:p>
    <w:p w14:paraId="0A0C6656" w14:textId="46781B1E" w:rsidR="009C4CAE" w:rsidRDefault="009C4CAE" w:rsidP="00CC3330">
      <w:pPr>
        <w:spacing w:after="0" w:line="360" w:lineRule="auto"/>
        <w:ind w:firstLine="709"/>
        <w:contextualSpacing/>
        <w:jc w:val="both"/>
        <w:rPr>
          <w:ins w:id="2698" w:author="Пользователь Windows" w:date="2021-01-30T14:09:00Z"/>
          <w:rFonts w:ascii="Times New Roman" w:hAnsi="Times New Roman" w:cs="Times New Roman"/>
          <w:sz w:val="28"/>
        </w:rPr>
      </w:pPr>
    </w:p>
    <w:p w14:paraId="08B520EC" w14:textId="1BD12F84" w:rsidR="009C4CAE" w:rsidRDefault="009C4CAE" w:rsidP="00CC3330">
      <w:pPr>
        <w:spacing w:after="0" w:line="360" w:lineRule="auto"/>
        <w:ind w:firstLine="709"/>
        <w:contextualSpacing/>
        <w:jc w:val="both"/>
        <w:rPr>
          <w:ins w:id="2699" w:author="Пользователь Windows" w:date="2021-01-30T14:09:00Z"/>
          <w:rFonts w:ascii="Times New Roman" w:hAnsi="Times New Roman" w:cs="Times New Roman"/>
          <w:sz w:val="28"/>
        </w:rPr>
      </w:pPr>
    </w:p>
    <w:p w14:paraId="4318910D" w14:textId="77777777" w:rsidR="009C4CAE" w:rsidRDefault="009C4CAE" w:rsidP="00CC3330">
      <w:pPr>
        <w:spacing w:after="0" w:line="360" w:lineRule="auto"/>
        <w:ind w:firstLine="709"/>
        <w:contextualSpacing/>
        <w:jc w:val="both"/>
        <w:rPr>
          <w:ins w:id="2700" w:author="Пользователь Windows" w:date="2021-01-29T23:05:00Z"/>
          <w:rFonts w:ascii="Times New Roman" w:hAnsi="Times New Roman" w:cs="Times New Roman"/>
          <w:sz w:val="28"/>
        </w:rPr>
      </w:pPr>
    </w:p>
    <w:p w14:paraId="3C5BE135" w14:textId="7BE99FC7" w:rsidR="00DE0FB5" w:rsidRDefault="00DE0FB5" w:rsidP="00CC3330">
      <w:pPr>
        <w:spacing w:after="0" w:line="360" w:lineRule="auto"/>
        <w:ind w:firstLine="709"/>
        <w:contextualSpacing/>
        <w:jc w:val="both"/>
        <w:rPr>
          <w:rFonts w:ascii="Times New Roman" w:hAnsi="Times New Roman" w:cs="Times New Roman"/>
          <w:sz w:val="28"/>
        </w:rPr>
      </w:pPr>
    </w:p>
    <w:p w14:paraId="77C23D23" w14:textId="3C41E124" w:rsidR="00CC3330" w:rsidDel="004018EE" w:rsidRDefault="00CC3330" w:rsidP="00CC3330">
      <w:pPr>
        <w:spacing w:after="0" w:line="360" w:lineRule="auto"/>
        <w:ind w:firstLine="709"/>
        <w:contextualSpacing/>
        <w:jc w:val="both"/>
        <w:rPr>
          <w:del w:id="2701" w:author="Пользователь Windows" w:date="2021-01-29T22:53:00Z"/>
          <w:rFonts w:ascii="Times New Roman" w:hAnsi="Times New Roman" w:cs="Times New Roman"/>
          <w:sz w:val="28"/>
        </w:rPr>
      </w:pPr>
    </w:p>
    <w:p w14:paraId="353A542F" w14:textId="4666EF7B" w:rsidR="00775658" w:rsidDel="004018EE" w:rsidRDefault="00775658" w:rsidP="00CC3330">
      <w:pPr>
        <w:spacing w:after="0" w:line="360" w:lineRule="auto"/>
        <w:ind w:firstLine="709"/>
        <w:contextualSpacing/>
        <w:jc w:val="both"/>
        <w:rPr>
          <w:del w:id="2702" w:author="Пользователь Windows" w:date="2021-01-29T22:53:00Z"/>
          <w:rFonts w:ascii="Times New Roman" w:hAnsi="Times New Roman" w:cs="Times New Roman"/>
          <w:sz w:val="28"/>
        </w:rPr>
      </w:pPr>
    </w:p>
    <w:p w14:paraId="1D333E48" w14:textId="75FE0D82" w:rsidR="00775658" w:rsidDel="004018EE" w:rsidRDefault="00775658" w:rsidP="00CC3330">
      <w:pPr>
        <w:spacing w:after="0" w:line="360" w:lineRule="auto"/>
        <w:ind w:firstLine="709"/>
        <w:contextualSpacing/>
        <w:jc w:val="both"/>
        <w:rPr>
          <w:del w:id="2703" w:author="Пользователь Windows" w:date="2021-01-29T22:53:00Z"/>
          <w:rFonts w:ascii="Times New Roman" w:hAnsi="Times New Roman" w:cs="Times New Roman"/>
          <w:sz w:val="28"/>
        </w:rPr>
      </w:pPr>
    </w:p>
    <w:p w14:paraId="1877ABF8" w14:textId="2E592D89" w:rsidR="002B5FFB" w:rsidDel="004018EE" w:rsidRDefault="002B5FFB" w:rsidP="00CC3330">
      <w:pPr>
        <w:spacing w:after="0" w:line="360" w:lineRule="auto"/>
        <w:ind w:firstLine="709"/>
        <w:contextualSpacing/>
        <w:jc w:val="both"/>
        <w:rPr>
          <w:del w:id="2704" w:author="Пользователь Windows" w:date="2021-01-29T22:53:00Z"/>
          <w:rFonts w:ascii="Times New Roman" w:hAnsi="Times New Roman" w:cs="Times New Roman"/>
          <w:sz w:val="28"/>
        </w:rPr>
      </w:pPr>
    </w:p>
    <w:p w14:paraId="61BB65DD" w14:textId="2E34BD9B" w:rsidR="002B5FFB" w:rsidDel="004018EE" w:rsidRDefault="002B5FFB" w:rsidP="00CC3330">
      <w:pPr>
        <w:spacing w:after="0" w:line="360" w:lineRule="auto"/>
        <w:ind w:firstLine="709"/>
        <w:contextualSpacing/>
        <w:jc w:val="both"/>
        <w:rPr>
          <w:del w:id="2705" w:author="Пользователь Windows" w:date="2021-01-29T22:53:00Z"/>
          <w:rFonts w:ascii="Times New Roman" w:hAnsi="Times New Roman" w:cs="Times New Roman"/>
          <w:sz w:val="28"/>
        </w:rPr>
      </w:pPr>
    </w:p>
    <w:p w14:paraId="551EDE95" w14:textId="385ABF2C" w:rsidR="002B5FFB" w:rsidDel="004018EE" w:rsidRDefault="002B5FFB" w:rsidP="00CC3330">
      <w:pPr>
        <w:spacing w:after="0" w:line="360" w:lineRule="auto"/>
        <w:ind w:firstLine="709"/>
        <w:contextualSpacing/>
        <w:jc w:val="both"/>
        <w:rPr>
          <w:del w:id="2706" w:author="Пользователь Windows" w:date="2021-01-29T22:53:00Z"/>
          <w:rFonts w:ascii="Times New Roman" w:hAnsi="Times New Roman" w:cs="Times New Roman"/>
          <w:sz w:val="28"/>
        </w:rPr>
      </w:pPr>
    </w:p>
    <w:p w14:paraId="004683A8" w14:textId="0C64C8FD" w:rsidR="002B5FFB" w:rsidDel="004018EE" w:rsidRDefault="002B5FFB" w:rsidP="00CC3330">
      <w:pPr>
        <w:spacing w:after="0" w:line="360" w:lineRule="auto"/>
        <w:ind w:firstLine="709"/>
        <w:contextualSpacing/>
        <w:jc w:val="both"/>
        <w:rPr>
          <w:del w:id="2707" w:author="Пользователь Windows" w:date="2021-01-29T22:53:00Z"/>
          <w:rFonts w:ascii="Times New Roman" w:hAnsi="Times New Roman" w:cs="Times New Roman"/>
          <w:sz w:val="28"/>
        </w:rPr>
      </w:pPr>
    </w:p>
    <w:p w14:paraId="58172D0B" w14:textId="117F48C3" w:rsidR="002B5FFB" w:rsidDel="004018EE" w:rsidRDefault="002B5FFB" w:rsidP="00CC3330">
      <w:pPr>
        <w:spacing w:after="0" w:line="360" w:lineRule="auto"/>
        <w:ind w:firstLine="709"/>
        <w:contextualSpacing/>
        <w:jc w:val="both"/>
        <w:rPr>
          <w:del w:id="2708" w:author="Пользователь Windows" w:date="2021-01-29T22:53:00Z"/>
          <w:rFonts w:ascii="Times New Roman" w:hAnsi="Times New Roman" w:cs="Times New Roman"/>
          <w:sz w:val="28"/>
        </w:rPr>
      </w:pPr>
    </w:p>
    <w:p w14:paraId="49A9EA6C" w14:textId="5B1712D1" w:rsidR="002B5FFB" w:rsidDel="004018EE" w:rsidRDefault="002B5FFB" w:rsidP="00CC3330">
      <w:pPr>
        <w:spacing w:after="0" w:line="360" w:lineRule="auto"/>
        <w:ind w:firstLine="709"/>
        <w:contextualSpacing/>
        <w:jc w:val="both"/>
        <w:rPr>
          <w:del w:id="2709" w:author="Пользователь Windows" w:date="2021-01-29T22:53:00Z"/>
          <w:rFonts w:ascii="Times New Roman" w:hAnsi="Times New Roman" w:cs="Times New Roman"/>
          <w:sz w:val="28"/>
        </w:rPr>
      </w:pPr>
    </w:p>
    <w:p w14:paraId="5E056EAF" w14:textId="1F39BBB0" w:rsidR="002B5FFB" w:rsidDel="004018EE" w:rsidRDefault="002B5FFB" w:rsidP="00CC3330">
      <w:pPr>
        <w:spacing w:after="0" w:line="360" w:lineRule="auto"/>
        <w:ind w:firstLine="709"/>
        <w:contextualSpacing/>
        <w:jc w:val="both"/>
        <w:rPr>
          <w:del w:id="2710" w:author="Пользователь Windows" w:date="2021-01-29T22:53:00Z"/>
          <w:rFonts w:ascii="Times New Roman" w:hAnsi="Times New Roman" w:cs="Times New Roman"/>
          <w:sz w:val="28"/>
        </w:rPr>
      </w:pPr>
    </w:p>
    <w:p w14:paraId="6120A825" w14:textId="04E207AA" w:rsidR="002B5FFB" w:rsidDel="004018EE" w:rsidRDefault="002B5FFB" w:rsidP="00CC3330">
      <w:pPr>
        <w:spacing w:after="0" w:line="360" w:lineRule="auto"/>
        <w:ind w:firstLine="709"/>
        <w:contextualSpacing/>
        <w:jc w:val="both"/>
        <w:rPr>
          <w:del w:id="2711" w:author="Пользователь Windows" w:date="2021-01-29T22:53:00Z"/>
          <w:rFonts w:ascii="Times New Roman" w:hAnsi="Times New Roman" w:cs="Times New Roman"/>
          <w:sz w:val="28"/>
        </w:rPr>
      </w:pPr>
    </w:p>
    <w:p w14:paraId="1274056F" w14:textId="6E4CA520" w:rsidR="00775658" w:rsidRPr="00CC3330" w:rsidDel="004018EE" w:rsidRDefault="00775658" w:rsidP="00CC3330">
      <w:pPr>
        <w:spacing w:after="0" w:line="360" w:lineRule="auto"/>
        <w:ind w:firstLine="709"/>
        <w:contextualSpacing/>
        <w:jc w:val="both"/>
        <w:rPr>
          <w:del w:id="2712" w:author="Пользователь Windows" w:date="2021-01-29T22:53:00Z"/>
          <w:rFonts w:ascii="Times New Roman" w:hAnsi="Times New Roman" w:cs="Times New Roman"/>
          <w:sz w:val="28"/>
        </w:rPr>
      </w:pPr>
    </w:p>
    <w:p w14:paraId="71B0587B" w14:textId="77777777" w:rsidR="005150D8" w:rsidRDefault="005D6C6A" w:rsidP="001F6D71">
      <w:pPr>
        <w:pStyle w:val="1"/>
      </w:pPr>
      <w:bookmarkStart w:id="2713" w:name="_Toc62909905"/>
      <w:r>
        <w:t>3. Разработка</w:t>
      </w:r>
      <w:r w:rsidRPr="005D6C6A">
        <w:t xml:space="preserve"> </w:t>
      </w:r>
      <w:r w:rsidRPr="00656E91">
        <w:t>программного обеспечения централизованной АЛАР</w:t>
      </w:r>
      <w:bookmarkEnd w:id="2713"/>
    </w:p>
    <w:p w14:paraId="153F4EC3" w14:textId="77777777" w:rsidR="001F6D71" w:rsidRDefault="001F6D71" w:rsidP="001F6D71">
      <w:pPr>
        <w:pStyle w:val="2"/>
      </w:pPr>
      <w:bookmarkStart w:id="2714" w:name="_Toc62909906"/>
      <w:r>
        <w:t>3.1. Описание используемых алгоритмов</w:t>
      </w:r>
      <w:bookmarkEnd w:id="2714"/>
    </w:p>
    <w:p w14:paraId="38BD4DDB" w14:textId="77777777" w:rsidR="001F6D71" w:rsidRDefault="001F6D71" w:rsidP="001F6D71">
      <w:pPr>
        <w:pStyle w:val="3"/>
      </w:pPr>
      <w:bookmarkStart w:id="2715" w:name="_Toc62909907"/>
      <w:r>
        <w:t xml:space="preserve">3.1.1. Теоретическая основа программной реализации подсистемы Обработки данных </w:t>
      </w:r>
      <w:commentRangeStart w:id="2716"/>
      <w:r>
        <w:t>СВИ</w:t>
      </w:r>
      <w:commentRangeEnd w:id="2716"/>
      <w:r w:rsidR="00F01431">
        <w:rPr>
          <w:rStyle w:val="ab"/>
          <w:rFonts w:asciiTheme="minorHAnsi" w:eastAsiaTheme="minorHAnsi" w:hAnsiTheme="minorHAnsi" w:cstheme="minorBidi"/>
          <w:b w:val="0"/>
          <w:color w:val="auto"/>
        </w:rPr>
        <w:commentReference w:id="2716"/>
      </w:r>
      <w:bookmarkEnd w:id="2715"/>
    </w:p>
    <w:p w14:paraId="51609B2E" w14:textId="3EEEC191" w:rsidR="001F6D71" w:rsidRPr="00C81D6B" w:rsidRDefault="001F6D71" w:rsidP="001F6D71">
      <w:pPr>
        <w:spacing w:after="0" w:line="360" w:lineRule="auto"/>
        <w:ind w:firstLine="709"/>
        <w:contextualSpacing/>
        <w:jc w:val="both"/>
        <w:rPr>
          <w:rFonts w:ascii="Times New Roman" w:hAnsi="Times New Roman" w:cs="Times New Roman"/>
          <w:sz w:val="28"/>
        </w:rPr>
      </w:pPr>
      <w:commentRangeStart w:id="2717"/>
      <w:commentRangeStart w:id="2718"/>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Затем для каждого отдельного генератора определяется отклонение от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и накопленная ошибка за промежуток времени </w:t>
      </w:r>
      <w:r w:rsidRPr="00C81D6B">
        <w:rPr>
          <w:rFonts w:ascii="Times New Roman" w:hAnsi="Times New Roman" w:cs="Times New Roman"/>
          <w:i/>
          <w:sz w:val="28"/>
        </w:rPr>
        <w:t>Σω</w:t>
      </w:r>
      <w:r>
        <w:rPr>
          <w:rFonts w:ascii="Times New Roman" w:hAnsi="Times New Roman" w:cs="Times New Roman"/>
          <w:sz w:val="28"/>
        </w:rPr>
        <w:t xml:space="preserve">. При достижении максимальной накопленной ошибки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возьмём равной (-23; +23). На рисунке </w:t>
      </w:r>
      <w:del w:id="2719"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720" w:author="Пользователь Windows" w:date="2021-01-27T20:02:00Z">
        <w:r w:rsidR="009C67B8">
          <w:rPr>
            <w:rFonts w:ascii="Times New Roman" w:hAnsi="Times New Roman" w:cs="Times New Roman"/>
            <w:sz w:val="28"/>
          </w:rPr>
          <w:t xml:space="preserve">10 </w:t>
        </w:r>
      </w:ins>
      <w:r>
        <w:rPr>
          <w:rFonts w:ascii="Times New Roman" w:hAnsi="Times New Roman" w:cs="Times New Roman"/>
          <w:sz w:val="28"/>
        </w:rPr>
        <w:t>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w:t>
      </w:r>
      <w:commentRangeEnd w:id="2717"/>
      <w:r w:rsidR="00F01431">
        <w:rPr>
          <w:rStyle w:val="ab"/>
        </w:rPr>
        <w:commentReference w:id="2717"/>
      </w:r>
      <w:commentRangeEnd w:id="2718"/>
      <w:r w:rsidR="007B4D35">
        <w:rPr>
          <w:rStyle w:val="ab"/>
        </w:rPr>
        <w:commentReference w:id="2718"/>
      </w:r>
      <w:r w:rsidRPr="002805A4">
        <w:rPr>
          <w:rFonts w:ascii="Times New Roman" w:hAnsi="Times New Roman" w:cs="Times New Roman"/>
          <w:sz w:val="28"/>
        </w:rPr>
        <w:t>АР (б)</w:t>
      </w:r>
      <w:r>
        <w:rPr>
          <w:rFonts w:ascii="Times New Roman" w:hAnsi="Times New Roman" w:cs="Times New Roman"/>
          <w:sz w:val="28"/>
        </w:rPr>
        <w:t xml:space="preserve">, а также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момент превышения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и момент достижения АР.</w:t>
      </w:r>
    </w:p>
    <w:p w14:paraId="022E1EA3" w14:textId="5DB644B9" w:rsidR="001F6D71" w:rsidRDefault="007B4D35"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647DED34">
                <wp:simplePos x="0" y="0"/>
                <wp:positionH relativeFrom="column">
                  <wp:posOffset>3270885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1713FD" w:rsidRPr="000E157D" w:rsidRDefault="001713FD"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7.5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" filled="f" stroked="f" strokeweight=".5pt">
                <v:textbox>
                  <w:txbxContent>
                    <w:p w14:paraId="4155FDE2" w14:textId="77777777" w:rsidR="001713FD" w:rsidRPr="000E157D" w:rsidRDefault="001713FD"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55EF95E7">
                <wp:simplePos x="0" y="0"/>
                <wp:positionH relativeFrom="leftMargin">
                  <wp:posOffset>3431540</wp:posOffset>
                </wp:positionH>
                <wp:positionV relativeFrom="paragraph">
                  <wp:posOffset>1714500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1713FD" w:rsidRPr="000E157D" w:rsidRDefault="001713FD"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7" type="#_x0000_t202" style="position:absolute;left:0;text-align:left;margin-left:270.2pt;margin-top:135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" filled="f" stroked="f" strokeweight=".5pt">
                <v:textbox>
                  <w:txbxContent>
                    <w:p w14:paraId="3FA3C81B" w14:textId="77777777" w:rsidR="001713FD" w:rsidRPr="000E157D" w:rsidRDefault="001713FD"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1162DFE2">
                <wp:simplePos x="0" y="0"/>
                <wp:positionH relativeFrom="column">
                  <wp:posOffset>410845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1713FD" w:rsidRPr="000E157D" w:rsidRDefault="001713FD"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8" type="#_x0000_t202" style="position:absolute;left:0;text-align:left;margin-left:32.3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op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" filled="f" stroked="f" strokeweight=".5pt">
                <v:textbox>
                  <w:txbxContent>
                    <w:p w14:paraId="7788B93C" w14:textId="77777777" w:rsidR="001713FD" w:rsidRPr="000E157D" w:rsidRDefault="001713FD"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sidR="001F6D71">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001F6D71"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966B81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1713FD" w:rsidRPr="000E157D" w:rsidRDefault="001713FD"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9"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5cQ6&#10;0UUCAABdBAAADgAAAAAAAAAAAAAAAAAuAgAAZHJzL2Uyb0RvYy54bWxQSwECLQAUAAYACAAAACEA&#10;7V8KJ+MAAAAMAQAADwAAAAAAAAAAAAAAAACfBAAAZHJzL2Rvd25yZXYueG1sUEsFBgAAAAAEAAQA&#10;8wAAAK8FAAAAAA==&#10;" filled="f" stroked="f" strokeweight=".5pt">
                <v:textbox>
                  <w:txbxContent>
                    <w:p w14:paraId="0619EADB" w14:textId="77777777" w:rsidR="001713FD" w:rsidRPr="000E157D" w:rsidRDefault="001713FD"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sidR="001F6D71">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1F6D71">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3820089D"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721"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722" w:author="Пользователь Windows" w:date="2021-01-27T20:02:00Z">
        <w:r w:rsidR="009C67B8">
          <w:rPr>
            <w:rFonts w:ascii="Times New Roman" w:hAnsi="Times New Roman" w:cs="Times New Roman"/>
            <w:sz w:val="28"/>
          </w:rPr>
          <w:t xml:space="preserve">10 </w:t>
        </w:r>
      </w:ins>
      <w:r>
        <w:rPr>
          <w:rFonts w:ascii="Times New Roman" w:hAnsi="Times New Roman" w:cs="Times New Roman"/>
          <w:sz w:val="28"/>
        </w:rPr>
        <w:t>– Углы и центр углов для случая, не приводящего к возникновению АР (а), и для случая, приводящего к возникновению АР (б)</w:t>
      </w:r>
    </w:p>
    <w:p w14:paraId="12D82C97" w14:textId="6B9CC162"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r w:rsidRPr="00C81D6B">
        <w:rPr>
          <w:rFonts w:ascii="Times New Roman" w:hAnsi="Times New Roman" w:cs="Times New Roman"/>
          <w:i/>
          <w:sz w:val="28"/>
        </w:rPr>
        <w:t>Σω</w:t>
      </w:r>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del w:id="2723" w:author="Пользователь Windows" w:date="2021-01-27T20:03:00Z">
        <w:r w:rsidR="002B5FFB" w:rsidDel="009C67B8">
          <w:rPr>
            <w:rFonts w:ascii="Times New Roman" w:hAnsi="Times New Roman" w:cs="Times New Roman"/>
            <w:sz w:val="28"/>
          </w:rPr>
          <w:delText>9</w:delText>
        </w:r>
      </w:del>
      <w:ins w:id="2724" w:author="Пользователь Windows" w:date="2021-01-27T20:03:00Z">
        <w:r w:rsidR="009C67B8">
          <w:rPr>
            <w:rFonts w:ascii="Times New Roman" w:hAnsi="Times New Roman" w:cs="Times New Roman"/>
            <w:sz w:val="28"/>
          </w:rPr>
          <w:t>11</w:t>
        </w:r>
      </w:ins>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r w:rsidRPr="00C81D6B">
        <w:rPr>
          <w:rFonts w:ascii="Times New Roman" w:hAnsi="Times New Roman" w:cs="Times New Roman"/>
          <w:i/>
          <w:sz w:val="28"/>
        </w:rPr>
        <w:t>Σω</w:t>
      </w:r>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1713FD" w:rsidRPr="000E157D" w:rsidRDefault="001713FD"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1713FD" w:rsidRPr="000E157D" w:rsidRDefault="001713FD"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1713FD" w:rsidRPr="000E157D" w:rsidRDefault="001713FD"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1713FD" w:rsidRPr="000E157D" w:rsidRDefault="001713FD"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4C9FA4" w14:textId="6B11DAE5"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725" w:author="Пользователь Windows" w:date="2021-01-27T20:02:00Z">
        <w:r w:rsidR="002B5FFB" w:rsidDel="009C67B8">
          <w:rPr>
            <w:rFonts w:ascii="Times New Roman" w:hAnsi="Times New Roman" w:cs="Times New Roman"/>
            <w:sz w:val="28"/>
          </w:rPr>
          <w:delText>9</w:delText>
        </w:r>
        <w:r w:rsidDel="009C67B8">
          <w:rPr>
            <w:rFonts w:ascii="Times New Roman" w:hAnsi="Times New Roman" w:cs="Times New Roman"/>
            <w:sz w:val="28"/>
          </w:rPr>
          <w:delText xml:space="preserve"> </w:delText>
        </w:r>
      </w:del>
      <w:ins w:id="2726" w:author="Пользователь Windows" w:date="2021-01-27T20:02:00Z">
        <w:r w:rsidR="009C67B8">
          <w:rPr>
            <w:rFonts w:ascii="Times New Roman" w:hAnsi="Times New Roman" w:cs="Times New Roman"/>
            <w:sz w:val="28"/>
          </w:rPr>
          <w:t xml:space="preserve">11 </w:t>
        </w:r>
      </w:ins>
      <w:r>
        <w:rPr>
          <w:rFonts w:ascii="Times New Roman" w:hAnsi="Times New Roman" w:cs="Times New Roman"/>
          <w:sz w:val="28"/>
        </w:rPr>
        <w:t>–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3"/>
      </w:pPr>
      <w:bookmarkStart w:id="2727" w:name="_Toc62909908"/>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2727"/>
    </w:p>
    <w:p w14:paraId="663E15B8" w14:textId="6F96B143"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w:t>
      </w:r>
      <w:ins w:id="2728" w:author="Пользователь Windows" w:date="2021-01-29T23:00:00Z">
        <w:r w:rsidR="00027FC4">
          <w:rPr>
            <w:rFonts w:ascii="Times New Roman" w:hAnsi="Times New Roman" w:cs="Times New Roman"/>
            <w:sz w:val="28"/>
          </w:rPr>
          <w:t>а</w:t>
        </w:r>
      </w:ins>
      <w:del w:id="2729" w:author="Пользователь Windows" w:date="2021-01-29T23:00:00Z">
        <w:r w:rsidDel="00027FC4">
          <w:rPr>
            <w:rFonts w:ascii="Times New Roman" w:hAnsi="Times New Roman" w:cs="Times New Roman"/>
            <w:sz w:val="28"/>
          </w:rPr>
          <w:delText>о, что</w:delText>
        </w:r>
      </w:del>
      <w:r>
        <w:rPr>
          <w:rFonts w:ascii="Times New Roman" w:hAnsi="Times New Roman" w:cs="Times New Roman"/>
          <w:sz w:val="28"/>
        </w:rPr>
        <w:t xml:space="preserve">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возникновения АР</w:t>
      </w:r>
      <w:ins w:id="2730" w:author="Пользователь Windows" w:date="2021-01-29T23:00:00Z">
        <w:r w:rsidR="00027FC4">
          <w:rPr>
            <w:rFonts w:ascii="Times New Roman" w:hAnsi="Times New Roman" w:cs="Times New Roman"/>
            <w:sz w:val="28"/>
          </w:rPr>
          <w:t>. Схема алгоритма прогнозирования АР представлена в приложении А на рисунке А.1. Методика</w:t>
        </w:r>
      </w:ins>
      <w:r>
        <w:rPr>
          <w:rFonts w:ascii="Times New Roman" w:hAnsi="Times New Roman" w:cs="Times New Roman"/>
          <w:sz w:val="28"/>
        </w:rPr>
        <w:t xml:space="preserve">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r w:rsidRPr="007F29EF">
        <w:rPr>
          <w:rFonts w:ascii="Times New Roman" w:hAnsi="Times New Roman" w:cs="Times New Roman"/>
          <w:sz w:val="28"/>
        </w:rPr>
        <w:lastRenderedPageBreak/>
        <w:t>means)</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классификатор на основе метода опорных 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3"/>
      </w:pPr>
      <w:bookmarkStart w:id="2731" w:name="_Toc62909909"/>
      <w:r>
        <w:t>3.1.3</w:t>
      </w:r>
      <w:r w:rsidRPr="001F6D71">
        <w:t xml:space="preserve">. Теоретическая основа программной реализации подсистемы </w:t>
      </w:r>
      <w:r w:rsidR="00E44EC3" w:rsidRPr="00E44EC3">
        <w:t>Обработки телеметрии из ОИК</w:t>
      </w:r>
      <w:bookmarkEnd w:id="2731"/>
    </w:p>
    <w:p w14:paraId="47315C5F" w14:textId="1F3A526A"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2732"/>
      <w:commentRangeStart w:id="2733"/>
      <w:commentRangeStart w:id="2734"/>
      <w:commentRangeStart w:id="2735"/>
      <w:r>
        <w:rPr>
          <w:rFonts w:ascii="Times New Roman" w:hAnsi="Times New Roman" w:cs="Times New Roman"/>
          <w:sz w:val="28"/>
        </w:rPr>
        <w:t>специальный</w:t>
      </w:r>
      <w:commentRangeEnd w:id="2732"/>
      <w:r w:rsidR="00FD5458">
        <w:rPr>
          <w:rStyle w:val="ab"/>
        </w:rPr>
        <w:commentReference w:id="2732"/>
      </w:r>
      <w:commentRangeEnd w:id="2733"/>
      <w:r w:rsidR="008D280D">
        <w:rPr>
          <w:rStyle w:val="ab"/>
        </w:rPr>
        <w:commentReference w:id="2733"/>
      </w:r>
      <w:commentRangeEnd w:id="2734"/>
      <w:r w:rsidR="00122C92">
        <w:rPr>
          <w:rStyle w:val="ab"/>
        </w:rPr>
        <w:commentReference w:id="2734"/>
      </w:r>
      <w:commentRangeEnd w:id="2735"/>
      <w:r w:rsidR="00C00A0C">
        <w:rPr>
          <w:rStyle w:val="ab"/>
        </w:rPr>
        <w:commentReference w:id="2735"/>
      </w:r>
      <w:r>
        <w:rPr>
          <w:rFonts w:ascii="Times New Roman" w:hAnsi="Times New Roman" w:cs="Times New Roman"/>
          <w:sz w:val="28"/>
        </w:rPr>
        <w:t xml:space="preserve"> алгоритм сравнения. Он представлен в виде блок-схемы на рисунке </w:t>
      </w:r>
      <w:commentRangeStart w:id="2736"/>
      <w:del w:id="2737" w:author="Пользователь Windows" w:date="2021-01-27T20:03:00Z">
        <w:r w:rsidR="002B5FFB" w:rsidDel="009C67B8">
          <w:rPr>
            <w:rFonts w:ascii="Times New Roman" w:hAnsi="Times New Roman" w:cs="Times New Roman"/>
            <w:sz w:val="28"/>
          </w:rPr>
          <w:delText>10</w:delText>
        </w:r>
      </w:del>
      <w:ins w:id="2738" w:author="Пользователь Windows" w:date="2021-01-27T20:03:00Z">
        <w:r w:rsidR="009C67B8">
          <w:rPr>
            <w:rFonts w:ascii="Times New Roman" w:hAnsi="Times New Roman" w:cs="Times New Roman"/>
            <w:sz w:val="28"/>
          </w:rPr>
          <w:t>12</w:t>
        </w:r>
      </w:ins>
      <w:commentRangeEnd w:id="2736"/>
      <w:r w:rsidR="00F01431">
        <w:rPr>
          <w:rStyle w:val="ab"/>
        </w:rPr>
        <w:commentReference w:id="2736"/>
      </w:r>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6pt;height:727.8pt" o:ole="">
            <v:imagedata r:id="rId29" o:title=""/>
          </v:shape>
          <o:OLEObject Type="Embed" ProgID="Visio.Drawing.15" ShapeID="_x0000_i1029" DrawAspect="Content" ObjectID="_1673524272" r:id="rId30"/>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6pt;height:342.6pt" o:ole="">
            <v:imagedata r:id="rId31" o:title=""/>
          </v:shape>
          <o:OLEObject Type="Embed" ProgID="Visio.Drawing.15" ShapeID="_x0000_i1030" DrawAspect="Content" ObjectID="_1673524273" r:id="rId32"/>
        </w:object>
      </w:r>
    </w:p>
    <w:p w14:paraId="51142AD3" w14:textId="047E0E21"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del w:id="2739" w:author="Пользователь Windows" w:date="2021-01-27T20:03:00Z">
        <w:r w:rsidR="002B5FFB" w:rsidDel="009C67B8">
          <w:rPr>
            <w:rFonts w:ascii="Times New Roman" w:hAnsi="Times New Roman" w:cs="Times New Roman"/>
            <w:sz w:val="28"/>
          </w:rPr>
          <w:delText>10</w:delText>
        </w:r>
        <w:r w:rsidDel="009C67B8">
          <w:rPr>
            <w:rFonts w:ascii="Times New Roman" w:hAnsi="Times New Roman" w:cs="Times New Roman"/>
            <w:sz w:val="28"/>
          </w:rPr>
          <w:delText xml:space="preserve"> </w:delText>
        </w:r>
      </w:del>
      <w:ins w:id="2740" w:author="Пользователь Windows" w:date="2021-01-27T20:03:00Z">
        <w:r w:rsidR="009C67B8">
          <w:rPr>
            <w:rFonts w:ascii="Times New Roman" w:hAnsi="Times New Roman" w:cs="Times New Roman"/>
            <w:sz w:val="28"/>
          </w:rPr>
          <w:t xml:space="preserve">12 </w:t>
        </w:r>
      </w:ins>
      <w:r>
        <w:rPr>
          <w:rFonts w:ascii="Times New Roman" w:hAnsi="Times New Roman" w:cs="Times New Roman"/>
          <w:sz w:val="28"/>
        </w:rPr>
        <w:t>– Блок-схема алгоритма сравнения режимов</w:t>
      </w:r>
    </w:p>
    <w:p w14:paraId="1E75A0F2" w14:textId="20E3B0F6" w:rsidR="00E44EC3" w:rsidRDefault="00DE0FB5">
      <w:pPr>
        <w:pStyle w:val="2"/>
        <w:pPrChange w:id="2741" w:author="Пользователь Windows" w:date="2021-01-29T23:07:00Z">
          <w:pPr>
            <w:spacing w:after="0" w:line="360" w:lineRule="auto"/>
            <w:ind w:firstLine="709"/>
            <w:contextualSpacing/>
            <w:jc w:val="both"/>
          </w:pPr>
        </w:pPrChange>
      </w:pPr>
      <w:bookmarkStart w:id="2742" w:name="_Toc62909910"/>
      <w:ins w:id="2743" w:author="Пользователь Windows" w:date="2021-01-29T23:07:00Z">
        <w:r>
          <w:t>3.1.4</w:t>
        </w:r>
        <w:r w:rsidRPr="00DE0FB5">
          <w:t xml:space="preserve">. Теоретическая основа программной реализации подсистемы </w:t>
        </w:r>
        <w:r>
          <w:t>Выбора управляющих воздействий</w:t>
        </w:r>
      </w:ins>
      <w:bookmarkEnd w:id="2742"/>
    </w:p>
    <w:p w14:paraId="7157F339" w14:textId="1D997824" w:rsidR="002B5FFB" w:rsidRDefault="009B6123" w:rsidP="009B6123">
      <w:pPr>
        <w:spacing w:after="0" w:line="360" w:lineRule="auto"/>
        <w:ind w:firstLine="709"/>
        <w:contextualSpacing/>
        <w:jc w:val="both"/>
        <w:rPr>
          <w:rFonts w:ascii="Times New Roman" w:hAnsi="Times New Roman" w:cs="Times New Roman"/>
          <w:sz w:val="28"/>
        </w:rPr>
      </w:pPr>
      <w:ins w:id="2744" w:author="Пользователь Windows" w:date="2021-01-30T09:05:00Z">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w:t>
        </w:r>
      </w:ins>
      <w:ins w:id="2745" w:author="Пользователь Windows" w:date="2021-01-30T09:06:00Z">
        <w:r>
          <w:rPr>
            <w:rFonts w:ascii="Times New Roman" w:hAnsi="Times New Roman" w:cs="Times New Roman"/>
            <w:sz w:val="28"/>
          </w:rPr>
          <w:t xml:space="preserve"> </w:t>
        </w:r>
      </w:ins>
      <w:customXmlInsRangeStart w:id="2746" w:author="Пользователь Windows" w:date="2021-01-30T09:06:00Z"/>
      <w:sdt>
        <w:sdtPr>
          <w:rPr>
            <w:rFonts w:ascii="Times New Roman" w:hAnsi="Times New Roman" w:cs="Times New Roman"/>
            <w:sz w:val="28"/>
          </w:rPr>
          <w:id w:val="1456220749"/>
          <w:citation/>
        </w:sdtPr>
        <w:sdtEndPr/>
        <w:sdtContent>
          <w:customXmlInsRangeEnd w:id="2746"/>
          <w:ins w:id="2747" w:author="Пользователь Windows" w:date="2021-01-30T09:06:00Z">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ins>
          <w:r>
            <w:rPr>
              <w:rFonts w:ascii="Times New Roman" w:hAnsi="Times New Roman" w:cs="Times New Roman"/>
              <w:sz w:val="28"/>
            </w:rPr>
            <w:fldChar w:fldCharType="separate"/>
          </w:r>
          <w:r w:rsidR="00E54061" w:rsidRPr="00E54061">
            <w:rPr>
              <w:rFonts w:ascii="Times New Roman" w:hAnsi="Times New Roman" w:cs="Times New Roman"/>
              <w:noProof/>
              <w:sz w:val="28"/>
            </w:rPr>
            <w:t>[1]</w:t>
          </w:r>
          <w:ins w:id="2748" w:author="Пользователь Windows" w:date="2021-01-30T09:06:00Z">
            <w:r>
              <w:rPr>
                <w:rFonts w:ascii="Times New Roman" w:hAnsi="Times New Roman" w:cs="Times New Roman"/>
                <w:sz w:val="28"/>
              </w:rPr>
              <w:fldChar w:fldCharType="end"/>
            </w:r>
          </w:ins>
          <w:customXmlInsRangeStart w:id="2749" w:author="Пользователь Windows" w:date="2021-01-30T09:06:00Z"/>
        </w:sdtContent>
      </w:sdt>
      <w:customXmlInsRangeEnd w:id="2749"/>
      <w:ins w:id="2750" w:author="Пользователь Windows" w:date="2021-01-30T09:05:00Z">
        <w:r>
          <w:rPr>
            <w:rFonts w:ascii="Times New Roman" w:hAnsi="Times New Roman" w:cs="Times New Roman"/>
            <w:sz w:val="28"/>
          </w:rPr>
          <w:t>.</w:t>
        </w:r>
      </w:ins>
      <w:ins w:id="2751" w:author="Пользователь Windows" w:date="2021-01-30T09:04:00Z">
        <w:r>
          <w:rPr>
            <w:rFonts w:ascii="Times New Roman" w:hAnsi="Times New Roman" w:cs="Times New Roman"/>
            <w:sz w:val="28"/>
          </w:rPr>
          <w:t xml:space="preserve"> П</w:t>
        </w:r>
      </w:ins>
      <w:ins w:id="2752" w:author="Пользователь Windows" w:date="2021-01-30T09:03:00Z">
        <w:r>
          <w:rPr>
            <w:rFonts w:ascii="Times New Roman" w:hAnsi="Times New Roman" w:cs="Times New Roman"/>
            <w:sz w:val="28"/>
          </w:rPr>
          <w:t>одсистема</w:t>
        </w:r>
      </w:ins>
      <w:ins w:id="2753" w:author="Пользователь Windows" w:date="2021-01-30T09:04:00Z">
        <w:r>
          <w:rPr>
            <w:rFonts w:ascii="Times New Roman" w:hAnsi="Times New Roman" w:cs="Times New Roman"/>
            <w:sz w:val="28"/>
          </w:rPr>
          <w:t xml:space="preserve"> «Выбора УВ» выполняет ф</w:t>
        </w:r>
      </w:ins>
      <w:ins w:id="2754" w:author="Пользователь Windows" w:date="2021-01-30T09:03:00Z">
        <w:r>
          <w:rPr>
            <w:rFonts w:ascii="Times New Roman" w:hAnsi="Times New Roman" w:cs="Times New Roman"/>
            <w:sz w:val="28"/>
          </w:rPr>
          <w:t>ильтрацию</w:t>
        </w:r>
        <w:r w:rsidRPr="009B6123">
          <w:rPr>
            <w:rFonts w:ascii="Times New Roman" w:hAnsi="Times New Roman" w:cs="Times New Roman"/>
            <w:sz w:val="28"/>
          </w:rPr>
          <w:t xml:space="preserve"> сечений-кандидатов по данным СВИ</w:t>
        </w:r>
      </w:ins>
      <w:ins w:id="2755" w:author="Пользователь Windows" w:date="2021-01-30T09:04:00Z">
        <w:r>
          <w:rPr>
            <w:rFonts w:ascii="Times New Roman" w:hAnsi="Times New Roman" w:cs="Times New Roman"/>
            <w:sz w:val="28"/>
          </w:rPr>
          <w:t xml:space="preserve"> и </w:t>
        </w:r>
      </w:ins>
      <w:ins w:id="2756" w:author="Пользователь Windows" w:date="2021-01-30T09:05:00Z">
        <w:r>
          <w:rPr>
            <w:rFonts w:ascii="Times New Roman" w:hAnsi="Times New Roman" w:cs="Times New Roman"/>
            <w:sz w:val="28"/>
          </w:rPr>
          <w:t>выдачу</w:t>
        </w:r>
      </w:ins>
      <w:ins w:id="2757" w:author="Пользователь Windows" w:date="2021-01-30T09:06:00Z">
        <w:r>
          <w:rPr>
            <w:rFonts w:ascii="Times New Roman" w:hAnsi="Times New Roman" w:cs="Times New Roman"/>
            <w:sz w:val="28"/>
          </w:rPr>
          <w:t xml:space="preserve"> УВ</w:t>
        </w:r>
      </w:ins>
      <w:ins w:id="2758" w:author="Пользователь Windows" w:date="2021-01-30T09:05:00Z">
        <w:r>
          <w:rPr>
            <w:rFonts w:ascii="Times New Roman" w:hAnsi="Times New Roman" w:cs="Times New Roman"/>
            <w:sz w:val="28"/>
          </w:rPr>
          <w:t xml:space="preserve"> </w:t>
        </w:r>
      </w:ins>
      <w:ins w:id="2759" w:author="Пользователь Windows" w:date="2021-01-30T09:03:00Z">
        <w:r w:rsidRPr="009B6123">
          <w:rPr>
            <w:rFonts w:ascii="Times New Roman" w:hAnsi="Times New Roman" w:cs="Times New Roman"/>
            <w:sz w:val="28"/>
          </w:rPr>
          <w:t>по сигналу от подсистемы Идентификации возникновения АР</w:t>
        </w:r>
      </w:ins>
      <w:ins w:id="2760" w:author="Пользователь Windows" w:date="2021-01-30T09:06:00Z">
        <w:r>
          <w:rPr>
            <w:rFonts w:ascii="Times New Roman" w:hAnsi="Times New Roman" w:cs="Times New Roman"/>
            <w:sz w:val="28"/>
          </w:rPr>
          <w:t>.</w:t>
        </w:r>
      </w:ins>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C69F1AF" w:rsidR="002B5FFB" w:rsidRDefault="002B5FFB" w:rsidP="001F6D71">
      <w:pPr>
        <w:spacing w:after="0" w:line="360" w:lineRule="auto"/>
        <w:ind w:firstLine="709"/>
        <w:contextualSpacing/>
        <w:jc w:val="both"/>
        <w:rPr>
          <w:rFonts w:ascii="Times New Roman" w:hAnsi="Times New Roman" w:cs="Times New Roman"/>
          <w:sz w:val="28"/>
        </w:rPr>
      </w:pPr>
    </w:p>
    <w:p w14:paraId="27699148" w14:textId="1CAFF7DC" w:rsidR="002B5FFB" w:rsidRDefault="002B5FFB" w:rsidP="001F6D71">
      <w:pPr>
        <w:spacing w:after="0" w:line="360" w:lineRule="auto"/>
        <w:ind w:firstLine="709"/>
        <w:contextualSpacing/>
        <w:jc w:val="both"/>
        <w:rPr>
          <w:rFonts w:ascii="Times New Roman" w:hAnsi="Times New Roman" w:cs="Times New Roman"/>
          <w:sz w:val="28"/>
        </w:rPr>
      </w:pPr>
    </w:p>
    <w:p w14:paraId="25C475C3" w14:textId="13C32B60" w:rsidR="002B5FFB" w:rsidRDefault="002B5FFB"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2761" w:name="_Toc62909911"/>
      <w:r>
        <w:lastRenderedPageBreak/>
        <w:t>3.</w:t>
      </w:r>
      <w:r w:rsidR="00CA056E">
        <w:t>2</w:t>
      </w:r>
      <w:r w:rsidR="005D6C6A">
        <w:t>.</w:t>
      </w:r>
      <w:r>
        <w:t xml:space="preserve"> </w:t>
      </w:r>
      <w:r w:rsidR="00BB735F">
        <w:t>Рабочая документация</w:t>
      </w:r>
      <w:bookmarkEnd w:id="2761"/>
    </w:p>
    <w:p w14:paraId="62DBFF8F" w14:textId="77777777" w:rsidR="00F73C2C" w:rsidRDefault="00F73C2C" w:rsidP="00F73C2C">
      <w:pPr>
        <w:pStyle w:val="3"/>
      </w:pPr>
      <w:bookmarkStart w:id="2762" w:name="_Toc62909912"/>
      <w:r>
        <w:t>3.2.1. Общие сведения о системе</w:t>
      </w:r>
      <w:bookmarkEnd w:id="2762"/>
    </w:p>
    <w:p w14:paraId="2CE7F069" w14:textId="29304564"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ins w:id="2763" w:author="Пользователь Windows" w:date="2021-01-30T09:07:00Z">
        <w:r w:rsidR="009B6123">
          <w:rPr>
            <w:rFonts w:ascii="Times New Roman" w:hAnsi="Times New Roman" w:cs="Times New Roman"/>
            <w:sz w:val="28"/>
          </w:rPr>
          <w:t>ый</w:t>
        </w:r>
      </w:ins>
      <w:del w:id="2764" w:author="Пользователь Windows" w:date="2021-01-30T09:07:00Z">
        <w:r w:rsidRPr="00F73C2C" w:rsidDel="009B6123">
          <w:rPr>
            <w:rFonts w:ascii="Times New Roman" w:hAnsi="Times New Roman" w:cs="Times New Roman"/>
            <w:sz w:val="28"/>
          </w:rPr>
          <w:delText>о-</w:delText>
        </w:r>
        <w:commentRangeStart w:id="2765"/>
        <w:commentRangeStart w:id="2766"/>
        <w:r w:rsidRPr="00F73C2C" w:rsidDel="009B6123">
          <w:rPr>
            <w:rFonts w:ascii="Times New Roman" w:hAnsi="Times New Roman" w:cs="Times New Roman"/>
            <w:sz w:val="28"/>
          </w:rPr>
          <w:delText>аппаратный</w:delText>
        </w:r>
      </w:del>
      <w:r w:rsidRPr="00F73C2C">
        <w:rPr>
          <w:rFonts w:ascii="Times New Roman" w:hAnsi="Times New Roman" w:cs="Times New Roman"/>
          <w:sz w:val="28"/>
        </w:rPr>
        <w:t xml:space="preserve"> комплекс </w:t>
      </w:r>
      <w:commentRangeEnd w:id="2765"/>
      <w:r w:rsidR="00F01431">
        <w:rPr>
          <w:rStyle w:val="ab"/>
        </w:rPr>
        <w:commentReference w:id="2765"/>
      </w:r>
      <w:commentRangeEnd w:id="2766"/>
      <w:r w:rsidR="009B6123">
        <w:rPr>
          <w:rStyle w:val="ab"/>
        </w:rPr>
        <w:commentReference w:id="2766"/>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3"/>
      </w:pPr>
      <w:bookmarkStart w:id="2767" w:name="_Toc62909913"/>
      <w:r>
        <w:t>3.2.2. Архитектура и принципы функционирования</w:t>
      </w:r>
      <w:bookmarkEnd w:id="2767"/>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F116758"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768" w:author="Пользователь Windows" w:date="2021-01-27T20:03:00Z">
        <w:r w:rsidR="00A7393C"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Del="009C67B8">
          <w:rPr>
            <w:rFonts w:ascii="Times New Roman" w:hAnsi="Times New Roman" w:cs="Times New Roman"/>
            <w:sz w:val="28"/>
          </w:rPr>
          <w:delText xml:space="preserve"> </w:delText>
        </w:r>
      </w:del>
      <w:ins w:id="2769" w:author="Пользователь Windows" w:date="2021-01-27T20:03:00Z">
        <w:r w:rsidR="009C67B8">
          <w:rPr>
            <w:rFonts w:ascii="Times New Roman" w:hAnsi="Times New Roman" w:cs="Times New Roman"/>
            <w:sz w:val="28"/>
          </w:rPr>
          <w:t xml:space="preserve">13 </w:t>
        </w:r>
      </w:ins>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lastRenderedPageBreak/>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9858" cy="3958263"/>
                    </a:xfrm>
                    <a:prstGeom prst="rect">
                      <a:avLst/>
                    </a:prstGeom>
                  </pic:spPr>
                </pic:pic>
              </a:graphicData>
            </a:graphic>
          </wp:inline>
        </w:drawing>
      </w:r>
    </w:p>
    <w:p w14:paraId="296A039F" w14:textId="3BCB0F48"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del w:id="2770" w:author="Пользователь Windows" w:date="2021-01-27T20:03:00Z">
        <w:r w:rsidR="00775658"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R="00395118" w:rsidDel="009C67B8">
          <w:rPr>
            <w:rFonts w:ascii="Times New Roman" w:hAnsi="Times New Roman" w:cs="Times New Roman"/>
            <w:sz w:val="28"/>
          </w:rPr>
          <w:delText xml:space="preserve"> </w:delText>
        </w:r>
      </w:del>
      <w:ins w:id="2771" w:author="Пользователь Windows" w:date="2021-01-27T20:03:00Z">
        <w:r w:rsidR="009C67B8">
          <w:rPr>
            <w:rFonts w:ascii="Times New Roman" w:hAnsi="Times New Roman" w:cs="Times New Roman"/>
            <w:sz w:val="28"/>
          </w:rPr>
          <w:t xml:space="preserve">13 </w:t>
        </w:r>
      </w:ins>
      <w:commentRangeStart w:id="2772"/>
      <w:commentRangeStart w:id="2773"/>
      <w:r w:rsidR="00395118">
        <w:rPr>
          <w:rFonts w:ascii="Times New Roman" w:hAnsi="Times New Roman" w:cs="Times New Roman"/>
          <w:sz w:val="28"/>
        </w:rPr>
        <w:t>– Диаграмма компонентов</w:t>
      </w:r>
      <w:commentRangeEnd w:id="2772"/>
      <w:r w:rsidR="00122C92">
        <w:rPr>
          <w:rStyle w:val="ab"/>
        </w:rPr>
        <w:commentReference w:id="2772"/>
      </w:r>
      <w:commentRangeEnd w:id="2773"/>
      <w:r w:rsidR="00A7393C">
        <w:rPr>
          <w:rStyle w:val="ab"/>
        </w:rPr>
        <w:commentReference w:id="2773"/>
      </w:r>
    </w:p>
    <w:p w14:paraId="6319AE32" w14:textId="6D99B91F"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del w:id="2774" w:author="Пользователь Windows" w:date="2021-01-27T20:03:00Z">
        <w:r w:rsidR="00694AD8" w:rsidDel="009C67B8">
          <w:rPr>
            <w:rFonts w:ascii="Times New Roman" w:hAnsi="Times New Roman" w:cs="Times New Roman"/>
            <w:sz w:val="28"/>
          </w:rPr>
          <w:delText>1</w:delText>
        </w:r>
        <w:r w:rsidR="002B5FFB" w:rsidDel="009C67B8">
          <w:rPr>
            <w:rFonts w:ascii="Times New Roman" w:hAnsi="Times New Roman" w:cs="Times New Roman"/>
            <w:sz w:val="28"/>
          </w:rPr>
          <w:delText>2</w:delText>
        </w:r>
        <w:r w:rsidDel="009C67B8">
          <w:rPr>
            <w:rFonts w:ascii="Times New Roman" w:hAnsi="Times New Roman" w:cs="Times New Roman"/>
            <w:sz w:val="28"/>
          </w:rPr>
          <w:delText xml:space="preserve"> </w:delText>
        </w:r>
      </w:del>
      <w:ins w:id="2775" w:author="Пользователь Windows" w:date="2021-01-27T20:03:00Z">
        <w:r w:rsidR="009C67B8">
          <w:rPr>
            <w:rFonts w:ascii="Times New Roman" w:hAnsi="Times New Roman" w:cs="Times New Roman"/>
            <w:sz w:val="28"/>
          </w:rPr>
          <w:t xml:space="preserve">14 </w:t>
        </w:r>
      </w:ins>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82" cy="5272067"/>
                    </a:xfrm>
                    <a:prstGeom prst="rect">
                      <a:avLst/>
                    </a:prstGeom>
                  </pic:spPr>
                </pic:pic>
              </a:graphicData>
            </a:graphic>
          </wp:inline>
        </w:drawing>
      </w:r>
    </w:p>
    <w:p w14:paraId="7E78050D" w14:textId="1088903E"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del w:id="2776" w:author="Пользователь Windows" w:date="2021-01-27T20:03:00Z">
        <w:r w:rsidRPr="002B5FFB" w:rsidDel="009C67B8">
          <w:rPr>
            <w:rFonts w:ascii="Times New Roman" w:hAnsi="Times New Roman" w:cs="Times New Roman"/>
            <w:sz w:val="28"/>
            <w:lang w:val="en-US"/>
          </w:rPr>
          <w:delText>1</w:delText>
        </w:r>
        <w:r w:rsidR="002B5FFB" w:rsidRPr="002B5FFB" w:rsidDel="009C67B8">
          <w:rPr>
            <w:rFonts w:ascii="Times New Roman" w:hAnsi="Times New Roman" w:cs="Times New Roman"/>
            <w:sz w:val="28"/>
            <w:lang w:val="en-US"/>
          </w:rPr>
          <w:delText>2</w:delText>
        </w:r>
        <w:r w:rsidRPr="002B5FFB" w:rsidDel="009C67B8">
          <w:rPr>
            <w:rFonts w:ascii="Times New Roman" w:hAnsi="Times New Roman" w:cs="Times New Roman"/>
            <w:sz w:val="28"/>
            <w:lang w:val="en-US"/>
          </w:rPr>
          <w:delText xml:space="preserve"> </w:delText>
        </w:r>
      </w:del>
      <w:ins w:id="2777" w:author="Пользователь Windows" w:date="2021-01-27T20:03:00Z">
        <w:r w:rsidR="009C67B8" w:rsidRPr="002B5FFB">
          <w:rPr>
            <w:rFonts w:ascii="Times New Roman" w:hAnsi="Times New Roman" w:cs="Times New Roman"/>
            <w:sz w:val="28"/>
            <w:lang w:val="en-US"/>
          </w:rPr>
          <w:t>1</w:t>
        </w:r>
        <w:r w:rsidR="009C67B8" w:rsidRPr="00F628E7">
          <w:rPr>
            <w:rFonts w:ascii="Times New Roman" w:hAnsi="Times New Roman" w:cs="Times New Roman"/>
            <w:sz w:val="28"/>
            <w:lang w:val="en-US"/>
            <w:rPrChange w:id="2778" w:author="Anton Prokhorov" w:date="2021-01-28T17:23:00Z">
              <w:rPr>
                <w:rFonts w:ascii="Times New Roman" w:hAnsi="Times New Roman" w:cs="Times New Roman"/>
                <w:sz w:val="28"/>
              </w:rPr>
            </w:rPrChange>
          </w:rPr>
          <w:t>4</w:t>
        </w:r>
        <w:r w:rsidR="009C67B8" w:rsidRPr="002B5FFB">
          <w:rPr>
            <w:rFonts w:ascii="Times New Roman" w:hAnsi="Times New Roman" w:cs="Times New Roman"/>
            <w:sz w:val="28"/>
            <w:lang w:val="en-US"/>
          </w:rPr>
          <w:t xml:space="preserve"> </w:t>
        </w:r>
      </w:ins>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5B438F75"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779"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780" w:author="Пользователь Windows" w:date="2021-01-27T20:03:00Z">
        <w:r w:rsidR="009C67B8">
          <w:rPr>
            <w:rFonts w:ascii="Times New Roman" w:hAnsi="Times New Roman" w:cs="Times New Roman"/>
            <w:sz w:val="28"/>
          </w:rPr>
          <w:t xml:space="preserve">15 </w:t>
        </w:r>
      </w:ins>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4558A565"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5"/>
          <w:footnotePr>
            <w:numFmt w:val="chicago"/>
          </w:footnotePr>
          <w:pgSz w:w="11906" w:h="16838"/>
          <w:pgMar w:top="1134" w:right="1134" w:bottom="1134" w:left="1134" w:header="709" w:footer="57" w:gutter="0"/>
          <w:cols w:space="708"/>
          <w:titlePg/>
          <w:docGrid w:linePitch="360"/>
        </w:sectPr>
      </w:pPr>
      <w:commentRangeStart w:id="2781"/>
      <w:commentRangeStart w:id="2782"/>
      <w:r>
        <w:rPr>
          <w:rFonts w:ascii="Times New Roman" w:hAnsi="Times New Roman" w:cs="Times New Roman"/>
          <w:sz w:val="28"/>
        </w:rPr>
        <w:t>Н</w:t>
      </w:r>
      <w:r w:rsidR="002B5FFB">
        <w:rPr>
          <w:rFonts w:ascii="Times New Roman" w:hAnsi="Times New Roman" w:cs="Times New Roman"/>
          <w:sz w:val="28"/>
        </w:rPr>
        <w:t xml:space="preserve">а рисунках </w:t>
      </w:r>
      <w:del w:id="2783" w:author="Пользователь Windows" w:date="2021-01-27T20:03:00Z">
        <w:r w:rsidR="002B5FFB" w:rsidDel="009C67B8">
          <w:rPr>
            <w:rFonts w:ascii="Times New Roman" w:hAnsi="Times New Roman" w:cs="Times New Roman"/>
            <w:sz w:val="28"/>
          </w:rPr>
          <w:delText>14</w:delText>
        </w:r>
      </w:del>
      <w:ins w:id="2784" w:author="Пользователь Windows" w:date="2021-01-27T20:03:00Z">
        <w:r w:rsidR="009C67B8">
          <w:rPr>
            <w:rFonts w:ascii="Times New Roman" w:hAnsi="Times New Roman" w:cs="Times New Roman"/>
            <w:sz w:val="28"/>
          </w:rPr>
          <w:t>16</w:t>
        </w:r>
      </w:ins>
      <w:r w:rsidR="002B5FFB">
        <w:rPr>
          <w:rFonts w:ascii="Times New Roman" w:hAnsi="Times New Roman" w:cs="Times New Roman"/>
          <w:sz w:val="28"/>
        </w:rPr>
        <w:t>-</w:t>
      </w:r>
      <w:del w:id="2785" w:author="Пользователь Windows" w:date="2021-01-27T20:03:00Z">
        <w:r w:rsidR="002B5FFB" w:rsidDel="009C67B8">
          <w:rPr>
            <w:rFonts w:ascii="Times New Roman" w:hAnsi="Times New Roman" w:cs="Times New Roman"/>
            <w:sz w:val="28"/>
          </w:rPr>
          <w:delText>17</w:delText>
        </w:r>
        <w:r w:rsidDel="009C67B8">
          <w:rPr>
            <w:rFonts w:ascii="Times New Roman" w:hAnsi="Times New Roman" w:cs="Times New Roman"/>
            <w:sz w:val="28"/>
          </w:rPr>
          <w:delText xml:space="preserve"> </w:delText>
        </w:r>
      </w:del>
      <w:ins w:id="2786" w:author="Пользователь Windows" w:date="2021-01-27T20:03:00Z">
        <w:r w:rsidR="009C67B8">
          <w:rPr>
            <w:rFonts w:ascii="Times New Roman" w:hAnsi="Times New Roman" w:cs="Times New Roman"/>
            <w:sz w:val="28"/>
          </w:rPr>
          <w:t xml:space="preserve">19 </w:t>
        </w:r>
      </w:ins>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commentRangeEnd w:id="2781"/>
      <w:r>
        <w:rPr>
          <w:rStyle w:val="ab"/>
        </w:rPr>
        <w:commentReference w:id="2781"/>
      </w:r>
      <w:commentRangeEnd w:id="2782"/>
      <w:r>
        <w:rPr>
          <w:rStyle w:val="ab"/>
        </w:rPr>
        <w:commentReference w:id="2782"/>
      </w:r>
    </w:p>
    <w:p w14:paraId="4F7A66ED" w14:textId="664E83BA" w:rsidR="00B93569" w:rsidRDefault="00322377" w:rsidP="00B93569">
      <w:pPr>
        <w:spacing w:after="0" w:line="360" w:lineRule="auto"/>
        <w:contextualSpacing/>
        <w:jc w:val="center"/>
        <w:rPr>
          <w:rFonts w:ascii="Times New Roman" w:hAnsi="Times New Roman" w:cs="Times New Roman"/>
          <w:sz w:val="28"/>
          <w:lang w:val="en-US"/>
        </w:rPr>
      </w:pPr>
      <w:del w:id="2787" w:author="Пользователь Windows" w:date="2021-01-30T15:04:00Z">
        <w:r w:rsidRPr="00322377" w:rsidDel="00B1546A">
          <w:rPr>
            <w:rFonts w:ascii="Times New Roman" w:hAnsi="Times New Roman" w:cs="Times New Roman"/>
            <w:noProof/>
            <w:sz w:val="28"/>
            <w:lang w:eastAsia="ru-RU"/>
          </w:rPr>
          <w:lastRenderedPageBreak/>
          <w:drawing>
            <wp:inline distT="0" distB="0" distL="0" distR="0" wp14:anchorId="36422A1A" wp14:editId="2A7DB9E6">
              <wp:extent cx="9735233" cy="4148666"/>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740818" cy="4151046"/>
                      </a:xfrm>
                      <a:prstGeom prst="rect">
                        <a:avLst/>
                      </a:prstGeom>
                    </pic:spPr>
                  </pic:pic>
                </a:graphicData>
              </a:graphic>
            </wp:inline>
          </w:drawing>
        </w:r>
      </w:del>
      <w:ins w:id="2788" w:author="Пользователь Windows" w:date="2021-01-30T15:04:00Z">
        <w:r w:rsidR="00B1546A">
          <w:rPr>
            <w:noProof/>
            <w:lang w:eastAsia="ru-RU"/>
          </w:rPr>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49430" cy="4146170"/>
                      </a:xfrm>
                      <a:prstGeom prst="rect">
                        <a:avLst/>
                      </a:prstGeom>
                    </pic:spPr>
                  </pic:pic>
                </a:graphicData>
              </a:graphic>
            </wp:inline>
          </w:drawing>
        </w:r>
      </w:ins>
    </w:p>
    <w:p w14:paraId="4F447EBC" w14:textId="6837F4DA" w:rsidR="00B93569" w:rsidRPr="00F80663" w:rsidRDefault="00B93569" w:rsidP="00B93569">
      <w:pPr>
        <w:spacing w:after="0" w:line="360" w:lineRule="auto"/>
        <w:contextualSpacing/>
        <w:jc w:val="center"/>
        <w:rPr>
          <w:rFonts w:ascii="Times New Roman" w:hAnsi="Times New Roman" w:cs="Times New Roman"/>
          <w:sz w:val="28"/>
          <w:rPrChange w:id="2789" w:author="Пользователь Windows" w:date="2021-01-30T14:48:00Z">
            <w:rPr>
              <w:rFonts w:ascii="Times New Roman" w:hAnsi="Times New Roman" w:cs="Times New Roman"/>
              <w:sz w:val="28"/>
              <w:lang w:val="en-US"/>
            </w:rPr>
          </w:rPrChange>
        </w:rPr>
        <w:sectPr w:rsidR="00B93569" w:rsidRPr="00F80663"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del w:id="2790"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791" w:author="Пользователь Windows" w:date="2021-01-27T20:03:00Z">
        <w:r w:rsidR="009C67B8">
          <w:rPr>
            <w:rFonts w:ascii="Times New Roman" w:hAnsi="Times New Roman" w:cs="Times New Roman"/>
            <w:sz w:val="28"/>
          </w:rPr>
          <w:t xml:space="preserve">15 </w:t>
        </w:r>
      </w:ins>
      <w:r>
        <w:rPr>
          <w:rFonts w:ascii="Times New Roman" w:hAnsi="Times New Roman" w:cs="Times New Roman"/>
          <w:sz w:val="28"/>
        </w:rPr>
        <w:t xml:space="preserve">– </w:t>
      </w:r>
      <w:ins w:id="2792" w:author="Пользователь Windows" w:date="2021-01-30T14:48:00Z">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ins>
      <w:bookmarkStart w:id="2793" w:name="_GoBack"/>
      <w:bookmarkEnd w:id="2793"/>
      <w:del w:id="2794" w:author="Пользователь Windows" w:date="2021-01-30T14:48:00Z">
        <w:r w:rsidDel="00F80663">
          <w:rPr>
            <w:rFonts w:ascii="Times New Roman" w:hAnsi="Times New Roman" w:cs="Times New Roman"/>
            <w:sz w:val="28"/>
          </w:rPr>
          <w:delText xml:space="preserve">Общая диаграмма </w:delText>
        </w:r>
        <w:r w:rsidR="00096377" w:rsidDel="00F80663">
          <w:rPr>
            <w:rFonts w:ascii="Times New Roman" w:hAnsi="Times New Roman" w:cs="Times New Roman"/>
            <w:sz w:val="28"/>
          </w:rPr>
          <w:delText>классов</w:delText>
        </w:r>
      </w:del>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519420"/>
                    </a:xfrm>
                    <a:prstGeom prst="rect">
                      <a:avLst/>
                    </a:prstGeom>
                  </pic:spPr>
                </pic:pic>
              </a:graphicData>
            </a:graphic>
          </wp:inline>
        </w:drawing>
      </w:r>
    </w:p>
    <w:p w14:paraId="264AC23D" w14:textId="31D73977"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del w:id="2795" w:author="Пользователь Windows" w:date="2021-01-27T20:03:00Z">
        <w:r w:rsidRPr="005145C9" w:rsidDel="009C67B8">
          <w:rPr>
            <w:rFonts w:ascii="Times New Roman" w:hAnsi="Times New Roman" w:cs="Times New Roman"/>
            <w:sz w:val="28"/>
            <w:lang w:val="en-US"/>
          </w:rPr>
          <w:delText>1</w:delText>
        </w:r>
        <w:r w:rsidR="002B5FFB" w:rsidDel="009C67B8">
          <w:rPr>
            <w:rFonts w:ascii="Times New Roman" w:hAnsi="Times New Roman" w:cs="Times New Roman"/>
            <w:sz w:val="28"/>
            <w:lang w:val="en-US"/>
          </w:rPr>
          <w:delText>4</w:delText>
        </w:r>
        <w:r w:rsidRPr="00900EB2" w:rsidDel="009C67B8">
          <w:rPr>
            <w:rFonts w:ascii="Times New Roman" w:hAnsi="Times New Roman" w:cs="Times New Roman"/>
            <w:sz w:val="28"/>
            <w:lang w:val="en-US"/>
          </w:rPr>
          <w:delText xml:space="preserve"> </w:delText>
        </w:r>
      </w:del>
      <w:ins w:id="2796" w:author="Пользователь Windows" w:date="2021-01-27T20:03:00Z">
        <w:r w:rsidR="009C67B8" w:rsidRPr="005145C9">
          <w:rPr>
            <w:rFonts w:ascii="Times New Roman" w:hAnsi="Times New Roman" w:cs="Times New Roman"/>
            <w:sz w:val="28"/>
            <w:lang w:val="en-US"/>
          </w:rPr>
          <w:t>1</w:t>
        </w:r>
        <w:r w:rsidR="009C67B8" w:rsidRPr="009C67B8">
          <w:rPr>
            <w:rFonts w:ascii="Times New Roman" w:hAnsi="Times New Roman" w:cs="Times New Roman"/>
            <w:sz w:val="28"/>
            <w:lang w:val="en-US"/>
            <w:rPrChange w:id="2797" w:author="Пользователь Windows" w:date="2021-01-27T20:03:00Z">
              <w:rPr>
                <w:rFonts w:ascii="Times New Roman" w:hAnsi="Times New Roman" w:cs="Times New Roman"/>
                <w:sz w:val="28"/>
              </w:rPr>
            </w:rPrChange>
          </w:rPr>
          <w:t xml:space="preserve">6 </w:t>
        </w:r>
      </w:ins>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5880" cy="4026942"/>
                    </a:xfrm>
                    <a:prstGeom prst="rect">
                      <a:avLst/>
                    </a:prstGeom>
                  </pic:spPr>
                </pic:pic>
              </a:graphicData>
            </a:graphic>
          </wp:inline>
        </w:drawing>
      </w:r>
    </w:p>
    <w:p w14:paraId="30ED6040" w14:textId="04B3DE02"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del w:id="2798"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5</w:delText>
        </w:r>
        <w:r w:rsidRPr="000D7D38" w:rsidDel="009C67B8">
          <w:rPr>
            <w:rFonts w:ascii="Times New Roman" w:hAnsi="Times New Roman" w:cs="Times New Roman"/>
            <w:sz w:val="28"/>
          </w:rPr>
          <w:delText xml:space="preserve"> </w:delText>
        </w:r>
      </w:del>
      <w:ins w:id="2799" w:author="Пользователь Windows" w:date="2021-01-27T20:03:00Z">
        <w:r w:rsidR="009C67B8">
          <w:rPr>
            <w:rFonts w:ascii="Times New Roman" w:hAnsi="Times New Roman" w:cs="Times New Roman"/>
            <w:sz w:val="28"/>
          </w:rPr>
          <w:t>17</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85" cy="4412249"/>
                    </a:xfrm>
                    <a:prstGeom prst="rect">
                      <a:avLst/>
                    </a:prstGeom>
                  </pic:spPr>
                </pic:pic>
              </a:graphicData>
            </a:graphic>
          </wp:inline>
        </w:drawing>
      </w:r>
    </w:p>
    <w:p w14:paraId="0D555E09" w14:textId="1235B1AC"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del w:id="2800"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6</w:delText>
        </w:r>
        <w:r w:rsidRPr="000D7D38" w:rsidDel="009C67B8">
          <w:rPr>
            <w:rFonts w:ascii="Times New Roman" w:hAnsi="Times New Roman" w:cs="Times New Roman"/>
            <w:sz w:val="28"/>
          </w:rPr>
          <w:delText xml:space="preserve"> </w:delText>
        </w:r>
      </w:del>
      <w:ins w:id="2801" w:author="Пользователь Windows" w:date="2021-01-27T20:03:00Z">
        <w:r w:rsidR="009C67B8">
          <w:rPr>
            <w:rFonts w:ascii="Times New Roman" w:hAnsi="Times New Roman" w:cs="Times New Roman"/>
            <w:sz w:val="28"/>
          </w:rPr>
          <w:t>18</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45230"/>
                    </a:xfrm>
                    <a:prstGeom prst="rect">
                      <a:avLst/>
                    </a:prstGeom>
                  </pic:spPr>
                </pic:pic>
              </a:graphicData>
            </a:graphic>
          </wp:inline>
        </w:drawing>
      </w:r>
    </w:p>
    <w:p w14:paraId="279AC27D" w14:textId="50D01760"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802"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7</w:delText>
        </w:r>
        <w:r w:rsidRPr="000D7D38" w:rsidDel="009C67B8">
          <w:rPr>
            <w:rFonts w:ascii="Times New Roman" w:hAnsi="Times New Roman" w:cs="Times New Roman"/>
            <w:sz w:val="28"/>
          </w:rPr>
          <w:delText xml:space="preserve"> </w:delText>
        </w:r>
      </w:del>
      <w:ins w:id="2803" w:author="Пользователь Windows" w:date="2021-01-27T20:03:00Z">
        <w:r w:rsidR="009C67B8">
          <w:rPr>
            <w:rFonts w:ascii="Times New Roman" w:hAnsi="Times New Roman" w:cs="Times New Roman"/>
            <w:sz w:val="28"/>
          </w:rPr>
          <w:t>19</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2804" w:name="_Toc62909914"/>
      <w:r>
        <w:t>3.2.3. Входные и выходные данные</w:t>
      </w:r>
      <w:bookmarkEnd w:id="2804"/>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9B6123" w:rsidRDefault="00D34093" w:rsidP="002917C6">
            <w:pPr>
              <w:spacing w:line="360" w:lineRule="auto"/>
              <w:contextualSpacing/>
              <w:rPr>
                <w:rFonts w:ascii="Times New Roman" w:hAnsi="Times New Roman" w:cs="Times New Roman"/>
                <w:sz w:val="28"/>
                <w:rPrChange w:id="2805" w:author="Пользователь Windows" w:date="2021-01-30T09:18:00Z">
                  <w:rPr>
                    <w:rFonts w:ascii="ArialMT" w:hAnsi="ArialMT" w:cs="ArialMT"/>
                    <w:sz w:val="25"/>
                    <w:szCs w:val="25"/>
                  </w:rPr>
                </w:rPrChange>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9B6123">
              <w:rPr>
                <w:rFonts w:ascii="Times New Roman" w:hAnsi="Times New Roman" w:cs="Times New Roman"/>
                <w:sz w:val="28"/>
                <w:rPrChange w:id="2806" w:author="Пользователь Windows" w:date="2021-01-30T09:18:00Z">
                  <w:rPr>
                    <w:rFonts w:ascii="ArialMT" w:hAnsi="ArialMT" w:cs="ArialMT"/>
                    <w:sz w:val="25"/>
                    <w:szCs w:val="25"/>
                  </w:rPr>
                </w:rPrChange>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9B6123">
              <w:rPr>
                <w:rFonts w:ascii="Times New Roman" w:hAnsi="Times New Roman" w:cs="Times New Roman"/>
                <w:sz w:val="28"/>
                <w:rPrChange w:id="2807" w:author="Пользователь Windows" w:date="2021-01-30T09:18:00Z">
                  <w:rPr>
                    <w:rFonts w:ascii="ArialMT" w:hAnsi="ArialMT" w:cs="ArialMT"/>
                    <w:sz w:val="25"/>
                    <w:szCs w:val="25"/>
                  </w:rPr>
                </w:rPrChange>
              </w:rPr>
              <w:t>формат с плавающей запятой)</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5C5C0A34" w14:textId="2F68B9B0" w:rsidR="00D34093" w:rsidRPr="00D34093" w:rsidDel="009B6123" w:rsidRDefault="00D34093" w:rsidP="002917C6">
            <w:pPr>
              <w:pStyle w:val="a4"/>
              <w:numPr>
                <w:ilvl w:val="0"/>
                <w:numId w:val="32"/>
              </w:numPr>
              <w:spacing w:line="360" w:lineRule="auto"/>
              <w:ind w:left="458"/>
              <w:rPr>
                <w:del w:id="2808" w:author="Пользователь Windows" w:date="2021-01-30T09:18:00Z"/>
                <w:rFonts w:ascii="Times New Roman" w:hAnsi="Times New Roman" w:cs="Times New Roman"/>
                <w:sz w:val="28"/>
              </w:rPr>
            </w:pPr>
            <w:del w:id="2809" w:author="Пользователь Windows" w:date="2021-01-30T09:18:00Z">
              <w:r w:rsidRPr="00D34093" w:rsidDel="009B6123">
                <w:rPr>
                  <w:rFonts w:ascii="Times New Roman" w:hAnsi="Times New Roman" w:cs="Times New Roman"/>
                  <w:sz w:val="28"/>
                </w:rPr>
                <w:delText>Потребляемая активная и реактивная мощность</w:delText>
              </w:r>
            </w:del>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ins w:id="2810" w:author="Пользователь Windows" w:date="2021-01-30T09:18:00Z">
              <w:r w:rsidR="009B6123">
                <w:rPr>
                  <w:rFonts w:ascii="Times New Roman" w:hAnsi="Times New Roman" w:cs="Times New Roman"/>
                  <w:sz w:val="28"/>
                </w:rPr>
                <w:t>/отключенное</w:t>
              </w:r>
            </w:ins>
            <w:r>
              <w:rPr>
                <w:rFonts w:ascii="Times New Roman" w:hAnsi="Times New Roman" w:cs="Times New Roman"/>
                <w:sz w:val="28"/>
              </w:rPr>
              <w:t xml:space="preserve"> состояние генераторов</w:t>
            </w:r>
          </w:p>
          <w:p w14:paraId="4B17489D" w14:textId="53940D7A"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ins w:id="2811" w:author="Пользователь Windows" w:date="2021-01-30T09:18:00Z">
              <w:r w:rsidR="009B6123">
                <w:rPr>
                  <w:rFonts w:ascii="Times New Roman" w:hAnsi="Times New Roman" w:cs="Times New Roman"/>
                  <w:sz w:val="28"/>
                </w:rPr>
                <w:t>/отключенное</w:t>
              </w:r>
            </w:ins>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6DEC3662" w14:textId="12434BDF" w:rsidR="00453D10" w:rsidDel="009B6123" w:rsidRDefault="00453D10" w:rsidP="00652966">
            <w:pPr>
              <w:pStyle w:val="a4"/>
              <w:numPr>
                <w:ilvl w:val="0"/>
                <w:numId w:val="32"/>
              </w:numPr>
              <w:spacing w:line="360" w:lineRule="auto"/>
              <w:ind w:left="458"/>
              <w:rPr>
                <w:del w:id="2812" w:author="Пользователь Windows" w:date="2021-01-30T09:18:00Z"/>
                <w:rFonts w:ascii="Times New Roman" w:hAnsi="Times New Roman" w:cs="Times New Roman"/>
                <w:sz w:val="28"/>
              </w:rPr>
            </w:pPr>
            <w:del w:id="2813" w:author="Пользователь Windows" w:date="2021-01-30T09:18:00Z">
              <w:r w:rsidRPr="00453D10" w:rsidDel="009B6123">
                <w:rPr>
                  <w:rFonts w:ascii="Times New Roman" w:hAnsi="Times New Roman" w:cs="Times New Roman"/>
                  <w:sz w:val="28"/>
                </w:rPr>
                <w:delText>Потребляемая активная и реактивная мощность</w:delText>
              </w:r>
            </w:del>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5EA888CB"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ins w:id="2814" w:author="Пользователь Windows" w:date="2021-01-30T09:18:00Z">
              <w:r w:rsidR="009B6123">
                <w:rPr>
                  <w:rFonts w:ascii="Times New Roman" w:hAnsi="Times New Roman" w:cs="Times New Roman"/>
                  <w:sz w:val="28"/>
                </w:rPr>
                <w:t>/отключенное</w:t>
              </w:r>
            </w:ins>
            <w:r>
              <w:rPr>
                <w:rFonts w:ascii="Times New Roman" w:hAnsi="Times New Roman" w:cs="Times New Roman"/>
                <w:sz w:val="28"/>
              </w:rPr>
              <w:t xml:space="preserve"> состояние генераторов</w:t>
            </w:r>
          </w:p>
          <w:p w14:paraId="78B59690" w14:textId="35CF8FB1"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ins w:id="2815" w:author="Пользователь Windows" w:date="2021-01-30T09:18:00Z">
              <w:r w:rsidR="009B6123">
                <w:rPr>
                  <w:rFonts w:ascii="Times New Roman" w:hAnsi="Times New Roman" w:cs="Times New Roman"/>
                  <w:sz w:val="28"/>
                </w:rPr>
                <w:t>/отключенное</w:t>
              </w:r>
            </w:ins>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4F81BF78"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del w:id="2816"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del>
      <w:ins w:id="2817" w:author="Пользователь Windows" w:date="2021-01-27T20:04:00Z">
        <w:r w:rsidR="009C67B8">
          <w:rPr>
            <w:rFonts w:ascii="Times New Roman" w:hAnsi="Times New Roman" w:cs="Times New Roman"/>
            <w:sz w:val="28"/>
          </w:rPr>
          <w:t>20</w:t>
        </w:r>
      </w:ins>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del w:id="2818"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9</w:delText>
        </w:r>
      </w:del>
      <w:ins w:id="2819" w:author="Пользователь Windows" w:date="2021-01-27T20:04:00Z">
        <w:r w:rsidR="009C67B8">
          <w:rPr>
            <w:rFonts w:ascii="Times New Roman" w:hAnsi="Times New Roman" w:cs="Times New Roman"/>
            <w:sz w:val="28"/>
          </w:rPr>
          <w:t>21</w:t>
        </w:r>
      </w:ins>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306205AF"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820" w:author="Пользователь Windows" w:date="2021-01-27T20:04:00Z">
        <w:r w:rsidRPr="00B616A0"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821" w:author="Пользователь Windows" w:date="2021-01-27T20:04:00Z">
        <w:r w:rsidR="009C67B8">
          <w:rPr>
            <w:rFonts w:ascii="Times New Roman" w:hAnsi="Times New Roman" w:cs="Times New Roman"/>
            <w:sz w:val="28"/>
          </w:rPr>
          <w:t xml:space="preserve">20 </w:t>
        </w:r>
      </w:ins>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384803A7" w14:textId="712271ED" w:rsidR="00453D10" w:rsidRPr="009A633E" w:rsidDel="00FC39AC" w:rsidRDefault="00B616A0">
      <w:pPr>
        <w:spacing w:after="0" w:line="360" w:lineRule="auto"/>
        <w:ind w:firstLine="709"/>
        <w:contextualSpacing/>
        <w:jc w:val="center"/>
        <w:rPr>
          <w:del w:id="2822" w:author="Пользователь Windows" w:date="2021-01-30T09:19:00Z"/>
          <w:rFonts w:ascii="Times New Roman" w:hAnsi="Times New Roman" w:cs="Times New Roman"/>
          <w:sz w:val="28"/>
        </w:rPr>
      </w:pPr>
      <w:r w:rsidRPr="009A633E">
        <w:rPr>
          <w:rFonts w:ascii="Times New Roman" w:hAnsi="Times New Roman" w:cs="Times New Roman"/>
          <w:sz w:val="28"/>
        </w:rPr>
        <w:t xml:space="preserve">Рисунок </w:t>
      </w:r>
      <w:del w:id="2823" w:author="Пользователь Windows" w:date="2021-01-27T20:04:00Z">
        <w:r w:rsidRPr="009A633E" w:rsidDel="009C67B8">
          <w:rPr>
            <w:rFonts w:ascii="Times New Roman" w:hAnsi="Times New Roman" w:cs="Times New Roman"/>
            <w:sz w:val="28"/>
          </w:rPr>
          <w:delText>1</w:delText>
        </w:r>
        <w:r w:rsidR="002B5FFB" w:rsidRPr="009A633E" w:rsidDel="009C67B8">
          <w:rPr>
            <w:rFonts w:ascii="Times New Roman" w:hAnsi="Times New Roman" w:cs="Times New Roman"/>
            <w:sz w:val="28"/>
          </w:rPr>
          <w:delText>9</w:delText>
        </w:r>
        <w:r w:rsidRPr="009A633E" w:rsidDel="009C67B8">
          <w:rPr>
            <w:rFonts w:ascii="Times New Roman" w:hAnsi="Times New Roman" w:cs="Times New Roman"/>
            <w:sz w:val="28"/>
          </w:rPr>
          <w:delText xml:space="preserve"> </w:delText>
        </w:r>
      </w:del>
      <w:ins w:id="2824" w:author="Пользователь Windows" w:date="2021-01-27T20:04:00Z">
        <w:r w:rsidR="009C67B8" w:rsidRPr="009A633E">
          <w:rPr>
            <w:rFonts w:ascii="Times New Roman" w:hAnsi="Times New Roman" w:cs="Times New Roman"/>
            <w:sz w:val="28"/>
          </w:rPr>
          <w:t xml:space="preserve">21 </w:t>
        </w:r>
      </w:ins>
      <w:r w:rsidRPr="009A633E">
        <w:rPr>
          <w:rFonts w:ascii="Times New Roman" w:hAnsi="Times New Roman" w:cs="Times New Roman"/>
          <w:sz w:val="28"/>
        </w:rPr>
        <w:t>– Выходные данные в случае, когда АР не возни</w:t>
      </w:r>
      <w:ins w:id="2825" w:author="Пользователь Windows" w:date="2021-01-30T09:20:00Z">
        <w:r w:rsidR="00FC39AC" w:rsidRPr="009A633E">
          <w:rPr>
            <w:rFonts w:ascii="Times New Roman" w:hAnsi="Times New Roman" w:cs="Times New Roman"/>
            <w:sz w:val="28"/>
            <w:rPrChange w:id="2826" w:author="Пользователь Windows" w:date="2021-01-30T14:15:00Z">
              <w:rPr>
                <w:rFonts w:cs="Times New Roman"/>
                <w:b/>
              </w:rPr>
            </w:rPrChange>
          </w:rPr>
          <w:t>кает</w:t>
        </w:r>
      </w:ins>
      <w:del w:id="2827" w:author="Пользователь Windows" w:date="2021-01-30T09:20:00Z">
        <w:r w:rsidRPr="009A633E" w:rsidDel="00FC39AC">
          <w:rPr>
            <w:rFonts w:ascii="Times New Roman" w:hAnsi="Times New Roman" w:cs="Times New Roman"/>
            <w:sz w:val="28"/>
          </w:rPr>
          <w:delText>кае</w:delText>
        </w:r>
      </w:del>
      <w:del w:id="2828" w:author="Пользователь Windows" w:date="2021-01-30T09:19:00Z">
        <w:r w:rsidRPr="009A633E" w:rsidDel="00FC39AC">
          <w:rPr>
            <w:rFonts w:ascii="Times New Roman" w:hAnsi="Times New Roman" w:cs="Times New Roman"/>
            <w:sz w:val="28"/>
          </w:rPr>
          <w:delText>т</w:delText>
        </w:r>
      </w:del>
    </w:p>
    <w:p w14:paraId="7723FF10" w14:textId="28FA30D5" w:rsidR="005145C9" w:rsidRPr="009A633E" w:rsidDel="00FC39AC" w:rsidRDefault="00034FDB">
      <w:pPr>
        <w:spacing w:after="0" w:line="360" w:lineRule="auto"/>
        <w:ind w:firstLine="709"/>
        <w:contextualSpacing/>
        <w:jc w:val="center"/>
        <w:rPr>
          <w:del w:id="2829" w:author="Пользователь Windows" w:date="2021-01-30T09:19:00Z"/>
          <w:rFonts w:cs="Times New Roman"/>
          <w:rPrChange w:id="2830" w:author="Пользователь Windows" w:date="2021-01-30T14:15:00Z">
            <w:rPr>
              <w:del w:id="2831" w:author="Пользователь Windows" w:date="2021-01-30T09:19:00Z"/>
              <w:rFonts w:cs="Times New Roman"/>
            </w:rPr>
          </w:rPrChange>
        </w:rPr>
        <w:pPrChange w:id="2832" w:author="Пользователь Windows" w:date="2021-01-30T14:16:00Z">
          <w:pPr>
            <w:pStyle w:val="3"/>
          </w:pPr>
        </w:pPrChange>
      </w:pPr>
      <w:del w:id="2833" w:author="Пользователь Windows" w:date="2021-01-30T09:19:00Z">
        <w:r w:rsidRPr="009A633E" w:rsidDel="00FC39AC">
          <w:rPr>
            <w:rFonts w:ascii="Times New Roman" w:hAnsi="Times New Roman" w:cs="Times New Roman"/>
            <w:sz w:val="28"/>
            <w:rPrChange w:id="2834" w:author="Пользователь Windows" w:date="2021-01-30T14:15:00Z">
              <w:rPr>
                <w:rFonts w:cs="Times New Roman"/>
              </w:rPr>
            </w:rPrChange>
          </w:rPr>
          <w:delText>3.2.</w:delText>
        </w:r>
        <w:r w:rsidR="002E4E13" w:rsidRPr="009A633E" w:rsidDel="00FC39AC">
          <w:rPr>
            <w:rFonts w:ascii="Times New Roman" w:hAnsi="Times New Roman" w:cs="Times New Roman"/>
            <w:sz w:val="28"/>
            <w:rPrChange w:id="2835" w:author="Пользователь Windows" w:date="2021-01-30T14:15:00Z">
              <w:rPr>
                <w:rFonts w:cs="Times New Roman"/>
              </w:rPr>
            </w:rPrChange>
          </w:rPr>
          <w:delText>4</w:delText>
        </w:r>
        <w:r w:rsidRPr="009A633E" w:rsidDel="00FC39AC">
          <w:rPr>
            <w:rFonts w:ascii="Times New Roman" w:hAnsi="Times New Roman" w:cs="Times New Roman"/>
            <w:sz w:val="28"/>
            <w:rPrChange w:id="2836" w:author="Пользователь Windows" w:date="2021-01-30T14:15:00Z">
              <w:rPr>
                <w:rFonts w:cs="Times New Roman"/>
              </w:rPr>
            </w:rPrChange>
          </w:rPr>
          <w:delText>. Системные требования</w:delText>
        </w:r>
      </w:del>
    </w:p>
    <w:p w14:paraId="3AFCF7DB" w14:textId="28630C12" w:rsidR="00034FDB" w:rsidRPr="009A633E" w:rsidDel="00FC39AC" w:rsidRDefault="00034FDB">
      <w:pPr>
        <w:spacing w:after="0" w:line="360" w:lineRule="auto"/>
        <w:ind w:firstLine="709"/>
        <w:contextualSpacing/>
        <w:jc w:val="center"/>
        <w:rPr>
          <w:del w:id="2837" w:author="Пользователь Windows" w:date="2021-01-30T09:19:00Z"/>
          <w:rFonts w:ascii="Times New Roman" w:hAnsi="Times New Roman" w:cs="Times New Roman"/>
          <w:sz w:val="28"/>
        </w:rPr>
        <w:pPrChange w:id="2838" w:author="Пользователь Windows" w:date="2021-01-30T14:16:00Z">
          <w:pPr>
            <w:spacing w:after="0" w:line="360" w:lineRule="auto"/>
            <w:ind w:firstLine="709"/>
            <w:contextualSpacing/>
            <w:jc w:val="both"/>
          </w:pPr>
        </w:pPrChange>
      </w:pPr>
      <w:del w:id="2839" w:author="Пользователь Windows" w:date="2021-01-30T09:19:00Z">
        <w:r w:rsidRPr="009A633E" w:rsidDel="00FC39AC">
          <w:rPr>
            <w:rFonts w:ascii="Times New Roman" w:hAnsi="Times New Roman" w:cs="Times New Roman"/>
            <w:sz w:val="28"/>
          </w:rPr>
          <w:delText xml:space="preserve">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w:delText>
        </w:r>
        <w:r w:rsidR="00D91A16" w:rsidRPr="009A633E" w:rsidDel="00FC39AC">
          <w:rPr>
            <w:rFonts w:ascii="Times New Roman" w:hAnsi="Times New Roman" w:cs="Times New Roman"/>
            <w:sz w:val="28"/>
          </w:rPr>
          <w:delText>4</w:delText>
        </w:r>
        <w:r w:rsidRPr="009A633E" w:rsidDel="00FC39AC">
          <w:rPr>
            <w:rFonts w:ascii="Times New Roman" w:hAnsi="Times New Roman" w:cs="Times New Roman"/>
            <w:sz w:val="28"/>
          </w:rPr>
          <w:delText>.</w:delText>
        </w:r>
      </w:del>
    </w:p>
    <w:p w14:paraId="15BD6DE5" w14:textId="21EC56E6" w:rsidR="00034FDB" w:rsidRPr="009A633E" w:rsidDel="00FC39AC" w:rsidRDefault="00034FDB">
      <w:pPr>
        <w:spacing w:after="0" w:line="360" w:lineRule="auto"/>
        <w:ind w:firstLine="709"/>
        <w:contextualSpacing/>
        <w:jc w:val="center"/>
        <w:rPr>
          <w:del w:id="2840" w:author="Пользователь Windows" w:date="2021-01-30T09:19:00Z"/>
          <w:rFonts w:ascii="Times New Roman" w:hAnsi="Times New Roman" w:cs="Times New Roman"/>
          <w:sz w:val="28"/>
        </w:rPr>
        <w:pPrChange w:id="2841" w:author="Пользователь Windows" w:date="2021-01-30T14:16:00Z">
          <w:pPr>
            <w:spacing w:after="0" w:line="360" w:lineRule="auto"/>
            <w:ind w:firstLine="709"/>
            <w:contextualSpacing/>
            <w:jc w:val="both"/>
          </w:pPr>
        </w:pPrChange>
      </w:pPr>
      <w:del w:id="2842" w:author="Пользователь Windows" w:date="2021-01-30T09:19:00Z">
        <w:r w:rsidRPr="009A633E" w:rsidDel="00FC39AC">
          <w:rPr>
            <w:rFonts w:ascii="Times New Roman" w:hAnsi="Times New Roman" w:cs="Times New Roman"/>
            <w:sz w:val="28"/>
          </w:rPr>
          <w:delText xml:space="preserve">Таблица </w:delText>
        </w:r>
        <w:r w:rsidR="00D91A16" w:rsidRPr="009A633E" w:rsidDel="00FC39AC">
          <w:rPr>
            <w:rFonts w:ascii="Times New Roman" w:hAnsi="Times New Roman" w:cs="Times New Roman"/>
            <w:sz w:val="28"/>
          </w:rPr>
          <w:delText>4</w:delText>
        </w:r>
        <w:r w:rsidRPr="009A633E" w:rsidDel="00FC39AC">
          <w:rPr>
            <w:rFonts w:ascii="Times New Roman" w:hAnsi="Times New Roman" w:cs="Times New Roman"/>
            <w:sz w:val="28"/>
          </w:rPr>
          <w:delText xml:space="preserve"> – Системные требования для работы системы ЦАЛАР</w:delText>
        </w:r>
      </w:del>
    </w:p>
    <w:tbl>
      <w:tblPr>
        <w:tblStyle w:val="a3"/>
        <w:tblW w:w="0" w:type="auto"/>
        <w:tblLook w:val="04A0" w:firstRow="1" w:lastRow="0" w:firstColumn="1" w:lastColumn="0" w:noHBand="0" w:noVBand="1"/>
      </w:tblPr>
      <w:tblGrid>
        <w:gridCol w:w="4672"/>
        <w:gridCol w:w="4673"/>
      </w:tblGrid>
      <w:tr w:rsidR="00034FDB" w:rsidRPr="00422731" w:rsidDel="00FC39AC" w14:paraId="32C13FDF" w14:textId="38D6C1CA" w:rsidTr="00034FDB">
        <w:trPr>
          <w:del w:id="2843" w:author="Пользователь Windows" w:date="2021-01-30T09:19:00Z"/>
        </w:trPr>
        <w:tc>
          <w:tcPr>
            <w:tcW w:w="4672" w:type="dxa"/>
          </w:tcPr>
          <w:p w14:paraId="766BCB77" w14:textId="1DE3DF2A" w:rsidR="009A633E" w:rsidRDefault="009A633E">
            <w:pPr>
              <w:jc w:val="center"/>
              <w:rPr>
                <w:ins w:id="2844" w:author="Пользователь Windows" w:date="2021-01-30T14:37:00Z"/>
              </w:rPr>
              <w:pPrChange w:id="2845" w:author="Пользователь Windows" w:date="2021-01-30T14:16:00Z">
                <w:pPr>
                  <w:pStyle w:val="2"/>
                  <w:outlineLvl w:val="1"/>
                </w:pPr>
              </w:pPrChange>
            </w:pPr>
          </w:p>
          <w:p w14:paraId="49F4FF69" w14:textId="77777777" w:rsidR="00D21161" w:rsidRDefault="00D21161">
            <w:pPr>
              <w:jc w:val="center"/>
              <w:rPr>
                <w:ins w:id="2846" w:author="Пользователь Windows" w:date="2021-01-30T14:15:00Z"/>
              </w:rPr>
              <w:pPrChange w:id="2847" w:author="Пользователь Windows" w:date="2021-01-30T14:16:00Z">
                <w:pPr>
                  <w:pStyle w:val="2"/>
                  <w:outlineLvl w:val="1"/>
                </w:pPr>
              </w:pPrChange>
            </w:pPr>
          </w:p>
          <w:p w14:paraId="030CB918" w14:textId="54C6F60C" w:rsidR="009A633E" w:rsidRDefault="009A633E">
            <w:pPr>
              <w:rPr>
                <w:ins w:id="2848" w:author="Пользователь Windows" w:date="2021-01-30T14:15:00Z"/>
              </w:rPr>
              <w:pPrChange w:id="2849" w:author="Пользователь Windows" w:date="2021-01-30T14:15:00Z">
                <w:pPr>
                  <w:pStyle w:val="2"/>
                  <w:outlineLvl w:val="1"/>
                </w:pPr>
              </w:pPrChange>
            </w:pPr>
          </w:p>
          <w:p w14:paraId="6FDA09D1" w14:textId="2A1E87AD" w:rsidR="009A633E" w:rsidRDefault="009A633E">
            <w:pPr>
              <w:rPr>
                <w:ins w:id="2850" w:author="Пользователь Windows" w:date="2021-01-30T14:15:00Z"/>
              </w:rPr>
              <w:pPrChange w:id="2851" w:author="Пользователь Windows" w:date="2021-01-30T14:15:00Z">
                <w:pPr>
                  <w:pStyle w:val="2"/>
                  <w:outlineLvl w:val="1"/>
                </w:pPr>
              </w:pPrChange>
            </w:pPr>
          </w:p>
          <w:p w14:paraId="7047C3E6" w14:textId="77777777" w:rsidR="009A633E" w:rsidRDefault="009A633E">
            <w:pPr>
              <w:rPr>
                <w:ins w:id="2852" w:author="Пользователь Windows" w:date="2021-01-30T14:15:00Z"/>
              </w:rPr>
              <w:pPrChange w:id="2853" w:author="Пользователь Windows" w:date="2021-01-30T14:15:00Z">
                <w:pPr>
                  <w:pStyle w:val="2"/>
                  <w:outlineLvl w:val="1"/>
                </w:pPr>
              </w:pPrChange>
            </w:pPr>
          </w:p>
          <w:p w14:paraId="1F2D9BCC" w14:textId="4E35863E" w:rsidR="00034FDB" w:rsidRPr="00422731" w:rsidDel="00FC39AC" w:rsidRDefault="00FC39AC">
            <w:pPr>
              <w:rPr>
                <w:del w:id="2854" w:author="Пользователь Windows" w:date="2021-01-30T09:19:00Z"/>
                <w:b/>
                <w:rPrChange w:id="2855" w:author="Пользователь Windows" w:date="2021-01-30T14:15:00Z">
                  <w:rPr>
                    <w:del w:id="2856" w:author="Пользователь Windows" w:date="2021-01-30T09:19:00Z"/>
                    <w:rFonts w:ascii="Times New Roman" w:hAnsi="Times New Roman" w:cs="Times New Roman"/>
                    <w:sz w:val="28"/>
                  </w:rPr>
                </w:rPrChange>
              </w:rPr>
              <w:pPrChange w:id="2857" w:author="Пользователь Windows" w:date="2021-01-30T14:15:00Z">
                <w:pPr>
                  <w:spacing w:line="360" w:lineRule="auto"/>
                  <w:contextualSpacing/>
                  <w:jc w:val="center"/>
                </w:pPr>
              </w:pPrChange>
            </w:pPr>
            <w:ins w:id="2858" w:author="Пользователь Windows" w:date="2021-01-30T09:20:00Z">
              <w:r w:rsidRPr="00422731">
                <w:rPr>
                  <w:b/>
                  <w:rPrChange w:id="2859" w:author="Пользователь Windows" w:date="2021-01-30T14:15:00Z">
                    <w:rPr>
                      <w:rFonts w:cs="Times New Roman"/>
                    </w:rPr>
                  </w:rPrChange>
                </w:rPr>
                <w:t>т</w:t>
              </w:r>
            </w:ins>
            <w:del w:id="2860" w:author="Пользователь Windows" w:date="2021-01-30T09:19:00Z">
              <w:r w:rsidR="00034FDB" w:rsidRPr="00422731" w:rsidDel="00FC39AC">
                <w:rPr>
                  <w:b/>
                  <w:rPrChange w:id="2861" w:author="Пользователь Windows" w:date="2021-01-30T14:15:00Z">
                    <w:rPr>
                      <w:rFonts w:ascii="Times New Roman" w:hAnsi="Times New Roman" w:cs="Times New Roman"/>
                      <w:sz w:val="28"/>
                    </w:rPr>
                  </w:rPrChange>
                </w:rPr>
                <w:delText>Параметр</w:delText>
              </w:r>
            </w:del>
          </w:p>
        </w:tc>
        <w:tc>
          <w:tcPr>
            <w:tcW w:w="4673" w:type="dxa"/>
          </w:tcPr>
          <w:p w14:paraId="33BE9E07" w14:textId="41280F10" w:rsidR="00034FDB" w:rsidRPr="00422731" w:rsidDel="00FC39AC" w:rsidRDefault="00034FDB">
            <w:pPr>
              <w:rPr>
                <w:del w:id="2862" w:author="Пользователь Windows" w:date="2021-01-30T09:19:00Z"/>
                <w:b/>
                <w:rPrChange w:id="2863" w:author="Пользователь Windows" w:date="2021-01-30T14:15:00Z">
                  <w:rPr>
                    <w:del w:id="2864" w:author="Пользователь Windows" w:date="2021-01-30T09:19:00Z"/>
                    <w:rFonts w:ascii="Times New Roman" w:hAnsi="Times New Roman" w:cs="Times New Roman"/>
                    <w:sz w:val="28"/>
                  </w:rPr>
                </w:rPrChange>
              </w:rPr>
              <w:pPrChange w:id="2865" w:author="Пользователь Windows" w:date="2021-01-30T14:15:00Z">
                <w:pPr>
                  <w:spacing w:line="360" w:lineRule="auto"/>
                  <w:contextualSpacing/>
                  <w:jc w:val="center"/>
                </w:pPr>
              </w:pPrChange>
            </w:pPr>
            <w:del w:id="2866" w:author="Пользователь Windows" w:date="2021-01-30T09:19:00Z">
              <w:r w:rsidRPr="00422731" w:rsidDel="00FC39AC">
                <w:rPr>
                  <w:b/>
                  <w:rPrChange w:id="2867" w:author="Пользователь Windows" w:date="2021-01-30T14:15:00Z">
                    <w:rPr>
                      <w:rFonts w:ascii="Times New Roman" w:hAnsi="Times New Roman" w:cs="Times New Roman"/>
                      <w:sz w:val="28"/>
                    </w:rPr>
                  </w:rPrChange>
                </w:rPr>
                <w:delText>Рекомендуемые требования</w:delText>
              </w:r>
            </w:del>
          </w:p>
        </w:tc>
      </w:tr>
      <w:tr w:rsidR="00034FDB" w:rsidRPr="00FC39AC" w:rsidDel="00FC39AC" w14:paraId="3D9DF7A7" w14:textId="118CD093" w:rsidTr="00034FDB">
        <w:trPr>
          <w:del w:id="2868" w:author="Пользователь Windows" w:date="2021-01-30T09:19:00Z"/>
        </w:trPr>
        <w:tc>
          <w:tcPr>
            <w:tcW w:w="4672" w:type="dxa"/>
          </w:tcPr>
          <w:p w14:paraId="3ABC12DF" w14:textId="5BCD79D2" w:rsidR="00034FDB" w:rsidDel="00FC39AC" w:rsidRDefault="00034FDB">
            <w:pPr>
              <w:rPr>
                <w:del w:id="2869" w:author="Пользователь Windows" w:date="2021-01-30T09:19:00Z"/>
              </w:rPr>
              <w:pPrChange w:id="2870" w:author="Пользователь Windows" w:date="2021-01-30T14:15:00Z">
                <w:pPr>
                  <w:spacing w:line="360" w:lineRule="auto"/>
                  <w:contextualSpacing/>
                  <w:jc w:val="center"/>
                </w:pPr>
              </w:pPrChange>
            </w:pPr>
            <w:del w:id="2871" w:author="Пользователь Windows" w:date="2021-01-30T09:19:00Z">
              <w:r w:rsidDel="00FC39AC">
                <w:delText>Процессор</w:delText>
              </w:r>
              <w:r w:rsidR="00320427" w:rsidDel="00FC39AC">
                <w:delText>, ГГц</w:delText>
              </w:r>
            </w:del>
          </w:p>
        </w:tc>
        <w:tc>
          <w:tcPr>
            <w:tcW w:w="4673" w:type="dxa"/>
          </w:tcPr>
          <w:p w14:paraId="5C2CCC14" w14:textId="2D14C9C2" w:rsidR="00034FDB" w:rsidDel="00FC39AC" w:rsidRDefault="00034FDB">
            <w:pPr>
              <w:rPr>
                <w:del w:id="2872" w:author="Пользователь Windows" w:date="2021-01-30T09:19:00Z"/>
              </w:rPr>
              <w:pPrChange w:id="2873" w:author="Пользователь Windows" w:date="2021-01-30T14:15:00Z">
                <w:pPr>
                  <w:spacing w:line="360" w:lineRule="auto"/>
                  <w:contextualSpacing/>
                  <w:jc w:val="center"/>
                </w:pPr>
              </w:pPrChange>
            </w:pPr>
            <w:del w:id="2874" w:author="Пользователь Windows" w:date="2021-01-30T09:19:00Z">
              <w:r w:rsidRPr="00034FDB" w:rsidDel="00FC39AC">
                <w:delText>2.</w:delText>
              </w:r>
              <w:r w:rsidR="00320427" w:rsidDel="00FC39AC">
                <w:delText>3</w:delText>
              </w:r>
            </w:del>
          </w:p>
        </w:tc>
      </w:tr>
      <w:tr w:rsidR="00034FDB" w:rsidRPr="00FC39AC" w:rsidDel="00FC39AC" w14:paraId="2B23C419" w14:textId="375165A9" w:rsidTr="00034FDB">
        <w:trPr>
          <w:del w:id="2875" w:author="Пользователь Windows" w:date="2021-01-30T09:19:00Z"/>
        </w:trPr>
        <w:tc>
          <w:tcPr>
            <w:tcW w:w="4672" w:type="dxa"/>
          </w:tcPr>
          <w:p w14:paraId="70329A15" w14:textId="438D4493" w:rsidR="00034FDB" w:rsidDel="00FC39AC" w:rsidRDefault="00034FDB">
            <w:pPr>
              <w:rPr>
                <w:del w:id="2876" w:author="Пользователь Windows" w:date="2021-01-30T09:19:00Z"/>
              </w:rPr>
              <w:pPrChange w:id="2877" w:author="Пользователь Windows" w:date="2021-01-30T14:15:00Z">
                <w:pPr>
                  <w:spacing w:line="360" w:lineRule="auto"/>
                  <w:contextualSpacing/>
                  <w:jc w:val="center"/>
                </w:pPr>
              </w:pPrChange>
            </w:pPr>
            <w:del w:id="2878" w:author="Пользователь Windows" w:date="2021-01-30T09:19:00Z">
              <w:r w:rsidRPr="00034FDB" w:rsidDel="00FC39AC">
                <w:delText>Оперативная память</w:delText>
              </w:r>
              <w:r w:rsidR="00320427" w:rsidDel="00FC39AC">
                <w:delText xml:space="preserve">, </w:delText>
              </w:r>
              <w:r w:rsidR="00320427" w:rsidRPr="00034FDB" w:rsidDel="00FC39AC">
                <w:delText>ГБ</w:delText>
              </w:r>
            </w:del>
          </w:p>
        </w:tc>
        <w:tc>
          <w:tcPr>
            <w:tcW w:w="4673" w:type="dxa"/>
          </w:tcPr>
          <w:p w14:paraId="604DFE5B" w14:textId="1D8CA2E1" w:rsidR="00034FDB" w:rsidDel="00FC39AC" w:rsidRDefault="00034FDB">
            <w:pPr>
              <w:rPr>
                <w:del w:id="2879" w:author="Пользователь Windows" w:date="2021-01-30T09:19:00Z"/>
              </w:rPr>
              <w:pPrChange w:id="2880" w:author="Пользователь Windows" w:date="2021-01-30T14:15:00Z">
                <w:pPr>
                  <w:spacing w:line="360" w:lineRule="auto"/>
                  <w:contextualSpacing/>
                  <w:jc w:val="center"/>
                </w:pPr>
              </w:pPrChange>
            </w:pPr>
            <w:del w:id="2881" w:author="Пользователь Windows" w:date="2021-01-30T09:19:00Z">
              <w:r w:rsidDel="00FC39AC">
                <w:delText>16</w:delText>
              </w:r>
            </w:del>
          </w:p>
        </w:tc>
      </w:tr>
      <w:tr w:rsidR="00034FDB" w:rsidRPr="00FC39AC" w:rsidDel="00FC39AC" w14:paraId="3E7ABD56" w14:textId="7C9590A7" w:rsidTr="00034FDB">
        <w:trPr>
          <w:del w:id="2882" w:author="Пользователь Windows" w:date="2021-01-30T09:19:00Z"/>
        </w:trPr>
        <w:tc>
          <w:tcPr>
            <w:tcW w:w="4672" w:type="dxa"/>
          </w:tcPr>
          <w:p w14:paraId="1626C129" w14:textId="1464B9A6" w:rsidR="00034FDB" w:rsidRPr="00034FDB" w:rsidDel="00FC39AC" w:rsidRDefault="00034FDB">
            <w:pPr>
              <w:rPr>
                <w:del w:id="2883" w:author="Пользователь Windows" w:date="2021-01-30T09:19:00Z"/>
              </w:rPr>
              <w:pPrChange w:id="2884" w:author="Пользователь Windows" w:date="2021-01-30T14:15:00Z">
                <w:pPr>
                  <w:spacing w:line="360" w:lineRule="auto"/>
                  <w:contextualSpacing/>
                  <w:jc w:val="center"/>
                </w:pPr>
              </w:pPrChange>
            </w:pPr>
            <w:del w:id="2885" w:author="Пользователь Windows" w:date="2021-01-30T09:19:00Z">
              <w:r w:rsidRPr="00034FDB" w:rsidDel="00FC39AC">
                <w:delText xml:space="preserve">Свободное место на </w:delText>
              </w:r>
              <w:r w:rsidRPr="00FC39AC" w:rsidDel="00FC39AC">
                <w:rPr>
                  <w:rPrChange w:id="2886" w:author="Пользователь Windows" w:date="2021-01-30T09:19:00Z">
                    <w:rPr>
                      <w:rFonts w:ascii="Times New Roman" w:hAnsi="Times New Roman" w:cs="Times New Roman"/>
                      <w:sz w:val="28"/>
                      <w:lang w:val="en-US"/>
                    </w:rPr>
                  </w:rPrChange>
                </w:rPr>
                <w:delText>SS</w:delText>
              </w:r>
              <w:r w:rsidRPr="00034FDB" w:rsidDel="00FC39AC">
                <w:delText>D</w:delText>
              </w:r>
              <w:r w:rsidR="00320427" w:rsidDel="00FC39AC">
                <w:delText xml:space="preserve">, </w:delText>
              </w:r>
              <w:r w:rsidR="00320427" w:rsidRPr="00034FDB" w:rsidDel="00FC39AC">
                <w:delText>ГБ</w:delText>
              </w:r>
            </w:del>
          </w:p>
        </w:tc>
        <w:tc>
          <w:tcPr>
            <w:tcW w:w="4673" w:type="dxa"/>
          </w:tcPr>
          <w:p w14:paraId="67CCFFB5" w14:textId="730E09A9" w:rsidR="00034FDB" w:rsidRPr="00034FDB" w:rsidDel="00FC39AC" w:rsidRDefault="00320427">
            <w:pPr>
              <w:rPr>
                <w:del w:id="2887" w:author="Пользователь Windows" w:date="2021-01-30T09:19:00Z"/>
              </w:rPr>
              <w:pPrChange w:id="2888" w:author="Пользователь Windows" w:date="2021-01-30T14:15:00Z">
                <w:pPr>
                  <w:spacing w:line="360" w:lineRule="auto"/>
                  <w:contextualSpacing/>
                  <w:jc w:val="center"/>
                </w:pPr>
              </w:pPrChange>
            </w:pPr>
            <w:del w:id="2889" w:author="Пользователь Windows" w:date="2021-01-30T09:19:00Z">
              <w:r w:rsidDel="00FC39AC">
                <w:delText>1</w:delText>
              </w:r>
            </w:del>
          </w:p>
        </w:tc>
      </w:tr>
      <w:tr w:rsidR="00320427" w:rsidRPr="00FC39AC" w:rsidDel="00FC39AC" w14:paraId="2B75F32E" w14:textId="7174FF96" w:rsidTr="00034FDB">
        <w:trPr>
          <w:del w:id="2890" w:author="Пользователь Windows" w:date="2021-01-30T09:19:00Z"/>
        </w:trPr>
        <w:tc>
          <w:tcPr>
            <w:tcW w:w="4672" w:type="dxa"/>
          </w:tcPr>
          <w:p w14:paraId="05BE6C61" w14:textId="46F4598A" w:rsidR="00320427" w:rsidRPr="00034FDB" w:rsidDel="00FC39AC" w:rsidRDefault="00320427">
            <w:pPr>
              <w:rPr>
                <w:del w:id="2891" w:author="Пользователь Windows" w:date="2021-01-30T09:19:00Z"/>
              </w:rPr>
              <w:pPrChange w:id="2892" w:author="Пользователь Windows" w:date="2021-01-30T14:15:00Z">
                <w:pPr>
                  <w:spacing w:line="360" w:lineRule="auto"/>
                  <w:contextualSpacing/>
                  <w:jc w:val="center"/>
                </w:pPr>
              </w:pPrChange>
            </w:pPr>
            <w:del w:id="2893" w:author="Пользователь Windows" w:date="2021-01-30T09:19:00Z">
              <w:r w:rsidDel="00FC39AC">
                <w:delText>Количество ядер</w:delText>
              </w:r>
            </w:del>
          </w:p>
        </w:tc>
        <w:tc>
          <w:tcPr>
            <w:tcW w:w="4673" w:type="dxa"/>
          </w:tcPr>
          <w:p w14:paraId="75507A6F" w14:textId="271BD2DC" w:rsidR="00320427" w:rsidDel="00FC39AC" w:rsidRDefault="00320427">
            <w:pPr>
              <w:rPr>
                <w:del w:id="2894" w:author="Пользователь Windows" w:date="2021-01-30T09:19:00Z"/>
              </w:rPr>
              <w:pPrChange w:id="2895" w:author="Пользователь Windows" w:date="2021-01-30T14:15:00Z">
                <w:pPr>
                  <w:spacing w:line="360" w:lineRule="auto"/>
                  <w:contextualSpacing/>
                  <w:jc w:val="center"/>
                </w:pPr>
              </w:pPrChange>
            </w:pPr>
            <w:del w:id="2896" w:author="Пользователь Windows" w:date="2021-01-30T09:19:00Z">
              <w:r w:rsidDel="00FC39AC">
                <w:delText>4</w:delText>
              </w:r>
            </w:del>
          </w:p>
        </w:tc>
      </w:tr>
      <w:tr w:rsidR="00034FDB" w:rsidRPr="00FC39AC" w:rsidDel="00FC39AC" w14:paraId="68B2407A" w14:textId="214BEF17" w:rsidTr="00034FDB">
        <w:trPr>
          <w:del w:id="2897" w:author="Пользователь Windows" w:date="2021-01-30T09:19:00Z"/>
        </w:trPr>
        <w:tc>
          <w:tcPr>
            <w:tcW w:w="4672" w:type="dxa"/>
          </w:tcPr>
          <w:p w14:paraId="66FEF31E" w14:textId="307E0A24" w:rsidR="00034FDB" w:rsidRPr="00034FDB" w:rsidDel="00FC39AC" w:rsidRDefault="00034FDB">
            <w:pPr>
              <w:rPr>
                <w:del w:id="2898" w:author="Пользователь Windows" w:date="2021-01-30T09:19:00Z"/>
              </w:rPr>
              <w:pPrChange w:id="2899" w:author="Пользователь Windows" w:date="2021-01-30T14:15:00Z">
                <w:pPr>
                  <w:spacing w:line="360" w:lineRule="auto"/>
                  <w:contextualSpacing/>
                  <w:jc w:val="center"/>
                </w:pPr>
              </w:pPrChange>
            </w:pPr>
            <w:del w:id="2900" w:author="Пользователь Windows" w:date="2021-01-30T09:19:00Z">
              <w:r w:rsidRPr="00034FDB" w:rsidDel="00FC39AC">
                <w:delText>Операционная система</w:delText>
              </w:r>
            </w:del>
          </w:p>
        </w:tc>
        <w:tc>
          <w:tcPr>
            <w:tcW w:w="4673" w:type="dxa"/>
          </w:tcPr>
          <w:p w14:paraId="5DC1A3B5" w14:textId="38D011E9" w:rsidR="00034FDB" w:rsidDel="00FC39AC" w:rsidRDefault="00034FDB">
            <w:pPr>
              <w:rPr>
                <w:del w:id="2901" w:author="Пользователь Windows" w:date="2021-01-30T09:19:00Z"/>
              </w:rPr>
              <w:pPrChange w:id="2902" w:author="Пользователь Windows" w:date="2021-01-30T14:15:00Z">
                <w:pPr>
                  <w:spacing w:line="360" w:lineRule="auto"/>
                  <w:contextualSpacing/>
                  <w:jc w:val="center"/>
                </w:pPr>
              </w:pPrChange>
            </w:pPr>
            <w:del w:id="2903" w:author="Пользователь Windows" w:date="2021-01-30T09:19:00Z">
              <w:r w:rsidRPr="00034FDB" w:rsidDel="00FC39AC">
                <w:delText>Windows 10</w:delText>
              </w:r>
            </w:del>
          </w:p>
        </w:tc>
      </w:tr>
    </w:tbl>
    <w:p w14:paraId="290D229D" w14:textId="77777777" w:rsidR="00D21161" w:rsidRDefault="00D21161">
      <w:pPr>
        <w:rPr>
          <w:ins w:id="2904" w:author="Пользователь Windows" w:date="2021-01-30T14:37:00Z"/>
        </w:rPr>
        <w:pPrChange w:id="2905" w:author="Пользователь Windows" w:date="2021-01-30T14:37:00Z">
          <w:pPr>
            <w:spacing w:after="0" w:line="360" w:lineRule="auto"/>
            <w:ind w:firstLine="709"/>
            <w:contextualSpacing/>
            <w:jc w:val="both"/>
          </w:pPr>
        </w:pPrChange>
      </w:pPr>
    </w:p>
    <w:p w14:paraId="19606D7A" w14:textId="67E0759E" w:rsidR="00034FDB" w:rsidDel="00FC39AC" w:rsidRDefault="009A633E">
      <w:pPr>
        <w:pStyle w:val="2"/>
        <w:rPr>
          <w:del w:id="2906" w:author="Пользователь Windows" w:date="2021-01-30T09:19:00Z"/>
        </w:rPr>
        <w:pPrChange w:id="2907" w:author="Пользователь Windows" w:date="2021-01-30T14:37:00Z">
          <w:pPr>
            <w:spacing w:after="0" w:line="360" w:lineRule="auto"/>
            <w:ind w:firstLine="709"/>
            <w:contextualSpacing/>
            <w:jc w:val="both"/>
          </w:pPr>
        </w:pPrChange>
      </w:pPr>
      <w:bookmarkStart w:id="2908" w:name="_Toc62909915"/>
      <w:ins w:id="2909" w:author="Пользователь Windows" w:date="2021-01-30T14:15:00Z">
        <w:r>
          <w:t>Выводы по разделу 3</w:t>
        </w:r>
      </w:ins>
      <w:bookmarkEnd w:id="2908"/>
    </w:p>
    <w:p w14:paraId="3A01F9E4" w14:textId="452FA505" w:rsidR="00E5286F" w:rsidDel="009B6123" w:rsidRDefault="00E5286F">
      <w:pPr>
        <w:pStyle w:val="2"/>
        <w:rPr>
          <w:del w:id="2910" w:author="Пользователь Windows" w:date="2021-01-30T09:08:00Z"/>
        </w:rPr>
        <w:pPrChange w:id="2911" w:author="Пользователь Windows" w:date="2021-01-30T14:37:00Z">
          <w:pPr>
            <w:pStyle w:val="3"/>
          </w:pPr>
        </w:pPrChange>
      </w:pPr>
      <w:del w:id="2912" w:author="Пользователь Windows" w:date="2021-01-30T09:08:00Z">
        <w:r w:rsidDel="009B6123">
          <w:delText>3.2.</w:delText>
        </w:r>
        <w:r w:rsidR="002E4E13" w:rsidDel="009B6123">
          <w:delText>5</w:delText>
        </w:r>
        <w:r w:rsidDel="009B6123">
          <w:delText xml:space="preserve">. </w:delText>
        </w:r>
        <w:r w:rsidRPr="00E5286F" w:rsidDel="009B6123">
          <w:delText xml:space="preserve">Требования к </w:delText>
        </w:r>
        <w:r w:rsidDel="009B6123">
          <w:delText>пользователю</w:delText>
        </w:r>
        <w:r w:rsidRPr="00E5286F" w:rsidDel="009B6123">
          <w:delText xml:space="preserve"> системы</w:delText>
        </w:r>
      </w:del>
    </w:p>
    <w:p w14:paraId="78DC7578" w14:textId="27E61A07" w:rsidR="00E5286F" w:rsidRPr="00E5286F" w:rsidDel="009B6123" w:rsidRDefault="00E5286F">
      <w:pPr>
        <w:pStyle w:val="2"/>
        <w:rPr>
          <w:del w:id="2913" w:author="Пользователь Windows" w:date="2021-01-30T09:08:00Z"/>
        </w:rPr>
        <w:pPrChange w:id="2914" w:author="Пользователь Windows" w:date="2021-01-30T14:37:00Z">
          <w:pPr>
            <w:spacing w:after="0" w:line="360" w:lineRule="auto"/>
            <w:ind w:firstLine="709"/>
            <w:contextualSpacing/>
            <w:jc w:val="both"/>
          </w:pPr>
        </w:pPrChange>
      </w:pPr>
      <w:del w:id="2915" w:author="Пользователь Windows" w:date="2021-01-30T09:08:00Z">
        <w:r w:rsidRPr="00E5286F" w:rsidDel="009B6123">
          <w:delText xml:space="preserve">Система </w:delText>
        </w:r>
        <w:r w:rsidDel="009B6123">
          <w:delText>предназначена</w:delText>
        </w:r>
        <w:r w:rsidRPr="00E5286F" w:rsidDel="009B6123">
          <w:delText xml:space="preserve"> для использования сотрудниками АО «СО ЕЭС».</w:delText>
        </w:r>
      </w:del>
    </w:p>
    <w:p w14:paraId="3C936E09" w14:textId="14A238E8" w:rsidR="00E5286F" w:rsidDel="009B6123" w:rsidRDefault="00E5286F">
      <w:pPr>
        <w:pStyle w:val="2"/>
        <w:rPr>
          <w:del w:id="2916" w:author="Пользователь Windows" w:date="2021-01-30T09:08:00Z"/>
        </w:rPr>
        <w:pPrChange w:id="2917" w:author="Пользователь Windows" w:date="2021-01-30T14:37:00Z">
          <w:pPr>
            <w:spacing w:after="0" w:line="360" w:lineRule="auto"/>
            <w:ind w:firstLine="709"/>
            <w:contextualSpacing/>
            <w:jc w:val="both"/>
          </w:pPr>
        </w:pPrChange>
      </w:pPr>
      <w:del w:id="2918" w:author="Пользователь Windows" w:date="2021-01-30T09:08:00Z">
        <w:r w:rsidRPr="00E5286F" w:rsidDel="009B6123">
          <w:delText>Пользователь системы должен обладать базовыми навыками работы с операционной системой Windows.</w:delText>
        </w:r>
      </w:del>
    </w:p>
    <w:p w14:paraId="7EF12968" w14:textId="44DC61C1" w:rsidR="00E5286F" w:rsidDel="009B6123" w:rsidRDefault="00E5286F">
      <w:pPr>
        <w:pStyle w:val="2"/>
        <w:rPr>
          <w:del w:id="2919" w:author="Пользователь Windows" w:date="2021-01-30T09:08:00Z"/>
        </w:rPr>
        <w:pPrChange w:id="2920" w:author="Пользователь Windows" w:date="2021-01-30T14:37:00Z">
          <w:pPr>
            <w:spacing w:after="0" w:line="360" w:lineRule="auto"/>
            <w:ind w:firstLine="709"/>
            <w:contextualSpacing/>
            <w:jc w:val="both"/>
          </w:pPr>
        </w:pPrChange>
      </w:pPr>
      <w:del w:id="2921" w:author="Пользователь Windows" w:date="2021-01-30T09:08:00Z">
        <w:r w:rsidRPr="00E5286F" w:rsidDel="009B6123">
          <w:delText>Пользователь системы должен обладать</w:delText>
        </w:r>
        <w:r w:rsidDel="009B6123">
          <w:delText xml:space="preserve"> правами на обновление расчетных данных в базе данных.</w:delText>
        </w:r>
      </w:del>
    </w:p>
    <w:p w14:paraId="04CE6855" w14:textId="087E6587" w:rsidR="00034FDB" w:rsidRPr="00CD489A" w:rsidDel="009B6123" w:rsidRDefault="00CD489A">
      <w:pPr>
        <w:pStyle w:val="2"/>
        <w:rPr>
          <w:del w:id="2922" w:author="Пользователь Windows" w:date="2021-01-30T09:08:00Z"/>
        </w:rPr>
        <w:pPrChange w:id="2923" w:author="Пользователь Windows" w:date="2021-01-30T14:37:00Z">
          <w:pPr>
            <w:pStyle w:val="3"/>
          </w:pPr>
        </w:pPrChange>
      </w:pPr>
      <w:del w:id="2924" w:author="Пользователь Windows" w:date="2021-01-30T09:08:00Z">
        <w:r w:rsidRPr="00CD489A" w:rsidDel="009B6123">
          <w:delText>3</w:delText>
        </w:r>
        <w:r w:rsidDel="009B6123">
          <w:delText>.2.</w:delText>
        </w:r>
        <w:r w:rsidR="002E4E13" w:rsidDel="009B6123">
          <w:delText>6</w:delText>
        </w:r>
        <w:r w:rsidDel="009B6123">
          <w:delText>. Интерфейс пользователя</w:delText>
        </w:r>
      </w:del>
    </w:p>
    <w:p w14:paraId="7D852791" w14:textId="392425E2" w:rsidR="00034FDB" w:rsidRPr="00E5286F" w:rsidDel="009B6123" w:rsidRDefault="00E5286F">
      <w:pPr>
        <w:pStyle w:val="2"/>
        <w:rPr>
          <w:del w:id="2925" w:author="Пользователь Windows" w:date="2021-01-30T09:08:00Z"/>
        </w:rPr>
        <w:pPrChange w:id="2926" w:author="Пользователь Windows" w:date="2021-01-30T14:37:00Z">
          <w:pPr>
            <w:spacing w:after="0" w:line="360" w:lineRule="auto"/>
            <w:ind w:firstLine="709"/>
            <w:contextualSpacing/>
            <w:jc w:val="both"/>
          </w:pPr>
        </w:pPrChange>
      </w:pPr>
      <w:del w:id="2927" w:author="Пользователь Windows" w:date="2021-01-30T09:08:00Z">
        <w:r w:rsidDel="009B6123">
          <w:delTex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delText>
        </w:r>
        <w:r w:rsidR="00775658" w:rsidDel="009B6123">
          <w:delText xml:space="preserve">го обновления данных (рисунок </w:delText>
        </w:r>
      </w:del>
      <w:del w:id="2928" w:author="Пользователь Windows" w:date="2021-01-27T20:04:00Z">
        <w:r w:rsidR="00AF2964" w:rsidDel="009C67B8">
          <w:delText>20</w:delText>
        </w:r>
      </w:del>
      <w:del w:id="2929" w:author="Пользователь Windows" w:date="2021-01-30T09:08:00Z">
        <w:r w:rsidDel="009B6123">
          <w:delText>). Для запуска обновления необходимо нажать кнопку «Обновить» и затем в открывшемся окне ввести логин и пароль и нажать «</w:delText>
        </w:r>
        <w:r w:rsidR="003B12ED" w:rsidDel="009B6123">
          <w:delText>Вход</w:delText>
        </w:r>
        <w:r w:rsidR="00775658" w:rsidDel="009B6123">
          <w:delText xml:space="preserve">» (рисунок </w:delText>
        </w:r>
      </w:del>
      <w:del w:id="2930" w:author="Пользователь Windows" w:date="2021-01-27T20:04:00Z">
        <w:r w:rsidR="00AF2964" w:rsidDel="009C67B8">
          <w:delText>21</w:delText>
        </w:r>
      </w:del>
      <w:del w:id="2931" w:author="Пользователь Windows" w:date="2021-01-30T09:08:00Z">
        <w:r w:rsidDel="009B6123">
          <w:delText>).</w:delText>
        </w:r>
      </w:del>
    </w:p>
    <w:p w14:paraId="784BE9B2" w14:textId="0E370311" w:rsidR="00CD489A" w:rsidDel="009B6123" w:rsidRDefault="00CD489A">
      <w:pPr>
        <w:pStyle w:val="2"/>
        <w:rPr>
          <w:del w:id="2932" w:author="Пользователь Windows" w:date="2021-01-30T09:08:00Z"/>
        </w:rPr>
        <w:pPrChange w:id="2933" w:author="Пользователь Windows" w:date="2021-01-30T14:37:00Z">
          <w:pPr>
            <w:spacing w:after="0" w:line="360" w:lineRule="auto"/>
            <w:ind w:firstLine="709"/>
            <w:contextualSpacing/>
            <w:jc w:val="center"/>
          </w:pPr>
        </w:pPrChange>
      </w:pPr>
      <w:del w:id="2934" w:author="Пользователь Windows" w:date="2021-01-30T09:08:00Z">
        <w:r w:rsidDel="009B6123">
          <w:rPr>
            <w:b w:val="0"/>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937" cy="1578939"/>
                      </a:xfrm>
                      <a:prstGeom prst="rect">
                        <a:avLst/>
                      </a:prstGeom>
                    </pic:spPr>
                  </pic:pic>
                </a:graphicData>
              </a:graphic>
            </wp:inline>
          </w:drawing>
        </w:r>
      </w:del>
    </w:p>
    <w:p w14:paraId="135153F8" w14:textId="3988E82B" w:rsidR="00CD489A" w:rsidDel="009B6123" w:rsidRDefault="00775658">
      <w:pPr>
        <w:pStyle w:val="2"/>
        <w:rPr>
          <w:del w:id="2935" w:author="Пользователь Windows" w:date="2021-01-30T09:08:00Z"/>
        </w:rPr>
        <w:pPrChange w:id="2936" w:author="Пользователь Windows" w:date="2021-01-30T14:37:00Z">
          <w:pPr>
            <w:spacing w:after="0" w:line="360" w:lineRule="auto"/>
            <w:ind w:firstLine="709"/>
            <w:contextualSpacing/>
            <w:jc w:val="center"/>
          </w:pPr>
        </w:pPrChange>
      </w:pPr>
      <w:del w:id="2937" w:author="Пользователь Windows" w:date="2021-01-30T09:08:00Z">
        <w:r w:rsidDel="009B6123">
          <w:delText xml:space="preserve">Рисунок </w:delText>
        </w:r>
      </w:del>
      <w:del w:id="2938" w:author="Пользователь Windows" w:date="2021-01-27T20:04:00Z">
        <w:r w:rsidR="00AF2964" w:rsidDel="009C67B8">
          <w:delText>20</w:delText>
        </w:r>
        <w:r w:rsidR="0079741F" w:rsidDel="009C67B8">
          <w:delText xml:space="preserve"> </w:delText>
        </w:r>
      </w:del>
      <w:del w:id="2939" w:author="Пользователь Windows" w:date="2021-01-30T09:08:00Z">
        <w:r w:rsidR="0079741F" w:rsidDel="009B6123">
          <w:delText>– Стартовое окно</w:delText>
        </w:r>
      </w:del>
    </w:p>
    <w:p w14:paraId="320EFFC6" w14:textId="27423972" w:rsidR="00CD489A" w:rsidDel="009B6123" w:rsidRDefault="00CD489A">
      <w:pPr>
        <w:pStyle w:val="2"/>
        <w:rPr>
          <w:del w:id="2940" w:author="Пользователь Windows" w:date="2021-01-30T09:08:00Z"/>
        </w:rPr>
        <w:pPrChange w:id="2941" w:author="Пользователь Windows" w:date="2021-01-30T14:37:00Z">
          <w:pPr>
            <w:spacing w:after="0" w:line="360" w:lineRule="auto"/>
            <w:ind w:firstLine="709"/>
            <w:contextualSpacing/>
            <w:jc w:val="center"/>
          </w:pPr>
        </w:pPrChange>
      </w:pPr>
      <w:del w:id="2942" w:author="Пользователь Windows" w:date="2021-01-30T09:08:00Z">
        <w:r w:rsidDel="009B6123">
          <w:rPr>
            <w:b w:val="0"/>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2496" cy="1614014"/>
                      </a:xfrm>
                      <a:prstGeom prst="rect">
                        <a:avLst/>
                      </a:prstGeom>
                    </pic:spPr>
                  </pic:pic>
                </a:graphicData>
              </a:graphic>
            </wp:inline>
          </w:drawing>
        </w:r>
      </w:del>
    </w:p>
    <w:p w14:paraId="04772EFE" w14:textId="09DF751E" w:rsidR="00CD489A" w:rsidDel="009B6123" w:rsidRDefault="00775658">
      <w:pPr>
        <w:pStyle w:val="2"/>
        <w:rPr>
          <w:del w:id="2943" w:author="Пользователь Windows" w:date="2021-01-30T09:08:00Z"/>
        </w:rPr>
        <w:pPrChange w:id="2944" w:author="Пользователь Windows" w:date="2021-01-30T14:37:00Z">
          <w:pPr>
            <w:spacing w:after="0" w:line="360" w:lineRule="auto"/>
            <w:ind w:firstLine="709"/>
            <w:contextualSpacing/>
            <w:jc w:val="center"/>
          </w:pPr>
        </w:pPrChange>
      </w:pPr>
      <w:del w:id="2945" w:author="Пользователь Windows" w:date="2021-01-30T09:08:00Z">
        <w:r w:rsidDel="009B6123">
          <w:delText xml:space="preserve">Рисунок </w:delText>
        </w:r>
      </w:del>
      <w:del w:id="2946" w:author="Пользователь Windows" w:date="2021-01-27T20:04:00Z">
        <w:r w:rsidR="00AF2964" w:rsidDel="009C67B8">
          <w:delText>21</w:delText>
        </w:r>
        <w:r w:rsidR="0079741F" w:rsidDel="009C67B8">
          <w:delText xml:space="preserve"> </w:delText>
        </w:r>
      </w:del>
      <w:del w:id="2947" w:author="Пользователь Windows" w:date="2021-01-30T09:08:00Z">
        <w:r w:rsidR="0079741F" w:rsidDel="009B6123">
          <w:delText>– Ввод логина и пароля</w:delText>
        </w:r>
      </w:del>
    </w:p>
    <w:p w14:paraId="6B527480" w14:textId="27D3CA29" w:rsidR="00E5286F" w:rsidRPr="00E5286F" w:rsidDel="009B6123" w:rsidRDefault="00E5286F">
      <w:pPr>
        <w:pStyle w:val="2"/>
        <w:rPr>
          <w:del w:id="2948" w:author="Пользователь Windows" w:date="2021-01-30T09:08:00Z"/>
        </w:rPr>
        <w:pPrChange w:id="2949" w:author="Пользователь Windows" w:date="2021-01-30T14:37:00Z">
          <w:pPr>
            <w:spacing w:after="0" w:line="360" w:lineRule="auto"/>
            <w:ind w:firstLine="709"/>
            <w:contextualSpacing/>
            <w:jc w:val="both"/>
          </w:pPr>
        </w:pPrChange>
      </w:pPr>
      <w:del w:id="2950" w:author="Пользователь Windows" w:date="2021-01-30T09:08:00Z">
        <w:r w:rsidDel="009B6123">
          <w:delText>При успешном обновлении появи</w:delText>
        </w:r>
        <w:r w:rsidR="00775658" w:rsidDel="009B6123">
          <w:delText xml:space="preserve">тся сообщение, как на рисунке </w:delText>
        </w:r>
      </w:del>
      <w:del w:id="2951" w:author="Пользователь Windows" w:date="2021-01-27T20:04:00Z">
        <w:r w:rsidR="00D91A16" w:rsidDel="009C67B8">
          <w:delText>2</w:delText>
        </w:r>
        <w:r w:rsidR="00AF2964" w:rsidDel="009C67B8">
          <w:delText>2</w:delText>
        </w:r>
      </w:del>
      <w:del w:id="2952" w:author="Пользователь Windows" w:date="2021-01-30T09:08:00Z">
        <w:r w:rsidDel="009B6123">
          <w:delText>. В обратном случае пользователь получит</w:delText>
        </w:r>
        <w:r w:rsidR="00775658" w:rsidDel="009B6123">
          <w:delText xml:space="preserve"> сообщение об ошибке (рисунок </w:delText>
        </w:r>
      </w:del>
      <w:del w:id="2953" w:author="Пользователь Windows" w:date="2021-01-27T20:04:00Z">
        <w:r w:rsidR="00D91A16" w:rsidDel="009C67B8">
          <w:delText>2</w:delText>
        </w:r>
        <w:r w:rsidR="00AF2964" w:rsidDel="009C67B8">
          <w:delText>3</w:delText>
        </w:r>
      </w:del>
      <w:del w:id="2954" w:author="Пользователь Windows" w:date="2021-01-30T09:08:00Z">
        <w:r w:rsidDel="009B6123">
          <w:delText>).</w:delText>
        </w:r>
      </w:del>
    </w:p>
    <w:p w14:paraId="554C5579" w14:textId="1A1ABEE0" w:rsidR="00CD489A" w:rsidDel="009B6123" w:rsidRDefault="00CD489A">
      <w:pPr>
        <w:pStyle w:val="2"/>
        <w:rPr>
          <w:del w:id="2955" w:author="Пользователь Windows" w:date="2021-01-30T09:08:00Z"/>
        </w:rPr>
        <w:pPrChange w:id="2956" w:author="Пользователь Windows" w:date="2021-01-30T14:37:00Z">
          <w:pPr>
            <w:spacing w:after="0" w:line="360" w:lineRule="auto"/>
            <w:ind w:firstLine="709"/>
            <w:contextualSpacing/>
            <w:jc w:val="center"/>
          </w:pPr>
        </w:pPrChange>
      </w:pPr>
      <w:del w:id="2957" w:author="Пользователь Windows" w:date="2021-01-30T09:08:00Z">
        <w:r w:rsidDel="009B6123">
          <w:rPr>
            <w:b w:val="0"/>
            <w:noProof/>
            <w:lang w:eastAsia="ru-RU"/>
          </w:rPr>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9031" cy="1563914"/>
                      </a:xfrm>
                      <a:prstGeom prst="rect">
                        <a:avLst/>
                      </a:prstGeom>
                    </pic:spPr>
                  </pic:pic>
                </a:graphicData>
              </a:graphic>
            </wp:inline>
          </w:drawing>
        </w:r>
      </w:del>
    </w:p>
    <w:p w14:paraId="6C77F046" w14:textId="647A7274" w:rsidR="00CD489A" w:rsidDel="009B6123" w:rsidRDefault="00775658">
      <w:pPr>
        <w:pStyle w:val="2"/>
        <w:rPr>
          <w:del w:id="2958" w:author="Пользователь Windows" w:date="2021-01-30T09:08:00Z"/>
        </w:rPr>
        <w:pPrChange w:id="2959" w:author="Пользователь Windows" w:date="2021-01-30T14:37:00Z">
          <w:pPr>
            <w:spacing w:after="0" w:line="360" w:lineRule="auto"/>
            <w:ind w:firstLine="709"/>
            <w:contextualSpacing/>
            <w:jc w:val="center"/>
          </w:pPr>
        </w:pPrChange>
      </w:pPr>
      <w:del w:id="2960" w:author="Пользователь Windows" w:date="2021-01-30T09:08:00Z">
        <w:r w:rsidDel="009B6123">
          <w:delText xml:space="preserve">Рисунок </w:delText>
        </w:r>
      </w:del>
      <w:del w:id="2961" w:author="Пользователь Windows" w:date="2021-01-27T20:04:00Z">
        <w:r w:rsidR="00D91A16" w:rsidDel="009C67B8">
          <w:delText>2</w:delText>
        </w:r>
        <w:r w:rsidR="00AF2964" w:rsidDel="009C67B8">
          <w:delText>2</w:delText>
        </w:r>
        <w:r w:rsidR="0079741F" w:rsidDel="009C67B8">
          <w:delText xml:space="preserve"> </w:delText>
        </w:r>
      </w:del>
      <w:del w:id="2962" w:author="Пользователь Windows" w:date="2021-01-30T09:08:00Z">
        <w:r w:rsidR="0079741F" w:rsidDel="009B6123">
          <w:delText>– Сообщение об успешном выполнении</w:delText>
        </w:r>
      </w:del>
    </w:p>
    <w:p w14:paraId="5049AE28" w14:textId="4B37749B" w:rsidR="00CD489A" w:rsidDel="009B6123" w:rsidRDefault="00CD489A">
      <w:pPr>
        <w:pStyle w:val="2"/>
        <w:rPr>
          <w:del w:id="2963" w:author="Пользователь Windows" w:date="2021-01-30T09:08:00Z"/>
        </w:rPr>
        <w:pPrChange w:id="2964" w:author="Пользователь Windows" w:date="2021-01-30T14:37:00Z">
          <w:pPr>
            <w:spacing w:after="0" w:line="360" w:lineRule="auto"/>
            <w:ind w:firstLine="709"/>
            <w:contextualSpacing/>
            <w:jc w:val="center"/>
          </w:pPr>
        </w:pPrChange>
      </w:pPr>
      <w:del w:id="2965" w:author="Пользователь Windows" w:date="2021-01-30T09:08:00Z">
        <w:r w:rsidDel="009B6123">
          <w:rPr>
            <w:b w:val="0"/>
            <w:noProof/>
            <w:lang w:eastAsia="ru-RU"/>
          </w:rPr>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7087" cy="1600528"/>
                      </a:xfrm>
                      <a:prstGeom prst="rect">
                        <a:avLst/>
                      </a:prstGeom>
                    </pic:spPr>
                  </pic:pic>
                </a:graphicData>
              </a:graphic>
            </wp:inline>
          </w:drawing>
        </w:r>
      </w:del>
    </w:p>
    <w:p w14:paraId="35AB10C5" w14:textId="22ABC578" w:rsidR="00CD489A" w:rsidDel="009B6123" w:rsidRDefault="00775658">
      <w:pPr>
        <w:pStyle w:val="2"/>
        <w:rPr>
          <w:del w:id="2966" w:author="Пользователь Windows" w:date="2021-01-30T09:08:00Z"/>
        </w:rPr>
        <w:pPrChange w:id="2967" w:author="Пользователь Windows" w:date="2021-01-30T14:37:00Z">
          <w:pPr>
            <w:spacing w:after="0" w:line="360" w:lineRule="auto"/>
            <w:ind w:firstLine="709"/>
            <w:contextualSpacing/>
            <w:jc w:val="center"/>
          </w:pPr>
        </w:pPrChange>
      </w:pPr>
      <w:del w:id="2968" w:author="Пользователь Windows" w:date="2021-01-30T09:08:00Z">
        <w:r w:rsidDel="009B6123">
          <w:delText xml:space="preserve">Рисунок </w:delText>
        </w:r>
      </w:del>
      <w:del w:id="2969" w:author="Пользователь Windows" w:date="2021-01-27T20:04:00Z">
        <w:r w:rsidR="00D91A16" w:rsidDel="009C67B8">
          <w:delText>2</w:delText>
        </w:r>
        <w:r w:rsidR="00AF2964" w:rsidDel="009C67B8">
          <w:delText>3</w:delText>
        </w:r>
        <w:r w:rsidR="0079741F" w:rsidDel="009C67B8">
          <w:delText xml:space="preserve"> </w:delText>
        </w:r>
      </w:del>
      <w:del w:id="2970" w:author="Пользователь Windows" w:date="2021-01-30T09:08:00Z">
        <w:r w:rsidR="0079741F" w:rsidDel="009B6123">
          <w:delText>– Сообщение об ошибке</w:delText>
        </w:r>
      </w:del>
    </w:p>
    <w:p w14:paraId="066162DA" w14:textId="77777777" w:rsidR="009A633E" w:rsidRDefault="009A633E">
      <w:pPr>
        <w:pStyle w:val="2"/>
        <w:rPr>
          <w:ins w:id="2971" w:author="Пользователь Windows" w:date="2021-01-30T14:15:00Z"/>
        </w:rPr>
        <w:pPrChange w:id="2972" w:author="Пользователь Windows" w:date="2021-01-30T14:37:00Z">
          <w:pPr>
            <w:spacing w:after="0" w:line="360" w:lineRule="auto"/>
            <w:ind w:firstLine="709"/>
            <w:contextualSpacing/>
            <w:jc w:val="both"/>
          </w:pPr>
        </w:pPrChange>
      </w:pPr>
    </w:p>
    <w:p w14:paraId="7EAF200B" w14:textId="591499E9" w:rsidR="003B65A0" w:rsidDel="009A633E" w:rsidRDefault="003B65A0">
      <w:pPr>
        <w:rPr>
          <w:del w:id="2973" w:author="Пользователь Windows" w:date="2021-01-30T14:15:00Z"/>
        </w:rPr>
        <w:pPrChange w:id="2974" w:author="Пользователь Windows" w:date="2021-01-30T14:15:00Z">
          <w:pPr>
            <w:pStyle w:val="2"/>
          </w:pPr>
        </w:pPrChange>
      </w:pPr>
      <w:del w:id="2975" w:author="Пользователь Windows" w:date="2021-01-30T14:15:00Z">
        <w:r w:rsidDel="009A633E">
          <w:delText>Выводы по разделу 3</w:delText>
        </w:r>
      </w:del>
    </w:p>
    <w:p w14:paraId="1F6D34F8" w14:textId="71CF543C" w:rsidR="003B65A0" w:rsidRDefault="003B65A0" w:rsidP="003B65A0">
      <w:pPr>
        <w:spacing w:after="0" w:line="360" w:lineRule="auto"/>
        <w:ind w:firstLine="709"/>
        <w:contextualSpacing/>
        <w:jc w:val="both"/>
        <w:rPr>
          <w:rFonts w:ascii="Times New Roman" w:hAnsi="Times New Roman" w:cs="Times New Roman"/>
          <w:sz w:val="28"/>
        </w:rPr>
      </w:pPr>
      <w:commentRangeStart w:id="2976"/>
      <w:commentRangeStart w:id="2977"/>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w:t>
      </w:r>
      <w:del w:id="2978" w:author="Пользователь Windows" w:date="2021-01-30T14:14:00Z">
        <w:r w:rsidRPr="003B65A0" w:rsidDel="001A2A32">
          <w:rPr>
            <w:rFonts w:ascii="Times New Roman" w:hAnsi="Times New Roman" w:cs="Times New Roman"/>
            <w:sz w:val="28"/>
          </w:rPr>
          <w:delText>используемы</w:delText>
        </w:r>
        <w:r w:rsidR="00E95C41" w:rsidDel="001A2A32">
          <w:rPr>
            <w:rFonts w:ascii="Times New Roman" w:hAnsi="Times New Roman" w:cs="Times New Roman"/>
            <w:sz w:val="28"/>
          </w:rPr>
          <w:delText>е</w:delText>
        </w:r>
        <w:r w:rsidRPr="003B65A0" w:rsidDel="001A2A32">
          <w:rPr>
            <w:rFonts w:ascii="Times New Roman" w:hAnsi="Times New Roman" w:cs="Times New Roman"/>
            <w:sz w:val="28"/>
          </w:rPr>
          <w:delText xml:space="preserve"> </w:delText>
        </w:r>
      </w:del>
      <w:r>
        <w:rPr>
          <w:rFonts w:ascii="Times New Roman" w:hAnsi="Times New Roman" w:cs="Times New Roman"/>
          <w:sz w:val="28"/>
        </w:rPr>
        <w:t>алгоритмы</w:t>
      </w:r>
      <w:ins w:id="2979" w:author="Пользователь Windows" w:date="2021-01-30T14:14:00Z">
        <w:r w:rsidR="001A2A32">
          <w:rPr>
            <w:rFonts w:ascii="Times New Roman" w:hAnsi="Times New Roman" w:cs="Times New Roman"/>
            <w:sz w:val="28"/>
          </w:rPr>
          <w:t>,</w:t>
        </w:r>
      </w:ins>
      <w:r>
        <w:rPr>
          <w:rFonts w:ascii="Times New Roman" w:hAnsi="Times New Roman" w:cs="Times New Roman"/>
          <w:sz w:val="28"/>
        </w:rPr>
        <w:t xml:space="preserve"> </w:t>
      </w:r>
      <w:ins w:id="2980" w:author="Пользователь Windows" w:date="2021-01-30T14:14:00Z">
        <w:r w:rsidR="001A2A32" w:rsidRPr="003B65A0">
          <w:rPr>
            <w:rFonts w:ascii="Times New Roman" w:hAnsi="Times New Roman" w:cs="Times New Roman"/>
            <w:sz w:val="28"/>
          </w:rPr>
          <w:t>используемы</w:t>
        </w:r>
        <w:r w:rsidR="001A2A32">
          <w:rPr>
            <w:rFonts w:ascii="Times New Roman" w:hAnsi="Times New Roman" w:cs="Times New Roman"/>
            <w:sz w:val="28"/>
          </w:rPr>
          <w:t>е</w:t>
        </w:r>
        <w:r w:rsidR="001A2A32" w:rsidRPr="003B65A0">
          <w:rPr>
            <w:rFonts w:ascii="Times New Roman" w:hAnsi="Times New Roman" w:cs="Times New Roman"/>
            <w:sz w:val="28"/>
          </w:rPr>
          <w:t xml:space="preserve"> </w:t>
        </w:r>
      </w:ins>
      <w:del w:id="2981" w:author="Пользователь Windows" w:date="2021-01-30T14:14:00Z">
        <w:r w:rsidDel="001A2A32">
          <w:rPr>
            <w:rFonts w:ascii="Times New Roman" w:hAnsi="Times New Roman" w:cs="Times New Roman"/>
            <w:sz w:val="28"/>
          </w:rPr>
          <w:delText xml:space="preserve">и </w:delText>
        </w:r>
        <w:r w:rsidRPr="003B65A0" w:rsidDel="001A2A32">
          <w:rPr>
            <w:rFonts w:ascii="Times New Roman" w:hAnsi="Times New Roman" w:cs="Times New Roman"/>
            <w:sz w:val="28"/>
          </w:rPr>
          <w:delText>технологи</w:delText>
        </w:r>
        <w:r w:rsidR="00E95C41" w:rsidDel="001A2A32">
          <w:rPr>
            <w:rFonts w:ascii="Times New Roman" w:hAnsi="Times New Roman" w:cs="Times New Roman"/>
            <w:sz w:val="28"/>
          </w:rPr>
          <w:delText>и</w:delText>
        </w:r>
        <w:r w:rsidDel="001A2A32">
          <w:rPr>
            <w:rFonts w:ascii="Times New Roman" w:hAnsi="Times New Roman" w:cs="Times New Roman"/>
            <w:sz w:val="28"/>
          </w:rPr>
          <w:delText xml:space="preserve"> </w:delText>
        </w:r>
      </w:del>
      <w:r>
        <w:rPr>
          <w:rFonts w:ascii="Times New Roman" w:hAnsi="Times New Roman" w:cs="Times New Roman"/>
          <w:sz w:val="28"/>
        </w:rPr>
        <w:t>при создании ПО централизованной АЛАР</w:t>
      </w:r>
      <w:commentRangeEnd w:id="2976"/>
      <w:r w:rsidR="00EF489D">
        <w:rPr>
          <w:rStyle w:val="ab"/>
        </w:rPr>
        <w:commentReference w:id="2976"/>
      </w:r>
      <w:commentRangeEnd w:id="2977"/>
      <w:r w:rsidR="001A2A32">
        <w:rPr>
          <w:rStyle w:val="ab"/>
        </w:rPr>
        <w:commentReference w:id="2977"/>
      </w:r>
      <w:r>
        <w:rPr>
          <w:rFonts w:ascii="Times New Roman" w:hAnsi="Times New Roman" w:cs="Times New Roman"/>
          <w:sz w:val="28"/>
        </w:rPr>
        <w:t xml:space="preserve">.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архитектуру и принципы функционирования системы, </w:t>
      </w:r>
      <w:ins w:id="2982" w:author="Пользователь Windows" w:date="2021-01-30T14:14:00Z">
        <w:r w:rsidR="001A2A32">
          <w:rPr>
            <w:rFonts w:ascii="Times New Roman" w:hAnsi="Times New Roman" w:cs="Times New Roman"/>
            <w:sz w:val="28"/>
          </w:rPr>
          <w:t xml:space="preserve">описание </w:t>
        </w:r>
      </w:ins>
      <w:commentRangeStart w:id="2983"/>
      <w:commentRangeStart w:id="2984"/>
      <w:r w:rsidR="00E95C41">
        <w:rPr>
          <w:rFonts w:ascii="Times New Roman" w:hAnsi="Times New Roman" w:cs="Times New Roman"/>
          <w:sz w:val="28"/>
        </w:rPr>
        <w:t>входны</w:t>
      </w:r>
      <w:ins w:id="2985" w:author="Пользователь Windows" w:date="2021-01-30T14:14:00Z">
        <w:r w:rsidR="001A2A32">
          <w:rPr>
            <w:rFonts w:ascii="Times New Roman" w:hAnsi="Times New Roman" w:cs="Times New Roman"/>
            <w:sz w:val="28"/>
          </w:rPr>
          <w:t>х</w:t>
        </w:r>
      </w:ins>
      <w:del w:id="2986" w:author="Пользователь Windows" w:date="2021-01-30T14:14:00Z">
        <w:r w:rsidR="00E95C41" w:rsidDel="001A2A32">
          <w:rPr>
            <w:rFonts w:ascii="Times New Roman" w:hAnsi="Times New Roman" w:cs="Times New Roman"/>
            <w:sz w:val="28"/>
          </w:rPr>
          <w:delText>е</w:delText>
        </w:r>
      </w:del>
      <w:r w:rsidR="00E95C41">
        <w:rPr>
          <w:rFonts w:ascii="Times New Roman" w:hAnsi="Times New Roman" w:cs="Times New Roman"/>
          <w:sz w:val="28"/>
        </w:rPr>
        <w:t xml:space="preserve"> и выходны</w:t>
      </w:r>
      <w:ins w:id="2987" w:author="Пользователь Windows" w:date="2021-01-30T14:14:00Z">
        <w:r w:rsidR="001A2A32">
          <w:rPr>
            <w:rFonts w:ascii="Times New Roman" w:hAnsi="Times New Roman" w:cs="Times New Roman"/>
            <w:sz w:val="28"/>
          </w:rPr>
          <w:t>х</w:t>
        </w:r>
      </w:ins>
      <w:del w:id="2988" w:author="Пользователь Windows" w:date="2021-01-30T14:14:00Z">
        <w:r w:rsidR="00E95C41" w:rsidDel="001A2A32">
          <w:rPr>
            <w:rFonts w:ascii="Times New Roman" w:hAnsi="Times New Roman" w:cs="Times New Roman"/>
            <w:sz w:val="28"/>
          </w:rPr>
          <w:delText>е</w:delText>
        </w:r>
      </w:del>
      <w:r w:rsidR="00E95C41">
        <w:rPr>
          <w:rFonts w:ascii="Times New Roman" w:hAnsi="Times New Roman" w:cs="Times New Roman"/>
          <w:sz w:val="28"/>
        </w:rPr>
        <w:t xml:space="preserve"> данны</w:t>
      </w:r>
      <w:ins w:id="2989" w:author="Пользователь Windows" w:date="2021-01-30T09:21:00Z">
        <w:r w:rsidR="000C23FA">
          <w:rPr>
            <w:rFonts w:ascii="Times New Roman" w:hAnsi="Times New Roman" w:cs="Times New Roman"/>
            <w:sz w:val="28"/>
          </w:rPr>
          <w:t>е</w:t>
        </w:r>
      </w:ins>
      <w:del w:id="2990" w:author="Пользователь Windows" w:date="2021-01-30T09:21:00Z">
        <w:r w:rsidR="00E95C41" w:rsidDel="000C23FA">
          <w:rPr>
            <w:rFonts w:ascii="Times New Roman" w:hAnsi="Times New Roman" w:cs="Times New Roman"/>
            <w:sz w:val="28"/>
          </w:rPr>
          <w:delText>е</w:delText>
        </w:r>
      </w:del>
      <w:commentRangeEnd w:id="2983"/>
      <w:r w:rsidR="001B7A4A">
        <w:rPr>
          <w:rStyle w:val="ab"/>
        </w:rPr>
        <w:commentReference w:id="2983"/>
      </w:r>
      <w:commentRangeEnd w:id="2984"/>
      <w:r w:rsidR="001A2A32">
        <w:rPr>
          <w:rStyle w:val="ab"/>
        </w:rPr>
        <w:commentReference w:id="2984"/>
      </w:r>
      <w:del w:id="2991" w:author="Пользователь Windows" w:date="2021-01-30T09:21:00Z">
        <w:r w:rsidR="00E95C41" w:rsidDel="000C23FA">
          <w:rPr>
            <w:rFonts w:ascii="Times New Roman" w:hAnsi="Times New Roman" w:cs="Times New Roman"/>
            <w:sz w:val="28"/>
          </w:rPr>
          <w:delText>,</w:delText>
        </w:r>
      </w:del>
      <w:del w:id="2992" w:author="Пользователь Windows" w:date="2021-01-30T09:20:00Z">
        <w:r w:rsidR="00E95C41" w:rsidDel="000C23FA">
          <w:rPr>
            <w:rFonts w:ascii="Times New Roman" w:hAnsi="Times New Roman" w:cs="Times New Roman"/>
            <w:sz w:val="28"/>
          </w:rPr>
          <w:delText xml:space="preserve"> системные требования, требования к пользователям системы, а также интерфейс пользователя</w:delText>
        </w:r>
      </w:del>
      <w:r w:rsidR="00E95C41">
        <w:rPr>
          <w:rFonts w:ascii="Times New Roman" w:hAnsi="Times New Roman" w:cs="Times New Roman"/>
          <w:sz w:val="28"/>
        </w:rPr>
        <w:t>.</w:t>
      </w:r>
      <w:ins w:id="2993" w:author="Пользователь Windows" w:date="2021-01-30T09:21:00Z">
        <w:r w:rsidR="000C23FA">
          <w:rPr>
            <w:rFonts w:ascii="Times New Roman" w:hAnsi="Times New Roman" w:cs="Times New Roman"/>
            <w:sz w:val="28"/>
          </w:rPr>
          <w:t xml:space="preserve"> Пользовательские интерфейс и пользовательская документации в работе не разрабатываются в связи с ограниченным временем.</w:t>
        </w:r>
      </w:ins>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2DFE81C7" w14:textId="1042918D" w:rsidR="00AF2964" w:rsidRDefault="00AF2964" w:rsidP="003B65A0">
      <w:pPr>
        <w:spacing w:after="0" w:line="360" w:lineRule="auto"/>
        <w:ind w:firstLine="709"/>
        <w:contextualSpacing/>
        <w:jc w:val="both"/>
        <w:rPr>
          <w:rFonts w:ascii="Times New Roman" w:hAnsi="Times New Roman" w:cs="Times New Roman"/>
          <w:sz w:val="28"/>
        </w:rPr>
      </w:pPr>
    </w:p>
    <w:p w14:paraId="64D67E66" w14:textId="10B9B076" w:rsidR="00AF2964" w:rsidDel="000C23FA" w:rsidRDefault="00AF2964" w:rsidP="003B65A0">
      <w:pPr>
        <w:spacing w:after="0" w:line="360" w:lineRule="auto"/>
        <w:ind w:firstLine="709"/>
        <w:contextualSpacing/>
        <w:jc w:val="both"/>
        <w:rPr>
          <w:del w:id="2994" w:author="Пользователь Windows" w:date="2021-01-30T09:22:00Z"/>
          <w:rFonts w:ascii="Times New Roman" w:hAnsi="Times New Roman" w:cs="Times New Roman"/>
          <w:sz w:val="28"/>
        </w:rPr>
      </w:pPr>
    </w:p>
    <w:p w14:paraId="3EB36AFF" w14:textId="1171D613" w:rsidR="00AF2964" w:rsidDel="000C23FA" w:rsidRDefault="00AF2964">
      <w:pPr>
        <w:spacing w:after="0" w:line="360" w:lineRule="auto"/>
        <w:contextualSpacing/>
        <w:jc w:val="both"/>
        <w:rPr>
          <w:del w:id="2995" w:author="Пользователь Windows" w:date="2021-01-30T09:22:00Z"/>
          <w:rFonts w:ascii="Times New Roman" w:hAnsi="Times New Roman" w:cs="Times New Roman"/>
          <w:sz w:val="28"/>
        </w:rPr>
        <w:pPrChange w:id="2996" w:author="Пользователь Windows" w:date="2021-01-30T09:22:00Z">
          <w:pPr>
            <w:spacing w:after="0" w:line="360" w:lineRule="auto"/>
            <w:ind w:firstLine="709"/>
            <w:contextualSpacing/>
            <w:jc w:val="both"/>
          </w:pPr>
        </w:pPrChange>
      </w:pPr>
    </w:p>
    <w:p w14:paraId="13A085A9" w14:textId="572E4D86" w:rsidR="00AF2964" w:rsidDel="000C23FA" w:rsidRDefault="00AF2964">
      <w:pPr>
        <w:spacing w:after="0" w:line="360" w:lineRule="auto"/>
        <w:contextualSpacing/>
        <w:jc w:val="both"/>
        <w:rPr>
          <w:del w:id="2997" w:author="Пользователь Windows" w:date="2021-01-30T09:22:00Z"/>
          <w:rFonts w:ascii="Times New Roman" w:hAnsi="Times New Roman" w:cs="Times New Roman"/>
          <w:sz w:val="28"/>
        </w:rPr>
        <w:pPrChange w:id="2998" w:author="Пользователь Windows" w:date="2021-01-30T09:22:00Z">
          <w:pPr>
            <w:spacing w:after="0" w:line="360" w:lineRule="auto"/>
            <w:ind w:firstLine="709"/>
            <w:contextualSpacing/>
            <w:jc w:val="both"/>
          </w:pPr>
        </w:pPrChange>
      </w:pPr>
    </w:p>
    <w:p w14:paraId="59CB5ED4" w14:textId="2660F77B" w:rsidR="00775658" w:rsidDel="000C23FA" w:rsidRDefault="00775658">
      <w:pPr>
        <w:spacing w:after="0" w:line="360" w:lineRule="auto"/>
        <w:contextualSpacing/>
        <w:jc w:val="both"/>
        <w:rPr>
          <w:del w:id="2999" w:author="Пользователь Windows" w:date="2021-01-30T09:22:00Z"/>
          <w:rFonts w:ascii="Times New Roman" w:hAnsi="Times New Roman" w:cs="Times New Roman"/>
          <w:sz w:val="28"/>
        </w:rPr>
        <w:pPrChange w:id="3000" w:author="Пользователь Windows" w:date="2021-01-30T09:22:00Z">
          <w:pPr>
            <w:spacing w:after="0" w:line="360" w:lineRule="auto"/>
            <w:ind w:firstLine="709"/>
            <w:contextualSpacing/>
            <w:jc w:val="both"/>
          </w:pPr>
        </w:pPrChange>
      </w:pPr>
    </w:p>
    <w:p w14:paraId="572B3789" w14:textId="77777777" w:rsidR="00775658" w:rsidRDefault="00775658">
      <w:pPr>
        <w:spacing w:after="0" w:line="360" w:lineRule="auto"/>
        <w:contextualSpacing/>
        <w:jc w:val="both"/>
        <w:rPr>
          <w:rFonts w:ascii="Times New Roman" w:hAnsi="Times New Roman" w:cs="Times New Roman"/>
          <w:sz w:val="28"/>
        </w:rPr>
        <w:pPrChange w:id="3001" w:author="Пользователь Windows" w:date="2021-01-30T09:22:00Z">
          <w:pPr>
            <w:spacing w:after="0" w:line="360" w:lineRule="auto"/>
            <w:ind w:firstLine="709"/>
            <w:contextualSpacing/>
            <w:jc w:val="both"/>
          </w:pPr>
        </w:pPrChange>
      </w:pPr>
    </w:p>
    <w:p w14:paraId="7B410EEF" w14:textId="77777777" w:rsidR="00034FDB" w:rsidRPr="005145C9" w:rsidRDefault="009D4381" w:rsidP="009D4381">
      <w:pPr>
        <w:pStyle w:val="1"/>
      </w:pPr>
      <w:bookmarkStart w:id="3002" w:name="_Toc62909916"/>
      <w:r>
        <w:t>4</w:t>
      </w:r>
      <w:r w:rsidR="00B66A4C">
        <w:t>. Тестирование</w:t>
      </w:r>
      <w:r w:rsidR="00B66A4C" w:rsidRPr="00B66A4C">
        <w:t xml:space="preserve"> программного обеспечения централизованной АЛАР</w:t>
      </w:r>
      <w:bookmarkEnd w:id="3002"/>
    </w:p>
    <w:p w14:paraId="09E6CDDB" w14:textId="77777777" w:rsidR="004F6B3F" w:rsidRPr="00952BAB" w:rsidRDefault="009D4381" w:rsidP="009D4381">
      <w:pPr>
        <w:pStyle w:val="2"/>
      </w:pPr>
      <w:bookmarkStart w:id="3003" w:name="_Toc62909917"/>
      <w:r>
        <w:t>4</w:t>
      </w:r>
      <w:r w:rsidR="00847D25">
        <w:t>.</w:t>
      </w:r>
      <w:r w:rsidR="00BB735F">
        <w:t>1</w:t>
      </w:r>
      <w:r w:rsidR="00847D25">
        <w:t xml:space="preserve">. </w:t>
      </w:r>
      <w:r w:rsidR="00B66A4C">
        <w:t>Т</w:t>
      </w:r>
      <w:r w:rsidR="00847D25">
        <w:t>естирование подсистемы Обработки данных СВИ</w:t>
      </w:r>
      <w:bookmarkEnd w:id="3003"/>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74FB98A" w:rsidR="00952BAB" w:rsidRDefault="007552B4" w:rsidP="004F6B3F">
      <w:pPr>
        <w:spacing w:after="0" w:line="360" w:lineRule="auto"/>
        <w:ind w:firstLine="709"/>
        <w:contextualSpacing/>
        <w:jc w:val="both"/>
        <w:rPr>
          <w:rFonts w:ascii="Times New Roman" w:hAnsi="Times New Roman" w:cs="Times New Roman"/>
          <w:sz w:val="28"/>
        </w:rPr>
      </w:pPr>
      <w:del w:id="3004" w:author="Пользователь Windows" w:date="2021-01-27T19:40:00Z">
        <w:r w:rsidDel="002817B5">
          <w:rPr>
            <w:rFonts w:ascii="Times New Roman" w:hAnsi="Times New Roman" w:cs="Times New Roman"/>
            <w:sz w:val="28"/>
          </w:rPr>
          <w:delText>Прот</w:delText>
        </w:r>
      </w:del>
      <w:ins w:id="3005" w:author="Пользователь Windows" w:date="2021-01-27T19:40:00Z">
        <w:r w:rsidR="002817B5">
          <w:rPr>
            <w:rFonts w:ascii="Times New Roman" w:hAnsi="Times New Roman" w:cs="Times New Roman"/>
            <w:sz w:val="28"/>
          </w:rPr>
          <w:t>Т</w:t>
        </w:r>
      </w:ins>
      <w:r>
        <w:rPr>
          <w:rFonts w:ascii="Times New Roman" w:hAnsi="Times New Roman" w:cs="Times New Roman"/>
          <w:sz w:val="28"/>
        </w:rPr>
        <w:t xml:space="preserve">естируем </w:t>
      </w:r>
      <w:ins w:id="3006" w:author="Пользователь Windows" w:date="2021-01-27T19:38:00Z">
        <w:r w:rsidR="002817B5">
          <w:rPr>
            <w:rFonts w:ascii="Times New Roman" w:hAnsi="Times New Roman" w:cs="Times New Roman"/>
            <w:sz w:val="28"/>
          </w:rPr>
          <w:t>подсистему на выполнение выявления возмущения</w:t>
        </w:r>
      </w:ins>
      <w:del w:id="3007" w:author="Пользователь Windows" w:date="2021-01-27T19:38:00Z">
        <w:r w:rsidDel="002817B5">
          <w:rPr>
            <w:rFonts w:ascii="Times New Roman" w:hAnsi="Times New Roman" w:cs="Times New Roman"/>
            <w:sz w:val="28"/>
          </w:rPr>
          <w:delText>работу подсистемы</w:delText>
        </w:r>
      </w:del>
      <w:r>
        <w:rPr>
          <w:rFonts w:ascii="Times New Roman" w:hAnsi="Times New Roman" w:cs="Times New Roman"/>
          <w:sz w:val="28"/>
        </w:rPr>
        <w:t>.</w:t>
      </w:r>
      <w:del w:id="3008" w:author="Пользователь Windows" w:date="2021-01-27T19:37:00Z">
        <w:r w:rsidDel="002817B5">
          <w:rPr>
            <w:rFonts w:ascii="Times New Roman" w:hAnsi="Times New Roman" w:cs="Times New Roman"/>
            <w:sz w:val="28"/>
          </w:rPr>
          <w:delText xml:space="preserve"> </w:delText>
        </w:r>
      </w:del>
      <w:ins w:id="3009" w:author="Пользователь Windows" w:date="2021-01-27T19:37:00Z">
        <w:r w:rsidR="002817B5" w:rsidRPr="002817B5">
          <w:rPr>
            <w:rFonts w:ascii="Times New Roman" w:hAnsi="Times New Roman" w:cs="Times New Roman"/>
            <w:sz w:val="28"/>
            <w:rPrChange w:id="3010" w:author="Пользователь Windows" w:date="2021-01-27T19:37:00Z">
              <w:rPr>
                <w:rFonts w:ascii="Times New Roman" w:hAnsi="Times New Roman" w:cs="Times New Roman"/>
                <w:sz w:val="28"/>
                <w:lang w:val="en-US"/>
              </w:rPr>
            </w:rPrChange>
          </w:rPr>
          <w:t xml:space="preserve"> </w:t>
        </w:r>
      </w:ins>
      <w:r>
        <w:rPr>
          <w:rFonts w:ascii="Times New Roman" w:hAnsi="Times New Roman" w:cs="Times New Roman"/>
          <w:sz w:val="28"/>
        </w:rPr>
        <w:t xml:space="preserve">На рисунке </w:t>
      </w:r>
      <w:del w:id="3011" w:author="Пользователь Windows" w:date="2021-01-27T20:05:00Z">
        <w:r w:rsidR="00775658" w:rsidDel="009C67B8">
          <w:rPr>
            <w:rFonts w:ascii="Times New Roman" w:hAnsi="Times New Roman" w:cs="Times New Roman"/>
            <w:sz w:val="28"/>
          </w:rPr>
          <w:delText>2</w:delText>
        </w:r>
        <w:r w:rsidR="00AF2964" w:rsidDel="009C67B8">
          <w:rPr>
            <w:rFonts w:ascii="Times New Roman" w:hAnsi="Times New Roman" w:cs="Times New Roman"/>
            <w:sz w:val="28"/>
          </w:rPr>
          <w:delText>4</w:delText>
        </w:r>
        <w:r w:rsidDel="009C67B8">
          <w:rPr>
            <w:rFonts w:ascii="Times New Roman" w:hAnsi="Times New Roman" w:cs="Times New Roman"/>
            <w:sz w:val="28"/>
          </w:rPr>
          <w:delText xml:space="preserve"> </w:delText>
        </w:r>
      </w:del>
      <w:ins w:id="3012" w:author="Пользователь Windows" w:date="2021-01-27T20:05:00Z">
        <w:r w:rsidR="009C67B8">
          <w:rPr>
            <w:rFonts w:ascii="Times New Roman" w:hAnsi="Times New Roman" w:cs="Times New Roman"/>
            <w:sz w:val="28"/>
          </w:rPr>
          <w:t>2</w:t>
        </w:r>
      </w:ins>
      <w:ins w:id="3013" w:author="Пользователь Windows" w:date="2021-01-30T14:17:00Z">
        <w:r w:rsidR="009A633E">
          <w:rPr>
            <w:rFonts w:ascii="Times New Roman" w:hAnsi="Times New Roman" w:cs="Times New Roman"/>
            <w:sz w:val="28"/>
          </w:rPr>
          <w:t>2</w:t>
        </w:r>
      </w:ins>
      <w:ins w:id="3014" w:author="Пользователь Windows" w:date="2021-01-27T20:05:00Z">
        <w:r w:rsidR="009C67B8">
          <w:rPr>
            <w:rFonts w:ascii="Times New Roman" w:hAnsi="Times New Roman" w:cs="Times New Roman"/>
            <w:sz w:val="28"/>
          </w:rPr>
          <w:t xml:space="preserve"> </w:t>
        </w:r>
      </w:ins>
      <w:r>
        <w:rPr>
          <w:rFonts w:ascii="Times New Roman" w:hAnsi="Times New Roman" w:cs="Times New Roman"/>
          <w:sz w:val="28"/>
        </w:rPr>
        <w:t>можно увидеть время получения кадра</w:t>
      </w:r>
      <w:del w:id="3015" w:author="Пользователь Windows" w:date="2021-01-27T19:39:00Z">
        <w:r w:rsidDel="002817B5">
          <w:rPr>
            <w:rFonts w:ascii="Times New Roman" w:hAnsi="Times New Roman" w:cs="Times New Roman"/>
            <w:sz w:val="28"/>
          </w:rPr>
          <w:delText>,</w:delText>
        </w:r>
      </w:del>
      <w:ins w:id="3016" w:author="Пользователь Windows" w:date="2021-01-27T19:39:00Z">
        <w:r w:rsidR="002817B5">
          <w:rPr>
            <w:rFonts w:ascii="Times New Roman" w:hAnsi="Times New Roman" w:cs="Times New Roman"/>
            <w:sz w:val="28"/>
          </w:rPr>
          <w:t xml:space="preserve"> и</w:t>
        </w:r>
      </w:ins>
      <w:r>
        <w:rPr>
          <w:rFonts w:ascii="Times New Roman" w:hAnsi="Times New Roman" w:cs="Times New Roman"/>
          <w:sz w:val="28"/>
        </w:rPr>
        <w:t xml:space="preserve"> факт того, было ли выявлено возмущение</w:t>
      </w:r>
      <w:ins w:id="3017" w:author="Пользователь Windows" w:date="2021-01-27T19:39:00Z">
        <w:r w:rsidR="002817B5">
          <w:rPr>
            <w:rFonts w:ascii="Times New Roman" w:hAnsi="Times New Roman" w:cs="Times New Roman"/>
            <w:sz w:val="28"/>
          </w:rPr>
          <w:t>:</w:t>
        </w:r>
      </w:ins>
      <w:r>
        <w:rPr>
          <w:rFonts w:ascii="Times New Roman" w:hAnsi="Times New Roman" w:cs="Times New Roman"/>
          <w:sz w:val="28"/>
        </w:rPr>
        <w:t xml:space="preserve"> </w:t>
      </w:r>
      <w:del w:id="3018" w:author="Пользователь Windows" w:date="2021-01-27T19:39:00Z">
        <w:r w:rsidDel="002817B5">
          <w:rPr>
            <w:rFonts w:ascii="Times New Roman" w:hAnsi="Times New Roman" w:cs="Times New Roman"/>
            <w:sz w:val="28"/>
          </w:rPr>
          <w:delText xml:space="preserve">(на рисунке </w:delText>
        </w:r>
        <w:r w:rsidDel="002817B5">
          <w:rPr>
            <w:rFonts w:ascii="Times New Roman" w:hAnsi="Times New Roman" w:cs="Times New Roman"/>
            <w:sz w:val="28"/>
            <w:lang w:val="en-US"/>
          </w:rPr>
          <w:delText>status</w:delText>
        </w:r>
        <w:r w:rsidDel="002817B5">
          <w:rPr>
            <w:rFonts w:ascii="Times New Roman" w:hAnsi="Times New Roman" w:cs="Times New Roman"/>
            <w:sz w:val="28"/>
          </w:rPr>
          <w:delText>:</w:delText>
        </w:r>
        <w:r w:rsidRPr="007552B4" w:rsidDel="002817B5">
          <w:rPr>
            <w:rFonts w:ascii="Times New Roman" w:hAnsi="Times New Roman" w:cs="Times New Roman"/>
            <w:sz w:val="28"/>
          </w:rPr>
          <w:delText xml:space="preserve"> </w:delText>
        </w:r>
      </w:del>
      <w:r>
        <w:rPr>
          <w:rFonts w:ascii="Times New Roman" w:hAnsi="Times New Roman" w:cs="Times New Roman"/>
          <w:sz w:val="28"/>
          <w:lang w:val="en-US"/>
        </w:rPr>
        <w:t>false</w:t>
      </w:r>
      <w:ins w:id="3019" w:author="Пользователь Windows" w:date="2021-01-27T19:39:00Z">
        <w:r w:rsidR="002817B5">
          <w:rPr>
            <w:rFonts w:ascii="Times New Roman" w:hAnsi="Times New Roman" w:cs="Times New Roman"/>
            <w:sz w:val="28"/>
          </w:rPr>
          <w:t xml:space="preserve"> означает отсутствие опасного возмущения,</w:t>
        </w:r>
      </w:ins>
      <w:r w:rsidRPr="007552B4">
        <w:rPr>
          <w:rFonts w:ascii="Times New Roman" w:hAnsi="Times New Roman" w:cs="Times New Roman"/>
          <w:sz w:val="28"/>
        </w:rPr>
        <w:t xml:space="preserve"> </w:t>
      </w:r>
      <w:del w:id="3020" w:author="Пользователь Windows" w:date="2021-01-27T19:40:00Z">
        <w:r w:rsidDel="002817B5">
          <w:rPr>
            <w:rFonts w:ascii="Times New Roman" w:hAnsi="Times New Roman" w:cs="Times New Roman"/>
            <w:sz w:val="28"/>
          </w:rPr>
          <w:delText xml:space="preserve">или </w:delText>
        </w:r>
      </w:del>
      <w:r>
        <w:rPr>
          <w:rFonts w:ascii="Times New Roman" w:hAnsi="Times New Roman" w:cs="Times New Roman"/>
          <w:sz w:val="28"/>
          <w:lang w:val="en-US"/>
        </w:rPr>
        <w:t>true</w:t>
      </w:r>
      <w:del w:id="3021" w:author="Пользователь Windows" w:date="2021-01-27T19:40:00Z">
        <w:r w:rsidRPr="007552B4" w:rsidDel="002817B5">
          <w:rPr>
            <w:rFonts w:ascii="Times New Roman" w:hAnsi="Times New Roman" w:cs="Times New Roman"/>
            <w:sz w:val="28"/>
          </w:rPr>
          <w:delText>)</w:delText>
        </w:r>
      </w:del>
      <w:ins w:id="3022" w:author="Пользователь Windows" w:date="2021-01-27T19:40:00Z">
        <w:r w:rsidR="002817B5">
          <w:rPr>
            <w:rFonts w:ascii="Times New Roman" w:hAnsi="Times New Roman" w:cs="Times New Roman"/>
            <w:sz w:val="28"/>
          </w:rPr>
          <w:t xml:space="preserve"> – опасное возмущение выявлено</w:t>
        </w:r>
      </w:ins>
      <w:ins w:id="3023" w:author="Пользователь Windows" w:date="2021-01-27T19:39:00Z">
        <w:r w:rsidR="002817B5">
          <w:rPr>
            <w:rFonts w:ascii="Times New Roman" w:hAnsi="Times New Roman" w:cs="Times New Roman"/>
            <w:sz w:val="28"/>
          </w:rPr>
          <w:t>.</w:t>
        </w:r>
      </w:ins>
      <w:ins w:id="3024" w:author="Пользователь Windows" w:date="2021-01-27T19:40:00Z">
        <w:r w:rsidR="002817B5">
          <w:rPr>
            <w:rFonts w:ascii="Times New Roman" w:hAnsi="Times New Roman" w:cs="Times New Roman"/>
            <w:sz w:val="28"/>
          </w:rPr>
          <w:t xml:space="preserve"> Далее тестируем подсистему на выполнение опреде</w:t>
        </w:r>
      </w:ins>
      <w:ins w:id="3025" w:author="Anton Prokhorov" w:date="2021-01-28T22:56:00Z">
        <w:r w:rsidR="001B7A4A">
          <w:rPr>
            <w:rFonts w:ascii="Times New Roman" w:hAnsi="Times New Roman" w:cs="Times New Roman"/>
            <w:sz w:val="28"/>
          </w:rPr>
          <w:t>л</w:t>
        </w:r>
      </w:ins>
      <w:ins w:id="3026" w:author="Пользователь Windows" w:date="2021-01-27T19:40:00Z">
        <w:r w:rsidR="002817B5">
          <w:rPr>
            <w:rFonts w:ascii="Times New Roman" w:hAnsi="Times New Roman" w:cs="Times New Roman"/>
            <w:sz w:val="28"/>
          </w:rPr>
          <w:t>ения групп когерентных генераторов.</w:t>
        </w:r>
      </w:ins>
      <w:del w:id="3027" w:author="Пользователь Windows" w:date="2021-01-27T19:39:00Z">
        <w:r w:rsidDel="002817B5">
          <w:rPr>
            <w:rFonts w:ascii="Times New Roman" w:hAnsi="Times New Roman" w:cs="Times New Roman"/>
            <w:sz w:val="28"/>
          </w:rPr>
          <w:delText xml:space="preserve">, </w:delText>
        </w:r>
      </w:del>
      <w:ins w:id="3028" w:author="Пользователь Windows" w:date="2021-01-27T19:40:00Z">
        <w:r w:rsidR="002817B5">
          <w:rPr>
            <w:rFonts w:ascii="Times New Roman" w:hAnsi="Times New Roman" w:cs="Times New Roman"/>
            <w:sz w:val="28"/>
          </w:rPr>
          <w:t xml:space="preserve"> </w:t>
        </w:r>
      </w:ins>
      <w:del w:id="3029" w:author="Пользователь Windows" w:date="2021-01-27T19:40:00Z">
        <w:r w:rsidDel="002817B5">
          <w:rPr>
            <w:rFonts w:ascii="Times New Roman" w:hAnsi="Times New Roman" w:cs="Times New Roman"/>
            <w:sz w:val="28"/>
          </w:rPr>
          <w:delText>и индексы</w:delText>
        </w:r>
      </w:del>
      <w:ins w:id="3030" w:author="Пользователь Windows" w:date="2021-01-27T19:40:00Z">
        <w:r w:rsidR="002817B5">
          <w:rPr>
            <w:rFonts w:ascii="Times New Roman" w:hAnsi="Times New Roman" w:cs="Times New Roman"/>
            <w:sz w:val="28"/>
          </w:rPr>
          <w:t>На</w:t>
        </w:r>
      </w:ins>
      <w:ins w:id="3031" w:author="Пользователь Windows" w:date="2021-01-27T19:41:00Z">
        <w:r w:rsidR="002817B5">
          <w:rPr>
            <w:rFonts w:ascii="Times New Roman" w:hAnsi="Times New Roman" w:cs="Times New Roman"/>
            <w:sz w:val="28"/>
          </w:rPr>
          <w:t xml:space="preserve"> </w:t>
        </w:r>
      </w:ins>
      <w:ins w:id="3032" w:author="Пользователь Windows" w:date="2021-01-27T19:40:00Z">
        <w:r w:rsidR="002817B5">
          <w:rPr>
            <w:rFonts w:ascii="Times New Roman" w:hAnsi="Times New Roman" w:cs="Times New Roman"/>
            <w:sz w:val="28"/>
          </w:rPr>
          <w:t>рисунке 2</w:t>
        </w:r>
      </w:ins>
      <w:ins w:id="3033" w:author="Пользователь Windows" w:date="2021-01-30T14:17:00Z">
        <w:r w:rsidR="009A633E">
          <w:rPr>
            <w:rFonts w:ascii="Times New Roman" w:hAnsi="Times New Roman" w:cs="Times New Roman"/>
            <w:sz w:val="28"/>
          </w:rPr>
          <w:t>3</w:t>
        </w:r>
      </w:ins>
      <w:ins w:id="3034" w:author="Пользователь Windows" w:date="2021-01-27T19:41:00Z">
        <w:r w:rsidR="002817B5">
          <w:rPr>
            <w:rFonts w:ascii="Times New Roman" w:hAnsi="Times New Roman" w:cs="Times New Roman"/>
            <w:sz w:val="28"/>
          </w:rPr>
          <w:t xml:space="preserve"> представлено индексы</w:t>
        </w:r>
      </w:ins>
      <w:r>
        <w:rPr>
          <w:rFonts w:ascii="Times New Roman" w:hAnsi="Times New Roman" w:cs="Times New Roman"/>
          <w:sz w:val="28"/>
        </w:rPr>
        <w:t xml:space="preserve"> генераторов двух групп</w:t>
      </w:r>
      <w:ins w:id="3035" w:author="Пользователь Windows" w:date="2021-01-27T19:41:00Z">
        <w:r w:rsidR="002817B5">
          <w:rPr>
            <w:rFonts w:ascii="Times New Roman" w:hAnsi="Times New Roman" w:cs="Times New Roman"/>
            <w:sz w:val="28"/>
          </w:rPr>
          <w:t>.</w:t>
        </w:r>
      </w:ins>
      <w:r>
        <w:rPr>
          <w:rFonts w:ascii="Times New Roman" w:hAnsi="Times New Roman" w:cs="Times New Roman"/>
          <w:sz w:val="28"/>
        </w:rPr>
        <w:t xml:space="preserve"> </w:t>
      </w:r>
      <w:del w:id="3036" w:author="Пользователь Windows" w:date="2021-01-27T19:41:00Z">
        <w:r w:rsidDel="002817B5">
          <w:rPr>
            <w:rFonts w:ascii="Times New Roman" w:hAnsi="Times New Roman" w:cs="Times New Roman"/>
            <w:sz w:val="28"/>
          </w:rPr>
          <w:delText>когерентных генераторов</w:delText>
        </w:r>
        <w:r w:rsidR="00E75A4A" w:rsidDel="002817B5">
          <w:rPr>
            <w:rFonts w:ascii="Times New Roman" w:hAnsi="Times New Roman" w:cs="Times New Roman"/>
            <w:sz w:val="28"/>
          </w:rPr>
          <w:delText xml:space="preserve"> (н</w:delText>
        </w:r>
      </w:del>
      <w:ins w:id="3037" w:author="Пользователь Windows" w:date="2021-01-27T19:41:00Z">
        <w:r w:rsidR="002817B5">
          <w:rPr>
            <w:rFonts w:ascii="Times New Roman" w:hAnsi="Times New Roman" w:cs="Times New Roman"/>
            <w:sz w:val="28"/>
          </w:rPr>
          <w:t>Индексы</w:t>
        </w:r>
      </w:ins>
      <w:del w:id="3038" w:author="Пользователь Windows" w:date="2021-01-27T19:41:00Z">
        <w:r w:rsidR="00E75A4A" w:rsidDel="002817B5">
          <w:rPr>
            <w:rFonts w:ascii="Times New Roman" w:hAnsi="Times New Roman" w:cs="Times New Roman"/>
            <w:sz w:val="28"/>
          </w:rPr>
          <w:delText>омер</w:delText>
        </w:r>
      </w:del>
      <w:r w:rsidR="00E75A4A">
        <w:rPr>
          <w:rFonts w:ascii="Times New Roman" w:hAnsi="Times New Roman" w:cs="Times New Roman"/>
          <w:sz w:val="28"/>
        </w:rPr>
        <w:t xml:space="preserve"> генератор</w:t>
      </w:r>
      <w:ins w:id="3039" w:author="Пользователь Windows" w:date="2021-01-27T19:41:00Z">
        <w:r w:rsidR="002817B5">
          <w:rPr>
            <w:rFonts w:ascii="Times New Roman" w:hAnsi="Times New Roman" w:cs="Times New Roman"/>
            <w:sz w:val="28"/>
          </w:rPr>
          <w:t>ов выбирались</w:t>
        </w:r>
      </w:ins>
      <w:del w:id="3040" w:author="Пользователь Windows" w:date="2021-01-27T19:41:00Z">
        <w:r w:rsidR="00E75A4A" w:rsidDel="002817B5">
          <w:rPr>
            <w:rFonts w:ascii="Times New Roman" w:hAnsi="Times New Roman" w:cs="Times New Roman"/>
            <w:sz w:val="28"/>
          </w:rPr>
          <w:delText>а</w:delText>
        </w:r>
      </w:del>
      <w:r w:rsidR="00E75A4A">
        <w:rPr>
          <w:rFonts w:ascii="Times New Roman" w:hAnsi="Times New Roman" w:cs="Times New Roman"/>
          <w:sz w:val="28"/>
        </w:rPr>
        <w:t xml:space="preserve"> согласно</w:t>
      </w:r>
      <w:ins w:id="3041" w:author="Пользователь Windows" w:date="2021-01-27T19:42:00Z">
        <w:r w:rsidR="002817B5">
          <w:rPr>
            <w:rFonts w:ascii="Times New Roman" w:hAnsi="Times New Roman" w:cs="Times New Roman"/>
            <w:sz w:val="28"/>
          </w:rPr>
          <w:t xml:space="preserve"> их номерам в</w:t>
        </w:r>
      </w:ins>
      <w:r w:rsidR="00E75A4A">
        <w:rPr>
          <w:rFonts w:ascii="Times New Roman" w:hAnsi="Times New Roman" w:cs="Times New Roman"/>
          <w:sz w:val="28"/>
        </w:rPr>
        <w:t xml:space="preserve">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del w:id="3042" w:author="Пользователь Windows" w:date="2021-01-27T19:42:00Z">
        <w:r w:rsidR="00E75A4A" w:rsidRPr="00E75A4A" w:rsidDel="002817B5">
          <w:rPr>
            <w:rFonts w:ascii="Times New Roman" w:hAnsi="Times New Roman" w:cs="Times New Roman"/>
            <w:sz w:val="28"/>
          </w:rPr>
          <w:delText xml:space="preserve"> </w:delText>
        </w:r>
        <w:r w:rsidR="00E75A4A" w:rsidDel="002817B5">
          <w:rPr>
            <w:rFonts w:ascii="Times New Roman" w:hAnsi="Times New Roman" w:cs="Times New Roman"/>
            <w:sz w:val="28"/>
          </w:rPr>
          <w:delText xml:space="preserve">в формате </w:delText>
        </w:r>
        <w:r w:rsidR="00E75A4A" w:rsidDel="002817B5">
          <w:rPr>
            <w:rFonts w:ascii="Times New Roman" w:hAnsi="Times New Roman" w:cs="Times New Roman"/>
            <w:sz w:val="28"/>
            <w:lang w:val="en-US"/>
          </w:rPr>
          <w:delText>float</w:delText>
        </w:r>
        <w:r w:rsidR="00E75A4A" w:rsidDel="002817B5">
          <w:rPr>
            <w:rFonts w:ascii="Times New Roman" w:hAnsi="Times New Roman" w:cs="Times New Roman"/>
            <w:sz w:val="28"/>
          </w:rPr>
          <w:delText>)</w:delText>
        </w:r>
      </w:del>
      <w:r>
        <w:rPr>
          <w:rFonts w:ascii="Times New Roman" w:hAnsi="Times New Roman" w:cs="Times New Roman"/>
          <w:sz w:val="28"/>
        </w:rPr>
        <w:t>.</w:t>
      </w:r>
    </w:p>
    <w:p w14:paraId="450F5CA6" w14:textId="3D54DD4E" w:rsidR="005F4C72" w:rsidRDefault="005F4C72" w:rsidP="004F6B3F">
      <w:pPr>
        <w:spacing w:after="0" w:line="360" w:lineRule="auto"/>
        <w:ind w:firstLine="709"/>
        <w:contextualSpacing/>
        <w:jc w:val="both"/>
        <w:rPr>
          <w:ins w:id="3043" w:author="Пользователь Windows" w:date="2021-01-27T19:14:00Z"/>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ins w:id="3044" w:author="Пользователь Windows" w:date="2021-01-30T09:54:00Z">
        <w:r w:rsidR="00665E23">
          <w:rPr>
            <w:rFonts w:ascii="Times New Roman" w:hAnsi="Times New Roman" w:cs="Times New Roman"/>
            <w:sz w:val="28"/>
          </w:rPr>
          <w:t xml:space="preserve"> в каждом эксперименте</w:t>
        </w:r>
      </w:ins>
      <w:r>
        <w:rPr>
          <w:rFonts w:ascii="Times New Roman" w:hAnsi="Times New Roman" w:cs="Times New Roman"/>
          <w:sz w:val="28"/>
        </w:rPr>
        <w:t xml:space="preserve"> состав</w:t>
      </w:r>
      <w:ins w:id="3045" w:author="Пользователь Windows" w:date="2021-01-30T09:55:00Z">
        <w:r w:rsidR="00665E23">
          <w:rPr>
            <w:rFonts w:ascii="Times New Roman" w:hAnsi="Times New Roman" w:cs="Times New Roman"/>
            <w:sz w:val="28"/>
          </w:rPr>
          <w:t>ило</w:t>
        </w:r>
      </w:ins>
      <w:del w:id="3046" w:author="Пользователь Windows" w:date="2021-01-30T09:55:00Z">
        <w:r w:rsidDel="00665E23">
          <w:rPr>
            <w:rFonts w:ascii="Times New Roman" w:hAnsi="Times New Roman" w:cs="Times New Roman"/>
            <w:sz w:val="28"/>
          </w:rPr>
          <w:delText>л</w:delText>
        </w:r>
      </w:del>
      <w:del w:id="3047" w:author="Пользователь Windows" w:date="2021-01-30T09:54:00Z">
        <w:r w:rsidDel="00665E23">
          <w:rPr>
            <w:rFonts w:ascii="Times New Roman" w:hAnsi="Times New Roman" w:cs="Times New Roman"/>
            <w:sz w:val="28"/>
          </w:rPr>
          <w:delText>яет</w:delText>
        </w:r>
      </w:del>
      <w:r>
        <w:rPr>
          <w:rFonts w:ascii="Times New Roman" w:hAnsi="Times New Roman" w:cs="Times New Roman"/>
          <w:sz w:val="28"/>
        </w:rPr>
        <w:t xml:space="preserve"> </w:t>
      </w:r>
      <w:del w:id="3048" w:author="Пользователь Windows" w:date="2021-01-30T09:55:00Z">
        <w:r w:rsidDel="00665E23">
          <w:rPr>
            <w:rFonts w:ascii="Times New Roman" w:hAnsi="Times New Roman" w:cs="Times New Roman"/>
            <w:sz w:val="28"/>
          </w:rPr>
          <w:delText>менее 1</w:delText>
        </w:r>
      </w:del>
      <w:ins w:id="3049" w:author="Пользователь Windows" w:date="2021-01-30T09:55:00Z">
        <w:r w:rsidR="00665E23">
          <w:rPr>
            <w:rFonts w:ascii="Times New Roman" w:hAnsi="Times New Roman" w:cs="Times New Roman"/>
            <w:sz w:val="28"/>
          </w:rPr>
          <w:t>0</w:t>
        </w:r>
      </w:ins>
      <w:r>
        <w:rPr>
          <w:rFonts w:ascii="Times New Roman" w:hAnsi="Times New Roman" w:cs="Times New Roman"/>
          <w:sz w:val="28"/>
        </w:rPr>
        <w:t xml:space="preserve"> мс.</w:t>
      </w:r>
    </w:p>
    <w:p w14:paraId="025D7E2D" w14:textId="219DE943" w:rsidR="0080299B" w:rsidRPr="002817B5" w:rsidRDefault="0080299B" w:rsidP="004F6B3F">
      <w:pPr>
        <w:spacing w:after="0" w:line="360" w:lineRule="auto"/>
        <w:ind w:firstLine="709"/>
        <w:contextualSpacing/>
        <w:jc w:val="both"/>
        <w:rPr>
          <w:ins w:id="3050" w:author="Пользователь Windows" w:date="2021-01-27T19:36:00Z"/>
          <w:rFonts w:ascii="Times New Roman" w:hAnsi="Times New Roman" w:cs="Times New Roman"/>
          <w:sz w:val="28"/>
          <w:rPrChange w:id="3051" w:author="Пользователь Windows" w:date="2021-01-27T19:41:00Z">
            <w:rPr>
              <w:ins w:id="3052" w:author="Пользователь Windows" w:date="2021-01-27T19:36:00Z"/>
              <w:rFonts w:ascii="Times New Roman" w:hAnsi="Times New Roman" w:cs="Times New Roman"/>
              <w:sz w:val="28"/>
              <w:lang w:val="en-US"/>
            </w:rPr>
          </w:rPrChange>
        </w:rPr>
      </w:pPr>
      <w:ins w:id="3053" w:author="Пользователь Windows" w:date="2021-01-27T19:15:00Z">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ins>
    </w:p>
    <w:p w14:paraId="420A6DAE" w14:textId="74CF4865" w:rsidR="002817B5" w:rsidRPr="002817B5" w:rsidRDefault="002817B5" w:rsidP="004F6B3F">
      <w:pPr>
        <w:spacing w:after="0" w:line="360" w:lineRule="auto"/>
        <w:ind w:firstLine="709"/>
        <w:contextualSpacing/>
        <w:jc w:val="both"/>
        <w:rPr>
          <w:rFonts w:ascii="Times New Roman" w:hAnsi="Times New Roman" w:cs="Times New Roman"/>
          <w:sz w:val="28"/>
        </w:rPr>
      </w:pPr>
      <w:ins w:id="3054" w:author="Пользователь Windows" w:date="2021-01-27T19:37:00Z">
        <w:r>
          <w:rPr>
            <w:rFonts w:ascii="Times New Roman" w:hAnsi="Times New Roman" w:cs="Times New Roman"/>
            <w:sz w:val="28"/>
          </w:rPr>
          <w:t>Рисунок 2</w:t>
        </w:r>
      </w:ins>
      <w:ins w:id="3055" w:author="Пользователь Windows" w:date="2021-01-30T14:17:00Z">
        <w:r w:rsidR="009A633E">
          <w:rPr>
            <w:rFonts w:ascii="Times New Roman" w:hAnsi="Times New Roman" w:cs="Times New Roman"/>
            <w:sz w:val="28"/>
          </w:rPr>
          <w:t>2</w:t>
        </w:r>
      </w:ins>
      <w:ins w:id="3056" w:author="Пользователь Windows" w:date="2021-01-27T19:37:00Z">
        <w:r>
          <w:rPr>
            <w:rFonts w:ascii="Times New Roman" w:hAnsi="Times New Roman" w:cs="Times New Roman"/>
            <w:sz w:val="28"/>
          </w:rPr>
          <w:t xml:space="preserve"> – </w:t>
        </w:r>
      </w:ins>
      <w:ins w:id="3057" w:author="Пользователь Windows" w:date="2021-01-27T19:42:00Z">
        <w:r>
          <w:rPr>
            <w:rFonts w:ascii="Times New Roman" w:hAnsi="Times New Roman" w:cs="Times New Roman"/>
            <w:sz w:val="28"/>
          </w:rPr>
          <w:t>Выявление опасного возмущения</w:t>
        </w:r>
      </w:ins>
      <w:ins w:id="3058" w:author="Пользователь Windows" w:date="2021-01-27T19:37:00Z">
        <w:r>
          <w:rPr>
            <w:rFonts w:ascii="Times New Roman" w:hAnsi="Times New Roman" w:cs="Times New Roman"/>
            <w:sz w:val="28"/>
          </w:rPr>
          <w:t xml:space="preserve"> подсистем</w:t>
        </w:r>
      </w:ins>
      <w:ins w:id="3059" w:author="Пользователь Windows" w:date="2021-01-27T19:42:00Z">
        <w:r>
          <w:rPr>
            <w:rFonts w:ascii="Times New Roman" w:hAnsi="Times New Roman" w:cs="Times New Roman"/>
            <w:sz w:val="28"/>
          </w:rPr>
          <w:t>ой</w:t>
        </w:r>
      </w:ins>
      <w:ins w:id="3060" w:author="Пользователь Windows" w:date="2021-01-27T19:37:00Z">
        <w:r>
          <w:rPr>
            <w:rFonts w:ascii="Times New Roman" w:hAnsi="Times New Roman" w:cs="Times New Roman"/>
            <w:sz w:val="28"/>
          </w:rPr>
          <w:t xml:space="preserve"> Обработки данных СВИ</w:t>
        </w:r>
      </w:ins>
    </w:p>
    <w:p w14:paraId="7962205F" w14:textId="35485B7E"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del w:id="3061" w:author="Пользователь Windows" w:date="2021-01-27T19:36:00Z">
        <w:r w:rsidDel="002817B5">
          <w:rPr>
            <w:noProof/>
            <w:lang w:eastAsia="ru-RU"/>
          </w:rPr>
          <w:drawing>
            <wp:inline distT="0" distB="0" distL="0" distR="0" wp14:anchorId="336D2A8D" wp14:editId="1E2E1108">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648460"/>
                      </a:xfrm>
                      <a:prstGeom prst="rect">
                        <a:avLst/>
                      </a:prstGeom>
                    </pic:spPr>
                  </pic:pic>
                </a:graphicData>
              </a:graphic>
            </wp:inline>
          </w:drawing>
        </w:r>
      </w:del>
      <w:ins w:id="3062" w:author="Пользователь Windows" w:date="2021-01-27T19:36:00Z">
        <w:r w:rsidR="002817B5">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ins>
    </w:p>
    <w:p w14:paraId="4480D512" w14:textId="13F2114C"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063" w:author="Пользователь Windows" w:date="2021-01-27T19:37:00Z">
        <w:r w:rsidR="00775658" w:rsidDel="002817B5">
          <w:rPr>
            <w:rFonts w:ascii="Times New Roman" w:hAnsi="Times New Roman" w:cs="Times New Roman"/>
            <w:sz w:val="28"/>
          </w:rPr>
          <w:delText>2</w:delText>
        </w:r>
        <w:r w:rsidR="00AF2964" w:rsidDel="002817B5">
          <w:rPr>
            <w:rFonts w:ascii="Times New Roman" w:hAnsi="Times New Roman" w:cs="Times New Roman"/>
            <w:sz w:val="28"/>
          </w:rPr>
          <w:delText>4</w:delText>
        </w:r>
        <w:r w:rsidDel="002817B5">
          <w:rPr>
            <w:rFonts w:ascii="Times New Roman" w:hAnsi="Times New Roman" w:cs="Times New Roman"/>
            <w:sz w:val="28"/>
          </w:rPr>
          <w:delText xml:space="preserve"> </w:delText>
        </w:r>
      </w:del>
      <w:ins w:id="3064" w:author="Пользователь Windows" w:date="2021-01-27T19:37:00Z">
        <w:r w:rsidR="002817B5">
          <w:rPr>
            <w:rFonts w:ascii="Times New Roman" w:hAnsi="Times New Roman" w:cs="Times New Roman"/>
            <w:sz w:val="28"/>
          </w:rPr>
          <w:t>2</w:t>
        </w:r>
      </w:ins>
      <w:ins w:id="3065" w:author="Пользователь Windows" w:date="2021-01-30T14:17:00Z">
        <w:r w:rsidR="009A633E">
          <w:rPr>
            <w:rFonts w:ascii="Times New Roman" w:hAnsi="Times New Roman" w:cs="Times New Roman"/>
            <w:sz w:val="28"/>
          </w:rPr>
          <w:t>3</w:t>
        </w:r>
      </w:ins>
      <w:ins w:id="3066" w:author="Пользователь Windows" w:date="2021-01-27T19:37:00Z">
        <w:r w:rsidR="002817B5">
          <w:rPr>
            <w:rFonts w:ascii="Times New Roman" w:hAnsi="Times New Roman" w:cs="Times New Roman"/>
            <w:sz w:val="28"/>
          </w:rPr>
          <w:t xml:space="preserve"> </w:t>
        </w:r>
      </w:ins>
      <w:r>
        <w:rPr>
          <w:rFonts w:ascii="Times New Roman" w:hAnsi="Times New Roman" w:cs="Times New Roman"/>
          <w:sz w:val="28"/>
        </w:rPr>
        <w:t xml:space="preserve">– </w:t>
      </w:r>
      <w:del w:id="3067" w:author="Пользователь Windows" w:date="2021-01-27T19:42:00Z">
        <w:r w:rsidDel="002817B5">
          <w:rPr>
            <w:rFonts w:ascii="Times New Roman" w:hAnsi="Times New Roman" w:cs="Times New Roman"/>
            <w:sz w:val="28"/>
          </w:rPr>
          <w:delText>Результат работы</w:delText>
        </w:r>
      </w:del>
      <w:ins w:id="3068" w:author="Пользователь Windows" w:date="2021-01-27T19:42:00Z">
        <w:r w:rsidR="002817B5">
          <w:rPr>
            <w:rFonts w:ascii="Times New Roman" w:hAnsi="Times New Roman" w:cs="Times New Roman"/>
            <w:sz w:val="28"/>
          </w:rPr>
          <w:t>Определение групп когерентных генераторов</w:t>
        </w:r>
      </w:ins>
      <w:r>
        <w:rPr>
          <w:rFonts w:ascii="Times New Roman" w:hAnsi="Times New Roman" w:cs="Times New Roman"/>
          <w:sz w:val="28"/>
        </w:rPr>
        <w:t xml:space="preserve"> подсистем</w:t>
      </w:r>
      <w:ins w:id="3069" w:author="Пользователь Windows" w:date="2021-01-27T19:42:00Z">
        <w:r w:rsidR="002817B5">
          <w:rPr>
            <w:rFonts w:ascii="Times New Roman" w:hAnsi="Times New Roman" w:cs="Times New Roman"/>
            <w:sz w:val="28"/>
          </w:rPr>
          <w:t>ой</w:t>
        </w:r>
      </w:ins>
      <w:del w:id="3070" w:author="Пользователь Windows" w:date="2021-01-27T19:42:00Z">
        <w:r w:rsidDel="002817B5">
          <w:rPr>
            <w:rFonts w:ascii="Times New Roman" w:hAnsi="Times New Roman" w:cs="Times New Roman"/>
            <w:sz w:val="28"/>
          </w:rPr>
          <w:delText>ы</w:delText>
        </w:r>
      </w:del>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ins w:id="3071" w:author="Пользователь Windows" w:date="2021-01-27T20:05:00Z"/>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3072" w:name="_Toc62909918"/>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3072"/>
    </w:p>
    <w:p w14:paraId="1172A295" w14:textId="354B950E" w:rsidR="00991C64" w:rsidRPr="00E21B5E" w:rsidDel="00AB2E3C" w:rsidRDefault="00991C64" w:rsidP="00AD0B46">
      <w:pPr>
        <w:spacing w:after="0" w:line="360" w:lineRule="auto"/>
        <w:ind w:firstLine="709"/>
        <w:contextualSpacing/>
        <w:jc w:val="both"/>
        <w:rPr>
          <w:del w:id="3073" w:author="Пользователь Windows" w:date="2021-01-27T20:18:00Z"/>
          <w:rFonts w:ascii="Times New Roman" w:hAnsi="Times New Roman" w:cs="Times New Roman"/>
          <w:sz w:val="28"/>
        </w:rPr>
      </w:pPr>
      <w:r>
        <w:rPr>
          <w:rFonts w:ascii="Times New Roman" w:hAnsi="Times New Roman" w:cs="Times New Roman"/>
          <w:sz w:val="28"/>
        </w:rPr>
        <w:t>П</w:t>
      </w:r>
      <w:ins w:id="3074" w:author="Пользователь Windows" w:date="2021-01-27T20:05:00Z">
        <w:r w:rsidR="009C67B8">
          <w:rPr>
            <w:rFonts w:ascii="Times New Roman" w:hAnsi="Times New Roman" w:cs="Times New Roman"/>
            <w:sz w:val="28"/>
          </w:rPr>
          <w:t>одсистема</w:t>
        </w:r>
      </w:ins>
      <w:ins w:id="3075" w:author="Пользователь Windows" w:date="2021-01-27T20:06:00Z">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w:t>
        </w:r>
      </w:ins>
      <w:ins w:id="3076" w:author="Пользователь Windows" w:date="2021-01-27T20:05:00Z">
        <w:r w:rsidR="009C67B8">
          <w:rPr>
            <w:rFonts w:ascii="Times New Roman" w:hAnsi="Times New Roman" w:cs="Times New Roman"/>
            <w:sz w:val="28"/>
          </w:rPr>
          <w:t xml:space="preserve"> </w:t>
        </w:r>
      </w:ins>
      <w:ins w:id="3077" w:author="Пользователь Windows" w:date="2021-01-27T20:06:00Z">
        <w:r w:rsidR="009C67B8">
          <w:rPr>
            <w:rFonts w:ascii="Times New Roman" w:hAnsi="Times New Roman" w:cs="Times New Roman"/>
            <w:sz w:val="28"/>
          </w:rPr>
          <w:t>п</w:t>
        </w:r>
      </w:ins>
      <w:r>
        <w:rPr>
          <w:rFonts w:ascii="Times New Roman" w:hAnsi="Times New Roman" w:cs="Times New Roman"/>
          <w:sz w:val="28"/>
        </w:rPr>
        <w:t>роцесс идентификации АР</w:t>
      </w:r>
      <w:del w:id="3078" w:author="Пользователь Windows" w:date="2021-01-27T20:06:00Z">
        <w:r w:rsidDel="009C67B8">
          <w:rPr>
            <w:rFonts w:ascii="Times New Roman" w:hAnsi="Times New Roman" w:cs="Times New Roman"/>
            <w:sz w:val="28"/>
          </w:rPr>
          <w:delText xml:space="preserve"> выполняется</w:delText>
        </w:r>
      </w:del>
      <w:r>
        <w:rPr>
          <w:rFonts w:ascii="Times New Roman" w:hAnsi="Times New Roman" w:cs="Times New Roman"/>
          <w:sz w:val="28"/>
        </w:rPr>
        <w:t xml:space="preserve">, когда </w:t>
      </w:r>
      <w:ins w:id="3079" w:author="Пользователь Windows" w:date="2021-01-27T20:06:00Z">
        <w:r w:rsidR="009C67B8">
          <w:rPr>
            <w:rFonts w:ascii="Times New Roman" w:hAnsi="Times New Roman" w:cs="Times New Roman"/>
            <w:sz w:val="28"/>
          </w:rPr>
          <w:t xml:space="preserve">получает от </w:t>
        </w:r>
      </w:ins>
      <w:del w:id="3080" w:author="Пользователь Windows" w:date="2021-01-27T20:06:00Z">
        <w:r w:rsidR="005A0545" w:rsidDel="009C67B8">
          <w:rPr>
            <w:rFonts w:ascii="Times New Roman" w:hAnsi="Times New Roman" w:cs="Times New Roman"/>
            <w:sz w:val="28"/>
          </w:rPr>
          <w:delText xml:space="preserve">подсистема </w:delText>
        </w:r>
      </w:del>
      <w:ins w:id="3081" w:author="Пользователь Windows" w:date="2021-01-27T20:06:00Z">
        <w:r w:rsidR="009C67B8">
          <w:rPr>
            <w:rFonts w:ascii="Times New Roman" w:hAnsi="Times New Roman" w:cs="Times New Roman"/>
            <w:sz w:val="28"/>
          </w:rPr>
          <w:t xml:space="preserve">подсистемы </w:t>
        </w:r>
      </w:ins>
      <w:r w:rsidR="005A0545">
        <w:rPr>
          <w:rFonts w:ascii="Times New Roman" w:hAnsi="Times New Roman" w:cs="Times New Roman"/>
          <w:sz w:val="28"/>
        </w:rPr>
        <w:t xml:space="preserve">Обработки данных СВИ </w:t>
      </w:r>
      <w:del w:id="3082" w:author="Пользователь Windows" w:date="2021-01-27T20:06:00Z">
        <w:r w:rsidR="005A0545" w:rsidDel="009C67B8">
          <w:rPr>
            <w:rFonts w:ascii="Times New Roman" w:hAnsi="Times New Roman" w:cs="Times New Roman"/>
            <w:sz w:val="28"/>
          </w:rPr>
          <w:delText xml:space="preserve">подаст </w:delText>
        </w:r>
      </w:del>
      <w:r w:rsidR="005A0545">
        <w:rPr>
          <w:rFonts w:ascii="Times New Roman" w:hAnsi="Times New Roman" w:cs="Times New Roman"/>
          <w:sz w:val="28"/>
        </w:rPr>
        <w:t xml:space="preserve">сигнал о выявлении </w:t>
      </w:r>
      <w:ins w:id="3083" w:author="Пользователь Windows" w:date="2021-01-27T20:06:00Z">
        <w:r w:rsidR="009C67B8">
          <w:rPr>
            <w:rFonts w:ascii="Times New Roman" w:hAnsi="Times New Roman" w:cs="Times New Roman"/>
            <w:sz w:val="28"/>
          </w:rPr>
          <w:t xml:space="preserve">опасного </w:t>
        </w:r>
      </w:ins>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del w:id="3084" w:author="Пользователь Windows" w:date="2021-01-27T20:07:00Z">
        <w:r w:rsidR="00E21B5E" w:rsidDel="009C67B8">
          <w:rPr>
            <w:rFonts w:ascii="Times New Roman" w:hAnsi="Times New Roman" w:cs="Times New Roman"/>
            <w:sz w:val="28"/>
          </w:rPr>
          <w:delText xml:space="preserve">рисунке </w:delText>
        </w:r>
      </w:del>
      <w:ins w:id="3085" w:author="Пользователь Windows" w:date="2021-01-27T20:07:00Z">
        <w:r w:rsidR="009C67B8">
          <w:rPr>
            <w:rFonts w:ascii="Times New Roman" w:hAnsi="Times New Roman" w:cs="Times New Roman"/>
            <w:sz w:val="28"/>
          </w:rPr>
          <w:t xml:space="preserve">рисунках </w:t>
        </w:r>
      </w:ins>
      <w:del w:id="3086" w:author="Пользователь Windows" w:date="2021-01-27T20:07:00Z">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R="00E21B5E" w:rsidDel="009C67B8">
          <w:rPr>
            <w:rFonts w:ascii="Times New Roman" w:hAnsi="Times New Roman" w:cs="Times New Roman"/>
            <w:sz w:val="28"/>
          </w:rPr>
          <w:delText xml:space="preserve"> </w:delText>
        </w:r>
      </w:del>
      <w:ins w:id="3087" w:author="Пользователь Windows" w:date="2021-01-27T20:07:00Z">
        <w:r w:rsidR="009C67B8">
          <w:rPr>
            <w:rFonts w:ascii="Times New Roman" w:hAnsi="Times New Roman" w:cs="Times New Roman"/>
            <w:sz w:val="28"/>
          </w:rPr>
          <w:t xml:space="preserve">20 и 21 </w:t>
        </w:r>
      </w:ins>
      <w:del w:id="3088" w:author="Пользователь Windows" w:date="2021-01-27T20:07:00Z">
        <w:r w:rsidR="00E21B5E" w:rsidDel="009C67B8">
          <w:rPr>
            <w:rFonts w:ascii="Times New Roman" w:hAnsi="Times New Roman" w:cs="Times New Roman"/>
            <w:sz w:val="28"/>
          </w:rPr>
          <w:delText>видно</w:delText>
        </w:r>
      </w:del>
      <w:ins w:id="3089" w:author="Пользователь Windows" w:date="2021-01-27T20:07:00Z">
        <w:r w:rsidR="009C67B8">
          <w:rPr>
            <w:rFonts w:ascii="Times New Roman" w:hAnsi="Times New Roman" w:cs="Times New Roman"/>
            <w:sz w:val="28"/>
          </w:rPr>
          <w:t>виден результат идентификации АР.</w:t>
        </w:r>
      </w:ins>
      <w:del w:id="3090" w:author="Пользователь Windows" w:date="2021-01-27T20:07:00Z">
        <w:r w:rsidR="00E21B5E" w:rsidDel="009C67B8">
          <w:rPr>
            <w:rFonts w:ascii="Times New Roman" w:hAnsi="Times New Roman" w:cs="Times New Roman"/>
            <w:sz w:val="28"/>
          </w:rPr>
          <w:delText>,</w:delText>
        </w:r>
      </w:del>
      <w:r w:rsidR="00E21B5E">
        <w:rPr>
          <w:rFonts w:ascii="Times New Roman" w:hAnsi="Times New Roman" w:cs="Times New Roman"/>
          <w:sz w:val="28"/>
        </w:rPr>
        <w:t xml:space="preserve"> </w:t>
      </w:r>
      <w:ins w:id="3091" w:author="Пользователь Windows" w:date="2021-01-27T20:07:00Z">
        <w:r w:rsidR="009C67B8">
          <w:rPr>
            <w:rFonts w:ascii="Times New Roman" w:hAnsi="Times New Roman" w:cs="Times New Roman"/>
            <w:sz w:val="28"/>
          </w:rPr>
          <w:t xml:space="preserve">В </w:t>
        </w:r>
      </w:ins>
      <w:del w:id="3092" w:author="Пользователь Windows" w:date="2021-01-27T20:07:00Z">
        <w:r w:rsidR="00E21B5E" w:rsidDel="009C67B8">
          <w:rPr>
            <w:rFonts w:ascii="Times New Roman" w:hAnsi="Times New Roman" w:cs="Times New Roman"/>
            <w:sz w:val="28"/>
          </w:rPr>
          <w:delText>что был запущен процесс идентификации АР, и через небольшой промежуток времени был запущен ещё один. П</w:delText>
        </w:r>
      </w:del>
      <w:ins w:id="3093" w:author="Пользователь Windows" w:date="2021-01-27T20:07:00Z">
        <w:r w:rsidR="009C67B8">
          <w:rPr>
            <w:rFonts w:ascii="Times New Roman" w:hAnsi="Times New Roman" w:cs="Times New Roman"/>
            <w:sz w:val="28"/>
          </w:rPr>
          <w:t>п</w:t>
        </w:r>
      </w:ins>
      <w:r w:rsidR="00E21B5E">
        <w:rPr>
          <w:rFonts w:ascii="Times New Roman" w:hAnsi="Times New Roman" w:cs="Times New Roman"/>
          <w:sz w:val="28"/>
        </w:rPr>
        <w:t>ерв</w:t>
      </w:r>
      <w:del w:id="3094" w:author="Пользователь Windows" w:date="2021-01-27T20:07:00Z">
        <w:r w:rsidR="00E21B5E" w:rsidDel="009C67B8">
          <w:rPr>
            <w:rFonts w:ascii="Times New Roman" w:hAnsi="Times New Roman" w:cs="Times New Roman"/>
            <w:sz w:val="28"/>
          </w:rPr>
          <w:delText>ый</w:delText>
        </w:r>
      </w:del>
      <w:ins w:id="3095" w:author="Пользователь Windows" w:date="2021-01-27T20:07:00Z">
        <w:r w:rsidR="009C67B8">
          <w:rPr>
            <w:rFonts w:ascii="Times New Roman" w:hAnsi="Times New Roman" w:cs="Times New Roman"/>
            <w:sz w:val="28"/>
          </w:rPr>
          <w:t xml:space="preserve">ом случае </w:t>
        </w:r>
      </w:ins>
      <w:del w:id="3096" w:author="Пользователь Windows" w:date="2021-01-27T20:07:00Z">
        <w:r w:rsidR="00E21B5E" w:rsidDel="009C67B8">
          <w:rPr>
            <w:rFonts w:ascii="Times New Roman" w:hAnsi="Times New Roman" w:cs="Times New Roman"/>
            <w:sz w:val="28"/>
          </w:rPr>
          <w:delText xml:space="preserve"> запуск</w:delText>
        </w:r>
      </w:del>
      <w:ins w:id="3097" w:author="Пользователь Windows" w:date="2021-01-27T20:07:00Z">
        <w:r w:rsidR="009C67B8">
          <w:rPr>
            <w:rFonts w:ascii="Times New Roman" w:hAnsi="Times New Roman" w:cs="Times New Roman"/>
            <w:sz w:val="28"/>
          </w:rPr>
          <w:t>подсистема</w:t>
        </w:r>
      </w:ins>
      <w:r w:rsidR="00E21B5E">
        <w:rPr>
          <w:rFonts w:ascii="Times New Roman" w:hAnsi="Times New Roman" w:cs="Times New Roman"/>
          <w:sz w:val="28"/>
        </w:rPr>
        <w:t xml:space="preserve"> вернул</w:t>
      </w:r>
      <w:ins w:id="3098" w:author="Пользователь Windows" w:date="2021-01-27T20:08:00Z">
        <w:r w:rsidR="009C67B8">
          <w:rPr>
            <w:rFonts w:ascii="Times New Roman" w:hAnsi="Times New Roman" w:cs="Times New Roman"/>
            <w:sz w:val="28"/>
          </w:rPr>
          <w:t>а</w:t>
        </w:r>
      </w:ins>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ins w:id="3099" w:author="Пользователь Windows" w:date="2021-01-27T20:08:00Z">
        <w:r w:rsidR="009C67B8">
          <w:rPr>
            <w:rFonts w:ascii="Times New Roman" w:hAnsi="Times New Roman" w:cs="Times New Roman"/>
            <w:sz w:val="28"/>
          </w:rPr>
          <w:t xml:space="preserve">Во втором случае было получено значение </w:t>
        </w:r>
      </w:ins>
      <w:r w:rsidR="00E21B5E">
        <w:rPr>
          <w:rFonts w:ascii="Times New Roman" w:hAnsi="Times New Roman" w:cs="Times New Roman"/>
          <w:sz w:val="28"/>
        </w:rPr>
        <w:t>0</w:t>
      </w:r>
      <w:ins w:id="3100" w:author="Пользователь Windows" w:date="2021-01-27T20:08:00Z">
        <w:r w:rsidR="009C67B8">
          <w:rPr>
            <w:rFonts w:ascii="Times New Roman" w:hAnsi="Times New Roman" w:cs="Times New Roman"/>
            <w:sz w:val="28"/>
          </w:rPr>
          <w:t>.</w:t>
        </w:r>
      </w:ins>
      <w:r w:rsidR="00E21B5E">
        <w:rPr>
          <w:rFonts w:ascii="Times New Roman" w:hAnsi="Times New Roman" w:cs="Times New Roman"/>
          <w:sz w:val="28"/>
        </w:rPr>
        <w:t xml:space="preserve"> </w:t>
      </w:r>
      <w:del w:id="3101" w:author="Пользователь Windows" w:date="2021-01-27T20:08:00Z">
        <w:r w:rsidR="00E21B5E" w:rsidDel="009C67B8">
          <w:rPr>
            <w:rFonts w:ascii="Times New Roman" w:hAnsi="Times New Roman" w:cs="Times New Roman"/>
            <w:sz w:val="28"/>
          </w:rPr>
          <w:delText xml:space="preserve">– </w:delText>
        </w:r>
      </w:del>
      <w:ins w:id="3102" w:author="Пользователь Windows" w:date="2021-01-27T20:08:00Z">
        <w:r w:rsidR="009C67B8">
          <w:rPr>
            <w:rFonts w:ascii="Times New Roman" w:hAnsi="Times New Roman" w:cs="Times New Roman"/>
            <w:sz w:val="28"/>
          </w:rPr>
          <w:t xml:space="preserve">Это </w:t>
        </w:r>
      </w:ins>
      <w:r w:rsidR="00E21B5E">
        <w:rPr>
          <w:rFonts w:ascii="Times New Roman" w:hAnsi="Times New Roman" w:cs="Times New Roman"/>
          <w:sz w:val="28"/>
        </w:rPr>
        <w:t xml:space="preserve">означает, что АР не наступит. </w:t>
      </w:r>
      <w:del w:id="3103" w:author="Пользователь Windows" w:date="2021-01-27T20:09:00Z">
        <w:r w:rsidR="00E21B5E" w:rsidDel="009C67B8">
          <w:rPr>
            <w:rFonts w:ascii="Times New Roman" w:hAnsi="Times New Roman" w:cs="Times New Roman"/>
            <w:sz w:val="28"/>
          </w:rPr>
          <w:delText>Также на рисунке видно время, которое было потрачено на классификацию. В данном случае первый процесс идентификации занял 12 мс, а второй – 39 мс. При этом в</w:delText>
        </w:r>
      </w:del>
      <w:ins w:id="3104" w:author="Пользователь Windows" w:date="2021-01-27T20:09:00Z">
        <w:r w:rsidR="009C67B8">
          <w:rPr>
            <w:rFonts w:ascii="Times New Roman" w:hAnsi="Times New Roman" w:cs="Times New Roman"/>
            <w:sz w:val="28"/>
          </w:rPr>
          <w:t>В</w:t>
        </w:r>
      </w:ins>
      <w:r w:rsidR="00E21B5E">
        <w:rPr>
          <w:rFonts w:ascii="Times New Roman" w:hAnsi="Times New Roman" w:cs="Times New Roman"/>
          <w:sz w:val="28"/>
        </w:rPr>
        <w:t xml:space="preserve">ремя </w:t>
      </w:r>
      <w:del w:id="3105" w:author="Пользователь Windows" w:date="2021-01-27T20:09:00Z">
        <w:r w:rsidR="00E21B5E" w:rsidDel="009C67B8">
          <w:rPr>
            <w:rFonts w:ascii="Times New Roman" w:hAnsi="Times New Roman" w:cs="Times New Roman"/>
            <w:sz w:val="28"/>
          </w:rPr>
          <w:delText xml:space="preserve">на </w:delText>
        </w:r>
      </w:del>
      <w:r w:rsidR="00E21B5E">
        <w:rPr>
          <w:rFonts w:ascii="Times New Roman" w:hAnsi="Times New Roman" w:cs="Times New Roman"/>
          <w:sz w:val="28"/>
        </w:rPr>
        <w:t>классификаци</w:t>
      </w:r>
      <w:ins w:id="3106" w:author="Пользователь Windows" w:date="2021-01-27T20:09:00Z">
        <w:r w:rsidR="009C67B8">
          <w:rPr>
            <w:rFonts w:ascii="Times New Roman" w:hAnsi="Times New Roman" w:cs="Times New Roman"/>
            <w:sz w:val="28"/>
          </w:rPr>
          <w:t>и данных</w:t>
        </w:r>
      </w:ins>
      <w:del w:id="3107" w:author="Пользователь Windows" w:date="2021-01-27T20:09:00Z">
        <w:r w:rsidR="00E21B5E" w:rsidDel="009C67B8">
          <w:rPr>
            <w:rFonts w:ascii="Times New Roman" w:hAnsi="Times New Roman" w:cs="Times New Roman"/>
            <w:sz w:val="28"/>
          </w:rPr>
          <w:delText>ю</w:delText>
        </w:r>
      </w:del>
      <w:r w:rsidR="00E21B5E">
        <w:rPr>
          <w:rFonts w:ascii="Times New Roman" w:hAnsi="Times New Roman" w:cs="Times New Roman"/>
          <w:sz w:val="28"/>
        </w:rPr>
        <w:t xml:space="preserve"> </w:t>
      </w:r>
      <w:del w:id="3108" w:author="Пользователь Windows" w:date="2021-01-30T11:14:00Z">
        <w:r w:rsidR="00E21B5E" w:rsidDel="001713FD">
          <w:rPr>
            <w:rFonts w:ascii="Times New Roman" w:hAnsi="Times New Roman" w:cs="Times New Roman"/>
            <w:sz w:val="28"/>
          </w:rPr>
          <w:delText>варьирует</w:delText>
        </w:r>
        <w:r w:rsidR="0052091B" w:rsidDel="001713FD">
          <w:rPr>
            <w:rFonts w:ascii="Times New Roman" w:hAnsi="Times New Roman" w:cs="Times New Roman"/>
            <w:sz w:val="28"/>
          </w:rPr>
          <w:delText>ся</w:delText>
        </w:r>
        <w:r w:rsidR="00E21B5E" w:rsidDel="001713FD">
          <w:rPr>
            <w:rFonts w:ascii="Times New Roman" w:hAnsi="Times New Roman" w:cs="Times New Roman"/>
            <w:sz w:val="28"/>
          </w:rPr>
          <w:delText xml:space="preserve"> от</w:delText>
        </w:r>
      </w:del>
      <w:ins w:id="3109" w:author="Пользователь Windows" w:date="2021-01-30T11:14:00Z">
        <w:r w:rsidR="001713FD">
          <w:rPr>
            <w:rFonts w:ascii="Times New Roman" w:hAnsi="Times New Roman" w:cs="Times New Roman"/>
            <w:sz w:val="28"/>
          </w:rPr>
          <w:t>в среднем составляет</w:t>
        </w:r>
      </w:ins>
      <w:r w:rsidR="00E21B5E">
        <w:rPr>
          <w:rFonts w:ascii="Times New Roman" w:hAnsi="Times New Roman" w:cs="Times New Roman"/>
          <w:sz w:val="28"/>
        </w:rPr>
        <w:t xml:space="preserve"> </w:t>
      </w:r>
      <w:ins w:id="3110" w:author="Пользователь Windows" w:date="2021-01-30T11:14:00Z">
        <w:r w:rsidR="001713FD">
          <w:rPr>
            <w:rFonts w:ascii="Times New Roman" w:hAnsi="Times New Roman" w:cs="Times New Roman"/>
            <w:sz w:val="28"/>
          </w:rPr>
          <w:t>2</w:t>
        </w:r>
      </w:ins>
      <w:r w:rsidR="00E21B5E">
        <w:rPr>
          <w:rFonts w:ascii="Times New Roman" w:hAnsi="Times New Roman" w:cs="Times New Roman"/>
          <w:sz w:val="28"/>
        </w:rPr>
        <w:t>10 мс</w:t>
      </w:r>
      <w:del w:id="3111" w:author="Пользователь Windows" w:date="2021-01-30T11:15:00Z">
        <w:r w:rsidR="00E21B5E" w:rsidDel="001713FD">
          <w:rPr>
            <w:rFonts w:ascii="Times New Roman" w:hAnsi="Times New Roman" w:cs="Times New Roman"/>
            <w:sz w:val="28"/>
          </w:rPr>
          <w:delText xml:space="preserve"> </w:delText>
        </w:r>
        <w:commentRangeStart w:id="3112"/>
        <w:r w:rsidR="00E21B5E" w:rsidDel="001713FD">
          <w:rPr>
            <w:rFonts w:ascii="Times New Roman" w:hAnsi="Times New Roman" w:cs="Times New Roman"/>
            <w:sz w:val="28"/>
          </w:rPr>
          <w:delText xml:space="preserve">до </w:delText>
        </w:r>
        <w:r w:rsidR="0052091B" w:rsidDel="001713FD">
          <w:rPr>
            <w:rFonts w:ascii="Times New Roman" w:hAnsi="Times New Roman" w:cs="Times New Roman"/>
            <w:sz w:val="28"/>
          </w:rPr>
          <w:delText>нескольких сотен миллисекунд</w:delText>
        </w:r>
        <w:r w:rsidR="00E21B5E" w:rsidDel="001713FD">
          <w:rPr>
            <w:rFonts w:ascii="Times New Roman" w:hAnsi="Times New Roman" w:cs="Times New Roman"/>
            <w:sz w:val="28"/>
          </w:rPr>
          <w:delText xml:space="preserve"> в зависимости от загруженности процессора</w:delText>
        </w:r>
      </w:del>
      <w:r w:rsidR="00E21B5E">
        <w:rPr>
          <w:rFonts w:ascii="Times New Roman" w:hAnsi="Times New Roman" w:cs="Times New Roman"/>
          <w:sz w:val="28"/>
        </w:rPr>
        <w:t>.</w:t>
      </w:r>
      <w:commentRangeEnd w:id="3112"/>
      <w:r w:rsidR="001B7A4A">
        <w:rPr>
          <w:rStyle w:val="ab"/>
        </w:rPr>
        <w:commentReference w:id="3112"/>
      </w:r>
    </w:p>
    <w:p w14:paraId="75D3F861" w14:textId="2E2CA571" w:rsidR="005A0545" w:rsidDel="009C67B8" w:rsidRDefault="00E21B5E">
      <w:pPr>
        <w:spacing w:after="0" w:line="360" w:lineRule="auto"/>
        <w:contextualSpacing/>
        <w:rPr>
          <w:del w:id="3113" w:author="Пользователь Windows" w:date="2021-01-27T20:05:00Z"/>
          <w:rFonts w:ascii="Times New Roman" w:hAnsi="Times New Roman" w:cs="Times New Roman"/>
          <w:sz w:val="28"/>
        </w:rPr>
        <w:pPrChange w:id="3114" w:author="Пользователь Windows" w:date="2021-01-27T20:18:00Z">
          <w:pPr>
            <w:spacing w:after="0" w:line="360" w:lineRule="auto"/>
            <w:ind w:firstLine="709"/>
            <w:contextualSpacing/>
            <w:jc w:val="center"/>
          </w:pPr>
        </w:pPrChange>
      </w:pPr>
      <w:del w:id="3115" w:author="Пользователь Windows" w:date="2021-01-27T20:05:00Z">
        <w:r w:rsidDel="009C67B8">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5568" cy="1857797"/>
                      </a:xfrm>
                      <a:prstGeom prst="rect">
                        <a:avLst/>
                      </a:prstGeom>
                    </pic:spPr>
                  </pic:pic>
                </a:graphicData>
              </a:graphic>
            </wp:inline>
          </w:drawing>
        </w:r>
      </w:del>
    </w:p>
    <w:p w14:paraId="5FECA1AA" w14:textId="232583EF" w:rsidR="00E21B5E" w:rsidDel="009C67B8" w:rsidRDefault="00E21B5E">
      <w:pPr>
        <w:spacing w:after="0" w:line="360" w:lineRule="auto"/>
        <w:contextualSpacing/>
        <w:rPr>
          <w:del w:id="3116" w:author="Пользователь Windows" w:date="2021-01-27T20:05:00Z"/>
          <w:rFonts w:ascii="Times New Roman" w:hAnsi="Times New Roman" w:cs="Times New Roman"/>
          <w:sz w:val="28"/>
        </w:rPr>
        <w:pPrChange w:id="3117" w:author="Пользователь Windows" w:date="2021-01-27T20:18:00Z">
          <w:pPr>
            <w:spacing w:after="0" w:line="360" w:lineRule="auto"/>
            <w:ind w:firstLine="709"/>
            <w:contextualSpacing/>
            <w:jc w:val="center"/>
          </w:pPr>
        </w:pPrChange>
      </w:pPr>
      <w:del w:id="3118" w:author="Пользователь Windows" w:date="2021-01-27T20:05:00Z">
        <w:r w:rsidDel="009C67B8">
          <w:rPr>
            <w:rFonts w:ascii="Times New Roman" w:hAnsi="Times New Roman" w:cs="Times New Roman"/>
            <w:sz w:val="28"/>
          </w:rPr>
          <w:delText xml:space="preserve">Рисунок </w:delText>
        </w:r>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Del="009C67B8">
          <w:rPr>
            <w:rFonts w:ascii="Times New Roman" w:hAnsi="Times New Roman" w:cs="Times New Roman"/>
            <w:sz w:val="28"/>
          </w:rPr>
          <w:delText xml:space="preserve"> – Результат работы подсистемы Идентификации АР</w:delText>
        </w:r>
      </w:del>
    </w:p>
    <w:p w14:paraId="3A1CE418" w14:textId="77777777" w:rsidR="00AF2964" w:rsidRDefault="00AF2964">
      <w:pPr>
        <w:spacing w:after="0" w:line="360" w:lineRule="auto"/>
        <w:ind w:firstLine="709"/>
        <w:contextualSpacing/>
        <w:jc w:val="both"/>
        <w:rPr>
          <w:rFonts w:ascii="Times New Roman" w:hAnsi="Times New Roman" w:cs="Times New Roman"/>
          <w:sz w:val="28"/>
        </w:rPr>
        <w:pPrChange w:id="3119" w:author="Пользователь Windows" w:date="2021-01-27T20:18:00Z">
          <w:pPr>
            <w:spacing w:after="0" w:line="360" w:lineRule="auto"/>
            <w:ind w:firstLine="709"/>
            <w:contextualSpacing/>
            <w:jc w:val="center"/>
          </w:pPr>
        </w:pPrChange>
      </w:pPr>
    </w:p>
    <w:p w14:paraId="1402DD7D" w14:textId="77777777" w:rsidR="00F00214" w:rsidRDefault="009D4381" w:rsidP="009D4381">
      <w:pPr>
        <w:pStyle w:val="2"/>
      </w:pPr>
      <w:bookmarkStart w:id="3120" w:name="_Toc62909919"/>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3120"/>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40F91D7E" w:rsidR="0068190D" w:rsidDel="00AB2E3C" w:rsidRDefault="0068190D" w:rsidP="00F00214">
      <w:pPr>
        <w:spacing w:after="0" w:line="360" w:lineRule="auto"/>
        <w:ind w:firstLine="709"/>
        <w:contextualSpacing/>
        <w:jc w:val="both"/>
        <w:rPr>
          <w:del w:id="3121" w:author="Пользователь Windows" w:date="2021-01-27T20:17:00Z"/>
          <w:rFonts w:ascii="Times New Roman" w:hAnsi="Times New Roman" w:cs="Times New Roman"/>
          <w:sz w:val="28"/>
        </w:rPr>
      </w:pPr>
      <w:del w:id="3122" w:author="Пользователь Windows" w:date="2021-01-27T20:17:00Z">
        <w:r w:rsidRPr="00AD0B46" w:rsidDel="00AB2E3C">
          <w:rPr>
            <w:rFonts w:ascii="Times New Roman" w:hAnsi="Times New Roman" w:cs="Times New Roman"/>
            <w:sz w:val="28"/>
          </w:rPr>
          <w:delText>В результате реализации подсистемы</w:delText>
        </w:r>
        <w:r w:rsidDel="00AB2E3C">
          <w:rPr>
            <w:rFonts w:ascii="Times New Roman" w:hAnsi="Times New Roman" w:cs="Times New Roman"/>
            <w:sz w:val="28"/>
          </w:rPr>
          <w:delText xml:space="preserve"> </w:delText>
        </w:r>
        <w:r w:rsidR="00395118" w:rsidDel="00AB2E3C">
          <w:rPr>
            <w:rFonts w:ascii="Times New Roman" w:hAnsi="Times New Roman" w:cs="Times New Roman"/>
            <w:sz w:val="28"/>
          </w:rPr>
          <w:delText xml:space="preserve">Выбора </w:delText>
        </w:r>
        <w:r w:rsidDel="00AB2E3C">
          <w:rPr>
            <w:rFonts w:ascii="Times New Roman" w:hAnsi="Times New Roman" w:cs="Times New Roman"/>
            <w:sz w:val="28"/>
          </w:rPr>
          <w:delText>УВ</w:delText>
        </w:r>
        <w:r w:rsidRPr="00AD0B46" w:rsidDel="00AB2E3C">
          <w:rPr>
            <w:rFonts w:ascii="Times New Roman" w:hAnsi="Times New Roman" w:cs="Times New Roman"/>
            <w:sz w:val="28"/>
          </w:rPr>
          <w:delText xml:space="preserve"> была сделана диаграмма классов, которая представлена в приложении </w:delText>
        </w:r>
        <w:r w:rsidRPr="00AD0B46" w:rsidDel="00AB2E3C">
          <w:rPr>
            <w:rFonts w:ascii="Times New Roman" w:hAnsi="Times New Roman" w:cs="Times New Roman"/>
            <w:sz w:val="28"/>
            <w:lang w:val="en-US"/>
          </w:rPr>
          <w:delText>A</w:delText>
        </w:r>
        <w:r w:rsidRPr="00AD0B46" w:rsidDel="00AB2E3C">
          <w:rPr>
            <w:rFonts w:ascii="Times New Roman" w:hAnsi="Times New Roman" w:cs="Times New Roman"/>
            <w:sz w:val="28"/>
          </w:rPr>
          <w:delText xml:space="preserve"> на рисунке </w:delText>
        </w:r>
        <w:r w:rsidRPr="00AD0B46" w:rsidDel="00AB2E3C">
          <w:rPr>
            <w:rFonts w:ascii="Times New Roman" w:hAnsi="Times New Roman" w:cs="Times New Roman"/>
            <w:sz w:val="28"/>
            <w:lang w:val="en-US"/>
          </w:rPr>
          <w:delText>A</w:delText>
        </w:r>
        <w:r w:rsidDel="00AB2E3C">
          <w:rPr>
            <w:rFonts w:ascii="Times New Roman" w:hAnsi="Times New Roman" w:cs="Times New Roman"/>
            <w:sz w:val="28"/>
          </w:rPr>
          <w:delText>.3</w:delText>
        </w:r>
        <w:r w:rsidRPr="00AD0B46" w:rsidDel="00AB2E3C">
          <w:rPr>
            <w:rFonts w:ascii="Times New Roman" w:hAnsi="Times New Roman" w:cs="Times New Roman"/>
            <w:sz w:val="28"/>
          </w:rPr>
          <w:delText>.</w:delText>
        </w:r>
      </w:del>
    </w:p>
    <w:p w14:paraId="3E93B977" w14:textId="0C55C08E"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3123" w:author="Пользователь Windows" w:date="2021-01-27T20:17:00Z">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w:delText>
        </w:r>
      </w:del>
      <w:ins w:id="3124" w:author="Пользователь Windows" w:date="2021-01-27T20:17:00Z">
        <w:r w:rsidR="00AB2E3C">
          <w:rPr>
            <w:rFonts w:ascii="Times New Roman" w:hAnsi="Times New Roman" w:cs="Times New Roman"/>
            <w:sz w:val="28"/>
          </w:rPr>
          <w:t xml:space="preserve">20 </w:t>
        </w:r>
      </w:ins>
      <w:r w:rsidR="0068190D">
        <w:rPr>
          <w:rFonts w:ascii="Times New Roman" w:hAnsi="Times New Roman" w:cs="Times New Roman"/>
          <w:sz w:val="28"/>
        </w:rPr>
        <w:t xml:space="preserve">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w:t>
      </w:r>
      <w:commentRangeStart w:id="3125"/>
      <w:commentRangeStart w:id="3126"/>
      <w:r>
        <w:rPr>
          <w:rFonts w:ascii="Times New Roman" w:hAnsi="Times New Roman" w:cs="Times New Roman"/>
          <w:sz w:val="28"/>
        </w:rPr>
        <w:t xml:space="preserve">составляет </w:t>
      </w:r>
      <w:del w:id="3127" w:author="Пользователь Windows" w:date="2021-01-30T11:28:00Z">
        <w:r w:rsidDel="00957473">
          <w:rPr>
            <w:rFonts w:ascii="Times New Roman" w:hAnsi="Times New Roman" w:cs="Times New Roman"/>
            <w:sz w:val="28"/>
          </w:rPr>
          <w:delText xml:space="preserve">несколько </w:delText>
        </w:r>
      </w:del>
      <w:ins w:id="3128" w:author="Пользователь Windows" w:date="2021-01-30T11:28:00Z">
        <w:r w:rsidR="00957473">
          <w:rPr>
            <w:rFonts w:ascii="Times New Roman" w:hAnsi="Times New Roman" w:cs="Times New Roman"/>
            <w:sz w:val="28"/>
          </w:rPr>
          <w:t xml:space="preserve">в среднем </w:t>
        </w:r>
      </w:ins>
      <w:ins w:id="3129" w:author="Пользователь Windows" w:date="2021-01-30T11:44:00Z">
        <w:r w:rsidR="00957473">
          <w:rPr>
            <w:rFonts w:ascii="Times New Roman" w:hAnsi="Times New Roman" w:cs="Times New Roman"/>
            <w:sz w:val="28"/>
          </w:rPr>
          <w:t>7</w:t>
        </w:r>
      </w:ins>
      <w:ins w:id="3130" w:author="Пользователь Windows" w:date="2021-01-30T11:28:00Z">
        <w:r w:rsidR="00957473">
          <w:rPr>
            <w:rFonts w:ascii="Times New Roman" w:hAnsi="Times New Roman" w:cs="Times New Roman"/>
            <w:sz w:val="28"/>
          </w:rPr>
          <w:t xml:space="preserve"> </w:t>
        </w:r>
      </w:ins>
      <w:r>
        <w:rPr>
          <w:rFonts w:ascii="Times New Roman" w:hAnsi="Times New Roman" w:cs="Times New Roman"/>
          <w:sz w:val="28"/>
        </w:rPr>
        <w:t>мс</w:t>
      </w:r>
      <w:commentRangeEnd w:id="3125"/>
      <w:r w:rsidR="001B7A4A">
        <w:rPr>
          <w:rStyle w:val="ab"/>
        </w:rPr>
        <w:commentReference w:id="3125"/>
      </w:r>
      <w:commentRangeEnd w:id="3126"/>
      <w:r w:rsidR="00914062">
        <w:rPr>
          <w:rStyle w:val="ab"/>
        </w:rPr>
        <w:commentReference w:id="3126"/>
      </w:r>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123EDD8A" w:rsidR="0068190D" w:rsidDel="00AB2E3C" w:rsidRDefault="0068190D" w:rsidP="0068190D">
      <w:pPr>
        <w:spacing w:after="0" w:line="360" w:lineRule="auto"/>
        <w:ind w:firstLine="709"/>
        <w:contextualSpacing/>
        <w:jc w:val="center"/>
        <w:rPr>
          <w:del w:id="3131" w:author="Пользователь Windows" w:date="2021-01-27T20:17:00Z"/>
          <w:rFonts w:ascii="Times New Roman" w:hAnsi="Times New Roman" w:cs="Times New Roman"/>
          <w:sz w:val="28"/>
        </w:rPr>
      </w:pPr>
      <w:del w:id="3132" w:author="Пользователь Windows" w:date="2021-01-27T20:17:00Z">
        <w:r w:rsidDel="00AB2E3C">
          <w:rPr>
            <w:noProof/>
            <w:lang w:eastAsia="ru-RU"/>
          </w:rPr>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7481" cy="2409257"/>
                      </a:xfrm>
                      <a:prstGeom prst="rect">
                        <a:avLst/>
                      </a:prstGeom>
                    </pic:spPr>
                  </pic:pic>
                </a:graphicData>
              </a:graphic>
            </wp:inline>
          </w:drawing>
        </w:r>
      </w:del>
    </w:p>
    <w:p w14:paraId="4AF90C3D" w14:textId="738959A4" w:rsidR="008D022B" w:rsidDel="00AB2E3C" w:rsidRDefault="004E02CB" w:rsidP="008D022B">
      <w:pPr>
        <w:spacing w:after="0" w:line="360" w:lineRule="auto"/>
        <w:ind w:firstLine="709"/>
        <w:contextualSpacing/>
        <w:jc w:val="center"/>
        <w:rPr>
          <w:del w:id="3133" w:author="Пользователь Windows" w:date="2021-01-27T20:17:00Z"/>
          <w:rFonts w:ascii="Times New Roman" w:hAnsi="Times New Roman" w:cs="Times New Roman"/>
          <w:sz w:val="28"/>
        </w:rPr>
      </w:pPr>
      <w:del w:id="3134" w:author="Пользователь Windows" w:date="2021-01-27T20:17:00Z">
        <w:r w:rsidDel="00AB2E3C">
          <w:rPr>
            <w:rFonts w:ascii="Times New Roman" w:hAnsi="Times New Roman" w:cs="Times New Roman"/>
            <w:sz w:val="28"/>
          </w:rPr>
          <w:delText xml:space="preserve">Рисунок </w:delText>
        </w:r>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 Результат работы подсистемы </w:delText>
        </w:r>
        <w:r w:rsidR="00395118" w:rsidDel="00AB2E3C">
          <w:rPr>
            <w:rFonts w:ascii="Times New Roman" w:hAnsi="Times New Roman" w:cs="Times New Roman"/>
            <w:sz w:val="28"/>
          </w:rPr>
          <w:delText xml:space="preserve">Выбора </w:delText>
        </w:r>
        <w:r w:rsidR="008D022B" w:rsidDel="00AB2E3C">
          <w:rPr>
            <w:rFonts w:ascii="Times New Roman" w:hAnsi="Times New Roman" w:cs="Times New Roman"/>
            <w:sz w:val="28"/>
          </w:rPr>
          <w:delText>УВ</w:delText>
        </w:r>
      </w:del>
    </w:p>
    <w:p w14:paraId="025DD502" w14:textId="4879FFC6"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del w:id="3135" w:author="Пользователь Windows" w:date="2021-01-27T20:18:00Z">
        <w:r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Del="00AB2E3C">
          <w:rPr>
            <w:rFonts w:ascii="Times New Roman" w:hAnsi="Times New Roman" w:cs="Times New Roman"/>
            <w:sz w:val="28"/>
          </w:rPr>
          <w:delText xml:space="preserve"> </w:delText>
        </w:r>
      </w:del>
      <w:ins w:id="3136" w:author="Пользователь Windows" w:date="2021-01-27T20:18:00Z">
        <w:r w:rsidR="00AB2E3C">
          <w:rPr>
            <w:rFonts w:ascii="Times New Roman" w:hAnsi="Times New Roman" w:cs="Times New Roman"/>
            <w:sz w:val="28"/>
          </w:rPr>
          <w:t xml:space="preserve">20 </w:t>
        </w:r>
      </w:ins>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del w:id="3137"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del>
      <w:ins w:id="3138" w:author="Пользователь Windows" w:date="2021-01-27T20:19:00Z">
        <w:r w:rsidR="00AB2E3C">
          <w:rPr>
            <w:rFonts w:ascii="Times New Roman" w:hAnsi="Times New Roman" w:cs="Times New Roman"/>
            <w:sz w:val="28"/>
          </w:rPr>
          <w:t>2</w:t>
        </w:r>
      </w:ins>
      <w:ins w:id="3139" w:author="Пользователь Windows" w:date="2021-01-30T14:17:00Z">
        <w:r w:rsidR="009A633E">
          <w:rPr>
            <w:rFonts w:ascii="Times New Roman" w:hAnsi="Times New Roman" w:cs="Times New Roman"/>
            <w:sz w:val="28"/>
          </w:rPr>
          <w:t>4</w:t>
        </w:r>
      </w:ins>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E54061" w:rsidRPr="00E5406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1713FD" w:rsidRPr="008D022B" w:rsidRDefault="001713FD"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04071" id="Надпись 47" o:spid="_x0000_s1032"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5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" fillcolor="white [3201]" stroked="f" strokeweight=".5pt">
                <v:textbox>
                  <w:txbxContent>
                    <w:p w14:paraId="5416AB33" w14:textId="15CC9A17" w:rsidR="001713FD" w:rsidRPr="008D022B" w:rsidRDefault="001713FD"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1713FD" w:rsidRPr="008D022B" w:rsidRDefault="001713FD">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33"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ll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" fillcolor="white [3201]" stroked="f" strokeweight=".5pt">
                <v:textbox>
                  <w:txbxContent>
                    <w:p w14:paraId="1CD65BA8" w14:textId="63577ABC" w:rsidR="001713FD" w:rsidRPr="008D022B" w:rsidRDefault="001713FD">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42961A0F"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del w:id="3140"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r w:rsidDel="00AB2E3C">
          <w:rPr>
            <w:rFonts w:ascii="Times New Roman" w:hAnsi="Times New Roman" w:cs="Times New Roman"/>
            <w:sz w:val="28"/>
          </w:rPr>
          <w:delText xml:space="preserve"> </w:delText>
        </w:r>
      </w:del>
      <w:ins w:id="3141" w:author="Пользователь Windows" w:date="2021-01-27T20:19:00Z">
        <w:r w:rsidR="00AB2E3C">
          <w:rPr>
            <w:rFonts w:ascii="Times New Roman" w:hAnsi="Times New Roman" w:cs="Times New Roman"/>
            <w:sz w:val="28"/>
          </w:rPr>
          <w:t>2</w:t>
        </w:r>
      </w:ins>
      <w:ins w:id="3142" w:author="Пользователь Windows" w:date="2021-01-30T14:17:00Z">
        <w:r w:rsidR="009A633E">
          <w:rPr>
            <w:rFonts w:ascii="Times New Roman" w:hAnsi="Times New Roman" w:cs="Times New Roman"/>
            <w:sz w:val="28"/>
          </w:rPr>
          <w:t>4</w:t>
        </w:r>
      </w:ins>
      <w:ins w:id="3143" w:author="Пользователь Windows" w:date="2021-01-27T20:19:00Z">
        <w:r w:rsidR="00AB2E3C">
          <w:rPr>
            <w:rFonts w:ascii="Times New Roman" w:hAnsi="Times New Roman" w:cs="Times New Roman"/>
            <w:sz w:val="28"/>
          </w:rPr>
          <w:t xml:space="preserve"> </w:t>
        </w:r>
      </w:ins>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3144" w:name="_Toc62909920"/>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3144"/>
    </w:p>
    <w:p w14:paraId="1892AFBC" w14:textId="25150A9B"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del w:id="3145"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3146" w:author="Пользователь Windows" w:date="2021-01-27T20:28:00Z">
        <w:r w:rsidR="00CC0FB9">
          <w:rPr>
            <w:rFonts w:ascii="Times New Roman" w:hAnsi="Times New Roman" w:cs="Times New Roman"/>
            <w:sz w:val="28"/>
          </w:rPr>
          <w:t>2</w:t>
        </w:r>
      </w:ins>
      <w:ins w:id="3147" w:author="Пользователь Windows" w:date="2021-01-30T14:17:00Z">
        <w:r w:rsidR="009A633E">
          <w:rPr>
            <w:rFonts w:ascii="Times New Roman" w:hAnsi="Times New Roman" w:cs="Times New Roman"/>
            <w:sz w:val="28"/>
          </w:rPr>
          <w:t>5</w:t>
        </w:r>
      </w:ins>
      <w:ins w:id="3148" w:author="Пользователь Windows" w:date="2021-01-27T20:28:00Z">
        <w:r w:rsidR="00CC0FB9">
          <w:rPr>
            <w:rFonts w:ascii="Times New Roman" w:hAnsi="Times New Roman" w:cs="Times New Roman"/>
            <w:sz w:val="28"/>
          </w:rPr>
          <w:t xml:space="preserve"> </w:t>
        </w:r>
      </w:ins>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ins w:id="3149" w:author="Пользователь Windows" w:date="2021-01-27T20:29:00Z">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ins>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3B8AF8D3"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150"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3151" w:author="Пользователь Windows" w:date="2021-01-27T20:28:00Z">
        <w:r w:rsidR="00CC0FB9">
          <w:rPr>
            <w:rFonts w:ascii="Times New Roman" w:hAnsi="Times New Roman" w:cs="Times New Roman"/>
            <w:sz w:val="28"/>
          </w:rPr>
          <w:t>2</w:t>
        </w:r>
      </w:ins>
      <w:ins w:id="3152" w:author="Пользователь Windows" w:date="2021-01-30T14:17:00Z">
        <w:r w:rsidR="009A633E">
          <w:rPr>
            <w:rFonts w:ascii="Times New Roman" w:hAnsi="Times New Roman" w:cs="Times New Roman"/>
            <w:sz w:val="28"/>
          </w:rPr>
          <w:t>5</w:t>
        </w:r>
      </w:ins>
      <w:ins w:id="3153" w:author="Пользователь Windows" w:date="2021-01-27T20:28:00Z">
        <w:r w:rsidR="00CC0FB9">
          <w:rPr>
            <w:rFonts w:ascii="Times New Roman" w:hAnsi="Times New Roman" w:cs="Times New Roman"/>
            <w:sz w:val="28"/>
          </w:rPr>
          <w:t xml:space="preserve"> </w:t>
        </w:r>
      </w:ins>
      <w:r>
        <w:rPr>
          <w:rFonts w:ascii="Times New Roman" w:hAnsi="Times New Roman" w:cs="Times New Roman"/>
          <w:sz w:val="28"/>
        </w:rPr>
        <w:t>– Получение данных по протоколу МЭК-104</w:t>
      </w:r>
    </w:p>
    <w:p w14:paraId="4E23E1A5" w14:textId="4D02858D"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del w:id="3154" w:author="Пользователь Windows" w:date="2021-01-27T20:30:00Z">
        <w:r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R="00A928B4" w:rsidDel="00CC0FB9">
          <w:rPr>
            <w:rFonts w:ascii="Times New Roman" w:hAnsi="Times New Roman" w:cs="Times New Roman"/>
            <w:sz w:val="28"/>
          </w:rPr>
          <w:delText xml:space="preserve"> </w:delText>
        </w:r>
      </w:del>
      <w:ins w:id="3155" w:author="Пользователь Windows" w:date="2021-01-30T14:17:00Z">
        <w:r w:rsidR="009A633E">
          <w:rPr>
            <w:rFonts w:ascii="Times New Roman" w:hAnsi="Times New Roman" w:cs="Times New Roman"/>
            <w:sz w:val="28"/>
          </w:rPr>
          <w:t>26</w:t>
        </w:r>
      </w:ins>
      <w:ins w:id="3156" w:author="Пользователь Windows" w:date="2021-01-27T20:30:00Z">
        <w:r w:rsidR="00CC0FB9">
          <w:rPr>
            <w:rFonts w:ascii="Times New Roman" w:hAnsi="Times New Roman" w:cs="Times New Roman"/>
            <w:sz w:val="28"/>
          </w:rPr>
          <w:t xml:space="preserve"> </w:t>
        </w:r>
      </w:ins>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del w:id="3157" w:author="Пользователь Windows" w:date="2021-01-27T20:36:00Z">
        <w:r w:rsidR="00A928B4" w:rsidDel="00CC0FB9">
          <w:rPr>
            <w:rFonts w:ascii="Times New Roman" w:hAnsi="Times New Roman" w:cs="Times New Roman"/>
            <w:sz w:val="28"/>
          </w:rPr>
          <w:delText>На данном этапе было выдано</w:delText>
        </w:r>
      </w:del>
      <w:ins w:id="3158" w:author="Пользователь Windows" w:date="2021-01-27T20:36:00Z">
        <w:r w:rsidR="00CC0FB9">
          <w:rPr>
            <w:rFonts w:ascii="Times New Roman" w:hAnsi="Times New Roman" w:cs="Times New Roman"/>
            <w:sz w:val="28"/>
          </w:rPr>
          <w:t>В консоль было выведено</w:t>
        </w:r>
      </w:ins>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35030E2A" w:rsidR="00317EF1" w:rsidRDefault="00A928B4" w:rsidP="00A928B4">
      <w:pPr>
        <w:spacing w:after="0" w:line="360" w:lineRule="auto"/>
        <w:ind w:firstLine="709"/>
        <w:contextualSpacing/>
        <w:jc w:val="center"/>
        <w:rPr>
          <w:ins w:id="3159" w:author="Пользователь Windows" w:date="2021-01-27T20:37:00Z"/>
          <w:rFonts w:ascii="Times New Roman" w:hAnsi="Times New Roman" w:cs="Times New Roman"/>
          <w:sz w:val="28"/>
        </w:rPr>
      </w:pPr>
      <w:r>
        <w:rPr>
          <w:rFonts w:ascii="Times New Roman" w:hAnsi="Times New Roman" w:cs="Times New Roman"/>
          <w:sz w:val="28"/>
        </w:rPr>
        <w:t xml:space="preserve">Рисунок </w:t>
      </w:r>
      <w:del w:id="3160" w:author="Пользователь Windows" w:date="2021-01-27T20:30: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Del="00CC0FB9">
          <w:rPr>
            <w:rFonts w:ascii="Times New Roman" w:hAnsi="Times New Roman" w:cs="Times New Roman"/>
            <w:sz w:val="28"/>
          </w:rPr>
          <w:delText xml:space="preserve"> </w:delText>
        </w:r>
      </w:del>
      <w:ins w:id="3161" w:author="Пользователь Windows" w:date="2021-01-30T14:17:00Z">
        <w:r w:rsidR="009A633E">
          <w:rPr>
            <w:rFonts w:ascii="Times New Roman" w:hAnsi="Times New Roman" w:cs="Times New Roman"/>
            <w:sz w:val="28"/>
          </w:rPr>
          <w:t>26</w:t>
        </w:r>
      </w:ins>
      <w:ins w:id="3162" w:author="Пользователь Windows" w:date="2021-01-27T20:30:00Z">
        <w:r w:rsidR="00CC0FB9">
          <w:rPr>
            <w:rFonts w:ascii="Times New Roman" w:hAnsi="Times New Roman" w:cs="Times New Roman"/>
            <w:sz w:val="28"/>
          </w:rPr>
          <w:t xml:space="preserve"> </w:t>
        </w:r>
      </w:ins>
      <w:r>
        <w:rPr>
          <w:rFonts w:ascii="Times New Roman" w:hAnsi="Times New Roman" w:cs="Times New Roman"/>
          <w:sz w:val="28"/>
        </w:rPr>
        <w:t xml:space="preserve">– </w:t>
      </w:r>
      <w:del w:id="3163" w:author="Пользователь Windows" w:date="2021-01-27T20:37:00Z">
        <w:r w:rsidDel="00CC0FB9">
          <w:rPr>
            <w:rFonts w:ascii="Times New Roman" w:hAnsi="Times New Roman" w:cs="Times New Roman"/>
            <w:sz w:val="28"/>
          </w:rPr>
          <w:delText>Получение заранее</w:delText>
        </w:r>
      </w:del>
      <w:ins w:id="3164" w:author="Пользователь Windows" w:date="2021-01-27T20:37:00Z">
        <w:r w:rsidR="00CC0FB9">
          <w:rPr>
            <w:rFonts w:ascii="Times New Roman" w:hAnsi="Times New Roman" w:cs="Times New Roman"/>
            <w:sz w:val="28"/>
          </w:rPr>
          <w:t>Вывод в консоль</w:t>
        </w:r>
      </w:ins>
      <w:r>
        <w:rPr>
          <w:rFonts w:ascii="Times New Roman" w:hAnsi="Times New Roman" w:cs="Times New Roman"/>
          <w:sz w:val="28"/>
        </w:rPr>
        <w:t xml:space="preserve"> ра</w:t>
      </w:r>
      <w:del w:id="3165" w:author="Пользователь Windows" w:date="2021-01-27T20:38:00Z">
        <w:r w:rsidDel="00CC0FB9">
          <w:rPr>
            <w:rFonts w:ascii="Times New Roman" w:hAnsi="Times New Roman" w:cs="Times New Roman"/>
            <w:sz w:val="28"/>
          </w:rPr>
          <w:delText>с</w:delText>
        </w:r>
      </w:del>
      <w:del w:id="3166" w:author="Пользователь Windows" w:date="2021-01-27T20:37:00Z">
        <w:r w:rsidDel="00CC0FB9">
          <w:rPr>
            <w:rFonts w:ascii="Times New Roman" w:hAnsi="Times New Roman" w:cs="Times New Roman"/>
            <w:sz w:val="28"/>
          </w:rPr>
          <w:delText>считанного</w:delText>
        </w:r>
      </w:del>
      <w:ins w:id="3167" w:author="Пользователь Windows" w:date="2021-01-27T20:37:00Z">
        <w:r w:rsidR="00CC0FB9">
          <w:rPr>
            <w:rFonts w:ascii="Times New Roman" w:hAnsi="Times New Roman" w:cs="Times New Roman"/>
            <w:sz w:val="28"/>
          </w:rPr>
          <w:t>счетного</w:t>
        </w:r>
      </w:ins>
      <w:r>
        <w:rPr>
          <w:rFonts w:ascii="Times New Roman" w:hAnsi="Times New Roman" w:cs="Times New Roman"/>
          <w:sz w:val="28"/>
        </w:rPr>
        <w:t xml:space="preserve"> режима, соответствующего текущему</w:t>
      </w:r>
      <w:ins w:id="3168" w:author="Пользователь Windows" w:date="2021-01-27T20:38:00Z">
        <w:r w:rsidR="00CC0FB9">
          <w:rPr>
            <w:rFonts w:ascii="Times New Roman" w:hAnsi="Times New Roman" w:cs="Times New Roman"/>
            <w:sz w:val="28"/>
          </w:rPr>
          <w:t xml:space="preserve"> режиму работы ЭЭС</w:t>
        </w:r>
      </w:ins>
    </w:p>
    <w:p w14:paraId="45FC85C7" w14:textId="1158FD25" w:rsidR="00CC0FB9" w:rsidRPr="00AF71BE" w:rsidRDefault="00AF71BE">
      <w:pPr>
        <w:spacing w:after="0" w:line="360" w:lineRule="auto"/>
        <w:ind w:firstLine="709"/>
        <w:contextualSpacing/>
        <w:jc w:val="both"/>
        <w:rPr>
          <w:ins w:id="3169" w:author="Пользователь Windows" w:date="2021-01-27T20:37:00Z"/>
          <w:rFonts w:ascii="Times New Roman" w:hAnsi="Times New Roman" w:cs="Times New Roman"/>
          <w:sz w:val="28"/>
        </w:rPr>
        <w:pPrChange w:id="3170" w:author="Пользователь Windows" w:date="2021-01-27T20:37:00Z">
          <w:pPr>
            <w:spacing w:after="0" w:line="360" w:lineRule="auto"/>
            <w:ind w:firstLine="709"/>
            <w:contextualSpacing/>
            <w:jc w:val="center"/>
          </w:pPr>
        </w:pPrChange>
      </w:pPr>
      <w:ins w:id="3171" w:author="Пользователь Windows" w:date="2021-01-27T20:38:00Z">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ins>
      <w:ins w:id="3172" w:author="Пользователь Windows" w:date="2021-01-27T20:39:00Z">
        <w:r w:rsidRPr="00AF71BE">
          <w:rPr>
            <w:rFonts w:ascii="Times New Roman" w:hAnsi="Times New Roman" w:cs="Times New Roman"/>
            <w:sz w:val="28"/>
          </w:rPr>
          <w:t>«</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ins>
      <w:ins w:id="3173" w:author="Пользователь Windows" w:date="2021-01-27T20:38:00Z">
        <w:r w:rsidR="00CC0FB9">
          <w:rPr>
            <w:rFonts w:ascii="Times New Roman" w:hAnsi="Times New Roman" w:cs="Times New Roman"/>
            <w:sz w:val="28"/>
            <w:lang w:val="en-US"/>
          </w:rPr>
          <w:t>Server</w:t>
        </w:r>
        <w:r w:rsidR="00CC0FB9" w:rsidRPr="00AF71BE">
          <w:rPr>
            <w:rFonts w:ascii="Times New Roman" w:hAnsi="Times New Roman" w:cs="Times New Roman"/>
            <w:sz w:val="28"/>
            <w:rPrChange w:id="3174"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of</w:t>
        </w:r>
        <w:r w:rsidR="00CC0FB9" w:rsidRPr="00AF71BE">
          <w:rPr>
            <w:rFonts w:ascii="Times New Roman" w:hAnsi="Times New Roman" w:cs="Times New Roman"/>
            <w:sz w:val="28"/>
            <w:rPrChange w:id="3175"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Interaction</w:t>
        </w:r>
        <w:r w:rsidR="00CC0FB9" w:rsidRPr="00AF71BE">
          <w:rPr>
            <w:rFonts w:ascii="Times New Roman" w:hAnsi="Times New Roman" w:cs="Times New Roman"/>
            <w:sz w:val="28"/>
            <w:rPrChange w:id="3176"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with</w:t>
        </w:r>
        <w:r w:rsidR="00CC0FB9" w:rsidRPr="00AF71BE">
          <w:rPr>
            <w:rFonts w:ascii="Times New Roman" w:hAnsi="Times New Roman" w:cs="Times New Roman"/>
            <w:sz w:val="28"/>
            <w:rPrChange w:id="3177"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Main</w:t>
        </w:r>
        <w:r w:rsidR="00CC0FB9" w:rsidRPr="00AF71BE">
          <w:rPr>
            <w:rFonts w:ascii="Times New Roman" w:hAnsi="Times New Roman" w:cs="Times New Roman"/>
            <w:sz w:val="28"/>
            <w:rPrChange w:id="3178"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Modules</w:t>
        </w:r>
      </w:ins>
      <w:ins w:id="3179" w:author="Пользователь Windows" w:date="2021-01-27T20:39:00Z">
        <w:r>
          <w:rPr>
            <w:rFonts w:ascii="Times New Roman" w:hAnsi="Times New Roman" w:cs="Times New Roman"/>
            <w:sz w:val="28"/>
          </w:rPr>
          <w:t xml:space="preserve">. Он представляет собой сервер, куда </w:t>
        </w:r>
      </w:ins>
      <w:ins w:id="3180" w:author="Пользователь Windows" w:date="2021-01-27T20:40:00Z">
        <w:r>
          <w:rPr>
            <w:rFonts w:ascii="Times New Roman" w:hAnsi="Times New Roman" w:cs="Times New Roman"/>
            <w:sz w:val="28"/>
            <w:lang w:val="en-US"/>
          </w:rPr>
          <w:t>Master</w:t>
        </w:r>
        <w:r w:rsidRPr="00AF71BE">
          <w:rPr>
            <w:rFonts w:ascii="Times New Roman" w:hAnsi="Times New Roman" w:cs="Times New Roman"/>
            <w:sz w:val="28"/>
            <w:rPrChange w:id="3181" w:author="Пользователь Windows" w:date="2021-01-27T20:40:00Z">
              <w:rPr>
                <w:rFonts w:ascii="Times New Roman" w:hAnsi="Times New Roman" w:cs="Times New Roman"/>
                <w:sz w:val="28"/>
                <w:lang w:val="en-US"/>
              </w:rPr>
            </w:rPrChange>
          </w:rPr>
          <w:t xml:space="preserve"> </w:t>
        </w:r>
        <w:r>
          <w:rPr>
            <w:rFonts w:ascii="Times New Roman" w:hAnsi="Times New Roman" w:cs="Times New Roman"/>
            <w:sz w:val="28"/>
            <w:lang w:val="en-US"/>
          </w:rPr>
          <w:t>IEC</w:t>
        </w:r>
        <w:r w:rsidRPr="00AF71BE">
          <w:rPr>
            <w:rFonts w:ascii="Times New Roman" w:hAnsi="Times New Roman" w:cs="Times New Roman"/>
            <w:sz w:val="28"/>
            <w:rPrChange w:id="3182" w:author="Пользователь Windows" w:date="2021-01-27T20:40:00Z">
              <w:rPr>
                <w:rFonts w:ascii="Times New Roman" w:hAnsi="Times New Roman" w:cs="Times New Roman"/>
                <w:sz w:val="28"/>
                <w:lang w:val="en-US"/>
              </w:rPr>
            </w:rPrChange>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ins>
      <w:ins w:id="3183" w:author="Пользователь Windows" w:date="2021-01-30T14:17:00Z">
        <w:r w:rsidR="009A633E">
          <w:rPr>
            <w:rFonts w:ascii="Times New Roman" w:hAnsi="Times New Roman" w:cs="Times New Roman"/>
            <w:sz w:val="28"/>
          </w:rPr>
          <w:t>27</w:t>
        </w:r>
      </w:ins>
      <w:ins w:id="3184" w:author="Пользователь Windows" w:date="2021-01-27T20:40:00Z">
        <w:r>
          <w:rPr>
            <w:rFonts w:ascii="Times New Roman" w:hAnsi="Times New Roman" w:cs="Times New Roman"/>
            <w:sz w:val="28"/>
          </w:rPr>
          <w:t>).</w:t>
        </w:r>
      </w:ins>
      <w:ins w:id="3185" w:author="Пользователь Windows" w:date="2021-01-27T20:41:00Z">
        <w:r>
          <w:rPr>
            <w:rFonts w:ascii="Times New Roman" w:hAnsi="Times New Roman" w:cs="Times New Roman"/>
            <w:sz w:val="28"/>
          </w:rPr>
          <w:t xml:space="preserve"> Подсистема</w:t>
        </w:r>
        <w:r w:rsidRPr="00D25547">
          <w:rPr>
            <w:rFonts w:ascii="Times New Roman" w:hAnsi="Times New Roman" w:cs="Times New Roman"/>
            <w:sz w:val="28"/>
          </w:rPr>
          <w:t xml:space="preserve"> «</w:t>
        </w:r>
        <w:r>
          <w:rPr>
            <w:rFonts w:ascii="Times New Roman" w:hAnsi="Times New Roman" w:cs="Times New Roman"/>
            <w:sz w:val="28"/>
          </w:rPr>
          <w:t>Идентификации возникновения АР» обращается посредством сокет</w:t>
        </w:r>
      </w:ins>
      <w:ins w:id="3186" w:author="Пользователь Windows" w:date="2021-01-27T20:42:00Z">
        <w:r>
          <w:rPr>
            <w:rFonts w:ascii="Times New Roman" w:hAnsi="Times New Roman" w:cs="Times New Roman"/>
            <w:sz w:val="28"/>
          </w:rPr>
          <w:t>ов</w:t>
        </w:r>
      </w:ins>
      <w:ins w:id="3187" w:author="Пользователь Windows" w:date="2021-01-27T20:41:00Z">
        <w:r>
          <w:rPr>
            <w:rFonts w:ascii="Times New Roman" w:hAnsi="Times New Roman" w:cs="Times New Roman"/>
            <w:sz w:val="28"/>
          </w:rPr>
          <w:t xml:space="preserve"> к данному серверу</w:t>
        </w:r>
      </w:ins>
      <w:ins w:id="3188" w:author="Пользователь Windows" w:date="2021-01-27T20:42:00Z">
        <w:r>
          <w:rPr>
            <w:rFonts w:ascii="Times New Roman" w:hAnsi="Times New Roman" w:cs="Times New Roman"/>
            <w:sz w:val="28"/>
          </w:rPr>
          <w:t xml:space="preserve"> (2 строка рисунка </w:t>
        </w:r>
      </w:ins>
      <w:ins w:id="3189" w:author="Пользователь Windows" w:date="2021-01-30T14:17:00Z">
        <w:r w:rsidR="009A633E">
          <w:rPr>
            <w:rFonts w:ascii="Times New Roman" w:hAnsi="Times New Roman" w:cs="Times New Roman"/>
            <w:sz w:val="28"/>
          </w:rPr>
          <w:t>27</w:t>
        </w:r>
      </w:ins>
      <w:ins w:id="3190" w:author="Пользователь Windows" w:date="2021-01-27T20:42:00Z">
        <w:r>
          <w:rPr>
            <w:rFonts w:ascii="Times New Roman" w:hAnsi="Times New Roman" w:cs="Times New Roman"/>
            <w:sz w:val="28"/>
          </w:rPr>
          <w:t>)</w:t>
        </w:r>
      </w:ins>
      <w:ins w:id="3191" w:author="Пользователь Windows" w:date="2021-01-27T20:41:00Z">
        <w:r>
          <w:rPr>
            <w:rFonts w:ascii="Times New Roman" w:hAnsi="Times New Roman" w:cs="Times New Roman"/>
            <w:sz w:val="28"/>
          </w:rPr>
          <w:t xml:space="preserve"> и получает путь к файлу </w:t>
        </w:r>
      </w:ins>
      <w:ins w:id="3192" w:author="Пользователь Windows" w:date="2021-01-27T20:42:00Z">
        <w:r>
          <w:rPr>
            <w:rFonts w:ascii="Times New Roman" w:hAnsi="Times New Roman" w:cs="Times New Roman"/>
            <w:sz w:val="28"/>
          </w:rPr>
          <w:t xml:space="preserve">обученного </w:t>
        </w:r>
      </w:ins>
      <w:ins w:id="3193" w:author="Пользователь Windows" w:date="2021-01-27T20:41:00Z">
        <w:r>
          <w:rPr>
            <w:rFonts w:ascii="Times New Roman" w:hAnsi="Times New Roman" w:cs="Times New Roman"/>
            <w:sz w:val="28"/>
          </w:rPr>
          <w:t>классификатора</w:t>
        </w:r>
      </w:ins>
      <w:ins w:id="3194" w:author="Пользователь Windows" w:date="2021-01-27T20:42:00Z">
        <w:r>
          <w:rPr>
            <w:rFonts w:ascii="Times New Roman" w:hAnsi="Times New Roman" w:cs="Times New Roman"/>
            <w:sz w:val="28"/>
          </w:rPr>
          <w:t xml:space="preserve">. В будущем планируется, что </w:t>
        </w:r>
      </w:ins>
      <w:ins w:id="3195" w:author="Пользователь Windows" w:date="2021-01-27T20:43:00Z">
        <w:r>
          <w:rPr>
            <w:rFonts w:ascii="Times New Roman" w:hAnsi="Times New Roman" w:cs="Times New Roman"/>
            <w:sz w:val="28"/>
          </w:rPr>
          <w:t xml:space="preserve">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Подсистема «Выбора УВ» также обращается к серверу</w:t>
        </w:r>
      </w:ins>
      <w:ins w:id="3196" w:author="Пользователь Windows" w:date="2021-01-27T20:44:00Z">
        <w:r>
          <w:rPr>
            <w:rFonts w:ascii="Times New Roman" w:hAnsi="Times New Roman" w:cs="Times New Roman"/>
            <w:sz w:val="28"/>
          </w:rPr>
          <w:t xml:space="preserve"> (3 строка рисунка </w:t>
        </w:r>
      </w:ins>
      <w:ins w:id="3197" w:author="Пользователь Windows" w:date="2021-01-30T14:17:00Z">
        <w:r w:rsidR="009A633E">
          <w:rPr>
            <w:rFonts w:ascii="Times New Roman" w:hAnsi="Times New Roman" w:cs="Times New Roman"/>
            <w:sz w:val="28"/>
          </w:rPr>
          <w:t>27</w:t>
        </w:r>
      </w:ins>
      <w:ins w:id="3198" w:author="Пользователь Windows" w:date="2021-01-27T20:44:00Z">
        <w:r>
          <w:rPr>
            <w:rFonts w:ascii="Times New Roman" w:hAnsi="Times New Roman" w:cs="Times New Roman"/>
            <w:sz w:val="28"/>
          </w:rPr>
          <w:t>). В ответ сервер выдает список сечений-кандидатов ДС.</w:t>
        </w:r>
      </w:ins>
    </w:p>
    <w:p w14:paraId="45D9C206" w14:textId="00DDDA83" w:rsidR="00CC0FB9" w:rsidRDefault="00CC0FB9" w:rsidP="00A928B4">
      <w:pPr>
        <w:spacing w:after="0" w:line="360" w:lineRule="auto"/>
        <w:ind w:firstLine="709"/>
        <w:contextualSpacing/>
        <w:jc w:val="center"/>
        <w:rPr>
          <w:ins w:id="3199" w:author="Пользователь Windows" w:date="2021-01-27T20:37:00Z"/>
          <w:rFonts w:ascii="Times New Roman" w:hAnsi="Times New Roman" w:cs="Times New Roman"/>
          <w:sz w:val="28"/>
        </w:rPr>
      </w:pPr>
      <w:ins w:id="3200" w:author="Пользователь Windows" w:date="2021-01-27T20:37:00Z">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ins>
    </w:p>
    <w:p w14:paraId="5A147DEC" w14:textId="708FB796" w:rsidR="00CC0FB9" w:rsidRPr="00A928B4" w:rsidRDefault="00CC0FB9" w:rsidP="00A928B4">
      <w:pPr>
        <w:spacing w:after="0" w:line="360" w:lineRule="auto"/>
        <w:ind w:firstLine="709"/>
        <w:contextualSpacing/>
        <w:jc w:val="center"/>
        <w:rPr>
          <w:rFonts w:ascii="Times New Roman" w:hAnsi="Times New Roman" w:cs="Times New Roman"/>
          <w:sz w:val="28"/>
        </w:rPr>
      </w:pPr>
      <w:ins w:id="3201" w:author="Пользователь Windows" w:date="2021-01-27T20:37:00Z">
        <w:r>
          <w:rPr>
            <w:rFonts w:ascii="Times New Roman" w:hAnsi="Times New Roman" w:cs="Times New Roman"/>
            <w:sz w:val="28"/>
          </w:rPr>
          <w:t xml:space="preserve">Рисунок </w:t>
        </w:r>
      </w:ins>
      <w:ins w:id="3202" w:author="Пользователь Windows" w:date="2021-01-30T14:17:00Z">
        <w:r w:rsidR="009A633E">
          <w:rPr>
            <w:rFonts w:ascii="Times New Roman" w:hAnsi="Times New Roman" w:cs="Times New Roman"/>
            <w:sz w:val="28"/>
          </w:rPr>
          <w:t>27</w:t>
        </w:r>
      </w:ins>
      <w:ins w:id="3203" w:author="Пользователь Windows" w:date="2021-01-27T20:37:00Z">
        <w:r>
          <w:rPr>
            <w:rFonts w:ascii="Times New Roman" w:hAnsi="Times New Roman" w:cs="Times New Roman"/>
            <w:sz w:val="28"/>
          </w:rPr>
          <w:t xml:space="preserve"> – Получение</w:t>
        </w:r>
      </w:ins>
    </w:p>
    <w:p w14:paraId="7FD47B6E" w14:textId="3017A72C" w:rsidR="00317EF1" w:rsidDel="00324174" w:rsidRDefault="00870850" w:rsidP="00317EF1">
      <w:pPr>
        <w:spacing w:after="0" w:line="360" w:lineRule="auto"/>
        <w:ind w:firstLine="709"/>
        <w:contextualSpacing/>
        <w:jc w:val="both"/>
        <w:rPr>
          <w:del w:id="3204" w:author="Пользователь Windows" w:date="2021-01-30T12:19:00Z"/>
          <w:rFonts w:ascii="Times New Roman" w:hAnsi="Times New Roman" w:cs="Times New Roman"/>
          <w:sz w:val="28"/>
        </w:rPr>
      </w:pPr>
      <w:r>
        <w:rPr>
          <w:rFonts w:ascii="Times New Roman" w:hAnsi="Times New Roman" w:cs="Times New Roman"/>
          <w:sz w:val="28"/>
        </w:rPr>
        <w:t>Время выполнения процессов подсистемы</w:t>
      </w:r>
      <w:ins w:id="3205" w:author="Пользователь Windows" w:date="2021-01-30T12:19:00Z">
        <w:r w:rsidR="002077BD">
          <w:rPr>
            <w:rFonts w:ascii="Times New Roman" w:hAnsi="Times New Roman" w:cs="Times New Roman"/>
            <w:sz w:val="28"/>
          </w:rPr>
          <w:t xml:space="preserve"> в среднем</w:t>
        </w:r>
      </w:ins>
      <w:del w:id="3206" w:author="Пользователь Windows" w:date="2021-01-30T12:19:00Z">
        <w:r w:rsidDel="002077BD">
          <w:rPr>
            <w:rFonts w:ascii="Times New Roman" w:hAnsi="Times New Roman" w:cs="Times New Roman"/>
            <w:sz w:val="28"/>
          </w:rPr>
          <w:delText xml:space="preserve"> </w:delText>
        </w:r>
      </w:del>
      <w:ins w:id="3207" w:author="Пользователь Windows" w:date="2021-01-30T12:18:00Z">
        <w:r w:rsidR="002077BD" w:rsidRPr="002077BD">
          <w:rPr>
            <w:rFonts w:ascii="Times New Roman" w:hAnsi="Times New Roman" w:cs="Times New Roman"/>
            <w:sz w:val="28"/>
            <w:rPrChange w:id="3208" w:author="Пользователь Windows" w:date="2021-01-30T12:19:00Z">
              <w:rPr>
                <w:rFonts w:ascii="Times New Roman" w:hAnsi="Times New Roman" w:cs="Times New Roman"/>
                <w:sz w:val="28"/>
                <w:lang w:val="en-US"/>
              </w:rPr>
            </w:rPrChange>
          </w:rPr>
          <w:t xml:space="preserve"> </w:t>
        </w:r>
      </w:ins>
      <w:r>
        <w:rPr>
          <w:rFonts w:ascii="Times New Roman" w:hAnsi="Times New Roman" w:cs="Times New Roman"/>
          <w:sz w:val="28"/>
        </w:rPr>
        <w:t>составляет</w:t>
      </w:r>
      <w:ins w:id="3209" w:author="Пользователь Windows" w:date="2021-01-30T12:19:00Z">
        <w:r w:rsidR="002077BD">
          <w:rPr>
            <w:rFonts w:ascii="Times New Roman" w:hAnsi="Times New Roman" w:cs="Times New Roman"/>
            <w:sz w:val="28"/>
          </w:rPr>
          <w:t xml:space="preserve"> 26</w:t>
        </w:r>
        <w:r w:rsidR="00324174">
          <w:rPr>
            <w:rFonts w:ascii="Times New Roman" w:hAnsi="Times New Roman" w:cs="Times New Roman"/>
            <w:sz w:val="28"/>
          </w:rPr>
          <w:t>5 мс</w:t>
        </w:r>
      </w:ins>
      <w:del w:id="3210" w:author="Пользователь Windows" w:date="2021-01-30T12:18:00Z">
        <w:r w:rsidDel="002077BD">
          <w:rPr>
            <w:rFonts w:ascii="Times New Roman" w:hAnsi="Times New Roman" w:cs="Times New Roman"/>
            <w:sz w:val="28"/>
          </w:rPr>
          <w:delText xml:space="preserve"> менее 1 секунды</w:delText>
        </w:r>
      </w:del>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F962140" w14:textId="77777777" w:rsidR="00AF2964" w:rsidRDefault="00AF2964" w:rsidP="00317EF1">
      <w:pPr>
        <w:spacing w:after="0" w:line="360" w:lineRule="auto"/>
        <w:ind w:firstLine="709"/>
        <w:contextualSpacing/>
        <w:jc w:val="both"/>
        <w:rPr>
          <w:rFonts w:ascii="Times New Roman" w:hAnsi="Times New Roman" w:cs="Times New Roman"/>
          <w:sz w:val="28"/>
        </w:rPr>
      </w:pPr>
    </w:p>
    <w:p w14:paraId="15901BBB" w14:textId="77777777" w:rsidR="008B644F" w:rsidRDefault="008B644F" w:rsidP="00226E92">
      <w:pPr>
        <w:pStyle w:val="2"/>
      </w:pPr>
      <w:bookmarkStart w:id="3211" w:name="_Toc62909921"/>
      <w:r>
        <w:t>Выводы по разделу 4</w:t>
      </w:r>
      <w:bookmarkEnd w:id="3211"/>
    </w:p>
    <w:p w14:paraId="548496A5" w14:textId="00D57AFB"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w:t>
      </w:r>
      <w:del w:id="3212" w:author="Anton Prokhorov" w:date="2021-01-28T23:03:00Z">
        <w:r w:rsidDel="00D05F29">
          <w:rPr>
            <w:rFonts w:ascii="Times New Roman" w:hAnsi="Times New Roman" w:cs="Times New Roman"/>
            <w:sz w:val="28"/>
          </w:rPr>
          <w:delText xml:space="preserve">выявления </w:delText>
        </w:r>
      </w:del>
      <w:ins w:id="3213" w:author="Anton Prokhorov" w:date="2021-01-28T23:03:00Z">
        <w:r w:rsidR="00D05F29">
          <w:rPr>
            <w:rFonts w:ascii="Times New Roman" w:hAnsi="Times New Roman" w:cs="Times New Roman"/>
            <w:sz w:val="28"/>
          </w:rPr>
          <w:t xml:space="preserve">выявление </w:t>
        </w:r>
      </w:ins>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ins w:id="3214" w:author="Пользователь Windows" w:date="2021-01-30T13:44:00Z">
        <w:r w:rsidR="00A473C3">
          <w:rPr>
            <w:rFonts w:ascii="Times New Roman" w:hAnsi="Times New Roman" w:cs="Times New Roman"/>
            <w:sz w:val="28"/>
          </w:rPr>
          <w:t xml:space="preserve">На рисунке </w:t>
        </w:r>
      </w:ins>
      <w:ins w:id="3215" w:author="Пользователь Windows" w:date="2021-01-30T14:18:00Z">
        <w:r w:rsidR="00D550E7">
          <w:rPr>
            <w:rFonts w:ascii="Times New Roman" w:hAnsi="Times New Roman" w:cs="Times New Roman"/>
            <w:sz w:val="28"/>
          </w:rPr>
          <w:t>28</w:t>
        </w:r>
      </w:ins>
      <w:ins w:id="3216" w:author="Пользователь Windows" w:date="2021-01-30T13:44:00Z">
        <w:r w:rsidR="00A473C3">
          <w:rPr>
            <w:rFonts w:ascii="Times New Roman" w:hAnsi="Times New Roman" w:cs="Times New Roman"/>
            <w:sz w:val="28"/>
          </w:rPr>
          <w:t xml:space="preserve"> представлена </w:t>
        </w:r>
      </w:ins>
      <w:ins w:id="3217" w:author="Пользователь Windows" w:date="2021-01-30T13:45:00Z">
        <w:r w:rsidR="00A473C3">
          <w:rPr>
            <w:rFonts w:ascii="Times New Roman" w:hAnsi="Times New Roman" w:cs="Times New Roman"/>
            <w:sz w:val="28"/>
          </w:rPr>
          <w:t>временная диаграмма работы централизованной АЛАР.</w:t>
        </w:r>
      </w:ins>
      <w:ins w:id="3218" w:author="Пользователь Windows" w:date="2021-01-30T13:44:00Z">
        <w:r w:rsidR="00A473C3">
          <w:rPr>
            <w:rFonts w:ascii="Times New Roman" w:hAnsi="Times New Roman" w:cs="Times New Roman"/>
            <w:sz w:val="28"/>
          </w:rPr>
          <w:t xml:space="preserve"> </w:t>
        </w:r>
      </w:ins>
      <w:commentRangeStart w:id="3219"/>
      <w:commentRangeStart w:id="3220"/>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E54061" w:rsidRPr="00E54061">
            <w:rPr>
              <w:rFonts w:ascii="Times New Roman" w:hAnsi="Times New Roman" w:cs="Times New Roman"/>
              <w:noProof/>
              <w:sz w:val="28"/>
            </w:rPr>
            <w:t>[1]</w:t>
          </w:r>
          <w:r w:rsidR="00AD3979">
            <w:rPr>
              <w:rFonts w:ascii="Times New Roman" w:hAnsi="Times New Roman" w:cs="Times New Roman"/>
              <w:sz w:val="28"/>
            </w:rPr>
            <w:fldChar w:fldCharType="end"/>
          </w:r>
        </w:sdtContent>
      </w:sdt>
      <w:del w:id="3221" w:author="Пользователь Windows" w:date="2021-01-30T12:22:00Z">
        <w:r w:rsidR="00AD3979" w:rsidDel="009C409C">
          <w:rPr>
            <w:rFonts w:ascii="Times New Roman" w:hAnsi="Times New Roman" w:cs="Times New Roman"/>
            <w:sz w:val="28"/>
          </w:rPr>
          <w:delText xml:space="preserve"> </w:delText>
        </w:r>
      </w:del>
      <w:ins w:id="3222" w:author="Пользователь Windows" w:date="2021-01-30T12:22:00Z">
        <w:r w:rsidR="009C409C">
          <w:rPr>
            <w:rFonts w:ascii="Times New Roman" w:hAnsi="Times New Roman" w:cs="Times New Roman"/>
            <w:sz w:val="28"/>
          </w:rPr>
          <w:t xml:space="preserve"> </w:t>
        </w:r>
      </w:ins>
      <w:r w:rsidR="00AD3979">
        <w:rPr>
          <w:rFonts w:ascii="Times New Roman" w:hAnsi="Times New Roman" w:cs="Times New Roman"/>
          <w:sz w:val="28"/>
        </w:rPr>
        <w:t>самым быстрым временем наступления АР</w:t>
      </w:r>
      <w:ins w:id="3223" w:author="Пользователь Windows" w:date="2021-01-30T13:45:00Z">
        <w:r w:rsidR="00A473C3">
          <w:rPr>
            <w:rFonts w:ascii="Times New Roman" w:hAnsi="Times New Roman" w:cs="Times New Roman"/>
            <w:sz w:val="28"/>
          </w:rPr>
          <w:t xml:space="preserve"> от момента возникновения возмущения</w:t>
        </w:r>
      </w:ins>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w:t>
      </w:r>
      <w:ins w:id="3224" w:author="Пользователь Windows" w:date="2021-01-30T13:40:00Z">
        <w:r w:rsidR="00A473C3">
          <w:rPr>
            <w:rFonts w:ascii="Times New Roman" w:hAnsi="Times New Roman" w:cs="Times New Roman"/>
            <w:sz w:val="28"/>
          </w:rPr>
          <w:t xml:space="preserve"> В</w:t>
        </w:r>
      </w:ins>
      <w:ins w:id="3225" w:author="Пользователь Windows" w:date="2021-01-30T13:38:00Z">
        <w:r w:rsidR="00A473C3">
          <w:rPr>
            <w:rFonts w:ascii="Times New Roman" w:hAnsi="Times New Roman" w:cs="Times New Roman"/>
            <w:sz w:val="28"/>
          </w:rPr>
          <w:t xml:space="preserve"> </w:t>
        </w:r>
      </w:ins>
      <w:customXmlInsRangeStart w:id="3226" w:author="Пользователь Windows" w:date="2021-01-30T13:40:00Z"/>
      <w:sdt>
        <w:sdtPr>
          <w:rPr>
            <w:rFonts w:ascii="Times New Roman" w:hAnsi="Times New Roman" w:cs="Times New Roman"/>
            <w:sz w:val="28"/>
          </w:rPr>
          <w:id w:val="-1178960497"/>
          <w:citation/>
        </w:sdtPr>
        <w:sdtEndPr/>
        <w:sdtContent>
          <w:customXmlInsRangeEnd w:id="3226"/>
          <w:ins w:id="3227" w:author="Пользователь Windows" w:date="2021-01-30T13:40:00Z">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ins>
          <w:r w:rsidR="00A473C3">
            <w:rPr>
              <w:rFonts w:ascii="Times New Roman" w:hAnsi="Times New Roman" w:cs="Times New Roman"/>
              <w:sz w:val="28"/>
            </w:rPr>
            <w:fldChar w:fldCharType="separate"/>
          </w:r>
          <w:r w:rsidR="00E54061" w:rsidRPr="00E54061">
            <w:rPr>
              <w:rFonts w:ascii="Times New Roman" w:hAnsi="Times New Roman" w:cs="Times New Roman"/>
              <w:noProof/>
              <w:sz w:val="28"/>
            </w:rPr>
            <w:t>[10]</w:t>
          </w:r>
          <w:ins w:id="3228" w:author="Пользователь Windows" w:date="2021-01-30T13:40:00Z">
            <w:r w:rsidR="00A473C3">
              <w:rPr>
                <w:rFonts w:ascii="Times New Roman" w:hAnsi="Times New Roman" w:cs="Times New Roman"/>
                <w:sz w:val="28"/>
              </w:rPr>
              <w:fldChar w:fldCharType="end"/>
            </w:r>
          </w:ins>
          <w:customXmlInsRangeStart w:id="3229" w:author="Пользователь Windows" w:date="2021-01-30T13:40:00Z"/>
        </w:sdtContent>
      </w:sdt>
      <w:customXmlInsRangeEnd w:id="3229"/>
      <w:r w:rsidR="00AD3979">
        <w:rPr>
          <w:rFonts w:ascii="Times New Roman" w:hAnsi="Times New Roman" w:cs="Times New Roman"/>
          <w:sz w:val="28"/>
        </w:rPr>
        <w:t xml:space="preserve"> </w:t>
      </w:r>
      <w:ins w:id="3230" w:author="Пользователь Windows" w:date="2021-01-30T13:40:00Z">
        <w:r w:rsidR="00A473C3">
          <w:rPr>
            <w:rFonts w:ascii="Times New Roman" w:hAnsi="Times New Roman" w:cs="Times New Roman"/>
            <w:sz w:val="28"/>
          </w:rPr>
          <w:t xml:space="preserve">говорится,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ins>
      <w:ins w:id="3231" w:author="Пользователь Windows" w:date="2021-01-30T13:41:00Z">
        <w:r w:rsidR="00A473C3">
          <w:rPr>
            <w:rFonts w:ascii="Times New Roman" w:hAnsi="Times New Roman" w:cs="Times New Roman"/>
            <w:sz w:val="28"/>
          </w:rPr>
          <w:t>главный вычислительный комплекс</w:t>
        </w:r>
      </w:ins>
      <w:ins w:id="3232" w:author="Пользователь Windows" w:date="2021-01-30T13:40:00Z">
        <w:r w:rsidR="00A473C3" w:rsidRPr="00A473C3">
          <w:rPr>
            <w:rFonts w:ascii="Times New Roman" w:hAnsi="Times New Roman" w:cs="Times New Roman"/>
            <w:sz w:val="28"/>
          </w:rPr>
          <w:t xml:space="preserve"> СМПР </w:t>
        </w:r>
        <w:r w:rsidR="00A473C3">
          <w:rPr>
            <w:rFonts w:ascii="Times New Roman" w:hAnsi="Times New Roman" w:cs="Times New Roman"/>
            <w:sz w:val="28"/>
          </w:rPr>
          <w:t>за время, не превышающее 300 мс.</w:t>
        </w:r>
      </w:ins>
      <w:ins w:id="3233" w:author="Пользователь Windows" w:date="2021-01-30T13:42:00Z">
        <w:r w:rsidR="00A473C3">
          <w:rPr>
            <w:rFonts w:ascii="Times New Roman" w:hAnsi="Times New Roman" w:cs="Times New Roman"/>
            <w:sz w:val="28"/>
          </w:rPr>
          <w:t xml:space="preserve"> А до нынешнего времени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 не превышающее 180 мс</w:t>
        </w:r>
        <w:r w:rsidR="00A473C3">
          <w:rPr>
            <w:rFonts w:ascii="Times New Roman" w:hAnsi="Times New Roman" w:cs="Times New Roman"/>
            <w:sz w:val="28"/>
          </w:rPr>
          <w:t>.</w:t>
        </w:r>
      </w:ins>
      <w:ins w:id="3234" w:author="Пользователь Windows" w:date="2021-01-30T13:40:00Z">
        <w:r w:rsidR="00A473C3">
          <w:rPr>
            <w:rFonts w:ascii="Times New Roman" w:hAnsi="Times New Roman" w:cs="Times New Roman"/>
            <w:sz w:val="28"/>
          </w:rPr>
          <w:t xml:space="preserve"> </w:t>
        </w:r>
      </w:ins>
      <w:r w:rsidR="00AD3979">
        <w:rPr>
          <w:rFonts w:ascii="Times New Roman" w:hAnsi="Times New Roman" w:cs="Times New Roman"/>
          <w:sz w:val="28"/>
        </w:rPr>
        <w:t>С учетом</w:t>
      </w:r>
      <w:ins w:id="3235" w:author="Anton Prokhorov" w:date="2021-01-28T23:03:00Z">
        <w:r w:rsidR="00D05F29">
          <w:rPr>
            <w:rFonts w:ascii="Times New Roman" w:hAnsi="Times New Roman" w:cs="Times New Roman"/>
            <w:sz w:val="28"/>
          </w:rPr>
          <w:t xml:space="preserve"> того</w:t>
        </w:r>
      </w:ins>
      <w:r w:rsidR="00AD3979">
        <w:rPr>
          <w:rFonts w:ascii="Times New Roman" w:hAnsi="Times New Roman" w:cs="Times New Roman"/>
          <w:sz w:val="28"/>
        </w:rPr>
        <w:t>, что для успешной идентификации АР требуется временной ряд длинной 60 мс</w:t>
      </w:r>
      <w:ins w:id="3236" w:author="Пользователь Windows" w:date="2021-01-30T13:46:00Z">
        <w:r w:rsidR="00A473C3">
          <w:rPr>
            <w:rFonts w:ascii="Times New Roman" w:hAnsi="Times New Roman" w:cs="Times New Roman"/>
            <w:sz w:val="28"/>
          </w:rPr>
          <w:t xml:space="preserve"> (3 кадра)</w:t>
        </w:r>
      </w:ins>
      <w:ins w:id="3237" w:author="Пользователь Windows" w:date="2021-01-30T13:44:00Z">
        <w:r w:rsidR="00A473C3">
          <w:rPr>
            <w:rFonts w:ascii="Times New Roman" w:hAnsi="Times New Roman" w:cs="Times New Roman"/>
            <w:sz w:val="28"/>
          </w:rPr>
          <w:t xml:space="preserve">, то </w:t>
        </w:r>
      </w:ins>
      <w:ins w:id="3238" w:author="Пользователь Windows" w:date="2021-01-30T13:46:00Z">
        <w:r w:rsidR="00A473C3">
          <w:rPr>
            <w:rFonts w:ascii="Times New Roman" w:hAnsi="Times New Roman" w:cs="Times New Roman"/>
            <w:sz w:val="28"/>
          </w:rPr>
          <w:t>на рисунке</w:t>
        </w:r>
      </w:ins>
      <w:ins w:id="3239" w:author="Пользователь Windows" w:date="2021-01-30T13:47:00Z">
        <w:r w:rsidR="00EF000C">
          <w:rPr>
            <w:rFonts w:ascii="Times New Roman" w:hAnsi="Times New Roman" w:cs="Times New Roman"/>
            <w:sz w:val="28"/>
          </w:rPr>
          <w:t xml:space="preserve"> </w:t>
        </w:r>
      </w:ins>
      <w:ins w:id="3240" w:author="Пользователь Windows" w:date="2021-01-30T14:18:00Z">
        <w:r w:rsidR="00D550E7">
          <w:rPr>
            <w:rFonts w:ascii="Times New Roman" w:hAnsi="Times New Roman" w:cs="Times New Roman"/>
            <w:sz w:val="28"/>
          </w:rPr>
          <w:t>28</w:t>
        </w:r>
      </w:ins>
      <w:ins w:id="3241" w:author="Пользователь Windows" w:date="2021-01-30T13:46:00Z">
        <w:r w:rsidR="00A473C3">
          <w:rPr>
            <w:rFonts w:ascii="Times New Roman" w:hAnsi="Times New Roman" w:cs="Times New Roman"/>
            <w:sz w:val="28"/>
          </w:rPr>
          <w:t xml:space="preserve"> в поле сбора данных СВИ добавлено 40 мс для получения еще двух кадров данных.</w:t>
        </w:r>
      </w:ins>
      <w:ins w:id="3242" w:author="Пользователь Windows" w:date="2021-01-30T13:47:00Z">
        <w:r w:rsidR="00EF000C">
          <w:rPr>
            <w:rFonts w:ascii="Times New Roman" w:hAnsi="Times New Roman" w:cs="Times New Roman"/>
            <w:sz w:val="28"/>
          </w:rPr>
          <w:t xml:space="preserve"> </w:t>
        </w:r>
      </w:ins>
      <w:del w:id="3243" w:author="Пользователь Windows" w:date="2021-01-30T13:44:00Z">
        <w:r w:rsidR="00AD3979" w:rsidDel="00A473C3">
          <w:rPr>
            <w:rFonts w:ascii="Times New Roman" w:hAnsi="Times New Roman" w:cs="Times New Roman"/>
            <w:sz w:val="28"/>
          </w:rPr>
          <w:delText xml:space="preserve">, </w:delText>
        </w:r>
      </w:del>
      <w:del w:id="3244" w:author="Пользователь Windows" w:date="2021-01-30T13:47:00Z">
        <w:r w:rsidR="00AD3979" w:rsidDel="00EF000C">
          <w:rPr>
            <w:rFonts w:ascii="Times New Roman" w:hAnsi="Times New Roman" w:cs="Times New Roman"/>
            <w:sz w:val="28"/>
          </w:rPr>
          <w:delText>и п</w:delText>
        </w:r>
        <w:r w:rsidDel="00EF000C">
          <w:rPr>
            <w:rFonts w:ascii="Times New Roman" w:hAnsi="Times New Roman" w:cs="Times New Roman"/>
            <w:sz w:val="28"/>
          </w:rPr>
          <w:delText>риняв за с</w:delText>
        </w:r>
      </w:del>
      <w:ins w:id="3245" w:author="Пользователь Windows" w:date="2021-01-30T13:47:00Z">
        <w:r w:rsidR="00EF000C">
          <w:rPr>
            <w:rFonts w:ascii="Times New Roman" w:hAnsi="Times New Roman" w:cs="Times New Roman"/>
            <w:sz w:val="28"/>
          </w:rPr>
          <w:t>С</w:t>
        </w:r>
      </w:ins>
      <w:r>
        <w:rPr>
          <w:rFonts w:ascii="Times New Roman" w:hAnsi="Times New Roman" w:cs="Times New Roman"/>
          <w:sz w:val="28"/>
        </w:rPr>
        <w:t xml:space="preserve">реднее время </w:t>
      </w:r>
      <w:del w:id="3246" w:author="Пользователь Windows" w:date="2021-01-30T13:47:00Z">
        <w:r w:rsidDel="00EF000C">
          <w:rPr>
            <w:rFonts w:ascii="Times New Roman" w:hAnsi="Times New Roman" w:cs="Times New Roman"/>
            <w:sz w:val="28"/>
          </w:rPr>
          <w:delText xml:space="preserve">классификации </w:delText>
        </w:r>
      </w:del>
      <w:ins w:id="3247" w:author="Пользователь Windows" w:date="2021-01-30T13:47:00Z">
        <w:r w:rsidR="00EF000C">
          <w:rPr>
            <w:rFonts w:ascii="Times New Roman" w:hAnsi="Times New Roman" w:cs="Times New Roman"/>
            <w:sz w:val="28"/>
          </w:rPr>
          <w:t xml:space="preserve">идентификации АР составило </w:t>
        </w:r>
      </w:ins>
      <w:del w:id="3248" w:author="Пользователь Windows" w:date="2021-01-30T13:47:00Z">
        <w:r w:rsidDel="00EF000C">
          <w:rPr>
            <w:rFonts w:ascii="Times New Roman" w:hAnsi="Times New Roman" w:cs="Times New Roman"/>
            <w:sz w:val="28"/>
          </w:rPr>
          <w:delText>5</w:delText>
        </w:r>
      </w:del>
      <w:ins w:id="3249" w:author="Пользователь Windows" w:date="2021-01-30T13:47:00Z">
        <w:r w:rsidR="00EF000C">
          <w:rPr>
            <w:rFonts w:ascii="Times New Roman" w:hAnsi="Times New Roman" w:cs="Times New Roman"/>
            <w:sz w:val="28"/>
          </w:rPr>
          <w:t>21</w:t>
        </w:r>
      </w:ins>
      <w:r>
        <w:rPr>
          <w:rFonts w:ascii="Times New Roman" w:hAnsi="Times New Roman" w:cs="Times New Roman"/>
          <w:sz w:val="28"/>
        </w:rPr>
        <w:t>0 мс</w:t>
      </w:r>
      <w:ins w:id="3250" w:author="Пользователь Windows" w:date="2021-01-30T13:47:00Z">
        <w:r w:rsidR="00EF000C">
          <w:rPr>
            <w:rFonts w:ascii="Times New Roman" w:hAnsi="Times New Roman" w:cs="Times New Roman"/>
            <w:sz w:val="28"/>
          </w:rPr>
          <w:t>.</w:t>
        </w:r>
      </w:ins>
      <w:del w:id="3251" w:author="Пользователь Windows" w:date="2021-01-30T13:47:00Z">
        <w:r w:rsidR="00AD3979" w:rsidDel="00EF000C">
          <w:rPr>
            <w:rFonts w:ascii="Times New Roman" w:hAnsi="Times New Roman" w:cs="Times New Roman"/>
            <w:sz w:val="28"/>
          </w:rPr>
          <w:delText>,</w:delText>
        </w:r>
      </w:del>
      <w:r w:rsidR="00AD3979">
        <w:rPr>
          <w:rFonts w:ascii="Times New Roman" w:hAnsi="Times New Roman" w:cs="Times New Roman"/>
          <w:sz w:val="28"/>
        </w:rPr>
        <w:t xml:space="preserve"> </w:t>
      </w:r>
      <w:del w:id="3252" w:author="Пользователь Windows" w:date="2021-01-30T13:47:00Z">
        <w:r w:rsidR="00AD3979" w:rsidDel="00EF000C">
          <w:rPr>
            <w:rFonts w:ascii="Times New Roman" w:hAnsi="Times New Roman" w:cs="Times New Roman"/>
            <w:sz w:val="28"/>
          </w:rPr>
          <w:delText>получается,</w:delText>
        </w:r>
      </w:del>
      <w:ins w:id="3253" w:author="Пользователь Windows" w:date="2021-01-30T13:48:00Z">
        <w:r w:rsidR="00EF000C">
          <w:rPr>
            <w:rFonts w:ascii="Times New Roman" w:hAnsi="Times New Roman" w:cs="Times New Roman"/>
            <w:sz w:val="28"/>
          </w:rPr>
          <w:t>Тогда</w:t>
        </w:r>
      </w:ins>
      <w:r w:rsidR="00AD3979">
        <w:rPr>
          <w:rFonts w:ascii="Times New Roman" w:hAnsi="Times New Roman" w:cs="Times New Roman"/>
          <w:sz w:val="28"/>
        </w:rPr>
        <w:t xml:space="preserve"> </w:t>
      </w:r>
      <w:del w:id="3254" w:author="Пользователь Windows" w:date="2021-01-30T13:48:00Z">
        <w:r w:rsidR="00AD3979" w:rsidDel="00EF000C">
          <w:rPr>
            <w:rFonts w:ascii="Times New Roman" w:hAnsi="Times New Roman" w:cs="Times New Roman"/>
            <w:sz w:val="28"/>
          </w:rPr>
          <w:delText>что</w:delText>
        </w:r>
      </w:del>
      <w:ins w:id="3255" w:author="Пользователь Windows" w:date="2021-01-30T13:48:00Z">
        <w:r w:rsidR="00EF000C">
          <w:rPr>
            <w:rFonts w:ascii="Times New Roman" w:hAnsi="Times New Roman" w:cs="Times New Roman"/>
            <w:sz w:val="28"/>
          </w:rPr>
          <w:t>на</w:t>
        </w:r>
      </w:ins>
      <w:r w:rsidR="00AD3979">
        <w:rPr>
          <w:rFonts w:ascii="Times New Roman" w:hAnsi="Times New Roman" w:cs="Times New Roman"/>
          <w:sz w:val="28"/>
        </w:rPr>
        <w:t xml:space="preserve"> время </w:t>
      </w:r>
      <w:del w:id="3256" w:author="Пользователь Windows" w:date="2021-01-30T13:48:00Z">
        <w:r w:rsidR="00AD3979" w:rsidDel="00EF000C">
          <w:rPr>
            <w:rFonts w:ascii="Times New Roman" w:hAnsi="Times New Roman" w:cs="Times New Roman"/>
            <w:sz w:val="28"/>
          </w:rPr>
          <w:delText>на</w:delText>
        </w:r>
      </w:del>
      <w:ins w:id="3257" w:author="Пользователь Windows" w:date="2021-01-30T13:48:00Z">
        <w:r w:rsidR="00EF000C">
          <w:rPr>
            <w:rFonts w:ascii="Times New Roman" w:hAnsi="Times New Roman" w:cs="Times New Roman"/>
            <w:sz w:val="28"/>
          </w:rPr>
          <w:t>для</w:t>
        </w:r>
      </w:ins>
      <w:r w:rsidR="00AD3979">
        <w:rPr>
          <w:rFonts w:ascii="Times New Roman" w:hAnsi="Times New Roman" w:cs="Times New Roman"/>
          <w:sz w:val="28"/>
        </w:rPr>
        <w:t xml:space="preserve"> передач</w:t>
      </w:r>
      <w:del w:id="3258" w:author="Пользователь Windows" w:date="2021-01-30T13:48:00Z">
        <w:r w:rsidR="00AD3979" w:rsidDel="00EF000C">
          <w:rPr>
            <w:rFonts w:ascii="Times New Roman" w:hAnsi="Times New Roman" w:cs="Times New Roman"/>
            <w:sz w:val="28"/>
          </w:rPr>
          <w:delText>у</w:delText>
        </w:r>
      </w:del>
      <w:ins w:id="3259" w:author="Пользователь Windows" w:date="2021-01-30T13:48:00Z">
        <w:r w:rsidR="00EF000C">
          <w:rPr>
            <w:rFonts w:ascii="Times New Roman" w:hAnsi="Times New Roman" w:cs="Times New Roman"/>
            <w:sz w:val="28"/>
          </w:rPr>
          <w:t>и</w:t>
        </w:r>
      </w:ins>
      <w:r w:rsidR="00AD3979">
        <w:rPr>
          <w:rFonts w:ascii="Times New Roman" w:hAnsi="Times New Roman" w:cs="Times New Roman"/>
          <w:sz w:val="28"/>
        </w:rPr>
        <w:t xml:space="preserve"> </w:t>
      </w:r>
      <w:del w:id="3260" w:author="Пользователь Windows" w:date="2021-01-30T13:48:00Z">
        <w:r w:rsidR="00AD3979" w:rsidDel="00EF000C">
          <w:rPr>
            <w:rFonts w:ascii="Times New Roman" w:hAnsi="Times New Roman" w:cs="Times New Roman"/>
            <w:sz w:val="28"/>
          </w:rPr>
          <w:delText xml:space="preserve">данных </w:delText>
        </w:r>
      </w:del>
      <w:ins w:id="3261" w:author="Пользователь Windows" w:date="2021-01-30T13:48:00Z">
        <w:r w:rsidR="00EF000C">
          <w:rPr>
            <w:rFonts w:ascii="Times New Roman" w:hAnsi="Times New Roman" w:cs="Times New Roman"/>
            <w:sz w:val="28"/>
          </w:rPr>
          <w:t xml:space="preserve">УВ </w:t>
        </w:r>
      </w:ins>
      <w:del w:id="3262" w:author="Пользователь Windows" w:date="2021-01-30T13:48:00Z">
        <w:r w:rsidR="00AD3979" w:rsidDel="00EF000C">
          <w:rPr>
            <w:rFonts w:ascii="Times New Roman" w:hAnsi="Times New Roman" w:cs="Times New Roman"/>
            <w:sz w:val="28"/>
          </w:rPr>
          <w:delText xml:space="preserve">по сети </w:delText>
        </w:r>
      </w:del>
      <w:r w:rsidR="00AD3979">
        <w:rPr>
          <w:rFonts w:ascii="Times New Roman" w:hAnsi="Times New Roman" w:cs="Times New Roman"/>
          <w:sz w:val="28"/>
        </w:rPr>
        <w:t>состав</w:t>
      </w:r>
      <w:del w:id="3263" w:author="Пользователь Windows" w:date="2021-01-30T13:48:00Z">
        <w:r w:rsidR="00AD3979" w:rsidDel="00EF000C">
          <w:rPr>
            <w:rFonts w:ascii="Times New Roman" w:hAnsi="Times New Roman" w:cs="Times New Roman"/>
            <w:sz w:val="28"/>
          </w:rPr>
          <w:delText>ляе</w:delText>
        </w:r>
      </w:del>
      <w:ins w:id="3264" w:author="Пользователь Windows" w:date="2021-01-30T13:48:00Z">
        <w:r w:rsidR="00EF000C">
          <w:rPr>
            <w:rFonts w:ascii="Times New Roman" w:hAnsi="Times New Roman" w:cs="Times New Roman"/>
            <w:sz w:val="28"/>
          </w:rPr>
          <w:t>и</w:t>
        </w:r>
      </w:ins>
      <w:r w:rsidR="00AD3979">
        <w:rPr>
          <w:rFonts w:ascii="Times New Roman" w:hAnsi="Times New Roman" w:cs="Times New Roman"/>
          <w:sz w:val="28"/>
        </w:rPr>
        <w:t xml:space="preserve">т </w:t>
      </w:r>
      <w:del w:id="3265" w:author="Пользователь Windows" w:date="2021-01-30T13:48:00Z">
        <w:r w:rsidR="00AD3979" w:rsidDel="00EF000C">
          <w:rPr>
            <w:rFonts w:ascii="Times New Roman" w:hAnsi="Times New Roman" w:cs="Times New Roman"/>
            <w:sz w:val="28"/>
          </w:rPr>
          <w:delText>порядка 47</w:delText>
        </w:r>
      </w:del>
      <w:ins w:id="3266" w:author="Пользователь Windows" w:date="2021-01-30T13:48:00Z">
        <w:r w:rsidR="00EF000C">
          <w:rPr>
            <w:rFonts w:ascii="Times New Roman" w:hAnsi="Times New Roman" w:cs="Times New Roman"/>
            <w:sz w:val="28"/>
          </w:rPr>
          <w:t>15</w:t>
        </w:r>
      </w:ins>
      <w:r w:rsidR="00AD3979">
        <w:rPr>
          <w:rFonts w:ascii="Times New Roman" w:hAnsi="Times New Roman" w:cs="Times New Roman"/>
          <w:sz w:val="28"/>
        </w:rPr>
        <w:t>0 мс</w:t>
      </w:r>
      <w:r>
        <w:rPr>
          <w:rFonts w:ascii="Times New Roman" w:hAnsi="Times New Roman" w:cs="Times New Roman"/>
          <w:sz w:val="28"/>
        </w:rPr>
        <w:t>.</w:t>
      </w:r>
      <w:commentRangeEnd w:id="3219"/>
      <w:r w:rsidR="00D05F29">
        <w:rPr>
          <w:rStyle w:val="ab"/>
        </w:rPr>
        <w:commentReference w:id="3219"/>
      </w:r>
      <w:commentRangeEnd w:id="3220"/>
      <w:r w:rsidR="00EF000C">
        <w:rPr>
          <w:rStyle w:val="ab"/>
        </w:rPr>
        <w:commentReference w:id="3220"/>
      </w:r>
      <w:ins w:id="3267" w:author="Пользователь Windows" w:date="2021-01-30T13:48:00Z">
        <w:r w:rsidR="00EF000C">
          <w:rPr>
            <w:rFonts w:ascii="Times New Roman" w:hAnsi="Times New Roman" w:cs="Times New Roman"/>
            <w:sz w:val="28"/>
          </w:rPr>
          <w:t xml:space="preserve"> </w:t>
        </w:r>
      </w:ins>
      <w:ins w:id="3268" w:author="Пользователь Windows" w:date="2021-01-30T13:50:00Z">
        <w:r w:rsidR="00EF000C">
          <w:rPr>
            <w:rFonts w:ascii="Times New Roman" w:hAnsi="Times New Roman" w:cs="Times New Roman"/>
            <w:sz w:val="28"/>
          </w:rPr>
          <w:t>У</w:t>
        </w:r>
      </w:ins>
      <w:ins w:id="3269" w:author="Пользователь Windows" w:date="2021-01-30T13:48:00Z">
        <w:r w:rsidR="00EF000C">
          <w:rPr>
            <w:rFonts w:ascii="Times New Roman" w:hAnsi="Times New Roman" w:cs="Times New Roman"/>
            <w:sz w:val="28"/>
          </w:rPr>
          <w:t>ч</w:t>
        </w:r>
      </w:ins>
      <w:ins w:id="3270" w:author="Пользователь Windows" w:date="2021-01-30T13:50:00Z">
        <w:r w:rsidR="00EF000C">
          <w:rPr>
            <w:rFonts w:ascii="Times New Roman" w:hAnsi="Times New Roman" w:cs="Times New Roman"/>
            <w:sz w:val="28"/>
          </w:rPr>
          <w:t>итывая</w:t>
        </w:r>
      </w:ins>
      <w:ins w:id="3271" w:author="Пользователь Windows" w:date="2021-01-30T13:48:00Z">
        <w:r w:rsidR="00EF000C">
          <w:rPr>
            <w:rFonts w:ascii="Times New Roman" w:hAnsi="Times New Roman" w:cs="Times New Roman"/>
            <w:sz w:val="28"/>
          </w:rPr>
          <w:t xml:space="preserve">, что </w:t>
        </w:r>
      </w:ins>
      <w:ins w:id="3272" w:author="Пользователь Windows" w:date="2021-01-30T13:49:00Z">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мс, то возможно применение управляющих </w:t>
        </w:r>
      </w:ins>
      <w:ins w:id="3273" w:author="Пользователь Windows" w:date="2021-01-30T13:50:00Z">
        <w:r w:rsidR="00EF000C">
          <w:rPr>
            <w:rFonts w:ascii="Times New Roman" w:hAnsi="Times New Roman" w:cs="Times New Roman"/>
            <w:sz w:val="28"/>
          </w:rPr>
          <w:t>воздействий</w:t>
        </w:r>
      </w:ins>
      <w:ins w:id="3274" w:author="Пользователь Windows" w:date="2021-01-30T13:49:00Z">
        <w:r w:rsidR="00EF000C">
          <w:rPr>
            <w:rFonts w:ascii="Times New Roman" w:hAnsi="Times New Roman" w:cs="Times New Roman"/>
            <w:sz w:val="28"/>
          </w:rPr>
          <w:t xml:space="preserve"> </w:t>
        </w:r>
      </w:ins>
      <w:ins w:id="3275" w:author="Пользователь Windows" w:date="2021-01-30T13:50:00Z">
        <w:r w:rsidR="00EF000C">
          <w:rPr>
            <w:rFonts w:ascii="Times New Roman" w:hAnsi="Times New Roman" w:cs="Times New Roman"/>
            <w:sz w:val="28"/>
          </w:rPr>
          <w:t xml:space="preserve">на устройствах, находящихся в трех сегментах от места установки ЦАЛАР. </w:t>
        </w:r>
      </w:ins>
      <w:ins w:id="3276" w:author="Пользователь Windows" w:date="2021-01-30T13:51:00Z">
        <w:r w:rsidR="00EF000C">
          <w:rPr>
            <w:rFonts w:ascii="Times New Roman" w:hAnsi="Times New Roman" w:cs="Times New Roman"/>
            <w:sz w:val="28"/>
          </w:rPr>
          <w:t xml:space="preserve">Среднее время наступления АР после возникновения возмущения составляет 1 с. </w:t>
        </w:r>
      </w:ins>
      <w:ins w:id="3277" w:author="Пользователь Windows" w:date="2021-01-30T13:52:00Z">
        <w:r w:rsidR="00EF000C">
          <w:rPr>
            <w:rFonts w:ascii="Times New Roman" w:hAnsi="Times New Roman" w:cs="Times New Roman"/>
            <w:sz w:val="28"/>
          </w:rPr>
          <w:t xml:space="preserve">Тогда время на передачу УВ составит </w:t>
        </w:r>
        <w:r w:rsidR="00EF000C">
          <w:rPr>
            <w:rFonts w:ascii="Times New Roman" w:hAnsi="Times New Roman" w:cs="Times New Roman"/>
            <w:sz w:val="28"/>
          </w:rPr>
          <w:lastRenderedPageBreak/>
          <w:t xml:space="preserve">570 мс. Это позволяет </w:t>
        </w:r>
      </w:ins>
      <w:ins w:id="3278" w:author="Пользователь Windows" w:date="2021-01-30T13:54:00Z">
        <w:r w:rsidR="00EF000C">
          <w:rPr>
            <w:rFonts w:ascii="Times New Roman" w:hAnsi="Times New Roman" w:cs="Times New Roman"/>
            <w:sz w:val="28"/>
          </w:rPr>
          <w:t>выполнять</w:t>
        </w:r>
      </w:ins>
      <w:ins w:id="3279" w:author="Пользователь Windows" w:date="2021-01-30T13:52:00Z">
        <w:r w:rsidR="00EF000C">
          <w:rPr>
            <w:rFonts w:ascii="Times New Roman" w:hAnsi="Times New Roman" w:cs="Times New Roman"/>
            <w:sz w:val="28"/>
          </w:rPr>
          <w:t xml:space="preserve"> разнообразные сечения </w:t>
        </w:r>
      </w:ins>
      <w:ins w:id="3280" w:author="Пользователь Windows" w:date="2021-01-30T13:53:00Z">
        <w:r w:rsidR="00EF000C">
          <w:rPr>
            <w:rFonts w:ascii="Times New Roman" w:hAnsi="Times New Roman" w:cs="Times New Roman"/>
            <w:sz w:val="28"/>
          </w:rPr>
          <w:t>ДС, в том числе далекие от места установки ЦАЛАР.</w:t>
        </w:r>
      </w:ins>
    </w:p>
    <w:p w14:paraId="0B23E505" w14:textId="38932CED" w:rsidR="00775658" w:rsidRDefault="00A473C3">
      <w:pPr>
        <w:spacing w:after="0" w:line="360" w:lineRule="auto"/>
        <w:ind w:firstLine="426"/>
        <w:contextualSpacing/>
        <w:jc w:val="center"/>
        <w:rPr>
          <w:rFonts w:ascii="Times New Roman" w:hAnsi="Times New Roman" w:cs="Times New Roman"/>
          <w:sz w:val="28"/>
        </w:rPr>
        <w:pPrChange w:id="3281" w:author="Пользователь Windows" w:date="2021-01-30T13:37:00Z">
          <w:pPr>
            <w:spacing w:after="0" w:line="360" w:lineRule="auto"/>
            <w:ind w:firstLine="709"/>
            <w:contextualSpacing/>
            <w:jc w:val="both"/>
          </w:pPr>
        </w:pPrChange>
      </w:pPr>
      <w:ins w:id="3282" w:author="Пользователь Windows" w:date="2021-01-30T13:37:00Z">
        <w:r>
          <w:object w:dxaOrig="11713" w:dyaOrig="4297" w14:anchorId="4AF011DB">
            <v:shape id="_x0000_i1031" type="#_x0000_t75" style="width:481.2pt;height:176.4pt" o:ole="">
              <v:imagedata r:id="rId57" o:title=""/>
            </v:shape>
            <o:OLEObject Type="Embed" ProgID="Visio.Drawing.15" ShapeID="_x0000_i1031" DrawAspect="Content" ObjectID="_1673524274" r:id="rId58"/>
          </w:object>
        </w:r>
      </w:ins>
    </w:p>
    <w:p w14:paraId="17A2C083" w14:textId="4FC69C06" w:rsidR="00775658" w:rsidRDefault="00A473C3">
      <w:pPr>
        <w:spacing w:after="0" w:line="360" w:lineRule="auto"/>
        <w:ind w:firstLine="709"/>
        <w:contextualSpacing/>
        <w:jc w:val="center"/>
        <w:rPr>
          <w:rFonts w:ascii="Times New Roman" w:hAnsi="Times New Roman" w:cs="Times New Roman"/>
          <w:sz w:val="28"/>
        </w:rPr>
        <w:pPrChange w:id="3283" w:author="Пользователь Windows" w:date="2021-01-30T13:37:00Z">
          <w:pPr>
            <w:spacing w:after="0" w:line="360" w:lineRule="auto"/>
            <w:ind w:firstLine="709"/>
            <w:contextualSpacing/>
            <w:jc w:val="both"/>
          </w:pPr>
        </w:pPrChange>
      </w:pPr>
      <w:ins w:id="3284" w:author="Пользователь Windows" w:date="2021-01-30T13:37:00Z">
        <w:r>
          <w:rPr>
            <w:rFonts w:ascii="Times New Roman" w:hAnsi="Times New Roman" w:cs="Times New Roman"/>
            <w:sz w:val="28"/>
          </w:rPr>
          <w:t>Рисунок</w:t>
        </w:r>
      </w:ins>
      <w:ins w:id="3285" w:author="Пользователь Windows" w:date="2021-01-30T13:38:00Z">
        <w:r>
          <w:rPr>
            <w:rFonts w:ascii="Times New Roman" w:hAnsi="Times New Roman" w:cs="Times New Roman"/>
            <w:sz w:val="28"/>
          </w:rPr>
          <w:t xml:space="preserve"> </w:t>
        </w:r>
      </w:ins>
      <w:ins w:id="3286" w:author="Пользователь Windows" w:date="2021-01-30T14:18:00Z">
        <w:r w:rsidR="00D550E7">
          <w:rPr>
            <w:rFonts w:ascii="Times New Roman" w:hAnsi="Times New Roman" w:cs="Times New Roman"/>
            <w:sz w:val="28"/>
          </w:rPr>
          <w:t>28</w:t>
        </w:r>
      </w:ins>
      <w:ins w:id="3287" w:author="Пользователь Windows" w:date="2021-01-30T13:44:00Z">
        <w:r>
          <w:rPr>
            <w:rFonts w:ascii="Times New Roman" w:hAnsi="Times New Roman" w:cs="Times New Roman"/>
            <w:sz w:val="28"/>
          </w:rPr>
          <w:t xml:space="preserve"> – Временная диаграмма работы централизованной АЛАР</w:t>
        </w:r>
      </w:ins>
    </w:p>
    <w:p w14:paraId="7104BAD8" w14:textId="46341563" w:rsidR="00775658" w:rsidRDefault="00775658" w:rsidP="00226E92">
      <w:pPr>
        <w:spacing w:after="0" w:line="360" w:lineRule="auto"/>
        <w:ind w:firstLine="709"/>
        <w:contextualSpacing/>
        <w:jc w:val="both"/>
        <w:rPr>
          <w:ins w:id="3288" w:author="Пользователь Windows" w:date="2021-01-30T14:18:00Z"/>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ins w:id="3289" w:author="Пользователь Windows" w:date="2021-01-30T14:18:00Z"/>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ins w:id="3290" w:author="Пользователь Windows" w:date="2021-01-30T14:18:00Z"/>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ins w:id="3291" w:author="Пользователь Windows" w:date="2021-01-30T14:18:00Z"/>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ins w:id="3292" w:author="Пользователь Windows" w:date="2021-01-30T14:18:00Z"/>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ins w:id="3293" w:author="Пользователь Windows" w:date="2021-01-30T14:18:00Z"/>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ins w:id="3294" w:author="Пользователь Windows" w:date="2021-01-30T14:18:00Z"/>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ins w:id="3295" w:author="Пользователь Windows" w:date="2021-01-30T14:18:00Z"/>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ins w:id="3296" w:author="Пользователь Windows" w:date="2021-01-30T14:18:00Z"/>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ins w:id="3297" w:author="Пользователь Windows" w:date="2021-01-30T14:18:00Z"/>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ins w:id="3298" w:author="Пользователь Windows" w:date="2021-01-30T14:18:00Z"/>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ins w:id="3299" w:author="Пользователь Windows" w:date="2021-01-30T14:18:00Z"/>
          <w:rFonts w:ascii="Times New Roman" w:hAnsi="Times New Roman" w:cs="Times New Roman"/>
          <w:sz w:val="28"/>
        </w:rPr>
      </w:pPr>
    </w:p>
    <w:p w14:paraId="2D233BE2" w14:textId="77777777" w:rsidR="00D550E7" w:rsidRDefault="00D550E7" w:rsidP="00226E92">
      <w:pPr>
        <w:spacing w:after="0" w:line="360" w:lineRule="auto"/>
        <w:ind w:firstLine="709"/>
        <w:contextualSpacing/>
        <w:jc w:val="both"/>
        <w:rPr>
          <w:rFonts w:ascii="Times New Roman" w:hAnsi="Times New Roman" w:cs="Times New Roman"/>
          <w:sz w:val="28"/>
        </w:rPr>
      </w:pPr>
    </w:p>
    <w:p w14:paraId="6A570043" w14:textId="2D9E91BB" w:rsidR="00775658" w:rsidDel="00A473C3" w:rsidRDefault="00775658" w:rsidP="00226E92">
      <w:pPr>
        <w:spacing w:after="0" w:line="360" w:lineRule="auto"/>
        <w:ind w:firstLine="709"/>
        <w:contextualSpacing/>
        <w:jc w:val="both"/>
        <w:rPr>
          <w:del w:id="3300" w:author="Пользователь Windows" w:date="2021-01-30T13:37:00Z"/>
          <w:rFonts w:ascii="Times New Roman" w:hAnsi="Times New Roman" w:cs="Times New Roman"/>
          <w:sz w:val="28"/>
        </w:rPr>
      </w:pPr>
    </w:p>
    <w:p w14:paraId="19D39792" w14:textId="37497073" w:rsidR="00AF2964" w:rsidDel="00A473C3" w:rsidRDefault="00AF2964" w:rsidP="00226E92">
      <w:pPr>
        <w:spacing w:after="0" w:line="360" w:lineRule="auto"/>
        <w:ind w:firstLine="709"/>
        <w:contextualSpacing/>
        <w:jc w:val="both"/>
        <w:rPr>
          <w:del w:id="3301" w:author="Пользователь Windows" w:date="2021-01-30T13:37:00Z"/>
          <w:rFonts w:ascii="Times New Roman" w:hAnsi="Times New Roman" w:cs="Times New Roman"/>
          <w:sz w:val="28"/>
        </w:rPr>
      </w:pPr>
    </w:p>
    <w:p w14:paraId="60B7988B" w14:textId="176BCA7D" w:rsidR="00AF2964" w:rsidDel="00A473C3" w:rsidRDefault="00AF2964" w:rsidP="00226E92">
      <w:pPr>
        <w:spacing w:after="0" w:line="360" w:lineRule="auto"/>
        <w:ind w:firstLine="709"/>
        <w:contextualSpacing/>
        <w:jc w:val="both"/>
        <w:rPr>
          <w:del w:id="3302" w:author="Пользователь Windows" w:date="2021-01-30T13:37:00Z"/>
          <w:rFonts w:ascii="Times New Roman" w:hAnsi="Times New Roman" w:cs="Times New Roman"/>
          <w:sz w:val="28"/>
        </w:rPr>
      </w:pPr>
    </w:p>
    <w:p w14:paraId="3EE68E89" w14:textId="1D43E7AB" w:rsidR="00AF2964" w:rsidDel="00A473C3" w:rsidRDefault="00AF2964" w:rsidP="00226E92">
      <w:pPr>
        <w:spacing w:after="0" w:line="360" w:lineRule="auto"/>
        <w:ind w:firstLine="709"/>
        <w:contextualSpacing/>
        <w:jc w:val="both"/>
        <w:rPr>
          <w:del w:id="3303" w:author="Пользователь Windows" w:date="2021-01-30T13:37:00Z"/>
          <w:rFonts w:ascii="Times New Roman" w:hAnsi="Times New Roman" w:cs="Times New Roman"/>
          <w:sz w:val="28"/>
        </w:rPr>
      </w:pPr>
    </w:p>
    <w:p w14:paraId="38E14245" w14:textId="511B3ED2" w:rsidR="00AF2964" w:rsidDel="00A473C3" w:rsidRDefault="00AF2964" w:rsidP="00226E92">
      <w:pPr>
        <w:spacing w:after="0" w:line="360" w:lineRule="auto"/>
        <w:ind w:firstLine="709"/>
        <w:contextualSpacing/>
        <w:jc w:val="both"/>
        <w:rPr>
          <w:del w:id="3304" w:author="Пользователь Windows" w:date="2021-01-30T13:37:00Z"/>
          <w:rFonts w:ascii="Times New Roman" w:hAnsi="Times New Roman" w:cs="Times New Roman"/>
          <w:sz w:val="28"/>
        </w:rPr>
      </w:pPr>
    </w:p>
    <w:p w14:paraId="08CFBCCB" w14:textId="1D45E4DE" w:rsidR="00AF2964" w:rsidDel="00A473C3" w:rsidRDefault="00AF2964" w:rsidP="00226E92">
      <w:pPr>
        <w:spacing w:after="0" w:line="360" w:lineRule="auto"/>
        <w:ind w:firstLine="709"/>
        <w:contextualSpacing/>
        <w:jc w:val="both"/>
        <w:rPr>
          <w:del w:id="3305" w:author="Пользователь Windows" w:date="2021-01-30T13:37:00Z"/>
          <w:rFonts w:ascii="Times New Roman" w:hAnsi="Times New Roman" w:cs="Times New Roman"/>
          <w:sz w:val="28"/>
        </w:rPr>
      </w:pPr>
    </w:p>
    <w:p w14:paraId="7902271E" w14:textId="6A985A2F" w:rsidR="00AF2964" w:rsidDel="00AF71BE" w:rsidRDefault="00AF2964" w:rsidP="00226E92">
      <w:pPr>
        <w:spacing w:after="0" w:line="360" w:lineRule="auto"/>
        <w:ind w:firstLine="709"/>
        <w:contextualSpacing/>
        <w:jc w:val="both"/>
        <w:rPr>
          <w:del w:id="3306" w:author="Пользователь Windows" w:date="2021-01-27T20:45:00Z"/>
          <w:rFonts w:ascii="Times New Roman" w:hAnsi="Times New Roman" w:cs="Times New Roman"/>
          <w:sz w:val="28"/>
        </w:rPr>
      </w:pPr>
    </w:p>
    <w:p w14:paraId="71C8BBB3" w14:textId="2EB2D621" w:rsidR="00AF2964" w:rsidDel="00AF71BE" w:rsidRDefault="00AF2964">
      <w:pPr>
        <w:spacing w:after="0" w:line="360" w:lineRule="auto"/>
        <w:contextualSpacing/>
        <w:jc w:val="both"/>
        <w:rPr>
          <w:del w:id="3307" w:author="Пользователь Windows" w:date="2021-01-27T20:44:00Z"/>
          <w:rFonts w:ascii="Times New Roman" w:hAnsi="Times New Roman" w:cs="Times New Roman"/>
          <w:sz w:val="28"/>
        </w:rPr>
        <w:pPrChange w:id="3308" w:author="Пользователь Windows" w:date="2021-01-27T20:45:00Z">
          <w:pPr>
            <w:spacing w:after="0" w:line="360" w:lineRule="auto"/>
            <w:ind w:firstLine="709"/>
            <w:contextualSpacing/>
            <w:jc w:val="both"/>
          </w:pPr>
        </w:pPrChange>
      </w:pPr>
    </w:p>
    <w:p w14:paraId="3A0A282D" w14:textId="1DCD6EB5" w:rsidR="00AF2964" w:rsidDel="00AF71BE" w:rsidRDefault="00AF2964">
      <w:pPr>
        <w:spacing w:after="0" w:line="360" w:lineRule="auto"/>
        <w:contextualSpacing/>
        <w:jc w:val="both"/>
        <w:rPr>
          <w:del w:id="3309" w:author="Пользователь Windows" w:date="2021-01-27T20:44:00Z"/>
          <w:rFonts w:ascii="Times New Roman" w:hAnsi="Times New Roman" w:cs="Times New Roman"/>
          <w:sz w:val="28"/>
        </w:rPr>
        <w:pPrChange w:id="3310" w:author="Пользователь Windows" w:date="2021-01-27T20:45:00Z">
          <w:pPr>
            <w:spacing w:after="0" w:line="360" w:lineRule="auto"/>
            <w:ind w:firstLine="709"/>
            <w:contextualSpacing/>
            <w:jc w:val="both"/>
          </w:pPr>
        </w:pPrChange>
      </w:pPr>
    </w:p>
    <w:p w14:paraId="47DFCC63" w14:textId="6D1CCA80" w:rsidR="00AF2964" w:rsidDel="00AF71BE" w:rsidRDefault="00AF2964">
      <w:pPr>
        <w:spacing w:after="0" w:line="360" w:lineRule="auto"/>
        <w:contextualSpacing/>
        <w:jc w:val="both"/>
        <w:rPr>
          <w:del w:id="3311" w:author="Пользователь Windows" w:date="2021-01-27T20:44:00Z"/>
          <w:rFonts w:ascii="Times New Roman" w:hAnsi="Times New Roman" w:cs="Times New Roman"/>
          <w:sz w:val="28"/>
        </w:rPr>
        <w:pPrChange w:id="3312" w:author="Пользователь Windows" w:date="2021-01-27T20:45:00Z">
          <w:pPr>
            <w:spacing w:after="0" w:line="360" w:lineRule="auto"/>
            <w:ind w:firstLine="709"/>
            <w:contextualSpacing/>
            <w:jc w:val="both"/>
          </w:pPr>
        </w:pPrChange>
      </w:pPr>
    </w:p>
    <w:p w14:paraId="19B3CF36" w14:textId="440335C1" w:rsidR="00775658" w:rsidRPr="00226E92" w:rsidRDefault="00775658">
      <w:pPr>
        <w:spacing w:after="0" w:line="360" w:lineRule="auto"/>
        <w:contextualSpacing/>
        <w:jc w:val="both"/>
        <w:rPr>
          <w:rFonts w:ascii="Times New Roman" w:hAnsi="Times New Roman" w:cs="Times New Roman"/>
          <w:sz w:val="28"/>
        </w:rPr>
        <w:pPrChange w:id="3313" w:author="Пользователь Windows" w:date="2021-01-27T20:45:00Z">
          <w:pPr>
            <w:spacing w:after="0" w:line="360" w:lineRule="auto"/>
            <w:ind w:firstLine="709"/>
            <w:contextualSpacing/>
            <w:jc w:val="both"/>
          </w:pPr>
        </w:pPrChange>
      </w:pPr>
    </w:p>
    <w:p w14:paraId="7D941D3E" w14:textId="5B4D6196" w:rsidR="009D4381" w:rsidRDefault="001F0697" w:rsidP="001F0697">
      <w:pPr>
        <w:pStyle w:val="1"/>
      </w:pPr>
      <w:bookmarkStart w:id="3314" w:name="_Toc62909922"/>
      <w:r>
        <w:lastRenderedPageBreak/>
        <w:t xml:space="preserve">5. </w:t>
      </w:r>
      <w:r w:rsidRPr="001F0697">
        <w:t>Финансовый менеджмент, ресурсоэффективность и ресурсосбережение</w:t>
      </w:r>
      <w:bookmarkEnd w:id="3314"/>
    </w:p>
    <w:p w14:paraId="6CF59858" w14:textId="3867E86B" w:rsidR="001F0697" w:rsidRPr="001F0697" w:rsidRDefault="001F0697" w:rsidP="001F0697">
      <w:pPr>
        <w:pStyle w:val="2"/>
        <w:rPr>
          <w:rFonts w:eastAsia="Times New Roman"/>
          <w:lang w:eastAsia="ru-RU"/>
        </w:rPr>
      </w:pPr>
      <w:bookmarkStart w:id="3315" w:name="_Toc62909923"/>
      <w:r>
        <w:rPr>
          <w:rFonts w:eastAsia="Times New Roman"/>
          <w:lang w:eastAsia="ru-RU"/>
        </w:rPr>
        <w:t>5.</w:t>
      </w:r>
      <w:r w:rsidRPr="001F0697">
        <w:rPr>
          <w:rFonts w:eastAsia="Times New Roman"/>
          <w:lang w:eastAsia="ru-RU"/>
        </w:rPr>
        <w:t>1. Предпроектный анализ</w:t>
      </w:r>
      <w:bookmarkEnd w:id="3315"/>
    </w:p>
    <w:p w14:paraId="24E26028" w14:textId="5B8B89E0" w:rsidR="001F0697" w:rsidRPr="001F0697" w:rsidRDefault="001F0697" w:rsidP="001F0697">
      <w:pPr>
        <w:pStyle w:val="3"/>
        <w:rPr>
          <w:rFonts w:eastAsia="Times New Roman"/>
          <w:lang w:eastAsia="ru-RU"/>
        </w:rPr>
      </w:pPr>
      <w:bookmarkStart w:id="3316" w:name="_Toc62909924"/>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3316"/>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3317" w:name="_Toc62909925"/>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3317"/>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3318" w:name="_Toc62909926"/>
      <w:r>
        <w:rPr>
          <w:rFonts w:eastAsia="Times New Roman"/>
          <w:lang w:eastAsia="ru-RU"/>
        </w:rPr>
        <w:lastRenderedPageBreak/>
        <w:t>5.</w:t>
      </w:r>
      <w:r w:rsidRPr="001F0697">
        <w:rPr>
          <w:rFonts w:eastAsia="Times New Roman"/>
          <w:lang w:eastAsia="ru-RU"/>
        </w:rPr>
        <w:t>1.3. SWOT-анализ</w:t>
      </w:r>
      <w:bookmarkEnd w:id="3318"/>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3319" w:name="_Toc62909927"/>
      <w:r>
        <w:rPr>
          <w:rFonts w:eastAsia="Times New Roman"/>
        </w:rPr>
        <w:lastRenderedPageBreak/>
        <w:t>5.</w:t>
      </w:r>
      <w:r w:rsidRPr="001F0697">
        <w:rPr>
          <w:rFonts w:eastAsia="Times New Roman"/>
        </w:rPr>
        <w:t>1.4. Оценка готовности проекта к коммерциализации</w:t>
      </w:r>
      <w:bookmarkEnd w:id="3319"/>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3320" w:name="_Toc62909928"/>
      <w:r>
        <w:rPr>
          <w:rFonts w:eastAsia="Calibri"/>
        </w:rPr>
        <w:t>5.</w:t>
      </w:r>
      <w:r w:rsidRPr="001F0697">
        <w:rPr>
          <w:rFonts w:eastAsia="Calibri"/>
        </w:rPr>
        <w:t>1.5. Методы коммерциализации результатов научно-технического исследования</w:t>
      </w:r>
      <w:bookmarkEnd w:id="3320"/>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3321" w:name="_Toc62909929"/>
      <w:r>
        <w:rPr>
          <w:rFonts w:eastAsia="Calibri"/>
        </w:rPr>
        <w:t>5.</w:t>
      </w:r>
      <w:r w:rsidRPr="001F0697">
        <w:rPr>
          <w:rFonts w:eastAsia="Calibri"/>
        </w:rPr>
        <w:t>2. Инициация проекта</w:t>
      </w:r>
      <w:bookmarkEnd w:id="3321"/>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3322" w:name="_Toc388971738"/>
      <w:bookmarkStart w:id="3323" w:name="_Toc418344466"/>
      <w:bookmarkStart w:id="3324" w:name="_Toc418344500"/>
      <w:bookmarkStart w:id="3325" w:name="_Toc418344704"/>
      <w:bookmarkStart w:id="3326" w:name="_Toc419390700"/>
      <w:bookmarkStart w:id="3327" w:name="_Toc421617741"/>
      <w:bookmarkStart w:id="3328"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3329" w:name="_Toc43125388"/>
      <w:bookmarkStart w:id="3330" w:name="_Toc62909930"/>
      <w:r>
        <w:rPr>
          <w:rFonts w:eastAsia="Calibri"/>
        </w:rPr>
        <w:t>5.</w:t>
      </w:r>
      <w:r w:rsidRPr="001F0697">
        <w:rPr>
          <w:rFonts w:eastAsia="Calibri"/>
        </w:rPr>
        <w:t>2.1. Цели и результат проекта</w:t>
      </w:r>
      <w:bookmarkEnd w:id="3322"/>
      <w:bookmarkEnd w:id="3323"/>
      <w:bookmarkEnd w:id="3324"/>
      <w:bookmarkEnd w:id="3325"/>
      <w:bookmarkEnd w:id="3326"/>
      <w:bookmarkEnd w:id="3327"/>
      <w:bookmarkEnd w:id="3328"/>
      <w:bookmarkEnd w:id="3329"/>
      <w:bookmarkEnd w:id="3330"/>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3331" w:name="_Toc388971740"/>
      <w:bookmarkStart w:id="3332" w:name="_Toc418344468"/>
      <w:bookmarkStart w:id="3333" w:name="_Toc418344502"/>
      <w:bookmarkStart w:id="3334"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3331"/>
      <w:bookmarkEnd w:id="3332"/>
      <w:bookmarkEnd w:id="3333"/>
      <w:bookmarkEnd w:id="3334"/>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3335"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3336" w:name="_Toc43125389"/>
      <w:bookmarkStart w:id="3337" w:name="_Toc62909931"/>
      <w:r>
        <w:rPr>
          <w:rFonts w:eastAsia="Calibri"/>
        </w:rPr>
        <w:t>5.</w:t>
      </w:r>
      <w:r w:rsidRPr="001F0697">
        <w:rPr>
          <w:rFonts w:eastAsia="Calibri"/>
        </w:rPr>
        <w:t>2.2. Организационная структура проекта</w:t>
      </w:r>
      <w:bookmarkEnd w:id="3335"/>
      <w:bookmarkEnd w:id="3336"/>
      <w:bookmarkEnd w:id="3337"/>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3338" w:name="_Toc62909932"/>
      <w:r>
        <w:rPr>
          <w:rFonts w:eastAsia="Calibri"/>
        </w:rPr>
        <w:t>5.</w:t>
      </w:r>
      <w:r w:rsidRPr="001F0697">
        <w:rPr>
          <w:rFonts w:eastAsia="Calibri"/>
        </w:rPr>
        <w:t>3. Планирование управления научно-техническим проектом</w:t>
      </w:r>
      <w:bookmarkEnd w:id="3338"/>
    </w:p>
    <w:p w14:paraId="2C8A572E" w14:textId="77D93418" w:rsidR="001F0697" w:rsidRPr="001F0697" w:rsidRDefault="001F0697" w:rsidP="001F0697">
      <w:pPr>
        <w:pStyle w:val="3"/>
        <w:rPr>
          <w:rFonts w:eastAsia="Calibri"/>
        </w:rPr>
      </w:pPr>
      <w:bookmarkStart w:id="3339" w:name="_Toc62909933"/>
      <w:r>
        <w:rPr>
          <w:rFonts w:eastAsia="Calibri"/>
        </w:rPr>
        <w:t>5.</w:t>
      </w:r>
      <w:r w:rsidRPr="001F0697">
        <w:rPr>
          <w:rFonts w:eastAsia="Calibri"/>
        </w:rPr>
        <w:t>3.1. Иерархическая структура работ</w:t>
      </w:r>
      <w:bookmarkEnd w:id="3339"/>
    </w:p>
    <w:p w14:paraId="523F3C7A" w14:textId="379CD11C"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del w:id="3340" w:author="Пользователь Windows" w:date="2021-01-27T20:45:00Z">
        <w:r w:rsidR="00AF2964" w:rsidDel="00B816B7">
          <w:rPr>
            <w:rFonts w:ascii="Times New Roman" w:eastAsia="Calibri" w:hAnsi="Times New Roman" w:cs="Times New Roman"/>
            <w:color w:val="000000"/>
            <w:sz w:val="28"/>
          </w:rPr>
          <w:delText>31</w:delText>
        </w:r>
      </w:del>
      <w:ins w:id="3341" w:author="Пользователь Windows" w:date="2021-01-30T14:18:00Z">
        <w:r w:rsidR="00D550E7">
          <w:rPr>
            <w:rFonts w:ascii="Times New Roman" w:eastAsia="Calibri" w:hAnsi="Times New Roman" w:cs="Times New Roman"/>
            <w:color w:val="000000"/>
            <w:sz w:val="28"/>
          </w:rPr>
          <w:t>29</w:t>
        </w:r>
      </w:ins>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2" type="#_x0000_t75" style="width:482.4pt;height:280.8pt" o:ole="">
            <v:imagedata r:id="rId59" o:title=""/>
          </v:shape>
          <o:OLEObject Type="Embed" ProgID="Visio.Drawing.15" ShapeID="_x0000_i1032" DrawAspect="Content" ObjectID="_1673524275" r:id="rId60"/>
        </w:object>
      </w:r>
    </w:p>
    <w:p w14:paraId="1D297802" w14:textId="078C4140"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del w:id="3342" w:author="Пользователь Windows" w:date="2021-01-27T20:45:00Z">
        <w:r w:rsidR="00AF2964" w:rsidDel="00B816B7">
          <w:rPr>
            <w:rFonts w:ascii="Times New Roman" w:eastAsia="Calibri" w:hAnsi="Times New Roman" w:cs="Times New Roman"/>
            <w:color w:val="000000"/>
            <w:sz w:val="28"/>
          </w:rPr>
          <w:delText>31</w:delText>
        </w:r>
        <w:r w:rsidRPr="001F0697" w:rsidDel="00B816B7">
          <w:rPr>
            <w:rFonts w:ascii="Times New Roman" w:eastAsia="Calibri" w:hAnsi="Times New Roman" w:cs="Times New Roman"/>
            <w:color w:val="000000"/>
            <w:sz w:val="28"/>
          </w:rPr>
          <w:delText xml:space="preserve"> </w:delText>
        </w:r>
      </w:del>
      <w:ins w:id="3343" w:author="Пользователь Windows" w:date="2021-01-30T14:18:00Z">
        <w:r w:rsidR="00D550E7">
          <w:rPr>
            <w:rFonts w:ascii="Times New Roman" w:eastAsia="Calibri" w:hAnsi="Times New Roman" w:cs="Times New Roman"/>
            <w:color w:val="000000"/>
            <w:sz w:val="28"/>
          </w:rPr>
          <w:t>29</w:t>
        </w:r>
      </w:ins>
      <w:ins w:id="3344" w:author="Пользователь Windows" w:date="2021-01-27T20:45:00Z">
        <w:r w:rsidR="00B816B7" w:rsidRPr="001F0697">
          <w:rPr>
            <w:rFonts w:ascii="Times New Roman" w:eastAsia="Calibri" w:hAnsi="Times New Roman" w:cs="Times New Roman"/>
            <w:color w:val="000000"/>
            <w:sz w:val="28"/>
          </w:rPr>
          <w:t xml:space="preserve"> </w:t>
        </w:r>
      </w:ins>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3345" w:name="_Toc62909934"/>
      <w:r>
        <w:rPr>
          <w:rFonts w:eastAsia="Calibri"/>
        </w:rPr>
        <w:lastRenderedPageBreak/>
        <w:t>5.</w:t>
      </w:r>
      <w:r w:rsidR="001F0697" w:rsidRPr="001F0697">
        <w:rPr>
          <w:rFonts w:eastAsia="Calibri"/>
        </w:rPr>
        <w:t>3.2. Бюджет научного исследования</w:t>
      </w:r>
      <w:bookmarkEnd w:id="3345"/>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E17741"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E1774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E1774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3" type="#_x0000_t75" style="width:139.2pt;height:23.4pt" o:ole="">
                  <v:imagedata r:id="rId61" o:title=""/>
                </v:shape>
                <o:OLEObject Type="Embed" ProgID="Equation.DSMT4" ShapeID="_x0000_i1033" DrawAspect="Content" ObjectID="_1673524276" r:id="rId62"/>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E17741"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4" type="#_x0000_t75" style="width:139.2pt;height:23.4pt" o:ole="">
                  <v:imagedata r:id="rId63" o:title=""/>
                </v:shape>
                <o:OLEObject Type="Embed" ProgID="Equation.DSMT4" ShapeID="_x0000_i1034" DrawAspect="Content" ObjectID="_1673524277" r:id="rId64"/>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E17741"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3346" w:name="_Toc62909935"/>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3346"/>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3347" w:name="_Toc62909936"/>
      <w:r>
        <w:rPr>
          <w:rFonts w:eastAsia="Times New Roman"/>
          <w:lang w:eastAsia="ru-RU"/>
        </w:rPr>
        <w:t>5.</w:t>
      </w:r>
      <w:r w:rsidR="001F0697" w:rsidRPr="001F0697">
        <w:rPr>
          <w:rFonts w:eastAsia="Times New Roman"/>
          <w:lang w:eastAsia="ru-RU"/>
        </w:rPr>
        <w:t>3.4. План управления коммуникациями проекта</w:t>
      </w:r>
      <w:bookmarkEnd w:id="3347"/>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3348" w:name="_Toc62909937"/>
      <w:r>
        <w:rPr>
          <w:rFonts w:eastAsia="Times New Roman"/>
          <w:lang w:eastAsia="ru-RU"/>
        </w:rPr>
        <w:t>5.</w:t>
      </w:r>
      <w:r w:rsidR="001F0697" w:rsidRPr="001F0697">
        <w:rPr>
          <w:rFonts w:eastAsia="Times New Roman"/>
          <w:lang w:eastAsia="ru-RU"/>
        </w:rPr>
        <w:t>3.5. Реестр рисков проекта</w:t>
      </w:r>
      <w:bookmarkEnd w:id="3348"/>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3349" w:name="_Toc62909938"/>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3349"/>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5" type="#_x0000_t75" style="width:73.2pt;height:37.2pt" o:ole="">
            <v:imagedata r:id="rId65" o:title=""/>
          </v:shape>
          <o:OLEObject Type="Embed" ProgID="Equation.DSMT4" ShapeID="_x0000_i1035" DrawAspect="Content" ObjectID="_1673524278" r:id="rId66"/>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3350" w:name="_Toc515405197"/>
      <w:bookmarkStart w:id="3351" w:name="_Toc43125399"/>
      <w:bookmarkStart w:id="3352" w:name="_Toc62909939"/>
      <w:r w:rsidRPr="009C4175">
        <w:rPr>
          <w:rFonts w:eastAsia="Calibri"/>
        </w:rPr>
        <w:lastRenderedPageBreak/>
        <w:t>Выводы по разделу</w:t>
      </w:r>
      <w:bookmarkEnd w:id="3350"/>
      <w:r w:rsidRPr="009C4175">
        <w:rPr>
          <w:rFonts w:eastAsia="Calibri"/>
        </w:rPr>
        <w:t xml:space="preserve"> 5</w:t>
      </w:r>
      <w:bookmarkEnd w:id="3351"/>
      <w:bookmarkEnd w:id="3352"/>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3353" w:name="_Toc43125401"/>
      <w:bookmarkStart w:id="3354" w:name="_Toc62909940"/>
      <w:r>
        <w:rPr>
          <w:rFonts w:eastAsia="Calibri"/>
        </w:rPr>
        <w:lastRenderedPageBreak/>
        <w:t xml:space="preserve">6. </w:t>
      </w:r>
      <w:bookmarkEnd w:id="3353"/>
      <w:r>
        <w:rPr>
          <w:rFonts w:eastAsia="Calibri"/>
        </w:rPr>
        <w:t>Социальная ответственность</w:t>
      </w:r>
      <w:bookmarkEnd w:id="3354"/>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3355" w:name="_Toc43125402"/>
      <w:bookmarkStart w:id="3356" w:name="_Toc62909941"/>
      <w:r>
        <w:rPr>
          <w:rFonts w:eastAsia="Calibri"/>
          <w:snapToGrid w:val="0"/>
        </w:rPr>
        <w:t>6.</w:t>
      </w:r>
      <w:r w:rsidRPr="00872F1F">
        <w:rPr>
          <w:rFonts w:eastAsia="Calibri"/>
          <w:snapToGrid w:val="0"/>
        </w:rPr>
        <w:t>1. Правовые и организационные вопросы обеспечения безопасности</w:t>
      </w:r>
      <w:bookmarkEnd w:id="3355"/>
      <w:bookmarkEnd w:id="3356"/>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45BEFF30"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E54061">
            <w:rPr>
              <w:rFonts w:ascii="Times New Roman" w:eastAsia="Calibri" w:hAnsi="Times New Roman" w:cs="Times New Roman"/>
              <w:noProof/>
              <w:color w:val="000000"/>
              <w:sz w:val="28"/>
              <w:lang w:bidi="en-US"/>
            </w:rPr>
            <w:t xml:space="preserve"> </w:t>
          </w:r>
          <w:r w:rsidR="00E54061" w:rsidRPr="00E54061">
            <w:rPr>
              <w:rFonts w:ascii="Times New Roman" w:eastAsia="Calibri" w:hAnsi="Times New Roman" w:cs="Times New Roman"/>
              <w:noProof/>
              <w:color w:val="000000"/>
              <w:sz w:val="28"/>
              <w:lang w:bidi="en-US"/>
            </w:rPr>
            <w:t>[11]</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3357" w:name="_Toc43125403"/>
      <w:bookmarkStart w:id="3358" w:name="_Toc62909942"/>
      <w:r>
        <w:rPr>
          <w:rFonts w:eastAsia="Calibri"/>
        </w:rPr>
        <w:t>6.</w:t>
      </w:r>
      <w:r w:rsidRPr="00872F1F">
        <w:rPr>
          <w:rFonts w:eastAsia="Calibri"/>
        </w:rPr>
        <w:t>2. Производственная безопасность</w:t>
      </w:r>
      <w:bookmarkEnd w:id="3357"/>
      <w:bookmarkEnd w:id="3358"/>
    </w:p>
    <w:p w14:paraId="2F36992B" w14:textId="4B8279B2" w:rsidR="00872F1F" w:rsidRPr="00872F1F" w:rsidRDefault="00872F1F" w:rsidP="00872F1F">
      <w:pPr>
        <w:pStyle w:val="3"/>
        <w:rPr>
          <w:rFonts w:eastAsia="Calibri"/>
        </w:rPr>
      </w:pPr>
      <w:bookmarkStart w:id="3359" w:name="_Toc43125404"/>
      <w:bookmarkStart w:id="3360" w:name="_Toc62909943"/>
      <w:r>
        <w:rPr>
          <w:rFonts w:eastAsia="Calibri"/>
        </w:rPr>
        <w:t>6.</w:t>
      </w:r>
      <w:r w:rsidRPr="00872F1F">
        <w:rPr>
          <w:rFonts w:eastAsia="Calibri"/>
        </w:rPr>
        <w:t>2.1. Анализ вредных и опасных производственных факторов</w:t>
      </w:r>
      <w:bookmarkEnd w:id="3359"/>
      <w:bookmarkEnd w:id="3360"/>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5269F2B5"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[12]</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25AF5FC6"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142C03E8"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E54061">
                  <w:rPr>
                    <w:rFonts w:ascii="Times New Roman" w:eastAsia="Times New Roman" w:hAnsi="Times New Roman" w:cs="Times New Roman"/>
                    <w:noProof/>
                    <w:color w:val="000000"/>
                    <w:sz w:val="28"/>
                    <w:szCs w:val="28"/>
                    <w:lang w:eastAsia="ru-RU"/>
                  </w:rPr>
                  <w:t xml:space="preserve"> </w:t>
                </w:r>
                <w:r w:rsidR="00E54061" w:rsidRPr="00E54061">
                  <w:rPr>
                    <w:rFonts w:ascii="Times New Roman" w:eastAsia="Times New Roman" w:hAnsi="Times New Roman" w:cs="Times New Roman"/>
                    <w:noProof/>
                    <w:color w:val="000000"/>
                    <w:sz w:val="28"/>
                    <w:szCs w:val="28"/>
                    <w:lang w:eastAsia="ru-RU"/>
                  </w:rPr>
                  <w:t>[16]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5B80500C"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7C5EA637"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20CFA878"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[21]</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[22]</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20354D71"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E54061" w:rsidRPr="00E54061">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3361" w:name="_Toc43125405"/>
      <w:bookmarkStart w:id="3362" w:name="_Toc62909944"/>
      <w:r>
        <w:rPr>
          <w:rFonts w:eastAsia="Calibri"/>
        </w:rPr>
        <w:t>6.</w:t>
      </w:r>
      <w:r w:rsidRPr="00872F1F">
        <w:rPr>
          <w:rFonts w:eastAsia="Calibri"/>
        </w:rPr>
        <w:t>2.2.1. Повышенный уровень шума</w:t>
      </w:r>
      <w:bookmarkEnd w:id="3361"/>
      <w:bookmarkEnd w:id="3362"/>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732719EE"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[12]</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3363" w:name="_Toc43125406"/>
      <w:bookmarkStart w:id="3364" w:name="_Toc62909945"/>
      <w:r>
        <w:rPr>
          <w:rFonts w:eastAsia="Calibri"/>
        </w:rPr>
        <w:t>6.</w:t>
      </w:r>
      <w:r w:rsidRPr="00872F1F">
        <w:rPr>
          <w:rFonts w:eastAsia="Calibri"/>
        </w:rPr>
        <w:t>2.2.2. Поражение электрическим током</w:t>
      </w:r>
      <w:bookmarkEnd w:id="3363"/>
      <w:bookmarkEnd w:id="3364"/>
    </w:p>
    <w:p w14:paraId="59D971CA" w14:textId="6AA9FC94"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[22]</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529E5790"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[23]</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3365" w:name="_Toc43125407"/>
      <w:bookmarkStart w:id="3366" w:name="_Toc62909946"/>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3365"/>
      <w:bookmarkEnd w:id="3366"/>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11352283"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[24]</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1D35DDE3"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E54061" w:rsidRPr="00E54061">
            <w:rPr>
              <w:rFonts w:ascii="Times New Roman" w:eastAsia="Calibri" w:hAnsi="Times New Roman" w:cs="Times New Roman"/>
              <w:noProof/>
              <w:color w:val="000000"/>
              <w:sz w:val="28"/>
              <w:szCs w:val="28"/>
            </w:rPr>
            <w:t>[22]</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E17741"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6" type="#_x0000_t75" style="width:64.8pt;height:36.6pt">
            <v:imagedata r:id="rId67"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3367" w:name="_Toc43125408"/>
      <w:bookmarkStart w:id="3368" w:name="_Toc62909947"/>
      <w:r>
        <w:rPr>
          <w:rFonts w:eastAsia="Calibri"/>
        </w:rPr>
        <w:t>6.</w:t>
      </w:r>
      <w:r w:rsidRPr="00872F1F">
        <w:rPr>
          <w:rFonts w:eastAsia="Calibri"/>
        </w:rPr>
        <w:t>3. Отклонение показателей микроклимата</w:t>
      </w:r>
      <w:bookmarkEnd w:id="3367"/>
      <w:bookmarkEnd w:id="3368"/>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1A96AC9D"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E54061" w:rsidRPr="00E54061">
            <w:rPr>
              <w:rFonts w:ascii="Times New Roman" w:eastAsia="Calibri" w:hAnsi="Times New Roman" w:cs="Times New Roman"/>
              <w:noProof/>
              <w:color w:val="000000"/>
              <w:sz w:val="28"/>
            </w:rPr>
            <w:t>[11]</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3369" w:name="_Toc43125409"/>
      <w:bookmarkStart w:id="3370" w:name="_Toc62909948"/>
      <w:r>
        <w:rPr>
          <w:rFonts w:eastAsia="Calibri"/>
          <w:lang w:bidi="en-US"/>
        </w:rPr>
        <w:t>6.</w:t>
      </w:r>
      <w:r w:rsidRPr="00872F1F">
        <w:rPr>
          <w:rFonts w:eastAsia="Calibri"/>
          <w:lang w:bidi="en-US"/>
        </w:rPr>
        <w:t>3.2. Недостаточная освещенность рабочей зоны</w:t>
      </w:r>
      <w:bookmarkEnd w:id="3369"/>
      <w:bookmarkEnd w:id="3370"/>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3BE6F14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E54061" w:rsidRPr="00E54061">
            <w:rPr>
              <w:rFonts w:ascii="Times New Roman" w:eastAsia="Calibri" w:hAnsi="Times New Roman" w:cs="Times New Roman"/>
              <w:noProof/>
              <w:sz w:val="28"/>
            </w:rPr>
            <w:t>[23]</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E1774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7" type="#_x0000_t75" style="width:91.8pt;height:36pt">
            <v:imagedata r:id="rId68"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5BFC5B93"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E54061" w:rsidRPr="00E54061">
            <w:rPr>
              <w:rFonts w:ascii="Times New Roman" w:eastAsia="Times New Roman" w:hAnsi="Times New Roman" w:cs="Times New Roman"/>
              <w:noProof/>
              <w:sz w:val="28"/>
              <w:szCs w:val="24"/>
              <w:lang w:bidi="en-US"/>
            </w:rPr>
            <w:t>[21]</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E1774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8" type="#_x0000_t75" style="width:83.4pt;height:40.8pt">
            <v:imagedata r:id="rId69"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E1774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9" type="#_x0000_t75" style="width:46.2pt;height:40.2pt">
            <v:imagedata r:id="rId70"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3371" w:name="_Toc43125410"/>
      <w:bookmarkStart w:id="3372" w:name="_Toc62909949"/>
      <w:r>
        <w:rPr>
          <w:rFonts w:eastAsia="Calibri"/>
          <w:lang w:bidi="en-US"/>
        </w:rPr>
        <w:t>6.</w:t>
      </w:r>
      <w:r w:rsidRPr="00872F1F">
        <w:rPr>
          <w:rFonts w:eastAsia="Calibri"/>
          <w:lang w:bidi="en-US"/>
        </w:rPr>
        <w:t>3.3. Психофизические нагрузки</w:t>
      </w:r>
      <w:bookmarkEnd w:id="3371"/>
      <w:bookmarkEnd w:id="3372"/>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26CA6C3E"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E54061" w:rsidRPr="00E54061">
            <w:rPr>
              <w:rFonts w:ascii="Times New Roman" w:eastAsia="Calibri" w:hAnsi="Times New Roman" w:cs="Times New Roman"/>
              <w:noProof/>
              <w:color w:val="000000"/>
              <w:sz w:val="28"/>
              <w:lang w:bidi="en-US"/>
            </w:rPr>
            <w:t>[12]</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3373" w:name="_Toc43125411"/>
      <w:bookmarkStart w:id="3374" w:name="_Toc62909950"/>
      <w:r>
        <w:rPr>
          <w:rFonts w:eastAsia="Calibri"/>
          <w:lang w:bidi="en-US"/>
        </w:rPr>
        <w:lastRenderedPageBreak/>
        <w:t>6.</w:t>
      </w:r>
      <w:r w:rsidRPr="00872F1F">
        <w:rPr>
          <w:rFonts w:eastAsia="Calibri"/>
          <w:lang w:bidi="en-US"/>
        </w:rPr>
        <w:t>4. Экологическая безопасность</w:t>
      </w:r>
      <w:bookmarkEnd w:id="3373"/>
      <w:bookmarkEnd w:id="3374"/>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3375" w:name="_Toc43125412"/>
      <w:bookmarkStart w:id="3376" w:name="_Toc62909951"/>
      <w:r>
        <w:rPr>
          <w:rFonts w:eastAsia="Calibri"/>
          <w:lang w:bidi="en-US"/>
        </w:rPr>
        <w:lastRenderedPageBreak/>
        <w:t>6.</w:t>
      </w:r>
      <w:r w:rsidRPr="00872F1F">
        <w:rPr>
          <w:rFonts w:eastAsia="Calibri"/>
          <w:lang w:bidi="en-US"/>
        </w:rPr>
        <w:t>5. Безопасность в чрезвычайных ситуациях</w:t>
      </w:r>
      <w:bookmarkEnd w:id="3375"/>
      <w:bookmarkEnd w:id="3376"/>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3377" w:name="_Toc43125413"/>
      <w:bookmarkStart w:id="3378" w:name="_Toc62909952"/>
      <w:r w:rsidRPr="00CF7458">
        <w:rPr>
          <w:rFonts w:eastAsia="Times New Roman"/>
          <w:lang w:bidi="en-US"/>
        </w:rPr>
        <w:t>Выводы по разделу 6</w:t>
      </w:r>
      <w:bookmarkEnd w:id="3377"/>
      <w:bookmarkEnd w:id="3378"/>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3379" w:name="_Toc62909953"/>
      <w:r>
        <w:lastRenderedPageBreak/>
        <w:t>Заключение</w:t>
      </w:r>
      <w:bookmarkEnd w:id="3379"/>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28D5CC8D"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Была разработана </w:t>
      </w:r>
      <w:del w:id="3380" w:author="Пользователь Windows" w:date="2021-01-27T20:46:00Z">
        <w:r w:rsidDel="00A72F69">
          <w:rPr>
            <w:rFonts w:ascii="Times New Roman" w:hAnsi="Times New Roman" w:cs="Times New Roman"/>
            <w:sz w:val="28"/>
          </w:rPr>
          <w:delText xml:space="preserve">централизованная </w:delText>
        </w:r>
      </w:del>
      <w:r>
        <w:rPr>
          <w:rFonts w:ascii="Times New Roman" w:hAnsi="Times New Roman" w:cs="Times New Roman"/>
          <w:sz w:val="28"/>
        </w:rPr>
        <w:t>архитектура</w:t>
      </w:r>
      <w:ins w:id="3381" w:author="Пользователь Windows" w:date="2021-01-27T20:46:00Z">
        <w:r w:rsidR="00A72F69">
          <w:rPr>
            <w:rFonts w:ascii="Times New Roman" w:hAnsi="Times New Roman" w:cs="Times New Roman"/>
            <w:sz w:val="28"/>
          </w:rPr>
          <w:t xml:space="preserve"> системы</w:t>
        </w:r>
      </w:ins>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D3DB6B1"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ins w:id="3382" w:author="Пользователь Windows" w:date="2021-01-27T20:50:00Z">
        <w:r w:rsidR="00490358">
          <w:rPr>
            <w:rFonts w:ascii="Times New Roman" w:hAnsi="Times New Roman" w:cs="Times New Roman"/>
            <w:sz w:val="28"/>
          </w:rPr>
          <w:t>: менее 50 мс на процессы реального времени</w:t>
        </w:r>
      </w:ins>
      <w:r>
        <w:rPr>
          <w:rFonts w:ascii="Times New Roman" w:hAnsi="Times New Roman" w:cs="Times New Roman"/>
          <w:sz w:val="28"/>
        </w:rPr>
        <w:t>;</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ins w:id="3383" w:author="Пользователь Windows" w:date="2021-01-27T20:51:00Z">
        <w:r w:rsidR="00490358">
          <w:rPr>
            <w:rFonts w:ascii="Times New Roman" w:hAnsi="Times New Roman" w:cs="Times New Roman"/>
            <w:sz w:val="28"/>
          </w:rPr>
          <w:t>: подсистема «Формирования наборов данных»</w:t>
        </w:r>
      </w:ins>
      <w:r>
        <w:rPr>
          <w:rFonts w:ascii="Times New Roman" w:hAnsi="Times New Roman" w:cs="Times New Roman"/>
          <w:sz w:val="28"/>
        </w:rPr>
        <w:t>;</w:t>
      </w:r>
    </w:p>
    <w:p w14:paraId="0D7FE850" w14:textId="7CE3FC2A"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ins w:id="3384" w:author="Пользователь Windows" w:date="2021-01-27T20:49:00Z">
        <w:r w:rsidR="00490358">
          <w:rPr>
            <w:rFonts w:ascii="Times New Roman" w:hAnsi="Times New Roman" w:cs="Times New Roman"/>
            <w:sz w:val="28"/>
          </w:rPr>
          <w:t xml:space="preserve">: точность прогнозирования </w:t>
        </w:r>
      </w:ins>
      <w:ins w:id="3385" w:author="Пользователь Windows" w:date="2021-01-27T20:50:00Z">
        <w:r w:rsidR="00490358">
          <w:rPr>
            <w:rFonts w:ascii="Times New Roman" w:hAnsi="Times New Roman" w:cs="Times New Roman"/>
            <w:sz w:val="28"/>
          </w:rPr>
          <w:t>выше 99,9%</w:t>
        </w:r>
      </w:ins>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Del="00490358" w:rsidRDefault="00775658" w:rsidP="00775658">
      <w:pPr>
        <w:spacing w:after="0" w:line="360" w:lineRule="auto"/>
        <w:jc w:val="both"/>
        <w:rPr>
          <w:del w:id="3386" w:author="Пользователь Windows" w:date="2021-01-27T20:51:00Z"/>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3387" w:name="_Toc62909954"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1"/>
          </w:pPr>
          <w:r>
            <w:t>Список литературы</w:t>
          </w:r>
          <w:bookmarkEnd w:id="3387"/>
        </w:p>
        <w:sdt>
          <w:sdtPr>
            <w:id w:val="111145805"/>
            <w:bibliography/>
          </w:sdtPr>
          <w:sdtEndPr/>
          <w:sdtContent>
            <w:p w14:paraId="4276D735" w14:textId="77777777" w:rsidR="00E54061" w:rsidRDefault="007E4141" w:rsidP="00E54061">
              <w:pPr>
                <w:pStyle w:val="a5"/>
                <w:rPr>
                  <w:noProof/>
                  <w:vanish/>
                  <w:sz w:val="24"/>
                  <w:szCs w:val="24"/>
                </w:rPr>
              </w:pPr>
              <w:r>
                <w:fldChar w:fldCharType="begin"/>
              </w:r>
              <w:r>
                <w:instrText>BIBLIOGRAPHY</w:instrText>
              </w:r>
              <w:r>
                <w:fldChar w:fldCharType="separate"/>
              </w:r>
              <w:r w:rsidR="00E5406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E54061" w14:paraId="2519192E" w14:textId="77777777" w:rsidTr="00E54061">
                <w:trPr>
                  <w:tblCellSpacing w:w="15" w:type="dxa"/>
                </w:trPr>
                <w:tc>
                  <w:tcPr>
                    <w:tcW w:w="0" w:type="auto"/>
                    <w:hideMark/>
                  </w:tcPr>
                  <w:p w14:paraId="642AF1A2" w14:textId="77777777" w:rsidR="00E54061" w:rsidRPr="00EC207F" w:rsidRDefault="00E54061">
                    <w:pPr>
                      <w:spacing w:after="0" w:line="360" w:lineRule="auto"/>
                      <w:contextualSpacing/>
                      <w:jc w:val="both"/>
                      <w:rPr>
                        <w:rFonts w:ascii="Times New Roman" w:hAnsi="Times New Roman" w:cs="Times New Roman"/>
                        <w:sz w:val="28"/>
                        <w:rPrChange w:id="3388" w:author="Пользователь Windows" w:date="2021-01-30T14:29:00Z">
                          <w:rPr>
                            <w:noProof/>
                          </w:rPr>
                        </w:rPrChange>
                      </w:rPr>
                      <w:pPrChange w:id="3389" w:author="Пользователь Windows" w:date="2021-01-30T14:29:00Z">
                        <w:pPr>
                          <w:pStyle w:val="a5"/>
                        </w:pPr>
                      </w:pPrChange>
                    </w:pPr>
                    <w:r w:rsidRPr="00EC207F">
                      <w:rPr>
                        <w:rFonts w:ascii="Times New Roman" w:hAnsi="Times New Roman" w:cs="Times New Roman"/>
                        <w:sz w:val="28"/>
                        <w:rPrChange w:id="3390" w:author="Пользователь Windows" w:date="2021-01-30T14:29:00Z">
                          <w:rPr>
                            <w:noProof/>
                          </w:rPr>
                        </w:rPrChange>
                      </w:rPr>
                      <w:t>1.</w:t>
                    </w:r>
                  </w:p>
                </w:tc>
                <w:tc>
                  <w:tcPr>
                    <w:tcW w:w="0" w:type="auto"/>
                    <w:hideMark/>
                  </w:tcPr>
                  <w:p w14:paraId="5E84BB7A" w14:textId="77777777" w:rsidR="00E54061" w:rsidRPr="00EC207F" w:rsidRDefault="00E54061">
                    <w:pPr>
                      <w:spacing w:after="0" w:line="360" w:lineRule="auto"/>
                      <w:contextualSpacing/>
                      <w:jc w:val="both"/>
                      <w:rPr>
                        <w:rFonts w:ascii="Times New Roman" w:hAnsi="Times New Roman" w:cs="Times New Roman"/>
                        <w:sz w:val="28"/>
                        <w:rPrChange w:id="3391" w:author="Пользователь Windows" w:date="2021-01-30T14:29:00Z">
                          <w:rPr>
                            <w:noProof/>
                          </w:rPr>
                        </w:rPrChange>
                      </w:rPr>
                      <w:pPrChange w:id="3392" w:author="Пользователь Windows" w:date="2021-01-30T14:29:00Z">
                        <w:pPr>
                          <w:pStyle w:val="a5"/>
                        </w:pPr>
                      </w:pPrChange>
                    </w:pPr>
                    <w:r w:rsidRPr="00EC207F">
                      <w:rPr>
                        <w:rFonts w:ascii="Times New Roman" w:hAnsi="Times New Roman" w:cs="Times New Roman"/>
                        <w:sz w:val="28"/>
                        <w:rPrChange w:id="3393" w:author="Пользователь Windows" w:date="2021-01-30T14:29:00Z">
                          <w:rPr>
                            <w:noProof/>
                          </w:rPr>
                        </w:rPrChange>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E54061" w:rsidRPr="00F80663" w14:paraId="16C31F1A" w14:textId="77777777" w:rsidTr="00E54061">
                <w:trPr>
                  <w:tblCellSpacing w:w="15" w:type="dxa"/>
                </w:trPr>
                <w:tc>
                  <w:tcPr>
                    <w:tcW w:w="0" w:type="auto"/>
                    <w:hideMark/>
                  </w:tcPr>
                  <w:p w14:paraId="4EE7B5BA" w14:textId="77777777" w:rsidR="00E54061" w:rsidRPr="00EC207F" w:rsidRDefault="00E54061">
                    <w:pPr>
                      <w:spacing w:after="0" w:line="360" w:lineRule="auto"/>
                      <w:contextualSpacing/>
                      <w:jc w:val="both"/>
                      <w:rPr>
                        <w:rFonts w:ascii="Times New Roman" w:hAnsi="Times New Roman" w:cs="Times New Roman"/>
                        <w:sz w:val="28"/>
                        <w:rPrChange w:id="3394" w:author="Пользователь Windows" w:date="2021-01-30T14:29:00Z">
                          <w:rPr>
                            <w:noProof/>
                          </w:rPr>
                        </w:rPrChange>
                      </w:rPr>
                      <w:pPrChange w:id="3395" w:author="Пользователь Windows" w:date="2021-01-30T14:29:00Z">
                        <w:pPr>
                          <w:pStyle w:val="a5"/>
                        </w:pPr>
                      </w:pPrChange>
                    </w:pPr>
                    <w:r w:rsidRPr="00EC207F">
                      <w:rPr>
                        <w:rFonts w:ascii="Times New Roman" w:hAnsi="Times New Roman" w:cs="Times New Roman"/>
                        <w:sz w:val="28"/>
                        <w:rPrChange w:id="3396" w:author="Пользователь Windows" w:date="2021-01-30T14:29:00Z">
                          <w:rPr>
                            <w:noProof/>
                          </w:rPr>
                        </w:rPrChange>
                      </w:rPr>
                      <w:t>2.</w:t>
                    </w:r>
                  </w:p>
                </w:tc>
                <w:tc>
                  <w:tcPr>
                    <w:tcW w:w="0" w:type="auto"/>
                    <w:hideMark/>
                  </w:tcPr>
                  <w:p w14:paraId="2A338D5E" w14:textId="77777777" w:rsidR="00E54061" w:rsidRPr="00D21161" w:rsidRDefault="00E54061">
                    <w:pPr>
                      <w:spacing w:after="0" w:line="360" w:lineRule="auto"/>
                      <w:contextualSpacing/>
                      <w:jc w:val="both"/>
                      <w:rPr>
                        <w:rFonts w:ascii="Times New Roman" w:hAnsi="Times New Roman" w:cs="Times New Roman"/>
                        <w:sz w:val="28"/>
                        <w:lang w:val="en-US"/>
                        <w:rPrChange w:id="3397" w:author="Пользователь Windows" w:date="2021-01-30T14:32:00Z">
                          <w:rPr>
                            <w:noProof/>
                          </w:rPr>
                        </w:rPrChange>
                      </w:rPr>
                      <w:pPrChange w:id="3398" w:author="Пользователь Windows" w:date="2021-01-30T14:29:00Z">
                        <w:pPr>
                          <w:pStyle w:val="a5"/>
                        </w:pPr>
                      </w:pPrChange>
                    </w:pPr>
                    <w:r w:rsidRPr="00D21161">
                      <w:rPr>
                        <w:rFonts w:ascii="Times New Roman" w:hAnsi="Times New Roman" w:cs="Times New Roman"/>
                        <w:sz w:val="28"/>
                        <w:lang w:val="en-US"/>
                        <w:rPrChange w:id="3399" w:author="Пользователь Windows" w:date="2021-01-30T14:32:00Z">
                          <w:rPr>
                            <w:noProof/>
                          </w:rPr>
                        </w:rPrChange>
                      </w:rPr>
                      <w:t>A. Johnson, J. Wen et al., "Integrated system architecture and technology roadmap toward WAMPAC", ISGT 2011, 17-19 Jan. 2011.</w:t>
                    </w:r>
                  </w:p>
                </w:tc>
              </w:tr>
              <w:tr w:rsidR="00E54061" w14:paraId="313055C7" w14:textId="77777777" w:rsidTr="00E54061">
                <w:trPr>
                  <w:tblCellSpacing w:w="15" w:type="dxa"/>
                </w:trPr>
                <w:tc>
                  <w:tcPr>
                    <w:tcW w:w="0" w:type="auto"/>
                    <w:hideMark/>
                  </w:tcPr>
                  <w:p w14:paraId="568CD4A7" w14:textId="77777777" w:rsidR="00E54061" w:rsidRPr="00EC207F" w:rsidRDefault="00E54061">
                    <w:pPr>
                      <w:spacing w:after="0" w:line="360" w:lineRule="auto"/>
                      <w:contextualSpacing/>
                      <w:jc w:val="both"/>
                      <w:rPr>
                        <w:rFonts w:ascii="Times New Roman" w:hAnsi="Times New Roman" w:cs="Times New Roman"/>
                        <w:sz w:val="28"/>
                        <w:rPrChange w:id="3400" w:author="Пользователь Windows" w:date="2021-01-30T14:29:00Z">
                          <w:rPr>
                            <w:noProof/>
                          </w:rPr>
                        </w:rPrChange>
                      </w:rPr>
                      <w:pPrChange w:id="3401" w:author="Пользователь Windows" w:date="2021-01-30T14:29:00Z">
                        <w:pPr>
                          <w:pStyle w:val="a5"/>
                        </w:pPr>
                      </w:pPrChange>
                    </w:pPr>
                    <w:r w:rsidRPr="00EC207F">
                      <w:rPr>
                        <w:rFonts w:ascii="Times New Roman" w:hAnsi="Times New Roman" w:cs="Times New Roman"/>
                        <w:sz w:val="28"/>
                        <w:rPrChange w:id="3402" w:author="Пользователь Windows" w:date="2021-01-30T14:29:00Z">
                          <w:rPr>
                            <w:noProof/>
                          </w:rPr>
                        </w:rPrChange>
                      </w:rPr>
                      <w:t>3.</w:t>
                    </w:r>
                  </w:p>
                </w:tc>
                <w:tc>
                  <w:tcPr>
                    <w:tcW w:w="0" w:type="auto"/>
                    <w:hideMark/>
                  </w:tcPr>
                  <w:p w14:paraId="73C6EAF3" w14:textId="77777777" w:rsidR="00E54061" w:rsidRPr="00EC207F" w:rsidRDefault="00E54061">
                    <w:pPr>
                      <w:spacing w:after="0" w:line="360" w:lineRule="auto"/>
                      <w:contextualSpacing/>
                      <w:jc w:val="both"/>
                      <w:rPr>
                        <w:rFonts w:ascii="Times New Roman" w:hAnsi="Times New Roman" w:cs="Times New Roman"/>
                        <w:sz w:val="28"/>
                        <w:rPrChange w:id="3403" w:author="Пользователь Windows" w:date="2021-01-30T14:29:00Z">
                          <w:rPr>
                            <w:noProof/>
                          </w:rPr>
                        </w:rPrChange>
                      </w:rPr>
                      <w:pPrChange w:id="3404" w:author="Пользователь Windows" w:date="2021-01-30T14:29:00Z">
                        <w:pPr>
                          <w:pStyle w:val="a5"/>
                        </w:pPr>
                      </w:pPrChange>
                    </w:pPr>
                    <w:r w:rsidRPr="00EC207F">
                      <w:rPr>
                        <w:rFonts w:ascii="Times New Roman" w:hAnsi="Times New Roman" w:cs="Times New Roman"/>
                        <w:sz w:val="28"/>
                        <w:rPrChange w:id="3405" w:author="Пользователь Windows" w:date="2021-01-30T14:29:00Z">
                          <w:rPr>
                            <w:noProof/>
                          </w:rPr>
                        </w:rPrChange>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E54061" w14:paraId="66ED8490" w14:textId="77777777" w:rsidTr="00E54061">
                <w:trPr>
                  <w:tblCellSpacing w:w="15" w:type="dxa"/>
                </w:trPr>
                <w:tc>
                  <w:tcPr>
                    <w:tcW w:w="0" w:type="auto"/>
                    <w:hideMark/>
                  </w:tcPr>
                  <w:p w14:paraId="2657838B" w14:textId="77777777" w:rsidR="00E54061" w:rsidRPr="00EC207F" w:rsidRDefault="00E54061">
                    <w:pPr>
                      <w:spacing w:after="0" w:line="360" w:lineRule="auto"/>
                      <w:contextualSpacing/>
                      <w:jc w:val="both"/>
                      <w:rPr>
                        <w:rFonts w:ascii="Times New Roman" w:hAnsi="Times New Roman" w:cs="Times New Roman"/>
                        <w:sz w:val="28"/>
                        <w:rPrChange w:id="3406" w:author="Пользователь Windows" w:date="2021-01-30T14:29:00Z">
                          <w:rPr>
                            <w:noProof/>
                          </w:rPr>
                        </w:rPrChange>
                      </w:rPr>
                      <w:pPrChange w:id="3407" w:author="Пользователь Windows" w:date="2021-01-30T14:29:00Z">
                        <w:pPr>
                          <w:pStyle w:val="a5"/>
                        </w:pPr>
                      </w:pPrChange>
                    </w:pPr>
                    <w:r w:rsidRPr="00EC207F">
                      <w:rPr>
                        <w:rFonts w:ascii="Times New Roman" w:hAnsi="Times New Roman" w:cs="Times New Roman"/>
                        <w:sz w:val="28"/>
                        <w:rPrChange w:id="3408" w:author="Пользователь Windows" w:date="2021-01-30T14:29:00Z">
                          <w:rPr>
                            <w:noProof/>
                          </w:rPr>
                        </w:rPrChange>
                      </w:rPr>
                      <w:t>4.</w:t>
                    </w:r>
                  </w:p>
                </w:tc>
                <w:tc>
                  <w:tcPr>
                    <w:tcW w:w="0" w:type="auto"/>
                    <w:hideMark/>
                  </w:tcPr>
                  <w:p w14:paraId="065E3395" w14:textId="77777777" w:rsidR="00E54061" w:rsidRPr="00EC207F" w:rsidRDefault="00E54061">
                    <w:pPr>
                      <w:spacing w:after="0" w:line="360" w:lineRule="auto"/>
                      <w:contextualSpacing/>
                      <w:jc w:val="both"/>
                      <w:rPr>
                        <w:rFonts w:ascii="Times New Roman" w:hAnsi="Times New Roman" w:cs="Times New Roman"/>
                        <w:sz w:val="28"/>
                        <w:rPrChange w:id="3409" w:author="Пользователь Windows" w:date="2021-01-30T14:29:00Z">
                          <w:rPr>
                            <w:noProof/>
                          </w:rPr>
                        </w:rPrChange>
                      </w:rPr>
                      <w:pPrChange w:id="3410" w:author="Пользователь Windows" w:date="2021-01-30T14:29:00Z">
                        <w:pPr>
                          <w:pStyle w:val="a5"/>
                        </w:pPr>
                      </w:pPrChange>
                    </w:pPr>
                    <w:r w:rsidRPr="00EC207F">
                      <w:rPr>
                        <w:rFonts w:ascii="Times New Roman" w:hAnsi="Times New Roman" w:cs="Times New Roman"/>
                        <w:sz w:val="28"/>
                        <w:rPrChange w:id="3411" w:author="Пользователь Windows" w:date="2021-01-30T14:29:00Z">
                          <w:rPr>
                            <w:noProof/>
                          </w:rPr>
                        </w:rPrChange>
                      </w:rPr>
                      <w:t>СТО 59012820.29.020.011-2016 Релейная защита и автоматика. Устройства синхронизированных векторных измерений. Нормы и требования. Москва, 2016.</w:t>
                    </w:r>
                  </w:p>
                </w:tc>
              </w:tr>
              <w:tr w:rsidR="00E54061" w14:paraId="04092176" w14:textId="77777777" w:rsidTr="00E54061">
                <w:trPr>
                  <w:tblCellSpacing w:w="15" w:type="dxa"/>
                </w:trPr>
                <w:tc>
                  <w:tcPr>
                    <w:tcW w:w="0" w:type="auto"/>
                    <w:hideMark/>
                  </w:tcPr>
                  <w:p w14:paraId="4103734F" w14:textId="77777777" w:rsidR="00E54061" w:rsidRPr="00EC207F" w:rsidRDefault="00E54061">
                    <w:pPr>
                      <w:spacing w:after="0" w:line="360" w:lineRule="auto"/>
                      <w:contextualSpacing/>
                      <w:jc w:val="both"/>
                      <w:rPr>
                        <w:rFonts w:ascii="Times New Roman" w:hAnsi="Times New Roman" w:cs="Times New Roman"/>
                        <w:sz w:val="28"/>
                        <w:rPrChange w:id="3412" w:author="Пользователь Windows" w:date="2021-01-30T14:29:00Z">
                          <w:rPr>
                            <w:noProof/>
                          </w:rPr>
                        </w:rPrChange>
                      </w:rPr>
                      <w:pPrChange w:id="3413" w:author="Пользователь Windows" w:date="2021-01-30T14:29:00Z">
                        <w:pPr>
                          <w:pStyle w:val="a5"/>
                        </w:pPr>
                      </w:pPrChange>
                    </w:pPr>
                    <w:r w:rsidRPr="00EC207F">
                      <w:rPr>
                        <w:rFonts w:ascii="Times New Roman" w:hAnsi="Times New Roman" w:cs="Times New Roman"/>
                        <w:sz w:val="28"/>
                        <w:rPrChange w:id="3414" w:author="Пользователь Windows" w:date="2021-01-30T14:29:00Z">
                          <w:rPr>
                            <w:noProof/>
                          </w:rPr>
                        </w:rPrChange>
                      </w:rPr>
                      <w:t>5.</w:t>
                    </w:r>
                  </w:p>
                </w:tc>
                <w:tc>
                  <w:tcPr>
                    <w:tcW w:w="0" w:type="auto"/>
                    <w:hideMark/>
                  </w:tcPr>
                  <w:p w14:paraId="3C6B863A" w14:textId="77777777" w:rsidR="00E54061" w:rsidRPr="00EC207F" w:rsidRDefault="00E54061">
                    <w:pPr>
                      <w:spacing w:after="0" w:line="360" w:lineRule="auto"/>
                      <w:contextualSpacing/>
                      <w:jc w:val="both"/>
                      <w:rPr>
                        <w:rFonts w:ascii="Times New Roman" w:hAnsi="Times New Roman" w:cs="Times New Roman"/>
                        <w:sz w:val="28"/>
                        <w:rPrChange w:id="3415" w:author="Пользователь Windows" w:date="2021-01-30T14:29:00Z">
                          <w:rPr>
                            <w:noProof/>
                          </w:rPr>
                        </w:rPrChange>
                      </w:rPr>
                      <w:pPrChange w:id="3416" w:author="Пользователь Windows" w:date="2021-01-30T14:29:00Z">
                        <w:pPr>
                          <w:pStyle w:val="a5"/>
                        </w:pPr>
                      </w:pPrChange>
                    </w:pPr>
                    <w:r w:rsidRPr="00EC207F">
                      <w:rPr>
                        <w:rFonts w:ascii="Times New Roman" w:hAnsi="Times New Roman" w:cs="Times New Roman"/>
                        <w:sz w:val="28"/>
                        <w:rPrChange w:id="3417" w:author="Пользователь Windows" w:date="2021-01-30T14:29:00Z">
                          <w:rPr>
                            <w:noProof/>
                          </w:rPr>
                        </w:rPrChange>
                      </w:rPr>
                      <w:t>СТО 59012820.29.020.003-2018 Релейная защита и автоматика. Концентраторы синхронизированных векторных данных. Нормы и требования. Москва, 2018.</w:t>
                    </w:r>
                  </w:p>
                </w:tc>
              </w:tr>
              <w:tr w:rsidR="00E54061" w14:paraId="6A8E50AF" w14:textId="77777777" w:rsidTr="00E54061">
                <w:trPr>
                  <w:tblCellSpacing w:w="15" w:type="dxa"/>
                </w:trPr>
                <w:tc>
                  <w:tcPr>
                    <w:tcW w:w="0" w:type="auto"/>
                    <w:hideMark/>
                  </w:tcPr>
                  <w:p w14:paraId="6D555CCB" w14:textId="77777777" w:rsidR="00E54061" w:rsidRPr="00EC207F" w:rsidRDefault="00E54061">
                    <w:pPr>
                      <w:spacing w:after="0" w:line="360" w:lineRule="auto"/>
                      <w:contextualSpacing/>
                      <w:jc w:val="both"/>
                      <w:rPr>
                        <w:rFonts w:ascii="Times New Roman" w:hAnsi="Times New Roman" w:cs="Times New Roman"/>
                        <w:sz w:val="28"/>
                        <w:rPrChange w:id="3418" w:author="Пользователь Windows" w:date="2021-01-30T14:29:00Z">
                          <w:rPr>
                            <w:noProof/>
                          </w:rPr>
                        </w:rPrChange>
                      </w:rPr>
                      <w:pPrChange w:id="3419" w:author="Пользователь Windows" w:date="2021-01-30T14:29:00Z">
                        <w:pPr>
                          <w:pStyle w:val="a5"/>
                        </w:pPr>
                      </w:pPrChange>
                    </w:pPr>
                    <w:r w:rsidRPr="00EC207F">
                      <w:rPr>
                        <w:rFonts w:ascii="Times New Roman" w:hAnsi="Times New Roman" w:cs="Times New Roman"/>
                        <w:sz w:val="28"/>
                        <w:rPrChange w:id="3420" w:author="Пользователь Windows" w:date="2021-01-30T14:29:00Z">
                          <w:rPr>
                            <w:noProof/>
                          </w:rPr>
                        </w:rPrChange>
                      </w:rPr>
                      <w:t>6.</w:t>
                    </w:r>
                  </w:p>
                </w:tc>
                <w:tc>
                  <w:tcPr>
                    <w:tcW w:w="0" w:type="auto"/>
                    <w:hideMark/>
                  </w:tcPr>
                  <w:p w14:paraId="7ED5C909" w14:textId="77777777" w:rsidR="00E54061" w:rsidRPr="00EC207F" w:rsidRDefault="00E54061">
                    <w:pPr>
                      <w:spacing w:after="0" w:line="360" w:lineRule="auto"/>
                      <w:contextualSpacing/>
                      <w:jc w:val="both"/>
                      <w:rPr>
                        <w:rFonts w:ascii="Times New Roman" w:hAnsi="Times New Roman" w:cs="Times New Roman"/>
                        <w:sz w:val="28"/>
                        <w:rPrChange w:id="3421" w:author="Пользователь Windows" w:date="2021-01-30T14:29:00Z">
                          <w:rPr>
                            <w:noProof/>
                          </w:rPr>
                        </w:rPrChange>
                      </w:rPr>
                      <w:pPrChange w:id="3422" w:author="Пользователь Windows" w:date="2021-01-30T14:29:00Z">
                        <w:pPr>
                          <w:pStyle w:val="a5"/>
                        </w:pPr>
                      </w:pPrChange>
                    </w:pPr>
                    <w:r w:rsidRPr="00EC207F">
                      <w:rPr>
                        <w:rFonts w:ascii="Times New Roman" w:hAnsi="Times New Roman" w:cs="Times New Roman"/>
                        <w:sz w:val="28"/>
                        <w:rPrChange w:id="3423" w:author="Пользователь Windows" w:date="2021-01-30T14:29:00Z">
                          <w:rPr>
                            <w:noProof/>
                          </w:rPr>
                        </w:rPrChange>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E54061" w14:paraId="3DEB60B2" w14:textId="77777777" w:rsidTr="00E54061">
                <w:trPr>
                  <w:tblCellSpacing w:w="15" w:type="dxa"/>
                </w:trPr>
                <w:tc>
                  <w:tcPr>
                    <w:tcW w:w="0" w:type="auto"/>
                    <w:hideMark/>
                  </w:tcPr>
                  <w:p w14:paraId="70BA317F" w14:textId="77777777" w:rsidR="00E54061" w:rsidRPr="00EC207F" w:rsidRDefault="00E54061">
                    <w:pPr>
                      <w:spacing w:after="0" w:line="360" w:lineRule="auto"/>
                      <w:contextualSpacing/>
                      <w:jc w:val="both"/>
                      <w:rPr>
                        <w:rFonts w:ascii="Times New Roman" w:hAnsi="Times New Roman" w:cs="Times New Roman"/>
                        <w:sz w:val="28"/>
                        <w:rPrChange w:id="3424" w:author="Пользователь Windows" w:date="2021-01-30T14:29:00Z">
                          <w:rPr>
                            <w:noProof/>
                          </w:rPr>
                        </w:rPrChange>
                      </w:rPr>
                      <w:pPrChange w:id="3425" w:author="Пользователь Windows" w:date="2021-01-30T14:29:00Z">
                        <w:pPr>
                          <w:pStyle w:val="a5"/>
                        </w:pPr>
                      </w:pPrChange>
                    </w:pPr>
                    <w:r w:rsidRPr="00EC207F">
                      <w:rPr>
                        <w:rFonts w:ascii="Times New Roman" w:hAnsi="Times New Roman" w:cs="Times New Roman"/>
                        <w:sz w:val="28"/>
                        <w:rPrChange w:id="3426" w:author="Пользователь Windows" w:date="2021-01-30T14:29:00Z">
                          <w:rPr>
                            <w:noProof/>
                          </w:rPr>
                        </w:rPrChange>
                      </w:rPr>
                      <w:t>7.</w:t>
                    </w:r>
                  </w:p>
                </w:tc>
                <w:tc>
                  <w:tcPr>
                    <w:tcW w:w="0" w:type="auto"/>
                    <w:hideMark/>
                  </w:tcPr>
                  <w:p w14:paraId="3209D2DE" w14:textId="77777777" w:rsidR="00E54061" w:rsidRPr="00EC207F" w:rsidRDefault="00E54061">
                    <w:pPr>
                      <w:spacing w:after="0" w:line="360" w:lineRule="auto"/>
                      <w:contextualSpacing/>
                      <w:jc w:val="both"/>
                      <w:rPr>
                        <w:rFonts w:ascii="Times New Roman" w:hAnsi="Times New Roman" w:cs="Times New Roman"/>
                        <w:sz w:val="28"/>
                        <w:rPrChange w:id="3427" w:author="Пользователь Windows" w:date="2021-01-30T14:29:00Z">
                          <w:rPr>
                            <w:noProof/>
                          </w:rPr>
                        </w:rPrChange>
                      </w:rPr>
                      <w:pPrChange w:id="3428" w:author="Пользователь Windows" w:date="2021-01-30T14:29:00Z">
                        <w:pPr>
                          <w:pStyle w:val="a5"/>
                        </w:pPr>
                      </w:pPrChange>
                    </w:pPr>
                    <w:r w:rsidRPr="00EC207F">
                      <w:rPr>
                        <w:rFonts w:ascii="Times New Roman" w:hAnsi="Times New Roman" w:cs="Times New Roman"/>
                        <w:sz w:val="28"/>
                        <w:rPrChange w:id="3429" w:author="Пользователь Windows" w:date="2021-01-30T14:29:00Z">
                          <w:rPr>
                            <w:noProof/>
                          </w:rPr>
                        </w:rPrChange>
                      </w:rPr>
                      <w:t>СТО 59012820.29.020.001-2019. Релейная защита и автоматика. Система мониторинга переходных процессов. Нормы и требования.</w:t>
                    </w:r>
                  </w:p>
                </w:tc>
              </w:tr>
              <w:tr w:rsidR="00E54061" w14:paraId="196E58F5" w14:textId="77777777" w:rsidTr="00E54061">
                <w:trPr>
                  <w:tblCellSpacing w:w="15" w:type="dxa"/>
                </w:trPr>
                <w:tc>
                  <w:tcPr>
                    <w:tcW w:w="0" w:type="auto"/>
                    <w:hideMark/>
                  </w:tcPr>
                  <w:p w14:paraId="09E96289" w14:textId="77777777" w:rsidR="00E54061" w:rsidRPr="00EC207F" w:rsidRDefault="00E54061">
                    <w:pPr>
                      <w:spacing w:after="0" w:line="360" w:lineRule="auto"/>
                      <w:contextualSpacing/>
                      <w:jc w:val="both"/>
                      <w:rPr>
                        <w:rFonts w:ascii="Times New Roman" w:hAnsi="Times New Roman" w:cs="Times New Roman"/>
                        <w:sz w:val="28"/>
                        <w:rPrChange w:id="3430" w:author="Пользователь Windows" w:date="2021-01-30T14:29:00Z">
                          <w:rPr>
                            <w:noProof/>
                          </w:rPr>
                        </w:rPrChange>
                      </w:rPr>
                      <w:pPrChange w:id="3431" w:author="Пользователь Windows" w:date="2021-01-30T14:29:00Z">
                        <w:pPr>
                          <w:pStyle w:val="a5"/>
                        </w:pPr>
                      </w:pPrChange>
                    </w:pPr>
                    <w:r w:rsidRPr="00EC207F">
                      <w:rPr>
                        <w:rFonts w:ascii="Times New Roman" w:hAnsi="Times New Roman" w:cs="Times New Roman"/>
                        <w:sz w:val="28"/>
                        <w:rPrChange w:id="3432" w:author="Пользователь Windows" w:date="2021-01-30T14:29:00Z">
                          <w:rPr>
                            <w:noProof/>
                          </w:rPr>
                        </w:rPrChange>
                      </w:rPr>
                      <w:t>8.</w:t>
                    </w:r>
                  </w:p>
                </w:tc>
                <w:tc>
                  <w:tcPr>
                    <w:tcW w:w="0" w:type="auto"/>
                    <w:hideMark/>
                  </w:tcPr>
                  <w:p w14:paraId="5975DB63" w14:textId="77777777" w:rsidR="00E54061" w:rsidRPr="00EC207F" w:rsidRDefault="00E54061">
                    <w:pPr>
                      <w:spacing w:after="0" w:line="360" w:lineRule="auto"/>
                      <w:contextualSpacing/>
                      <w:jc w:val="both"/>
                      <w:rPr>
                        <w:rFonts w:ascii="Times New Roman" w:hAnsi="Times New Roman" w:cs="Times New Roman"/>
                        <w:sz w:val="28"/>
                        <w:rPrChange w:id="3433" w:author="Пользователь Windows" w:date="2021-01-30T14:29:00Z">
                          <w:rPr>
                            <w:noProof/>
                          </w:rPr>
                        </w:rPrChange>
                      </w:rPr>
                      <w:pPrChange w:id="3434" w:author="Пользователь Windows" w:date="2021-01-30T14:29:00Z">
                        <w:pPr>
                          <w:pStyle w:val="a5"/>
                        </w:pPr>
                      </w:pPrChange>
                    </w:pPr>
                    <w:r w:rsidRPr="00EC207F">
                      <w:rPr>
                        <w:rFonts w:ascii="Times New Roman" w:hAnsi="Times New Roman" w:cs="Times New Roman"/>
                        <w:sz w:val="28"/>
                        <w:rPrChange w:id="3435" w:author="Пользователь Windows" w:date="2021-01-30T14:29:00Z">
                          <w:rPr>
                            <w:noProof/>
                          </w:rPr>
                        </w:rPrChange>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E54061" w14:paraId="6138BC63" w14:textId="77777777" w:rsidTr="00E54061">
                <w:trPr>
                  <w:tblCellSpacing w:w="15" w:type="dxa"/>
                </w:trPr>
                <w:tc>
                  <w:tcPr>
                    <w:tcW w:w="0" w:type="auto"/>
                    <w:hideMark/>
                  </w:tcPr>
                  <w:p w14:paraId="39576960" w14:textId="77777777" w:rsidR="00E54061" w:rsidRPr="00EC207F" w:rsidRDefault="00E54061">
                    <w:pPr>
                      <w:spacing w:after="0" w:line="360" w:lineRule="auto"/>
                      <w:contextualSpacing/>
                      <w:jc w:val="both"/>
                      <w:rPr>
                        <w:rFonts w:ascii="Times New Roman" w:hAnsi="Times New Roman" w:cs="Times New Roman"/>
                        <w:sz w:val="28"/>
                        <w:rPrChange w:id="3436" w:author="Пользователь Windows" w:date="2021-01-30T14:29:00Z">
                          <w:rPr>
                            <w:noProof/>
                          </w:rPr>
                        </w:rPrChange>
                      </w:rPr>
                      <w:pPrChange w:id="3437" w:author="Пользователь Windows" w:date="2021-01-30T14:29:00Z">
                        <w:pPr>
                          <w:pStyle w:val="a5"/>
                        </w:pPr>
                      </w:pPrChange>
                    </w:pPr>
                    <w:r w:rsidRPr="00EC207F">
                      <w:rPr>
                        <w:rFonts w:ascii="Times New Roman" w:hAnsi="Times New Roman" w:cs="Times New Roman"/>
                        <w:sz w:val="28"/>
                        <w:rPrChange w:id="3438" w:author="Пользователь Windows" w:date="2021-01-30T14:29:00Z">
                          <w:rPr>
                            <w:noProof/>
                          </w:rPr>
                        </w:rPrChange>
                      </w:rPr>
                      <w:lastRenderedPageBreak/>
                      <w:t>9.</w:t>
                    </w:r>
                  </w:p>
                </w:tc>
                <w:tc>
                  <w:tcPr>
                    <w:tcW w:w="0" w:type="auto"/>
                    <w:hideMark/>
                  </w:tcPr>
                  <w:p w14:paraId="69724E75" w14:textId="77777777" w:rsidR="00E54061" w:rsidRPr="00EC207F" w:rsidRDefault="00E54061">
                    <w:pPr>
                      <w:spacing w:after="0" w:line="360" w:lineRule="auto"/>
                      <w:contextualSpacing/>
                      <w:jc w:val="both"/>
                      <w:rPr>
                        <w:rFonts w:ascii="Times New Roman" w:hAnsi="Times New Roman" w:cs="Times New Roman"/>
                        <w:sz w:val="28"/>
                        <w:rPrChange w:id="3439" w:author="Пользователь Windows" w:date="2021-01-30T14:29:00Z">
                          <w:rPr>
                            <w:noProof/>
                          </w:rPr>
                        </w:rPrChange>
                      </w:rPr>
                      <w:pPrChange w:id="3440" w:author="Пользователь Windows" w:date="2021-01-30T14:29:00Z">
                        <w:pPr>
                          <w:pStyle w:val="a5"/>
                        </w:pPr>
                      </w:pPrChange>
                    </w:pPr>
                    <w:r w:rsidRPr="00EC207F">
                      <w:rPr>
                        <w:rFonts w:ascii="Times New Roman" w:hAnsi="Times New Roman" w:cs="Times New Roman"/>
                        <w:sz w:val="28"/>
                        <w:rPrChange w:id="3441" w:author="Пользователь Windows" w:date="2021-01-30T14:29:00Z">
                          <w:rPr>
                            <w:noProof/>
                          </w:rPr>
                        </w:rPrChange>
                      </w:rPr>
                      <w:t>Терминалы защиты серии БЭ2704. Руководство по эксплуатации ЭКРА.656132.091-08РЭ.</w:t>
                    </w:r>
                  </w:p>
                </w:tc>
              </w:tr>
              <w:tr w:rsidR="00E54061" w14:paraId="4EEE8045" w14:textId="77777777" w:rsidTr="00E54061">
                <w:trPr>
                  <w:tblCellSpacing w:w="15" w:type="dxa"/>
                </w:trPr>
                <w:tc>
                  <w:tcPr>
                    <w:tcW w:w="0" w:type="auto"/>
                    <w:hideMark/>
                  </w:tcPr>
                  <w:p w14:paraId="58A012A8" w14:textId="77777777" w:rsidR="00E54061" w:rsidRPr="00EC207F" w:rsidRDefault="00E54061">
                    <w:pPr>
                      <w:spacing w:after="0" w:line="360" w:lineRule="auto"/>
                      <w:contextualSpacing/>
                      <w:jc w:val="both"/>
                      <w:rPr>
                        <w:rFonts w:ascii="Times New Roman" w:hAnsi="Times New Roman" w:cs="Times New Roman"/>
                        <w:sz w:val="28"/>
                        <w:rPrChange w:id="3442" w:author="Пользователь Windows" w:date="2021-01-30T14:29:00Z">
                          <w:rPr>
                            <w:noProof/>
                          </w:rPr>
                        </w:rPrChange>
                      </w:rPr>
                      <w:pPrChange w:id="3443" w:author="Пользователь Windows" w:date="2021-01-30T14:29:00Z">
                        <w:pPr>
                          <w:pStyle w:val="a5"/>
                        </w:pPr>
                      </w:pPrChange>
                    </w:pPr>
                    <w:r w:rsidRPr="00EC207F">
                      <w:rPr>
                        <w:rFonts w:ascii="Times New Roman" w:hAnsi="Times New Roman" w:cs="Times New Roman"/>
                        <w:sz w:val="28"/>
                        <w:rPrChange w:id="3444" w:author="Пользователь Windows" w:date="2021-01-30T14:29:00Z">
                          <w:rPr>
                            <w:noProof/>
                          </w:rPr>
                        </w:rPrChange>
                      </w:rPr>
                      <w:t>10.</w:t>
                    </w:r>
                  </w:p>
                </w:tc>
                <w:tc>
                  <w:tcPr>
                    <w:tcW w:w="0" w:type="auto"/>
                    <w:hideMark/>
                  </w:tcPr>
                  <w:p w14:paraId="0FF89811" w14:textId="77777777" w:rsidR="00E54061" w:rsidRPr="00EC207F" w:rsidRDefault="00E54061">
                    <w:pPr>
                      <w:spacing w:after="0" w:line="360" w:lineRule="auto"/>
                      <w:contextualSpacing/>
                      <w:jc w:val="both"/>
                      <w:rPr>
                        <w:rFonts w:ascii="Times New Roman" w:hAnsi="Times New Roman" w:cs="Times New Roman"/>
                        <w:sz w:val="28"/>
                        <w:rPrChange w:id="3445" w:author="Пользователь Windows" w:date="2021-01-30T14:29:00Z">
                          <w:rPr>
                            <w:noProof/>
                          </w:rPr>
                        </w:rPrChange>
                      </w:rPr>
                      <w:pPrChange w:id="3446" w:author="Пользователь Windows" w:date="2021-01-30T14:29:00Z">
                        <w:pPr>
                          <w:pStyle w:val="a5"/>
                        </w:pPr>
                      </w:pPrChange>
                    </w:pPr>
                    <w:r w:rsidRPr="00EC207F">
                      <w:rPr>
                        <w:rFonts w:ascii="Times New Roman" w:hAnsi="Times New Roman" w:cs="Times New Roman"/>
                        <w:sz w:val="28"/>
                        <w:rPrChange w:id="3447" w:author="Пользователь Windows" w:date="2021-01-30T14:29:00Z">
                          <w:rPr>
                            <w:noProof/>
                          </w:rPr>
                        </w:rPrChange>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E54061" w14:paraId="1C3D112F" w14:textId="77777777" w:rsidTr="00E54061">
                <w:trPr>
                  <w:tblCellSpacing w:w="15" w:type="dxa"/>
                </w:trPr>
                <w:tc>
                  <w:tcPr>
                    <w:tcW w:w="0" w:type="auto"/>
                    <w:hideMark/>
                  </w:tcPr>
                  <w:p w14:paraId="2EBBA478" w14:textId="77777777" w:rsidR="00E54061" w:rsidRPr="00EC207F" w:rsidRDefault="00E54061">
                    <w:pPr>
                      <w:spacing w:after="0" w:line="360" w:lineRule="auto"/>
                      <w:contextualSpacing/>
                      <w:jc w:val="both"/>
                      <w:rPr>
                        <w:rFonts w:ascii="Times New Roman" w:hAnsi="Times New Roman" w:cs="Times New Roman"/>
                        <w:sz w:val="28"/>
                        <w:rPrChange w:id="3448" w:author="Пользователь Windows" w:date="2021-01-30T14:29:00Z">
                          <w:rPr>
                            <w:noProof/>
                          </w:rPr>
                        </w:rPrChange>
                      </w:rPr>
                      <w:pPrChange w:id="3449" w:author="Пользователь Windows" w:date="2021-01-30T14:29:00Z">
                        <w:pPr>
                          <w:pStyle w:val="a5"/>
                        </w:pPr>
                      </w:pPrChange>
                    </w:pPr>
                    <w:r w:rsidRPr="00EC207F">
                      <w:rPr>
                        <w:rFonts w:ascii="Times New Roman" w:hAnsi="Times New Roman" w:cs="Times New Roman"/>
                        <w:sz w:val="28"/>
                        <w:rPrChange w:id="3450" w:author="Пользователь Windows" w:date="2021-01-30T14:29:00Z">
                          <w:rPr>
                            <w:noProof/>
                          </w:rPr>
                        </w:rPrChange>
                      </w:rPr>
                      <w:t>11.</w:t>
                    </w:r>
                  </w:p>
                </w:tc>
                <w:tc>
                  <w:tcPr>
                    <w:tcW w:w="0" w:type="auto"/>
                    <w:hideMark/>
                  </w:tcPr>
                  <w:p w14:paraId="6FA15B6B" w14:textId="77777777" w:rsidR="00E54061" w:rsidRPr="00EC207F" w:rsidRDefault="00E54061">
                    <w:pPr>
                      <w:spacing w:after="0" w:line="360" w:lineRule="auto"/>
                      <w:contextualSpacing/>
                      <w:jc w:val="both"/>
                      <w:rPr>
                        <w:rFonts w:ascii="Times New Roman" w:hAnsi="Times New Roman" w:cs="Times New Roman"/>
                        <w:sz w:val="28"/>
                        <w:rPrChange w:id="3451" w:author="Пользователь Windows" w:date="2021-01-30T14:29:00Z">
                          <w:rPr>
                            <w:noProof/>
                          </w:rPr>
                        </w:rPrChange>
                      </w:rPr>
                      <w:pPrChange w:id="3452" w:author="Пользователь Windows" w:date="2021-01-30T14:29:00Z">
                        <w:pPr>
                          <w:pStyle w:val="a5"/>
                        </w:pPr>
                      </w:pPrChange>
                    </w:pPr>
                    <w:r w:rsidRPr="00EC207F">
                      <w:rPr>
                        <w:rFonts w:ascii="Times New Roman" w:hAnsi="Times New Roman" w:cs="Times New Roman"/>
                        <w:sz w:val="28"/>
                        <w:rPrChange w:id="3453" w:author="Пользователь Windows" w:date="2021-01-30T14:29:00Z">
                          <w:rPr>
                            <w:noProof/>
                          </w:rPr>
                        </w:rPrChange>
                      </w:rPr>
                      <w:t>СанПиН 2.2.2/2.4.1340-03 Гигиенические требования к персональным электронно-вычислительным машинам и организации работы.</w:t>
                    </w:r>
                  </w:p>
                </w:tc>
              </w:tr>
              <w:tr w:rsidR="00E54061" w14:paraId="18B0235C" w14:textId="77777777" w:rsidTr="00E54061">
                <w:trPr>
                  <w:tblCellSpacing w:w="15" w:type="dxa"/>
                </w:trPr>
                <w:tc>
                  <w:tcPr>
                    <w:tcW w:w="0" w:type="auto"/>
                    <w:hideMark/>
                  </w:tcPr>
                  <w:p w14:paraId="6DC8EE8B" w14:textId="77777777" w:rsidR="00E54061" w:rsidRPr="00EC207F" w:rsidRDefault="00E54061">
                    <w:pPr>
                      <w:spacing w:after="0" w:line="360" w:lineRule="auto"/>
                      <w:contextualSpacing/>
                      <w:jc w:val="both"/>
                      <w:rPr>
                        <w:rFonts w:ascii="Times New Roman" w:hAnsi="Times New Roman" w:cs="Times New Roman"/>
                        <w:sz w:val="28"/>
                        <w:rPrChange w:id="3454" w:author="Пользователь Windows" w:date="2021-01-30T14:29:00Z">
                          <w:rPr>
                            <w:noProof/>
                          </w:rPr>
                        </w:rPrChange>
                      </w:rPr>
                      <w:pPrChange w:id="3455" w:author="Пользователь Windows" w:date="2021-01-30T14:29:00Z">
                        <w:pPr>
                          <w:pStyle w:val="a5"/>
                        </w:pPr>
                      </w:pPrChange>
                    </w:pPr>
                    <w:r w:rsidRPr="00EC207F">
                      <w:rPr>
                        <w:rFonts w:ascii="Times New Roman" w:hAnsi="Times New Roman" w:cs="Times New Roman"/>
                        <w:sz w:val="28"/>
                        <w:rPrChange w:id="3456" w:author="Пользователь Windows" w:date="2021-01-30T14:29:00Z">
                          <w:rPr>
                            <w:noProof/>
                          </w:rPr>
                        </w:rPrChange>
                      </w:rPr>
                      <w:t>12.</w:t>
                    </w:r>
                  </w:p>
                </w:tc>
                <w:tc>
                  <w:tcPr>
                    <w:tcW w:w="0" w:type="auto"/>
                    <w:hideMark/>
                  </w:tcPr>
                  <w:p w14:paraId="50744CB9" w14:textId="77777777" w:rsidR="00E54061" w:rsidRPr="00EC207F" w:rsidRDefault="00E54061">
                    <w:pPr>
                      <w:spacing w:after="0" w:line="360" w:lineRule="auto"/>
                      <w:contextualSpacing/>
                      <w:jc w:val="both"/>
                      <w:rPr>
                        <w:rFonts w:ascii="Times New Roman" w:hAnsi="Times New Roman" w:cs="Times New Roman"/>
                        <w:sz w:val="28"/>
                        <w:rPrChange w:id="3457" w:author="Пользователь Windows" w:date="2021-01-30T14:29:00Z">
                          <w:rPr>
                            <w:noProof/>
                          </w:rPr>
                        </w:rPrChange>
                      </w:rPr>
                      <w:pPrChange w:id="3458" w:author="Пользователь Windows" w:date="2021-01-30T14:29:00Z">
                        <w:pPr>
                          <w:pStyle w:val="a5"/>
                        </w:pPr>
                      </w:pPrChange>
                    </w:pPr>
                    <w:r w:rsidRPr="00EC207F">
                      <w:rPr>
                        <w:rFonts w:ascii="Times New Roman" w:hAnsi="Times New Roman" w:cs="Times New Roman"/>
                        <w:sz w:val="28"/>
                        <w:rPrChange w:id="3459" w:author="Пользователь Windows" w:date="2021-01-30T14:29:00Z">
                          <w:rPr>
                            <w:noProof/>
                          </w:rPr>
                        </w:rPrChange>
                      </w:rPr>
                      <w:t>ГОСТ 12.0.003-15 Система стандартов безопасности труда. Опасные и вредные производственные факторы. Классификация.</w:t>
                    </w:r>
                  </w:p>
                </w:tc>
              </w:tr>
              <w:tr w:rsidR="00E54061" w14:paraId="4AC2A734" w14:textId="77777777" w:rsidTr="00E54061">
                <w:trPr>
                  <w:tblCellSpacing w:w="15" w:type="dxa"/>
                </w:trPr>
                <w:tc>
                  <w:tcPr>
                    <w:tcW w:w="0" w:type="auto"/>
                    <w:hideMark/>
                  </w:tcPr>
                  <w:p w14:paraId="38494535" w14:textId="77777777" w:rsidR="00E54061" w:rsidRPr="00EC207F" w:rsidRDefault="00E54061">
                    <w:pPr>
                      <w:spacing w:after="0" w:line="360" w:lineRule="auto"/>
                      <w:contextualSpacing/>
                      <w:jc w:val="both"/>
                      <w:rPr>
                        <w:rFonts w:ascii="Times New Roman" w:hAnsi="Times New Roman" w:cs="Times New Roman"/>
                        <w:sz w:val="28"/>
                        <w:rPrChange w:id="3460" w:author="Пользователь Windows" w:date="2021-01-30T14:29:00Z">
                          <w:rPr>
                            <w:noProof/>
                          </w:rPr>
                        </w:rPrChange>
                      </w:rPr>
                      <w:pPrChange w:id="3461" w:author="Пользователь Windows" w:date="2021-01-30T14:29:00Z">
                        <w:pPr>
                          <w:pStyle w:val="a5"/>
                        </w:pPr>
                      </w:pPrChange>
                    </w:pPr>
                    <w:r w:rsidRPr="00EC207F">
                      <w:rPr>
                        <w:rFonts w:ascii="Times New Roman" w:hAnsi="Times New Roman" w:cs="Times New Roman"/>
                        <w:sz w:val="28"/>
                        <w:rPrChange w:id="3462" w:author="Пользователь Windows" w:date="2021-01-30T14:29:00Z">
                          <w:rPr>
                            <w:noProof/>
                          </w:rPr>
                        </w:rPrChange>
                      </w:rPr>
                      <w:t>13.</w:t>
                    </w:r>
                  </w:p>
                </w:tc>
                <w:tc>
                  <w:tcPr>
                    <w:tcW w:w="0" w:type="auto"/>
                    <w:hideMark/>
                  </w:tcPr>
                  <w:p w14:paraId="6DF0D25A" w14:textId="77777777" w:rsidR="00E54061" w:rsidRPr="00EC207F" w:rsidRDefault="00E54061">
                    <w:pPr>
                      <w:spacing w:after="0" w:line="360" w:lineRule="auto"/>
                      <w:contextualSpacing/>
                      <w:jc w:val="both"/>
                      <w:rPr>
                        <w:rFonts w:ascii="Times New Roman" w:hAnsi="Times New Roman" w:cs="Times New Roman"/>
                        <w:sz w:val="28"/>
                        <w:rPrChange w:id="3463" w:author="Пользователь Windows" w:date="2021-01-30T14:29:00Z">
                          <w:rPr>
                            <w:noProof/>
                          </w:rPr>
                        </w:rPrChange>
                      </w:rPr>
                      <w:pPrChange w:id="3464" w:author="Пользователь Windows" w:date="2021-01-30T14:29:00Z">
                        <w:pPr>
                          <w:pStyle w:val="a5"/>
                        </w:pPr>
                      </w:pPrChange>
                    </w:pPr>
                    <w:r w:rsidRPr="00EC207F">
                      <w:rPr>
                        <w:rFonts w:ascii="Times New Roman" w:hAnsi="Times New Roman" w:cs="Times New Roman"/>
                        <w:sz w:val="28"/>
                        <w:rPrChange w:id="3465" w:author="Пользователь Windows" w:date="2021-01-30T14:29:00Z">
                          <w:rPr>
                            <w:noProof/>
                          </w:rPr>
                        </w:rPrChange>
                      </w:rPr>
                      <w:t>ГОСТ 12.1.003-2014 Система стандартов безопасности труда. Шум. Общие требования безопасности.</w:t>
                    </w:r>
                  </w:p>
                </w:tc>
              </w:tr>
              <w:tr w:rsidR="00E54061" w14:paraId="3BD84853" w14:textId="77777777" w:rsidTr="00E54061">
                <w:trPr>
                  <w:tblCellSpacing w:w="15" w:type="dxa"/>
                </w:trPr>
                <w:tc>
                  <w:tcPr>
                    <w:tcW w:w="0" w:type="auto"/>
                    <w:hideMark/>
                  </w:tcPr>
                  <w:p w14:paraId="28954DEF" w14:textId="77777777" w:rsidR="00E54061" w:rsidRPr="00EC207F" w:rsidRDefault="00E54061">
                    <w:pPr>
                      <w:spacing w:after="0" w:line="360" w:lineRule="auto"/>
                      <w:contextualSpacing/>
                      <w:jc w:val="both"/>
                      <w:rPr>
                        <w:rFonts w:ascii="Times New Roman" w:hAnsi="Times New Roman" w:cs="Times New Roman"/>
                        <w:sz w:val="28"/>
                        <w:rPrChange w:id="3466" w:author="Пользователь Windows" w:date="2021-01-30T14:29:00Z">
                          <w:rPr>
                            <w:noProof/>
                          </w:rPr>
                        </w:rPrChange>
                      </w:rPr>
                      <w:pPrChange w:id="3467" w:author="Пользователь Windows" w:date="2021-01-30T14:29:00Z">
                        <w:pPr>
                          <w:pStyle w:val="a5"/>
                        </w:pPr>
                      </w:pPrChange>
                    </w:pPr>
                    <w:r w:rsidRPr="00EC207F">
                      <w:rPr>
                        <w:rFonts w:ascii="Times New Roman" w:hAnsi="Times New Roman" w:cs="Times New Roman"/>
                        <w:sz w:val="28"/>
                        <w:rPrChange w:id="3468" w:author="Пользователь Windows" w:date="2021-01-30T14:29:00Z">
                          <w:rPr>
                            <w:noProof/>
                          </w:rPr>
                        </w:rPrChange>
                      </w:rPr>
                      <w:t>14.</w:t>
                    </w:r>
                  </w:p>
                </w:tc>
                <w:tc>
                  <w:tcPr>
                    <w:tcW w:w="0" w:type="auto"/>
                    <w:hideMark/>
                  </w:tcPr>
                  <w:p w14:paraId="02DB8DB7" w14:textId="77777777" w:rsidR="00E54061" w:rsidRPr="00EC207F" w:rsidRDefault="00E54061">
                    <w:pPr>
                      <w:spacing w:after="0" w:line="360" w:lineRule="auto"/>
                      <w:contextualSpacing/>
                      <w:jc w:val="both"/>
                      <w:rPr>
                        <w:rFonts w:ascii="Times New Roman" w:hAnsi="Times New Roman" w:cs="Times New Roman"/>
                        <w:sz w:val="28"/>
                        <w:rPrChange w:id="3469" w:author="Пользователь Windows" w:date="2021-01-30T14:29:00Z">
                          <w:rPr>
                            <w:noProof/>
                          </w:rPr>
                        </w:rPrChange>
                      </w:rPr>
                      <w:pPrChange w:id="3470" w:author="Пользователь Windows" w:date="2021-01-30T14:29:00Z">
                        <w:pPr>
                          <w:pStyle w:val="a5"/>
                        </w:pPr>
                      </w:pPrChange>
                    </w:pPr>
                    <w:r w:rsidRPr="00EC207F">
                      <w:rPr>
                        <w:rFonts w:ascii="Times New Roman" w:hAnsi="Times New Roman" w:cs="Times New Roman"/>
                        <w:sz w:val="28"/>
                        <w:rPrChange w:id="3471" w:author="Пользователь Windows" w:date="2021-01-30T14:29:00Z">
                          <w:rPr>
                            <w:noProof/>
                          </w:rPr>
                        </w:rPrChange>
                      </w:rPr>
                      <w:t>ГОСТ 12.1.029-80 Система стандартов безопасности труда. Средства и методы защиты от шума. Классификация.</w:t>
                    </w:r>
                  </w:p>
                </w:tc>
              </w:tr>
              <w:tr w:rsidR="00E54061" w14:paraId="7C1A4BD1" w14:textId="77777777" w:rsidTr="00E54061">
                <w:trPr>
                  <w:tblCellSpacing w:w="15" w:type="dxa"/>
                </w:trPr>
                <w:tc>
                  <w:tcPr>
                    <w:tcW w:w="0" w:type="auto"/>
                    <w:hideMark/>
                  </w:tcPr>
                  <w:p w14:paraId="735B5D63" w14:textId="77777777" w:rsidR="00E54061" w:rsidRPr="00EC207F" w:rsidRDefault="00E54061">
                    <w:pPr>
                      <w:spacing w:after="0" w:line="360" w:lineRule="auto"/>
                      <w:contextualSpacing/>
                      <w:jc w:val="both"/>
                      <w:rPr>
                        <w:rFonts w:ascii="Times New Roman" w:hAnsi="Times New Roman" w:cs="Times New Roman"/>
                        <w:sz w:val="28"/>
                        <w:rPrChange w:id="3472" w:author="Пользователь Windows" w:date="2021-01-30T14:29:00Z">
                          <w:rPr>
                            <w:noProof/>
                          </w:rPr>
                        </w:rPrChange>
                      </w:rPr>
                      <w:pPrChange w:id="3473" w:author="Пользователь Windows" w:date="2021-01-30T14:29:00Z">
                        <w:pPr>
                          <w:pStyle w:val="a5"/>
                        </w:pPr>
                      </w:pPrChange>
                    </w:pPr>
                    <w:r w:rsidRPr="00EC207F">
                      <w:rPr>
                        <w:rFonts w:ascii="Times New Roman" w:hAnsi="Times New Roman" w:cs="Times New Roman"/>
                        <w:sz w:val="28"/>
                        <w:rPrChange w:id="3474" w:author="Пользователь Windows" w:date="2021-01-30T14:29:00Z">
                          <w:rPr>
                            <w:noProof/>
                          </w:rPr>
                        </w:rPrChange>
                      </w:rPr>
                      <w:t>15.</w:t>
                    </w:r>
                  </w:p>
                </w:tc>
                <w:tc>
                  <w:tcPr>
                    <w:tcW w:w="0" w:type="auto"/>
                    <w:hideMark/>
                  </w:tcPr>
                  <w:p w14:paraId="131A8984" w14:textId="77777777" w:rsidR="00E54061" w:rsidRPr="00EC207F" w:rsidRDefault="00E54061">
                    <w:pPr>
                      <w:spacing w:after="0" w:line="360" w:lineRule="auto"/>
                      <w:contextualSpacing/>
                      <w:jc w:val="both"/>
                      <w:rPr>
                        <w:rFonts w:ascii="Times New Roman" w:hAnsi="Times New Roman" w:cs="Times New Roman"/>
                        <w:sz w:val="28"/>
                        <w:rPrChange w:id="3475" w:author="Пользователь Windows" w:date="2021-01-30T14:29:00Z">
                          <w:rPr>
                            <w:noProof/>
                          </w:rPr>
                        </w:rPrChange>
                      </w:rPr>
                      <w:pPrChange w:id="3476" w:author="Пользователь Windows" w:date="2021-01-30T14:29:00Z">
                        <w:pPr>
                          <w:pStyle w:val="a5"/>
                        </w:pPr>
                      </w:pPrChange>
                    </w:pPr>
                    <w:r w:rsidRPr="00EC207F">
                      <w:rPr>
                        <w:rFonts w:ascii="Times New Roman" w:hAnsi="Times New Roman" w:cs="Times New Roman"/>
                        <w:sz w:val="28"/>
                        <w:rPrChange w:id="3477" w:author="Пользователь Windows" w:date="2021-01-30T14:29:00Z">
                          <w:rPr>
                            <w:noProof/>
                          </w:rPr>
                        </w:rPrChange>
                      </w:rPr>
                      <w:t>СП 51.13330.2011. Защита от шума. Актуализированная редакция СНиП 23-03-2003.</w:t>
                    </w:r>
                  </w:p>
                </w:tc>
              </w:tr>
              <w:tr w:rsidR="00E54061" w14:paraId="7D05CC4F" w14:textId="77777777" w:rsidTr="00E54061">
                <w:trPr>
                  <w:tblCellSpacing w:w="15" w:type="dxa"/>
                </w:trPr>
                <w:tc>
                  <w:tcPr>
                    <w:tcW w:w="0" w:type="auto"/>
                    <w:hideMark/>
                  </w:tcPr>
                  <w:p w14:paraId="17DB79FA" w14:textId="77777777" w:rsidR="00E54061" w:rsidRPr="00EC207F" w:rsidRDefault="00E54061">
                    <w:pPr>
                      <w:spacing w:after="0" w:line="360" w:lineRule="auto"/>
                      <w:contextualSpacing/>
                      <w:jc w:val="both"/>
                      <w:rPr>
                        <w:rFonts w:ascii="Times New Roman" w:hAnsi="Times New Roman" w:cs="Times New Roman"/>
                        <w:sz w:val="28"/>
                        <w:rPrChange w:id="3478" w:author="Пользователь Windows" w:date="2021-01-30T14:29:00Z">
                          <w:rPr>
                            <w:noProof/>
                          </w:rPr>
                        </w:rPrChange>
                      </w:rPr>
                      <w:pPrChange w:id="3479" w:author="Пользователь Windows" w:date="2021-01-30T14:29:00Z">
                        <w:pPr>
                          <w:pStyle w:val="a5"/>
                        </w:pPr>
                      </w:pPrChange>
                    </w:pPr>
                    <w:r w:rsidRPr="00EC207F">
                      <w:rPr>
                        <w:rFonts w:ascii="Times New Roman" w:hAnsi="Times New Roman" w:cs="Times New Roman"/>
                        <w:sz w:val="28"/>
                        <w:rPrChange w:id="3480" w:author="Пользователь Windows" w:date="2021-01-30T14:29:00Z">
                          <w:rPr>
                            <w:noProof/>
                          </w:rPr>
                        </w:rPrChange>
                      </w:rPr>
                      <w:t>16.</w:t>
                    </w:r>
                  </w:p>
                </w:tc>
                <w:tc>
                  <w:tcPr>
                    <w:tcW w:w="0" w:type="auto"/>
                    <w:hideMark/>
                  </w:tcPr>
                  <w:p w14:paraId="59E338C5" w14:textId="77777777" w:rsidR="00E54061" w:rsidRPr="00EC207F" w:rsidRDefault="00E54061">
                    <w:pPr>
                      <w:spacing w:after="0" w:line="360" w:lineRule="auto"/>
                      <w:contextualSpacing/>
                      <w:jc w:val="both"/>
                      <w:rPr>
                        <w:rFonts w:ascii="Times New Roman" w:hAnsi="Times New Roman" w:cs="Times New Roman"/>
                        <w:sz w:val="28"/>
                        <w:rPrChange w:id="3481" w:author="Пользователь Windows" w:date="2021-01-30T14:29:00Z">
                          <w:rPr>
                            <w:noProof/>
                          </w:rPr>
                        </w:rPrChange>
                      </w:rPr>
                      <w:pPrChange w:id="3482" w:author="Пользователь Windows" w:date="2021-01-30T14:29:00Z">
                        <w:pPr>
                          <w:pStyle w:val="a5"/>
                        </w:pPr>
                      </w:pPrChange>
                    </w:pPr>
                    <w:r w:rsidRPr="00EC207F">
                      <w:rPr>
                        <w:rFonts w:ascii="Times New Roman" w:hAnsi="Times New Roman" w:cs="Times New Roman"/>
                        <w:sz w:val="28"/>
                        <w:rPrChange w:id="3483" w:author="Пользователь Windows" w:date="2021-01-30T14:29:00Z">
                          <w:rPr>
                            <w:noProof/>
                          </w:rPr>
                        </w:rPrChange>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E54061" w14:paraId="61795912" w14:textId="77777777" w:rsidTr="00E54061">
                <w:trPr>
                  <w:tblCellSpacing w:w="15" w:type="dxa"/>
                </w:trPr>
                <w:tc>
                  <w:tcPr>
                    <w:tcW w:w="0" w:type="auto"/>
                    <w:hideMark/>
                  </w:tcPr>
                  <w:p w14:paraId="627BDE5F" w14:textId="77777777" w:rsidR="00E54061" w:rsidRPr="00EC207F" w:rsidRDefault="00E54061">
                    <w:pPr>
                      <w:spacing w:after="0" w:line="360" w:lineRule="auto"/>
                      <w:contextualSpacing/>
                      <w:jc w:val="both"/>
                      <w:rPr>
                        <w:rFonts w:ascii="Times New Roman" w:hAnsi="Times New Roman" w:cs="Times New Roman"/>
                        <w:sz w:val="28"/>
                        <w:rPrChange w:id="3484" w:author="Пользователь Windows" w:date="2021-01-30T14:29:00Z">
                          <w:rPr>
                            <w:noProof/>
                          </w:rPr>
                        </w:rPrChange>
                      </w:rPr>
                      <w:pPrChange w:id="3485" w:author="Пользователь Windows" w:date="2021-01-30T14:29:00Z">
                        <w:pPr>
                          <w:pStyle w:val="a5"/>
                        </w:pPr>
                      </w:pPrChange>
                    </w:pPr>
                    <w:r w:rsidRPr="00EC207F">
                      <w:rPr>
                        <w:rFonts w:ascii="Times New Roman" w:hAnsi="Times New Roman" w:cs="Times New Roman"/>
                        <w:sz w:val="28"/>
                        <w:rPrChange w:id="3486" w:author="Пользователь Windows" w:date="2021-01-30T14:29:00Z">
                          <w:rPr>
                            <w:noProof/>
                          </w:rPr>
                        </w:rPrChange>
                      </w:rPr>
                      <w:t>17.</w:t>
                    </w:r>
                  </w:p>
                </w:tc>
                <w:tc>
                  <w:tcPr>
                    <w:tcW w:w="0" w:type="auto"/>
                    <w:hideMark/>
                  </w:tcPr>
                  <w:p w14:paraId="450EBD1A" w14:textId="77777777" w:rsidR="00E54061" w:rsidRPr="00EC207F" w:rsidRDefault="00E54061">
                    <w:pPr>
                      <w:spacing w:after="0" w:line="360" w:lineRule="auto"/>
                      <w:contextualSpacing/>
                      <w:jc w:val="both"/>
                      <w:rPr>
                        <w:rFonts w:ascii="Times New Roman" w:hAnsi="Times New Roman" w:cs="Times New Roman"/>
                        <w:sz w:val="28"/>
                        <w:rPrChange w:id="3487" w:author="Пользователь Windows" w:date="2021-01-30T14:29:00Z">
                          <w:rPr>
                            <w:noProof/>
                          </w:rPr>
                        </w:rPrChange>
                      </w:rPr>
                      <w:pPrChange w:id="3488" w:author="Пользователь Windows" w:date="2021-01-30T14:29:00Z">
                        <w:pPr>
                          <w:pStyle w:val="a5"/>
                        </w:pPr>
                      </w:pPrChange>
                    </w:pPr>
                    <w:r w:rsidRPr="00EC207F">
                      <w:rPr>
                        <w:rFonts w:ascii="Times New Roman" w:hAnsi="Times New Roman" w:cs="Times New Roman"/>
                        <w:sz w:val="28"/>
                        <w:rPrChange w:id="3489" w:author="Пользователь Windows" w:date="2021-01-30T14:29:00Z">
                          <w:rPr>
                            <w:noProof/>
                          </w:rPr>
                        </w:rPrChange>
                      </w:rPr>
                      <w:t>СанПиН 2.2.4.1191-03 Электромагнитные поля в производственных условиях.</w:t>
                    </w:r>
                  </w:p>
                </w:tc>
              </w:tr>
              <w:tr w:rsidR="00E54061" w14:paraId="59ACB3DD" w14:textId="77777777" w:rsidTr="00E54061">
                <w:trPr>
                  <w:tblCellSpacing w:w="15" w:type="dxa"/>
                </w:trPr>
                <w:tc>
                  <w:tcPr>
                    <w:tcW w:w="0" w:type="auto"/>
                    <w:hideMark/>
                  </w:tcPr>
                  <w:p w14:paraId="075B0473" w14:textId="77777777" w:rsidR="00E54061" w:rsidRPr="00EC207F" w:rsidRDefault="00E54061">
                    <w:pPr>
                      <w:spacing w:after="0" w:line="360" w:lineRule="auto"/>
                      <w:contextualSpacing/>
                      <w:jc w:val="both"/>
                      <w:rPr>
                        <w:rFonts w:ascii="Times New Roman" w:hAnsi="Times New Roman" w:cs="Times New Roman"/>
                        <w:sz w:val="28"/>
                        <w:rPrChange w:id="3490" w:author="Пользователь Windows" w:date="2021-01-30T14:29:00Z">
                          <w:rPr>
                            <w:noProof/>
                          </w:rPr>
                        </w:rPrChange>
                      </w:rPr>
                      <w:pPrChange w:id="3491" w:author="Пользователь Windows" w:date="2021-01-30T14:29:00Z">
                        <w:pPr>
                          <w:pStyle w:val="a5"/>
                        </w:pPr>
                      </w:pPrChange>
                    </w:pPr>
                    <w:r w:rsidRPr="00EC207F">
                      <w:rPr>
                        <w:rFonts w:ascii="Times New Roman" w:hAnsi="Times New Roman" w:cs="Times New Roman"/>
                        <w:sz w:val="28"/>
                        <w:rPrChange w:id="3492" w:author="Пользователь Windows" w:date="2021-01-30T14:29:00Z">
                          <w:rPr>
                            <w:noProof/>
                          </w:rPr>
                        </w:rPrChange>
                      </w:rPr>
                      <w:t>18.</w:t>
                    </w:r>
                  </w:p>
                </w:tc>
                <w:tc>
                  <w:tcPr>
                    <w:tcW w:w="0" w:type="auto"/>
                    <w:hideMark/>
                  </w:tcPr>
                  <w:p w14:paraId="49C65B63" w14:textId="77777777" w:rsidR="00E54061" w:rsidRPr="00EC207F" w:rsidRDefault="00E54061">
                    <w:pPr>
                      <w:spacing w:after="0" w:line="360" w:lineRule="auto"/>
                      <w:contextualSpacing/>
                      <w:jc w:val="both"/>
                      <w:rPr>
                        <w:rFonts w:ascii="Times New Roman" w:hAnsi="Times New Roman" w:cs="Times New Roman"/>
                        <w:sz w:val="28"/>
                        <w:rPrChange w:id="3493" w:author="Пользователь Windows" w:date="2021-01-30T14:29:00Z">
                          <w:rPr>
                            <w:noProof/>
                          </w:rPr>
                        </w:rPrChange>
                      </w:rPr>
                      <w:pPrChange w:id="3494" w:author="Пользователь Windows" w:date="2021-01-30T14:29:00Z">
                        <w:pPr>
                          <w:pStyle w:val="a5"/>
                        </w:pPr>
                      </w:pPrChange>
                    </w:pPr>
                    <w:r w:rsidRPr="00EC207F">
                      <w:rPr>
                        <w:rFonts w:ascii="Times New Roman" w:hAnsi="Times New Roman" w:cs="Times New Roman"/>
                        <w:sz w:val="28"/>
                        <w:rPrChange w:id="3495" w:author="Пользователь Windows" w:date="2021-01-30T14:29:00Z">
                          <w:rPr>
                            <w:noProof/>
                          </w:rPr>
                        </w:rPrChange>
                      </w:rPr>
                      <w:t>СанПиН2.2.1/2.1.1.1278-03 Гигиенические требования к естественному, искусственному и совмещенному освещению жилых и общественных зданий.</w:t>
                    </w:r>
                  </w:p>
                </w:tc>
              </w:tr>
              <w:tr w:rsidR="00E54061" w14:paraId="15E22806" w14:textId="77777777" w:rsidTr="00E54061">
                <w:trPr>
                  <w:tblCellSpacing w:w="15" w:type="dxa"/>
                </w:trPr>
                <w:tc>
                  <w:tcPr>
                    <w:tcW w:w="0" w:type="auto"/>
                    <w:hideMark/>
                  </w:tcPr>
                  <w:p w14:paraId="517D0963" w14:textId="77777777" w:rsidR="00E54061" w:rsidRPr="00EC207F" w:rsidRDefault="00E54061">
                    <w:pPr>
                      <w:spacing w:after="0" w:line="360" w:lineRule="auto"/>
                      <w:contextualSpacing/>
                      <w:jc w:val="both"/>
                      <w:rPr>
                        <w:rFonts w:ascii="Times New Roman" w:hAnsi="Times New Roman" w:cs="Times New Roman"/>
                        <w:sz w:val="28"/>
                        <w:rPrChange w:id="3496" w:author="Пользователь Windows" w:date="2021-01-30T14:29:00Z">
                          <w:rPr>
                            <w:noProof/>
                          </w:rPr>
                        </w:rPrChange>
                      </w:rPr>
                      <w:pPrChange w:id="3497" w:author="Пользователь Windows" w:date="2021-01-30T14:29:00Z">
                        <w:pPr>
                          <w:pStyle w:val="a5"/>
                        </w:pPr>
                      </w:pPrChange>
                    </w:pPr>
                    <w:r w:rsidRPr="00EC207F">
                      <w:rPr>
                        <w:rFonts w:ascii="Times New Roman" w:hAnsi="Times New Roman" w:cs="Times New Roman"/>
                        <w:sz w:val="28"/>
                        <w:rPrChange w:id="3498" w:author="Пользователь Windows" w:date="2021-01-30T14:29:00Z">
                          <w:rPr>
                            <w:noProof/>
                          </w:rPr>
                        </w:rPrChange>
                      </w:rPr>
                      <w:t>19.</w:t>
                    </w:r>
                  </w:p>
                </w:tc>
                <w:tc>
                  <w:tcPr>
                    <w:tcW w:w="0" w:type="auto"/>
                    <w:hideMark/>
                  </w:tcPr>
                  <w:p w14:paraId="44DE0E94" w14:textId="77777777" w:rsidR="00E54061" w:rsidRPr="00EC207F" w:rsidRDefault="00E54061">
                    <w:pPr>
                      <w:spacing w:after="0" w:line="360" w:lineRule="auto"/>
                      <w:contextualSpacing/>
                      <w:jc w:val="both"/>
                      <w:rPr>
                        <w:rFonts w:ascii="Times New Roman" w:hAnsi="Times New Roman" w:cs="Times New Roman"/>
                        <w:sz w:val="28"/>
                        <w:rPrChange w:id="3499" w:author="Пользователь Windows" w:date="2021-01-30T14:29:00Z">
                          <w:rPr>
                            <w:noProof/>
                          </w:rPr>
                        </w:rPrChange>
                      </w:rPr>
                      <w:pPrChange w:id="3500" w:author="Пользователь Windows" w:date="2021-01-30T14:29:00Z">
                        <w:pPr>
                          <w:pStyle w:val="a5"/>
                        </w:pPr>
                      </w:pPrChange>
                    </w:pPr>
                    <w:r w:rsidRPr="00EC207F">
                      <w:rPr>
                        <w:rFonts w:ascii="Times New Roman" w:hAnsi="Times New Roman" w:cs="Times New Roman"/>
                        <w:sz w:val="28"/>
                        <w:rPrChange w:id="3501" w:author="Пользователь Windows" w:date="2021-01-30T14:29:00Z">
                          <w:rPr>
                            <w:noProof/>
                          </w:rPr>
                        </w:rPrChange>
                      </w:rPr>
                      <w:t>СП 52.13330.2016 Естественное и искусственное освещение.</w:t>
                    </w:r>
                  </w:p>
                </w:tc>
              </w:tr>
              <w:tr w:rsidR="00E54061" w14:paraId="5FE973CF" w14:textId="77777777" w:rsidTr="00E54061">
                <w:trPr>
                  <w:tblCellSpacing w:w="15" w:type="dxa"/>
                </w:trPr>
                <w:tc>
                  <w:tcPr>
                    <w:tcW w:w="0" w:type="auto"/>
                    <w:hideMark/>
                  </w:tcPr>
                  <w:p w14:paraId="20262302" w14:textId="77777777" w:rsidR="00E54061" w:rsidRPr="00EC207F" w:rsidRDefault="00E54061">
                    <w:pPr>
                      <w:spacing w:after="0" w:line="360" w:lineRule="auto"/>
                      <w:contextualSpacing/>
                      <w:jc w:val="both"/>
                      <w:rPr>
                        <w:rFonts w:ascii="Times New Roman" w:hAnsi="Times New Roman" w:cs="Times New Roman"/>
                        <w:sz w:val="28"/>
                        <w:rPrChange w:id="3502" w:author="Пользователь Windows" w:date="2021-01-30T14:29:00Z">
                          <w:rPr>
                            <w:noProof/>
                          </w:rPr>
                        </w:rPrChange>
                      </w:rPr>
                      <w:pPrChange w:id="3503" w:author="Пользователь Windows" w:date="2021-01-30T14:29:00Z">
                        <w:pPr>
                          <w:pStyle w:val="a5"/>
                        </w:pPr>
                      </w:pPrChange>
                    </w:pPr>
                    <w:r w:rsidRPr="00EC207F">
                      <w:rPr>
                        <w:rFonts w:ascii="Times New Roman" w:hAnsi="Times New Roman" w:cs="Times New Roman"/>
                        <w:sz w:val="28"/>
                        <w:rPrChange w:id="3504" w:author="Пользователь Windows" w:date="2021-01-30T14:29:00Z">
                          <w:rPr>
                            <w:noProof/>
                          </w:rPr>
                        </w:rPrChange>
                      </w:rPr>
                      <w:t>20.</w:t>
                    </w:r>
                  </w:p>
                </w:tc>
                <w:tc>
                  <w:tcPr>
                    <w:tcW w:w="0" w:type="auto"/>
                    <w:hideMark/>
                  </w:tcPr>
                  <w:p w14:paraId="7219B95F" w14:textId="77777777" w:rsidR="00E54061" w:rsidRPr="00EC207F" w:rsidRDefault="00E54061">
                    <w:pPr>
                      <w:spacing w:after="0" w:line="360" w:lineRule="auto"/>
                      <w:contextualSpacing/>
                      <w:jc w:val="both"/>
                      <w:rPr>
                        <w:rFonts w:ascii="Times New Roman" w:hAnsi="Times New Roman" w:cs="Times New Roman"/>
                        <w:sz w:val="28"/>
                        <w:rPrChange w:id="3505" w:author="Пользователь Windows" w:date="2021-01-30T14:29:00Z">
                          <w:rPr>
                            <w:noProof/>
                          </w:rPr>
                        </w:rPrChange>
                      </w:rPr>
                      <w:pPrChange w:id="3506" w:author="Пользователь Windows" w:date="2021-01-30T14:29:00Z">
                        <w:pPr>
                          <w:pStyle w:val="a5"/>
                        </w:pPr>
                      </w:pPrChange>
                    </w:pPr>
                    <w:r w:rsidRPr="00EC207F">
                      <w:rPr>
                        <w:rFonts w:ascii="Times New Roman" w:hAnsi="Times New Roman" w:cs="Times New Roman"/>
                        <w:sz w:val="28"/>
                        <w:rPrChange w:id="3507" w:author="Пользователь Windows" w:date="2021-01-30T14:29:00Z">
                          <w:rPr>
                            <w:noProof/>
                          </w:rPr>
                        </w:rPrChange>
                      </w:rPr>
                      <w:t>СанПиН 2.2.4.548-96 Гигиенические требования к микроклимату производственных помещений.</w:t>
                    </w:r>
                  </w:p>
                </w:tc>
              </w:tr>
              <w:tr w:rsidR="00E54061" w14:paraId="2F079BBE" w14:textId="77777777" w:rsidTr="00E54061">
                <w:trPr>
                  <w:tblCellSpacing w:w="15" w:type="dxa"/>
                </w:trPr>
                <w:tc>
                  <w:tcPr>
                    <w:tcW w:w="0" w:type="auto"/>
                    <w:hideMark/>
                  </w:tcPr>
                  <w:p w14:paraId="1A0CC79C" w14:textId="77777777" w:rsidR="00E54061" w:rsidRPr="00EC207F" w:rsidRDefault="00E54061">
                    <w:pPr>
                      <w:spacing w:after="0" w:line="360" w:lineRule="auto"/>
                      <w:contextualSpacing/>
                      <w:jc w:val="both"/>
                      <w:rPr>
                        <w:rFonts w:ascii="Times New Roman" w:hAnsi="Times New Roman" w:cs="Times New Roman"/>
                        <w:sz w:val="28"/>
                        <w:rPrChange w:id="3508" w:author="Пользователь Windows" w:date="2021-01-30T14:29:00Z">
                          <w:rPr>
                            <w:noProof/>
                          </w:rPr>
                        </w:rPrChange>
                      </w:rPr>
                      <w:pPrChange w:id="3509" w:author="Пользователь Windows" w:date="2021-01-30T14:29:00Z">
                        <w:pPr>
                          <w:pStyle w:val="a5"/>
                        </w:pPr>
                      </w:pPrChange>
                    </w:pPr>
                    <w:r w:rsidRPr="00EC207F">
                      <w:rPr>
                        <w:rFonts w:ascii="Times New Roman" w:hAnsi="Times New Roman" w:cs="Times New Roman"/>
                        <w:sz w:val="28"/>
                        <w:rPrChange w:id="3510" w:author="Пользователь Windows" w:date="2021-01-30T14:29:00Z">
                          <w:rPr>
                            <w:noProof/>
                          </w:rPr>
                        </w:rPrChange>
                      </w:rPr>
                      <w:lastRenderedPageBreak/>
                      <w:t>21.</w:t>
                    </w:r>
                  </w:p>
                </w:tc>
                <w:tc>
                  <w:tcPr>
                    <w:tcW w:w="0" w:type="auto"/>
                    <w:hideMark/>
                  </w:tcPr>
                  <w:p w14:paraId="7752655D" w14:textId="77777777" w:rsidR="00E54061" w:rsidRPr="00EC207F" w:rsidRDefault="00E54061">
                    <w:pPr>
                      <w:spacing w:after="0" w:line="360" w:lineRule="auto"/>
                      <w:contextualSpacing/>
                      <w:jc w:val="both"/>
                      <w:rPr>
                        <w:rFonts w:ascii="Times New Roman" w:hAnsi="Times New Roman" w:cs="Times New Roman"/>
                        <w:sz w:val="28"/>
                        <w:rPrChange w:id="3511" w:author="Пользователь Windows" w:date="2021-01-30T14:29:00Z">
                          <w:rPr>
                            <w:noProof/>
                          </w:rPr>
                        </w:rPrChange>
                      </w:rPr>
                      <w:pPrChange w:id="3512" w:author="Пользователь Windows" w:date="2021-01-30T14:29:00Z">
                        <w:pPr>
                          <w:pStyle w:val="a5"/>
                        </w:pPr>
                      </w:pPrChange>
                    </w:pPr>
                    <w:r w:rsidRPr="00EC207F">
                      <w:rPr>
                        <w:rFonts w:ascii="Times New Roman" w:hAnsi="Times New Roman" w:cs="Times New Roman"/>
                        <w:sz w:val="28"/>
                        <w:rPrChange w:id="3513" w:author="Пользователь Windows" w:date="2021-01-30T14:29:00Z">
                          <w:rPr>
                            <w:noProof/>
                          </w:rPr>
                        </w:rPrChange>
                      </w:rPr>
                      <w:t>ГОСТ 12.1.030-81 ССБТ Электробезопасность. Защитное заземление. Зануление.</w:t>
                    </w:r>
                  </w:p>
                </w:tc>
              </w:tr>
              <w:tr w:rsidR="00E54061" w14:paraId="4B08843D" w14:textId="77777777" w:rsidTr="00E54061">
                <w:trPr>
                  <w:tblCellSpacing w:w="15" w:type="dxa"/>
                </w:trPr>
                <w:tc>
                  <w:tcPr>
                    <w:tcW w:w="0" w:type="auto"/>
                    <w:hideMark/>
                  </w:tcPr>
                  <w:p w14:paraId="51EEA4B5" w14:textId="77777777" w:rsidR="00E54061" w:rsidRPr="00EC207F" w:rsidRDefault="00E54061">
                    <w:pPr>
                      <w:spacing w:after="0" w:line="360" w:lineRule="auto"/>
                      <w:contextualSpacing/>
                      <w:jc w:val="both"/>
                      <w:rPr>
                        <w:rFonts w:ascii="Times New Roman" w:hAnsi="Times New Roman" w:cs="Times New Roman"/>
                        <w:sz w:val="28"/>
                        <w:rPrChange w:id="3514" w:author="Пользователь Windows" w:date="2021-01-30T14:29:00Z">
                          <w:rPr>
                            <w:noProof/>
                          </w:rPr>
                        </w:rPrChange>
                      </w:rPr>
                      <w:pPrChange w:id="3515" w:author="Пользователь Windows" w:date="2021-01-30T14:29:00Z">
                        <w:pPr>
                          <w:pStyle w:val="a5"/>
                        </w:pPr>
                      </w:pPrChange>
                    </w:pPr>
                    <w:r w:rsidRPr="00EC207F">
                      <w:rPr>
                        <w:rFonts w:ascii="Times New Roman" w:hAnsi="Times New Roman" w:cs="Times New Roman"/>
                        <w:sz w:val="28"/>
                        <w:rPrChange w:id="3516" w:author="Пользователь Windows" w:date="2021-01-30T14:29:00Z">
                          <w:rPr>
                            <w:noProof/>
                          </w:rPr>
                        </w:rPrChange>
                      </w:rPr>
                      <w:t>22.</w:t>
                    </w:r>
                  </w:p>
                </w:tc>
                <w:tc>
                  <w:tcPr>
                    <w:tcW w:w="0" w:type="auto"/>
                    <w:hideMark/>
                  </w:tcPr>
                  <w:p w14:paraId="4B31A80B" w14:textId="77777777" w:rsidR="00E54061" w:rsidRPr="00EC207F" w:rsidRDefault="00E54061">
                    <w:pPr>
                      <w:spacing w:after="0" w:line="360" w:lineRule="auto"/>
                      <w:contextualSpacing/>
                      <w:jc w:val="both"/>
                      <w:rPr>
                        <w:rFonts w:ascii="Times New Roman" w:hAnsi="Times New Roman" w:cs="Times New Roman"/>
                        <w:sz w:val="28"/>
                        <w:rPrChange w:id="3517" w:author="Пользователь Windows" w:date="2021-01-30T14:29:00Z">
                          <w:rPr>
                            <w:noProof/>
                          </w:rPr>
                        </w:rPrChange>
                      </w:rPr>
                      <w:pPrChange w:id="3518" w:author="Пользователь Windows" w:date="2021-01-30T14:29:00Z">
                        <w:pPr>
                          <w:pStyle w:val="a5"/>
                        </w:pPr>
                      </w:pPrChange>
                    </w:pPr>
                    <w:r w:rsidRPr="00EC207F">
                      <w:rPr>
                        <w:rFonts w:ascii="Times New Roman" w:hAnsi="Times New Roman" w:cs="Times New Roman"/>
                        <w:sz w:val="28"/>
                        <w:rPrChange w:id="3519" w:author="Пользователь Windows" w:date="2021-01-30T14:29:00Z">
                          <w:rPr>
                            <w:noProof/>
                          </w:rPr>
                        </w:rPrChange>
                      </w:rPr>
                      <w:t>ГОСТ 12.1.038-82 ССБТ Электробезопасность. Предельно допустимые значения напряжений прикосновения и токов.</w:t>
                    </w:r>
                  </w:p>
                </w:tc>
              </w:tr>
              <w:tr w:rsidR="00E54061" w14:paraId="568A090C" w14:textId="77777777" w:rsidTr="00E54061">
                <w:trPr>
                  <w:tblCellSpacing w:w="15" w:type="dxa"/>
                </w:trPr>
                <w:tc>
                  <w:tcPr>
                    <w:tcW w:w="0" w:type="auto"/>
                    <w:hideMark/>
                  </w:tcPr>
                  <w:p w14:paraId="20C5F4A0" w14:textId="77777777" w:rsidR="00E54061" w:rsidRPr="00EC207F" w:rsidRDefault="00E54061">
                    <w:pPr>
                      <w:spacing w:after="0" w:line="360" w:lineRule="auto"/>
                      <w:contextualSpacing/>
                      <w:jc w:val="both"/>
                      <w:rPr>
                        <w:rFonts w:ascii="Times New Roman" w:hAnsi="Times New Roman" w:cs="Times New Roman"/>
                        <w:sz w:val="28"/>
                        <w:rPrChange w:id="3520" w:author="Пользователь Windows" w:date="2021-01-30T14:29:00Z">
                          <w:rPr>
                            <w:noProof/>
                          </w:rPr>
                        </w:rPrChange>
                      </w:rPr>
                      <w:pPrChange w:id="3521" w:author="Пользователь Windows" w:date="2021-01-30T14:29:00Z">
                        <w:pPr>
                          <w:pStyle w:val="a5"/>
                        </w:pPr>
                      </w:pPrChange>
                    </w:pPr>
                    <w:r w:rsidRPr="00EC207F">
                      <w:rPr>
                        <w:rFonts w:ascii="Times New Roman" w:hAnsi="Times New Roman" w:cs="Times New Roman"/>
                        <w:sz w:val="28"/>
                        <w:rPrChange w:id="3522" w:author="Пользователь Windows" w:date="2021-01-30T14:29:00Z">
                          <w:rPr>
                            <w:noProof/>
                          </w:rPr>
                        </w:rPrChange>
                      </w:rPr>
                      <w:t>23.</w:t>
                    </w:r>
                  </w:p>
                </w:tc>
                <w:tc>
                  <w:tcPr>
                    <w:tcW w:w="0" w:type="auto"/>
                    <w:hideMark/>
                  </w:tcPr>
                  <w:p w14:paraId="65465725" w14:textId="77777777" w:rsidR="00E54061" w:rsidRPr="00EC207F" w:rsidRDefault="00E54061">
                    <w:pPr>
                      <w:spacing w:after="0" w:line="360" w:lineRule="auto"/>
                      <w:contextualSpacing/>
                      <w:jc w:val="both"/>
                      <w:rPr>
                        <w:rFonts w:ascii="Times New Roman" w:hAnsi="Times New Roman" w:cs="Times New Roman"/>
                        <w:sz w:val="28"/>
                        <w:rPrChange w:id="3523" w:author="Пользователь Windows" w:date="2021-01-30T14:29:00Z">
                          <w:rPr>
                            <w:noProof/>
                          </w:rPr>
                        </w:rPrChange>
                      </w:rPr>
                      <w:pPrChange w:id="3524" w:author="Пользователь Windows" w:date="2021-01-30T14:29:00Z">
                        <w:pPr>
                          <w:pStyle w:val="a5"/>
                        </w:pPr>
                      </w:pPrChange>
                    </w:pPr>
                    <w:r w:rsidRPr="00EC207F">
                      <w:rPr>
                        <w:rFonts w:ascii="Times New Roman" w:hAnsi="Times New Roman" w:cs="Times New Roman"/>
                        <w:sz w:val="28"/>
                        <w:rPrChange w:id="3525" w:author="Пользователь Windows" w:date="2021-01-30T14:29:00Z">
                          <w:rPr>
                            <w:noProof/>
                          </w:rPr>
                        </w:rPrChange>
                      </w:rPr>
                      <w:t>Правила устройства электроустановок. – СПб.: Изд-во ДЕАН, 2001. – 928 с.</w:t>
                    </w:r>
                  </w:p>
                </w:tc>
              </w:tr>
              <w:tr w:rsidR="00E54061" w14:paraId="745024BA" w14:textId="77777777" w:rsidTr="00E54061">
                <w:trPr>
                  <w:tblCellSpacing w:w="15" w:type="dxa"/>
                </w:trPr>
                <w:tc>
                  <w:tcPr>
                    <w:tcW w:w="0" w:type="auto"/>
                    <w:hideMark/>
                  </w:tcPr>
                  <w:p w14:paraId="0889ECB3" w14:textId="77777777" w:rsidR="00E54061" w:rsidRPr="00EC207F" w:rsidRDefault="00E54061">
                    <w:pPr>
                      <w:spacing w:after="0" w:line="360" w:lineRule="auto"/>
                      <w:contextualSpacing/>
                      <w:jc w:val="both"/>
                      <w:rPr>
                        <w:rFonts w:ascii="Times New Roman" w:hAnsi="Times New Roman" w:cs="Times New Roman"/>
                        <w:sz w:val="28"/>
                        <w:rPrChange w:id="3526" w:author="Пользователь Windows" w:date="2021-01-30T14:29:00Z">
                          <w:rPr>
                            <w:noProof/>
                          </w:rPr>
                        </w:rPrChange>
                      </w:rPr>
                      <w:pPrChange w:id="3527" w:author="Пользователь Windows" w:date="2021-01-30T14:29:00Z">
                        <w:pPr>
                          <w:pStyle w:val="a5"/>
                        </w:pPr>
                      </w:pPrChange>
                    </w:pPr>
                    <w:r w:rsidRPr="00EC207F">
                      <w:rPr>
                        <w:rFonts w:ascii="Times New Roman" w:hAnsi="Times New Roman" w:cs="Times New Roman"/>
                        <w:sz w:val="28"/>
                        <w:rPrChange w:id="3528" w:author="Пользователь Windows" w:date="2021-01-30T14:29:00Z">
                          <w:rPr>
                            <w:noProof/>
                          </w:rPr>
                        </w:rPrChange>
                      </w:rPr>
                      <w:t>24.</w:t>
                    </w:r>
                  </w:p>
                </w:tc>
                <w:tc>
                  <w:tcPr>
                    <w:tcW w:w="0" w:type="auto"/>
                    <w:hideMark/>
                  </w:tcPr>
                  <w:p w14:paraId="2E4A529D" w14:textId="77777777" w:rsidR="00E54061" w:rsidRPr="00EC207F" w:rsidRDefault="00E54061">
                    <w:pPr>
                      <w:spacing w:after="0" w:line="360" w:lineRule="auto"/>
                      <w:contextualSpacing/>
                      <w:jc w:val="both"/>
                      <w:rPr>
                        <w:rFonts w:ascii="Times New Roman" w:hAnsi="Times New Roman" w:cs="Times New Roman"/>
                        <w:sz w:val="28"/>
                        <w:rPrChange w:id="3529" w:author="Пользователь Windows" w:date="2021-01-30T14:29:00Z">
                          <w:rPr>
                            <w:noProof/>
                          </w:rPr>
                        </w:rPrChange>
                      </w:rPr>
                      <w:pPrChange w:id="3530" w:author="Пользователь Windows" w:date="2021-01-30T14:29:00Z">
                        <w:pPr>
                          <w:pStyle w:val="a5"/>
                        </w:pPr>
                      </w:pPrChange>
                    </w:pPr>
                    <w:r w:rsidRPr="00EC207F">
                      <w:rPr>
                        <w:rFonts w:ascii="Times New Roman" w:hAnsi="Times New Roman" w:cs="Times New Roman"/>
                        <w:sz w:val="28"/>
                        <w:rPrChange w:id="3531" w:author="Пользователь Windows" w:date="2021-01-30T14:29:00Z">
                          <w:rPr>
                            <w:noProof/>
                          </w:rPr>
                        </w:rPrChange>
                      </w:rPr>
                      <w:t>СанПиН 2.2.4.1191–03. Электромагнитные поля в производственных условиях.</w:t>
                    </w:r>
                  </w:p>
                </w:tc>
              </w:tr>
            </w:tbl>
            <w:p w14:paraId="419DEFA7" w14:textId="77777777" w:rsidR="00E54061" w:rsidRDefault="00E54061" w:rsidP="00E54061">
              <w:pPr>
                <w:pStyle w:val="a5"/>
                <w:rPr>
                  <w:rFonts w:eastAsiaTheme="minorEastAsia"/>
                  <w:noProof/>
                  <w:vanish/>
                </w:rPr>
              </w:pPr>
              <w:r>
                <w:rPr>
                  <w:noProof/>
                  <w:vanish/>
                </w:rPr>
                <w:t>x</w:t>
              </w:r>
            </w:p>
            <w:p w14:paraId="3B2E031E" w14:textId="24AFF5D5" w:rsidR="007E4141" w:rsidRDefault="007E4141" w:rsidP="00E54061">
              <w:r>
                <w:rPr>
                  <w:b/>
                  <w:bCs/>
                </w:rPr>
                <w:fldChar w:fldCharType="end"/>
              </w:r>
            </w:p>
          </w:sdtContent>
        </w:sdt>
      </w:sdtContent>
    </w:sdt>
    <w:p w14:paraId="5FB551A8" w14:textId="65B619C6" w:rsidR="00EC207F" w:rsidRDefault="00EC207F">
      <w:pPr>
        <w:spacing w:line="360" w:lineRule="auto"/>
        <w:ind w:firstLine="709"/>
        <w:jc w:val="both"/>
        <w:rPr>
          <w:ins w:id="3532" w:author="Пользователь Windows" w:date="2021-01-30T14:30:00Z"/>
          <w:rFonts w:ascii="Times New Roman" w:hAnsi="Times New Roman" w:cs="Times New Roman"/>
          <w:sz w:val="28"/>
        </w:rPr>
        <w:pPrChange w:id="3533" w:author="Пользователь Windows" w:date="2021-01-30T14:30:00Z">
          <w:pPr>
            <w:spacing w:after="0" w:line="360" w:lineRule="auto"/>
            <w:ind w:firstLine="709"/>
            <w:contextualSpacing/>
            <w:jc w:val="both"/>
          </w:pPr>
        </w:pPrChange>
      </w:pPr>
    </w:p>
    <w:p w14:paraId="1607B91E" w14:textId="7E53D0A6" w:rsidR="00EC207F" w:rsidRDefault="00EC207F">
      <w:pPr>
        <w:spacing w:line="360" w:lineRule="auto"/>
        <w:ind w:firstLine="709"/>
        <w:jc w:val="both"/>
        <w:rPr>
          <w:ins w:id="3534" w:author="Пользователь Windows" w:date="2021-01-30T14:30:00Z"/>
          <w:rFonts w:ascii="Times New Roman" w:hAnsi="Times New Roman" w:cs="Times New Roman"/>
          <w:sz w:val="28"/>
        </w:rPr>
        <w:pPrChange w:id="3535" w:author="Пользователь Windows" w:date="2021-01-30T14:30:00Z">
          <w:pPr>
            <w:spacing w:after="0" w:line="360" w:lineRule="auto"/>
            <w:ind w:firstLine="709"/>
            <w:contextualSpacing/>
            <w:jc w:val="both"/>
          </w:pPr>
        </w:pPrChange>
      </w:pPr>
    </w:p>
    <w:p w14:paraId="70786FE8" w14:textId="1CD41497" w:rsidR="00EC207F" w:rsidRDefault="00EC207F">
      <w:pPr>
        <w:spacing w:line="360" w:lineRule="auto"/>
        <w:ind w:firstLine="709"/>
        <w:jc w:val="both"/>
        <w:rPr>
          <w:ins w:id="3536" w:author="Пользователь Windows" w:date="2021-01-30T14:30:00Z"/>
          <w:rFonts w:ascii="Times New Roman" w:hAnsi="Times New Roman" w:cs="Times New Roman"/>
          <w:sz w:val="28"/>
        </w:rPr>
        <w:pPrChange w:id="3537" w:author="Пользователь Windows" w:date="2021-01-30T14:30:00Z">
          <w:pPr>
            <w:spacing w:after="0" w:line="360" w:lineRule="auto"/>
            <w:ind w:firstLine="709"/>
            <w:contextualSpacing/>
            <w:jc w:val="both"/>
          </w:pPr>
        </w:pPrChange>
      </w:pPr>
    </w:p>
    <w:p w14:paraId="0F26B75B" w14:textId="701B9AF6" w:rsidR="00EC207F" w:rsidRDefault="00EC207F">
      <w:pPr>
        <w:spacing w:line="360" w:lineRule="auto"/>
        <w:ind w:firstLine="709"/>
        <w:jc w:val="both"/>
        <w:rPr>
          <w:ins w:id="3538" w:author="Пользователь Windows" w:date="2021-01-30T14:30:00Z"/>
          <w:rFonts w:ascii="Times New Roman" w:hAnsi="Times New Roman" w:cs="Times New Roman"/>
          <w:sz w:val="28"/>
        </w:rPr>
        <w:pPrChange w:id="3539" w:author="Пользователь Windows" w:date="2021-01-30T14:30:00Z">
          <w:pPr>
            <w:spacing w:after="0" w:line="360" w:lineRule="auto"/>
            <w:ind w:firstLine="709"/>
            <w:contextualSpacing/>
            <w:jc w:val="both"/>
          </w:pPr>
        </w:pPrChange>
      </w:pPr>
    </w:p>
    <w:p w14:paraId="6E14B87D" w14:textId="3FB2F849" w:rsidR="00EC207F" w:rsidRDefault="00EC207F">
      <w:pPr>
        <w:spacing w:line="360" w:lineRule="auto"/>
        <w:ind w:firstLine="709"/>
        <w:jc w:val="both"/>
        <w:rPr>
          <w:ins w:id="3540" w:author="Пользователь Windows" w:date="2021-01-30T14:30:00Z"/>
          <w:rFonts w:ascii="Times New Roman" w:hAnsi="Times New Roman" w:cs="Times New Roman"/>
          <w:sz w:val="28"/>
        </w:rPr>
        <w:pPrChange w:id="3541" w:author="Пользователь Windows" w:date="2021-01-30T14:30:00Z">
          <w:pPr>
            <w:spacing w:after="0" w:line="360" w:lineRule="auto"/>
            <w:ind w:firstLine="709"/>
            <w:contextualSpacing/>
            <w:jc w:val="both"/>
          </w:pPr>
        </w:pPrChange>
      </w:pPr>
    </w:p>
    <w:p w14:paraId="4FEBEC66" w14:textId="04815236" w:rsidR="00EC207F" w:rsidRDefault="00EC207F">
      <w:pPr>
        <w:spacing w:line="360" w:lineRule="auto"/>
        <w:ind w:firstLine="709"/>
        <w:jc w:val="both"/>
        <w:rPr>
          <w:ins w:id="3542" w:author="Пользователь Windows" w:date="2021-01-30T14:30:00Z"/>
          <w:rFonts w:ascii="Times New Roman" w:hAnsi="Times New Roman" w:cs="Times New Roman"/>
          <w:sz w:val="28"/>
        </w:rPr>
        <w:pPrChange w:id="3543" w:author="Пользователь Windows" w:date="2021-01-30T14:30:00Z">
          <w:pPr>
            <w:spacing w:after="0" w:line="360" w:lineRule="auto"/>
            <w:ind w:firstLine="709"/>
            <w:contextualSpacing/>
            <w:jc w:val="both"/>
          </w:pPr>
        </w:pPrChange>
      </w:pPr>
    </w:p>
    <w:p w14:paraId="703BA281" w14:textId="77777777" w:rsidR="00EC207F" w:rsidRPr="00EC207F" w:rsidRDefault="00EC207F">
      <w:pPr>
        <w:spacing w:line="360" w:lineRule="auto"/>
        <w:ind w:firstLine="709"/>
        <w:jc w:val="both"/>
        <w:rPr>
          <w:ins w:id="3544" w:author="Пользователь Windows" w:date="2021-01-30T14:29:00Z"/>
          <w:rFonts w:ascii="Times New Roman" w:hAnsi="Times New Roman" w:cs="Times New Roman"/>
          <w:sz w:val="28"/>
          <w:rPrChange w:id="3545" w:author="Пользователь Windows" w:date="2021-01-30T14:30:00Z">
            <w:rPr>
              <w:ins w:id="3546" w:author="Пользователь Windows" w:date="2021-01-30T14:29:00Z"/>
            </w:rPr>
          </w:rPrChange>
        </w:rPr>
        <w:pPrChange w:id="3547" w:author="Пользователь Windows" w:date="2021-01-30T14:30:00Z">
          <w:pPr>
            <w:spacing w:after="0" w:line="360" w:lineRule="auto"/>
            <w:ind w:firstLine="709"/>
            <w:contextualSpacing/>
            <w:jc w:val="both"/>
          </w:pPr>
        </w:pPrChange>
      </w:pPr>
    </w:p>
    <w:p w14:paraId="492ECF82" w14:textId="50BF8DF2" w:rsidR="007E4141" w:rsidRDefault="00027FC4">
      <w:pPr>
        <w:pStyle w:val="1"/>
        <w:rPr>
          <w:ins w:id="3548" w:author="Пользователь Windows" w:date="2021-01-29T22:58:00Z"/>
        </w:rPr>
        <w:pPrChange w:id="3549" w:author="Пользователь Windows" w:date="2021-01-29T22:58:00Z">
          <w:pPr>
            <w:spacing w:after="0" w:line="360" w:lineRule="auto"/>
            <w:ind w:firstLine="709"/>
            <w:contextualSpacing/>
            <w:jc w:val="both"/>
          </w:pPr>
        </w:pPrChange>
      </w:pPr>
      <w:bookmarkStart w:id="3550" w:name="_Toc62909955"/>
      <w:ins w:id="3551" w:author="Пользователь Windows" w:date="2021-01-29T22:58:00Z">
        <w:r>
          <w:lastRenderedPageBreak/>
          <w:t>Приложение А</w:t>
        </w:r>
        <w:bookmarkEnd w:id="3550"/>
      </w:ins>
    </w:p>
    <w:p w14:paraId="0CFAA78E" w14:textId="77777777" w:rsidR="00027FC4" w:rsidRDefault="00027FC4">
      <w:pPr>
        <w:spacing w:after="0" w:line="360" w:lineRule="auto"/>
        <w:ind w:firstLine="284"/>
        <w:contextualSpacing/>
        <w:jc w:val="center"/>
        <w:rPr>
          <w:ins w:id="3552" w:author="Пользователь Windows" w:date="2021-01-29T22:58:00Z"/>
        </w:rPr>
        <w:pPrChange w:id="3553" w:author="Пользователь Windows" w:date="2021-01-29T22:58:00Z">
          <w:pPr>
            <w:spacing w:after="0" w:line="360" w:lineRule="auto"/>
            <w:ind w:firstLine="709"/>
            <w:contextualSpacing/>
            <w:jc w:val="both"/>
          </w:pPr>
        </w:pPrChange>
      </w:pPr>
      <w:ins w:id="3554" w:author="Пользователь Windows" w:date="2021-01-29T22:58:00Z">
        <w:r>
          <w:object w:dxaOrig="11856" w:dyaOrig="6972" w14:anchorId="63E8571B">
            <v:shape id="_x0000_i1040" type="#_x0000_t75" style="width:467.4pt;height:274.2pt" o:ole="">
              <v:imagedata r:id="rId71" o:title=""/>
            </v:shape>
            <o:OLEObject Type="Embed" ProgID="Visio.Drawing.15" ShapeID="_x0000_i1040" DrawAspect="Content" ObjectID="_1673524279" r:id="rId72"/>
          </w:object>
        </w:r>
      </w:ins>
    </w:p>
    <w:p w14:paraId="1A836028" w14:textId="44420FF2" w:rsidR="00027FC4" w:rsidRDefault="00027FC4">
      <w:pPr>
        <w:spacing w:after="0" w:line="360" w:lineRule="auto"/>
        <w:ind w:firstLine="709"/>
        <w:contextualSpacing/>
        <w:jc w:val="center"/>
        <w:rPr>
          <w:ins w:id="3555" w:author="Пользователь Windows" w:date="2021-01-29T22:58:00Z"/>
          <w:rFonts w:ascii="Times New Roman" w:hAnsi="Times New Roman" w:cs="Times New Roman"/>
          <w:sz w:val="28"/>
        </w:rPr>
        <w:pPrChange w:id="3556" w:author="Пользователь Windows" w:date="2021-01-29T23:02:00Z">
          <w:pPr>
            <w:spacing w:after="0" w:line="360" w:lineRule="auto"/>
            <w:ind w:firstLine="709"/>
            <w:contextualSpacing/>
            <w:jc w:val="both"/>
          </w:pPr>
        </w:pPrChange>
      </w:pPr>
      <w:ins w:id="3557" w:author="Пользователь Windows" w:date="2021-01-29T22:58:00Z">
        <w:r w:rsidRPr="00027FC4">
          <w:rPr>
            <w:rFonts w:ascii="Times New Roman" w:hAnsi="Times New Roman" w:cs="Times New Roman"/>
            <w:sz w:val="28"/>
          </w:rPr>
          <w:t xml:space="preserve">Рисунок </w:t>
        </w:r>
      </w:ins>
      <w:ins w:id="3558" w:author="Пользователь Windows" w:date="2021-01-29T22:59:00Z">
        <w:r>
          <w:rPr>
            <w:rFonts w:ascii="Times New Roman" w:hAnsi="Times New Roman" w:cs="Times New Roman"/>
            <w:sz w:val="28"/>
          </w:rPr>
          <w:t>А.1</w:t>
        </w:r>
      </w:ins>
      <w:ins w:id="3559" w:author="Пользователь Windows" w:date="2021-01-29T22:58:00Z">
        <w:r w:rsidRPr="00027FC4">
          <w:rPr>
            <w:rFonts w:ascii="Times New Roman" w:hAnsi="Times New Roman" w:cs="Times New Roman"/>
            <w:sz w:val="28"/>
          </w:rPr>
          <w:t xml:space="preserve"> – Блок-схема алгоритма прогнозирующего органа АЛАР</w:t>
        </w:r>
      </w:ins>
    </w:p>
    <w:p w14:paraId="7E287507" w14:textId="47E29D65" w:rsidR="00027FC4" w:rsidRDefault="00DE0FB5">
      <w:pPr>
        <w:spacing w:after="0" w:line="360" w:lineRule="auto"/>
        <w:ind w:firstLine="426"/>
        <w:contextualSpacing/>
        <w:jc w:val="center"/>
        <w:rPr>
          <w:ins w:id="3560" w:author="Пользователь Windows" w:date="2021-01-29T23:01:00Z"/>
          <w:rFonts w:ascii="Times New Roman" w:hAnsi="Times New Roman" w:cs="Times New Roman"/>
          <w:sz w:val="28"/>
        </w:rPr>
        <w:pPrChange w:id="3561" w:author="Пользователь Windows" w:date="2021-01-29T23:01:00Z">
          <w:pPr>
            <w:spacing w:after="0" w:line="360" w:lineRule="auto"/>
            <w:ind w:firstLine="426"/>
            <w:contextualSpacing/>
            <w:jc w:val="both"/>
          </w:pPr>
        </w:pPrChange>
      </w:pPr>
      <w:ins w:id="3562" w:author="Пользователь Windows" w:date="2021-01-29T23:01:00Z">
        <w:r>
          <w:object w:dxaOrig="9505" w:dyaOrig="8868" w14:anchorId="1CE34993">
            <v:shape id="_x0000_i1041" type="#_x0000_t75" style="width:444pt;height:413.4pt" o:ole="">
              <v:imagedata r:id="rId73" o:title=""/>
            </v:shape>
            <o:OLEObject Type="Embed" ProgID="Visio.Drawing.15" ShapeID="_x0000_i1041" DrawAspect="Content" ObjectID="_1673524280" r:id="rId74"/>
          </w:object>
        </w:r>
      </w:ins>
    </w:p>
    <w:p w14:paraId="09A617F0" w14:textId="104B3F71" w:rsidR="00DE0FB5" w:rsidRPr="00414715" w:rsidRDefault="00DE0FB5">
      <w:pPr>
        <w:spacing w:after="0" w:line="360" w:lineRule="auto"/>
        <w:ind w:firstLine="709"/>
        <w:contextualSpacing/>
        <w:jc w:val="center"/>
        <w:rPr>
          <w:rFonts w:ascii="Times New Roman" w:hAnsi="Times New Roman" w:cs="Times New Roman"/>
          <w:sz w:val="28"/>
        </w:rPr>
        <w:pPrChange w:id="3563" w:author="Пользователь Windows" w:date="2021-01-29T23:02:00Z">
          <w:pPr>
            <w:spacing w:after="0" w:line="360" w:lineRule="auto"/>
            <w:ind w:firstLine="709"/>
            <w:contextualSpacing/>
            <w:jc w:val="both"/>
          </w:pPr>
        </w:pPrChange>
      </w:pPr>
      <w:ins w:id="3564" w:author="Пользователь Windows" w:date="2021-01-29T23:02:00Z">
        <w:r w:rsidRPr="00DE0FB5">
          <w:rPr>
            <w:rFonts w:ascii="Times New Roman" w:hAnsi="Times New Roman" w:cs="Times New Roman"/>
            <w:sz w:val="28"/>
          </w:rPr>
          <w:t xml:space="preserve">Рисунок </w:t>
        </w:r>
        <w:r>
          <w:rPr>
            <w:rFonts w:ascii="Times New Roman" w:hAnsi="Times New Roman" w:cs="Times New Roman"/>
            <w:sz w:val="28"/>
          </w:rPr>
          <w:t>А.2</w:t>
        </w:r>
        <w:r w:rsidRPr="00DE0FB5">
          <w:rPr>
            <w:rFonts w:ascii="Times New Roman" w:hAnsi="Times New Roman" w:cs="Times New Roman"/>
            <w:sz w:val="28"/>
          </w:rPr>
          <w:t xml:space="preserve"> – Блок-схема алгоритма выбора сечений деления энергосистемы</w:t>
        </w:r>
      </w:ins>
    </w:p>
    <w:sectPr w:rsidR="00DE0FB5" w:rsidRPr="00414715" w:rsidSect="00AC4E0E">
      <w:footerReference w:type="default" r:id="rId75"/>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Anton Prokhorov" w:date="2021-01-26T17:12:00Z" w:initials="AP">
    <w:p w14:paraId="67FEB0DC" w14:textId="77777777" w:rsidR="001713FD" w:rsidRDefault="001713FD" w:rsidP="006878A7">
      <w:pPr>
        <w:pStyle w:val="ac"/>
      </w:pPr>
      <w:r>
        <w:rPr>
          <w:rStyle w:val="ab"/>
        </w:rPr>
        <w:annotationRef/>
      </w:r>
      <w:r>
        <w:rPr>
          <w:noProof/>
        </w:rPr>
        <w:t xml:space="preserve">Это все? </w:t>
      </w:r>
    </w:p>
  </w:comment>
  <w:comment w:id="4" w:author="Пользователь Windows" w:date="2021-01-26T23:14:00Z" w:initials="ПW">
    <w:p w14:paraId="1D2F712C" w14:textId="76562838" w:rsidR="001713FD" w:rsidRDefault="001713FD">
      <w:pPr>
        <w:pStyle w:val="ac"/>
      </w:pPr>
      <w:r>
        <w:rPr>
          <w:rStyle w:val="ab"/>
        </w:rPr>
        <w:annotationRef/>
      </w:r>
      <w:r>
        <w:t>Что не так?</w:t>
      </w:r>
    </w:p>
  </w:comment>
  <w:comment w:id="5" w:author="Anton Prokhorov" w:date="2021-01-28T18:54:00Z" w:initials="AP">
    <w:p w14:paraId="6B381AB8" w14:textId="08C72865" w:rsidR="001713FD" w:rsidRDefault="001713FD">
      <w:pPr>
        <w:pStyle w:val="ac"/>
      </w:pPr>
      <w:r>
        <w:rPr>
          <w:rStyle w:val="ab"/>
        </w:rPr>
        <w:annotationRef/>
      </w:r>
      <w:r>
        <w:t>Все так, уточняю. Мб какие-то блок схемы или еще что-то. По сути это графический материал по которому будете защищать ВКР (ключевые слайды презентации) или приложения к ВКР</w:t>
      </w:r>
    </w:p>
  </w:comment>
  <w:comment w:id="6" w:author="Пользователь Windows" w:date="2021-01-30T13:57:00Z" w:initials="ПW">
    <w:p w14:paraId="49288E58" w14:textId="37D30418" w:rsidR="00D16CA9" w:rsidRDefault="00D16CA9">
      <w:pPr>
        <w:pStyle w:val="ac"/>
      </w:pPr>
      <w:r>
        <w:rPr>
          <w:rStyle w:val="ab"/>
        </w:rPr>
        <w:annotationRef/>
      </w:r>
      <w:r>
        <w:t>добавил</w:t>
      </w:r>
    </w:p>
  </w:comment>
  <w:comment w:id="26" w:author="Anton Prokhorov" w:date="2021-01-28T20:24:00Z" w:initials="AP">
    <w:p w14:paraId="164BDBB1" w14:textId="736FC86D" w:rsidR="001713FD" w:rsidRDefault="001713FD">
      <w:pPr>
        <w:pStyle w:val="ac"/>
      </w:pPr>
      <w:r>
        <w:rPr>
          <w:rStyle w:val="ab"/>
        </w:rPr>
        <w:annotationRef/>
      </w:r>
      <w:r>
        <w:rPr>
          <w:noProof/>
        </w:rPr>
        <w:t>а есть такой термин "развитие кода"?</w:t>
      </w:r>
    </w:p>
  </w:comment>
  <w:comment w:id="27" w:author="Пользователь Windows" w:date="2021-01-28T20:19:00Z" w:initials="ПW">
    <w:p w14:paraId="0F36EF27" w14:textId="2149E1C1" w:rsidR="001713FD" w:rsidRDefault="001713FD">
      <w:pPr>
        <w:pStyle w:val="ac"/>
      </w:pPr>
      <w:r>
        <w:rPr>
          <w:rStyle w:val="ab"/>
        </w:rPr>
        <w:annotationRef/>
      </w:r>
      <w:r>
        <w:t>исправил</w:t>
      </w:r>
    </w:p>
  </w:comment>
  <w:comment w:id="29" w:author="Anton Prokhorov" w:date="2021-01-26T17:18:00Z" w:initials="AP">
    <w:p w14:paraId="6D1CFDD7" w14:textId="77777777" w:rsidR="001713FD" w:rsidRDefault="001713FD" w:rsidP="00652966">
      <w:pPr>
        <w:pStyle w:val="ac"/>
      </w:pPr>
      <w:r>
        <w:rPr>
          <w:rStyle w:val="ab"/>
        </w:rPr>
        <w:annotationRef/>
      </w:r>
      <w:r>
        <w:rPr>
          <w:noProof/>
        </w:rPr>
        <w:t>не забудьте далее расшифровать критерии точности алгоритма</w:t>
      </w:r>
    </w:p>
  </w:comment>
  <w:comment w:id="30" w:author="Пользователь Windows" w:date="2021-01-26T23:53:00Z" w:initials="ПW">
    <w:p w14:paraId="7CE7BB65" w14:textId="158EB35D" w:rsidR="001713FD" w:rsidRDefault="001713FD">
      <w:pPr>
        <w:pStyle w:val="ac"/>
      </w:pPr>
      <w:r>
        <w:rPr>
          <w:rStyle w:val="ab"/>
        </w:rPr>
        <w:annotationRef/>
      </w:r>
      <w:r>
        <w:t>В выводах, наверное, лучше?</w:t>
      </w:r>
    </w:p>
  </w:comment>
  <w:comment w:id="31" w:author="Anton Prokhorov" w:date="2021-01-28T20:23:00Z" w:initials="AP">
    <w:p w14:paraId="493EF501" w14:textId="6EA3A05C" w:rsidR="001713FD" w:rsidRPr="00F96793" w:rsidRDefault="001713FD">
      <w:pPr>
        <w:pStyle w:val="ac"/>
      </w:pPr>
      <w:r>
        <w:rPr>
          <w:rStyle w:val="ab"/>
        </w:rPr>
        <w:annotationRef/>
      </w:r>
      <w:r>
        <w:t>Да нет, лучше в постановке задач. Вы сначала критерии определяете, потом проверяете соответствие, а потом уже выводы</w:t>
      </w:r>
    </w:p>
  </w:comment>
  <w:comment w:id="32" w:author="Пользователь Windows" w:date="2021-01-28T20:19:00Z" w:initials="ПW">
    <w:p w14:paraId="4BEBB2F8" w14:textId="2ABA5200" w:rsidR="001713FD" w:rsidRDefault="001713FD">
      <w:pPr>
        <w:pStyle w:val="ac"/>
      </w:pPr>
      <w:r>
        <w:rPr>
          <w:rStyle w:val="ab"/>
        </w:rPr>
        <w:annotationRef/>
      </w:r>
      <w:r>
        <w:t>дописал</w:t>
      </w:r>
    </w:p>
  </w:comment>
  <w:comment w:id="38" w:author="Anton Prokhorov" w:date="2021-01-28T20:26:00Z" w:initials="AP">
    <w:p w14:paraId="4E88D4F3" w14:textId="654A9B67" w:rsidR="001713FD" w:rsidRDefault="001713FD">
      <w:pPr>
        <w:pStyle w:val="ac"/>
      </w:pPr>
      <w:r>
        <w:rPr>
          <w:rStyle w:val="ab"/>
        </w:rPr>
        <w:annotationRef/>
      </w:r>
      <w:r>
        <w:rPr>
          <w:noProof/>
        </w:rPr>
        <w:t>а термины из области ИТ не применяются или идея в том, чтобы расшифровать термины из прикладной области для Ит специалиста?</w:t>
      </w:r>
    </w:p>
  </w:comment>
  <w:comment w:id="39" w:author="Пользователь Windows" w:date="2021-01-28T20:23:00Z" w:initials="ПW">
    <w:p w14:paraId="40B34D2E" w14:textId="273AAB43" w:rsidR="001713FD" w:rsidRDefault="001713FD">
      <w:pPr>
        <w:pStyle w:val="ac"/>
      </w:pPr>
      <w:r>
        <w:rPr>
          <w:rStyle w:val="ab"/>
        </w:rPr>
        <w:annotationRef/>
      </w:r>
      <w:r>
        <w:t>Добавил некоторые</w:t>
      </w:r>
    </w:p>
  </w:comment>
  <w:comment w:id="1717" w:author="Anton Prokhorov" w:date="2021-01-26T17:40:00Z" w:initials="AP">
    <w:p w14:paraId="46788D46" w14:textId="77777777" w:rsidR="001713FD" w:rsidRDefault="001713FD" w:rsidP="00652966">
      <w:pPr>
        <w:pStyle w:val="ac"/>
      </w:pPr>
      <w:r>
        <w:rPr>
          <w:rStyle w:val="ab"/>
        </w:rPr>
        <w:annotationRef/>
      </w:r>
      <w:r>
        <w:rPr>
          <w:noProof/>
        </w:rPr>
        <w:t xml:space="preserve">не согласовано с рефератом или я не поянл. В реферате пишете про </w:t>
      </w:r>
      <w:r>
        <w:rPr>
          <w:rFonts w:ascii="Times New Roman" w:hAnsi="Times New Roman" w:cs="Times New Roman"/>
          <w:sz w:val="28"/>
          <w:szCs w:val="28"/>
        </w:rPr>
        <w:t>анализ архитектур систем централизованной противоаварийной автоматики</w:t>
      </w:r>
    </w:p>
  </w:comment>
  <w:comment w:id="1718" w:author="Пользователь Windows" w:date="2021-01-27T00:04:00Z" w:initials="ПW">
    <w:p w14:paraId="1D6978C0" w14:textId="72DC8971" w:rsidR="001713FD" w:rsidRDefault="001713FD">
      <w:pPr>
        <w:pStyle w:val="ac"/>
      </w:pPr>
      <w:r>
        <w:rPr>
          <w:rStyle w:val="ab"/>
        </w:rPr>
        <w:annotationRef/>
      </w:r>
      <w:r>
        <w:t>Поправил</w:t>
      </w:r>
    </w:p>
  </w:comment>
  <w:comment w:id="1719" w:author="Anton Prokhorov" w:date="2021-01-28T22:10:00Z" w:initials="AP">
    <w:p w14:paraId="354E1B43" w14:textId="78077C8B" w:rsidR="001713FD" w:rsidRDefault="001713FD">
      <w:pPr>
        <w:pStyle w:val="ac"/>
      </w:pPr>
      <w:r>
        <w:rPr>
          <w:rStyle w:val="ab"/>
        </w:rPr>
        <w:annotationRef/>
      </w:r>
      <w:r>
        <w:rPr>
          <w:noProof/>
        </w:rPr>
        <w:t>точно новизна в этом?</w:t>
      </w:r>
    </w:p>
  </w:comment>
  <w:comment w:id="1723" w:author="Anton Prokhorov" w:date="2021-01-26T17:24:00Z" w:initials="AP">
    <w:p w14:paraId="3C1EED79" w14:textId="77777777" w:rsidR="001713FD" w:rsidRDefault="001713FD" w:rsidP="00F31A5D">
      <w:pPr>
        <w:pStyle w:val="ac"/>
        <w:rPr>
          <w:noProof/>
        </w:rPr>
      </w:pPr>
      <w:r>
        <w:rPr>
          <w:rStyle w:val="ab"/>
        </w:rPr>
        <w:annotationRef/>
      </w:r>
      <w:r>
        <w:rPr>
          <w:noProof/>
        </w:rPr>
        <w:t>может стоит сказать, что это программно-аппаратные комплексы, в которых логика работы устройства реализована программно. Вы же должны описать объект и доказать его принадлежность к предметной области. Можно также сказать, что и настройка осуществляется с помощью программных комплексов, при этом процесс настройки представляет собой многократный расчет переходных процессов и слабо автоматизирован.</w:t>
      </w:r>
    </w:p>
    <w:p w14:paraId="09890D88" w14:textId="77777777" w:rsidR="001713FD" w:rsidRDefault="001713FD" w:rsidP="00F31A5D">
      <w:pPr>
        <w:pStyle w:val="ac"/>
      </w:pPr>
      <w:r>
        <w:rPr>
          <w:noProof/>
        </w:rPr>
        <w:t>Важно, наверное, отметить какая ВМ используется для реализации программы, а потом объяснить чем будут отличаться требования к ВМ при централизованной архитектуре.</w:t>
      </w:r>
    </w:p>
  </w:comment>
  <w:comment w:id="1724" w:author="Пользователь Windows" w:date="2021-01-27T00:12:00Z" w:initials="ПW">
    <w:p w14:paraId="28D88066" w14:textId="54127E0C" w:rsidR="001713FD" w:rsidRDefault="001713FD">
      <w:pPr>
        <w:pStyle w:val="ac"/>
      </w:pPr>
      <w:r>
        <w:rPr>
          <w:rStyle w:val="ab"/>
        </w:rPr>
        <w:annotationRef/>
      </w:r>
      <w:r>
        <w:t>ВМ – виртуальная машина?</w:t>
      </w:r>
    </w:p>
  </w:comment>
  <w:comment w:id="1725" w:author="Пользователь Windows" w:date="2021-01-27T00:16:00Z" w:initials="ПW">
    <w:p w14:paraId="14942ACD" w14:textId="18E00389" w:rsidR="001713FD" w:rsidRDefault="001713FD">
      <w:pPr>
        <w:pStyle w:val="ac"/>
      </w:pPr>
      <w:r>
        <w:rPr>
          <w:rStyle w:val="ab"/>
        </w:rPr>
        <w:annotationRef/>
      </w:r>
      <w:r>
        <w:t>Поправил немного</w:t>
      </w:r>
    </w:p>
  </w:comment>
  <w:comment w:id="1726" w:author="Anton Prokhorov" w:date="2021-01-28T20:29:00Z" w:initials="AP">
    <w:p w14:paraId="5B9F8554" w14:textId="2A58EC40" w:rsidR="001713FD" w:rsidRDefault="001713FD">
      <w:pPr>
        <w:pStyle w:val="ac"/>
      </w:pPr>
      <w:r>
        <w:rPr>
          <w:rStyle w:val="ab"/>
        </w:rPr>
        <w:annotationRef/>
      </w:r>
      <w:r>
        <w:t>Нет Вычислительная машина</w:t>
      </w:r>
    </w:p>
  </w:comment>
  <w:comment w:id="1727" w:author="Anton Prokhorov" w:date="2021-01-26T17:28:00Z" w:initials="AP">
    <w:p w14:paraId="2C3CCFFA" w14:textId="77777777" w:rsidR="001713FD" w:rsidRDefault="001713FD" w:rsidP="006223BF">
      <w:pPr>
        <w:pStyle w:val="ac"/>
      </w:pPr>
      <w:r>
        <w:rPr>
          <w:rStyle w:val="ab"/>
        </w:rPr>
        <w:annotationRef/>
      </w:r>
      <w:r>
        <w:rPr>
          <w:noProof/>
        </w:rPr>
        <w:t>Это алгоритмы, а где про архитектуру?</w:t>
      </w:r>
    </w:p>
  </w:comment>
  <w:comment w:id="1728" w:author="Пользователь Windows" w:date="2021-01-27T00:17:00Z" w:initials="ПW">
    <w:p w14:paraId="63EB44DC" w14:textId="1A09F965" w:rsidR="001713FD" w:rsidRDefault="001713FD">
      <w:pPr>
        <w:pStyle w:val="ac"/>
      </w:pPr>
      <w:r>
        <w:rPr>
          <w:rStyle w:val="ab"/>
        </w:rPr>
        <w:annotationRef/>
      </w:r>
      <w:r>
        <w:t>Но я же тут про свою магистерскую говорю</w:t>
      </w:r>
    </w:p>
  </w:comment>
  <w:comment w:id="1729" w:author="Anton Prokhorov" w:date="2021-01-28T20:30:00Z" w:initials="AP">
    <w:p w14:paraId="6FC86B13" w14:textId="05742C8B" w:rsidR="001713FD" w:rsidRDefault="001713FD">
      <w:pPr>
        <w:pStyle w:val="ac"/>
      </w:pPr>
      <w:r>
        <w:rPr>
          <w:rStyle w:val="ab"/>
        </w:rPr>
        <w:annotationRef/>
      </w:r>
      <w:r>
        <w:t>Ну так а обещаете проанализировать архитектуры и разработать свою</w:t>
      </w:r>
    </w:p>
  </w:comment>
  <w:comment w:id="1730" w:author="Anton Prokhorov" w:date="2021-01-28T20:31:00Z" w:initials="AP">
    <w:p w14:paraId="44FFF0B1" w14:textId="0AB87BE3" w:rsidR="001713FD" w:rsidRDefault="001713FD">
      <w:pPr>
        <w:pStyle w:val="ac"/>
      </w:pPr>
      <w:r>
        <w:rPr>
          <w:rStyle w:val="ab"/>
        </w:rPr>
        <w:annotationRef/>
      </w:r>
      <w:r>
        <w:rPr>
          <w:noProof/>
        </w:rPr>
        <w:t>обычно дают минимум деталей, позволяющий понять как что работает, чтобы не лезть по ссылке</w:t>
      </w:r>
    </w:p>
  </w:comment>
  <w:comment w:id="1731" w:author="Anton Prokhorov" w:date="2021-01-26T17:28:00Z" w:initials="AP">
    <w:p w14:paraId="40FF7994" w14:textId="77777777" w:rsidR="001713FD" w:rsidRDefault="001713FD" w:rsidP="006223BF">
      <w:pPr>
        <w:pStyle w:val="ac"/>
      </w:pPr>
      <w:r>
        <w:rPr>
          <w:rStyle w:val="ab"/>
        </w:rPr>
        <w:annotationRef/>
      </w:r>
      <w:r>
        <w:rPr>
          <w:noProof/>
        </w:rPr>
        <w:t>за счет чего?</w:t>
      </w:r>
    </w:p>
  </w:comment>
  <w:comment w:id="1732" w:author="Пользователь Windows" w:date="2021-01-27T00:16:00Z" w:initials="ПW">
    <w:p w14:paraId="740473F0" w14:textId="1ABEC5FF" w:rsidR="001713FD" w:rsidRDefault="001713FD">
      <w:pPr>
        <w:pStyle w:val="ac"/>
      </w:pPr>
      <w:r>
        <w:rPr>
          <w:rStyle w:val="ab"/>
        </w:rPr>
        <w:annotationRef/>
      </w:r>
      <w:r>
        <w:t>Поправил немного</w:t>
      </w:r>
    </w:p>
  </w:comment>
  <w:comment w:id="1733" w:author="Пользователь Windows" w:date="2021-01-27T15:50:00Z" w:initials="ПW">
    <w:p w14:paraId="0F0EF930" w14:textId="48492F52" w:rsidR="001713FD" w:rsidRDefault="001713FD">
      <w:pPr>
        <w:pStyle w:val="ac"/>
      </w:pPr>
      <w:r>
        <w:rPr>
          <w:rStyle w:val="ab"/>
        </w:rPr>
        <w:annotationRef/>
      </w:r>
      <w:r>
        <w:t>Еще поправил</w:t>
      </w:r>
    </w:p>
  </w:comment>
  <w:comment w:id="1734" w:author="Anton Prokhorov" w:date="2021-01-28T20:32:00Z" w:initials="AP">
    <w:p w14:paraId="5EE6F594" w14:textId="4DBE47C4" w:rsidR="001713FD" w:rsidRDefault="001713FD">
      <w:pPr>
        <w:pStyle w:val="ac"/>
      </w:pPr>
      <w:r>
        <w:rPr>
          <w:rStyle w:val="ab"/>
        </w:rPr>
        <w:annotationRef/>
      </w:r>
      <w:r>
        <w:rPr>
          <w:noProof/>
        </w:rPr>
        <w:t xml:space="preserve">а такие есть? </w:t>
      </w:r>
    </w:p>
  </w:comment>
  <w:comment w:id="1735" w:author="Пользователь Windows" w:date="2021-01-28T20:57:00Z" w:initials="ПW">
    <w:p w14:paraId="467660AC" w14:textId="4BE60824" w:rsidR="001713FD" w:rsidRDefault="001713FD">
      <w:pPr>
        <w:pStyle w:val="ac"/>
      </w:pPr>
      <w:r>
        <w:rPr>
          <w:rStyle w:val="ab"/>
        </w:rPr>
        <w:annotationRef/>
      </w:r>
      <w:r>
        <w:t>Они же так называются</w:t>
      </w:r>
    </w:p>
  </w:comment>
  <w:comment w:id="1758" w:author="Anton Prokhorov" w:date="2021-01-26T17:31:00Z" w:initials="AP">
    <w:p w14:paraId="032F5263" w14:textId="77777777" w:rsidR="001713FD" w:rsidRPr="007A1258" w:rsidRDefault="001713FD" w:rsidP="00146B3B">
      <w:pPr>
        <w:pStyle w:val="ac"/>
      </w:pPr>
      <w:r>
        <w:rPr>
          <w:rStyle w:val="ab"/>
        </w:rPr>
        <w:annotationRef/>
      </w:r>
      <w:r>
        <w:rPr>
          <w:noProof/>
        </w:rPr>
        <w:t xml:space="preserve">Не слышал про такую задачу. Суть в том, что основное ядро составляет система сбора и хранения СВИ, анаолгично традиционному ОИК, а к ней стыкуются прикладные подсистемы, типа </w:t>
      </w:r>
      <w:r>
        <w:rPr>
          <w:noProof/>
          <w:lang w:val="en-US"/>
        </w:rPr>
        <w:t>EMS</w:t>
      </w:r>
      <w:r w:rsidRPr="007A1258">
        <w:rPr>
          <w:noProof/>
        </w:rPr>
        <w:t xml:space="preserve"> </w:t>
      </w:r>
      <w:r>
        <w:rPr>
          <w:noProof/>
        </w:rPr>
        <w:t>и пр.</w:t>
      </w:r>
    </w:p>
  </w:comment>
  <w:comment w:id="1759" w:author="Пользователь Windows" w:date="2021-01-27T00:19:00Z" w:initials="ПW">
    <w:p w14:paraId="41A20A93" w14:textId="765F6A21" w:rsidR="001713FD" w:rsidRPr="00146B3B" w:rsidRDefault="001713FD">
      <w:pPr>
        <w:pStyle w:val="ac"/>
      </w:pPr>
      <w:r>
        <w:rPr>
          <w:rStyle w:val="ab"/>
        </w:rPr>
        <w:annotationRef/>
      </w:r>
      <w:r>
        <w:t xml:space="preserve">Тут имеется в виду, что </w:t>
      </w:r>
      <w:r>
        <w:rPr>
          <w:lang w:val="en-US"/>
        </w:rPr>
        <w:t>WAMPAC</w:t>
      </w:r>
      <w:r w:rsidRPr="00146B3B">
        <w:t xml:space="preserve"> </w:t>
      </w:r>
      <w:r>
        <w:t xml:space="preserve">может легко расширяться за счет прицепления подсистем, которые обеспечивают функции </w:t>
      </w:r>
      <w:r>
        <w:rPr>
          <w:lang w:val="en-US"/>
        </w:rPr>
        <w:t>WAMS</w:t>
      </w:r>
      <w:r w:rsidRPr="00146B3B">
        <w:t>,</w:t>
      </w:r>
      <w:r>
        <w:rPr>
          <w:lang w:val="en-US"/>
        </w:rPr>
        <w:t>WAPS</w:t>
      </w:r>
      <w:r w:rsidRPr="00146B3B">
        <w:t>,</w:t>
      </w:r>
      <w:r>
        <w:rPr>
          <w:lang w:val="en-US"/>
        </w:rPr>
        <w:t>WACS</w:t>
      </w:r>
    </w:p>
  </w:comment>
  <w:comment w:id="1760" w:author="Anton Prokhorov" w:date="2021-01-28T20:33:00Z" w:initials="AP">
    <w:p w14:paraId="2DF19204" w14:textId="61EBDE71" w:rsidR="001713FD" w:rsidRDefault="001713FD">
      <w:pPr>
        <w:pStyle w:val="ac"/>
      </w:pPr>
      <w:r>
        <w:rPr>
          <w:rStyle w:val="ab"/>
        </w:rPr>
        <w:annotationRef/>
      </w:r>
      <w:r>
        <w:t>Этого не понятно</w:t>
      </w:r>
    </w:p>
  </w:comment>
  <w:comment w:id="1784" w:author="Anton Prokhorov" w:date="2021-01-26T17:32:00Z" w:initials="AP">
    <w:p w14:paraId="1E88277B" w14:textId="77777777" w:rsidR="001713FD" w:rsidRDefault="001713FD" w:rsidP="003131BF">
      <w:pPr>
        <w:pStyle w:val="ac"/>
      </w:pPr>
      <w:r>
        <w:rPr>
          <w:rStyle w:val="ab"/>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1785" w:author="Пользователь Windows" w:date="2021-01-27T00:47:00Z" w:initials="ПW">
    <w:p w14:paraId="12D0FCFE" w14:textId="69E6584E" w:rsidR="001713FD" w:rsidRDefault="001713FD">
      <w:pPr>
        <w:pStyle w:val="ac"/>
      </w:pPr>
      <w:r>
        <w:rPr>
          <w:rStyle w:val="ab"/>
        </w:rPr>
        <w:annotationRef/>
      </w:r>
      <w:r>
        <w:t>Ниже попытался расписать поподробнее</w:t>
      </w:r>
    </w:p>
  </w:comment>
  <w:comment w:id="1810" w:author="Anton Prokhorov" w:date="2021-01-28T20:34:00Z" w:initials="AP">
    <w:p w14:paraId="58CCF37E" w14:textId="395FE840" w:rsidR="001713FD" w:rsidRDefault="001713FD">
      <w:pPr>
        <w:pStyle w:val="ac"/>
      </w:pPr>
      <w:r>
        <w:rPr>
          <w:rStyle w:val="ab"/>
        </w:rPr>
        <w:annotationRef/>
      </w:r>
      <w:r>
        <w:rPr>
          <w:noProof/>
        </w:rPr>
        <w:t>а вам нужен КСВД, там ведь на аггрегацию время тратится?</w:t>
      </w:r>
    </w:p>
  </w:comment>
  <w:comment w:id="1872" w:author="Anton Prokhorov" w:date="2021-01-28T20:35:00Z" w:initials="AP">
    <w:p w14:paraId="0B1EA406" w14:textId="5471BC1E" w:rsidR="001713FD" w:rsidRDefault="001713FD">
      <w:pPr>
        <w:pStyle w:val="ac"/>
      </w:pPr>
      <w:r>
        <w:rPr>
          <w:rStyle w:val="ab"/>
        </w:rPr>
        <w:annotationRef/>
      </w:r>
      <w:r>
        <w:rPr>
          <w:noProof/>
        </w:rPr>
        <w:t>подсистема измерений в архитектуре ЦАЛАР осуществляет сбор данных от КСВД регионального уровня и УСВИ объектов...</w:t>
      </w:r>
    </w:p>
  </w:comment>
  <w:comment w:id="1891" w:author="Anton Prokhorov" w:date="2021-01-28T20:36:00Z" w:initials="AP">
    <w:p w14:paraId="13CC7160" w14:textId="33B920FD" w:rsidR="001713FD" w:rsidRDefault="001713FD">
      <w:pPr>
        <w:pStyle w:val="ac"/>
      </w:pPr>
      <w:r>
        <w:rPr>
          <w:rStyle w:val="ab"/>
        </w:rPr>
        <w:annotationRef/>
      </w:r>
      <w:r>
        <w:rPr>
          <w:noProof/>
        </w:rPr>
        <w:t>если он в РДУ то нужен ли он, может данные по отдельным каналам собирать в ДЦ и заводить в ЦАЛАР?</w:t>
      </w:r>
    </w:p>
  </w:comment>
  <w:comment w:id="1892" w:author="Пользователь Windows" w:date="2021-01-28T21:18:00Z" w:initials="ПW">
    <w:p w14:paraId="29774966" w14:textId="5C7555AF" w:rsidR="001713FD" w:rsidRDefault="001713FD">
      <w:pPr>
        <w:pStyle w:val="ac"/>
      </w:pPr>
      <w:r>
        <w:rPr>
          <w:rStyle w:val="ab"/>
        </w:rPr>
        <w:annotationRef/>
      </w:r>
      <w:r>
        <w:t>Тут скорее всего будут большие задержки</w:t>
      </w:r>
    </w:p>
  </w:comment>
  <w:comment w:id="1945" w:author="Anton Prokhorov" w:date="2021-01-28T20:37:00Z" w:initials="AP">
    <w:p w14:paraId="730FD80F" w14:textId="38F1093A" w:rsidR="001713FD" w:rsidRDefault="001713FD">
      <w:pPr>
        <w:pStyle w:val="ac"/>
      </w:pPr>
      <w:r>
        <w:rPr>
          <w:rStyle w:val="ab"/>
        </w:rPr>
        <w:annotationRef/>
      </w:r>
      <w:r>
        <w:rPr>
          <w:noProof/>
        </w:rPr>
        <w:t>Почему?</w:t>
      </w:r>
    </w:p>
  </w:comment>
  <w:comment w:id="1958" w:author="Anton Prokhorov" w:date="2021-01-28T20:39:00Z" w:initials="AP">
    <w:p w14:paraId="7A15903E" w14:textId="6C1BD4DD" w:rsidR="001713FD" w:rsidRDefault="001713FD">
      <w:pPr>
        <w:pStyle w:val="ac"/>
      </w:pPr>
      <w:r>
        <w:rPr>
          <w:rStyle w:val="ab"/>
        </w:rPr>
        <w:annotationRef/>
      </w:r>
      <w:r>
        <w:rPr>
          <w:noProof/>
        </w:rPr>
        <w:t>может объяснить, что это такое ПТК, ПК или что?</w:t>
      </w:r>
    </w:p>
  </w:comment>
  <w:comment w:id="1960" w:author="Anton Prokhorov" w:date="2021-01-28T20:38:00Z" w:initials="AP">
    <w:p w14:paraId="02CD277B" w14:textId="081BF76B" w:rsidR="001713FD" w:rsidRDefault="001713FD">
      <w:pPr>
        <w:pStyle w:val="ac"/>
      </w:pPr>
      <w:r>
        <w:rPr>
          <w:rStyle w:val="ab"/>
        </w:rPr>
        <w:annotationRef/>
      </w:r>
      <w:r>
        <w:rPr>
          <w:noProof/>
        </w:rPr>
        <w:t>уверены что есть ЦСПА, которые между собой взаимодействуют?</w:t>
      </w:r>
    </w:p>
  </w:comment>
  <w:comment w:id="1973" w:author="Anton Prokhorov" w:date="2021-01-28T20:42:00Z" w:initials="AP">
    <w:p w14:paraId="28A2D48C" w14:textId="6FA8FDAC" w:rsidR="001713FD" w:rsidRDefault="001713FD">
      <w:pPr>
        <w:pStyle w:val="ac"/>
      </w:pPr>
      <w:r>
        <w:rPr>
          <w:rStyle w:val="ab"/>
        </w:rPr>
        <w:annotationRef/>
      </w:r>
      <w:r>
        <w:rPr>
          <w:noProof/>
        </w:rPr>
        <w:t>тут вопрос нужны ли низовые устройства или ЦАЛАР заменяет локальные АЛАР?</w:t>
      </w:r>
    </w:p>
  </w:comment>
  <w:comment w:id="1974" w:author="Пользователь Windows" w:date="2021-01-30T14:02:00Z" w:initials="ПW">
    <w:p w14:paraId="20E23D92" w14:textId="44B61603" w:rsidR="007A5040" w:rsidRDefault="007A5040">
      <w:pPr>
        <w:pStyle w:val="ac"/>
      </w:pPr>
      <w:r>
        <w:rPr>
          <w:rStyle w:val="ab"/>
        </w:rPr>
        <w:annotationRef/>
      </w:r>
      <w:r>
        <w:t>Устройства деления системы в любом случае должны быть</w:t>
      </w:r>
    </w:p>
  </w:comment>
  <w:comment w:id="2047" w:author="Anton Prokhorov" w:date="2021-01-26T17:32:00Z" w:initials="AP">
    <w:p w14:paraId="2338EAB2" w14:textId="77777777" w:rsidR="001713FD" w:rsidRDefault="001713FD" w:rsidP="004E04F5">
      <w:pPr>
        <w:pStyle w:val="ac"/>
      </w:pPr>
      <w:r>
        <w:rPr>
          <w:rStyle w:val="ab"/>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2048" w:author="Пользователь Windows" w:date="2021-01-27T00:47:00Z" w:initials="ПW">
    <w:p w14:paraId="59906CC7" w14:textId="77777777" w:rsidR="001713FD" w:rsidRDefault="001713FD" w:rsidP="004E04F5">
      <w:pPr>
        <w:pStyle w:val="ac"/>
      </w:pPr>
      <w:r>
        <w:rPr>
          <w:rStyle w:val="ab"/>
        </w:rPr>
        <w:annotationRef/>
      </w:r>
      <w:r>
        <w:t>Ниже попытался расписать поподробнее</w:t>
      </w:r>
    </w:p>
  </w:comment>
  <w:comment w:id="2051" w:author="Anton Prokhorov" w:date="2021-01-28T20:34:00Z" w:initials="AP">
    <w:p w14:paraId="14A9FE63" w14:textId="77777777" w:rsidR="001713FD" w:rsidRDefault="001713FD" w:rsidP="004E04F5">
      <w:pPr>
        <w:pStyle w:val="ac"/>
      </w:pPr>
      <w:r>
        <w:rPr>
          <w:rStyle w:val="ab"/>
        </w:rPr>
        <w:annotationRef/>
      </w:r>
      <w:r>
        <w:rPr>
          <w:noProof/>
        </w:rPr>
        <w:t>а вам нужен КСВД, там ведь на аггрегацию время тратится?</w:t>
      </w:r>
    </w:p>
  </w:comment>
  <w:comment w:id="2074" w:author="Anton Prokhorov" w:date="2021-01-28T20:35:00Z" w:initials="AP">
    <w:p w14:paraId="5890EB9D" w14:textId="77777777" w:rsidR="001713FD" w:rsidRDefault="001713FD" w:rsidP="004E04F5">
      <w:pPr>
        <w:pStyle w:val="ac"/>
      </w:pPr>
      <w:r>
        <w:rPr>
          <w:rStyle w:val="ab"/>
        </w:rPr>
        <w:annotationRef/>
      </w:r>
      <w:r>
        <w:rPr>
          <w:noProof/>
        </w:rPr>
        <w:t>подсистема измерений в архитектуре ЦАЛАР осуществляет сбор данных от КСВД регионального уровня и УСВИ объектов...</w:t>
      </w:r>
    </w:p>
  </w:comment>
  <w:comment w:id="2075" w:author="Anton Prokhorov" w:date="2021-01-28T20:36:00Z" w:initials="AP">
    <w:p w14:paraId="4AABC319" w14:textId="77777777" w:rsidR="001713FD" w:rsidRDefault="001713FD" w:rsidP="004E04F5">
      <w:pPr>
        <w:pStyle w:val="ac"/>
      </w:pPr>
      <w:r>
        <w:rPr>
          <w:rStyle w:val="ab"/>
        </w:rPr>
        <w:annotationRef/>
      </w:r>
      <w:r>
        <w:rPr>
          <w:noProof/>
        </w:rPr>
        <w:t>если он в РДУ то нужен ли он, может данные по отдельным каналам собирать в ДЦ и заводить в ЦАЛАР?</w:t>
      </w:r>
    </w:p>
  </w:comment>
  <w:comment w:id="2076" w:author="Пользователь Windows" w:date="2021-01-28T21:18:00Z" w:initials="ПW">
    <w:p w14:paraId="3A68607D" w14:textId="77777777" w:rsidR="001713FD" w:rsidRDefault="001713FD" w:rsidP="004E04F5">
      <w:pPr>
        <w:pStyle w:val="ac"/>
      </w:pPr>
      <w:r>
        <w:rPr>
          <w:rStyle w:val="ab"/>
        </w:rPr>
        <w:annotationRef/>
      </w:r>
      <w:r>
        <w:t>Тут скорее всего будут большие задержки</w:t>
      </w:r>
    </w:p>
  </w:comment>
  <w:comment w:id="2100" w:author="Anton Prokhorov" w:date="2021-01-28T20:44:00Z" w:initials="AP">
    <w:p w14:paraId="503E33F1" w14:textId="793DBA1B" w:rsidR="001713FD" w:rsidRDefault="001713FD">
      <w:pPr>
        <w:pStyle w:val="ac"/>
      </w:pPr>
      <w:r>
        <w:rPr>
          <w:rStyle w:val="ab"/>
        </w:rPr>
        <w:annotationRef/>
      </w:r>
      <w:r>
        <w:rPr>
          <w:noProof/>
        </w:rPr>
        <w:t>от УСВИ/КСВД информация никуда не поступает? Или стрелки не о том?</w:t>
      </w:r>
    </w:p>
  </w:comment>
  <w:comment w:id="2103" w:author="Anton Prokhorov" w:date="2021-01-28T20:44:00Z" w:initials="AP">
    <w:p w14:paraId="2680DB0D" w14:textId="074DD1B1" w:rsidR="001713FD" w:rsidRDefault="001713FD">
      <w:pPr>
        <w:pStyle w:val="ac"/>
      </w:pPr>
      <w:r>
        <w:rPr>
          <w:rStyle w:val="ab"/>
        </w:rPr>
        <w:annotationRef/>
      </w:r>
      <w:r>
        <w:rPr>
          <w:noProof/>
        </w:rPr>
        <w:t>В ком?</w:t>
      </w:r>
    </w:p>
  </w:comment>
  <w:comment w:id="2108" w:author="Anton Prokhorov" w:date="2021-01-26T17:39:00Z" w:initials="AP">
    <w:p w14:paraId="3D8691E1" w14:textId="77777777" w:rsidR="001713FD" w:rsidRDefault="001713FD" w:rsidP="00750235">
      <w:pPr>
        <w:pStyle w:val="ac"/>
      </w:pPr>
      <w:r>
        <w:rPr>
          <w:rStyle w:val="ab"/>
        </w:rPr>
        <w:annotationRef/>
      </w:r>
      <w:r>
        <w:rPr>
          <w:noProof/>
        </w:rPr>
        <w:t>Да ладно, про ЦСПА много чего написано и зарубежные есть статьи</w:t>
      </w:r>
    </w:p>
  </w:comment>
  <w:comment w:id="2109" w:author="Пользователь Windows" w:date="2021-01-27T00:29:00Z" w:initials="ПW">
    <w:p w14:paraId="081A8969" w14:textId="104E114C" w:rsidR="001713FD" w:rsidRDefault="001713FD">
      <w:pPr>
        <w:pStyle w:val="ac"/>
      </w:pPr>
      <w:r>
        <w:rPr>
          <w:rStyle w:val="ab"/>
        </w:rPr>
        <w:annotationRef/>
      </w:r>
      <w:r>
        <w:t>Я не нашел ничего подходящего</w:t>
      </w:r>
    </w:p>
  </w:comment>
  <w:comment w:id="2294" w:author="Anton Prokhorov" w:date="2021-01-26T17:41:00Z" w:initials="AP">
    <w:p w14:paraId="7AC530A9" w14:textId="77777777" w:rsidR="001713FD" w:rsidRDefault="001713FD" w:rsidP="00750235">
      <w:pPr>
        <w:pStyle w:val="ac"/>
      </w:pPr>
      <w:r>
        <w:rPr>
          <w:rStyle w:val="ab"/>
        </w:rPr>
        <w:annotationRef/>
      </w:r>
      <w:r>
        <w:rPr>
          <w:noProof/>
        </w:rPr>
        <w:t xml:space="preserve">Не вижу анализа и выводов по архитектуре. Вы должны идти от общей архитектуры к ее частным подсистемам, которые будете разрабатывать и исследовать. </w:t>
      </w:r>
    </w:p>
  </w:comment>
  <w:comment w:id="2295" w:author="Пользователь Windows" w:date="2021-01-27T01:07:00Z" w:initials="ПW">
    <w:p w14:paraId="3F176C6E" w14:textId="34AB7606" w:rsidR="001713FD" w:rsidRDefault="001713FD">
      <w:pPr>
        <w:pStyle w:val="ac"/>
      </w:pPr>
      <w:r>
        <w:rPr>
          <w:rStyle w:val="ab"/>
        </w:rPr>
        <w:annotationRef/>
      </w:r>
      <w:r>
        <w:t>Это по выводу или по разделу?</w:t>
      </w:r>
    </w:p>
  </w:comment>
  <w:comment w:id="2296" w:author="Anton Prokhorov" w:date="2021-01-28T20:45:00Z" w:initials="AP">
    <w:p w14:paraId="7F637E6C" w14:textId="5FB076F6" w:rsidR="001713FD" w:rsidRDefault="001713FD">
      <w:pPr>
        <w:pStyle w:val="ac"/>
      </w:pPr>
      <w:r>
        <w:rPr>
          <w:rStyle w:val="ab"/>
        </w:rPr>
        <w:annotationRef/>
      </w:r>
      <w:r>
        <w:t>И то и то</w:t>
      </w:r>
    </w:p>
  </w:comment>
  <w:comment w:id="2309" w:author="Anton Prokhorov" w:date="2021-01-28T20:46:00Z" w:initials="AP">
    <w:p w14:paraId="09856E4E" w14:textId="2E00D364" w:rsidR="001713FD" w:rsidRDefault="001713FD">
      <w:pPr>
        <w:pStyle w:val="ac"/>
      </w:pPr>
      <w:r>
        <w:rPr>
          <w:rStyle w:val="ab"/>
        </w:rPr>
        <w:annotationRef/>
      </w:r>
      <w:r>
        <w:rPr>
          <w:noProof/>
        </w:rPr>
        <w:t>как-то я это не уловил</w:t>
      </w:r>
    </w:p>
  </w:comment>
  <w:comment w:id="2310" w:author="Пользователь Windows" w:date="2021-01-29T16:14:00Z" w:initials="ПW">
    <w:p w14:paraId="44769188" w14:textId="2810B2D7" w:rsidR="001713FD" w:rsidRDefault="001713FD">
      <w:pPr>
        <w:pStyle w:val="ac"/>
      </w:pPr>
      <w:r>
        <w:rPr>
          <w:rStyle w:val="ab"/>
        </w:rPr>
        <w:annotationRef/>
      </w:r>
      <w:r>
        <w:t>Вы же выше даже комментарий по этому поводу оставили</w:t>
      </w:r>
    </w:p>
  </w:comment>
  <w:comment w:id="2318" w:author="Anton Prokhorov" w:date="2021-01-28T20:48:00Z" w:initials="AP">
    <w:p w14:paraId="21483087" w14:textId="10121044" w:rsidR="001713FD" w:rsidRDefault="001713FD">
      <w:pPr>
        <w:pStyle w:val="ac"/>
      </w:pPr>
      <w:r>
        <w:rPr>
          <w:rStyle w:val="ab"/>
        </w:rPr>
        <w:annotationRef/>
      </w:r>
      <w:r>
        <w:rPr>
          <w:noProof/>
        </w:rPr>
        <w:t>ВЫ про архитектуру ПО или ЦАЛАР в целом?</w:t>
      </w:r>
    </w:p>
  </w:comment>
  <w:comment w:id="2319" w:author="Пользователь Windows" w:date="2021-01-29T16:15:00Z" w:initials="ПW">
    <w:p w14:paraId="5A228D0A" w14:textId="6F2D3BBF" w:rsidR="001713FD" w:rsidRDefault="001713FD">
      <w:pPr>
        <w:pStyle w:val="ac"/>
      </w:pPr>
      <w:r>
        <w:rPr>
          <w:rStyle w:val="ab"/>
        </w:rPr>
        <w:annotationRef/>
      </w:r>
      <w:r>
        <w:t>ЦАЛАР</w:t>
      </w:r>
    </w:p>
  </w:comment>
  <w:comment w:id="2345" w:author="Anton Prokhorov" w:date="2021-01-26T17:45:00Z" w:initials="AP">
    <w:p w14:paraId="45DBF458" w14:textId="77777777" w:rsidR="001713FD" w:rsidRDefault="001713FD" w:rsidP="00C9084D">
      <w:pPr>
        <w:pStyle w:val="ac"/>
      </w:pPr>
      <w:r>
        <w:rPr>
          <w:rStyle w:val="ab"/>
        </w:rPr>
        <w:annotationRef/>
      </w:r>
      <w:r>
        <w:rPr>
          <w:noProof/>
        </w:rPr>
        <w:t>из схемые не понятно, что есть такой функционал</w:t>
      </w:r>
    </w:p>
  </w:comment>
  <w:comment w:id="2346" w:author="Пользователь Windows" w:date="2021-01-27T00:56:00Z" w:initials="ПW">
    <w:p w14:paraId="2239B946" w14:textId="77777777" w:rsidR="001713FD" w:rsidRDefault="001713FD" w:rsidP="00C9084D">
      <w:pPr>
        <w:pStyle w:val="ac"/>
      </w:pPr>
      <w:r>
        <w:rPr>
          <w:rStyle w:val="ab"/>
        </w:rPr>
        <w:annotationRef/>
      </w:r>
      <w:r>
        <w:t>Исправил</w:t>
      </w:r>
    </w:p>
  </w:comment>
  <w:comment w:id="2351" w:author="Anton Prokhorov" w:date="2021-01-28T21:23:00Z" w:initials="AP">
    <w:p w14:paraId="51BC8BF1" w14:textId="32180781" w:rsidR="001713FD" w:rsidRDefault="001713FD">
      <w:pPr>
        <w:pStyle w:val="ac"/>
      </w:pPr>
      <w:r>
        <w:rPr>
          <w:rStyle w:val="ab"/>
        </w:rPr>
        <w:annotationRef/>
      </w:r>
      <w:r>
        <w:rPr>
          <w:noProof/>
        </w:rPr>
        <w:t>может сначала объяснить почему вы выделяете три блока, на рисунке есть входы, но нет выходов.ЧТо поступает из ОИК тоже не понятно</w:t>
      </w:r>
    </w:p>
  </w:comment>
  <w:comment w:id="2353" w:author="Anton Prokhorov" w:date="2021-01-26T17:45:00Z" w:initials="AP">
    <w:p w14:paraId="57BD41A4" w14:textId="77777777" w:rsidR="001713FD" w:rsidRDefault="001713FD" w:rsidP="0048739D">
      <w:pPr>
        <w:pStyle w:val="ac"/>
      </w:pPr>
      <w:r>
        <w:rPr>
          <w:rStyle w:val="ab"/>
        </w:rPr>
        <w:annotationRef/>
      </w:r>
      <w:r>
        <w:rPr>
          <w:noProof/>
        </w:rPr>
        <w:t>из схемые не понятно, что есть такой функционал</w:t>
      </w:r>
    </w:p>
  </w:comment>
  <w:comment w:id="2354" w:author="Пользователь Windows" w:date="2021-01-27T00:56:00Z" w:initials="ПW">
    <w:p w14:paraId="7825A829" w14:textId="51EC4EBD" w:rsidR="001713FD" w:rsidRDefault="001713FD">
      <w:pPr>
        <w:pStyle w:val="ac"/>
      </w:pPr>
      <w:r>
        <w:rPr>
          <w:rStyle w:val="ab"/>
        </w:rPr>
        <w:annotationRef/>
      </w:r>
      <w:r>
        <w:t>Исправил</w:t>
      </w:r>
    </w:p>
  </w:comment>
  <w:comment w:id="2355" w:author="Anton Prokhorov" w:date="2021-01-28T20:49:00Z" w:initials="AP">
    <w:p w14:paraId="671AFA7C" w14:textId="46A85FB9" w:rsidR="001713FD" w:rsidRDefault="001713FD">
      <w:pPr>
        <w:pStyle w:val="ac"/>
      </w:pPr>
      <w:r>
        <w:rPr>
          <w:rStyle w:val="ab"/>
        </w:rPr>
        <w:annotationRef/>
      </w:r>
      <w:r>
        <w:rPr>
          <w:noProof/>
        </w:rPr>
        <w:t>так у Вас все разработано?</w:t>
      </w:r>
    </w:p>
  </w:comment>
  <w:comment w:id="2358" w:author="Anton Prokhorov" w:date="2021-01-26T17:45:00Z" w:initials="AP">
    <w:p w14:paraId="7F26EFED" w14:textId="77777777" w:rsidR="001713FD" w:rsidRDefault="001713FD" w:rsidP="00C9084D">
      <w:pPr>
        <w:pStyle w:val="ac"/>
      </w:pPr>
      <w:r>
        <w:rPr>
          <w:rStyle w:val="ab"/>
        </w:rPr>
        <w:annotationRef/>
      </w:r>
      <w:r>
        <w:rPr>
          <w:noProof/>
        </w:rPr>
        <w:t>из схемые не понятно, что есть такой функционал</w:t>
      </w:r>
    </w:p>
  </w:comment>
  <w:comment w:id="2359" w:author="Пользователь Windows" w:date="2021-01-27T00:56:00Z" w:initials="ПW">
    <w:p w14:paraId="13CF483E" w14:textId="77777777" w:rsidR="001713FD" w:rsidRDefault="001713FD" w:rsidP="00C9084D">
      <w:pPr>
        <w:pStyle w:val="ac"/>
      </w:pPr>
      <w:r>
        <w:rPr>
          <w:rStyle w:val="ab"/>
        </w:rPr>
        <w:annotationRef/>
      </w:r>
      <w:r>
        <w:t>Исправил</w:t>
      </w:r>
    </w:p>
  </w:comment>
  <w:comment w:id="2379" w:author="Anton Prokhorov" w:date="2021-01-26T17:45:00Z" w:initials="AP">
    <w:p w14:paraId="2007B69D" w14:textId="77777777" w:rsidR="001713FD" w:rsidRDefault="001713FD" w:rsidP="00E124B2">
      <w:pPr>
        <w:pStyle w:val="ac"/>
      </w:pPr>
      <w:r>
        <w:rPr>
          <w:rStyle w:val="ab"/>
        </w:rPr>
        <w:annotationRef/>
      </w:r>
      <w:r>
        <w:rPr>
          <w:noProof/>
        </w:rPr>
        <w:t xml:space="preserve">как-то не удачно сформулировано. ЧТо имеете ввиду? Мб В предложенной структуре реализованы три принципа противоаварийного управления...нужно объяснить чем они отличаются. Это ИТ диплом! </w:t>
      </w:r>
    </w:p>
  </w:comment>
  <w:comment w:id="2380" w:author="Пользователь Windows" w:date="2021-01-27T01:07:00Z" w:initials="ПW">
    <w:p w14:paraId="2AE05EA2" w14:textId="3AC60EF0" w:rsidR="001713FD" w:rsidRDefault="001713FD">
      <w:pPr>
        <w:pStyle w:val="ac"/>
      </w:pPr>
      <w:r>
        <w:rPr>
          <w:rStyle w:val="ab"/>
        </w:rPr>
        <w:annotationRef/>
      </w:r>
      <w:r>
        <w:t>исправил</w:t>
      </w:r>
    </w:p>
  </w:comment>
  <w:comment w:id="2390" w:author="Anton Prokhorov" w:date="2021-01-28T21:29:00Z" w:initials="AP">
    <w:p w14:paraId="51E64E79" w14:textId="6F1D53FF" w:rsidR="001713FD" w:rsidRDefault="001713FD">
      <w:pPr>
        <w:pStyle w:val="ac"/>
      </w:pPr>
      <w:r>
        <w:rPr>
          <w:rStyle w:val="ab"/>
        </w:rPr>
        <w:annotationRef/>
      </w:r>
      <w:r>
        <w:rPr>
          <w:noProof/>
        </w:rPr>
        <w:t>требования??</w:t>
      </w:r>
    </w:p>
  </w:comment>
  <w:comment w:id="2391" w:author="Пользователь Windows" w:date="2021-01-29T19:47:00Z" w:initials="ПW">
    <w:p w14:paraId="213094DA" w14:textId="4C5288DE" w:rsidR="001713FD" w:rsidRDefault="001713FD">
      <w:pPr>
        <w:pStyle w:val="ac"/>
      </w:pPr>
      <w:r>
        <w:rPr>
          <w:rStyle w:val="ab"/>
        </w:rPr>
        <w:annotationRef/>
      </w:r>
      <w:r>
        <w:t>добавил</w:t>
      </w:r>
    </w:p>
  </w:comment>
  <w:comment w:id="2401" w:author="Anton Prokhorov" w:date="2021-01-28T21:32:00Z" w:initials="AP">
    <w:p w14:paraId="6C13B75A" w14:textId="320DB097" w:rsidR="001713FD" w:rsidRDefault="001713FD">
      <w:pPr>
        <w:pStyle w:val="ac"/>
      </w:pPr>
      <w:r>
        <w:rPr>
          <w:rStyle w:val="ab"/>
        </w:rPr>
        <w:annotationRef/>
      </w:r>
      <w:r>
        <w:rPr>
          <w:noProof/>
        </w:rPr>
        <w:t>здесь естьрешения по автоматизации, предложенные в данной работе?</w:t>
      </w:r>
    </w:p>
  </w:comment>
  <w:comment w:id="2402" w:author="Пользователь Windows" w:date="2021-01-29T19:40:00Z" w:initials="ПW">
    <w:p w14:paraId="3076516F" w14:textId="1F499F47" w:rsidR="001713FD" w:rsidRDefault="001713FD">
      <w:pPr>
        <w:pStyle w:val="ac"/>
      </w:pPr>
      <w:r>
        <w:rPr>
          <w:rStyle w:val="ab"/>
        </w:rPr>
        <w:annotationRef/>
      </w:r>
      <w:r>
        <w:t>нет</w:t>
      </w:r>
    </w:p>
  </w:comment>
  <w:comment w:id="2406" w:author="Anton Prokhorov" w:date="2021-01-28T21:36:00Z" w:initials="AP">
    <w:p w14:paraId="1EB6D1B9" w14:textId="167A9A35" w:rsidR="001713FD" w:rsidRDefault="001713FD">
      <w:pPr>
        <w:pStyle w:val="ac"/>
      </w:pPr>
      <w:r>
        <w:rPr>
          <w:rStyle w:val="ab"/>
        </w:rPr>
        <w:annotationRef/>
      </w:r>
      <w:r>
        <w:rPr>
          <w:noProof/>
        </w:rPr>
        <w:t>а что вы определяете на основе этой укрупненной стурктуры?</w:t>
      </w:r>
    </w:p>
  </w:comment>
  <w:comment w:id="2407" w:author="Пользователь Windows" w:date="2021-01-29T19:41:00Z" w:initials="ПW">
    <w:p w14:paraId="4DCF8622" w14:textId="72F79BBA" w:rsidR="001713FD" w:rsidRDefault="001713FD">
      <w:pPr>
        <w:pStyle w:val="ac"/>
      </w:pPr>
      <w:r>
        <w:rPr>
          <w:rStyle w:val="ab"/>
        </w:rPr>
        <w:annotationRef/>
      </w:r>
      <w:r>
        <w:t>Это скорее логическая структура</w:t>
      </w:r>
    </w:p>
  </w:comment>
  <w:comment w:id="2403" w:author="Anton Prokhorov" w:date="2021-01-26T17:47:00Z" w:initials="AP">
    <w:p w14:paraId="62F579DA" w14:textId="77777777" w:rsidR="001713FD" w:rsidRDefault="001713FD" w:rsidP="00E124B2">
      <w:pPr>
        <w:pStyle w:val="ac"/>
      </w:pPr>
      <w:r>
        <w:rPr>
          <w:rStyle w:val="ab"/>
        </w:rPr>
        <w:annotationRef/>
      </w:r>
      <w:r>
        <w:rPr>
          <w:noProof/>
        </w:rPr>
        <w:t>очень непонятное пояснение принципа работы.</w:t>
      </w:r>
    </w:p>
  </w:comment>
  <w:comment w:id="2404" w:author="Пользователь Windows" w:date="2021-01-27T01:07:00Z" w:initials="ПW">
    <w:p w14:paraId="30B45DEC" w14:textId="143AD0D0" w:rsidR="001713FD" w:rsidRDefault="001713FD">
      <w:pPr>
        <w:pStyle w:val="ac"/>
      </w:pPr>
      <w:r>
        <w:rPr>
          <w:rStyle w:val="ab"/>
        </w:rPr>
        <w:annotationRef/>
      </w:r>
      <w:r>
        <w:t>исправил</w:t>
      </w:r>
    </w:p>
  </w:comment>
  <w:comment w:id="2440" w:author="Anton Prokhorov" w:date="2021-01-28T21:38:00Z" w:initials="AP">
    <w:p w14:paraId="0156BE67" w14:textId="3B8C6C53" w:rsidR="001713FD" w:rsidRDefault="001713FD">
      <w:pPr>
        <w:pStyle w:val="ac"/>
      </w:pPr>
      <w:r>
        <w:rPr>
          <w:rStyle w:val="ab"/>
        </w:rPr>
        <w:annotationRef/>
      </w:r>
      <w:r>
        <w:rPr>
          <w:noProof/>
        </w:rPr>
        <w:t>есть требования к пользовательскому интерфейсу? Как-то настраивается?</w:t>
      </w:r>
    </w:p>
  </w:comment>
  <w:comment w:id="2441" w:author="Пользователь Windows" w:date="2021-01-29T22:16:00Z" w:initials="ПW">
    <w:p w14:paraId="1E40E28C" w14:textId="4F3B23EF" w:rsidR="001713FD" w:rsidRDefault="001713FD">
      <w:pPr>
        <w:pStyle w:val="ac"/>
      </w:pPr>
      <w:r>
        <w:rPr>
          <w:rStyle w:val="ab"/>
        </w:rPr>
        <w:annotationRef/>
      </w:r>
      <w:r>
        <w:t>Теперь нет, получается, никаких</w:t>
      </w:r>
    </w:p>
  </w:comment>
  <w:comment w:id="2442" w:author="Anton Prokhorov" w:date="2021-01-28T21:40:00Z" w:initials="AP">
    <w:p w14:paraId="15989932" w14:textId="4899837B" w:rsidR="001713FD" w:rsidRDefault="001713FD">
      <w:pPr>
        <w:pStyle w:val="ac"/>
      </w:pPr>
      <w:r>
        <w:rPr>
          <w:rStyle w:val="ab"/>
        </w:rPr>
        <w:annotationRef/>
      </w:r>
      <w:r>
        <w:rPr>
          <w:noProof/>
        </w:rPr>
        <w:t>как-то настраивается?</w:t>
      </w:r>
    </w:p>
  </w:comment>
  <w:comment w:id="2464" w:author="Anton Prokhorov" w:date="2021-01-28T21:40:00Z" w:initials="AP">
    <w:p w14:paraId="5B30F082" w14:textId="6D531D6C" w:rsidR="001713FD" w:rsidRDefault="001713FD">
      <w:pPr>
        <w:pStyle w:val="ac"/>
      </w:pPr>
      <w:r>
        <w:rPr>
          <w:rStyle w:val="ab"/>
        </w:rPr>
        <w:annotationRef/>
      </w:r>
      <w:r>
        <w:rPr>
          <w:noProof/>
        </w:rPr>
        <w:t>как этот набор настраивается?</w:t>
      </w:r>
    </w:p>
  </w:comment>
  <w:comment w:id="2471" w:author="Anton Prokhorov" w:date="2021-01-28T21:41:00Z" w:initials="AP">
    <w:p w14:paraId="431186C9" w14:textId="4701E456" w:rsidR="001713FD" w:rsidRDefault="001713FD">
      <w:pPr>
        <w:pStyle w:val="ac"/>
      </w:pPr>
      <w:r>
        <w:rPr>
          <w:rStyle w:val="ab"/>
        </w:rPr>
        <w:annotationRef/>
      </w:r>
      <w:r>
        <w:rPr>
          <w:noProof/>
        </w:rPr>
        <w:t>а на какие устройства она не решает? В чем тогда выбор?</w:t>
      </w:r>
    </w:p>
  </w:comment>
  <w:comment w:id="2472" w:author="Пользователь Windows" w:date="2021-01-29T22:23:00Z" w:initials="ПW">
    <w:p w14:paraId="04F33197" w14:textId="75E9786C" w:rsidR="001713FD" w:rsidRDefault="001713FD">
      <w:pPr>
        <w:pStyle w:val="ac"/>
      </w:pPr>
      <w:r>
        <w:rPr>
          <w:rStyle w:val="ab"/>
        </w:rPr>
        <w:annotationRef/>
      </w:r>
      <w:r>
        <w:t>дописал</w:t>
      </w:r>
    </w:p>
  </w:comment>
  <w:comment w:id="2478" w:author="Anton Prokhorov" w:date="2021-01-28T21:38:00Z" w:initials="AP">
    <w:p w14:paraId="2BEDA780" w14:textId="063D5B35" w:rsidR="001713FD" w:rsidRDefault="001713FD">
      <w:pPr>
        <w:pStyle w:val="ac"/>
      </w:pPr>
      <w:r>
        <w:rPr>
          <w:rStyle w:val="ab"/>
        </w:rPr>
        <w:annotationRef/>
      </w:r>
      <w:r>
        <w:rPr>
          <w:noProof/>
        </w:rPr>
        <w:t>я затрудняюсьсопоставить с рисунком 5. ДуУмаю, что  другие тоже.</w:t>
      </w:r>
    </w:p>
  </w:comment>
  <w:comment w:id="2479" w:author="Пользователь Windows" w:date="2021-01-29T22:24:00Z" w:initials="ПW">
    <w:p w14:paraId="40F70DE3" w14:textId="152EB5C1" w:rsidR="001713FD" w:rsidRDefault="001713FD">
      <w:pPr>
        <w:pStyle w:val="ac"/>
      </w:pPr>
      <w:r>
        <w:rPr>
          <w:rStyle w:val="ab"/>
        </w:rPr>
        <w:annotationRef/>
      </w:r>
      <w:r>
        <w:t>Добавил абзац в начало</w:t>
      </w:r>
    </w:p>
  </w:comment>
  <w:comment w:id="2493" w:author="Anton Prokhorov" w:date="2021-01-28T21:43:00Z" w:initials="AP">
    <w:p w14:paraId="195ECB23" w14:textId="4A9BA198" w:rsidR="001713FD" w:rsidRDefault="001713FD">
      <w:pPr>
        <w:pStyle w:val="ac"/>
      </w:pPr>
      <w:r>
        <w:rPr>
          <w:rStyle w:val="ab"/>
        </w:rPr>
        <w:annotationRef/>
      </w:r>
      <w:r>
        <w:rPr>
          <w:noProof/>
        </w:rPr>
        <w:t>не понятно. предложение не согласовано слова пропущены? текущему ..., ему -кому (обученного?)</w:t>
      </w:r>
    </w:p>
  </w:comment>
  <w:comment w:id="2494" w:author="Anton Prokhorov" w:date="2021-01-28T21:45:00Z" w:initials="AP">
    <w:p w14:paraId="5A6B7903" w14:textId="4FAB2B97" w:rsidR="001713FD" w:rsidRDefault="001713FD">
      <w:pPr>
        <w:pStyle w:val="ac"/>
      </w:pPr>
      <w:r>
        <w:rPr>
          <w:rStyle w:val="ab"/>
        </w:rPr>
        <w:annotationRef/>
      </w:r>
      <w:r>
        <w:rPr>
          <w:noProof/>
        </w:rPr>
        <w:t>вы же где-то опишете как моделирует? каике задержки по времени?</w:t>
      </w:r>
    </w:p>
  </w:comment>
  <w:comment w:id="2495" w:author="Anton Prokhorov" w:date="2021-01-28T21:45:00Z" w:initials="AP">
    <w:p w14:paraId="2EA1F25D" w14:textId="22996591" w:rsidR="001713FD" w:rsidRDefault="001713FD">
      <w:pPr>
        <w:pStyle w:val="ac"/>
      </w:pPr>
      <w:r>
        <w:rPr>
          <w:rStyle w:val="ab"/>
        </w:rPr>
        <w:annotationRef/>
      </w:r>
      <w:r>
        <w:rPr>
          <w:noProof/>
        </w:rPr>
        <w:t>учите АЯ:)</w:t>
      </w:r>
    </w:p>
  </w:comment>
  <w:comment w:id="2499" w:author="Anton Prokhorov" w:date="2021-01-28T21:47:00Z" w:initials="AP">
    <w:p w14:paraId="36D3515F" w14:textId="19EE89FB" w:rsidR="001713FD" w:rsidRDefault="001713FD">
      <w:pPr>
        <w:pStyle w:val="ac"/>
      </w:pPr>
      <w:r>
        <w:rPr>
          <w:rStyle w:val="ab"/>
        </w:rPr>
        <w:annotationRef/>
      </w:r>
      <w:r>
        <w:rPr>
          <w:noProof/>
        </w:rPr>
        <w:t>где выход?</w:t>
      </w:r>
    </w:p>
  </w:comment>
  <w:comment w:id="2500" w:author="Пользователь Windows" w:date="2021-01-30T14:06:00Z" w:initials="ПW">
    <w:p w14:paraId="308D897B" w14:textId="650536B9" w:rsidR="007A5040" w:rsidRDefault="007A5040">
      <w:pPr>
        <w:pStyle w:val="ac"/>
      </w:pPr>
      <w:r>
        <w:rPr>
          <w:rStyle w:val="ab"/>
        </w:rPr>
        <w:annotationRef/>
      </w:r>
      <w:r>
        <w:t>Он не разрабатывается</w:t>
      </w:r>
    </w:p>
  </w:comment>
  <w:comment w:id="2526" w:author="Anton Prokhorov" w:date="2021-01-28T21:47:00Z" w:initials="AP">
    <w:p w14:paraId="7E93E90F" w14:textId="155E14B3" w:rsidR="001713FD" w:rsidRDefault="001713FD">
      <w:pPr>
        <w:pStyle w:val="ac"/>
      </w:pPr>
      <w:r>
        <w:rPr>
          <w:rStyle w:val="ab"/>
        </w:rPr>
        <w:annotationRef/>
      </w:r>
      <w:r>
        <w:rPr>
          <w:noProof/>
        </w:rPr>
        <w:t>что за система? Вы с терминами определитесь</w:t>
      </w:r>
    </w:p>
  </w:comment>
  <w:comment w:id="2529" w:author="Anton Prokhorov" w:date="2021-01-28T21:47:00Z" w:initials="AP">
    <w:p w14:paraId="3091E7B3" w14:textId="1EB0BC8D" w:rsidR="001713FD" w:rsidRDefault="001713FD">
      <w:pPr>
        <w:pStyle w:val="ac"/>
      </w:pPr>
      <w:r>
        <w:rPr>
          <w:rStyle w:val="ab"/>
        </w:rPr>
        <w:annotationRef/>
      </w:r>
      <w:r>
        <w:rPr>
          <w:noProof/>
        </w:rPr>
        <w:t>где выход? УВ вообще куда-то передаются? По С37 передаются??</w:t>
      </w:r>
    </w:p>
  </w:comment>
  <w:comment w:id="2530" w:author="Пользователь Windows" w:date="2021-01-30T14:07:00Z" w:initials="ПW">
    <w:p w14:paraId="462AF3A7" w14:textId="586AC859" w:rsidR="007A5040" w:rsidRDefault="007A5040">
      <w:pPr>
        <w:pStyle w:val="ac"/>
      </w:pPr>
      <w:r>
        <w:rPr>
          <w:rStyle w:val="ab"/>
        </w:rPr>
        <w:annotationRef/>
      </w:r>
      <w:r>
        <w:t>добавил</w:t>
      </w:r>
    </w:p>
  </w:comment>
  <w:comment w:id="2559" w:author="Anton Prokhorov" w:date="2021-01-28T21:49:00Z" w:initials="AP">
    <w:p w14:paraId="77A22D88" w14:textId="0C6B094D" w:rsidR="001713FD" w:rsidRDefault="001713FD">
      <w:pPr>
        <w:pStyle w:val="ac"/>
      </w:pPr>
      <w:r>
        <w:rPr>
          <w:rStyle w:val="ab"/>
        </w:rPr>
        <w:annotationRef/>
      </w:r>
      <w:r>
        <w:rPr>
          <w:noProof/>
        </w:rPr>
        <w:t>это как-то согласовано с рисунком 5?</w:t>
      </w:r>
    </w:p>
  </w:comment>
  <w:comment w:id="2581" w:author="AAK" w:date="2021-01-16T20:55:00Z" w:initials="A">
    <w:p w14:paraId="553A4D80" w14:textId="3FF58034" w:rsidR="001713FD" w:rsidRDefault="001713FD">
      <w:pPr>
        <w:pStyle w:val="ac"/>
      </w:pPr>
      <w:r>
        <w:rPr>
          <w:rStyle w:val="ab"/>
        </w:rPr>
        <w:annotationRef/>
      </w:r>
      <w:r>
        <w:t>Должна быть выравнена по ширине</w:t>
      </w:r>
    </w:p>
  </w:comment>
  <w:comment w:id="2582" w:author="Пользователь Windows" w:date="2021-01-17T12:28:00Z" w:initials="ПW">
    <w:p w14:paraId="2F129880" w14:textId="22C6AB7C" w:rsidR="001713FD" w:rsidRDefault="001713FD">
      <w:pPr>
        <w:pStyle w:val="ac"/>
      </w:pPr>
      <w:r>
        <w:rPr>
          <w:rStyle w:val="ab"/>
        </w:rPr>
        <w:annotationRef/>
      </w:r>
      <w:r>
        <w:t>Надпись в шапке?</w:t>
      </w:r>
    </w:p>
  </w:comment>
  <w:comment w:id="2583" w:author="AAK" w:date="2021-01-18T18:08:00Z" w:initials="A">
    <w:p w14:paraId="495364C9" w14:textId="10BE7C10" w:rsidR="001713FD" w:rsidRDefault="001713FD">
      <w:pPr>
        <w:pStyle w:val="ac"/>
      </w:pPr>
      <w:r>
        <w:rPr>
          <w:rStyle w:val="ab"/>
        </w:rPr>
        <w:annotationRef/>
      </w:r>
      <w:r>
        <w:t>Вся таблица.</w:t>
      </w:r>
    </w:p>
  </w:comment>
  <w:comment w:id="2584" w:author="Пользователь Windows" w:date="2021-01-26T11:40:00Z" w:initials="ПW">
    <w:p w14:paraId="4104E820" w14:textId="3969BC2E" w:rsidR="001713FD" w:rsidRPr="00EB007C" w:rsidRDefault="001713FD">
      <w:pPr>
        <w:pStyle w:val="ac"/>
      </w:pPr>
      <w:r>
        <w:rPr>
          <w:rStyle w:val="ab"/>
        </w:rPr>
        <w:annotationRef/>
      </w:r>
      <w:r>
        <w:t>Выровнял</w:t>
      </w:r>
    </w:p>
  </w:comment>
  <w:comment w:id="2591" w:author="Anton Prokhorov" w:date="2021-01-28T21:50:00Z" w:initials="AP">
    <w:p w14:paraId="78253A97" w14:textId="214B3E12" w:rsidR="001713FD" w:rsidRDefault="001713FD">
      <w:pPr>
        <w:pStyle w:val="ac"/>
      </w:pPr>
      <w:r>
        <w:rPr>
          <w:rStyle w:val="ab"/>
        </w:rPr>
        <w:annotationRef/>
      </w:r>
      <w:r>
        <w:rPr>
          <w:noProof/>
        </w:rPr>
        <w:t>а неьлзя конкретнее? например, не более 600 мс?</w:t>
      </w:r>
    </w:p>
  </w:comment>
  <w:comment w:id="2592" w:author="Пользователь Windows" w:date="2021-01-29T22:37:00Z" w:initials="ПW">
    <w:p w14:paraId="7608C9B6" w14:textId="69C99C2A" w:rsidR="001713FD" w:rsidRDefault="001713FD">
      <w:pPr>
        <w:pStyle w:val="ac"/>
      </w:pPr>
      <w:r>
        <w:rPr>
          <w:rStyle w:val="ab"/>
        </w:rPr>
        <w:annotationRef/>
      </w:r>
      <w:r>
        <w:t>исправил</w:t>
      </w:r>
    </w:p>
  </w:comment>
  <w:comment w:id="2599" w:author="Anton Prokhorov" w:date="2021-01-28T21:51:00Z" w:initials="AP">
    <w:p w14:paraId="3CBAF9CC" w14:textId="2ED26ACE" w:rsidR="001713FD" w:rsidRDefault="001713FD">
      <w:pPr>
        <w:pStyle w:val="ac"/>
      </w:pPr>
      <w:r>
        <w:rPr>
          <w:rStyle w:val="ab"/>
        </w:rPr>
        <w:annotationRef/>
      </w:r>
      <w:r>
        <w:rPr>
          <w:noProof/>
        </w:rPr>
        <w:t>Вы имеете ввиду с какой ОС будет совместимо ПО или на каком разработка ведется? Я думал, что для разработки важнее среда, фреймворки, библиотеки и пр. Нет?</w:t>
      </w:r>
    </w:p>
  </w:comment>
  <w:comment w:id="2601" w:author="Anton Prokhorov" w:date="2021-01-28T21:58:00Z" w:initials="AP">
    <w:p w14:paraId="2788E56B" w14:textId="638F1FC2" w:rsidR="001713FD" w:rsidRDefault="001713FD">
      <w:pPr>
        <w:pStyle w:val="ac"/>
      </w:pPr>
      <w:r>
        <w:rPr>
          <w:rStyle w:val="ab"/>
        </w:rPr>
        <w:annotationRef/>
      </w:r>
      <w:r>
        <w:rPr>
          <w:noProof/>
        </w:rPr>
        <w:t>а это нормально, что под виндовс ПА? Обычно под юникс подобными делают?</w:t>
      </w:r>
    </w:p>
  </w:comment>
  <w:comment w:id="2604" w:author="Anton Prokhorov" w:date="2021-01-28T21:52:00Z" w:initials="AP">
    <w:p w14:paraId="1139BC99" w14:textId="77E40F14" w:rsidR="001713FD" w:rsidRDefault="001713FD">
      <w:pPr>
        <w:pStyle w:val="ac"/>
      </w:pPr>
      <w:r>
        <w:rPr>
          <w:rStyle w:val="ab"/>
        </w:rPr>
        <w:annotationRef/>
      </w:r>
      <w:r>
        <w:rPr>
          <w:noProof/>
        </w:rPr>
        <w:t>какие-то библиотеки?</w:t>
      </w:r>
    </w:p>
  </w:comment>
  <w:comment w:id="2605" w:author="Пользователь Windows" w:date="2021-01-29T22:44:00Z" w:initials="ПW">
    <w:p w14:paraId="548E8200" w14:textId="60604FF3" w:rsidR="001713FD" w:rsidRDefault="001713FD">
      <w:pPr>
        <w:pStyle w:val="ac"/>
      </w:pPr>
      <w:r>
        <w:rPr>
          <w:rStyle w:val="ab"/>
        </w:rPr>
        <w:annotationRef/>
      </w:r>
      <w:r>
        <w:t>добавил</w:t>
      </w:r>
    </w:p>
  </w:comment>
  <w:comment w:id="2610" w:author="Anton Prokhorov" w:date="2021-01-28T21:53:00Z" w:initials="AP">
    <w:p w14:paraId="30707D92" w14:textId="31B91DA9" w:rsidR="001713FD" w:rsidRDefault="001713FD">
      <w:pPr>
        <w:pStyle w:val="ac"/>
      </w:pPr>
      <w:r>
        <w:rPr>
          <w:rStyle w:val="ab"/>
        </w:rPr>
        <w:annotationRef/>
      </w:r>
      <w:r>
        <w:rPr>
          <w:noProof/>
        </w:rPr>
        <w:t>только включенное? или речь про ТС о состоянии включено/отключено?</w:t>
      </w:r>
    </w:p>
  </w:comment>
  <w:comment w:id="2611" w:author="Пользователь Windows" w:date="2021-01-30T14:09:00Z" w:initials="ПW">
    <w:p w14:paraId="6CA13AD2" w14:textId="1176B54F" w:rsidR="009C4CAE" w:rsidRDefault="009C4CAE">
      <w:pPr>
        <w:pStyle w:val="ac"/>
      </w:pPr>
      <w:r>
        <w:rPr>
          <w:rStyle w:val="ab"/>
        </w:rPr>
        <w:annotationRef/>
      </w:r>
      <w:r>
        <w:t>исправил</w:t>
      </w:r>
    </w:p>
  </w:comment>
  <w:comment w:id="2613" w:author="Anton Prokhorov" w:date="2021-01-28T21:54:00Z" w:initials="AP">
    <w:p w14:paraId="599E2E5A" w14:textId="19C2EAA7" w:rsidR="001713FD" w:rsidRDefault="001713FD">
      <w:pPr>
        <w:pStyle w:val="ac"/>
      </w:pPr>
      <w:r>
        <w:rPr>
          <w:rStyle w:val="ab"/>
        </w:rPr>
        <w:annotationRef/>
      </w:r>
      <w:r>
        <w:rPr>
          <w:noProof/>
        </w:rPr>
        <w:t>чем потребляемая? Это какое-то долрасчетное значение? В чем разница с перетоком по линии??</w:t>
      </w:r>
    </w:p>
  </w:comment>
  <w:comment w:id="2615" w:author="Anton Prokhorov" w:date="2021-01-28T21:55:00Z" w:initials="AP">
    <w:p w14:paraId="1B29975E" w14:textId="487F3EBC" w:rsidR="001713FD" w:rsidRDefault="001713FD">
      <w:pPr>
        <w:pStyle w:val="ac"/>
      </w:pPr>
      <w:r>
        <w:rPr>
          <w:rStyle w:val="ab"/>
        </w:rPr>
        <w:annotationRef/>
      </w:r>
      <w:r>
        <w:rPr>
          <w:noProof/>
        </w:rPr>
        <w:t>не понял фразу? как сделано в прототипе и как должно работать?</w:t>
      </w:r>
    </w:p>
  </w:comment>
  <w:comment w:id="2616" w:author="Пользователь Windows" w:date="2021-01-29T22:46:00Z" w:initials="ПW">
    <w:p w14:paraId="74FF2D68" w14:textId="01B550CD" w:rsidR="001713FD" w:rsidRDefault="001713FD">
      <w:pPr>
        <w:pStyle w:val="ac"/>
      </w:pPr>
      <w:r>
        <w:rPr>
          <w:rStyle w:val="ab"/>
        </w:rPr>
        <w:annotationRef/>
      </w:r>
      <w:r>
        <w:t>да</w:t>
      </w:r>
    </w:p>
  </w:comment>
  <w:comment w:id="2658" w:author="Anton Prokhorov" w:date="2021-01-28T21:58:00Z" w:initials="AP">
    <w:p w14:paraId="3FDB96D0" w14:textId="044DB02F" w:rsidR="001713FD" w:rsidRDefault="001713FD">
      <w:pPr>
        <w:pStyle w:val="ac"/>
      </w:pPr>
      <w:r>
        <w:rPr>
          <w:rStyle w:val="ab"/>
        </w:rPr>
        <w:annotationRef/>
      </w:r>
      <w:r>
        <w:rPr>
          <w:noProof/>
        </w:rPr>
        <w:t>их много нужно?</w:t>
      </w:r>
    </w:p>
  </w:comment>
  <w:comment w:id="2659" w:author="Пользователь Windows" w:date="2021-01-29T22:52:00Z" w:initials="ПW">
    <w:p w14:paraId="754069ED" w14:textId="37FB3391" w:rsidR="001713FD" w:rsidRDefault="001713FD">
      <w:pPr>
        <w:pStyle w:val="ac"/>
      </w:pPr>
      <w:r>
        <w:rPr>
          <w:rStyle w:val="ab"/>
        </w:rPr>
        <w:annotationRef/>
      </w:r>
      <w:r>
        <w:t>2. добавил</w:t>
      </w:r>
    </w:p>
  </w:comment>
  <w:comment w:id="2665" w:author="Anton Prokhorov" w:date="2021-01-28T21:56:00Z" w:initials="AP">
    <w:p w14:paraId="783A84B5" w14:textId="0CB99A4B" w:rsidR="001713FD" w:rsidRPr="00F01431" w:rsidRDefault="001713FD">
      <w:pPr>
        <w:pStyle w:val="ac"/>
      </w:pPr>
      <w:r>
        <w:rPr>
          <w:rStyle w:val="ab"/>
        </w:rPr>
        <w:annotationRef/>
      </w:r>
      <w:r>
        <w:rPr>
          <w:noProof/>
        </w:rPr>
        <w:t>почему? какие требования? если уж пишете</w:t>
      </w:r>
    </w:p>
  </w:comment>
  <w:comment w:id="2676" w:author="Anton Prokhorov" w:date="2021-01-28T21:57:00Z" w:initials="AP">
    <w:p w14:paraId="52065B19" w14:textId="64BFCC36" w:rsidR="001713FD" w:rsidRDefault="001713FD">
      <w:pPr>
        <w:pStyle w:val="ac"/>
      </w:pPr>
      <w:r>
        <w:rPr>
          <w:rStyle w:val="ab"/>
        </w:rPr>
        <w:annotationRef/>
      </w:r>
      <w:r>
        <w:rPr>
          <w:noProof/>
        </w:rPr>
        <w:t>почему, какие требования??? зачем сеть?</w:t>
      </w:r>
    </w:p>
  </w:comment>
  <w:comment w:id="2681" w:author="Anton Prokhorov" w:date="2021-01-28T21:59:00Z" w:initials="AP">
    <w:p w14:paraId="73C8E62D" w14:textId="59F7C388" w:rsidR="001713FD" w:rsidRDefault="001713FD">
      <w:pPr>
        <w:pStyle w:val="ac"/>
      </w:pPr>
      <w:r>
        <w:rPr>
          <w:rStyle w:val="ab"/>
        </w:rPr>
        <w:annotationRef/>
      </w:r>
      <w:r>
        <w:rPr>
          <w:noProof/>
        </w:rPr>
        <w:t>так системы или подсистемы ?%)</w:t>
      </w:r>
    </w:p>
  </w:comment>
  <w:comment w:id="2682" w:author="Пользователь Windows" w:date="2021-01-29T22:52:00Z" w:initials="ПW">
    <w:p w14:paraId="4D3BF82D" w14:textId="4BA6D8DF" w:rsidR="001713FD" w:rsidRDefault="001713FD">
      <w:pPr>
        <w:pStyle w:val="ac"/>
      </w:pPr>
      <w:r>
        <w:rPr>
          <w:rStyle w:val="ab"/>
        </w:rPr>
        <w:annotationRef/>
      </w:r>
      <w:r>
        <w:t>поправил</w:t>
      </w:r>
    </w:p>
  </w:comment>
  <w:comment w:id="2716" w:author="Anton Prokhorov" w:date="2021-01-28T22:02:00Z" w:initials="AP">
    <w:p w14:paraId="36A83B07" w14:textId="189BDE92" w:rsidR="001713FD" w:rsidRDefault="001713FD">
      <w:pPr>
        <w:pStyle w:val="ac"/>
      </w:pPr>
      <w:r>
        <w:rPr>
          <w:rStyle w:val="ab"/>
        </w:rPr>
        <w:annotationRef/>
      </w:r>
      <w:r>
        <w:rPr>
          <w:noProof/>
        </w:rPr>
        <w:t>это не в разделе 1 нужно описывать?</w:t>
      </w:r>
    </w:p>
  </w:comment>
  <w:comment w:id="2717" w:author="Anton Prokhorov" w:date="2021-01-28T22:00:00Z" w:initials="AP">
    <w:p w14:paraId="219E1DA4" w14:textId="4497E6F0" w:rsidR="001713FD" w:rsidRDefault="001713FD">
      <w:pPr>
        <w:pStyle w:val="ac"/>
      </w:pPr>
      <w:r>
        <w:rPr>
          <w:rStyle w:val="ab"/>
        </w:rPr>
        <w:annotationRef/>
      </w:r>
      <w:r>
        <w:rPr>
          <w:noProof/>
        </w:rPr>
        <w:t>это нормально, что описание словесное?</w:t>
      </w:r>
    </w:p>
  </w:comment>
  <w:comment w:id="2718" w:author="Пользователь Windows" w:date="2021-01-30T14:09:00Z" w:initials="ПW">
    <w:p w14:paraId="4AFDC56C" w14:textId="008FCB3F" w:rsidR="007B4D35" w:rsidRDefault="007B4D35">
      <w:pPr>
        <w:pStyle w:val="ac"/>
      </w:pPr>
      <w:r>
        <w:rPr>
          <w:rStyle w:val="ab"/>
        </w:rPr>
        <w:annotationRef/>
      </w:r>
      <w:r>
        <w:t>Вроде рисунки есть</w:t>
      </w:r>
    </w:p>
  </w:comment>
  <w:comment w:id="2732" w:author="AAK" w:date="2021-01-16T20:57:00Z" w:initials="A">
    <w:p w14:paraId="33F72FB5" w14:textId="3B594237" w:rsidR="001713FD" w:rsidRDefault="001713FD">
      <w:pPr>
        <w:pStyle w:val="ac"/>
      </w:pPr>
      <w:r>
        <w:rPr>
          <w:rStyle w:val="ab"/>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2733" w:author="Пользователь Windows" w:date="2021-01-17T12:48:00Z" w:initials="ПW">
    <w:p w14:paraId="5901D232" w14:textId="625426C2" w:rsidR="001713FD" w:rsidRDefault="001713FD">
      <w:pPr>
        <w:pStyle w:val="ac"/>
      </w:pPr>
      <w:r>
        <w:rPr>
          <w:rStyle w:val="ab"/>
        </w:rPr>
        <w:annotationRef/>
      </w:r>
      <w:r>
        <w:t>Поправил</w:t>
      </w:r>
    </w:p>
  </w:comment>
  <w:comment w:id="2734" w:author="AAK" w:date="2021-01-18T18:09:00Z" w:initials="A">
    <w:p w14:paraId="16064769" w14:textId="4826058A" w:rsidR="001713FD" w:rsidRPr="00122C92" w:rsidRDefault="001713FD">
      <w:pPr>
        <w:pStyle w:val="ac"/>
      </w:pPr>
      <w:r>
        <w:rPr>
          <w:rStyle w:val="ab"/>
        </w:rPr>
        <w:annotationRef/>
      </w:r>
      <w:r>
        <w:t>Что поправили? В</w:t>
      </w:r>
      <w:r w:rsidRPr="00122C92">
        <w:t xml:space="preserve"> </w:t>
      </w:r>
      <w:r>
        <w:t>тексте</w:t>
      </w:r>
      <w:r w:rsidRPr="00122C92">
        <w:t xml:space="preserve"> </w:t>
      </w:r>
      <w:r>
        <w:rPr>
          <w:lang w:val="en-US"/>
        </w:rPr>
        <w:t>Times</w:t>
      </w:r>
      <w:r w:rsidRPr="00122C92">
        <w:t xml:space="preserve"> </w:t>
      </w:r>
      <w:r>
        <w:rPr>
          <w:lang w:val="en-US"/>
        </w:rPr>
        <w:t>New</w:t>
      </w:r>
      <w:r w:rsidRPr="00122C92">
        <w:t xml:space="preserve"> </w:t>
      </w:r>
      <w:r>
        <w:rPr>
          <w:lang w:val="en-US"/>
        </w:rPr>
        <w:t>Roman</w:t>
      </w:r>
      <w:r w:rsidRPr="00122C92">
        <w:t xml:space="preserve">, </w:t>
      </w:r>
      <w:r>
        <w:t>в</w:t>
      </w:r>
      <w:r w:rsidRPr="00122C92">
        <w:t xml:space="preserve"> </w:t>
      </w:r>
      <w:r>
        <w:t xml:space="preserve">номере страницы – </w:t>
      </w:r>
      <w:r>
        <w:rPr>
          <w:lang w:val="en-US"/>
        </w:rPr>
        <w:t>Calibri</w:t>
      </w:r>
      <w:r w:rsidRPr="00122C92">
        <w:t>.</w:t>
      </w:r>
    </w:p>
  </w:comment>
  <w:comment w:id="2735" w:author="Пользователь Windows" w:date="2021-01-26T11:43:00Z" w:initials="ПW">
    <w:p w14:paraId="432BC454" w14:textId="13D40A38" w:rsidR="001713FD" w:rsidRDefault="001713FD">
      <w:pPr>
        <w:pStyle w:val="ac"/>
      </w:pPr>
      <w:r>
        <w:rPr>
          <w:rStyle w:val="ab"/>
        </w:rPr>
        <w:annotationRef/>
      </w:r>
      <w:r>
        <w:t>Я поправлял. Сейчас опять поправил. Мб слетает как-то</w:t>
      </w:r>
    </w:p>
  </w:comment>
  <w:comment w:id="2736" w:author="Anton Prokhorov" w:date="2021-01-28T22:01:00Z" w:initials="AP">
    <w:p w14:paraId="11E79BC9" w14:textId="4702B823" w:rsidR="001713FD" w:rsidRDefault="001713FD">
      <w:pPr>
        <w:pStyle w:val="ac"/>
      </w:pPr>
      <w:r>
        <w:rPr>
          <w:rStyle w:val="ab"/>
        </w:rPr>
        <w:annotationRef/>
      </w:r>
      <w:r>
        <w:rPr>
          <w:noProof/>
        </w:rPr>
        <w:t>почему здесь есть блок схема, а в подразделах выше нет?</w:t>
      </w:r>
    </w:p>
  </w:comment>
  <w:comment w:id="2765" w:author="Anton Prokhorov" w:date="2021-01-28T22:03:00Z" w:initials="AP">
    <w:p w14:paraId="4B09A243" w14:textId="07C8345C" w:rsidR="001713FD" w:rsidRDefault="001713FD">
      <w:pPr>
        <w:pStyle w:val="ac"/>
      </w:pPr>
      <w:r>
        <w:rPr>
          <w:rStyle w:val="ab"/>
        </w:rPr>
        <w:annotationRef/>
      </w:r>
      <w:r>
        <w:rPr>
          <w:noProof/>
        </w:rPr>
        <w:t>где аппаратная часть?</w:t>
      </w:r>
    </w:p>
  </w:comment>
  <w:comment w:id="2766" w:author="Пользователь Windows" w:date="2021-01-30T09:07:00Z" w:initials="ПW">
    <w:p w14:paraId="2B52D636" w14:textId="379A52FA" w:rsidR="001713FD" w:rsidRDefault="001713FD">
      <w:pPr>
        <w:pStyle w:val="ac"/>
      </w:pPr>
      <w:r>
        <w:rPr>
          <w:rStyle w:val="ab"/>
        </w:rPr>
        <w:annotationRef/>
      </w:r>
      <w:r>
        <w:t>поправил</w:t>
      </w:r>
    </w:p>
  </w:comment>
  <w:comment w:id="2772" w:author="AAK" w:date="2021-01-18T18:11:00Z" w:initials="A">
    <w:p w14:paraId="75AF6170" w14:textId="7EADAA3A" w:rsidR="001713FD" w:rsidRPr="00122C92" w:rsidRDefault="001713FD">
      <w:pPr>
        <w:pStyle w:val="ac"/>
      </w:pPr>
      <w:r>
        <w:rPr>
          <w:rStyle w:val="ab"/>
        </w:rPr>
        <w:annotationRef/>
      </w:r>
      <w:r>
        <w:t>Диаграмма компонентов какой части?</w:t>
      </w:r>
    </w:p>
  </w:comment>
  <w:comment w:id="2773" w:author="Пользователь Windows" w:date="2021-01-26T12:11:00Z" w:initials="ПW">
    <w:p w14:paraId="742BF6CD" w14:textId="2D13F15B" w:rsidR="001713FD" w:rsidRDefault="001713FD">
      <w:pPr>
        <w:pStyle w:val="ac"/>
      </w:pPr>
      <w:r>
        <w:rPr>
          <w:rStyle w:val="ab"/>
        </w:rPr>
        <w:annotationRef/>
      </w:r>
      <w:r>
        <w:t>Теперь, наверное, не надо ничего указывать</w:t>
      </w:r>
    </w:p>
  </w:comment>
  <w:comment w:id="2781" w:author="AAK" w:date="2021-01-16T21:04:00Z" w:initials="A">
    <w:p w14:paraId="423E758A" w14:textId="77777777" w:rsidR="001713FD" w:rsidRPr="00B27342" w:rsidRDefault="001713FD" w:rsidP="00096377">
      <w:pPr>
        <w:pStyle w:val="ac"/>
      </w:pPr>
      <w:r>
        <w:rPr>
          <w:rStyle w:val="ab"/>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 w:id="2782" w:author="Пользователь Windows" w:date="2021-01-26T16:55:00Z" w:initials="ПW">
    <w:p w14:paraId="08DDDC90" w14:textId="41D5CBEB" w:rsidR="001713FD" w:rsidRDefault="001713FD">
      <w:pPr>
        <w:pStyle w:val="ac"/>
      </w:pPr>
      <w:r>
        <w:rPr>
          <w:rStyle w:val="ab"/>
        </w:rPr>
        <w:annotationRef/>
      </w:r>
      <w:r>
        <w:t>Исправил</w:t>
      </w:r>
    </w:p>
  </w:comment>
  <w:comment w:id="2976" w:author="Anton Prokhorov" w:date="2021-01-28T22:50:00Z" w:initials="AP">
    <w:p w14:paraId="5FC6EB5B" w14:textId="04A75B85" w:rsidR="001713FD" w:rsidRDefault="001713FD">
      <w:pPr>
        <w:pStyle w:val="ac"/>
      </w:pPr>
      <w:r>
        <w:rPr>
          <w:rStyle w:val="ab"/>
        </w:rPr>
        <w:annotationRef/>
      </w:r>
      <w:r>
        <w:rPr>
          <w:noProof/>
        </w:rPr>
        <w:t>не согласовано предложение. Алгоритмы, реализуемые в разрабатываемом ПО</w:t>
      </w:r>
    </w:p>
  </w:comment>
  <w:comment w:id="2977" w:author="Пользователь Windows" w:date="2021-01-30T14:14:00Z" w:initials="ПW">
    <w:p w14:paraId="02F11D56" w14:textId="45A64176" w:rsidR="001A2A32" w:rsidRDefault="001A2A32">
      <w:pPr>
        <w:pStyle w:val="ac"/>
      </w:pPr>
      <w:r>
        <w:rPr>
          <w:rStyle w:val="ab"/>
        </w:rPr>
        <w:annotationRef/>
      </w:r>
      <w:r>
        <w:t>наверное, исправил</w:t>
      </w:r>
    </w:p>
  </w:comment>
  <w:comment w:id="2983" w:author="Anton Prokhorov" w:date="2021-01-28T22:52:00Z" w:initials="AP">
    <w:p w14:paraId="49F0400E" w14:textId="0153E8AE" w:rsidR="001713FD" w:rsidRDefault="001713FD">
      <w:pPr>
        <w:pStyle w:val="ac"/>
      </w:pPr>
      <w:r>
        <w:rPr>
          <w:rStyle w:val="ab"/>
        </w:rPr>
        <w:annotationRef/>
      </w:r>
      <w:r>
        <w:rPr>
          <w:noProof/>
        </w:rPr>
        <w:t>описание</w:t>
      </w:r>
    </w:p>
  </w:comment>
  <w:comment w:id="2984" w:author="Пользователь Windows" w:date="2021-01-30T14:14:00Z" w:initials="ПW">
    <w:p w14:paraId="44DC4A1A" w14:textId="518696F6" w:rsidR="001A2A32" w:rsidRDefault="001A2A32">
      <w:pPr>
        <w:pStyle w:val="ac"/>
      </w:pPr>
      <w:r>
        <w:rPr>
          <w:rStyle w:val="ab"/>
        </w:rPr>
        <w:annotationRef/>
      </w:r>
      <w:r>
        <w:t>поправил</w:t>
      </w:r>
    </w:p>
  </w:comment>
  <w:comment w:id="3112" w:author="Anton Prokhorov" w:date="2021-01-28T22:59:00Z" w:initials="AP">
    <w:p w14:paraId="00B80EAD" w14:textId="39F14EF9" w:rsidR="001713FD" w:rsidRDefault="001713FD">
      <w:pPr>
        <w:pStyle w:val="ac"/>
      </w:pPr>
      <w:r>
        <w:rPr>
          <w:rStyle w:val="ab"/>
        </w:rPr>
        <w:annotationRef/>
      </w:r>
      <w:r>
        <w:rPr>
          <w:noProof/>
        </w:rPr>
        <w:t>сколько именно и в каких условиях тестировали?</w:t>
      </w:r>
    </w:p>
  </w:comment>
  <w:comment w:id="3125" w:author="Anton Prokhorov" w:date="2021-01-28T23:00:00Z" w:initials="AP">
    <w:p w14:paraId="5C776A82" w14:textId="55B41D3A" w:rsidR="001713FD" w:rsidRDefault="001713FD">
      <w:pPr>
        <w:pStyle w:val="ac"/>
      </w:pPr>
      <w:r>
        <w:rPr>
          <w:rStyle w:val="ab"/>
        </w:rPr>
        <w:annotationRef/>
      </w:r>
      <w:r>
        <w:rPr>
          <w:noProof/>
        </w:rPr>
        <w:t>диапазон?</w:t>
      </w:r>
    </w:p>
  </w:comment>
  <w:comment w:id="3126" w:author="Пользователь Windows" w:date="2021-01-30T11:45:00Z" w:initials="ПW">
    <w:p w14:paraId="6C853808" w14:textId="6F92F8E7" w:rsidR="00914062" w:rsidRDefault="00914062">
      <w:pPr>
        <w:pStyle w:val="ac"/>
      </w:pPr>
      <w:r>
        <w:rPr>
          <w:rStyle w:val="ab"/>
        </w:rPr>
        <w:annotationRef/>
      </w:r>
      <w:r>
        <w:t>поправил</w:t>
      </w:r>
    </w:p>
  </w:comment>
  <w:comment w:id="3219" w:author="Anton Prokhorov" w:date="2021-01-28T23:04:00Z" w:initials="AP">
    <w:p w14:paraId="214C33A6" w14:textId="2B8E6CE6" w:rsidR="001713FD" w:rsidRDefault="001713FD">
      <w:pPr>
        <w:pStyle w:val="ac"/>
      </w:pPr>
      <w:r>
        <w:rPr>
          <w:rStyle w:val="ab"/>
        </w:rPr>
        <w:annotationRef/>
      </w:r>
      <w:r>
        <w:rPr>
          <w:noProof/>
        </w:rPr>
        <w:t>а какой вывод?</w:t>
      </w:r>
    </w:p>
  </w:comment>
  <w:comment w:id="3220" w:author="Пользователь Windows" w:date="2021-01-30T13:51:00Z" w:initials="ПW">
    <w:p w14:paraId="2D7A1F9C" w14:textId="77762DC8" w:rsidR="00EF000C" w:rsidRDefault="00EF000C">
      <w:pPr>
        <w:pStyle w:val="ac"/>
      </w:pPr>
      <w:r>
        <w:rPr>
          <w:rStyle w:val="ab"/>
        </w:rPr>
        <w:annotationRef/>
      </w:r>
      <w:r>
        <w:t>добавил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EB0DC" w15:done="0"/>
  <w15:commentEx w15:paraId="1D2F712C" w15:paraIdParent="67FEB0DC" w15:done="0"/>
  <w15:commentEx w15:paraId="6B381AB8" w15:paraIdParent="67FEB0DC" w15:done="0"/>
  <w15:commentEx w15:paraId="49288E58" w15:paraIdParent="67FEB0DC" w15:done="0"/>
  <w15:commentEx w15:paraId="164BDBB1" w15:done="0"/>
  <w15:commentEx w15:paraId="0F36EF27" w15:paraIdParent="164BDBB1" w15:done="0"/>
  <w15:commentEx w15:paraId="6D1CFDD7" w15:done="0"/>
  <w15:commentEx w15:paraId="7CE7BB65" w15:paraIdParent="6D1CFDD7" w15:done="0"/>
  <w15:commentEx w15:paraId="493EF501" w15:paraIdParent="6D1CFDD7" w15:done="0"/>
  <w15:commentEx w15:paraId="4BEBB2F8" w15:paraIdParent="6D1CFDD7" w15:done="0"/>
  <w15:commentEx w15:paraId="4E88D4F3" w15:done="0"/>
  <w15:commentEx w15:paraId="40B34D2E" w15:paraIdParent="4E88D4F3" w15:done="0"/>
  <w15:commentEx w15:paraId="46788D46" w15:done="0"/>
  <w15:commentEx w15:paraId="1D6978C0" w15:paraIdParent="46788D46" w15:done="0"/>
  <w15:commentEx w15:paraId="354E1B43" w15:done="0"/>
  <w15:commentEx w15:paraId="09890D88" w15:done="0"/>
  <w15:commentEx w15:paraId="28D88066" w15:paraIdParent="09890D88" w15:done="0"/>
  <w15:commentEx w15:paraId="14942ACD" w15:paraIdParent="09890D88" w15:done="0"/>
  <w15:commentEx w15:paraId="5B9F8554" w15:paraIdParent="09890D88" w15:done="0"/>
  <w15:commentEx w15:paraId="2C3CCFFA" w15:done="0"/>
  <w15:commentEx w15:paraId="63EB44DC" w15:paraIdParent="2C3CCFFA" w15:done="0"/>
  <w15:commentEx w15:paraId="6FC86B13" w15:paraIdParent="2C3CCFFA" w15:done="0"/>
  <w15:commentEx w15:paraId="44FFF0B1" w15:done="0"/>
  <w15:commentEx w15:paraId="40FF7994" w15:done="0"/>
  <w15:commentEx w15:paraId="740473F0" w15:paraIdParent="40FF7994" w15:done="0"/>
  <w15:commentEx w15:paraId="0F0EF930" w15:paraIdParent="40FF7994" w15:done="0"/>
  <w15:commentEx w15:paraId="5EE6F594" w15:done="0"/>
  <w15:commentEx w15:paraId="467660AC" w15:paraIdParent="5EE6F594" w15:done="0"/>
  <w15:commentEx w15:paraId="032F5263" w15:done="0"/>
  <w15:commentEx w15:paraId="41A20A93" w15:paraIdParent="032F5263" w15:done="0"/>
  <w15:commentEx w15:paraId="2DF19204" w15:paraIdParent="032F5263" w15:done="0"/>
  <w15:commentEx w15:paraId="1E88277B" w15:done="0"/>
  <w15:commentEx w15:paraId="12D0FCFE" w15:paraIdParent="1E88277B" w15:done="0"/>
  <w15:commentEx w15:paraId="58CCF37E" w15:done="0"/>
  <w15:commentEx w15:paraId="0B1EA406" w15:done="0"/>
  <w15:commentEx w15:paraId="13CC7160" w15:done="0"/>
  <w15:commentEx w15:paraId="29774966" w15:paraIdParent="13CC7160" w15:done="0"/>
  <w15:commentEx w15:paraId="730FD80F" w15:done="0"/>
  <w15:commentEx w15:paraId="7A15903E" w15:done="0"/>
  <w15:commentEx w15:paraId="02CD277B" w15:done="0"/>
  <w15:commentEx w15:paraId="28A2D48C" w15:done="0"/>
  <w15:commentEx w15:paraId="20E23D92" w15:paraIdParent="28A2D48C" w15:done="0"/>
  <w15:commentEx w15:paraId="2338EAB2" w15:done="0"/>
  <w15:commentEx w15:paraId="59906CC7" w15:paraIdParent="2338EAB2" w15:done="0"/>
  <w15:commentEx w15:paraId="14A9FE63" w15:done="0"/>
  <w15:commentEx w15:paraId="5890EB9D" w15:done="0"/>
  <w15:commentEx w15:paraId="4AABC319" w15:done="0"/>
  <w15:commentEx w15:paraId="3A68607D" w15:paraIdParent="4AABC319" w15:done="0"/>
  <w15:commentEx w15:paraId="503E33F1" w15:done="0"/>
  <w15:commentEx w15:paraId="2680DB0D" w15:done="0"/>
  <w15:commentEx w15:paraId="3D8691E1" w15:done="1"/>
  <w15:commentEx w15:paraId="081A8969" w15:paraIdParent="3D8691E1" w15:done="1"/>
  <w15:commentEx w15:paraId="7AC530A9" w15:done="0"/>
  <w15:commentEx w15:paraId="3F176C6E" w15:paraIdParent="7AC530A9" w15:done="0"/>
  <w15:commentEx w15:paraId="7F637E6C" w15:paraIdParent="7AC530A9" w15:done="0"/>
  <w15:commentEx w15:paraId="09856E4E" w15:done="0"/>
  <w15:commentEx w15:paraId="44769188" w15:paraIdParent="09856E4E" w15:done="0"/>
  <w15:commentEx w15:paraId="21483087" w15:done="0"/>
  <w15:commentEx w15:paraId="5A228D0A" w15:paraIdParent="21483087" w15:done="0"/>
  <w15:commentEx w15:paraId="45DBF458" w15:done="0"/>
  <w15:commentEx w15:paraId="2239B946" w15:paraIdParent="45DBF458" w15:done="0"/>
  <w15:commentEx w15:paraId="51BC8BF1" w15:done="0"/>
  <w15:commentEx w15:paraId="57BD41A4" w15:done="0"/>
  <w15:commentEx w15:paraId="7825A829" w15:paraIdParent="57BD41A4" w15:done="0"/>
  <w15:commentEx w15:paraId="671AFA7C" w15:done="0"/>
  <w15:commentEx w15:paraId="7F26EFED" w15:done="0"/>
  <w15:commentEx w15:paraId="13CF483E" w15:paraIdParent="7F26EFED" w15:done="0"/>
  <w15:commentEx w15:paraId="2007B69D" w15:done="0"/>
  <w15:commentEx w15:paraId="2AE05EA2" w15:paraIdParent="2007B69D" w15:done="0"/>
  <w15:commentEx w15:paraId="51E64E79" w15:done="0"/>
  <w15:commentEx w15:paraId="213094DA" w15:paraIdParent="51E64E79" w15:done="0"/>
  <w15:commentEx w15:paraId="6C13B75A" w15:done="0"/>
  <w15:commentEx w15:paraId="3076516F" w15:paraIdParent="6C13B75A" w15:done="0"/>
  <w15:commentEx w15:paraId="1EB6D1B9" w15:done="0"/>
  <w15:commentEx w15:paraId="4DCF8622" w15:paraIdParent="1EB6D1B9" w15:done="0"/>
  <w15:commentEx w15:paraId="62F579DA" w15:done="0"/>
  <w15:commentEx w15:paraId="30B45DEC" w15:paraIdParent="62F579DA" w15:done="0"/>
  <w15:commentEx w15:paraId="0156BE67" w15:done="0"/>
  <w15:commentEx w15:paraId="1E40E28C" w15:paraIdParent="0156BE67" w15:done="0"/>
  <w15:commentEx w15:paraId="15989932" w15:done="0"/>
  <w15:commentEx w15:paraId="5B30F082" w15:done="0"/>
  <w15:commentEx w15:paraId="431186C9" w15:done="0"/>
  <w15:commentEx w15:paraId="04F33197" w15:paraIdParent="431186C9" w15:done="0"/>
  <w15:commentEx w15:paraId="2BEDA780" w15:done="0"/>
  <w15:commentEx w15:paraId="40F70DE3" w15:paraIdParent="2BEDA780" w15:done="0"/>
  <w15:commentEx w15:paraId="195ECB23" w15:done="0"/>
  <w15:commentEx w15:paraId="5A6B7903" w15:done="0"/>
  <w15:commentEx w15:paraId="2EA1F25D" w15:done="0"/>
  <w15:commentEx w15:paraId="36D3515F" w15:done="0"/>
  <w15:commentEx w15:paraId="308D897B" w15:paraIdParent="36D3515F" w15:done="0"/>
  <w15:commentEx w15:paraId="7E93E90F" w15:done="0"/>
  <w15:commentEx w15:paraId="3091E7B3" w15:done="0"/>
  <w15:commentEx w15:paraId="462AF3A7" w15:paraIdParent="3091E7B3" w15:done="0"/>
  <w15:commentEx w15:paraId="77A22D88" w15:done="0"/>
  <w15:commentEx w15:paraId="553A4D80" w15:done="0"/>
  <w15:commentEx w15:paraId="2F129880" w15:paraIdParent="553A4D80" w15:done="0"/>
  <w15:commentEx w15:paraId="495364C9" w15:paraIdParent="553A4D80" w15:done="0"/>
  <w15:commentEx w15:paraId="4104E820" w15:paraIdParent="553A4D80" w15:done="0"/>
  <w15:commentEx w15:paraId="78253A97" w15:done="0"/>
  <w15:commentEx w15:paraId="7608C9B6" w15:paraIdParent="78253A97" w15:done="0"/>
  <w15:commentEx w15:paraId="3CBAF9CC" w15:done="0"/>
  <w15:commentEx w15:paraId="2788E56B" w15:done="0"/>
  <w15:commentEx w15:paraId="1139BC99" w15:done="0"/>
  <w15:commentEx w15:paraId="548E8200" w15:paraIdParent="1139BC99" w15:done="0"/>
  <w15:commentEx w15:paraId="30707D92" w15:done="0"/>
  <w15:commentEx w15:paraId="6CA13AD2" w15:paraIdParent="30707D92" w15:done="0"/>
  <w15:commentEx w15:paraId="599E2E5A" w15:done="0"/>
  <w15:commentEx w15:paraId="1B29975E" w15:done="0"/>
  <w15:commentEx w15:paraId="74FF2D68" w15:paraIdParent="1B29975E" w15:done="0"/>
  <w15:commentEx w15:paraId="3FDB96D0" w15:done="0"/>
  <w15:commentEx w15:paraId="754069ED" w15:paraIdParent="3FDB96D0" w15:done="0"/>
  <w15:commentEx w15:paraId="783A84B5" w15:done="0"/>
  <w15:commentEx w15:paraId="52065B19" w15:done="0"/>
  <w15:commentEx w15:paraId="73C8E62D" w15:done="0"/>
  <w15:commentEx w15:paraId="4D3BF82D" w15:paraIdParent="73C8E62D" w15:done="0"/>
  <w15:commentEx w15:paraId="36A83B07" w15:done="0"/>
  <w15:commentEx w15:paraId="219E1DA4" w15:done="0"/>
  <w15:commentEx w15:paraId="4AFDC56C" w15:paraIdParent="219E1DA4" w15:done="0"/>
  <w15:commentEx w15:paraId="33F72FB5" w15:done="0"/>
  <w15:commentEx w15:paraId="5901D232" w15:paraIdParent="33F72FB5" w15:done="0"/>
  <w15:commentEx w15:paraId="16064769" w15:paraIdParent="33F72FB5" w15:done="0"/>
  <w15:commentEx w15:paraId="432BC454" w15:paraIdParent="33F72FB5" w15:done="0"/>
  <w15:commentEx w15:paraId="11E79BC9" w15:done="0"/>
  <w15:commentEx w15:paraId="4B09A243" w15:done="0"/>
  <w15:commentEx w15:paraId="2B52D636" w15:paraIdParent="4B09A243" w15:done="0"/>
  <w15:commentEx w15:paraId="75AF6170" w15:done="0"/>
  <w15:commentEx w15:paraId="742BF6CD" w15:paraIdParent="75AF6170" w15:done="0"/>
  <w15:commentEx w15:paraId="423E758A" w15:done="0"/>
  <w15:commentEx w15:paraId="08DDDC90" w15:paraIdParent="423E758A" w15:done="0"/>
  <w15:commentEx w15:paraId="5FC6EB5B" w15:done="0"/>
  <w15:commentEx w15:paraId="02F11D56" w15:paraIdParent="5FC6EB5B" w15:done="0"/>
  <w15:commentEx w15:paraId="49F0400E" w15:done="0"/>
  <w15:commentEx w15:paraId="44DC4A1A" w15:paraIdParent="49F0400E" w15:done="0"/>
  <w15:commentEx w15:paraId="00B80EAD" w15:done="0"/>
  <w15:commentEx w15:paraId="5C776A82" w15:done="0"/>
  <w15:commentEx w15:paraId="6C853808" w15:paraIdParent="5C776A82" w15:done="0"/>
  <w15:commentEx w15:paraId="214C33A6" w15:done="0"/>
  <w15:commentEx w15:paraId="2D7A1F9C" w15:paraIdParent="214C33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D86D7" w16cex:dateUtc="2021-01-28T11:54:00Z"/>
  <w16cex:commentExtensible w16cex:durableId="23BD9BF4" w16cex:dateUtc="2021-01-28T13:24:00Z"/>
  <w16cex:commentExtensible w16cex:durableId="23BD9BAE" w16cex:dateUtc="2021-01-28T13:23:00Z"/>
  <w16cex:commentExtensible w16cex:durableId="23BD9C6A" w16cex:dateUtc="2021-01-28T13:26:00Z"/>
  <w16cex:commentExtensible w16cex:durableId="23BDB4E8" w16cex:dateUtc="2021-01-28T15:10:00Z"/>
  <w16cex:commentExtensible w16cex:durableId="23BD9D39" w16cex:dateUtc="2021-01-28T13:29:00Z"/>
  <w16cex:commentExtensible w16cex:durableId="23BD9D6A" w16cex:dateUtc="2021-01-28T13:30:00Z"/>
  <w16cex:commentExtensible w16cex:durableId="23BD9D9A" w16cex:dateUtc="2021-01-28T13:31:00Z"/>
  <w16cex:commentExtensible w16cex:durableId="23BD9DDA" w16cex:dateUtc="2021-01-28T13:32:00Z"/>
  <w16cex:commentExtensible w16cex:durableId="23BD9E09" w16cex:dateUtc="2021-01-28T13:33:00Z"/>
  <w16cex:commentExtensible w16cex:durableId="23BD9E6D" w16cex:dateUtc="2021-01-28T13:34:00Z"/>
  <w16cex:commentExtensible w16cex:durableId="23BD9EA6" w16cex:dateUtc="2021-01-28T13:35:00Z"/>
  <w16cex:commentExtensible w16cex:durableId="23BD9EE8" w16cex:dateUtc="2021-01-28T13:36:00Z"/>
  <w16cex:commentExtensible w16cex:durableId="23BD9F23" w16cex:dateUtc="2021-01-28T13:37:00Z"/>
  <w16cex:commentExtensible w16cex:durableId="23BD9F91" w16cex:dateUtc="2021-01-28T13:39:00Z"/>
  <w16cex:commentExtensible w16cex:durableId="23BD9F53" w16cex:dateUtc="2021-01-28T13:38:00Z"/>
  <w16cex:commentExtensible w16cex:durableId="23BDA02E" w16cex:dateUtc="2021-01-28T13:42:00Z"/>
  <w16cex:commentExtensible w16cex:durableId="23BDA092" w16cex:dateUtc="2021-01-28T13:44:00Z"/>
  <w16cex:commentExtensible w16cex:durableId="23BDA0BB" w16cex:dateUtc="2021-01-28T13:44:00Z"/>
  <w16cex:commentExtensible w16cex:durableId="23BDA0EB" w16cex:dateUtc="2021-01-28T13:45:00Z"/>
  <w16cex:commentExtensible w16cex:durableId="23BDA13C" w16cex:dateUtc="2021-01-28T13:46:00Z"/>
  <w16cex:commentExtensible w16cex:durableId="23BDA180" w16cex:dateUtc="2021-01-28T13:48:00Z"/>
  <w16cex:commentExtensible w16cex:durableId="23BDA9DF" w16cex:dateUtc="2021-01-28T14:23:00Z"/>
  <w16cex:commentExtensible w16cex:durableId="23BDA1C1" w16cex:dateUtc="2021-01-28T13:49:00Z"/>
  <w16cex:commentExtensible w16cex:durableId="23BDAB42" w16cex:dateUtc="2021-01-28T14:29:00Z"/>
  <w16cex:commentExtensible w16cex:durableId="23BDABD5" w16cex:dateUtc="2021-01-28T14:32:00Z"/>
  <w16cex:commentExtensible w16cex:durableId="23BDACFB" w16cex:dateUtc="2021-01-28T14:36:00Z"/>
  <w16cex:commentExtensible w16cex:durableId="23BDAD40" w16cex:dateUtc="2021-01-28T14:38:00Z"/>
  <w16cex:commentExtensible w16cex:durableId="23BDADB3" w16cex:dateUtc="2021-01-28T14:40:00Z"/>
  <w16cex:commentExtensible w16cex:durableId="23BDADEB" w16cex:dateUtc="2021-01-28T14:40:00Z"/>
  <w16cex:commentExtensible w16cex:durableId="23BDAE09" w16cex:dateUtc="2021-01-28T14:41:00Z"/>
  <w16cex:commentExtensible w16cex:durableId="23BDAD69" w16cex:dateUtc="2021-01-28T14:38:00Z"/>
  <w16cex:commentExtensible w16cex:durableId="23BDAE87" w16cex:dateUtc="2021-01-28T14:43:00Z"/>
  <w16cex:commentExtensible w16cex:durableId="23BDAEDD" w16cex:dateUtc="2021-01-28T14:45:00Z"/>
  <w16cex:commentExtensible w16cex:durableId="23BDAF0E" w16cex:dateUtc="2021-01-28T14:45:00Z"/>
  <w16cex:commentExtensible w16cex:durableId="23BDAF59" w16cex:dateUtc="2021-01-28T14:47:00Z"/>
  <w16cex:commentExtensible w16cex:durableId="23BDAF75" w16cex:dateUtc="2021-01-28T14:47:00Z"/>
  <w16cex:commentExtensible w16cex:durableId="23BDAF87" w16cex:dateUtc="2021-01-28T14:47:00Z"/>
  <w16cex:commentExtensible w16cex:durableId="23BDB000" w16cex:dateUtc="2021-01-28T14:49:00Z"/>
  <w16cex:commentExtensible w16cex:durableId="23ADD14C" w16cex:dateUtc="2021-01-16T13:55:00Z"/>
  <w16cex:commentExtensible w16cex:durableId="23B04D3B" w16cex:dateUtc="2021-01-18T11:08:00Z"/>
  <w16cex:commentExtensible w16cex:durableId="23BDB030" w16cex:dateUtc="2021-01-28T14:50:00Z"/>
  <w16cex:commentExtensible w16cex:durableId="23BDB07B" w16cex:dateUtc="2021-01-28T14:51:00Z"/>
  <w16cex:commentExtensible w16cex:durableId="23BDB1FE" w16cex:dateUtc="2021-01-28T14:58:00Z"/>
  <w16cex:commentExtensible w16cex:durableId="23BDB0B9" w16cex:dateUtc="2021-01-28T14:52:00Z"/>
  <w16cex:commentExtensible w16cex:durableId="23BDB0DD" w16cex:dateUtc="2021-01-28T14:53:00Z"/>
  <w16cex:commentExtensible w16cex:durableId="23BDB10C" w16cex:dateUtc="2021-01-28T14:54:00Z"/>
  <w16cex:commentExtensible w16cex:durableId="23BDB158" w16cex:dateUtc="2021-01-28T14:55:00Z"/>
  <w16cex:commentExtensible w16cex:durableId="23BDB1ED" w16cex:dateUtc="2021-01-28T14:58:00Z"/>
  <w16cex:commentExtensible w16cex:durableId="23BDB1A9" w16cex:dateUtc="2021-01-28T14:56:00Z"/>
  <w16cex:commentExtensible w16cex:durableId="23BDB1BC" w16cex:dateUtc="2021-01-28T14:57:00Z"/>
  <w16cex:commentExtensible w16cex:durableId="23BDB22E" w16cex:dateUtc="2021-01-28T14:59:00Z"/>
  <w16cex:commentExtensible w16cex:durableId="23BDB2F5" w16cex:dateUtc="2021-01-28T15:02:00Z"/>
  <w16cex:commentExtensible w16cex:durableId="23BDB27F" w16cex:dateUtc="2021-01-28T15:00:00Z"/>
  <w16cex:commentExtensible w16cex:durableId="23ADD1CE" w16cex:dateUtc="2021-01-16T13:57:00Z"/>
  <w16cex:commentExtensible w16cex:durableId="23B04D71" w16cex:dateUtc="2021-01-18T11:09:00Z"/>
  <w16cex:commentExtensible w16cex:durableId="23BDB2D7" w16cex:dateUtc="2021-01-28T15:01:00Z"/>
  <w16cex:commentExtensible w16cex:durableId="23BDB31B" w16cex:dateUtc="2021-01-28T15:03:00Z"/>
  <w16cex:commentExtensible w16cex:durableId="23B04DB4" w16cex:dateUtc="2021-01-18T11:11:00Z"/>
  <w16cex:commentExtensible w16cex:durableId="23BDBE33" w16cex:dateUtc="2021-01-28T15:50:00Z"/>
  <w16cex:commentExtensible w16cex:durableId="23BDBEA0" w16cex:dateUtc="2021-01-28T15:52:00Z"/>
  <w16cex:commentExtensible w16cex:durableId="23BDC049" w16cex:dateUtc="2021-01-28T15:59:00Z"/>
  <w16cex:commentExtensible w16cex:durableId="23BDC091" w16cex:dateUtc="2021-01-28T16:00:00Z"/>
  <w16cex:commentExtensible w16cex:durableId="23BDC166" w16cex:dateUtc="2021-01-28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FEB0DC" w16cid:durableId="23BD716F"/>
  <w16cid:commentId w16cid:paraId="1D2F712C" w16cid:durableId="23BD7170"/>
  <w16cid:commentId w16cid:paraId="6B381AB8" w16cid:durableId="23BD86D7"/>
  <w16cid:commentId w16cid:paraId="164BDBB1" w16cid:durableId="23BD9BF4"/>
  <w16cid:commentId w16cid:paraId="6D1CFDD7" w16cid:durableId="23BD7171"/>
  <w16cid:commentId w16cid:paraId="7CE7BB65" w16cid:durableId="23BD7172"/>
  <w16cid:commentId w16cid:paraId="493EF501" w16cid:durableId="23BD9BAE"/>
  <w16cid:commentId w16cid:paraId="4E88D4F3" w16cid:durableId="23BD9C6A"/>
  <w16cid:commentId w16cid:paraId="46788D46" w16cid:durableId="23BD7173"/>
  <w16cid:commentId w16cid:paraId="1D6978C0" w16cid:durableId="23BD7174"/>
  <w16cid:commentId w16cid:paraId="354E1B43" w16cid:durableId="23BDB4E8"/>
  <w16cid:commentId w16cid:paraId="09890D88" w16cid:durableId="23BD7175"/>
  <w16cid:commentId w16cid:paraId="28D88066" w16cid:durableId="23BD7176"/>
  <w16cid:commentId w16cid:paraId="14942ACD" w16cid:durableId="23BD7177"/>
  <w16cid:commentId w16cid:paraId="5B9F8554" w16cid:durableId="23BD9D39"/>
  <w16cid:commentId w16cid:paraId="2C3CCFFA" w16cid:durableId="23BD7178"/>
  <w16cid:commentId w16cid:paraId="63EB44DC" w16cid:durableId="23BD7179"/>
  <w16cid:commentId w16cid:paraId="6FC86B13" w16cid:durableId="23BD9D6A"/>
  <w16cid:commentId w16cid:paraId="44FFF0B1" w16cid:durableId="23BD9D9A"/>
  <w16cid:commentId w16cid:paraId="40FF7994" w16cid:durableId="23BD717A"/>
  <w16cid:commentId w16cid:paraId="740473F0" w16cid:durableId="23BD717B"/>
  <w16cid:commentId w16cid:paraId="0F0EF930" w16cid:durableId="23BD717C"/>
  <w16cid:commentId w16cid:paraId="5EE6F594" w16cid:durableId="23BD9DDA"/>
  <w16cid:commentId w16cid:paraId="032F5263" w16cid:durableId="23BD717D"/>
  <w16cid:commentId w16cid:paraId="41A20A93" w16cid:durableId="23BD717E"/>
  <w16cid:commentId w16cid:paraId="2DF19204" w16cid:durableId="23BD9E09"/>
  <w16cid:commentId w16cid:paraId="1E88277B" w16cid:durableId="23BD717F"/>
  <w16cid:commentId w16cid:paraId="12D0FCFE" w16cid:durableId="23BD7180"/>
  <w16cid:commentId w16cid:paraId="58CCF37E" w16cid:durableId="23BD9E6D"/>
  <w16cid:commentId w16cid:paraId="0B1EA406" w16cid:durableId="23BD9EA6"/>
  <w16cid:commentId w16cid:paraId="13CC7160" w16cid:durableId="23BD9EE8"/>
  <w16cid:commentId w16cid:paraId="730FD80F" w16cid:durableId="23BD9F23"/>
  <w16cid:commentId w16cid:paraId="7A15903E" w16cid:durableId="23BD9F91"/>
  <w16cid:commentId w16cid:paraId="02CD277B" w16cid:durableId="23BD9F53"/>
  <w16cid:commentId w16cid:paraId="28A2D48C" w16cid:durableId="23BDA02E"/>
  <w16cid:commentId w16cid:paraId="503E33F1" w16cid:durableId="23BDA092"/>
  <w16cid:commentId w16cid:paraId="2680DB0D" w16cid:durableId="23BDA0BB"/>
  <w16cid:commentId w16cid:paraId="3D8691E1" w16cid:durableId="23BD7181"/>
  <w16cid:commentId w16cid:paraId="081A8969" w16cid:durableId="23BD7182"/>
  <w16cid:commentId w16cid:paraId="7AC530A9" w16cid:durableId="23BD7183"/>
  <w16cid:commentId w16cid:paraId="3F176C6E" w16cid:durableId="23BD7184"/>
  <w16cid:commentId w16cid:paraId="7F637E6C" w16cid:durableId="23BDA0EB"/>
  <w16cid:commentId w16cid:paraId="09856E4E" w16cid:durableId="23BDA13C"/>
  <w16cid:commentId w16cid:paraId="21483087" w16cid:durableId="23BDA180"/>
  <w16cid:commentId w16cid:paraId="51BC8BF1" w16cid:durableId="23BDA9DF"/>
  <w16cid:commentId w16cid:paraId="57BD41A4" w16cid:durableId="23BD7185"/>
  <w16cid:commentId w16cid:paraId="7825A829" w16cid:durableId="23BD7186"/>
  <w16cid:commentId w16cid:paraId="671AFA7C" w16cid:durableId="23BDA1C1"/>
  <w16cid:commentId w16cid:paraId="2007B69D" w16cid:durableId="23BD7187"/>
  <w16cid:commentId w16cid:paraId="2AE05EA2" w16cid:durableId="23BD7188"/>
  <w16cid:commentId w16cid:paraId="51E64E79" w16cid:durableId="23BDAB42"/>
  <w16cid:commentId w16cid:paraId="6C13B75A" w16cid:durableId="23BDABD5"/>
  <w16cid:commentId w16cid:paraId="1EB6D1B9" w16cid:durableId="23BDACFB"/>
  <w16cid:commentId w16cid:paraId="62F579DA" w16cid:durableId="23BD7189"/>
  <w16cid:commentId w16cid:paraId="30B45DEC" w16cid:durableId="23BD718A"/>
  <w16cid:commentId w16cid:paraId="0156BE67" w16cid:durableId="23BDAD40"/>
  <w16cid:commentId w16cid:paraId="15989932" w16cid:durableId="23BDADB3"/>
  <w16cid:commentId w16cid:paraId="5B30F082" w16cid:durableId="23BDADEB"/>
  <w16cid:commentId w16cid:paraId="431186C9" w16cid:durableId="23BDAE09"/>
  <w16cid:commentId w16cid:paraId="2BEDA780" w16cid:durableId="23BDAD69"/>
  <w16cid:commentId w16cid:paraId="195ECB23" w16cid:durableId="23BDAE87"/>
  <w16cid:commentId w16cid:paraId="5A6B7903" w16cid:durableId="23BDAEDD"/>
  <w16cid:commentId w16cid:paraId="2EA1F25D" w16cid:durableId="23BDAF0E"/>
  <w16cid:commentId w16cid:paraId="36D3515F" w16cid:durableId="23BDAF59"/>
  <w16cid:commentId w16cid:paraId="7E93E90F" w16cid:durableId="23BDAF75"/>
  <w16cid:commentId w16cid:paraId="3091E7B3" w16cid:durableId="23BDAF87"/>
  <w16cid:commentId w16cid:paraId="77A22D88" w16cid:durableId="23BDB000"/>
  <w16cid:commentId w16cid:paraId="553A4D80" w16cid:durableId="23ADD14C"/>
  <w16cid:commentId w16cid:paraId="2F129880" w16cid:durableId="23B04D2A"/>
  <w16cid:commentId w16cid:paraId="495364C9" w16cid:durableId="23B04D3B"/>
  <w16cid:commentId w16cid:paraId="4104E820" w16cid:durableId="23BD718E"/>
  <w16cid:commentId w16cid:paraId="78253A97" w16cid:durableId="23BDB030"/>
  <w16cid:commentId w16cid:paraId="3CBAF9CC" w16cid:durableId="23BDB07B"/>
  <w16cid:commentId w16cid:paraId="2788E56B" w16cid:durableId="23BDB1FE"/>
  <w16cid:commentId w16cid:paraId="1139BC99" w16cid:durableId="23BDB0B9"/>
  <w16cid:commentId w16cid:paraId="30707D92" w16cid:durableId="23BDB0DD"/>
  <w16cid:commentId w16cid:paraId="599E2E5A" w16cid:durableId="23BDB10C"/>
  <w16cid:commentId w16cid:paraId="1B29975E" w16cid:durableId="23BDB158"/>
  <w16cid:commentId w16cid:paraId="3FDB96D0" w16cid:durableId="23BDB1ED"/>
  <w16cid:commentId w16cid:paraId="783A84B5" w16cid:durableId="23BDB1A9"/>
  <w16cid:commentId w16cid:paraId="52065B19" w16cid:durableId="23BDB1BC"/>
  <w16cid:commentId w16cid:paraId="73C8E62D" w16cid:durableId="23BDB22E"/>
  <w16cid:commentId w16cid:paraId="36A83B07" w16cid:durableId="23BDB2F5"/>
  <w16cid:commentId w16cid:paraId="219E1DA4" w16cid:durableId="23BDB27F"/>
  <w16cid:commentId w16cid:paraId="33F72FB5" w16cid:durableId="23ADD1CE"/>
  <w16cid:commentId w16cid:paraId="5901D232" w16cid:durableId="23B04D2C"/>
  <w16cid:commentId w16cid:paraId="16064769" w16cid:durableId="23B04D71"/>
  <w16cid:commentId w16cid:paraId="432BC454" w16cid:durableId="23BD7192"/>
  <w16cid:commentId w16cid:paraId="11E79BC9" w16cid:durableId="23BDB2D7"/>
  <w16cid:commentId w16cid:paraId="4B09A243" w16cid:durableId="23BDB31B"/>
  <w16cid:commentId w16cid:paraId="75AF6170" w16cid:durableId="23B04DB4"/>
  <w16cid:commentId w16cid:paraId="742BF6CD" w16cid:durableId="23BD7194"/>
  <w16cid:commentId w16cid:paraId="423E758A" w16cid:durableId="23BD7195"/>
  <w16cid:commentId w16cid:paraId="08DDDC90" w16cid:durableId="23BD7196"/>
  <w16cid:commentId w16cid:paraId="5FC6EB5B" w16cid:durableId="23BDBE33"/>
  <w16cid:commentId w16cid:paraId="49F0400E" w16cid:durableId="23BDBEA0"/>
  <w16cid:commentId w16cid:paraId="00B80EAD" w16cid:durableId="23BDC049"/>
  <w16cid:commentId w16cid:paraId="5C776A82" w16cid:durableId="23BDC091"/>
  <w16cid:commentId w16cid:paraId="214C33A6" w16cid:durableId="23BDC1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3242C" w14:textId="77777777" w:rsidR="00E17741" w:rsidRDefault="00E17741" w:rsidP="004E02CB">
      <w:pPr>
        <w:spacing w:after="0" w:line="240" w:lineRule="auto"/>
      </w:pPr>
      <w:r>
        <w:separator/>
      </w:r>
    </w:p>
  </w:endnote>
  <w:endnote w:type="continuationSeparator" w:id="0">
    <w:p w14:paraId="379C4C30" w14:textId="77777777" w:rsidR="00E17741" w:rsidRDefault="00E17741"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51228"/>
      <w:docPartObj>
        <w:docPartGallery w:val="Page Numbers (Bottom of Page)"/>
        <w:docPartUnique/>
      </w:docPartObj>
    </w:sdtPr>
    <w:sdtEndPr/>
    <w:sdtContent>
      <w:p w14:paraId="27B0625C" w14:textId="529243F4" w:rsidR="001713FD" w:rsidRDefault="001713FD">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B1546A">
          <w:rPr>
            <w:rFonts w:ascii="Times New Roman" w:hAnsi="Times New Roman" w:cs="Times New Roman"/>
            <w:noProof/>
            <w:sz w:val="28"/>
          </w:rPr>
          <w:t>45</w:t>
        </w:r>
        <w:r w:rsidRPr="00EB007C">
          <w:rPr>
            <w:rFonts w:ascii="Times New Roman" w:hAnsi="Times New Roman" w:cs="Times New Roman"/>
            <w:noProof/>
            <w:sz w:val="28"/>
          </w:rPr>
          <w:fldChar w:fldCharType="end"/>
        </w:r>
      </w:p>
    </w:sdtContent>
  </w:sdt>
  <w:p w14:paraId="34BA1D7E" w14:textId="77777777" w:rsidR="001713FD" w:rsidRDefault="001713F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EndPr/>
    <w:sdtContent>
      <w:p w14:paraId="0C8133CB" w14:textId="160D1315" w:rsidR="001713FD" w:rsidRDefault="001713FD">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B1546A">
          <w:rPr>
            <w:rFonts w:ascii="Times New Roman" w:hAnsi="Times New Roman" w:cs="Times New Roman"/>
            <w:noProof/>
            <w:sz w:val="28"/>
          </w:rPr>
          <w:t>99</w:t>
        </w:r>
        <w:r w:rsidRPr="008D280D">
          <w:rPr>
            <w:rFonts w:ascii="Times New Roman" w:hAnsi="Times New Roman" w:cs="Times New Roman"/>
            <w:sz w:val="28"/>
          </w:rPr>
          <w:fldChar w:fldCharType="end"/>
        </w:r>
      </w:p>
    </w:sdtContent>
  </w:sdt>
  <w:p w14:paraId="53ACB043" w14:textId="77777777" w:rsidR="001713FD" w:rsidRDefault="001713FD">
    <w:pPr>
      <w:pStyle w:val="a8"/>
    </w:pPr>
  </w:p>
  <w:p w14:paraId="052DE81C" w14:textId="77777777" w:rsidR="001713FD" w:rsidRDefault="001713F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04CAD" w14:textId="77777777" w:rsidR="00E17741" w:rsidRDefault="00E17741" w:rsidP="004E02CB">
      <w:pPr>
        <w:spacing w:after="0" w:line="240" w:lineRule="auto"/>
      </w:pPr>
      <w:r>
        <w:separator/>
      </w:r>
    </w:p>
  </w:footnote>
  <w:footnote w:type="continuationSeparator" w:id="0">
    <w:p w14:paraId="2553CEB7" w14:textId="77777777" w:rsidR="00E17741" w:rsidRDefault="00E17741"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2E2A32"/>
    <w:multiLevelType w:val="hybridMultilevel"/>
    <w:tmpl w:val="0D98FF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11"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E85187"/>
    <w:multiLevelType w:val="hybridMultilevel"/>
    <w:tmpl w:val="DD2C7D60"/>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5A0F56"/>
    <w:multiLevelType w:val="hybridMultilevel"/>
    <w:tmpl w:val="13CCF2D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8768B3"/>
    <w:multiLevelType w:val="hybridMultilevel"/>
    <w:tmpl w:val="D542CBB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23"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24"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D1A5B8B"/>
    <w:multiLevelType w:val="hybridMultilevel"/>
    <w:tmpl w:val="6D42066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45"/>
  </w:num>
  <w:num w:numId="3">
    <w:abstractNumId w:val="16"/>
  </w:num>
  <w:num w:numId="4">
    <w:abstractNumId w:val="20"/>
  </w:num>
  <w:num w:numId="5">
    <w:abstractNumId w:val="17"/>
  </w:num>
  <w:num w:numId="6">
    <w:abstractNumId w:val="34"/>
  </w:num>
  <w:num w:numId="7">
    <w:abstractNumId w:val="10"/>
  </w:num>
  <w:num w:numId="8">
    <w:abstractNumId w:val="14"/>
  </w:num>
  <w:num w:numId="9">
    <w:abstractNumId w:val="2"/>
  </w:num>
  <w:num w:numId="10">
    <w:abstractNumId w:val="36"/>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5"/>
  </w:num>
  <w:num w:numId="20">
    <w:abstractNumId w:val="24"/>
  </w:num>
  <w:num w:numId="21">
    <w:abstractNumId w:val="3"/>
  </w:num>
  <w:num w:numId="22">
    <w:abstractNumId w:val="29"/>
  </w:num>
  <w:num w:numId="23">
    <w:abstractNumId w:val="30"/>
  </w:num>
  <w:num w:numId="24">
    <w:abstractNumId w:val="23"/>
  </w:num>
  <w:num w:numId="25">
    <w:abstractNumId w:val="40"/>
  </w:num>
  <w:num w:numId="26">
    <w:abstractNumId w:val="25"/>
  </w:num>
  <w:num w:numId="27">
    <w:abstractNumId w:val="1"/>
  </w:num>
  <w:num w:numId="28">
    <w:abstractNumId w:val="15"/>
  </w:num>
  <w:num w:numId="29">
    <w:abstractNumId w:val="38"/>
  </w:num>
  <w:num w:numId="30">
    <w:abstractNumId w:val="41"/>
  </w:num>
  <w:num w:numId="31">
    <w:abstractNumId w:val="0"/>
  </w:num>
  <w:num w:numId="32">
    <w:abstractNumId w:val="28"/>
  </w:num>
  <w:num w:numId="33">
    <w:abstractNumId w:val="8"/>
  </w:num>
  <w:num w:numId="34">
    <w:abstractNumId w:val="19"/>
  </w:num>
  <w:num w:numId="35">
    <w:abstractNumId w:val="11"/>
  </w:num>
  <w:num w:numId="36">
    <w:abstractNumId w:val="26"/>
  </w:num>
  <w:num w:numId="37">
    <w:abstractNumId w:val="33"/>
  </w:num>
  <w:num w:numId="38">
    <w:abstractNumId w:val="44"/>
  </w:num>
  <w:num w:numId="39">
    <w:abstractNumId w:val="27"/>
  </w:num>
  <w:num w:numId="40">
    <w:abstractNumId w:val="7"/>
  </w:num>
  <w:num w:numId="41">
    <w:abstractNumId w:val="42"/>
  </w:num>
  <w:num w:numId="42">
    <w:abstractNumId w:val="9"/>
  </w:num>
  <w:num w:numId="43">
    <w:abstractNumId w:val="5"/>
  </w:num>
  <w:num w:numId="44">
    <w:abstractNumId w:val="13"/>
  </w:num>
  <w:num w:numId="45">
    <w:abstractNumId w:val="21"/>
  </w:num>
  <w:num w:numId="46">
    <w:abstractNumId w:val="18"/>
  </w:num>
  <w:num w:numId="47">
    <w:abstractNumId w:val="12"/>
  </w:num>
  <w:num w:numId="48">
    <w:abstractNumId w:val="39"/>
  </w:num>
  <w:num w:numId="49">
    <w:abstractNumId w:val="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Пользователь Windows">
    <w15:presenceInfo w15:providerId="Windows Live" w15:userId="ca21bb2aa54c2dfe"/>
  </w15:person>
  <w15:person w15:author="Anton Prokhorov">
    <w15:presenceInfo w15:providerId="Windows Live" w15:userId="c82e0728a1310ec9"/>
  </w15:person>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41F"/>
    <w:rsid w:val="0001367C"/>
    <w:rsid w:val="00027FC4"/>
    <w:rsid w:val="00034F07"/>
    <w:rsid w:val="00034FDB"/>
    <w:rsid w:val="000358BD"/>
    <w:rsid w:val="00047952"/>
    <w:rsid w:val="00094E09"/>
    <w:rsid w:val="00096377"/>
    <w:rsid w:val="000A458C"/>
    <w:rsid w:val="000B5617"/>
    <w:rsid w:val="000B5799"/>
    <w:rsid w:val="000B75AB"/>
    <w:rsid w:val="000C23FA"/>
    <w:rsid w:val="000C5376"/>
    <w:rsid w:val="000C68C0"/>
    <w:rsid w:val="000C7911"/>
    <w:rsid w:val="000D1C39"/>
    <w:rsid w:val="000D7D38"/>
    <w:rsid w:val="00102381"/>
    <w:rsid w:val="00111CF2"/>
    <w:rsid w:val="00115DC3"/>
    <w:rsid w:val="00115F68"/>
    <w:rsid w:val="00122C92"/>
    <w:rsid w:val="00146B3B"/>
    <w:rsid w:val="00147562"/>
    <w:rsid w:val="00160D48"/>
    <w:rsid w:val="00166CBB"/>
    <w:rsid w:val="001713FD"/>
    <w:rsid w:val="0018490C"/>
    <w:rsid w:val="00187674"/>
    <w:rsid w:val="001A2A32"/>
    <w:rsid w:val="001B7A4A"/>
    <w:rsid w:val="001C0B82"/>
    <w:rsid w:val="001C5581"/>
    <w:rsid w:val="001D15F1"/>
    <w:rsid w:val="001D3544"/>
    <w:rsid w:val="001D4205"/>
    <w:rsid w:val="001E55F2"/>
    <w:rsid w:val="001E7D01"/>
    <w:rsid w:val="001F0697"/>
    <w:rsid w:val="001F1226"/>
    <w:rsid w:val="001F6D71"/>
    <w:rsid w:val="00200E5F"/>
    <w:rsid w:val="002077BD"/>
    <w:rsid w:val="00211927"/>
    <w:rsid w:val="00226E92"/>
    <w:rsid w:val="00243D5D"/>
    <w:rsid w:val="00253A75"/>
    <w:rsid w:val="0026768F"/>
    <w:rsid w:val="0027524D"/>
    <w:rsid w:val="00275C6B"/>
    <w:rsid w:val="002805A4"/>
    <w:rsid w:val="002817B5"/>
    <w:rsid w:val="002820C2"/>
    <w:rsid w:val="002917C6"/>
    <w:rsid w:val="0029695E"/>
    <w:rsid w:val="002A0B68"/>
    <w:rsid w:val="002B5FFB"/>
    <w:rsid w:val="002C3E07"/>
    <w:rsid w:val="002E4E13"/>
    <w:rsid w:val="002E579C"/>
    <w:rsid w:val="002F0BAC"/>
    <w:rsid w:val="002F59C0"/>
    <w:rsid w:val="003131BF"/>
    <w:rsid w:val="00317EF1"/>
    <w:rsid w:val="00320427"/>
    <w:rsid w:val="003208AC"/>
    <w:rsid w:val="00322377"/>
    <w:rsid w:val="00324174"/>
    <w:rsid w:val="003261C3"/>
    <w:rsid w:val="00331EDD"/>
    <w:rsid w:val="003425E5"/>
    <w:rsid w:val="00350B99"/>
    <w:rsid w:val="00352500"/>
    <w:rsid w:val="0036244E"/>
    <w:rsid w:val="00372B70"/>
    <w:rsid w:val="0037656D"/>
    <w:rsid w:val="00387B53"/>
    <w:rsid w:val="00395118"/>
    <w:rsid w:val="003A007C"/>
    <w:rsid w:val="003B12ED"/>
    <w:rsid w:val="003B65A0"/>
    <w:rsid w:val="003C5E2F"/>
    <w:rsid w:val="003D3B00"/>
    <w:rsid w:val="003E7AA1"/>
    <w:rsid w:val="004018EE"/>
    <w:rsid w:val="00401DFB"/>
    <w:rsid w:val="00402C70"/>
    <w:rsid w:val="004033D6"/>
    <w:rsid w:val="00406004"/>
    <w:rsid w:val="00414715"/>
    <w:rsid w:val="004215EB"/>
    <w:rsid w:val="00422731"/>
    <w:rsid w:val="00424742"/>
    <w:rsid w:val="00431417"/>
    <w:rsid w:val="0043728C"/>
    <w:rsid w:val="00453D10"/>
    <w:rsid w:val="00454914"/>
    <w:rsid w:val="00457995"/>
    <w:rsid w:val="00460A60"/>
    <w:rsid w:val="00460FC9"/>
    <w:rsid w:val="00470B83"/>
    <w:rsid w:val="004854A2"/>
    <w:rsid w:val="0048739D"/>
    <w:rsid w:val="00490358"/>
    <w:rsid w:val="004A4750"/>
    <w:rsid w:val="004D6BEC"/>
    <w:rsid w:val="004E02CB"/>
    <w:rsid w:val="004E04F5"/>
    <w:rsid w:val="004F397F"/>
    <w:rsid w:val="004F6B3F"/>
    <w:rsid w:val="005145C9"/>
    <w:rsid w:val="005150D8"/>
    <w:rsid w:val="00515415"/>
    <w:rsid w:val="0052091B"/>
    <w:rsid w:val="00536818"/>
    <w:rsid w:val="005530DB"/>
    <w:rsid w:val="005542F9"/>
    <w:rsid w:val="00554F91"/>
    <w:rsid w:val="00572533"/>
    <w:rsid w:val="00585030"/>
    <w:rsid w:val="0058694C"/>
    <w:rsid w:val="00593373"/>
    <w:rsid w:val="005A0545"/>
    <w:rsid w:val="005A5F6B"/>
    <w:rsid w:val="005B01D4"/>
    <w:rsid w:val="005B3252"/>
    <w:rsid w:val="005B517A"/>
    <w:rsid w:val="005C1A27"/>
    <w:rsid w:val="005D6758"/>
    <w:rsid w:val="005D6C6A"/>
    <w:rsid w:val="005F116B"/>
    <w:rsid w:val="005F291F"/>
    <w:rsid w:val="005F3AD1"/>
    <w:rsid w:val="005F4C72"/>
    <w:rsid w:val="005F7973"/>
    <w:rsid w:val="0060577D"/>
    <w:rsid w:val="00613D80"/>
    <w:rsid w:val="0061427D"/>
    <w:rsid w:val="006222FB"/>
    <w:rsid w:val="006223BF"/>
    <w:rsid w:val="00630E79"/>
    <w:rsid w:val="00631176"/>
    <w:rsid w:val="006364FB"/>
    <w:rsid w:val="0064108F"/>
    <w:rsid w:val="00652966"/>
    <w:rsid w:val="00656E91"/>
    <w:rsid w:val="006614C9"/>
    <w:rsid w:val="00665E23"/>
    <w:rsid w:val="00674695"/>
    <w:rsid w:val="0067517E"/>
    <w:rsid w:val="0068190D"/>
    <w:rsid w:val="006878A7"/>
    <w:rsid w:val="00694AD8"/>
    <w:rsid w:val="006A68CB"/>
    <w:rsid w:val="006E1FAE"/>
    <w:rsid w:val="00704578"/>
    <w:rsid w:val="00725682"/>
    <w:rsid w:val="00742D73"/>
    <w:rsid w:val="00750235"/>
    <w:rsid w:val="007552B4"/>
    <w:rsid w:val="0077105B"/>
    <w:rsid w:val="00775658"/>
    <w:rsid w:val="00775898"/>
    <w:rsid w:val="00781D8A"/>
    <w:rsid w:val="007877D6"/>
    <w:rsid w:val="00792F11"/>
    <w:rsid w:val="0079741F"/>
    <w:rsid w:val="007A5040"/>
    <w:rsid w:val="007B4D35"/>
    <w:rsid w:val="007C1419"/>
    <w:rsid w:val="007D4D3B"/>
    <w:rsid w:val="007E0A18"/>
    <w:rsid w:val="007E4141"/>
    <w:rsid w:val="007F29EF"/>
    <w:rsid w:val="0080299B"/>
    <w:rsid w:val="0081539C"/>
    <w:rsid w:val="00817BAF"/>
    <w:rsid w:val="00827689"/>
    <w:rsid w:val="00827945"/>
    <w:rsid w:val="00840220"/>
    <w:rsid w:val="00846555"/>
    <w:rsid w:val="00847D25"/>
    <w:rsid w:val="00855AA8"/>
    <w:rsid w:val="0086076A"/>
    <w:rsid w:val="008666DD"/>
    <w:rsid w:val="00870850"/>
    <w:rsid w:val="00872F1F"/>
    <w:rsid w:val="00877B1B"/>
    <w:rsid w:val="0088339D"/>
    <w:rsid w:val="008911B9"/>
    <w:rsid w:val="00891D93"/>
    <w:rsid w:val="008947BB"/>
    <w:rsid w:val="00897D9A"/>
    <w:rsid w:val="008B644F"/>
    <w:rsid w:val="008D022B"/>
    <w:rsid w:val="008D280D"/>
    <w:rsid w:val="008D3D8E"/>
    <w:rsid w:val="008F4C3A"/>
    <w:rsid w:val="00900EB2"/>
    <w:rsid w:val="0090693A"/>
    <w:rsid w:val="00907192"/>
    <w:rsid w:val="00914062"/>
    <w:rsid w:val="009221F8"/>
    <w:rsid w:val="00923447"/>
    <w:rsid w:val="00931545"/>
    <w:rsid w:val="00932DF3"/>
    <w:rsid w:val="00934A07"/>
    <w:rsid w:val="00937FBA"/>
    <w:rsid w:val="009408D3"/>
    <w:rsid w:val="00952BAB"/>
    <w:rsid w:val="00957473"/>
    <w:rsid w:val="00963A24"/>
    <w:rsid w:val="00977C57"/>
    <w:rsid w:val="00981E0D"/>
    <w:rsid w:val="00991C64"/>
    <w:rsid w:val="009A14C8"/>
    <w:rsid w:val="009A633E"/>
    <w:rsid w:val="009B6123"/>
    <w:rsid w:val="009C409C"/>
    <w:rsid w:val="009C4175"/>
    <w:rsid w:val="009C4CAE"/>
    <w:rsid w:val="009C67B8"/>
    <w:rsid w:val="009C7DD0"/>
    <w:rsid w:val="009D0F98"/>
    <w:rsid w:val="009D4381"/>
    <w:rsid w:val="009F0979"/>
    <w:rsid w:val="00A36F57"/>
    <w:rsid w:val="00A417E1"/>
    <w:rsid w:val="00A41B2A"/>
    <w:rsid w:val="00A43766"/>
    <w:rsid w:val="00A473C3"/>
    <w:rsid w:val="00A62C9B"/>
    <w:rsid w:val="00A6318C"/>
    <w:rsid w:val="00A67742"/>
    <w:rsid w:val="00A72F69"/>
    <w:rsid w:val="00A7393C"/>
    <w:rsid w:val="00A928B4"/>
    <w:rsid w:val="00AA0BDE"/>
    <w:rsid w:val="00AA0E7A"/>
    <w:rsid w:val="00AA4315"/>
    <w:rsid w:val="00AB2E3C"/>
    <w:rsid w:val="00AC4E0E"/>
    <w:rsid w:val="00AD0B46"/>
    <w:rsid w:val="00AD3979"/>
    <w:rsid w:val="00AD66AB"/>
    <w:rsid w:val="00AE205C"/>
    <w:rsid w:val="00AF035E"/>
    <w:rsid w:val="00AF275D"/>
    <w:rsid w:val="00AF2964"/>
    <w:rsid w:val="00AF71BE"/>
    <w:rsid w:val="00B01B3E"/>
    <w:rsid w:val="00B030F8"/>
    <w:rsid w:val="00B110BC"/>
    <w:rsid w:val="00B12904"/>
    <w:rsid w:val="00B13025"/>
    <w:rsid w:val="00B1546A"/>
    <w:rsid w:val="00B27342"/>
    <w:rsid w:val="00B32FDE"/>
    <w:rsid w:val="00B44D28"/>
    <w:rsid w:val="00B4660C"/>
    <w:rsid w:val="00B616A0"/>
    <w:rsid w:val="00B66A4C"/>
    <w:rsid w:val="00B816B7"/>
    <w:rsid w:val="00B817E5"/>
    <w:rsid w:val="00B83429"/>
    <w:rsid w:val="00B93569"/>
    <w:rsid w:val="00BA2197"/>
    <w:rsid w:val="00BB4347"/>
    <w:rsid w:val="00BB6F95"/>
    <w:rsid w:val="00BB735F"/>
    <w:rsid w:val="00C00A0C"/>
    <w:rsid w:val="00C172FF"/>
    <w:rsid w:val="00C17F18"/>
    <w:rsid w:val="00C23DB1"/>
    <w:rsid w:val="00C34E4B"/>
    <w:rsid w:val="00C36DB7"/>
    <w:rsid w:val="00C501D6"/>
    <w:rsid w:val="00C54CE9"/>
    <w:rsid w:val="00C66E11"/>
    <w:rsid w:val="00C67B5F"/>
    <w:rsid w:val="00C711F4"/>
    <w:rsid w:val="00C8071F"/>
    <w:rsid w:val="00C81D6B"/>
    <w:rsid w:val="00C9084D"/>
    <w:rsid w:val="00C935FF"/>
    <w:rsid w:val="00CA056E"/>
    <w:rsid w:val="00CA6200"/>
    <w:rsid w:val="00CC0FB9"/>
    <w:rsid w:val="00CC3330"/>
    <w:rsid w:val="00CC5A17"/>
    <w:rsid w:val="00CD3A99"/>
    <w:rsid w:val="00CD489A"/>
    <w:rsid w:val="00CE06A2"/>
    <w:rsid w:val="00CE1D45"/>
    <w:rsid w:val="00CE256D"/>
    <w:rsid w:val="00CE71F5"/>
    <w:rsid w:val="00CF4958"/>
    <w:rsid w:val="00CF7458"/>
    <w:rsid w:val="00D05F29"/>
    <w:rsid w:val="00D16CA9"/>
    <w:rsid w:val="00D21161"/>
    <w:rsid w:val="00D2171D"/>
    <w:rsid w:val="00D31E7F"/>
    <w:rsid w:val="00D34093"/>
    <w:rsid w:val="00D375E0"/>
    <w:rsid w:val="00D44EC3"/>
    <w:rsid w:val="00D47834"/>
    <w:rsid w:val="00D550E7"/>
    <w:rsid w:val="00D73AF1"/>
    <w:rsid w:val="00D8251B"/>
    <w:rsid w:val="00D91A16"/>
    <w:rsid w:val="00D94BC9"/>
    <w:rsid w:val="00DB3EE1"/>
    <w:rsid w:val="00DD0695"/>
    <w:rsid w:val="00DD10B7"/>
    <w:rsid w:val="00DD6B66"/>
    <w:rsid w:val="00DE0755"/>
    <w:rsid w:val="00DE0FB5"/>
    <w:rsid w:val="00DE2637"/>
    <w:rsid w:val="00DE6B9F"/>
    <w:rsid w:val="00E0154D"/>
    <w:rsid w:val="00E02B21"/>
    <w:rsid w:val="00E03B7F"/>
    <w:rsid w:val="00E05C8A"/>
    <w:rsid w:val="00E10FB6"/>
    <w:rsid w:val="00E124B2"/>
    <w:rsid w:val="00E14778"/>
    <w:rsid w:val="00E16A9D"/>
    <w:rsid w:val="00E17741"/>
    <w:rsid w:val="00E21B5E"/>
    <w:rsid w:val="00E44EC3"/>
    <w:rsid w:val="00E473C0"/>
    <w:rsid w:val="00E5286F"/>
    <w:rsid w:val="00E54061"/>
    <w:rsid w:val="00E57A12"/>
    <w:rsid w:val="00E60063"/>
    <w:rsid w:val="00E6126A"/>
    <w:rsid w:val="00E707A9"/>
    <w:rsid w:val="00E75A4A"/>
    <w:rsid w:val="00E820A2"/>
    <w:rsid w:val="00E850E8"/>
    <w:rsid w:val="00E8790D"/>
    <w:rsid w:val="00E95C41"/>
    <w:rsid w:val="00E97B30"/>
    <w:rsid w:val="00EB007C"/>
    <w:rsid w:val="00EB22B7"/>
    <w:rsid w:val="00EB5D74"/>
    <w:rsid w:val="00EC207F"/>
    <w:rsid w:val="00EC48FD"/>
    <w:rsid w:val="00EF000C"/>
    <w:rsid w:val="00EF489D"/>
    <w:rsid w:val="00F00214"/>
    <w:rsid w:val="00F00609"/>
    <w:rsid w:val="00F01431"/>
    <w:rsid w:val="00F15BAC"/>
    <w:rsid w:val="00F30A43"/>
    <w:rsid w:val="00F31A5D"/>
    <w:rsid w:val="00F4113C"/>
    <w:rsid w:val="00F47F5C"/>
    <w:rsid w:val="00F6239C"/>
    <w:rsid w:val="00F628E7"/>
    <w:rsid w:val="00F641AD"/>
    <w:rsid w:val="00F73C2C"/>
    <w:rsid w:val="00F80663"/>
    <w:rsid w:val="00F82DD1"/>
    <w:rsid w:val="00F96793"/>
    <w:rsid w:val="00FA31F9"/>
    <w:rsid w:val="00FC2E19"/>
    <w:rsid w:val="00FC39AC"/>
    <w:rsid w:val="00FC4C9F"/>
    <w:rsid w:val="00FD1B6F"/>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Change w:id="0" w:author="Пользователь Windows" w:date="2021-01-30T14:35:00Z">
        <w:pPr/>
      </w:pPrChange>
    </w:pPr>
    <w:rPr>
      <w:rFonts w:ascii="Times New Roman" w:eastAsia="Times New Roman" w:hAnsi="Times New Roman" w:cs="Times New Roman"/>
      <w:sz w:val="28"/>
      <w:szCs w:val="24"/>
      <w:lang w:eastAsia="ru-RU"/>
      <w:rPrChange w:id="0" w:author="Пользователь Windows" w:date="2021-01-30T14:35:00Z">
        <w:rPr>
          <w:sz w:val="28"/>
          <w:szCs w:val="24"/>
          <w:lang w:val="ru-RU" w:eastAsia="ru-RU" w:bidi="ar-SA"/>
        </w:rPr>
      </w:rPrChange>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0B5799"/>
    <w:pPr>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vsdx"/><Relationship Id="rId18" Type="http://schemas.openxmlformats.org/officeDocument/2006/relationships/image" Target="media/image6.png"/><Relationship Id="rId26" Type="http://schemas.openxmlformats.org/officeDocument/2006/relationships/chart" Target="charts/chart1.xm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wmf"/><Relationship Id="rId68" Type="http://schemas.openxmlformats.org/officeDocument/2006/relationships/image" Target="media/image43.w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_________Microsoft_Visio5.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package" Target="embeddings/_________Microsoft_Visio6.vsdx"/><Relationship Id="rId66" Type="http://schemas.openxmlformats.org/officeDocument/2006/relationships/oleObject" Target="embeddings/oleObject3.bin"/><Relationship Id="rId74" Type="http://schemas.openxmlformats.org/officeDocument/2006/relationships/package" Target="embeddings/_________Microsoft_Visio9.vsdx"/><Relationship Id="rId79"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39.wmf"/><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package" Target="embeddings/_________Microsoft_Visio7.vsdx"/><Relationship Id="rId65" Type="http://schemas.openxmlformats.org/officeDocument/2006/relationships/image" Target="media/image41.wmf"/><Relationship Id="rId73" Type="http://schemas.openxmlformats.org/officeDocument/2006/relationships/image" Target="media/image47.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chart" Target="charts/chart2.xml"/><Relationship Id="rId30" Type="http://schemas.openxmlformats.org/officeDocument/2006/relationships/package" Target="embeddings/_________Microsoft_Visio4.vsdx"/><Relationship Id="rId35" Type="http://schemas.openxmlformats.org/officeDocument/2006/relationships/footer" Target="footer1.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oleObject" Target="embeddings/oleObject2.bin"/><Relationship Id="rId69" Type="http://schemas.openxmlformats.org/officeDocument/2006/relationships/image" Target="media/image44.wmf"/><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package" Target="embeddings/_________Microsoft_Visio8.vsdx"/><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_________Microsoft_Visio2.vsdx"/><Relationship Id="rId25" Type="http://schemas.openxmlformats.org/officeDocument/2006/relationships/package" Target="embeddings/_________Microsoft_Visio3.vsdx"/><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emf"/><Relationship Id="rId67" Type="http://schemas.openxmlformats.org/officeDocument/2006/relationships/image" Target="media/image42.wmf"/><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oleObject" Target="embeddings/oleObject1.bin"/><Relationship Id="rId70" Type="http://schemas.openxmlformats.org/officeDocument/2006/relationships/image" Target="media/image45.w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Microsoft_Visio1.vsdx"/><Relationship Id="rId23" Type="http://schemas.openxmlformats.org/officeDocument/2006/relationships/hyperlink" Target="http://docs.cntd.ru/document/gost-r-mek-60870-5-104-2004" TargetMode="External"/><Relationship Id="rId28" Type="http://schemas.openxmlformats.org/officeDocument/2006/relationships/chart" Target="charts/chart3.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\О\с\н\о\в\н\о\й</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\О\с\н\о\в\н\о\й</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\О\с\н\о\в\н\о\й</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\О\с\н\о\в\н\о\й</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\О\с\н\о\в\н\о\й</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\О\с\н\о\в\н\о\й</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\О\с\н\о\в\н\о\й</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\О\с\н\о\в\н\о\й</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\О\с\н\о\в\н\о\й</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\О\с\н\о\в\н\о\й</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\О\с\н\о\в\н\о\й</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\О\с\н\о\в\н\о\й</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\О\с\н\о\в\н\о\й</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\О\с\н\о\в\н\о\й</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\О\с\н\о\в\н\о\й</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\О\с\н\о\в\н\о\й</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\О\с\н\о\в\н\о\й</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\О\с\н\о\в\н\о\й</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\О\с\н\о\в\н\о\й</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\О\с\н\о\в\н\о\й</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\О\с\н\о\в\н\о\й</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\О\с\н\о\в\н\о\й</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\О\с\н\о\в\н\о\й</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\О\с\н\о\в\н\о\й</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\О\с\н\о\в\н\о\й</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\О\с\н\о\в\н\о\й</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\О\с\н\о\в\н\о\й</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\О\с\н\о\в\н\о\й</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\О\с\н\о\в\н\о\й</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\О\с\н\о\в\н\о\й</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\О\с\н\о\в\н\о\й</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\О\с\н\о\в\н\о\й</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\О\с\н\о\в\н\о\й</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\О\с\н\о\в\н\о\й</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\О\с\н\о\в\н\о\й</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\О\с\н\о\в\н\о\й</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\О\с\н\о\в\н\о\й</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\О\с\н\о\в\н\о\й</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\О\с\н\о\в\н\о\й</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\О\с\н\о\в\н\о\й</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\О\с\н\о\в\н\о\й</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\О\с\н\о\в\н\о\й</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\О\с\н\о\в\н\о\й</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\О\с\н\о\в\н\о\й</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\О\с\н\о\в\н\о\й</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\О\с\н\о\в\н\о\й</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\О\с\н\о\в\н\о\й</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\О\с\н\о\в\н\о\й</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\О\с\н\о\в\н\о\й</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\О\с\н\о\в\н\о\й</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\О\с\н\о\в\н\о\й</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\О\с\н\о\в\н\о\й</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\О\с\н\о\в\н\о\й</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\О\с\н\о\в\н\о\й</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\О\с\н\о\в\н\о\й</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\О\с\н\о\в\н\о\й</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\О\с\н\о\в\н\о\й</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\О\с\н\о\в\н\о\й</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\О\с\н\о\в\н\о\й</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\О\с\н\о\в\н\о\й</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\О\с\н\о\в\н\о\й</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\О\с\н\о\в\н\о\й</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\О\с\н\о\в\н\о\й</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\О\с\н\о\в\н\о\й</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\О\с\н\о\в\н\о\й</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\О\с\н\о\в\н\о\й</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\О\с\н\о\в\н\о\й</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\О\с\н\о\в\н\о\й</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\О\с\н\о\в\н\о\й</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\О\с\н\о\в\н\о\й</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\О\с\н\о\в\н\о\й</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\О\с\н\о\в\н\о\й</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\О\с\н\о\в\н\о\й</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\О\с\н\о\в\н\о\й</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\О\с\н\о\в\н\о\й</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\О\с\н\о\в\н\о\й</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\О\с\н\о\в\н\о\й</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\О\с\н\о\в\н\о\й</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\О\с\н\о\в\н\о\й</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\О\с\н\о\в\н\о\й</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\О\с\н\о\в\н\о\й</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\О\с\н\о\в\н\о\й</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\О\с\н\о\в\н\о\й</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\О\с\н\о\в\н\о\й</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\О\с\н\о\в\н\о\й</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\О\с\н\о\в\н\о\й</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\О\с\н\о\в\н\о\й</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\О\с\н\о\в\н\о\й</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\О\с\н\о\в\н\о\й</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\О\с\н\о\в\н\о\й</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\О\с\н\о\в\н\о\й</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\О\с\н\о\в\н\о\й</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\О\с\н\о\в\н\о\й</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\О\с\н\о\в\н\о\й</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\О\с\н\о\в\н\о\й</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\О\с\н\о\в\н\о\й</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\О\с\н\о\в\н\о\й</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\О\с\н\о\в\н\о\й</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\О\с\н\о\в\н\о\й</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\О\с\н\о\в\н\о\й</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6</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8</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12</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13</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14</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15</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16</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11</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17</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18</b:RefOrder>
  </b:Source>
  <b:Source>
    <b:Tag>СП51</b:Tag>
    <b:SourceType>BookSection</b:SourceType>
    <b:Guid>{47F4EBF8-D6AF-42CC-BD38-9E5C51E75A78}</b:Guid>
    <b:Author>
      <b:Author>
        <b:Corporate>СП 52.13330.2016 Естественное и искусственное освещение.</b:Corporate>
      </b:Author>
    </b:Author>
    <b:RefOrder>19</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20</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21</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22</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23</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24</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7</b:RefOrder>
  </b:Source>
  <b:Source>
    <b:Tag>Тер</b:Tag>
    <b:SourceType>BookSection</b:SourceType>
    <b:Guid>{1FF17E6F-93CD-4397-9BD3-3125232260FC}</b:Guid>
    <b:Author>
      <b:Author>
        <b:Corporate>Терминалы защиты серии БЭ2704. Руководство по эксплуатации ЭКРА.656132.091-08РЭ.</b:Corporate>
      </b:Author>
    </b:Author>
    <b:RefOrder>9</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10</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5</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4</b:RefOrder>
  </b:Source>
</b:Sources>
</file>

<file path=customXml/itemProps1.xml><?xml version="1.0" encoding="utf-8"?>
<ds:datastoreItem xmlns:ds="http://schemas.openxmlformats.org/officeDocument/2006/customXml" ds:itemID="{E8EAFF10-61EA-4F14-B250-9A560DDD7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99</Pages>
  <Words>19951</Words>
  <Characters>113723</Characters>
  <Application>Microsoft Office Word</Application>
  <DocSecurity>0</DocSecurity>
  <Lines>947</Lines>
  <Paragraphs>266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115</cp:revision>
  <dcterms:created xsi:type="dcterms:W3CDTF">2021-01-16T14:10:00Z</dcterms:created>
  <dcterms:modified xsi:type="dcterms:W3CDTF">2021-01-30T12:04:00Z</dcterms:modified>
</cp:coreProperties>
</file>