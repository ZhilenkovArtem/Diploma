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1991BABF" w:rsidR="00FF4C4F" w:rsidRPr="00FF4C4F" w:rsidRDefault="001F13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Pr>
          <w:rFonts w:ascii="Times New Roman" w:eastAsia="Times New Roman" w:hAnsi="Times New Roman" w:cs="Times New Roman"/>
          <w:b/>
          <w:sz w:val="24"/>
          <w:szCs w:val="24"/>
          <w:lang w:eastAsia="ru-RU"/>
        </w:rPr>
        <w:t xml:space="preserve">  </w:t>
      </w:r>
      <w:r w:rsidR="00FF4C4F"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B01B3E">
            <w:pPr>
              <w:jc w:val="center"/>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20008B4B"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ins w:id="2" w:author="Пользователь Windows" w:date="2021-02-02T22:14:00Z">
        <w:r w:rsidR="0028048F" w:rsidRPr="0028048F">
          <w:rPr>
            <w:rFonts w:ascii="Times New Roman" w:hAnsi="Times New Roman" w:cs="Times New Roman"/>
            <w:sz w:val="24"/>
            <w:szCs w:val="24"/>
          </w:rPr>
          <w:t>004.415:621.3.018.53-5</w:t>
        </w:r>
      </w:ins>
      <w:bookmarkStart w:id="3" w:name="_GoBack"/>
      <w:bookmarkEnd w:id="3"/>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Жиронкин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422FF00" w:rsidR="00FF4C4F" w:rsidRPr="00FF4C4F" w:rsidRDefault="008D3D8E" w:rsidP="00FF4C4F">
      <w:pPr>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lastRenderedPageBreak/>
        <w:t>Компетенции</w:t>
      </w:r>
      <w:r w:rsidR="00FF4C4F" w:rsidRPr="00FF4C4F">
        <w:rPr>
          <w:rFonts w:ascii="Times New Roman" w:eastAsia="Times New Roman" w:hAnsi="Times New Roman" w:cs="Times New Roman"/>
          <w:b/>
          <w:sz w:val="24"/>
          <w:szCs w:val="24"/>
          <w:lang w:eastAsia="ru-RU"/>
        </w:rPr>
        <w:t xml:space="preserve"> выпускника </w:t>
      </w:r>
      <w:r>
        <w:rPr>
          <w:rFonts w:ascii="Times New Roman" w:eastAsia="Times New Roman" w:hAnsi="Times New Roman" w:cs="Times New Roman"/>
          <w:b/>
          <w:sz w:val="24"/>
          <w:szCs w:val="24"/>
          <w:lang w:eastAsia="ru-RU"/>
        </w:rPr>
        <w:t xml:space="preserve">основной </w:t>
      </w:r>
      <w:r w:rsidR="00FF4C4F" w:rsidRPr="00FF4C4F">
        <w:rPr>
          <w:rFonts w:ascii="Times New Roman" w:eastAsia="Times New Roman" w:hAnsi="Times New Roman" w:cs="Times New Roman"/>
          <w:b/>
          <w:sz w:val="24"/>
          <w:szCs w:val="24"/>
          <w:lang w:eastAsia="ru-RU"/>
        </w:rPr>
        <w:t>образовательной программы магистра</w:t>
      </w:r>
      <w:r>
        <w:rPr>
          <w:rFonts w:ascii="Times New Roman" w:eastAsia="Times New Roman" w:hAnsi="Times New Roman" w:cs="Times New Roman"/>
          <w:b/>
          <w:sz w:val="24"/>
          <w:szCs w:val="24"/>
          <w:lang w:eastAsia="ru-RU"/>
        </w:rPr>
        <w:t>туры</w:t>
      </w:r>
      <w:r w:rsidR="00FF4C4F" w:rsidRPr="00FF4C4F">
        <w:rPr>
          <w:rFonts w:ascii="Times New Roman" w:eastAsia="Times New Roman" w:hAnsi="Times New Roman" w:cs="Times New Roman"/>
          <w:b/>
          <w:sz w:val="24"/>
          <w:szCs w:val="24"/>
          <w:lang w:eastAsia="ru-RU"/>
        </w:rPr>
        <w:t xml:space="preserve">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 xml:space="preserve">(Подпись)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Жиленкову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022ECF05" w14:textId="366022AC" w:rsidR="00E14778"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w:t>
            </w:r>
            <w:r>
              <w:rPr>
                <w:rFonts w:ascii="Times New Roman" w:hAnsi="Times New Roman" w:cs="Times New Roman"/>
                <w:sz w:val="24"/>
                <w:szCs w:val="24"/>
              </w:rPr>
              <w:t>ы</w:t>
            </w:r>
            <w:r w:rsidRPr="006878A7">
              <w:rPr>
                <w:rFonts w:ascii="Times New Roman" w:hAnsi="Times New Roman" w:cs="Times New Roman"/>
                <w:sz w:val="24"/>
                <w:szCs w:val="24"/>
              </w:rPr>
              <w:t xml:space="preserve"> </w:t>
            </w:r>
            <w:r w:rsidR="006878A7" w:rsidRPr="006878A7">
              <w:rPr>
                <w:rFonts w:ascii="Times New Roman" w:hAnsi="Times New Roman" w:cs="Times New Roman"/>
                <w:sz w:val="24"/>
                <w:szCs w:val="24"/>
              </w:rPr>
              <w:t>классов</w:t>
            </w:r>
          </w:p>
          <w:p w14:paraId="0C97A46A" w14:textId="77777777" w:rsidR="00E14778"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Скриншоты консоли программы</w:t>
            </w:r>
          </w:p>
          <w:p w14:paraId="398FDBC0" w14:textId="654E5E50" w:rsidR="00FF4C4F" w:rsidRPr="00FF4C4F" w:rsidRDefault="00E14778" w:rsidP="00E14778">
            <w:pPr>
              <w:numPr>
                <w:ilvl w:val="0"/>
                <w:numId w:val="38"/>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Временная диаграмма</w:t>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r>
              <w:rPr>
                <w:rFonts w:ascii="Times New Roman" w:hAnsi="Times New Roman" w:cs="Times New Roman"/>
                <w:sz w:val="24"/>
                <w:szCs w:val="24"/>
              </w:rPr>
              <w:t>Калентьев А.А.</w:t>
            </w:r>
            <w:r w:rsidR="00FF4C4F" w:rsidRPr="00FF4C4F">
              <w:rPr>
                <w:rFonts w:ascii="Times New Roman" w:hAnsi="Times New Roman" w:cs="Times New Roman"/>
                <w:sz w:val="24"/>
                <w:szCs w:val="24"/>
              </w:rPr>
              <w:t xml:space="preserve">, </w:t>
            </w:r>
            <w:r w:rsidRPr="00170999">
              <w:rPr>
                <w:rFonts w:ascii="Times New Roman" w:hAnsi="Times New Roman" w:cs="Times New Roman"/>
                <w:color w:val="000000" w:themeColor="text1"/>
                <w:sz w:val="24"/>
                <w:szCs w:val="24"/>
              </w:rPr>
              <w:t>доцент кафедры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Жиронкин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170999">
              <w:rPr>
                <w:rFonts w:ascii="Times New Roman" w:hAnsi="Times New Roman" w:cs="Times New Roman"/>
                <w:color w:val="000000" w:themeColor="text1"/>
                <w:sz w:val="24"/>
                <w:szCs w:val="24"/>
              </w:rPr>
              <w:t>доцент, 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«Финансовый менеджмент, ресурсоэффективность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ресурсоэффективности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Жиронкин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r w:rsidRPr="00515415">
              <w:rPr>
                <w:rFonts w:ascii="Times New Roman" w:eastAsia="Times New Roman" w:hAnsi="Times New Roman" w:cs="Times New Roman"/>
                <w:sz w:val="24"/>
                <w:szCs w:val="24"/>
              </w:rPr>
              <w:t>Жиленкову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170999">
              <w:rPr>
                <w:rFonts w:ascii="Times New Roman" w:hAnsi="Times New Roman" w:cs="Times New Roman"/>
                <w:color w:val="000000" w:themeColor="text1"/>
                <w:sz w:val="24"/>
                <w:szCs w:val="24"/>
              </w:rPr>
              <w:t>доцент, 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4" w:name="_Toc43125337"/>
      <w:bookmarkStart w:id="5" w:name="_Toc42944671"/>
      <w:bookmarkStart w:id="6" w:name="_Toc42875128"/>
      <w:r w:rsidRPr="00DB3EE1">
        <w:rPr>
          <w:rFonts w:ascii="Times New Roman" w:hAnsi="Times New Roman" w:cs="Times New Roman"/>
          <w:b/>
          <w:sz w:val="28"/>
          <w:szCs w:val="28"/>
        </w:rPr>
        <w:lastRenderedPageBreak/>
        <w:t>Реферат</w:t>
      </w:r>
      <w:bookmarkEnd w:id="4"/>
      <w:bookmarkEnd w:id="5"/>
      <w:bookmarkEnd w:id="6"/>
    </w:p>
    <w:p w14:paraId="2623A32B" w14:textId="271C9B2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D01204">
        <w:rPr>
          <w:rFonts w:ascii="Times New Roman" w:hAnsi="Times New Roman" w:cs="Times New Roman"/>
          <w:sz w:val="28"/>
          <w:szCs w:val="28"/>
        </w:rPr>
        <w:t>95</w:t>
      </w:r>
      <w:r w:rsidR="00D01204" w:rsidRPr="00B44D28">
        <w:rPr>
          <w:rFonts w:ascii="Times New Roman" w:hAnsi="Times New Roman" w:cs="Times New Roman"/>
          <w:sz w:val="28"/>
          <w:szCs w:val="28"/>
        </w:rPr>
        <w:t xml:space="preserve"> </w:t>
      </w:r>
      <w:r w:rsidRPr="00B44D28">
        <w:rPr>
          <w:rFonts w:ascii="Times New Roman" w:hAnsi="Times New Roman" w:cs="Times New Roman"/>
          <w:sz w:val="28"/>
          <w:szCs w:val="28"/>
        </w:rPr>
        <w:t xml:space="preserve">страниц, </w:t>
      </w:r>
      <w:r w:rsidR="00D01204">
        <w:rPr>
          <w:rFonts w:ascii="Times New Roman" w:hAnsi="Times New Roman" w:cs="Times New Roman"/>
          <w:sz w:val="28"/>
          <w:szCs w:val="28"/>
        </w:rPr>
        <w:t>27</w:t>
      </w:r>
      <w:r w:rsidR="00D01204" w:rsidRPr="00B44D28">
        <w:rPr>
          <w:rFonts w:ascii="Times New Roman" w:hAnsi="Times New Roman" w:cs="Times New Roman"/>
          <w:sz w:val="28"/>
          <w:szCs w:val="28"/>
        </w:rPr>
        <w:t xml:space="preserve"> </w:t>
      </w:r>
      <w:r w:rsidR="00D550E7" w:rsidRPr="00B44D28">
        <w:rPr>
          <w:rFonts w:ascii="Times New Roman" w:hAnsi="Times New Roman" w:cs="Times New Roman"/>
          <w:sz w:val="28"/>
          <w:szCs w:val="28"/>
        </w:rPr>
        <w:t>рисунк</w:t>
      </w:r>
      <w:r w:rsidR="00D550E7">
        <w:rPr>
          <w:rFonts w:ascii="Times New Roman" w:hAnsi="Times New Roman" w:cs="Times New Roman"/>
          <w:sz w:val="28"/>
          <w:szCs w:val="28"/>
        </w:rPr>
        <w:t>ов</w:t>
      </w:r>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8A2B7F">
        <w:rPr>
          <w:rFonts w:ascii="Times New Roman" w:hAnsi="Times New Roman" w:cs="Times New Roman"/>
          <w:sz w:val="28"/>
          <w:szCs w:val="28"/>
        </w:rPr>
        <w:t>27</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00D21161">
        <w:rPr>
          <w:rFonts w:ascii="Times New Roman" w:hAnsi="Times New Roman" w:cs="Times New Roman"/>
          <w:sz w:val="28"/>
          <w:szCs w:val="28"/>
        </w:rPr>
        <w:t>, 1 приложение</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714989C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 xml:space="preserve">татов работы в части </w:t>
      </w:r>
      <w:r w:rsidR="005D5B99">
        <w:rPr>
          <w:rFonts w:ascii="Times New Roman" w:hAnsi="Times New Roman" w:cs="Times New Roman"/>
          <w:sz w:val="28"/>
          <w:szCs w:val="28"/>
        </w:rPr>
        <w:t>совершенствования</w:t>
      </w:r>
      <w:r w:rsidR="00A647DA">
        <w:rPr>
          <w:rFonts w:ascii="Times New Roman" w:hAnsi="Times New Roman" w:cs="Times New Roman"/>
          <w:sz w:val="28"/>
          <w:szCs w:val="28"/>
        </w:rPr>
        <w:t xml:space="preserve"> </w:t>
      </w:r>
      <w:r w:rsidR="0067517E">
        <w:rPr>
          <w:rFonts w:ascii="Times New Roman" w:hAnsi="Times New Roman" w:cs="Times New Roman"/>
          <w:sz w:val="28"/>
          <w:szCs w:val="28"/>
        </w:rPr>
        <w:t>архитектуры</w:t>
      </w:r>
      <w:r w:rsidR="00CE06A2">
        <w:rPr>
          <w:rFonts w:ascii="Times New Roman" w:hAnsi="Times New Roman" w:cs="Times New Roman"/>
          <w:sz w:val="28"/>
          <w:szCs w:val="28"/>
        </w:rPr>
        <w:t>, повышения качества</w:t>
      </w:r>
      <w:r w:rsidR="0067517E">
        <w:rPr>
          <w:rFonts w:ascii="Times New Roman" w:hAnsi="Times New Roman" w:cs="Times New Roman"/>
          <w:sz w:val="28"/>
          <w:szCs w:val="28"/>
        </w:rPr>
        <w:t xml:space="preserve">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ых</w:t>
      </w:r>
      <w:r w:rsidR="00CE06A2">
        <w:rPr>
          <w:rFonts w:ascii="Times New Roman" w:hAnsi="Times New Roman" w:cs="Times New Roman"/>
          <w:sz w:val="28"/>
          <w:szCs w:val="28"/>
        </w:rPr>
        <w:t xml:space="preserve"> (время выполнения менее 50 мс)</w:t>
      </w:r>
      <w:r w:rsidR="0067517E">
        <w:rPr>
          <w:rFonts w:ascii="Times New Roman" w:hAnsi="Times New Roman" w:cs="Times New Roman"/>
          <w:sz w:val="28"/>
          <w:szCs w:val="28"/>
        </w:rPr>
        <w:t xml:space="preserve"> и </w:t>
      </w:r>
      <w:r w:rsidR="00652966">
        <w:rPr>
          <w:rFonts w:ascii="Times New Roman" w:hAnsi="Times New Roman" w:cs="Times New Roman"/>
          <w:sz w:val="28"/>
          <w:szCs w:val="28"/>
        </w:rPr>
        <w:t>точных алгоритмов</w:t>
      </w:r>
      <w:r w:rsidR="00CE06A2">
        <w:rPr>
          <w:rFonts w:ascii="Times New Roman" w:hAnsi="Times New Roman" w:cs="Times New Roman"/>
          <w:sz w:val="28"/>
          <w:szCs w:val="28"/>
        </w:rPr>
        <w:t xml:space="preserve"> </w:t>
      </w:r>
      <w:r w:rsidR="00652966" w:rsidRPr="00B44D28">
        <w:rPr>
          <w:rFonts w:ascii="Times New Roman" w:hAnsi="Times New Roman" w:cs="Times New Roman"/>
          <w:sz w:val="28"/>
          <w:szCs w:val="28"/>
        </w:rPr>
        <w:t xml:space="preserve"> </w:t>
      </w:r>
      <w:r w:rsidR="0067517E">
        <w:rPr>
          <w:rFonts w:ascii="Times New Roman" w:hAnsi="Times New Roman" w:cs="Times New Roman"/>
          <w:sz w:val="28"/>
          <w:szCs w:val="28"/>
        </w:rPr>
        <w:t>идентификации и ликвидации асинхронного режима</w:t>
      </w:r>
      <w:r w:rsidR="00CE06A2">
        <w:rPr>
          <w:rFonts w:ascii="Times New Roman" w:hAnsi="Times New Roman" w:cs="Times New Roman"/>
          <w:sz w:val="28"/>
          <w:szCs w:val="28"/>
        </w:rPr>
        <w:t xml:space="preserve"> (точность идентификации 99,9%)</w:t>
      </w:r>
      <w:r w:rsidRPr="00B44D28">
        <w:rPr>
          <w:rFonts w:ascii="Times New Roman" w:hAnsi="Times New Roman" w:cs="Times New Roman"/>
          <w:sz w:val="28"/>
          <w:szCs w:val="28"/>
        </w:rPr>
        <w:t>.</w:t>
      </w:r>
    </w:p>
    <w:p w14:paraId="095EDC0D" w14:textId="77777777" w:rsidR="00CE06A2" w:rsidRDefault="00CE06A2"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7" w:name="_Toc42875129"/>
      <w:bookmarkStart w:id="8" w:name="_Toc42944672"/>
      <w:bookmarkStart w:id="9"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7"/>
      <w:bookmarkEnd w:id="8"/>
      <w:bookmarkEnd w:id="9"/>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389360C4" w14:textId="027C59BD"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Алгоритм</w:t>
      </w:r>
      <w:r>
        <w:rPr>
          <w:rFonts w:ascii="Times New Roman" w:hAnsi="Times New Roman" w:cs="Times New Roman"/>
          <w:sz w:val="28"/>
          <w:szCs w:val="28"/>
        </w:rPr>
        <w:t>:</w:t>
      </w:r>
      <w:r w:rsidRPr="007D4D3B">
        <w:rPr>
          <w:rFonts w:ascii="Times New Roman" w:hAnsi="Times New Roman" w:cs="Times New Roman"/>
          <w:sz w:val="28"/>
          <w:szCs w:val="28"/>
        </w:rPr>
        <w:t xml:space="preserve"> совокупность четко сформулированных правил, определяющих последовательность решения тех или иных задач за конечное число шагов.</w:t>
      </w:r>
    </w:p>
    <w:p w14:paraId="683C462C" w14:textId="1C4906B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105471C"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АО "СО ЕЭС": АО "Системный оператор Единой энергетической системы России», включая филиалы АО "СО ЕЭС".</w:t>
      </w:r>
    </w:p>
    <w:p w14:paraId="72860324" w14:textId="6F95C588"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Блок-схема</w:t>
      </w:r>
      <w:r>
        <w:rPr>
          <w:rFonts w:ascii="Times New Roman" w:hAnsi="Times New Roman" w:cs="Times New Roman"/>
          <w:sz w:val="28"/>
          <w:szCs w:val="28"/>
        </w:rPr>
        <w:t>:</w:t>
      </w:r>
      <w:r w:rsidRPr="007D4D3B">
        <w:rPr>
          <w:rFonts w:ascii="Times New Roman" w:hAnsi="Times New Roman" w:cs="Times New Roman"/>
          <w:sz w:val="28"/>
          <w:szCs w:val="28"/>
        </w:rPr>
        <w:t xml:space="preserve"> графическое описание алгоритма, выполняемое с помощью геометрических фигур.</w:t>
      </w:r>
    </w:p>
    <w:p w14:paraId="5FC7EF76" w14:textId="6793093A" w:rsidR="007D4D3B"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Данные</w:t>
      </w:r>
      <w:r>
        <w:rPr>
          <w:rFonts w:ascii="Times New Roman" w:hAnsi="Times New Roman" w:cs="Times New Roman"/>
          <w:sz w:val="28"/>
          <w:szCs w:val="28"/>
        </w:rPr>
        <w:t>:</w:t>
      </w:r>
      <w:r w:rsidRPr="007D4D3B">
        <w:rPr>
          <w:rFonts w:ascii="Times New Roman" w:hAnsi="Times New Roman" w:cs="Times New Roman"/>
          <w:sz w:val="28"/>
          <w:szCs w:val="28"/>
        </w:rPr>
        <w:t xml:space="preserve"> информация, используемая </w:t>
      </w:r>
      <w:r>
        <w:rPr>
          <w:rFonts w:ascii="Times New Roman" w:hAnsi="Times New Roman" w:cs="Times New Roman"/>
          <w:sz w:val="28"/>
          <w:szCs w:val="28"/>
        </w:rPr>
        <w:t>информационной системой</w:t>
      </w:r>
      <w:r w:rsidRPr="007D4D3B">
        <w:rPr>
          <w:rFonts w:ascii="Times New Roman" w:hAnsi="Times New Roman" w:cs="Times New Roman"/>
          <w:sz w:val="28"/>
          <w:szCs w:val="28"/>
        </w:rPr>
        <w:t>.</w:t>
      </w:r>
    </w:p>
    <w:p w14:paraId="0ED5DD40" w14:textId="615C7A13"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sidRPr="007D4D3B">
        <w:rPr>
          <w:rFonts w:ascii="Times New Roman" w:hAnsi="Times New Roman" w:cs="Times New Roman"/>
          <w:sz w:val="28"/>
          <w:szCs w:val="28"/>
        </w:rPr>
        <w:t>Консоль</w:t>
      </w:r>
      <w:r>
        <w:rPr>
          <w:rFonts w:ascii="Times New Roman" w:hAnsi="Times New Roman" w:cs="Times New Roman"/>
          <w:sz w:val="28"/>
          <w:szCs w:val="28"/>
        </w:rPr>
        <w:t>:</w:t>
      </w:r>
      <w:r w:rsidRPr="007D4D3B">
        <w:rPr>
          <w:rFonts w:ascii="Times New Roman" w:hAnsi="Times New Roman" w:cs="Times New Roman"/>
          <w:sz w:val="28"/>
          <w:szCs w:val="28"/>
        </w:rPr>
        <w:t xml:space="preserve"> интерфейс пользователя, окно для вывода системных сообщений и приёма команд</w:t>
      </w:r>
      <w:r>
        <w:rPr>
          <w:rFonts w:ascii="Times New Roman" w:hAnsi="Times New Roman" w:cs="Times New Roman"/>
          <w:sz w:val="28"/>
          <w:szCs w:val="28"/>
        </w:rPr>
        <w:t>.</w:t>
      </w:r>
    </w:p>
    <w:p w14:paraId="7D80CE42" w14:textId="05DBC113"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5A8AB511" w14:textId="2ACA6F6B" w:rsidR="007D4D3B" w:rsidRPr="00B44D28" w:rsidRDefault="007D4D3B"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Сервер:</w:t>
      </w:r>
      <w:r w:rsidRPr="007D4D3B">
        <w:rPr>
          <w:rFonts w:ascii="Times New Roman" w:hAnsi="Times New Roman" w:cs="Times New Roman"/>
          <w:sz w:val="28"/>
          <w:szCs w:val="28"/>
        </w:rPr>
        <w:t xml:space="preserve"> мощный компьютер, работающий в качестве хранилища программ и данных, используемых другими компьютерами и в сети.</w:t>
      </w:r>
    </w:p>
    <w:p w14:paraId="2C5A69B3" w14:textId="17695D0A"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4023027A" w14:textId="4ADA4AA2" w:rsidR="00C66E11" w:rsidRPr="00B44D28" w:rsidRDefault="00C66E11" w:rsidP="00C66E1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w:t>
      </w:r>
      <w:r w:rsidRPr="00C66E11">
        <w:rPr>
          <w:rFonts w:ascii="Times New Roman" w:hAnsi="Times New Roman" w:cs="Times New Roman"/>
          <w:sz w:val="28"/>
          <w:szCs w:val="28"/>
        </w:rPr>
        <w:t>истема мониторинга</w:t>
      </w:r>
      <w:r>
        <w:rPr>
          <w:rFonts w:ascii="Times New Roman" w:hAnsi="Times New Roman" w:cs="Times New Roman"/>
          <w:sz w:val="28"/>
          <w:szCs w:val="28"/>
        </w:rPr>
        <w:t xml:space="preserve"> переходных режимов ЕЭС России: </w:t>
      </w:r>
      <w:r w:rsidRPr="00C66E11">
        <w:rPr>
          <w:rFonts w:ascii="Times New Roman" w:hAnsi="Times New Roman" w:cs="Times New Roman"/>
          <w:sz w:val="28"/>
          <w:szCs w:val="28"/>
        </w:rPr>
        <w:t>информационно-измерительная система, предназначенная для получения с</w:t>
      </w:r>
      <w:r>
        <w:rPr>
          <w:rFonts w:ascii="Times New Roman" w:hAnsi="Times New Roman" w:cs="Times New Roman"/>
          <w:sz w:val="28"/>
          <w:szCs w:val="28"/>
        </w:rPr>
        <w:t xml:space="preserve"> </w:t>
      </w:r>
      <w:r w:rsidRPr="00C66E11">
        <w:rPr>
          <w:rFonts w:ascii="Times New Roman" w:hAnsi="Times New Roman" w:cs="Times New Roman"/>
          <w:sz w:val="28"/>
          <w:szCs w:val="28"/>
        </w:rPr>
        <w:t>нормированным качеством данных синхронизированных векторных измерений в</w:t>
      </w:r>
      <w:r>
        <w:rPr>
          <w:rFonts w:ascii="Times New Roman" w:hAnsi="Times New Roman" w:cs="Times New Roman"/>
          <w:sz w:val="28"/>
          <w:szCs w:val="28"/>
        </w:rPr>
        <w:t xml:space="preserve"> </w:t>
      </w:r>
      <w:r w:rsidRPr="00C66E11">
        <w:rPr>
          <w:rFonts w:ascii="Times New Roman" w:hAnsi="Times New Roman" w:cs="Times New Roman"/>
          <w:sz w:val="28"/>
          <w:szCs w:val="28"/>
        </w:rPr>
        <w:t>электромеханических переходных и установившихся режимах работы</w:t>
      </w:r>
      <w:r>
        <w:rPr>
          <w:rFonts w:ascii="Times New Roman" w:hAnsi="Times New Roman" w:cs="Times New Roman"/>
          <w:sz w:val="28"/>
          <w:szCs w:val="28"/>
        </w:rPr>
        <w:t xml:space="preserve"> </w:t>
      </w:r>
      <w:r w:rsidRPr="00C66E11">
        <w:rPr>
          <w:rFonts w:ascii="Times New Roman" w:hAnsi="Times New Roman" w:cs="Times New Roman"/>
          <w:sz w:val="28"/>
          <w:szCs w:val="28"/>
        </w:rPr>
        <w:t>энергосистемы в реальном времени и по запросу для применения в технологиях</w:t>
      </w:r>
      <w:r>
        <w:rPr>
          <w:rFonts w:ascii="Times New Roman" w:hAnsi="Times New Roman" w:cs="Times New Roman"/>
          <w:sz w:val="28"/>
          <w:szCs w:val="28"/>
        </w:rPr>
        <w:t xml:space="preserve"> </w:t>
      </w:r>
      <w:r w:rsidRPr="00C66E11">
        <w:rPr>
          <w:rFonts w:ascii="Times New Roman" w:hAnsi="Times New Roman" w:cs="Times New Roman"/>
          <w:sz w:val="28"/>
          <w:szCs w:val="28"/>
        </w:rPr>
        <w:t>оперативно-диспетчерского, оперативно-технологического, автоматического</w:t>
      </w:r>
      <w:r>
        <w:rPr>
          <w:rFonts w:ascii="Times New Roman" w:hAnsi="Times New Roman" w:cs="Times New Roman"/>
          <w:sz w:val="28"/>
          <w:szCs w:val="28"/>
        </w:rPr>
        <w:t xml:space="preserve"> </w:t>
      </w:r>
      <w:r w:rsidRPr="00C66E11">
        <w:rPr>
          <w:rFonts w:ascii="Times New Roman" w:hAnsi="Times New Roman" w:cs="Times New Roman"/>
          <w:sz w:val="28"/>
          <w:szCs w:val="28"/>
        </w:rPr>
        <w:t>режимного и противоаварийного управления;</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3D28CF9F" w14:textId="117D1645" w:rsidR="00AF035E" w:rsidRDefault="00AF035E" w:rsidP="00A96DC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5C5E3A9C" w14:textId="23D7A6BE"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 – программное обеспечение</w:t>
      </w:r>
    </w:p>
    <w:p w14:paraId="23248CC9" w14:textId="68D3CB94" w:rsidR="00CE06A2" w:rsidRDefault="00CE06A2"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ПТК – программно-технический комплекс</w:t>
      </w:r>
    </w:p>
    <w:p w14:paraId="61B1DF1A" w14:textId="20BD76F1"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1F88BD31" w14:textId="72C01CAB" w:rsidR="00C66E11" w:rsidRDefault="00C66E11"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РУ ВН – распределительное устройство высокого напряжения</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0CEB461C" w:rsidR="00AF035E"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p w14:paraId="38ED4ABB" w14:textId="0DC5A174" w:rsidR="00977C57" w:rsidRDefault="00977C57" w:rsidP="00DB3EE1">
      <w:pPr>
        <w:spacing w:after="0" w:line="360" w:lineRule="auto"/>
        <w:ind w:firstLine="709"/>
        <w:contextualSpacing/>
        <w:jc w:val="both"/>
        <w:rPr>
          <w:rFonts w:ascii="Times New Roman" w:hAnsi="Times New Roman" w:cs="Times New Roman"/>
          <w:sz w:val="28"/>
          <w:szCs w:val="28"/>
        </w:rPr>
      </w:pPr>
    </w:p>
    <w:p w14:paraId="71CFA38C" w14:textId="42A927E4" w:rsidR="00977C57" w:rsidRDefault="00977C57" w:rsidP="00DB3EE1">
      <w:pPr>
        <w:spacing w:after="0" w:line="360" w:lineRule="auto"/>
        <w:ind w:firstLine="709"/>
        <w:contextualSpacing/>
        <w:jc w:val="both"/>
        <w:rPr>
          <w:rFonts w:ascii="Times New Roman" w:hAnsi="Times New Roman" w:cs="Times New Roman"/>
          <w:sz w:val="28"/>
          <w:szCs w:val="28"/>
        </w:rPr>
      </w:pPr>
    </w:p>
    <w:p w14:paraId="6E6C2254" w14:textId="4603F68C" w:rsidR="00977C57" w:rsidRDefault="00977C57" w:rsidP="00DB3EE1">
      <w:pPr>
        <w:spacing w:after="0" w:line="360" w:lineRule="auto"/>
        <w:ind w:firstLine="709"/>
        <w:contextualSpacing/>
        <w:jc w:val="both"/>
        <w:rPr>
          <w:rFonts w:ascii="Times New Roman" w:hAnsi="Times New Roman" w:cs="Times New Roman"/>
          <w:sz w:val="28"/>
          <w:szCs w:val="28"/>
        </w:rPr>
      </w:pPr>
    </w:p>
    <w:p w14:paraId="211645E2" w14:textId="4353927C" w:rsidR="00977C57" w:rsidRDefault="00977C57" w:rsidP="00DB3EE1">
      <w:pPr>
        <w:spacing w:after="0" w:line="360" w:lineRule="auto"/>
        <w:ind w:firstLine="709"/>
        <w:contextualSpacing/>
        <w:jc w:val="both"/>
        <w:rPr>
          <w:rFonts w:ascii="Times New Roman" w:hAnsi="Times New Roman" w:cs="Times New Roman"/>
          <w:sz w:val="28"/>
          <w:szCs w:val="28"/>
        </w:rPr>
      </w:pPr>
    </w:p>
    <w:p w14:paraId="7827895E" w14:textId="70291050" w:rsidR="00977C57" w:rsidRDefault="00977C57" w:rsidP="00DB3EE1">
      <w:pPr>
        <w:spacing w:after="0" w:line="360" w:lineRule="auto"/>
        <w:ind w:firstLine="709"/>
        <w:contextualSpacing/>
        <w:jc w:val="both"/>
        <w:rPr>
          <w:rFonts w:ascii="Times New Roman" w:hAnsi="Times New Roman" w:cs="Times New Roman"/>
          <w:sz w:val="28"/>
          <w:szCs w:val="28"/>
        </w:rPr>
      </w:pPr>
    </w:p>
    <w:p w14:paraId="7263BC2E" w14:textId="2440A337" w:rsidR="00977C57" w:rsidRDefault="00977C57" w:rsidP="00DB3EE1">
      <w:pPr>
        <w:spacing w:after="0" w:line="360" w:lineRule="auto"/>
        <w:ind w:firstLine="709"/>
        <w:contextualSpacing/>
        <w:jc w:val="both"/>
        <w:rPr>
          <w:rFonts w:ascii="Times New Roman" w:hAnsi="Times New Roman" w:cs="Times New Roman"/>
          <w:sz w:val="28"/>
          <w:szCs w:val="28"/>
        </w:rPr>
      </w:pPr>
    </w:p>
    <w:p w14:paraId="5EC24AB2" w14:textId="1FE4C591" w:rsidR="00977C57" w:rsidRDefault="00977C57" w:rsidP="00DB3EE1">
      <w:pPr>
        <w:spacing w:after="0" w:line="360" w:lineRule="auto"/>
        <w:ind w:firstLine="709"/>
        <w:contextualSpacing/>
        <w:jc w:val="both"/>
        <w:rPr>
          <w:rFonts w:ascii="Times New Roman" w:hAnsi="Times New Roman" w:cs="Times New Roman"/>
          <w:sz w:val="28"/>
          <w:szCs w:val="28"/>
        </w:rPr>
      </w:pPr>
    </w:p>
    <w:p w14:paraId="267C1243" w14:textId="6CF70494" w:rsidR="00977C57" w:rsidRDefault="00977C57" w:rsidP="00DB3EE1">
      <w:pPr>
        <w:spacing w:after="0" w:line="360" w:lineRule="auto"/>
        <w:ind w:firstLine="709"/>
        <w:contextualSpacing/>
        <w:jc w:val="both"/>
        <w:rPr>
          <w:rFonts w:ascii="Times New Roman" w:hAnsi="Times New Roman" w:cs="Times New Roman"/>
          <w:sz w:val="28"/>
          <w:szCs w:val="28"/>
        </w:rPr>
      </w:pPr>
    </w:p>
    <w:p w14:paraId="5B778D70" w14:textId="759CCD88" w:rsidR="00977C57" w:rsidRDefault="00977C57" w:rsidP="00DB3EE1">
      <w:pPr>
        <w:spacing w:after="0" w:line="360" w:lineRule="auto"/>
        <w:ind w:firstLine="709"/>
        <w:contextualSpacing/>
        <w:jc w:val="both"/>
        <w:rPr>
          <w:rFonts w:ascii="Times New Roman" w:hAnsi="Times New Roman" w:cs="Times New Roman"/>
          <w:sz w:val="28"/>
          <w:szCs w:val="28"/>
        </w:rPr>
      </w:pPr>
    </w:p>
    <w:p w14:paraId="1B85BE83" w14:textId="3100C220" w:rsidR="00977C57" w:rsidRDefault="00977C57" w:rsidP="00DB3EE1">
      <w:pPr>
        <w:spacing w:after="0" w:line="360" w:lineRule="auto"/>
        <w:ind w:firstLine="709"/>
        <w:contextualSpacing/>
        <w:jc w:val="both"/>
        <w:rPr>
          <w:rFonts w:ascii="Times New Roman" w:hAnsi="Times New Roman" w:cs="Times New Roman"/>
          <w:sz w:val="28"/>
          <w:szCs w:val="28"/>
        </w:rPr>
      </w:pPr>
    </w:p>
    <w:p w14:paraId="08FC8AE0" w14:textId="4627B80C" w:rsidR="00977C57" w:rsidRPr="00DB3EE1" w:rsidRDefault="00977C57" w:rsidP="00CE2207">
      <w:pPr>
        <w:spacing w:after="0" w:line="360" w:lineRule="auto"/>
        <w:contextualSpacing/>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0B0BC379" w14:textId="2E708B40" w:rsidR="008A2B7F" w:rsidRPr="008A2B7F" w:rsidRDefault="000B5799" w:rsidP="008A2B7F">
          <w:pPr>
            <w:pStyle w:val="15"/>
            <w:spacing w:line="276" w:lineRule="auto"/>
            <w:jc w:val="both"/>
            <w:rPr>
              <w:rFonts w:ascii="Times New Roman" w:eastAsiaTheme="minorEastAsia" w:hAnsi="Times New Roman" w:cs="Times New Roman"/>
              <w:noProof/>
              <w:sz w:val="28"/>
              <w:szCs w:val="28"/>
              <w:lang w:eastAsia="ru-RU"/>
            </w:rPr>
          </w:pPr>
          <w:r w:rsidRPr="00D01204">
            <w:rPr>
              <w:rFonts w:ascii="Times New Roman" w:hAnsi="Times New Roman" w:cs="Times New Roman"/>
              <w:b/>
              <w:bCs/>
              <w:sz w:val="28"/>
              <w:szCs w:val="28"/>
            </w:rPr>
            <w:fldChar w:fldCharType="begin"/>
          </w:r>
          <w:r w:rsidRPr="00D01204">
            <w:rPr>
              <w:rFonts w:ascii="Times New Roman" w:hAnsi="Times New Roman" w:cs="Times New Roman"/>
              <w:b/>
              <w:bCs/>
              <w:sz w:val="28"/>
              <w:szCs w:val="28"/>
            </w:rPr>
            <w:instrText xml:space="preserve"> TOC \o "1-3" \h \z \u </w:instrText>
          </w:r>
          <w:r w:rsidRPr="00D01204">
            <w:rPr>
              <w:rFonts w:ascii="Times New Roman" w:hAnsi="Times New Roman" w:cs="Times New Roman"/>
              <w:b/>
              <w:bCs/>
              <w:sz w:val="28"/>
              <w:szCs w:val="28"/>
            </w:rPr>
            <w:fldChar w:fldCharType="separate"/>
          </w:r>
          <w:hyperlink w:anchor="_Toc63185262" w:history="1">
            <w:r w:rsidR="008A2B7F" w:rsidRPr="008A2B7F">
              <w:rPr>
                <w:rStyle w:val="aa"/>
                <w:rFonts w:ascii="Times New Roman" w:hAnsi="Times New Roman" w:cs="Times New Roman"/>
                <w:noProof/>
                <w:sz w:val="28"/>
                <w:szCs w:val="28"/>
              </w:rPr>
              <w:t>Введение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16</w:t>
            </w:r>
            <w:r w:rsidR="008A2B7F" w:rsidRPr="008A2B7F">
              <w:rPr>
                <w:rFonts w:ascii="Times New Roman" w:hAnsi="Times New Roman" w:cs="Times New Roman"/>
                <w:noProof/>
                <w:webHidden/>
                <w:sz w:val="28"/>
                <w:szCs w:val="28"/>
              </w:rPr>
              <w:fldChar w:fldCharType="end"/>
            </w:r>
          </w:hyperlink>
        </w:p>
        <w:p w14:paraId="5D56A5D6" w14:textId="299848F2"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263" w:history="1">
            <w:r w:rsidR="008A2B7F" w:rsidRPr="008A2B7F">
              <w:rPr>
                <w:rStyle w:val="aa"/>
                <w:rFonts w:ascii="Times New Roman" w:hAnsi="Times New Roman" w:cs="Times New Roman"/>
                <w:noProof/>
                <w:sz w:val="28"/>
                <w:szCs w:val="28"/>
              </w:rPr>
              <w:t>1. Анализ существующих архитектур централизованной противоаварийной автоматики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18</w:t>
            </w:r>
            <w:r w:rsidR="008A2B7F" w:rsidRPr="008A2B7F">
              <w:rPr>
                <w:rFonts w:ascii="Times New Roman" w:hAnsi="Times New Roman" w:cs="Times New Roman"/>
                <w:noProof/>
                <w:webHidden/>
                <w:sz w:val="28"/>
                <w:szCs w:val="28"/>
              </w:rPr>
              <w:fldChar w:fldCharType="end"/>
            </w:r>
          </w:hyperlink>
        </w:p>
        <w:p w14:paraId="6024FB60" w14:textId="119024D8"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4" w:history="1">
            <w:r w:rsidR="008A2B7F" w:rsidRPr="008A2B7F">
              <w:rPr>
                <w:rStyle w:val="aa"/>
                <w:rFonts w:ascii="Times New Roman" w:hAnsi="Times New Roman" w:cs="Times New Roman"/>
                <w:noProof/>
                <w:sz w:val="28"/>
                <w:szCs w:val="28"/>
              </w:rPr>
              <w:t>1.1. Анализ архитектуры централизованной системы противоаварийного управления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19</w:t>
            </w:r>
            <w:r w:rsidR="008A2B7F" w:rsidRPr="008A2B7F">
              <w:rPr>
                <w:rFonts w:ascii="Times New Roman" w:hAnsi="Times New Roman" w:cs="Times New Roman"/>
                <w:noProof/>
                <w:webHidden/>
                <w:sz w:val="28"/>
                <w:szCs w:val="28"/>
              </w:rPr>
              <w:fldChar w:fldCharType="end"/>
            </w:r>
          </w:hyperlink>
        </w:p>
        <w:p w14:paraId="05CC7CA7" w14:textId="19304E47"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5" w:history="1">
            <w:r w:rsidR="008A2B7F" w:rsidRPr="008A2B7F">
              <w:rPr>
                <w:rStyle w:val="aa"/>
                <w:rFonts w:ascii="Times New Roman" w:hAnsi="Times New Roman" w:cs="Times New Roman"/>
                <w:noProof/>
                <w:sz w:val="28"/>
                <w:szCs w:val="28"/>
              </w:rPr>
              <w:t>1.2. Анализ системы мониторинга переходных процессов</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22</w:t>
            </w:r>
            <w:r w:rsidR="008A2B7F" w:rsidRPr="008A2B7F">
              <w:rPr>
                <w:rFonts w:ascii="Times New Roman" w:hAnsi="Times New Roman" w:cs="Times New Roman"/>
                <w:noProof/>
                <w:webHidden/>
                <w:sz w:val="28"/>
                <w:szCs w:val="28"/>
              </w:rPr>
              <w:fldChar w:fldCharType="end"/>
            </w:r>
          </w:hyperlink>
        </w:p>
        <w:p w14:paraId="10D6BFEE" w14:textId="2667D0CF"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6" w:history="1">
            <w:r w:rsidR="008A2B7F" w:rsidRPr="008A2B7F">
              <w:rPr>
                <w:rStyle w:val="aa"/>
                <w:rFonts w:ascii="Times New Roman" w:hAnsi="Times New Roman" w:cs="Times New Roman"/>
                <w:noProof/>
                <w:sz w:val="28"/>
                <w:szCs w:val="28"/>
              </w:rPr>
              <w:t>1.3. Характеристики аппаратной части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25</w:t>
            </w:r>
            <w:r w:rsidR="008A2B7F" w:rsidRPr="008A2B7F">
              <w:rPr>
                <w:rFonts w:ascii="Times New Roman" w:hAnsi="Times New Roman" w:cs="Times New Roman"/>
                <w:noProof/>
                <w:webHidden/>
                <w:sz w:val="28"/>
                <w:szCs w:val="28"/>
              </w:rPr>
              <w:fldChar w:fldCharType="end"/>
            </w:r>
          </w:hyperlink>
        </w:p>
        <w:p w14:paraId="198DB5DA" w14:textId="73469624"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7" w:history="1">
            <w:r w:rsidR="008A2B7F" w:rsidRPr="008A2B7F">
              <w:rPr>
                <w:rStyle w:val="aa"/>
                <w:rFonts w:ascii="Times New Roman" w:hAnsi="Times New Roman" w:cs="Times New Roman"/>
                <w:noProof/>
                <w:sz w:val="28"/>
                <w:szCs w:val="28"/>
              </w:rPr>
              <w:t>Выводы по разделу 1</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26</w:t>
            </w:r>
            <w:r w:rsidR="008A2B7F" w:rsidRPr="008A2B7F">
              <w:rPr>
                <w:rFonts w:ascii="Times New Roman" w:hAnsi="Times New Roman" w:cs="Times New Roman"/>
                <w:noProof/>
                <w:webHidden/>
                <w:sz w:val="28"/>
                <w:szCs w:val="28"/>
              </w:rPr>
              <w:fldChar w:fldCharType="end"/>
            </w:r>
          </w:hyperlink>
        </w:p>
        <w:p w14:paraId="6C861BFF" w14:textId="57A414ED"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268" w:history="1">
            <w:r w:rsidR="008A2B7F" w:rsidRPr="008A2B7F">
              <w:rPr>
                <w:rStyle w:val="aa"/>
                <w:rFonts w:ascii="Times New Roman" w:hAnsi="Times New Roman" w:cs="Times New Roman"/>
                <w:noProof/>
                <w:sz w:val="28"/>
                <w:szCs w:val="28"/>
              </w:rPr>
              <w:t>2. Проектирование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27</w:t>
            </w:r>
            <w:r w:rsidR="008A2B7F" w:rsidRPr="008A2B7F">
              <w:rPr>
                <w:rFonts w:ascii="Times New Roman" w:hAnsi="Times New Roman" w:cs="Times New Roman"/>
                <w:noProof/>
                <w:webHidden/>
                <w:sz w:val="28"/>
                <w:szCs w:val="28"/>
              </w:rPr>
              <w:fldChar w:fldCharType="end"/>
            </w:r>
          </w:hyperlink>
        </w:p>
        <w:p w14:paraId="6FED017E" w14:textId="24C158EF"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69" w:history="1">
            <w:r w:rsidR="008A2B7F" w:rsidRPr="008A2B7F">
              <w:rPr>
                <w:rStyle w:val="aa"/>
                <w:rFonts w:ascii="Times New Roman" w:hAnsi="Times New Roman" w:cs="Times New Roman"/>
                <w:noProof/>
                <w:sz w:val="28"/>
                <w:szCs w:val="28"/>
              </w:rPr>
              <w:t>2.1. Архитектура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_Toc63185269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27</w:t>
            </w:r>
            <w:r w:rsidR="008A2B7F" w:rsidRPr="008A2B7F">
              <w:rPr>
                <w:rFonts w:ascii="Times New Roman" w:hAnsi="Times New Roman" w:cs="Times New Roman"/>
                <w:noProof/>
                <w:webHidden/>
                <w:sz w:val="28"/>
                <w:szCs w:val="28"/>
              </w:rPr>
              <w:fldChar w:fldCharType="end"/>
            </w:r>
          </w:hyperlink>
        </w:p>
        <w:p w14:paraId="725F225A" w14:textId="5F56B4E1"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0" w:history="1">
            <w:r w:rsidR="008A2B7F" w:rsidRPr="008A2B7F">
              <w:rPr>
                <w:rStyle w:val="aa"/>
                <w:rFonts w:ascii="Times New Roman" w:hAnsi="Times New Roman" w:cs="Times New Roman"/>
                <w:noProof/>
                <w:sz w:val="28"/>
                <w:szCs w:val="28"/>
              </w:rPr>
              <w:t>2.1.1. Укрупненная структура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27</w:t>
            </w:r>
            <w:r w:rsidR="008A2B7F" w:rsidRPr="008A2B7F">
              <w:rPr>
                <w:rFonts w:ascii="Times New Roman" w:hAnsi="Times New Roman" w:cs="Times New Roman"/>
                <w:noProof/>
                <w:webHidden/>
                <w:sz w:val="28"/>
                <w:szCs w:val="28"/>
              </w:rPr>
              <w:fldChar w:fldCharType="end"/>
            </w:r>
          </w:hyperlink>
        </w:p>
        <w:p w14:paraId="46B5BFF8" w14:textId="27436E33"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1" w:history="1">
            <w:r w:rsidR="008A2B7F" w:rsidRPr="008A2B7F">
              <w:rPr>
                <w:rStyle w:val="aa"/>
                <w:rFonts w:ascii="Times New Roman" w:hAnsi="Times New Roman" w:cs="Times New Roman"/>
                <w:noProof/>
                <w:sz w:val="28"/>
                <w:szCs w:val="28"/>
              </w:rPr>
              <w:t>2.1.2. Диаграмма компонентов разрабатываемого ПО</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29</w:t>
            </w:r>
            <w:r w:rsidR="008A2B7F" w:rsidRPr="008A2B7F">
              <w:rPr>
                <w:rFonts w:ascii="Times New Roman" w:hAnsi="Times New Roman" w:cs="Times New Roman"/>
                <w:noProof/>
                <w:webHidden/>
                <w:sz w:val="28"/>
                <w:szCs w:val="28"/>
              </w:rPr>
              <w:fldChar w:fldCharType="end"/>
            </w:r>
          </w:hyperlink>
        </w:p>
        <w:p w14:paraId="45926EE0" w14:textId="3D257A6F"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2" w:history="1">
            <w:r w:rsidR="008A2B7F" w:rsidRPr="008A2B7F">
              <w:rPr>
                <w:rStyle w:val="aa"/>
                <w:rFonts w:ascii="Times New Roman" w:hAnsi="Times New Roman" w:cs="Times New Roman"/>
                <w:noProof/>
                <w:sz w:val="28"/>
                <w:szCs w:val="28"/>
              </w:rPr>
              <w:t>2.1.3. Диаграмма пакетов разрабатываемого ПО</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31</w:t>
            </w:r>
            <w:r w:rsidR="008A2B7F" w:rsidRPr="008A2B7F">
              <w:rPr>
                <w:rFonts w:ascii="Times New Roman" w:hAnsi="Times New Roman" w:cs="Times New Roman"/>
                <w:noProof/>
                <w:webHidden/>
                <w:sz w:val="28"/>
                <w:szCs w:val="28"/>
              </w:rPr>
              <w:fldChar w:fldCharType="end"/>
            </w:r>
          </w:hyperlink>
        </w:p>
        <w:p w14:paraId="1DB462CA" w14:textId="3354B19C" w:rsidR="008A2B7F" w:rsidRPr="008A2B7F" w:rsidRDefault="00C73461" w:rsidP="008A2B7F">
          <w:pPr>
            <w:pStyle w:val="22"/>
            <w:tabs>
              <w:tab w:val="left" w:pos="880"/>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3" w:history="1">
            <w:r w:rsidR="008A2B7F" w:rsidRPr="008A2B7F">
              <w:rPr>
                <w:rStyle w:val="aa"/>
                <w:rFonts w:ascii="Times New Roman" w:hAnsi="Times New Roman" w:cs="Times New Roman"/>
                <w:noProof/>
                <w:sz w:val="28"/>
                <w:szCs w:val="28"/>
              </w:rPr>
              <w:t>2.2.</w:t>
            </w:r>
            <w:r w:rsidR="008A2B7F" w:rsidRPr="008A2B7F">
              <w:rPr>
                <w:rFonts w:ascii="Times New Roman" w:eastAsiaTheme="minorEastAsia" w:hAnsi="Times New Roman" w:cs="Times New Roman"/>
                <w:noProof/>
                <w:sz w:val="28"/>
                <w:szCs w:val="28"/>
                <w:lang w:eastAsia="ru-RU"/>
              </w:rPr>
              <w:tab/>
            </w:r>
            <w:r w:rsidR="008A2B7F" w:rsidRPr="008A2B7F">
              <w:rPr>
                <w:rStyle w:val="aa"/>
                <w:rFonts w:ascii="Times New Roman" w:hAnsi="Times New Roman" w:cs="Times New Roman"/>
                <w:noProof/>
                <w:sz w:val="28"/>
                <w:szCs w:val="28"/>
              </w:rPr>
              <w:t>Взаимосвязи ЦАЛАР со смежными системами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32</w:t>
            </w:r>
            <w:r w:rsidR="008A2B7F" w:rsidRPr="008A2B7F">
              <w:rPr>
                <w:rFonts w:ascii="Times New Roman" w:hAnsi="Times New Roman" w:cs="Times New Roman"/>
                <w:noProof/>
                <w:webHidden/>
                <w:sz w:val="28"/>
                <w:szCs w:val="28"/>
              </w:rPr>
              <w:fldChar w:fldCharType="end"/>
            </w:r>
          </w:hyperlink>
        </w:p>
        <w:p w14:paraId="2C3EA9F0" w14:textId="068BF5AE"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4" w:history="1">
            <w:r w:rsidR="008A2B7F" w:rsidRPr="008A2B7F">
              <w:rPr>
                <w:rStyle w:val="aa"/>
                <w:rFonts w:ascii="Times New Roman" w:hAnsi="Times New Roman" w:cs="Times New Roman"/>
                <w:noProof/>
                <w:sz w:val="28"/>
                <w:szCs w:val="28"/>
              </w:rPr>
              <w:t>2.3. Состав функций, реализуемых системой</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33</w:t>
            </w:r>
            <w:r w:rsidR="008A2B7F" w:rsidRPr="008A2B7F">
              <w:rPr>
                <w:rFonts w:ascii="Times New Roman" w:hAnsi="Times New Roman" w:cs="Times New Roman"/>
                <w:noProof/>
                <w:webHidden/>
                <w:sz w:val="28"/>
                <w:szCs w:val="28"/>
              </w:rPr>
              <w:fldChar w:fldCharType="end"/>
            </w:r>
          </w:hyperlink>
        </w:p>
        <w:p w14:paraId="7B0A2BC2" w14:textId="2503F4CF"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5" w:history="1">
            <w:r w:rsidR="008A2B7F" w:rsidRPr="008A2B7F">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34</w:t>
            </w:r>
            <w:r w:rsidR="008A2B7F" w:rsidRPr="008A2B7F">
              <w:rPr>
                <w:rFonts w:ascii="Times New Roman" w:hAnsi="Times New Roman" w:cs="Times New Roman"/>
                <w:noProof/>
                <w:webHidden/>
                <w:sz w:val="28"/>
                <w:szCs w:val="28"/>
              </w:rPr>
              <w:fldChar w:fldCharType="end"/>
            </w:r>
          </w:hyperlink>
        </w:p>
        <w:p w14:paraId="503DADEF" w14:textId="2EB33176"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76" w:history="1">
            <w:r w:rsidR="008A2B7F" w:rsidRPr="008A2B7F">
              <w:rPr>
                <w:rStyle w:val="aa"/>
                <w:rFonts w:ascii="Times New Roman" w:hAnsi="Times New Roman" w:cs="Times New Roman"/>
                <w:noProof/>
                <w:sz w:val="28"/>
                <w:szCs w:val="28"/>
              </w:rPr>
              <w:t>2.5. Методы и средства разработки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hyperlink>
        </w:p>
        <w:p w14:paraId="6946786C" w14:textId="1A898240"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r>
            <w:rPr>
              <w:rStyle w:val="aa"/>
              <w:rFonts w:ascii="Times New Roman" w:hAnsi="Times New Roman" w:cs="Times New Roman"/>
              <w:noProof/>
              <w:sz w:val="28"/>
              <w:szCs w:val="28"/>
            </w:rPr>
            <w:fldChar w:fldCharType="begin"/>
          </w:r>
          <w:r>
            <w:rPr>
              <w:rStyle w:val="aa"/>
              <w:rFonts w:ascii="Times New Roman" w:hAnsi="Times New Roman" w:cs="Times New Roman"/>
              <w:noProof/>
              <w:sz w:val="28"/>
              <w:szCs w:val="28"/>
            </w:rPr>
            <w:instrText xml:space="preserve"> HYPERLINK \l "_Toc63185277" </w:instrText>
          </w:r>
          <w:r>
            <w:rPr>
              <w:rStyle w:val="aa"/>
              <w:rFonts w:ascii="Times New Roman" w:hAnsi="Times New Roman" w:cs="Times New Roman"/>
              <w:noProof/>
              <w:sz w:val="28"/>
              <w:szCs w:val="28"/>
            </w:rPr>
            <w:fldChar w:fldCharType="separate"/>
          </w:r>
          <w:r w:rsidR="008A2B7F" w:rsidRPr="008A2B7F">
            <w:rPr>
              <w:rStyle w:val="aa"/>
              <w:rFonts w:ascii="Times New Roman" w:hAnsi="Times New Roman" w:cs="Times New Roman"/>
              <w:noProof/>
              <w:sz w:val="28"/>
              <w:szCs w:val="28"/>
            </w:rPr>
            <w:t>2.</w:t>
          </w:r>
          <w:del w:id="10" w:author="Пользователь Windows" w:date="2021-02-02T22:13:00Z">
            <w:r w:rsidR="008A2B7F" w:rsidRPr="008A2B7F" w:rsidDel="00550E49">
              <w:rPr>
                <w:rStyle w:val="aa"/>
                <w:rFonts w:ascii="Times New Roman" w:hAnsi="Times New Roman" w:cs="Times New Roman"/>
                <w:noProof/>
                <w:sz w:val="28"/>
                <w:szCs w:val="28"/>
              </w:rPr>
              <w:delText>5</w:delText>
            </w:r>
          </w:del>
          <w:ins w:id="11" w:author="Пользователь Windows" w:date="2021-02-02T22:13:00Z">
            <w:r w:rsidR="00550E49">
              <w:rPr>
                <w:rStyle w:val="aa"/>
                <w:rFonts w:ascii="Times New Roman" w:hAnsi="Times New Roman" w:cs="Times New Roman"/>
                <w:noProof/>
                <w:sz w:val="28"/>
                <w:szCs w:val="28"/>
              </w:rPr>
              <w:t>6</w:t>
            </w:r>
          </w:ins>
          <w:r w:rsidR="008A2B7F" w:rsidRPr="008A2B7F">
            <w:rPr>
              <w:rStyle w:val="aa"/>
              <w:rFonts w:ascii="Times New Roman" w:hAnsi="Times New Roman" w:cs="Times New Roman"/>
              <w:noProof/>
              <w:sz w:val="28"/>
              <w:szCs w:val="28"/>
            </w:rPr>
            <w:t>. Требования к видам обеспечения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14:paraId="4F86B5D4" w14:textId="12C42579"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r>
            <w:rPr>
              <w:rStyle w:val="aa"/>
              <w:rFonts w:ascii="Times New Roman" w:hAnsi="Times New Roman" w:cs="Times New Roman"/>
              <w:noProof/>
              <w:sz w:val="28"/>
              <w:szCs w:val="28"/>
            </w:rPr>
            <w:fldChar w:fldCharType="begin"/>
          </w:r>
          <w:r>
            <w:rPr>
              <w:rStyle w:val="aa"/>
              <w:rFonts w:ascii="Times New Roman" w:hAnsi="Times New Roman" w:cs="Times New Roman"/>
              <w:noProof/>
              <w:sz w:val="28"/>
              <w:szCs w:val="28"/>
            </w:rPr>
            <w:instrText xml:space="preserve"> HYPERLINK \l "_Toc63185278" </w:instrText>
          </w:r>
          <w:r>
            <w:rPr>
              <w:rStyle w:val="aa"/>
              <w:rFonts w:ascii="Times New Roman" w:hAnsi="Times New Roman" w:cs="Times New Roman"/>
              <w:noProof/>
              <w:sz w:val="28"/>
              <w:szCs w:val="28"/>
            </w:rPr>
            <w:fldChar w:fldCharType="separate"/>
          </w:r>
          <w:r w:rsidR="008A2B7F" w:rsidRPr="008A2B7F">
            <w:rPr>
              <w:rStyle w:val="aa"/>
              <w:rFonts w:ascii="Times New Roman" w:hAnsi="Times New Roman" w:cs="Times New Roman"/>
              <w:noProof/>
              <w:sz w:val="28"/>
              <w:szCs w:val="28"/>
            </w:rPr>
            <w:t>2.</w:t>
          </w:r>
          <w:del w:id="12" w:author="Пользователь Windows" w:date="2021-02-02T22:13:00Z">
            <w:r w:rsidR="008A2B7F" w:rsidRPr="008A2B7F" w:rsidDel="00550E49">
              <w:rPr>
                <w:rStyle w:val="aa"/>
                <w:rFonts w:ascii="Times New Roman" w:hAnsi="Times New Roman" w:cs="Times New Roman"/>
                <w:noProof/>
                <w:sz w:val="28"/>
                <w:szCs w:val="28"/>
              </w:rPr>
              <w:delText>5</w:delText>
            </w:r>
          </w:del>
          <w:ins w:id="13" w:author="Пользователь Windows" w:date="2021-02-02T22:13:00Z">
            <w:r w:rsidR="00550E49">
              <w:rPr>
                <w:rStyle w:val="aa"/>
                <w:rFonts w:ascii="Times New Roman" w:hAnsi="Times New Roman" w:cs="Times New Roman"/>
                <w:noProof/>
                <w:sz w:val="28"/>
                <w:szCs w:val="28"/>
              </w:rPr>
              <w:t>6</w:t>
            </w:r>
          </w:ins>
          <w:r w:rsidR="008A2B7F" w:rsidRPr="008A2B7F">
            <w:rPr>
              <w:rStyle w:val="aa"/>
              <w:rFonts w:ascii="Times New Roman" w:hAnsi="Times New Roman" w:cs="Times New Roman"/>
              <w:noProof/>
              <w:sz w:val="28"/>
              <w:szCs w:val="28"/>
            </w:rPr>
            <w:t>.1. Требования к информационному обеспечению</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14:paraId="7DFA63BF" w14:textId="72114C2C"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r>
            <w:rPr>
              <w:rStyle w:val="aa"/>
              <w:rFonts w:ascii="Times New Roman" w:hAnsi="Times New Roman" w:cs="Times New Roman"/>
              <w:noProof/>
              <w:sz w:val="28"/>
              <w:szCs w:val="28"/>
            </w:rPr>
            <w:fldChar w:fldCharType="begin"/>
          </w:r>
          <w:r>
            <w:rPr>
              <w:rStyle w:val="aa"/>
              <w:rFonts w:ascii="Times New Roman" w:hAnsi="Times New Roman" w:cs="Times New Roman"/>
              <w:noProof/>
              <w:sz w:val="28"/>
              <w:szCs w:val="28"/>
            </w:rPr>
            <w:instrText xml:space="preserve"> HYPERLINK \l "_Toc63185279" </w:instrText>
          </w:r>
          <w:r>
            <w:rPr>
              <w:rStyle w:val="aa"/>
              <w:rFonts w:ascii="Times New Roman" w:hAnsi="Times New Roman" w:cs="Times New Roman"/>
              <w:noProof/>
              <w:sz w:val="28"/>
              <w:szCs w:val="28"/>
            </w:rPr>
            <w:fldChar w:fldCharType="separate"/>
          </w:r>
          <w:r w:rsidR="008A2B7F" w:rsidRPr="008A2B7F">
            <w:rPr>
              <w:rStyle w:val="aa"/>
              <w:rFonts w:ascii="Times New Roman" w:hAnsi="Times New Roman" w:cs="Times New Roman"/>
              <w:noProof/>
              <w:sz w:val="28"/>
              <w:szCs w:val="28"/>
            </w:rPr>
            <w:t>2.</w:t>
          </w:r>
          <w:del w:id="14" w:author="Пользователь Windows" w:date="2021-02-02T22:13:00Z">
            <w:r w:rsidR="008A2B7F" w:rsidRPr="008A2B7F" w:rsidDel="00550E49">
              <w:rPr>
                <w:rStyle w:val="aa"/>
                <w:rFonts w:ascii="Times New Roman" w:hAnsi="Times New Roman" w:cs="Times New Roman"/>
                <w:noProof/>
                <w:sz w:val="28"/>
                <w:szCs w:val="28"/>
              </w:rPr>
              <w:delText>5</w:delText>
            </w:r>
          </w:del>
          <w:ins w:id="15" w:author="Пользователь Windows" w:date="2021-02-02T22:13:00Z">
            <w:r w:rsidR="00550E49">
              <w:rPr>
                <w:rStyle w:val="aa"/>
                <w:rFonts w:ascii="Times New Roman" w:hAnsi="Times New Roman" w:cs="Times New Roman"/>
                <w:noProof/>
                <w:sz w:val="28"/>
                <w:szCs w:val="28"/>
              </w:rPr>
              <w:t>6</w:t>
            </w:r>
          </w:ins>
          <w:r w:rsidR="008A2B7F" w:rsidRPr="008A2B7F">
            <w:rPr>
              <w:rStyle w:val="aa"/>
              <w:rFonts w:ascii="Times New Roman" w:hAnsi="Times New Roman" w:cs="Times New Roman"/>
              <w:noProof/>
              <w:sz w:val="28"/>
              <w:szCs w:val="28"/>
            </w:rPr>
            <w:t>.2. Требования к программному обеспечению</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_Toc63185279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35</w:t>
          </w:r>
          <w:r w:rsidR="008A2B7F" w:rsidRPr="008A2B7F">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14:paraId="09D19F82" w14:textId="594CA902"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r>
            <w:rPr>
              <w:rStyle w:val="aa"/>
              <w:rFonts w:ascii="Times New Roman" w:hAnsi="Times New Roman" w:cs="Times New Roman"/>
              <w:noProof/>
              <w:sz w:val="28"/>
              <w:szCs w:val="28"/>
            </w:rPr>
            <w:fldChar w:fldCharType="begin"/>
          </w:r>
          <w:r>
            <w:rPr>
              <w:rStyle w:val="aa"/>
              <w:rFonts w:ascii="Times New Roman" w:hAnsi="Times New Roman" w:cs="Times New Roman"/>
              <w:noProof/>
              <w:sz w:val="28"/>
              <w:szCs w:val="28"/>
            </w:rPr>
            <w:instrText xml:space="preserve"> HYPERLINK \l "_To</w:instrText>
          </w:r>
          <w:r>
            <w:rPr>
              <w:rStyle w:val="aa"/>
              <w:rFonts w:ascii="Times New Roman" w:hAnsi="Times New Roman" w:cs="Times New Roman"/>
              <w:noProof/>
              <w:sz w:val="28"/>
              <w:szCs w:val="28"/>
            </w:rPr>
            <w:instrText xml:space="preserve">c63185280" </w:instrText>
          </w:r>
          <w:r>
            <w:rPr>
              <w:rStyle w:val="aa"/>
              <w:rFonts w:ascii="Times New Roman" w:hAnsi="Times New Roman" w:cs="Times New Roman"/>
              <w:noProof/>
              <w:sz w:val="28"/>
              <w:szCs w:val="28"/>
            </w:rPr>
            <w:fldChar w:fldCharType="separate"/>
          </w:r>
          <w:r w:rsidR="008A2B7F" w:rsidRPr="008A2B7F">
            <w:rPr>
              <w:rStyle w:val="aa"/>
              <w:rFonts w:ascii="Times New Roman" w:hAnsi="Times New Roman" w:cs="Times New Roman"/>
              <w:noProof/>
              <w:sz w:val="28"/>
              <w:szCs w:val="28"/>
            </w:rPr>
            <w:t>2.</w:t>
          </w:r>
          <w:del w:id="16" w:author="Пользователь Windows" w:date="2021-02-02T22:13:00Z">
            <w:r w:rsidR="008A2B7F" w:rsidRPr="008A2B7F" w:rsidDel="00550E49">
              <w:rPr>
                <w:rStyle w:val="aa"/>
                <w:rFonts w:ascii="Times New Roman" w:hAnsi="Times New Roman" w:cs="Times New Roman"/>
                <w:noProof/>
                <w:sz w:val="28"/>
                <w:szCs w:val="28"/>
              </w:rPr>
              <w:delText>5</w:delText>
            </w:r>
          </w:del>
          <w:ins w:id="17" w:author="Пользователь Windows" w:date="2021-02-02T22:13:00Z">
            <w:r w:rsidR="00550E49">
              <w:rPr>
                <w:rStyle w:val="aa"/>
                <w:rFonts w:ascii="Times New Roman" w:hAnsi="Times New Roman" w:cs="Times New Roman"/>
                <w:noProof/>
                <w:sz w:val="28"/>
                <w:szCs w:val="28"/>
              </w:rPr>
              <w:t>6</w:t>
            </w:r>
          </w:ins>
          <w:r w:rsidR="008A2B7F" w:rsidRPr="008A2B7F">
            <w:rPr>
              <w:rStyle w:val="aa"/>
              <w:rFonts w:ascii="Times New Roman" w:hAnsi="Times New Roman" w:cs="Times New Roman"/>
              <w:noProof/>
              <w:sz w:val="28"/>
              <w:szCs w:val="28"/>
            </w:rPr>
            <w:t>.3. Требования к техническому обеспечению</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14:paraId="49E10149" w14:textId="1DBC8196"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1" w:history="1">
            <w:r w:rsidR="008A2B7F" w:rsidRPr="008A2B7F">
              <w:rPr>
                <w:rStyle w:val="aa"/>
                <w:rFonts w:ascii="Times New Roman" w:hAnsi="Times New Roman" w:cs="Times New Roman"/>
                <w:noProof/>
                <w:sz w:val="28"/>
                <w:szCs w:val="28"/>
              </w:rPr>
              <w:t>Выводы по разделу 2</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57FB3D29" w14:textId="630FABBC"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282" w:history="1">
            <w:r w:rsidR="008A2B7F" w:rsidRPr="008A2B7F">
              <w:rPr>
                <w:rStyle w:val="aa"/>
                <w:rFonts w:ascii="Times New Roman" w:hAnsi="Times New Roman" w:cs="Times New Roman"/>
                <w:noProof/>
                <w:sz w:val="28"/>
                <w:szCs w:val="28"/>
              </w:rPr>
              <w:t>3. Разработка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5C664075" w14:textId="56D906FA"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3" w:history="1">
            <w:r w:rsidR="008A2B7F" w:rsidRPr="008A2B7F">
              <w:rPr>
                <w:rStyle w:val="aa"/>
                <w:rFonts w:ascii="Times New Roman" w:hAnsi="Times New Roman" w:cs="Times New Roman"/>
                <w:noProof/>
                <w:sz w:val="28"/>
                <w:szCs w:val="28"/>
              </w:rPr>
              <w:t>3.1. Описание используемых алгоритмов</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59C3BE4A" w14:textId="28703C85"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4" w:history="1">
            <w:r w:rsidR="008A2B7F" w:rsidRPr="008A2B7F">
              <w:rPr>
                <w:rStyle w:val="aa"/>
                <w:rFonts w:ascii="Times New Roman" w:hAnsi="Times New Roman" w:cs="Times New Roman"/>
                <w:noProof/>
                <w:sz w:val="28"/>
                <w:szCs w:val="28"/>
              </w:rPr>
              <w:t>3.1.1. Теоретическая основа программной реализации подсистемы Обработки данных СВИ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45680B67" w14:textId="6F6C4A5D"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5" w:history="1">
            <w:r w:rsidR="008A2B7F" w:rsidRPr="008A2B7F">
              <w:rPr>
                <w:rStyle w:val="aa"/>
                <w:rFonts w:ascii="Times New Roman" w:hAnsi="Times New Roman" w:cs="Times New Roman"/>
                <w:noProof/>
                <w:sz w:val="28"/>
                <w:szCs w:val="28"/>
              </w:rPr>
              <w:t>3.1.2. Теоретическая основа программной реализации подсистемы Идентификации возникновения асинхронного режима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36</w:t>
            </w:r>
            <w:r w:rsidR="008A2B7F" w:rsidRPr="008A2B7F">
              <w:rPr>
                <w:rFonts w:ascii="Times New Roman" w:hAnsi="Times New Roman" w:cs="Times New Roman"/>
                <w:noProof/>
                <w:webHidden/>
                <w:sz w:val="28"/>
                <w:szCs w:val="28"/>
              </w:rPr>
              <w:fldChar w:fldCharType="end"/>
            </w:r>
          </w:hyperlink>
        </w:p>
        <w:p w14:paraId="438A452F" w14:textId="338AD73C"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6" w:history="1">
            <w:r w:rsidR="008A2B7F" w:rsidRPr="008A2B7F">
              <w:rPr>
                <w:rStyle w:val="aa"/>
                <w:rFonts w:ascii="Times New Roman" w:hAnsi="Times New Roman" w:cs="Times New Roman"/>
                <w:noProof/>
                <w:sz w:val="28"/>
                <w:szCs w:val="28"/>
              </w:rPr>
              <w:t>3.1.3. Теоретическая основа программной реализации подсистемы Обработки телеметрии из ОИК</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37</w:t>
            </w:r>
            <w:r w:rsidR="008A2B7F" w:rsidRPr="008A2B7F">
              <w:rPr>
                <w:rFonts w:ascii="Times New Roman" w:hAnsi="Times New Roman" w:cs="Times New Roman"/>
                <w:noProof/>
                <w:webHidden/>
                <w:sz w:val="28"/>
                <w:szCs w:val="28"/>
              </w:rPr>
              <w:fldChar w:fldCharType="end"/>
            </w:r>
          </w:hyperlink>
        </w:p>
        <w:p w14:paraId="2A8D02F4" w14:textId="08B48CCE"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7" w:history="1">
            <w:r w:rsidR="008A2B7F" w:rsidRPr="008A2B7F">
              <w:rPr>
                <w:rStyle w:val="aa"/>
                <w:rFonts w:ascii="Times New Roman" w:hAnsi="Times New Roman" w:cs="Times New Roman"/>
                <w:noProof/>
                <w:sz w:val="28"/>
                <w:szCs w:val="28"/>
              </w:rPr>
              <w:t>3.1.4. Теоретическая основа программной реализации подсистемы Выбора управляющих воздействий</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40</w:t>
            </w:r>
            <w:r w:rsidR="008A2B7F" w:rsidRPr="008A2B7F">
              <w:rPr>
                <w:rFonts w:ascii="Times New Roman" w:hAnsi="Times New Roman" w:cs="Times New Roman"/>
                <w:noProof/>
                <w:webHidden/>
                <w:sz w:val="28"/>
                <w:szCs w:val="28"/>
              </w:rPr>
              <w:fldChar w:fldCharType="end"/>
            </w:r>
          </w:hyperlink>
        </w:p>
        <w:p w14:paraId="7EB70D2C" w14:textId="46BFAA2E"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8" w:history="1">
            <w:r w:rsidR="008A2B7F" w:rsidRPr="008A2B7F">
              <w:rPr>
                <w:rStyle w:val="aa"/>
                <w:rFonts w:ascii="Times New Roman" w:hAnsi="Times New Roman" w:cs="Times New Roman"/>
                <w:noProof/>
                <w:sz w:val="28"/>
                <w:szCs w:val="28"/>
              </w:rPr>
              <w:t>3.2. Рабочая документация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41</w:t>
            </w:r>
            <w:r w:rsidR="008A2B7F" w:rsidRPr="008A2B7F">
              <w:rPr>
                <w:rFonts w:ascii="Times New Roman" w:hAnsi="Times New Roman" w:cs="Times New Roman"/>
                <w:noProof/>
                <w:webHidden/>
                <w:sz w:val="28"/>
                <w:szCs w:val="28"/>
              </w:rPr>
              <w:fldChar w:fldCharType="end"/>
            </w:r>
          </w:hyperlink>
        </w:p>
        <w:p w14:paraId="4F815C93" w14:textId="6B8BC888"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89" w:history="1">
            <w:r w:rsidR="008A2B7F" w:rsidRPr="008A2B7F">
              <w:rPr>
                <w:rStyle w:val="aa"/>
                <w:rFonts w:ascii="Times New Roman" w:hAnsi="Times New Roman" w:cs="Times New Roman"/>
                <w:noProof/>
                <w:sz w:val="28"/>
                <w:szCs w:val="28"/>
              </w:rPr>
              <w:t>3.2.1. Общие сведения о системе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_Toc63185289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41</w:t>
            </w:r>
            <w:r w:rsidR="008A2B7F" w:rsidRPr="008A2B7F">
              <w:rPr>
                <w:rFonts w:ascii="Times New Roman" w:hAnsi="Times New Roman" w:cs="Times New Roman"/>
                <w:noProof/>
                <w:webHidden/>
                <w:sz w:val="28"/>
                <w:szCs w:val="28"/>
              </w:rPr>
              <w:fldChar w:fldCharType="end"/>
            </w:r>
          </w:hyperlink>
        </w:p>
        <w:p w14:paraId="30C95C87" w14:textId="2B4023D9"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0" w:history="1">
            <w:r w:rsidR="008A2B7F" w:rsidRPr="008A2B7F">
              <w:rPr>
                <w:rStyle w:val="aa"/>
                <w:rFonts w:ascii="Times New Roman" w:hAnsi="Times New Roman" w:cs="Times New Roman"/>
                <w:noProof/>
                <w:sz w:val="28"/>
                <w:szCs w:val="28"/>
              </w:rPr>
              <w:t>3.2.2. Архитектура и принципы функционирования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41</w:t>
            </w:r>
            <w:r w:rsidR="008A2B7F" w:rsidRPr="008A2B7F">
              <w:rPr>
                <w:rFonts w:ascii="Times New Roman" w:hAnsi="Times New Roman" w:cs="Times New Roman"/>
                <w:noProof/>
                <w:webHidden/>
                <w:sz w:val="28"/>
                <w:szCs w:val="28"/>
              </w:rPr>
              <w:fldChar w:fldCharType="end"/>
            </w:r>
          </w:hyperlink>
        </w:p>
        <w:p w14:paraId="37EF7AD0" w14:textId="089DD56A"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1" w:history="1">
            <w:r w:rsidR="008A2B7F" w:rsidRPr="008A2B7F">
              <w:rPr>
                <w:rStyle w:val="aa"/>
                <w:rFonts w:ascii="Times New Roman" w:hAnsi="Times New Roman" w:cs="Times New Roman"/>
                <w:noProof/>
                <w:sz w:val="28"/>
                <w:szCs w:val="28"/>
              </w:rPr>
              <w:t>3.2.3. Входные и выходные данные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47</w:t>
            </w:r>
            <w:r w:rsidR="008A2B7F" w:rsidRPr="008A2B7F">
              <w:rPr>
                <w:rFonts w:ascii="Times New Roman" w:hAnsi="Times New Roman" w:cs="Times New Roman"/>
                <w:noProof/>
                <w:webHidden/>
                <w:sz w:val="28"/>
                <w:szCs w:val="28"/>
              </w:rPr>
              <w:fldChar w:fldCharType="end"/>
            </w:r>
          </w:hyperlink>
        </w:p>
        <w:p w14:paraId="79475A3F" w14:textId="79833E00"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2" w:history="1">
            <w:r w:rsidR="008A2B7F" w:rsidRPr="008A2B7F">
              <w:rPr>
                <w:rStyle w:val="aa"/>
                <w:rFonts w:ascii="Times New Roman" w:hAnsi="Times New Roman" w:cs="Times New Roman"/>
                <w:noProof/>
                <w:sz w:val="28"/>
                <w:szCs w:val="28"/>
              </w:rPr>
              <w:t>Выводы по разделу 3</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49</w:t>
            </w:r>
            <w:r w:rsidR="008A2B7F" w:rsidRPr="008A2B7F">
              <w:rPr>
                <w:rFonts w:ascii="Times New Roman" w:hAnsi="Times New Roman" w:cs="Times New Roman"/>
                <w:noProof/>
                <w:webHidden/>
                <w:sz w:val="28"/>
                <w:szCs w:val="28"/>
              </w:rPr>
              <w:fldChar w:fldCharType="end"/>
            </w:r>
          </w:hyperlink>
        </w:p>
        <w:p w14:paraId="415E172D" w14:textId="1931582B"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293" w:history="1">
            <w:r w:rsidR="008A2B7F" w:rsidRPr="008A2B7F">
              <w:rPr>
                <w:rStyle w:val="aa"/>
                <w:rFonts w:ascii="Times New Roman" w:hAnsi="Times New Roman" w:cs="Times New Roman"/>
                <w:noProof/>
                <w:sz w:val="28"/>
                <w:szCs w:val="28"/>
              </w:rPr>
              <w:t>4. Тестирование программного обеспечения централизованной АЛАР</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50</w:t>
            </w:r>
            <w:r w:rsidR="008A2B7F" w:rsidRPr="008A2B7F">
              <w:rPr>
                <w:rFonts w:ascii="Times New Roman" w:hAnsi="Times New Roman" w:cs="Times New Roman"/>
                <w:noProof/>
                <w:webHidden/>
                <w:sz w:val="28"/>
                <w:szCs w:val="28"/>
              </w:rPr>
              <w:fldChar w:fldCharType="end"/>
            </w:r>
          </w:hyperlink>
        </w:p>
        <w:p w14:paraId="51ABEF97" w14:textId="404F606A"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4" w:history="1">
            <w:r w:rsidR="008A2B7F" w:rsidRPr="008A2B7F">
              <w:rPr>
                <w:rStyle w:val="aa"/>
                <w:rFonts w:ascii="Times New Roman" w:hAnsi="Times New Roman" w:cs="Times New Roman"/>
                <w:noProof/>
                <w:sz w:val="28"/>
                <w:szCs w:val="28"/>
              </w:rPr>
              <w:t>4.1. Тестирование подсистемы Обработки данных СВИ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50</w:t>
            </w:r>
            <w:r w:rsidR="008A2B7F" w:rsidRPr="008A2B7F">
              <w:rPr>
                <w:rFonts w:ascii="Times New Roman" w:hAnsi="Times New Roman" w:cs="Times New Roman"/>
                <w:noProof/>
                <w:webHidden/>
                <w:sz w:val="28"/>
                <w:szCs w:val="28"/>
              </w:rPr>
              <w:fldChar w:fldCharType="end"/>
            </w:r>
          </w:hyperlink>
        </w:p>
        <w:p w14:paraId="4C135051" w14:textId="1043344E"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5" w:history="1">
            <w:r w:rsidR="008A2B7F" w:rsidRPr="008A2B7F">
              <w:rPr>
                <w:rStyle w:val="aa"/>
                <w:rFonts w:ascii="Times New Roman" w:hAnsi="Times New Roman" w:cs="Times New Roman"/>
                <w:noProof/>
                <w:sz w:val="28"/>
                <w:szCs w:val="28"/>
              </w:rPr>
              <w:t>4.2. Тестирование подсистемы Идентификации возникновения асинхронного режима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51</w:t>
            </w:r>
            <w:r w:rsidR="008A2B7F" w:rsidRPr="008A2B7F">
              <w:rPr>
                <w:rFonts w:ascii="Times New Roman" w:hAnsi="Times New Roman" w:cs="Times New Roman"/>
                <w:noProof/>
                <w:webHidden/>
                <w:sz w:val="28"/>
                <w:szCs w:val="28"/>
              </w:rPr>
              <w:fldChar w:fldCharType="end"/>
            </w:r>
          </w:hyperlink>
        </w:p>
        <w:p w14:paraId="1BFD12D0" w14:textId="33C2A523"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6" w:history="1">
            <w:r w:rsidR="008A2B7F" w:rsidRPr="008A2B7F">
              <w:rPr>
                <w:rStyle w:val="aa"/>
                <w:rFonts w:ascii="Times New Roman" w:hAnsi="Times New Roman" w:cs="Times New Roman"/>
                <w:noProof/>
                <w:sz w:val="28"/>
                <w:szCs w:val="28"/>
              </w:rPr>
              <w:t>4.3. Тестирование подсистемы Выбора управляющих воздействий</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51</w:t>
            </w:r>
            <w:r w:rsidR="008A2B7F" w:rsidRPr="008A2B7F">
              <w:rPr>
                <w:rFonts w:ascii="Times New Roman" w:hAnsi="Times New Roman" w:cs="Times New Roman"/>
                <w:noProof/>
                <w:webHidden/>
                <w:sz w:val="28"/>
                <w:szCs w:val="28"/>
              </w:rPr>
              <w:fldChar w:fldCharType="end"/>
            </w:r>
          </w:hyperlink>
        </w:p>
        <w:p w14:paraId="56C771CE" w14:textId="6F3EB24C"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7" w:history="1">
            <w:r w:rsidR="008A2B7F" w:rsidRPr="008A2B7F">
              <w:rPr>
                <w:rStyle w:val="aa"/>
                <w:rFonts w:ascii="Times New Roman" w:hAnsi="Times New Roman" w:cs="Times New Roman"/>
                <w:noProof/>
                <w:sz w:val="28"/>
                <w:szCs w:val="28"/>
              </w:rPr>
              <w:t>4.4. Тестирование подсистемы Обработки телеметрии из ОИК</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53</w:t>
            </w:r>
            <w:r w:rsidR="008A2B7F" w:rsidRPr="008A2B7F">
              <w:rPr>
                <w:rFonts w:ascii="Times New Roman" w:hAnsi="Times New Roman" w:cs="Times New Roman"/>
                <w:noProof/>
                <w:webHidden/>
                <w:sz w:val="28"/>
                <w:szCs w:val="28"/>
              </w:rPr>
              <w:fldChar w:fldCharType="end"/>
            </w:r>
          </w:hyperlink>
        </w:p>
        <w:p w14:paraId="3C65C72D" w14:textId="52318CCF"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298" w:history="1">
            <w:r w:rsidR="008A2B7F" w:rsidRPr="008A2B7F">
              <w:rPr>
                <w:rStyle w:val="aa"/>
                <w:rFonts w:ascii="Times New Roman" w:hAnsi="Times New Roman" w:cs="Times New Roman"/>
                <w:noProof/>
                <w:sz w:val="28"/>
                <w:szCs w:val="28"/>
              </w:rPr>
              <w:t>Выводы по разделу 4</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54</w:t>
            </w:r>
            <w:r w:rsidR="008A2B7F" w:rsidRPr="008A2B7F">
              <w:rPr>
                <w:rFonts w:ascii="Times New Roman" w:hAnsi="Times New Roman" w:cs="Times New Roman"/>
                <w:noProof/>
                <w:webHidden/>
                <w:sz w:val="28"/>
                <w:szCs w:val="28"/>
              </w:rPr>
              <w:fldChar w:fldCharType="end"/>
            </w:r>
          </w:hyperlink>
        </w:p>
        <w:p w14:paraId="2796CCEF" w14:textId="53DCDEFC"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299" w:history="1">
            <w:r w:rsidR="008A2B7F" w:rsidRPr="008A2B7F">
              <w:rPr>
                <w:rStyle w:val="aa"/>
                <w:rFonts w:ascii="Times New Roman" w:hAnsi="Times New Roman" w:cs="Times New Roman"/>
                <w:noProof/>
                <w:sz w:val="28"/>
                <w:szCs w:val="28"/>
              </w:rPr>
              <w:t>5. Финансовый менеджмент, ресурсоэффективность и ресурсосбережение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_Toc63185299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5F40C084" w14:textId="44E11315"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0" w:history="1">
            <w:r w:rsidR="008A2B7F" w:rsidRPr="008A2B7F">
              <w:rPr>
                <w:rStyle w:val="aa"/>
                <w:rFonts w:ascii="Times New Roman" w:eastAsia="Times New Roman" w:hAnsi="Times New Roman" w:cs="Times New Roman"/>
                <w:noProof/>
                <w:sz w:val="28"/>
                <w:szCs w:val="28"/>
                <w:lang w:eastAsia="ru-RU"/>
              </w:rPr>
              <w:t>5.1. Предпроектный анализ</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52268409" w14:textId="607C4147"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1" w:history="1">
            <w:r w:rsidR="008A2B7F" w:rsidRPr="008A2B7F">
              <w:rPr>
                <w:rStyle w:val="aa"/>
                <w:rFonts w:ascii="Times New Roman" w:eastAsia="Times New Roman" w:hAnsi="Times New Roman" w:cs="Times New Roman"/>
                <w:noProof/>
                <w:sz w:val="28"/>
                <w:szCs w:val="28"/>
                <w:lang w:eastAsia="ru-RU"/>
              </w:rPr>
              <w:t>5.1.1. Потенциальные потребители результатов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2AA41F51" w14:textId="193153A2"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2" w:history="1">
            <w:r w:rsidR="008A2B7F" w:rsidRPr="008A2B7F">
              <w:rPr>
                <w:rStyle w:val="aa"/>
                <w:rFonts w:ascii="Times New Roman" w:eastAsia="Times New Roman" w:hAnsi="Times New Roman" w:cs="Times New Roman"/>
                <w:noProof/>
                <w:sz w:val="28"/>
                <w:szCs w:val="28"/>
                <w:lang w:eastAsia="ru-RU"/>
              </w:rPr>
              <w:t>5.1.2. Анализ конкурентных технических решений с позиции ресурсоэффективности и ресурсосбережения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56</w:t>
            </w:r>
            <w:r w:rsidR="008A2B7F" w:rsidRPr="008A2B7F">
              <w:rPr>
                <w:rFonts w:ascii="Times New Roman" w:hAnsi="Times New Roman" w:cs="Times New Roman"/>
                <w:noProof/>
                <w:webHidden/>
                <w:sz w:val="28"/>
                <w:szCs w:val="28"/>
              </w:rPr>
              <w:fldChar w:fldCharType="end"/>
            </w:r>
          </w:hyperlink>
        </w:p>
        <w:p w14:paraId="75523C4A" w14:textId="2AB36D6F"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3" w:history="1">
            <w:r w:rsidR="008A2B7F" w:rsidRPr="008A2B7F">
              <w:rPr>
                <w:rStyle w:val="aa"/>
                <w:rFonts w:ascii="Times New Roman" w:eastAsia="Times New Roman" w:hAnsi="Times New Roman" w:cs="Times New Roman"/>
                <w:noProof/>
                <w:sz w:val="28"/>
                <w:szCs w:val="28"/>
                <w:lang w:eastAsia="ru-RU"/>
              </w:rPr>
              <w:t>5.1.3. SWOT-анализ</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58</w:t>
            </w:r>
            <w:r w:rsidR="008A2B7F" w:rsidRPr="008A2B7F">
              <w:rPr>
                <w:rFonts w:ascii="Times New Roman" w:hAnsi="Times New Roman" w:cs="Times New Roman"/>
                <w:noProof/>
                <w:webHidden/>
                <w:sz w:val="28"/>
                <w:szCs w:val="28"/>
              </w:rPr>
              <w:fldChar w:fldCharType="end"/>
            </w:r>
          </w:hyperlink>
        </w:p>
        <w:p w14:paraId="6EDFE93A" w14:textId="05B1D938"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4" w:history="1">
            <w:r w:rsidR="008A2B7F" w:rsidRPr="008A2B7F">
              <w:rPr>
                <w:rStyle w:val="aa"/>
                <w:rFonts w:ascii="Times New Roman" w:eastAsia="Times New Roman" w:hAnsi="Times New Roman" w:cs="Times New Roman"/>
                <w:noProof/>
                <w:sz w:val="28"/>
                <w:szCs w:val="28"/>
              </w:rPr>
              <w:t>5.1.4. Оценка готовности проекта к коммерциализации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60</w:t>
            </w:r>
            <w:r w:rsidR="008A2B7F" w:rsidRPr="008A2B7F">
              <w:rPr>
                <w:rFonts w:ascii="Times New Roman" w:hAnsi="Times New Roman" w:cs="Times New Roman"/>
                <w:noProof/>
                <w:webHidden/>
                <w:sz w:val="28"/>
                <w:szCs w:val="28"/>
              </w:rPr>
              <w:fldChar w:fldCharType="end"/>
            </w:r>
          </w:hyperlink>
        </w:p>
        <w:p w14:paraId="1F034A23" w14:textId="04F17A23"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5" w:history="1">
            <w:r w:rsidR="008A2B7F" w:rsidRPr="008A2B7F">
              <w:rPr>
                <w:rStyle w:val="aa"/>
                <w:rFonts w:ascii="Times New Roman" w:eastAsia="Calibri" w:hAnsi="Times New Roman" w:cs="Times New Roman"/>
                <w:noProof/>
                <w:sz w:val="28"/>
                <w:szCs w:val="28"/>
              </w:rPr>
              <w:t>5.1.5. Методы коммерциализации результатов научно-технического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61</w:t>
            </w:r>
            <w:r w:rsidR="008A2B7F" w:rsidRPr="008A2B7F">
              <w:rPr>
                <w:rFonts w:ascii="Times New Roman" w:hAnsi="Times New Roman" w:cs="Times New Roman"/>
                <w:noProof/>
                <w:webHidden/>
                <w:sz w:val="28"/>
                <w:szCs w:val="28"/>
              </w:rPr>
              <w:fldChar w:fldCharType="end"/>
            </w:r>
          </w:hyperlink>
        </w:p>
        <w:p w14:paraId="5C3FE220" w14:textId="1A40D729"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6" w:history="1">
            <w:r w:rsidR="008A2B7F" w:rsidRPr="008A2B7F">
              <w:rPr>
                <w:rStyle w:val="aa"/>
                <w:rFonts w:ascii="Times New Roman" w:eastAsia="Calibri" w:hAnsi="Times New Roman" w:cs="Times New Roman"/>
                <w:noProof/>
                <w:sz w:val="28"/>
                <w:szCs w:val="28"/>
              </w:rPr>
              <w:t>5.2. Инициация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61</w:t>
            </w:r>
            <w:r w:rsidR="008A2B7F" w:rsidRPr="008A2B7F">
              <w:rPr>
                <w:rFonts w:ascii="Times New Roman" w:hAnsi="Times New Roman" w:cs="Times New Roman"/>
                <w:noProof/>
                <w:webHidden/>
                <w:sz w:val="28"/>
                <w:szCs w:val="28"/>
              </w:rPr>
              <w:fldChar w:fldCharType="end"/>
            </w:r>
          </w:hyperlink>
        </w:p>
        <w:p w14:paraId="19D2D56C" w14:textId="788351EA"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7" w:history="1">
            <w:r w:rsidR="008A2B7F" w:rsidRPr="008A2B7F">
              <w:rPr>
                <w:rStyle w:val="aa"/>
                <w:rFonts w:ascii="Times New Roman" w:eastAsia="Calibri" w:hAnsi="Times New Roman" w:cs="Times New Roman"/>
                <w:noProof/>
                <w:sz w:val="28"/>
                <w:szCs w:val="28"/>
              </w:rPr>
              <w:t>5.2.1. Цели и результат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61</w:t>
            </w:r>
            <w:r w:rsidR="008A2B7F" w:rsidRPr="008A2B7F">
              <w:rPr>
                <w:rFonts w:ascii="Times New Roman" w:hAnsi="Times New Roman" w:cs="Times New Roman"/>
                <w:noProof/>
                <w:webHidden/>
                <w:sz w:val="28"/>
                <w:szCs w:val="28"/>
              </w:rPr>
              <w:fldChar w:fldCharType="end"/>
            </w:r>
          </w:hyperlink>
        </w:p>
        <w:p w14:paraId="48524402" w14:textId="281CC08A"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8" w:history="1">
            <w:r w:rsidR="008A2B7F" w:rsidRPr="008A2B7F">
              <w:rPr>
                <w:rStyle w:val="aa"/>
                <w:rFonts w:ascii="Times New Roman" w:eastAsia="Calibri" w:hAnsi="Times New Roman" w:cs="Times New Roman"/>
                <w:noProof/>
                <w:sz w:val="28"/>
                <w:szCs w:val="28"/>
              </w:rPr>
              <w:t>5.2.2. Организационная структура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63</w:t>
            </w:r>
            <w:r w:rsidR="008A2B7F" w:rsidRPr="008A2B7F">
              <w:rPr>
                <w:rFonts w:ascii="Times New Roman" w:hAnsi="Times New Roman" w:cs="Times New Roman"/>
                <w:noProof/>
                <w:webHidden/>
                <w:sz w:val="28"/>
                <w:szCs w:val="28"/>
              </w:rPr>
              <w:fldChar w:fldCharType="end"/>
            </w:r>
          </w:hyperlink>
        </w:p>
        <w:p w14:paraId="1707EE46" w14:textId="4D333704"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09" w:history="1">
            <w:r w:rsidR="008A2B7F" w:rsidRPr="008A2B7F">
              <w:rPr>
                <w:rStyle w:val="aa"/>
                <w:rFonts w:ascii="Times New Roman" w:eastAsia="Calibri" w:hAnsi="Times New Roman" w:cs="Times New Roman"/>
                <w:noProof/>
                <w:sz w:val="28"/>
                <w:szCs w:val="28"/>
              </w:rPr>
              <w:t>5.3. Планирование управления научно-техническим проектом</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_Toc63185309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64</w:t>
            </w:r>
            <w:r w:rsidR="008A2B7F" w:rsidRPr="008A2B7F">
              <w:rPr>
                <w:rFonts w:ascii="Times New Roman" w:hAnsi="Times New Roman" w:cs="Times New Roman"/>
                <w:noProof/>
                <w:webHidden/>
                <w:sz w:val="28"/>
                <w:szCs w:val="28"/>
              </w:rPr>
              <w:fldChar w:fldCharType="end"/>
            </w:r>
          </w:hyperlink>
        </w:p>
        <w:p w14:paraId="264CBC56" w14:textId="5DFA6385"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0" w:history="1">
            <w:r w:rsidR="008A2B7F" w:rsidRPr="008A2B7F">
              <w:rPr>
                <w:rStyle w:val="aa"/>
                <w:rFonts w:ascii="Times New Roman" w:eastAsia="Calibri" w:hAnsi="Times New Roman" w:cs="Times New Roman"/>
                <w:noProof/>
                <w:sz w:val="28"/>
                <w:szCs w:val="28"/>
              </w:rPr>
              <w:t>5.3.1. Иерархическая структура работ</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64</w:t>
            </w:r>
            <w:r w:rsidR="008A2B7F" w:rsidRPr="008A2B7F">
              <w:rPr>
                <w:rFonts w:ascii="Times New Roman" w:hAnsi="Times New Roman" w:cs="Times New Roman"/>
                <w:noProof/>
                <w:webHidden/>
                <w:sz w:val="28"/>
                <w:szCs w:val="28"/>
              </w:rPr>
              <w:fldChar w:fldCharType="end"/>
            </w:r>
          </w:hyperlink>
        </w:p>
        <w:p w14:paraId="68E1FEF7" w14:textId="08D3F07F"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1" w:history="1">
            <w:r w:rsidR="008A2B7F" w:rsidRPr="008A2B7F">
              <w:rPr>
                <w:rStyle w:val="aa"/>
                <w:rFonts w:ascii="Times New Roman" w:eastAsia="Calibri" w:hAnsi="Times New Roman" w:cs="Times New Roman"/>
                <w:noProof/>
                <w:sz w:val="28"/>
                <w:szCs w:val="28"/>
              </w:rPr>
              <w:t>5.3.2. Бюджет научного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67</w:t>
            </w:r>
            <w:r w:rsidR="008A2B7F" w:rsidRPr="008A2B7F">
              <w:rPr>
                <w:rFonts w:ascii="Times New Roman" w:hAnsi="Times New Roman" w:cs="Times New Roman"/>
                <w:noProof/>
                <w:webHidden/>
                <w:sz w:val="28"/>
                <w:szCs w:val="28"/>
              </w:rPr>
              <w:fldChar w:fldCharType="end"/>
            </w:r>
          </w:hyperlink>
        </w:p>
        <w:p w14:paraId="40FF2DC3" w14:textId="71802F19"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2" w:history="1">
            <w:r w:rsidR="008A2B7F" w:rsidRPr="008A2B7F">
              <w:rPr>
                <w:rStyle w:val="aa"/>
                <w:rFonts w:ascii="Times New Roman" w:eastAsia="Times New Roman" w:hAnsi="Times New Roman" w:cs="Times New Roman"/>
                <w:noProof/>
                <w:sz w:val="28"/>
                <w:szCs w:val="28"/>
                <w:lang w:eastAsia="ru-RU"/>
              </w:rPr>
              <w:t>5.3.3. Организационная структура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70</w:t>
            </w:r>
            <w:r w:rsidR="008A2B7F" w:rsidRPr="008A2B7F">
              <w:rPr>
                <w:rFonts w:ascii="Times New Roman" w:hAnsi="Times New Roman" w:cs="Times New Roman"/>
                <w:noProof/>
                <w:webHidden/>
                <w:sz w:val="28"/>
                <w:szCs w:val="28"/>
              </w:rPr>
              <w:fldChar w:fldCharType="end"/>
            </w:r>
          </w:hyperlink>
        </w:p>
        <w:p w14:paraId="188B5820" w14:textId="02DC8D88"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3" w:history="1">
            <w:r w:rsidR="008A2B7F" w:rsidRPr="008A2B7F">
              <w:rPr>
                <w:rStyle w:val="aa"/>
                <w:rFonts w:ascii="Times New Roman" w:eastAsia="Times New Roman" w:hAnsi="Times New Roman" w:cs="Times New Roman"/>
                <w:noProof/>
                <w:sz w:val="28"/>
                <w:szCs w:val="28"/>
                <w:lang w:eastAsia="ru-RU"/>
              </w:rPr>
              <w:t>5.3.4. План управления коммуникациями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70</w:t>
            </w:r>
            <w:r w:rsidR="008A2B7F" w:rsidRPr="008A2B7F">
              <w:rPr>
                <w:rFonts w:ascii="Times New Roman" w:hAnsi="Times New Roman" w:cs="Times New Roman"/>
                <w:noProof/>
                <w:webHidden/>
                <w:sz w:val="28"/>
                <w:szCs w:val="28"/>
              </w:rPr>
              <w:fldChar w:fldCharType="end"/>
            </w:r>
          </w:hyperlink>
        </w:p>
        <w:p w14:paraId="34C085A3" w14:textId="74A8AEB9"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4" w:history="1">
            <w:r w:rsidR="008A2B7F" w:rsidRPr="008A2B7F">
              <w:rPr>
                <w:rStyle w:val="aa"/>
                <w:rFonts w:ascii="Times New Roman" w:eastAsia="Times New Roman" w:hAnsi="Times New Roman" w:cs="Times New Roman"/>
                <w:noProof/>
                <w:sz w:val="28"/>
                <w:szCs w:val="28"/>
                <w:lang w:eastAsia="ru-RU"/>
              </w:rPr>
              <w:t>5.3.5. Реестр рисков проекта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71</w:t>
            </w:r>
            <w:r w:rsidR="008A2B7F" w:rsidRPr="008A2B7F">
              <w:rPr>
                <w:rFonts w:ascii="Times New Roman" w:hAnsi="Times New Roman" w:cs="Times New Roman"/>
                <w:noProof/>
                <w:webHidden/>
                <w:sz w:val="28"/>
                <w:szCs w:val="28"/>
              </w:rPr>
              <w:fldChar w:fldCharType="end"/>
            </w:r>
          </w:hyperlink>
        </w:p>
        <w:p w14:paraId="58D39907" w14:textId="02C8A3E4"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5" w:history="1">
            <w:r w:rsidR="008A2B7F" w:rsidRPr="008A2B7F">
              <w:rPr>
                <w:rStyle w:val="aa"/>
                <w:rFonts w:ascii="Times New Roman" w:eastAsia="Times New Roman" w:hAnsi="Times New Roman" w:cs="Times New Roman"/>
                <w:noProof/>
                <w:sz w:val="28"/>
                <w:szCs w:val="28"/>
                <w:lang w:eastAsia="ru-RU"/>
              </w:rPr>
              <w:t>5.4. Определение ресурсной эффективности исследования</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71</w:t>
            </w:r>
            <w:r w:rsidR="008A2B7F" w:rsidRPr="008A2B7F">
              <w:rPr>
                <w:rFonts w:ascii="Times New Roman" w:hAnsi="Times New Roman" w:cs="Times New Roman"/>
                <w:noProof/>
                <w:webHidden/>
                <w:sz w:val="28"/>
                <w:szCs w:val="28"/>
              </w:rPr>
              <w:fldChar w:fldCharType="end"/>
            </w:r>
          </w:hyperlink>
        </w:p>
        <w:p w14:paraId="48A28114" w14:textId="5BC9DC39"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6" w:history="1">
            <w:r w:rsidR="008A2B7F" w:rsidRPr="008A2B7F">
              <w:rPr>
                <w:rStyle w:val="aa"/>
                <w:rFonts w:ascii="Times New Roman" w:eastAsia="Calibri" w:hAnsi="Times New Roman" w:cs="Times New Roman"/>
                <w:noProof/>
                <w:sz w:val="28"/>
                <w:szCs w:val="28"/>
              </w:rPr>
              <w:t>Выводы по разделу 5</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73</w:t>
            </w:r>
            <w:r w:rsidR="008A2B7F" w:rsidRPr="008A2B7F">
              <w:rPr>
                <w:rFonts w:ascii="Times New Roman" w:hAnsi="Times New Roman" w:cs="Times New Roman"/>
                <w:noProof/>
                <w:webHidden/>
                <w:sz w:val="28"/>
                <w:szCs w:val="28"/>
              </w:rPr>
              <w:fldChar w:fldCharType="end"/>
            </w:r>
          </w:hyperlink>
        </w:p>
        <w:p w14:paraId="1D3EA672" w14:textId="241876ED"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317" w:history="1">
            <w:r w:rsidR="008A2B7F" w:rsidRPr="008A2B7F">
              <w:rPr>
                <w:rStyle w:val="aa"/>
                <w:rFonts w:ascii="Times New Roman" w:eastAsia="Calibri" w:hAnsi="Times New Roman" w:cs="Times New Roman"/>
                <w:noProof/>
                <w:sz w:val="28"/>
                <w:szCs w:val="28"/>
              </w:rPr>
              <w:t>6. Социальная ответственность</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74</w:t>
            </w:r>
            <w:r w:rsidR="008A2B7F" w:rsidRPr="008A2B7F">
              <w:rPr>
                <w:rFonts w:ascii="Times New Roman" w:hAnsi="Times New Roman" w:cs="Times New Roman"/>
                <w:noProof/>
                <w:webHidden/>
                <w:sz w:val="28"/>
                <w:szCs w:val="28"/>
              </w:rPr>
              <w:fldChar w:fldCharType="end"/>
            </w:r>
          </w:hyperlink>
        </w:p>
        <w:p w14:paraId="07843683" w14:textId="5760A482"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8" w:history="1">
            <w:r w:rsidR="008A2B7F" w:rsidRPr="008A2B7F">
              <w:rPr>
                <w:rStyle w:val="aa"/>
                <w:rFonts w:ascii="Times New Roman" w:eastAsia="Calibri" w:hAnsi="Times New Roman" w:cs="Times New Roman"/>
                <w:noProof/>
                <w:snapToGrid w:val="0"/>
                <w:sz w:val="28"/>
                <w:szCs w:val="28"/>
              </w:rPr>
              <w:t>6.1. Правовые и организационные вопросы обеспечения безопасности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74</w:t>
            </w:r>
            <w:r w:rsidR="008A2B7F" w:rsidRPr="008A2B7F">
              <w:rPr>
                <w:rFonts w:ascii="Times New Roman" w:hAnsi="Times New Roman" w:cs="Times New Roman"/>
                <w:noProof/>
                <w:webHidden/>
                <w:sz w:val="28"/>
                <w:szCs w:val="28"/>
              </w:rPr>
              <w:fldChar w:fldCharType="end"/>
            </w:r>
          </w:hyperlink>
        </w:p>
        <w:p w14:paraId="762C03EC" w14:textId="2D8A4170"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19" w:history="1">
            <w:r w:rsidR="008A2B7F" w:rsidRPr="008A2B7F">
              <w:rPr>
                <w:rStyle w:val="aa"/>
                <w:rFonts w:ascii="Times New Roman" w:eastAsia="Calibri" w:hAnsi="Times New Roman" w:cs="Times New Roman"/>
                <w:noProof/>
                <w:sz w:val="28"/>
                <w:szCs w:val="28"/>
              </w:rPr>
              <w:t>6.2. Производственная безопасность</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_Toc63185319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76</w:t>
            </w:r>
            <w:r w:rsidR="008A2B7F" w:rsidRPr="008A2B7F">
              <w:rPr>
                <w:rFonts w:ascii="Times New Roman" w:hAnsi="Times New Roman" w:cs="Times New Roman"/>
                <w:noProof/>
                <w:webHidden/>
                <w:sz w:val="28"/>
                <w:szCs w:val="28"/>
              </w:rPr>
              <w:fldChar w:fldCharType="end"/>
            </w:r>
          </w:hyperlink>
        </w:p>
        <w:p w14:paraId="119F67C1" w14:textId="0EEC1F31"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0" w:history="1">
            <w:r w:rsidR="008A2B7F" w:rsidRPr="008A2B7F">
              <w:rPr>
                <w:rStyle w:val="aa"/>
                <w:rFonts w:ascii="Times New Roman" w:eastAsia="Calibri" w:hAnsi="Times New Roman" w:cs="Times New Roman"/>
                <w:noProof/>
                <w:sz w:val="28"/>
                <w:szCs w:val="28"/>
              </w:rPr>
              <w:t>6.2.1. Анализ вредных и опасных производственных факторов</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76</w:t>
            </w:r>
            <w:r w:rsidR="008A2B7F" w:rsidRPr="008A2B7F">
              <w:rPr>
                <w:rFonts w:ascii="Times New Roman" w:hAnsi="Times New Roman" w:cs="Times New Roman"/>
                <w:noProof/>
                <w:webHidden/>
                <w:sz w:val="28"/>
                <w:szCs w:val="28"/>
              </w:rPr>
              <w:fldChar w:fldCharType="end"/>
            </w:r>
          </w:hyperlink>
        </w:p>
        <w:p w14:paraId="2B5C03B2" w14:textId="1304FDBF"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1" w:history="1">
            <w:r w:rsidR="008A2B7F" w:rsidRPr="008A2B7F">
              <w:rPr>
                <w:rStyle w:val="aa"/>
                <w:rFonts w:ascii="Times New Roman" w:eastAsia="Calibri" w:hAnsi="Times New Roman" w:cs="Times New Roman"/>
                <w:noProof/>
                <w:sz w:val="28"/>
                <w:szCs w:val="28"/>
              </w:rPr>
              <w:t>6.2.2.1. Повышенный уровень шума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78</w:t>
            </w:r>
            <w:r w:rsidR="008A2B7F" w:rsidRPr="008A2B7F">
              <w:rPr>
                <w:rFonts w:ascii="Times New Roman" w:hAnsi="Times New Roman" w:cs="Times New Roman"/>
                <w:noProof/>
                <w:webHidden/>
                <w:sz w:val="28"/>
                <w:szCs w:val="28"/>
              </w:rPr>
              <w:fldChar w:fldCharType="end"/>
            </w:r>
          </w:hyperlink>
        </w:p>
        <w:p w14:paraId="0406A06E" w14:textId="08EC4D8E"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2" w:history="1">
            <w:r w:rsidR="008A2B7F" w:rsidRPr="008A2B7F">
              <w:rPr>
                <w:rStyle w:val="aa"/>
                <w:rFonts w:ascii="Times New Roman" w:eastAsia="Calibri" w:hAnsi="Times New Roman" w:cs="Times New Roman"/>
                <w:noProof/>
                <w:sz w:val="28"/>
                <w:szCs w:val="28"/>
              </w:rPr>
              <w:t>6.2.2.2. Поражение электрическим током</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78</w:t>
            </w:r>
            <w:r w:rsidR="008A2B7F" w:rsidRPr="008A2B7F">
              <w:rPr>
                <w:rFonts w:ascii="Times New Roman" w:hAnsi="Times New Roman" w:cs="Times New Roman"/>
                <w:noProof/>
                <w:webHidden/>
                <w:sz w:val="28"/>
                <w:szCs w:val="28"/>
              </w:rPr>
              <w:fldChar w:fldCharType="end"/>
            </w:r>
          </w:hyperlink>
        </w:p>
        <w:p w14:paraId="0D454A7F" w14:textId="69B9CEDB"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3" w:history="1">
            <w:r w:rsidR="008A2B7F" w:rsidRPr="008A2B7F">
              <w:rPr>
                <w:rStyle w:val="aa"/>
                <w:rFonts w:ascii="Times New Roman" w:eastAsia="Calibri" w:hAnsi="Times New Roman" w:cs="Times New Roman"/>
                <w:noProof/>
                <w:sz w:val="28"/>
                <w:szCs w:val="28"/>
              </w:rPr>
              <w:t>6.2.2.3. Повышенный уровень электромагнитных и ионизирующих излучений в рабочей зоне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_Toc63185323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80</w:t>
            </w:r>
            <w:r w:rsidR="008A2B7F" w:rsidRPr="008A2B7F">
              <w:rPr>
                <w:rFonts w:ascii="Times New Roman" w:hAnsi="Times New Roman" w:cs="Times New Roman"/>
                <w:noProof/>
                <w:webHidden/>
                <w:sz w:val="28"/>
                <w:szCs w:val="28"/>
              </w:rPr>
              <w:fldChar w:fldCharType="end"/>
            </w:r>
          </w:hyperlink>
        </w:p>
        <w:p w14:paraId="364795E5" w14:textId="2341334C"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4" w:history="1">
            <w:r w:rsidR="008A2B7F" w:rsidRPr="008A2B7F">
              <w:rPr>
                <w:rStyle w:val="aa"/>
                <w:rFonts w:ascii="Times New Roman" w:eastAsia="Calibri" w:hAnsi="Times New Roman" w:cs="Times New Roman"/>
                <w:noProof/>
                <w:sz w:val="28"/>
                <w:szCs w:val="28"/>
              </w:rPr>
              <w:t>6.3. Отклонение показателей микроклимата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_Toc63185324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81</w:t>
            </w:r>
            <w:r w:rsidR="008A2B7F" w:rsidRPr="008A2B7F">
              <w:rPr>
                <w:rFonts w:ascii="Times New Roman" w:hAnsi="Times New Roman" w:cs="Times New Roman"/>
                <w:noProof/>
                <w:webHidden/>
                <w:sz w:val="28"/>
                <w:szCs w:val="28"/>
              </w:rPr>
              <w:fldChar w:fldCharType="end"/>
            </w:r>
          </w:hyperlink>
        </w:p>
        <w:p w14:paraId="734E4F06" w14:textId="62A7FD90"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5" w:history="1">
            <w:r w:rsidR="008A2B7F" w:rsidRPr="008A2B7F">
              <w:rPr>
                <w:rStyle w:val="aa"/>
                <w:rFonts w:ascii="Times New Roman" w:eastAsia="Calibri" w:hAnsi="Times New Roman" w:cs="Times New Roman"/>
                <w:noProof/>
                <w:sz w:val="28"/>
                <w:szCs w:val="28"/>
                <w:lang w:bidi="en-US"/>
              </w:rPr>
              <w:t>6.3.2. Недостаточная освещенность рабочей зоны</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_Toc63185325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82</w:t>
            </w:r>
            <w:r w:rsidR="008A2B7F" w:rsidRPr="008A2B7F">
              <w:rPr>
                <w:rFonts w:ascii="Times New Roman" w:hAnsi="Times New Roman" w:cs="Times New Roman"/>
                <w:noProof/>
                <w:webHidden/>
                <w:sz w:val="28"/>
                <w:szCs w:val="28"/>
              </w:rPr>
              <w:fldChar w:fldCharType="end"/>
            </w:r>
          </w:hyperlink>
        </w:p>
        <w:p w14:paraId="1E3A9B68" w14:textId="71282ED6" w:rsidR="008A2B7F" w:rsidRPr="008A2B7F" w:rsidRDefault="00C73461" w:rsidP="008A2B7F">
          <w:pPr>
            <w:pStyle w:val="34"/>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6" w:history="1">
            <w:r w:rsidR="008A2B7F" w:rsidRPr="008A2B7F">
              <w:rPr>
                <w:rStyle w:val="aa"/>
                <w:rFonts w:ascii="Times New Roman" w:eastAsia="Calibri" w:hAnsi="Times New Roman" w:cs="Times New Roman"/>
                <w:noProof/>
                <w:sz w:val="28"/>
                <w:szCs w:val="28"/>
                <w:lang w:bidi="en-US"/>
              </w:rPr>
              <w:t>6.3.3. Психофизические нагрузки</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_Toc63185326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85</w:t>
            </w:r>
            <w:r w:rsidR="008A2B7F" w:rsidRPr="008A2B7F">
              <w:rPr>
                <w:rFonts w:ascii="Times New Roman" w:hAnsi="Times New Roman" w:cs="Times New Roman"/>
                <w:noProof/>
                <w:webHidden/>
                <w:sz w:val="28"/>
                <w:szCs w:val="28"/>
              </w:rPr>
              <w:fldChar w:fldCharType="end"/>
            </w:r>
          </w:hyperlink>
        </w:p>
        <w:p w14:paraId="4968B2EE" w14:textId="5E1A6D15"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7" w:history="1">
            <w:r w:rsidR="008A2B7F" w:rsidRPr="008A2B7F">
              <w:rPr>
                <w:rStyle w:val="aa"/>
                <w:rFonts w:ascii="Times New Roman" w:eastAsia="Calibri" w:hAnsi="Times New Roman" w:cs="Times New Roman"/>
                <w:noProof/>
                <w:sz w:val="28"/>
                <w:szCs w:val="28"/>
                <w:lang w:bidi="en-US"/>
              </w:rPr>
              <w:t>6.4. Экологическая безопасность</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_Toc63185327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87</w:t>
            </w:r>
            <w:r w:rsidR="008A2B7F" w:rsidRPr="008A2B7F">
              <w:rPr>
                <w:rFonts w:ascii="Times New Roman" w:hAnsi="Times New Roman" w:cs="Times New Roman"/>
                <w:noProof/>
                <w:webHidden/>
                <w:sz w:val="28"/>
                <w:szCs w:val="28"/>
              </w:rPr>
              <w:fldChar w:fldCharType="end"/>
            </w:r>
          </w:hyperlink>
        </w:p>
        <w:p w14:paraId="50A53F9C" w14:textId="69479EFF"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8" w:history="1">
            <w:r w:rsidR="008A2B7F" w:rsidRPr="008A2B7F">
              <w:rPr>
                <w:rStyle w:val="aa"/>
                <w:rFonts w:ascii="Times New Roman" w:eastAsia="Calibri" w:hAnsi="Times New Roman" w:cs="Times New Roman"/>
                <w:noProof/>
                <w:sz w:val="28"/>
                <w:szCs w:val="28"/>
                <w:lang w:bidi="en-US"/>
              </w:rPr>
              <w:t>6.5. Безопасность в чрезвычайных ситуациях</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_Toc63185328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90</w:t>
            </w:r>
            <w:r w:rsidR="008A2B7F" w:rsidRPr="008A2B7F">
              <w:rPr>
                <w:rFonts w:ascii="Times New Roman" w:hAnsi="Times New Roman" w:cs="Times New Roman"/>
                <w:noProof/>
                <w:webHidden/>
                <w:sz w:val="28"/>
                <w:szCs w:val="28"/>
              </w:rPr>
              <w:fldChar w:fldCharType="end"/>
            </w:r>
          </w:hyperlink>
        </w:p>
        <w:p w14:paraId="6E8613C5" w14:textId="664DEFAD" w:rsidR="008A2B7F" w:rsidRPr="008A2B7F" w:rsidRDefault="00C73461" w:rsidP="008A2B7F">
          <w:pPr>
            <w:pStyle w:val="22"/>
            <w:tabs>
              <w:tab w:val="right" w:leader="dot" w:pos="9628"/>
            </w:tabs>
            <w:spacing w:line="276" w:lineRule="auto"/>
            <w:jc w:val="both"/>
            <w:rPr>
              <w:rFonts w:ascii="Times New Roman" w:eastAsiaTheme="minorEastAsia" w:hAnsi="Times New Roman" w:cs="Times New Roman"/>
              <w:noProof/>
              <w:sz w:val="28"/>
              <w:szCs w:val="28"/>
              <w:lang w:eastAsia="ru-RU"/>
            </w:rPr>
          </w:pPr>
          <w:hyperlink w:anchor="_Toc63185329" w:history="1">
            <w:r w:rsidR="008A2B7F" w:rsidRPr="008A2B7F">
              <w:rPr>
                <w:rStyle w:val="aa"/>
                <w:rFonts w:ascii="Times New Roman" w:eastAsia="Times New Roman" w:hAnsi="Times New Roman" w:cs="Times New Roman"/>
                <w:noProof/>
                <w:sz w:val="28"/>
                <w:szCs w:val="28"/>
                <w:lang w:bidi="en-US"/>
              </w:rPr>
              <w:t>Выводы по разделу 6</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_Toc63185329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91</w:t>
            </w:r>
            <w:r w:rsidR="008A2B7F" w:rsidRPr="008A2B7F">
              <w:rPr>
                <w:rFonts w:ascii="Times New Roman" w:hAnsi="Times New Roman" w:cs="Times New Roman"/>
                <w:noProof/>
                <w:webHidden/>
                <w:sz w:val="28"/>
                <w:szCs w:val="28"/>
              </w:rPr>
              <w:fldChar w:fldCharType="end"/>
            </w:r>
          </w:hyperlink>
        </w:p>
        <w:p w14:paraId="28B14D13" w14:textId="79F9FD94"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330" w:history="1">
            <w:r w:rsidR="008A2B7F" w:rsidRPr="008A2B7F">
              <w:rPr>
                <w:rStyle w:val="aa"/>
                <w:rFonts w:ascii="Times New Roman" w:hAnsi="Times New Roman" w:cs="Times New Roman"/>
                <w:noProof/>
                <w:sz w:val="28"/>
                <w:szCs w:val="28"/>
              </w:rPr>
              <w:t>Заключение</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_Toc63185330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92</w:t>
            </w:r>
            <w:r w:rsidR="008A2B7F" w:rsidRPr="008A2B7F">
              <w:rPr>
                <w:rFonts w:ascii="Times New Roman" w:hAnsi="Times New Roman" w:cs="Times New Roman"/>
                <w:noProof/>
                <w:webHidden/>
                <w:sz w:val="28"/>
                <w:szCs w:val="28"/>
              </w:rPr>
              <w:fldChar w:fldCharType="end"/>
            </w:r>
          </w:hyperlink>
        </w:p>
        <w:p w14:paraId="34E6A9F2" w14:textId="520CAC3E" w:rsidR="008A2B7F" w:rsidRPr="008A2B7F" w:rsidRDefault="00C73461" w:rsidP="008A2B7F">
          <w:pPr>
            <w:pStyle w:val="15"/>
            <w:spacing w:line="276" w:lineRule="auto"/>
            <w:jc w:val="both"/>
            <w:rPr>
              <w:rFonts w:ascii="Times New Roman" w:eastAsiaTheme="minorEastAsia" w:hAnsi="Times New Roman" w:cs="Times New Roman"/>
              <w:noProof/>
              <w:sz w:val="28"/>
              <w:szCs w:val="28"/>
              <w:lang w:eastAsia="ru-RU"/>
            </w:rPr>
          </w:pPr>
          <w:hyperlink w:anchor="_Toc63185331" w:history="1">
            <w:r w:rsidR="008A2B7F" w:rsidRPr="008A2B7F">
              <w:rPr>
                <w:rStyle w:val="aa"/>
                <w:rFonts w:ascii="Times New Roman" w:hAnsi="Times New Roman" w:cs="Times New Roman"/>
                <w:noProof/>
                <w:sz w:val="28"/>
                <w:szCs w:val="28"/>
              </w:rPr>
              <w:t>Список литературы</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_Toc63185331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93</w:t>
            </w:r>
            <w:r w:rsidR="008A2B7F" w:rsidRPr="008A2B7F">
              <w:rPr>
                <w:rFonts w:ascii="Times New Roman" w:hAnsi="Times New Roman" w:cs="Times New Roman"/>
                <w:noProof/>
                <w:webHidden/>
                <w:sz w:val="28"/>
                <w:szCs w:val="28"/>
              </w:rPr>
              <w:fldChar w:fldCharType="end"/>
            </w:r>
          </w:hyperlink>
        </w:p>
        <w:p w14:paraId="10126CCD" w14:textId="6C6A7D3D" w:rsidR="008A2B7F" w:rsidRDefault="00C73461" w:rsidP="008A2B7F">
          <w:pPr>
            <w:pStyle w:val="15"/>
            <w:spacing w:line="276" w:lineRule="auto"/>
            <w:jc w:val="both"/>
            <w:rPr>
              <w:rFonts w:eastAsiaTheme="minorEastAsia"/>
              <w:noProof/>
              <w:lang w:eastAsia="ru-RU"/>
            </w:rPr>
          </w:pPr>
          <w:hyperlink w:anchor="_Toc63185332" w:history="1">
            <w:r w:rsidR="008A2B7F" w:rsidRPr="008A2B7F">
              <w:rPr>
                <w:rStyle w:val="aa"/>
                <w:rFonts w:ascii="Times New Roman" w:hAnsi="Times New Roman" w:cs="Times New Roman"/>
                <w:noProof/>
                <w:sz w:val="28"/>
                <w:szCs w:val="28"/>
              </w:rPr>
              <w:t>Приложение А</w:t>
            </w:r>
            <w:r w:rsidR="008A2B7F" w:rsidRPr="008A2B7F">
              <w:rPr>
                <w:rFonts w:ascii="Times New Roman" w:hAnsi="Times New Roman" w:cs="Times New Roman"/>
                <w:noProof/>
                <w:webHidden/>
                <w:sz w:val="28"/>
                <w:szCs w:val="28"/>
              </w:rPr>
              <w:tab/>
            </w:r>
            <w:r w:rsidR="008A2B7F" w:rsidRPr="008A2B7F">
              <w:rPr>
                <w:rFonts w:ascii="Times New Roman" w:hAnsi="Times New Roman" w:cs="Times New Roman"/>
                <w:noProof/>
                <w:webHidden/>
                <w:sz w:val="28"/>
                <w:szCs w:val="28"/>
              </w:rPr>
              <w:fldChar w:fldCharType="begin"/>
            </w:r>
            <w:r w:rsidR="008A2B7F" w:rsidRPr="008A2B7F">
              <w:rPr>
                <w:rFonts w:ascii="Times New Roman" w:hAnsi="Times New Roman" w:cs="Times New Roman"/>
                <w:noProof/>
                <w:webHidden/>
                <w:sz w:val="28"/>
                <w:szCs w:val="28"/>
              </w:rPr>
              <w:instrText xml:space="preserve"> PAGEREF _Toc63185332 \h </w:instrText>
            </w:r>
            <w:r w:rsidR="008A2B7F" w:rsidRPr="008A2B7F">
              <w:rPr>
                <w:rFonts w:ascii="Times New Roman" w:hAnsi="Times New Roman" w:cs="Times New Roman"/>
                <w:noProof/>
                <w:webHidden/>
                <w:sz w:val="28"/>
                <w:szCs w:val="28"/>
              </w:rPr>
            </w:r>
            <w:r w:rsidR="008A2B7F" w:rsidRPr="008A2B7F">
              <w:rPr>
                <w:rFonts w:ascii="Times New Roman" w:hAnsi="Times New Roman" w:cs="Times New Roman"/>
                <w:noProof/>
                <w:webHidden/>
                <w:sz w:val="28"/>
                <w:szCs w:val="28"/>
              </w:rPr>
              <w:fldChar w:fldCharType="separate"/>
            </w:r>
            <w:r w:rsidR="008A2B7F" w:rsidRPr="008A2B7F">
              <w:rPr>
                <w:rFonts w:ascii="Times New Roman" w:hAnsi="Times New Roman" w:cs="Times New Roman"/>
                <w:noProof/>
                <w:webHidden/>
                <w:sz w:val="28"/>
                <w:szCs w:val="28"/>
              </w:rPr>
              <w:t>96</w:t>
            </w:r>
            <w:r w:rsidR="008A2B7F" w:rsidRPr="008A2B7F">
              <w:rPr>
                <w:rFonts w:ascii="Times New Roman" w:hAnsi="Times New Roman" w:cs="Times New Roman"/>
                <w:noProof/>
                <w:webHidden/>
                <w:sz w:val="28"/>
                <w:szCs w:val="28"/>
              </w:rPr>
              <w:fldChar w:fldCharType="end"/>
            </w:r>
          </w:hyperlink>
        </w:p>
        <w:p w14:paraId="043102D7" w14:textId="2A9757B0" w:rsidR="000B5799" w:rsidRPr="00D01204" w:rsidRDefault="000B5799" w:rsidP="00FD25CA">
          <w:pPr>
            <w:spacing w:after="0" w:line="360" w:lineRule="auto"/>
            <w:contextualSpacing/>
            <w:jc w:val="both"/>
            <w:rPr>
              <w:rFonts w:ascii="Times New Roman" w:hAnsi="Times New Roman" w:cs="Times New Roman"/>
              <w:sz w:val="28"/>
              <w:szCs w:val="28"/>
            </w:rPr>
          </w:pPr>
          <w:r w:rsidRPr="00D01204">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3ACBE7BB" w:rsidR="00AF035E" w:rsidRDefault="00AF035E" w:rsidP="00AF035E">
      <w:pPr>
        <w:spacing w:after="0" w:line="360" w:lineRule="auto"/>
        <w:ind w:firstLine="709"/>
        <w:contextualSpacing/>
        <w:jc w:val="both"/>
        <w:rPr>
          <w:rFonts w:ascii="Times New Roman" w:hAnsi="Times New Roman" w:cs="Times New Roman"/>
          <w:sz w:val="28"/>
          <w:lang w:val="en-US"/>
        </w:rPr>
      </w:pPr>
    </w:p>
    <w:p w14:paraId="3B85CA8D" w14:textId="2CA8BC3E" w:rsidR="00D01204" w:rsidRDefault="00D01204" w:rsidP="00AF035E">
      <w:pPr>
        <w:spacing w:after="0" w:line="360" w:lineRule="auto"/>
        <w:ind w:firstLine="709"/>
        <w:contextualSpacing/>
        <w:jc w:val="both"/>
        <w:rPr>
          <w:rFonts w:ascii="Times New Roman" w:hAnsi="Times New Roman" w:cs="Times New Roman"/>
          <w:sz w:val="28"/>
          <w:lang w:val="en-US"/>
        </w:rPr>
      </w:pPr>
    </w:p>
    <w:p w14:paraId="604A572F" w14:textId="6F8BD6D0" w:rsidR="008A2B7F" w:rsidRDefault="008A2B7F" w:rsidP="00AF035E">
      <w:pPr>
        <w:spacing w:after="0" w:line="360" w:lineRule="auto"/>
        <w:ind w:firstLine="709"/>
        <w:contextualSpacing/>
        <w:jc w:val="both"/>
        <w:rPr>
          <w:rFonts w:ascii="Times New Roman" w:hAnsi="Times New Roman" w:cs="Times New Roman"/>
          <w:sz w:val="28"/>
          <w:lang w:val="en-US"/>
        </w:rPr>
      </w:pPr>
    </w:p>
    <w:p w14:paraId="62BCEA36" w14:textId="01188A09" w:rsidR="008A2B7F" w:rsidRDefault="008A2B7F" w:rsidP="00AF035E">
      <w:pPr>
        <w:spacing w:after="0" w:line="360" w:lineRule="auto"/>
        <w:ind w:firstLine="709"/>
        <w:contextualSpacing/>
        <w:jc w:val="both"/>
        <w:rPr>
          <w:rFonts w:ascii="Times New Roman" w:hAnsi="Times New Roman" w:cs="Times New Roman"/>
          <w:sz w:val="28"/>
          <w:lang w:val="en-US"/>
        </w:rPr>
      </w:pPr>
    </w:p>
    <w:p w14:paraId="3F5C1748" w14:textId="77777777" w:rsidR="00115DC3" w:rsidRPr="00147562" w:rsidRDefault="00115DC3" w:rsidP="00536818">
      <w:pPr>
        <w:pStyle w:val="1"/>
      </w:pPr>
      <w:bookmarkStart w:id="18" w:name="_Toc63185262"/>
      <w:r w:rsidRPr="00115DC3">
        <w:lastRenderedPageBreak/>
        <w:t>Введение</w:t>
      </w:r>
      <w:bookmarkEnd w:id="18"/>
    </w:p>
    <w:p w14:paraId="4AF60584" w14:textId="50B2D3CB"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w:t>
      </w:r>
      <w:r w:rsidR="003233CD" w:rsidRPr="007E7BB1">
        <w:rPr>
          <w:rFonts w:ascii="Times New Roman" w:hAnsi="Times New Roman" w:cs="Times New Roman"/>
          <w:sz w:val="28"/>
        </w:rPr>
        <w:t>увеличени</w:t>
      </w:r>
      <w:r w:rsidR="003233CD">
        <w:rPr>
          <w:rFonts w:ascii="Times New Roman" w:hAnsi="Times New Roman" w:cs="Times New Roman"/>
          <w:sz w:val="28"/>
        </w:rPr>
        <w:t>я</w:t>
      </w:r>
      <w:r w:rsidR="003233CD" w:rsidRPr="007E7BB1">
        <w:rPr>
          <w:rFonts w:ascii="Times New Roman" w:hAnsi="Times New Roman" w:cs="Times New Roman"/>
          <w:sz w:val="28"/>
        </w:rPr>
        <w:t xml:space="preserve"> </w:t>
      </w:r>
      <w:r w:rsidRPr="007E7BB1">
        <w:rPr>
          <w:rFonts w:ascii="Times New Roman" w:hAnsi="Times New Roman" w:cs="Times New Roman"/>
          <w:sz w:val="28"/>
        </w:rPr>
        <w:t>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Задачи</w:t>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36B0A7A8"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62E91A7A"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w:t>
      </w:r>
      <w:r w:rsidR="00977C57">
        <w:rPr>
          <w:rFonts w:ascii="Times New Roman" w:hAnsi="Times New Roman" w:cs="Times New Roman"/>
          <w:sz w:val="28"/>
        </w:rPr>
        <w:t xml:space="preserve"> при исследовании алгоритмов АЛАР, а также</w:t>
      </w:r>
      <w:r w:rsidR="00963A24" w:rsidRPr="00963A24">
        <w:rPr>
          <w:rFonts w:ascii="Times New Roman" w:hAnsi="Times New Roman" w:cs="Times New Roman"/>
          <w:sz w:val="28"/>
        </w:rPr>
        <w:t xml:space="preserve">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10B205B8" w14:textId="77777777" w:rsidR="002217B3" w:rsidRDefault="002217B3" w:rsidP="002217B3">
      <w:pPr>
        <w:pStyle w:val="1"/>
      </w:pPr>
      <w:bookmarkStart w:id="19" w:name="_Toc63185263"/>
      <w:r w:rsidRPr="005D6C6A">
        <w:lastRenderedPageBreak/>
        <w:t>1.</w:t>
      </w:r>
      <w:r>
        <w:t xml:space="preserve"> Анализ </w:t>
      </w:r>
      <w:r w:rsidRPr="00963A24">
        <w:t>существующих архитектур централизованной противоаварийной автоматики</w:t>
      </w:r>
      <w:bookmarkEnd w:id="19"/>
    </w:p>
    <w:p w14:paraId="18922B54" w14:textId="55F8AA0A" w:rsidR="002217B3" w:rsidRPr="009D0F98" w:rsidRDefault="002217B3" w:rsidP="002217B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87203688"/>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FC4C9F">
        <w:rPr>
          <w:rFonts w:ascii="Times New Roman" w:hAnsi="Times New Roman" w:cs="Times New Roman"/>
          <w:sz w:val="28"/>
        </w:rPr>
        <w:t>существующие</w:t>
      </w:r>
      <w:r>
        <w:rPr>
          <w:rFonts w:ascii="Times New Roman" w:hAnsi="Times New Roman" w:cs="Times New Roman"/>
          <w:sz w:val="28"/>
        </w:rPr>
        <w:t xml:space="preserve"> программно-аппаратные комплексы, обеспечивающие выполнение функций </w:t>
      </w:r>
      <w:r w:rsidRPr="00FC4C9F">
        <w:rPr>
          <w:rFonts w:ascii="Times New Roman" w:hAnsi="Times New Roman" w:cs="Times New Roman"/>
          <w:sz w:val="28"/>
        </w:rPr>
        <w:t>АЛАР</w:t>
      </w:r>
      <w:r>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Pr="00FC4C9F">
        <w:rPr>
          <w:rFonts w:ascii="Times New Roman" w:hAnsi="Times New Roman" w:cs="Times New Roman"/>
          <w:sz w:val="28"/>
        </w:rPr>
        <w:t xml:space="preserve"> с</w:t>
      </w:r>
      <w:r>
        <w:rPr>
          <w:rFonts w:ascii="Times New Roman" w:hAnsi="Times New Roman" w:cs="Times New Roman"/>
          <w:sz w:val="28"/>
        </w:rPr>
        <w:t xml:space="preserve"> высокими </w:t>
      </w:r>
      <w:r w:rsidRPr="00FC4C9F">
        <w:rPr>
          <w:rFonts w:ascii="Times New Roman" w:hAnsi="Times New Roman" w:cs="Times New Roman"/>
          <w:sz w:val="28"/>
        </w:rPr>
        <w:t>быстродействием, селективностью и чувствительностью.</w:t>
      </w:r>
      <w:r>
        <w:rPr>
          <w:rFonts w:ascii="Times New Roman" w:hAnsi="Times New Roman" w:cs="Times New Roman"/>
          <w:sz w:val="28"/>
        </w:rPr>
        <w:t xml:space="preserve"> При настройке таких устройств используются программные комплексы </w:t>
      </w:r>
      <w:r>
        <w:rPr>
          <w:rFonts w:ascii="Times New Roman" w:hAnsi="Times New Roman" w:cs="Times New Roman"/>
          <w:sz w:val="28"/>
          <w:lang w:val="en-US"/>
        </w:rPr>
        <w:t>RastrWin</w:t>
      </w:r>
      <w:r w:rsidRPr="00F31A5D">
        <w:rPr>
          <w:rFonts w:ascii="Times New Roman" w:hAnsi="Times New Roman" w:cs="Times New Roman"/>
          <w:sz w:val="28"/>
        </w:rPr>
        <w:t xml:space="preserve">3 </w:t>
      </w:r>
      <w:r>
        <w:rPr>
          <w:rFonts w:ascii="Times New Roman" w:hAnsi="Times New Roman" w:cs="Times New Roman"/>
          <w:sz w:val="28"/>
        </w:rPr>
        <w:t xml:space="preserve">и </w:t>
      </w:r>
      <w:r>
        <w:rPr>
          <w:rFonts w:ascii="Times New Roman" w:hAnsi="Times New Roman" w:cs="Times New Roman"/>
          <w:sz w:val="28"/>
          <w:lang w:val="en-US"/>
        </w:rPr>
        <w:t>EUROSTAG</w:t>
      </w:r>
      <w:r w:rsidRPr="00F31A5D">
        <w:rPr>
          <w:rFonts w:ascii="Times New Roman" w:hAnsi="Times New Roman" w:cs="Times New Roman"/>
          <w:sz w:val="28"/>
        </w:rPr>
        <w:t>.</w:t>
      </w:r>
      <w:r>
        <w:rPr>
          <w:rFonts w:ascii="Times New Roman" w:hAnsi="Times New Roman" w:cs="Times New Roman"/>
          <w:sz w:val="28"/>
        </w:rPr>
        <w:t xml:space="preserve"> При этом </w:t>
      </w:r>
      <w:r w:rsidRPr="00F31A5D">
        <w:rPr>
          <w:rFonts w:ascii="Times New Roman" w:hAnsi="Times New Roman" w:cs="Times New Roman"/>
          <w:sz w:val="28"/>
        </w:rPr>
        <w:t>процесс настройки представляет собой многократный расчет переходных процессов</w:t>
      </w:r>
      <w:r w:rsidRPr="00FC4C9F">
        <w:rPr>
          <w:rFonts w:ascii="Times New Roman" w:hAnsi="Times New Roman" w:cs="Times New Roman"/>
          <w:sz w:val="28"/>
        </w:rPr>
        <w:t xml:space="preserve">, </w:t>
      </w:r>
      <w:r>
        <w:rPr>
          <w:rFonts w:ascii="Times New Roman" w:hAnsi="Times New Roman" w:cs="Times New Roman"/>
          <w:sz w:val="28"/>
        </w:rPr>
        <w:t>что требует больших трудозатрат. Слабая автоматизация данного процесса</w:t>
      </w:r>
      <w:r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Pr>
          <w:rFonts w:ascii="Times New Roman" w:hAnsi="Times New Roman" w:cs="Times New Roman"/>
          <w:sz w:val="28"/>
        </w:rPr>
        <w:t xml:space="preserve"> В работе </w:t>
      </w:r>
      <w:sdt>
        <w:sdtPr>
          <w:rPr>
            <w:rFonts w:ascii="Times New Roman" w:hAnsi="Times New Roman" w:cs="Times New Roman"/>
            <w:sz w:val="28"/>
          </w:rPr>
          <w:id w:val="1091279631"/>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предложена концепция </w:t>
      </w:r>
      <w:r w:rsidRPr="00FC4C9F">
        <w:rPr>
          <w:rFonts w:ascii="Times New Roman" w:hAnsi="Times New Roman" w:cs="Times New Roman"/>
          <w:sz w:val="28"/>
        </w:rPr>
        <w:t>централизованной автоматики</w:t>
      </w:r>
      <w:r>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p>
    <w:p w14:paraId="3A94F3EE" w14:textId="2FCA0F9D"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Исследования </w:t>
      </w:r>
      <w:sdt>
        <w:sdtPr>
          <w:rPr>
            <w:rFonts w:ascii="Times New Roman" w:hAnsi="Times New Roman" w:cs="Times New Roman"/>
            <w:sz w:val="28"/>
          </w:rPr>
          <w:id w:val="-143353665"/>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p>
    <w:p w14:paraId="7F5ED70F" w14:textId="77777777" w:rsidR="002217B3" w:rsidRDefault="002217B3" w:rsidP="002217B3">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повысить эффективность выбора управляющих воздействий за счет</w:t>
      </w:r>
      <w:r>
        <w:rPr>
          <w:rFonts w:ascii="Times New Roman" w:hAnsi="Times New Roman" w:cs="Times New Roman"/>
          <w:sz w:val="28"/>
        </w:rPr>
        <w:t>:</w:t>
      </w:r>
    </w:p>
    <w:p w14:paraId="746D6656" w14:textId="77777777" w:rsidR="002217B3" w:rsidRDefault="002217B3" w:rsidP="002217B3">
      <w:pPr>
        <w:pStyle w:val="a4"/>
        <w:numPr>
          <w:ilvl w:val="1"/>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 xml:space="preserve">применения алгоритмов </w:t>
      </w:r>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r w:rsidRPr="00977C57">
        <w:rPr>
          <w:rFonts w:ascii="Times New Roman" w:hAnsi="Times New Roman" w:cs="Times New Roman"/>
          <w:sz w:val="28"/>
        </w:rPr>
        <w:t>определения сечений деления системы и обучения классификатора</w:t>
      </w:r>
      <w:r>
        <w:rPr>
          <w:rFonts w:ascii="Times New Roman" w:hAnsi="Times New Roman" w:cs="Times New Roman"/>
          <w:sz w:val="28"/>
        </w:rPr>
        <w:t>;</w:t>
      </w:r>
    </w:p>
    <w:p w14:paraId="23FBF63E" w14:textId="77777777" w:rsidR="002217B3" w:rsidRDefault="002217B3" w:rsidP="002217B3">
      <w:pPr>
        <w:pStyle w:val="a4"/>
        <w:numPr>
          <w:ilvl w:val="1"/>
          <w:numId w:val="42"/>
        </w:numPr>
        <w:spacing w:after="0" w:line="360" w:lineRule="auto"/>
        <w:jc w:val="both"/>
        <w:rPr>
          <w:rFonts w:ascii="Times New Roman" w:hAnsi="Times New Roman" w:cs="Times New Roman"/>
          <w:sz w:val="28"/>
        </w:rPr>
      </w:pPr>
      <w:r>
        <w:rPr>
          <w:rFonts w:ascii="Times New Roman" w:hAnsi="Times New Roman" w:cs="Times New Roman"/>
          <w:sz w:val="28"/>
        </w:rPr>
        <w:t xml:space="preserve">применения алгоритма </w:t>
      </w:r>
      <w:r>
        <w:rPr>
          <w:rFonts w:ascii="Times New Roman" w:hAnsi="Times New Roman" w:cs="Times New Roman"/>
          <w:sz w:val="28"/>
          <w:lang w:val="en-US"/>
        </w:rPr>
        <w:t>I</w:t>
      </w:r>
      <w:r w:rsidRPr="00977C57">
        <w:rPr>
          <w:rFonts w:ascii="Times New Roman" w:hAnsi="Times New Roman" w:cs="Times New Roman"/>
          <w:sz w:val="28"/>
        </w:rPr>
        <w:t>-</w:t>
      </w:r>
      <w:r>
        <w:rPr>
          <w:rFonts w:ascii="Times New Roman" w:hAnsi="Times New Roman" w:cs="Times New Roman"/>
          <w:sz w:val="28"/>
        </w:rPr>
        <w:t>ДО выбора сечений ДС и обученного классификатора, соответствующих текущему режиму работы ЭЭС;</w:t>
      </w:r>
    </w:p>
    <w:p w14:paraId="14226BE3" w14:textId="77777777" w:rsidR="002217B3" w:rsidRPr="00977C57" w:rsidRDefault="002217B3" w:rsidP="002217B3">
      <w:pPr>
        <w:pStyle w:val="a4"/>
        <w:numPr>
          <w:ilvl w:val="0"/>
          <w:numId w:val="42"/>
        </w:numPr>
        <w:spacing w:after="0" w:line="360" w:lineRule="auto"/>
        <w:jc w:val="both"/>
        <w:rPr>
          <w:rFonts w:ascii="Times New Roman" w:hAnsi="Times New Roman" w:cs="Times New Roman"/>
          <w:sz w:val="28"/>
        </w:rPr>
      </w:pPr>
      <w:r w:rsidRPr="00977C57">
        <w:rPr>
          <w:rFonts w:ascii="Times New Roman" w:hAnsi="Times New Roman" w:cs="Times New Roman"/>
          <w:sz w:val="28"/>
        </w:rPr>
        <w:t>улучшить быстродействие автоматики за счет применения алгоритма</w:t>
      </w:r>
      <w:r>
        <w:rPr>
          <w:rFonts w:ascii="Times New Roman" w:hAnsi="Times New Roman" w:cs="Times New Roman"/>
          <w:sz w:val="28"/>
        </w:rPr>
        <w:t xml:space="preserve"> идентификации возникновения АР</w:t>
      </w:r>
      <w:r w:rsidRPr="00977C57">
        <w:rPr>
          <w:rFonts w:ascii="Times New Roman" w:hAnsi="Times New Roman" w:cs="Times New Roman"/>
          <w:sz w:val="28"/>
        </w:rPr>
        <w:t xml:space="preserve"> с использованием предиктивных технологий.</w:t>
      </w:r>
    </w:p>
    <w:p w14:paraId="0791A242" w14:textId="23173E2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Чтобы разработать программное обеспечение </w:t>
      </w:r>
      <w:r w:rsidRPr="00115DC3">
        <w:rPr>
          <w:rFonts w:ascii="Times New Roman" w:hAnsi="Times New Roman" w:cs="Times New Roman"/>
          <w:sz w:val="28"/>
        </w:rPr>
        <w:t xml:space="preserve">централизованной </w:t>
      </w:r>
      <w:r>
        <w:rPr>
          <w:rFonts w:ascii="Times New Roman" w:hAnsi="Times New Roman" w:cs="Times New Roman"/>
          <w:sz w:val="28"/>
        </w:rPr>
        <w:t>АЛАР, необходимо определить архитектуру её построения. Разработанная архитектура должна</w:t>
      </w:r>
      <w:r w:rsidR="003233CD">
        <w:rPr>
          <w:rFonts w:ascii="Times New Roman" w:hAnsi="Times New Roman" w:cs="Times New Roman"/>
          <w:sz w:val="28"/>
        </w:rPr>
        <w:t xml:space="preserve"> быть реализуема –</w:t>
      </w:r>
      <w:r>
        <w:rPr>
          <w:rFonts w:ascii="Times New Roman" w:hAnsi="Times New Roman" w:cs="Times New Roman"/>
          <w:sz w:val="28"/>
        </w:rPr>
        <w:t xml:space="preserve"> </w:t>
      </w:r>
      <w:r w:rsidR="003233CD">
        <w:rPr>
          <w:rFonts w:ascii="Times New Roman" w:hAnsi="Times New Roman" w:cs="Times New Roman"/>
          <w:sz w:val="28"/>
        </w:rPr>
        <w:t>учитывать существующий уровень развития техники и возможности по её применения в электроэнергетике, а также предусматривать стандартные решения по</w:t>
      </w:r>
      <w:r w:rsidRPr="00D11488">
        <w:rPr>
          <w:rFonts w:ascii="Times New Roman" w:hAnsi="Times New Roman" w:cs="Times New Roman"/>
          <w:sz w:val="28"/>
        </w:rPr>
        <w:t xml:space="preserve"> </w:t>
      </w:r>
      <w:r w:rsidR="003233CD">
        <w:rPr>
          <w:rFonts w:ascii="Times New Roman" w:hAnsi="Times New Roman" w:cs="Times New Roman"/>
          <w:sz w:val="28"/>
        </w:rPr>
        <w:t>и</w:t>
      </w:r>
      <w:r w:rsidRPr="00D11488">
        <w:rPr>
          <w:rFonts w:ascii="Times New Roman" w:hAnsi="Times New Roman" w:cs="Times New Roman"/>
          <w:sz w:val="28"/>
        </w:rPr>
        <w:t>нтегр</w:t>
      </w:r>
      <w:r w:rsidR="003233CD">
        <w:rPr>
          <w:rFonts w:ascii="Times New Roman" w:hAnsi="Times New Roman" w:cs="Times New Roman"/>
          <w:sz w:val="28"/>
        </w:rPr>
        <w:t>ации</w:t>
      </w:r>
      <w:r w:rsidRPr="00D11488">
        <w:rPr>
          <w:rFonts w:ascii="Times New Roman" w:hAnsi="Times New Roman" w:cs="Times New Roman"/>
          <w:sz w:val="28"/>
        </w:rPr>
        <w:t xml:space="preserve"> с существующими информационно-управляющими системами</w:t>
      </w:r>
      <w:r>
        <w:rPr>
          <w:rFonts w:ascii="Times New Roman" w:hAnsi="Times New Roman" w:cs="Times New Roman"/>
          <w:sz w:val="28"/>
        </w:rPr>
        <w:t xml:space="preserve">. Для этой цели следует рассмотреть варианты выполнения </w:t>
      </w:r>
      <w:r w:rsidRPr="00D11488">
        <w:rPr>
          <w:rFonts w:ascii="Times New Roman" w:hAnsi="Times New Roman" w:cs="Times New Roman"/>
          <w:sz w:val="28"/>
        </w:rPr>
        <w:t>зарубежных и отечественных</w:t>
      </w:r>
      <w:r>
        <w:rPr>
          <w:rFonts w:ascii="Times New Roman" w:hAnsi="Times New Roman" w:cs="Times New Roman"/>
          <w:sz w:val="28"/>
        </w:rPr>
        <w:t xml:space="preserve"> программных, программно-</w:t>
      </w:r>
      <w:r>
        <w:rPr>
          <w:rFonts w:ascii="Times New Roman" w:hAnsi="Times New Roman" w:cs="Times New Roman"/>
          <w:sz w:val="28"/>
        </w:rPr>
        <w:lastRenderedPageBreak/>
        <w:t>аппаратных и программно-технических комплексов систем противоаварийного управления и мониторинга</w:t>
      </w:r>
      <w:r w:rsidR="003233CD">
        <w:rPr>
          <w:rFonts w:ascii="Times New Roman" w:hAnsi="Times New Roman" w:cs="Times New Roman"/>
          <w:sz w:val="28"/>
        </w:rPr>
        <w:t xml:space="preserve"> переходных процессов</w:t>
      </w:r>
      <w:r>
        <w:rPr>
          <w:rFonts w:ascii="Times New Roman" w:hAnsi="Times New Roman" w:cs="Times New Roman"/>
          <w:sz w:val="28"/>
        </w:rPr>
        <w:t>,</w:t>
      </w:r>
      <w:r w:rsidRPr="00C152B5">
        <w:rPr>
          <w:rFonts w:ascii="Times New Roman" w:hAnsi="Times New Roman" w:cs="Times New Roman"/>
          <w:sz w:val="28"/>
        </w:rPr>
        <w:t xml:space="preserve"> </w:t>
      </w:r>
      <w:r w:rsidRPr="00D11488">
        <w:rPr>
          <w:rFonts w:ascii="Times New Roman" w:hAnsi="Times New Roman" w:cs="Times New Roman"/>
          <w:sz w:val="28"/>
        </w:rPr>
        <w:t>разрабатываемых и применяемых в настоящее время</w:t>
      </w:r>
      <w:r>
        <w:rPr>
          <w:rFonts w:ascii="Times New Roman" w:hAnsi="Times New Roman" w:cs="Times New Roman"/>
          <w:sz w:val="28"/>
        </w:rPr>
        <w:t>.</w:t>
      </w:r>
    </w:p>
    <w:p w14:paraId="790A79B1" w14:textId="77777777" w:rsidR="002217B3" w:rsidRPr="009A0193" w:rsidRDefault="002217B3" w:rsidP="002217B3">
      <w:pPr>
        <w:pStyle w:val="2"/>
      </w:pPr>
      <w:bookmarkStart w:id="20" w:name="_Toc63185264"/>
      <w:r w:rsidRPr="002F3FC8">
        <w:t xml:space="preserve">1.1. </w:t>
      </w:r>
      <w:r>
        <w:t>Анализ</w:t>
      </w:r>
      <w:r w:rsidRPr="002F3FC8">
        <w:t xml:space="preserve"> </w:t>
      </w:r>
      <w:r>
        <w:t>архитектуры централизованной системы противоаварийного управления</w:t>
      </w:r>
      <w:bookmarkEnd w:id="20"/>
    </w:p>
    <w:p w14:paraId="21EB7297" w14:textId="3C8DCD93" w:rsidR="002217B3" w:rsidRPr="008A1E93" w:rsidRDefault="002217B3" w:rsidP="002217B3">
      <w:pPr>
        <w:spacing w:after="0" w:line="360" w:lineRule="auto"/>
        <w:ind w:firstLine="709"/>
        <w:contextualSpacing/>
        <w:jc w:val="both"/>
        <w:rPr>
          <w:rFonts w:ascii="Times New Roman" w:hAnsi="Times New Roman" w:cs="Times New Roman"/>
          <w:sz w:val="28"/>
        </w:rPr>
      </w:pPr>
      <w:r w:rsidRPr="007801E1">
        <w:rPr>
          <w:rFonts w:ascii="Times New Roman" w:hAnsi="Times New Roman" w:cs="Times New Roman"/>
          <w:sz w:val="28"/>
        </w:rPr>
        <w:t>В зарубежных энергосистемах активно ведутся работы по разработке и внедрению технологии WAMPAC</w:t>
      </w:r>
      <w:r>
        <w:rPr>
          <w:rFonts w:ascii="Times New Roman" w:hAnsi="Times New Roman" w:cs="Times New Roman"/>
          <w:sz w:val="28"/>
          <w:lang w:val="en-US"/>
        </w:rPr>
        <w:t>S</w:t>
      </w:r>
      <w:r w:rsidRPr="007801E1">
        <w:rPr>
          <w:rFonts w:ascii="Times New Roman" w:hAnsi="Times New Roman" w:cs="Times New Roman"/>
          <w:sz w:val="28"/>
        </w:rPr>
        <w:t xml:space="preserve"> (</w:t>
      </w:r>
      <w:r>
        <w:rPr>
          <w:rFonts w:ascii="Times New Roman" w:hAnsi="Times New Roman" w:cs="Times New Roman"/>
          <w:sz w:val="28"/>
          <w:lang w:val="en-US"/>
        </w:rPr>
        <w:t>wide</w:t>
      </w:r>
      <w:r w:rsidRPr="00916A5C">
        <w:rPr>
          <w:rFonts w:ascii="Times New Roman" w:hAnsi="Times New Roman" w:cs="Times New Roman"/>
          <w:sz w:val="28"/>
        </w:rPr>
        <w:t>-</w:t>
      </w:r>
      <w:r>
        <w:rPr>
          <w:rFonts w:ascii="Times New Roman" w:hAnsi="Times New Roman" w:cs="Times New Roman"/>
          <w:sz w:val="28"/>
          <w:lang w:val="en-US"/>
        </w:rPr>
        <w:t>area</w:t>
      </w:r>
      <w:r w:rsidRPr="00916A5C">
        <w:rPr>
          <w:rFonts w:ascii="Times New Roman" w:hAnsi="Times New Roman" w:cs="Times New Roman"/>
          <w:sz w:val="28"/>
        </w:rPr>
        <w:t xml:space="preserve"> </w:t>
      </w:r>
      <w:r>
        <w:rPr>
          <w:rFonts w:ascii="Times New Roman" w:hAnsi="Times New Roman" w:cs="Times New Roman"/>
          <w:sz w:val="28"/>
          <w:lang w:val="en-US"/>
        </w:rPr>
        <w:t>monitoring</w:t>
      </w:r>
      <w:r w:rsidRPr="007801E1">
        <w:rPr>
          <w:rFonts w:ascii="Times New Roman" w:hAnsi="Times New Roman" w:cs="Times New Roman"/>
          <w:sz w:val="28"/>
        </w:rPr>
        <w:t xml:space="preserve">, </w:t>
      </w:r>
      <w:r>
        <w:rPr>
          <w:rFonts w:ascii="Times New Roman" w:hAnsi="Times New Roman" w:cs="Times New Roman"/>
          <w:sz w:val="28"/>
          <w:lang w:val="en-US"/>
        </w:rPr>
        <w:t>protection</w:t>
      </w:r>
      <w:r w:rsidRPr="00916A5C">
        <w:rPr>
          <w:rFonts w:ascii="Times New Roman" w:hAnsi="Times New Roman" w:cs="Times New Roman"/>
          <w:sz w:val="28"/>
        </w:rPr>
        <w:t xml:space="preserve"> </w:t>
      </w:r>
      <w:r>
        <w:rPr>
          <w:rFonts w:ascii="Times New Roman" w:hAnsi="Times New Roman" w:cs="Times New Roman"/>
          <w:sz w:val="28"/>
          <w:lang w:val="en-US"/>
        </w:rPr>
        <w:t>and</w:t>
      </w:r>
      <w:r w:rsidRPr="00916A5C">
        <w:rPr>
          <w:rFonts w:ascii="Times New Roman" w:hAnsi="Times New Roman" w:cs="Times New Roman"/>
          <w:sz w:val="28"/>
        </w:rPr>
        <w:t xml:space="preserve"> </w:t>
      </w:r>
      <w:r>
        <w:rPr>
          <w:rFonts w:ascii="Times New Roman" w:hAnsi="Times New Roman" w:cs="Times New Roman"/>
          <w:sz w:val="28"/>
          <w:lang w:val="en-US"/>
        </w:rPr>
        <w:t>control</w:t>
      </w:r>
      <w:r w:rsidRPr="00916A5C">
        <w:rPr>
          <w:rFonts w:ascii="Times New Roman" w:hAnsi="Times New Roman" w:cs="Times New Roman"/>
          <w:sz w:val="28"/>
        </w:rPr>
        <w:t xml:space="preserve"> </w:t>
      </w:r>
      <w:r>
        <w:rPr>
          <w:rFonts w:ascii="Times New Roman" w:hAnsi="Times New Roman" w:cs="Times New Roman"/>
          <w:sz w:val="28"/>
          <w:lang w:val="en-US"/>
        </w:rPr>
        <w:t>system</w:t>
      </w:r>
      <w:r w:rsidRPr="007801E1">
        <w:rPr>
          <w:rFonts w:ascii="Times New Roman" w:hAnsi="Times New Roman" w:cs="Times New Roman"/>
          <w:sz w:val="28"/>
        </w:rPr>
        <w:t xml:space="preserve">), которая предназначена для централизации информации об энергосистеме </w:t>
      </w:r>
      <w:r w:rsidR="003233CD">
        <w:rPr>
          <w:rFonts w:ascii="Times New Roman" w:hAnsi="Times New Roman" w:cs="Times New Roman"/>
          <w:sz w:val="28"/>
        </w:rPr>
        <w:t>в целях</w:t>
      </w:r>
      <w:r w:rsidR="003233CD" w:rsidRPr="007801E1">
        <w:rPr>
          <w:rFonts w:ascii="Times New Roman" w:hAnsi="Times New Roman" w:cs="Times New Roman"/>
          <w:sz w:val="28"/>
        </w:rPr>
        <w:t xml:space="preserve"> </w:t>
      </w:r>
      <w:r w:rsidRPr="007801E1">
        <w:rPr>
          <w:rFonts w:ascii="Times New Roman" w:hAnsi="Times New Roman" w:cs="Times New Roman"/>
          <w:sz w:val="28"/>
        </w:rPr>
        <w:t>мониторинга, анализа, прогнозирования состояния энергосистемы и распределения</w:t>
      </w:r>
      <w:r>
        <w:rPr>
          <w:rFonts w:ascii="Times New Roman" w:hAnsi="Times New Roman" w:cs="Times New Roman"/>
          <w:sz w:val="28"/>
        </w:rPr>
        <w:t xml:space="preserve"> команд</w:t>
      </w:r>
      <w:r w:rsidRPr="007801E1">
        <w:rPr>
          <w:rFonts w:ascii="Times New Roman" w:hAnsi="Times New Roman" w:cs="Times New Roman"/>
          <w:sz w:val="28"/>
        </w:rPr>
        <w:t xml:space="preserve"> управляющих воздействий на нижестоящие устройства противоаварийной автоматики</w:t>
      </w:r>
      <w:r>
        <w:rPr>
          <w:rFonts w:ascii="Times New Roman" w:hAnsi="Times New Roman" w:cs="Times New Roman"/>
          <w:sz w:val="28"/>
        </w:rPr>
        <w:t xml:space="preserve"> </w:t>
      </w:r>
      <w:sdt>
        <w:sdtPr>
          <w:rPr>
            <w:rFonts w:ascii="Times New Roman" w:hAnsi="Times New Roman" w:cs="Times New Roman"/>
            <w:sz w:val="28"/>
          </w:rPr>
          <w:id w:val="123381875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AJo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[2]</w:t>
          </w:r>
          <w:r>
            <w:rPr>
              <w:rFonts w:ascii="Times New Roman" w:hAnsi="Times New Roman" w:cs="Times New Roman"/>
              <w:sz w:val="28"/>
            </w:rPr>
            <w:fldChar w:fldCharType="end"/>
          </w:r>
        </w:sdtContent>
      </w:sdt>
      <w:r>
        <w:rPr>
          <w:rFonts w:ascii="Times New Roman" w:hAnsi="Times New Roman" w:cs="Times New Roman"/>
          <w:sz w:val="28"/>
        </w:rPr>
        <w:t xml:space="preserve">. В разных реализациях </w:t>
      </w:r>
      <w:r>
        <w:rPr>
          <w:rFonts w:ascii="Times New Roman" w:hAnsi="Times New Roman" w:cs="Times New Roman"/>
          <w:sz w:val="28"/>
          <w:lang w:val="en-US"/>
        </w:rPr>
        <w:t>WAMPACS</w:t>
      </w:r>
      <w:r w:rsidRPr="00916A5C">
        <w:rPr>
          <w:rFonts w:ascii="Times New Roman" w:hAnsi="Times New Roman" w:cs="Times New Roman"/>
          <w:sz w:val="28"/>
        </w:rPr>
        <w:t xml:space="preserve"> </w:t>
      </w:r>
      <w:r>
        <w:rPr>
          <w:rFonts w:ascii="Times New Roman" w:hAnsi="Times New Roman" w:cs="Times New Roman"/>
          <w:sz w:val="28"/>
        </w:rPr>
        <w:t xml:space="preserve">может включать в себя систему мониторинга </w:t>
      </w:r>
      <w:r>
        <w:rPr>
          <w:rFonts w:ascii="Times New Roman" w:hAnsi="Times New Roman" w:cs="Times New Roman"/>
          <w:sz w:val="28"/>
          <w:lang w:val="en-US"/>
        </w:rPr>
        <w:t>WAMS</w:t>
      </w:r>
      <w:r w:rsidRPr="00916A5C">
        <w:rPr>
          <w:rFonts w:ascii="Times New Roman" w:hAnsi="Times New Roman" w:cs="Times New Roman"/>
          <w:sz w:val="28"/>
        </w:rPr>
        <w:t xml:space="preserve">, </w:t>
      </w:r>
      <w:r w:rsidR="003233CD">
        <w:rPr>
          <w:rFonts w:ascii="Times New Roman" w:hAnsi="Times New Roman" w:cs="Times New Roman"/>
          <w:sz w:val="28"/>
        </w:rPr>
        <w:t xml:space="preserve">управления </w:t>
      </w:r>
      <w:r>
        <w:rPr>
          <w:rFonts w:ascii="Times New Roman" w:hAnsi="Times New Roman" w:cs="Times New Roman"/>
          <w:sz w:val="28"/>
          <w:lang w:val="en-US"/>
        </w:rPr>
        <w:t>WACS</w:t>
      </w:r>
      <w:r w:rsidRPr="00916A5C">
        <w:rPr>
          <w:rFonts w:ascii="Times New Roman" w:hAnsi="Times New Roman" w:cs="Times New Roman"/>
          <w:sz w:val="28"/>
        </w:rPr>
        <w:t xml:space="preserve"> </w:t>
      </w:r>
      <w:r>
        <w:rPr>
          <w:rFonts w:ascii="Times New Roman" w:hAnsi="Times New Roman" w:cs="Times New Roman"/>
          <w:sz w:val="28"/>
        </w:rPr>
        <w:t xml:space="preserve">и защиты </w:t>
      </w:r>
      <w:r>
        <w:rPr>
          <w:rFonts w:ascii="Times New Roman" w:hAnsi="Times New Roman" w:cs="Times New Roman"/>
          <w:sz w:val="28"/>
          <w:lang w:val="en-US"/>
        </w:rPr>
        <w:t>WAPS</w:t>
      </w:r>
      <w:r w:rsidRPr="00916A5C">
        <w:rPr>
          <w:rFonts w:ascii="Times New Roman" w:hAnsi="Times New Roman" w:cs="Times New Roman"/>
          <w:sz w:val="28"/>
        </w:rPr>
        <w:t>.</w:t>
      </w:r>
      <w:r w:rsidR="008A1E93">
        <w:rPr>
          <w:rFonts w:ascii="Times New Roman" w:hAnsi="Times New Roman" w:cs="Times New Roman"/>
          <w:sz w:val="28"/>
        </w:rPr>
        <w:t xml:space="preserve"> Активное развитие </w:t>
      </w:r>
      <w:r w:rsidR="008A1E93">
        <w:rPr>
          <w:rFonts w:ascii="Times New Roman" w:hAnsi="Times New Roman" w:cs="Times New Roman"/>
          <w:sz w:val="28"/>
          <w:lang w:val="en-US"/>
        </w:rPr>
        <w:t>WAMPACS</w:t>
      </w:r>
      <w:r w:rsidR="008A1E93" w:rsidRPr="00170999">
        <w:rPr>
          <w:rFonts w:ascii="Times New Roman" w:hAnsi="Times New Roman" w:cs="Times New Roman"/>
          <w:sz w:val="28"/>
        </w:rPr>
        <w:t xml:space="preserve"> </w:t>
      </w:r>
      <w:r w:rsidR="008A1E93">
        <w:rPr>
          <w:rFonts w:ascii="Times New Roman" w:hAnsi="Times New Roman" w:cs="Times New Roman"/>
          <w:sz w:val="28"/>
        </w:rPr>
        <w:t>системы получили благодаря возможности использования в алгоритмах управления синхронизированных векторных измерений, выполняемых с гораздо более высокой дискретностью (каждые 20 мс), чем традиционные телеизмерения (раз в 1 с).</w:t>
      </w:r>
    </w:p>
    <w:p w14:paraId="6097C4EC" w14:textId="47747615"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Аналогом </w:t>
      </w:r>
      <w:r>
        <w:rPr>
          <w:rFonts w:ascii="Times New Roman" w:hAnsi="Times New Roman" w:cs="Times New Roman"/>
          <w:sz w:val="28"/>
          <w:lang w:val="en-US"/>
        </w:rPr>
        <w:t>WAPS</w:t>
      </w:r>
      <w:r w:rsidRPr="00160D48">
        <w:rPr>
          <w:rFonts w:ascii="Times New Roman" w:hAnsi="Times New Roman" w:cs="Times New Roman"/>
          <w:sz w:val="28"/>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 Она служит для снижения объемов противоаварийного управления и координации действия 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w:t>
      </w:r>
      <w:r w:rsidR="008A1E93">
        <w:rPr>
          <w:rFonts w:ascii="Times New Roman" w:hAnsi="Times New Roman" w:cs="Times New Roman"/>
          <w:sz w:val="28"/>
        </w:rPr>
        <w:t>Однако в ЦСПА векторные измерения в настоящее время не применяются.</w:t>
      </w:r>
    </w:p>
    <w:p w14:paraId="396A892C"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Наиболее общая структура, описывающая принципы построения систем централизованного противоаварийного управления, представлена на рисунке 1.</w:t>
      </w:r>
      <w:r w:rsidRPr="000F5538">
        <w:rPr>
          <w:rFonts w:ascii="Times New Roman" w:hAnsi="Times New Roman" w:cs="Times New Roman"/>
          <w:sz w:val="28"/>
        </w:rPr>
        <w:t xml:space="preserve"> </w:t>
      </w:r>
      <w:r>
        <w:rPr>
          <w:rFonts w:ascii="Times New Roman" w:hAnsi="Times New Roman" w:cs="Times New Roman"/>
          <w:sz w:val="28"/>
        </w:rPr>
        <w:t>ЦСПА</w:t>
      </w:r>
      <w:r w:rsidRPr="00BE43F7">
        <w:rPr>
          <w:rFonts w:ascii="Times New Roman" w:hAnsi="Times New Roman" w:cs="Times New Roman"/>
          <w:sz w:val="28"/>
        </w:rPr>
        <w:t xml:space="preserve"> построен</w:t>
      </w:r>
      <w:r>
        <w:rPr>
          <w:rFonts w:ascii="Times New Roman" w:hAnsi="Times New Roman" w:cs="Times New Roman"/>
          <w:sz w:val="28"/>
        </w:rPr>
        <w:t>а</w:t>
      </w:r>
      <w:r w:rsidRPr="00BE43F7">
        <w:rPr>
          <w:rFonts w:ascii="Times New Roman" w:hAnsi="Times New Roman" w:cs="Times New Roman"/>
          <w:sz w:val="28"/>
        </w:rPr>
        <w:t xml:space="preserve"> по иерархическому принципу: верхний уровень – программно-технический комплекс (ПТК) ЦСПА и нижний уровень – локальный комплекс автоматики предотвращения нарушения устойчивости (ЛАПНУ)</w:t>
      </w:r>
      <w:r>
        <w:rPr>
          <w:rFonts w:ascii="Times New Roman" w:hAnsi="Times New Roman" w:cs="Times New Roman"/>
          <w:sz w:val="28"/>
        </w:rPr>
        <w:t>.</w:t>
      </w:r>
    </w:p>
    <w:p w14:paraId="471D24FE"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109" w:dyaOrig="3852" w14:anchorId="36B7C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6pt" o:ole="">
            <v:imagedata r:id="rId9" o:title=""/>
          </v:shape>
          <o:OLEObject Type="Embed" ProgID="Visio.Drawing.15" ShapeID="_x0000_i1025" DrawAspect="Content" ObjectID="_1673809248" r:id="rId10"/>
        </w:object>
      </w:r>
    </w:p>
    <w:p w14:paraId="4420ED1B" w14:textId="77777777" w:rsidR="002217B3" w:rsidRPr="00B030F8"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 – Иерархическая структура ЦСПА</w:t>
      </w:r>
    </w:p>
    <w:p w14:paraId="3E34ED90" w14:textId="569C6E09"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ПТК верхнего уровня собирает доаварийную информацию о схеме и режиме работы ЭЭС с ЛАПНУ и ОИК. Также от ЛАПНУ в ПТК поступает информация о </w:t>
      </w:r>
      <w:r w:rsidR="00616C5E">
        <w:rPr>
          <w:rFonts w:ascii="Times New Roman" w:hAnsi="Times New Roman" w:cs="Times New Roman"/>
          <w:sz w:val="28"/>
        </w:rPr>
        <w:t xml:space="preserve">настройках </w:t>
      </w:r>
      <w:r>
        <w:rPr>
          <w:rFonts w:ascii="Times New Roman" w:hAnsi="Times New Roman" w:cs="Times New Roman"/>
          <w:sz w:val="28"/>
        </w:rPr>
        <w:t>устройства нижнего уровня. А ПТК</w:t>
      </w:r>
      <w:r w:rsidR="00616C5E">
        <w:rPr>
          <w:rFonts w:ascii="Times New Roman" w:hAnsi="Times New Roman" w:cs="Times New Roman"/>
          <w:sz w:val="28"/>
        </w:rPr>
        <w:t xml:space="preserve"> ЦСПА</w:t>
      </w:r>
      <w:r>
        <w:rPr>
          <w:rFonts w:ascii="Times New Roman" w:hAnsi="Times New Roman" w:cs="Times New Roman"/>
          <w:sz w:val="28"/>
        </w:rPr>
        <w:t xml:space="preserve"> в свою очередь передает на ЛАПНУ рассчитанные УВ для каждого учитываемого аварийного возмущения</w:t>
      </w:r>
      <w:r w:rsidR="007C3F8F">
        <w:rPr>
          <w:rFonts w:ascii="Times New Roman" w:hAnsi="Times New Roman" w:cs="Times New Roman"/>
          <w:sz w:val="28"/>
        </w:rPr>
        <w:t xml:space="preserve"> </w:t>
      </w:r>
      <w:sdt>
        <w:sdtPr>
          <w:rPr>
            <w:rFonts w:ascii="Times New Roman" w:hAnsi="Times New Roman" w:cs="Times New Roman"/>
            <w:sz w:val="28"/>
          </w:rPr>
          <w:id w:val="1794939796"/>
          <w:citation/>
        </w:sdtPr>
        <w:sdtEndPr/>
        <w:sdtContent>
          <w:r w:rsidR="007C3F8F">
            <w:rPr>
              <w:rFonts w:ascii="Times New Roman" w:hAnsi="Times New Roman" w:cs="Times New Roman"/>
              <w:sz w:val="28"/>
            </w:rPr>
            <w:fldChar w:fldCharType="begin"/>
          </w:r>
          <w:r w:rsidR="007C3F8F">
            <w:rPr>
              <w:rFonts w:ascii="Times New Roman" w:hAnsi="Times New Roman" w:cs="Times New Roman"/>
              <w:sz w:val="28"/>
            </w:rPr>
            <w:instrText xml:space="preserve"> CITATION СТО4 \l 1049 </w:instrText>
          </w:r>
          <w:r w:rsidR="007C3F8F">
            <w:rPr>
              <w:rFonts w:ascii="Times New Roman" w:hAnsi="Times New Roman" w:cs="Times New Roman"/>
              <w:sz w:val="28"/>
            </w:rPr>
            <w:fldChar w:fldCharType="separate"/>
          </w:r>
          <w:r w:rsidR="008A2B7F" w:rsidRPr="008A2B7F">
            <w:rPr>
              <w:rFonts w:ascii="Times New Roman" w:hAnsi="Times New Roman" w:cs="Times New Roman"/>
              <w:noProof/>
              <w:sz w:val="28"/>
            </w:rPr>
            <w:t>[3]</w:t>
          </w:r>
          <w:r w:rsidR="007C3F8F">
            <w:rPr>
              <w:rFonts w:ascii="Times New Roman" w:hAnsi="Times New Roman" w:cs="Times New Roman"/>
              <w:sz w:val="28"/>
            </w:rPr>
            <w:fldChar w:fldCharType="end"/>
          </w:r>
        </w:sdtContent>
      </w:sdt>
      <w:r>
        <w:rPr>
          <w:rFonts w:ascii="Times New Roman" w:hAnsi="Times New Roman" w:cs="Times New Roman"/>
          <w:sz w:val="28"/>
        </w:rPr>
        <w:t>.</w:t>
      </w:r>
    </w:p>
    <w:p w14:paraId="0F8A9577" w14:textId="2FF9A46B"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Архитектуру ЦСПА можно изобразить в виде, представленном на рисунке 2. Подсистема телемеханики принимает и передает ПТК верхнего уровня ЦСПА доаварийную информацию от объектов управления и телеинформацию из ОИК. После оценки телеинформации ПТК выполняет расчет УВ для заданного набора пусковых органов и передает их в ЛАПНУ (низовой уровень ЦСПА). ЛАПНУ в свою очередь при появлении сигналов об аварийном отключении передает на объекты управления УВ через подсистему передачи аварийной и управляющей информации.</w:t>
      </w:r>
    </w:p>
    <w:p w14:paraId="1725604F" w14:textId="19A2CD29" w:rsidR="009047D4" w:rsidRDefault="009047D4" w:rsidP="009047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быстродействие критично. При этом архитектура системы централизованной АЛАР подразумевает защиту от АР одного или нескольких смежных сечений, что снижает требования к размеру района наблюдения. Таким образом, иерархический принцип построения системы, свойственный для ЦСПА, представляется избыточным и может приводить к дополнительным сложностям при решении задачи обеспечения быстродействия</w:t>
      </w:r>
      <w:r w:rsidRPr="00F62BC8">
        <w:rPr>
          <w:rFonts w:ascii="Times New Roman" w:hAnsi="Times New Roman" w:cs="Times New Roman"/>
          <w:sz w:val="28"/>
        </w:rPr>
        <w:t xml:space="preserve"> </w:t>
      </w:r>
      <w:r>
        <w:rPr>
          <w:rFonts w:ascii="Times New Roman" w:hAnsi="Times New Roman" w:cs="Times New Roman"/>
          <w:sz w:val="28"/>
        </w:rPr>
        <w:t xml:space="preserve">неприменим. Вместо этого в централизованной АЛАР предлагается объединить верхний и нижний уровни: ЦАЛАР включает в себя логическую часть, реализующую все </w:t>
      </w:r>
      <w:r>
        <w:rPr>
          <w:rFonts w:ascii="Times New Roman" w:hAnsi="Times New Roman" w:cs="Times New Roman"/>
          <w:sz w:val="28"/>
        </w:rPr>
        <w:lastRenderedPageBreak/>
        <w:t>вычислительные функции защиты, и часть, предназначенную для выдачи команд УВ по каналам УПАСК непосредственно на энергообъекты. Подобная архитектура реализована в ряде устройств АПНУ, защищающих некоторой район управления, в который могут входить несколько сечений.</w:t>
      </w:r>
    </w:p>
    <w:p w14:paraId="5294BC23" w14:textId="77777777" w:rsidR="002217B3" w:rsidRDefault="002217B3" w:rsidP="002217B3">
      <w:pPr>
        <w:spacing w:after="0" w:line="360" w:lineRule="auto"/>
        <w:ind w:firstLine="709"/>
        <w:contextualSpacing/>
        <w:jc w:val="center"/>
        <w:rPr>
          <w:rFonts w:ascii="Times New Roman" w:hAnsi="Times New Roman" w:cs="Times New Roman"/>
          <w:sz w:val="28"/>
        </w:rPr>
      </w:pPr>
      <w:r>
        <w:object w:dxaOrig="9600" w:dyaOrig="5737" w14:anchorId="4319F0B9">
          <v:shape id="_x0000_i1026" type="#_x0000_t75" style="width:480pt;height:286.8pt" o:ole="">
            <v:imagedata r:id="rId11" o:title=""/>
          </v:shape>
          <o:OLEObject Type="Embed" ProgID="Visio.Drawing.15" ShapeID="_x0000_i1026" DrawAspect="Content" ObjectID="_1673809249" r:id="rId12"/>
        </w:object>
      </w:r>
    </w:p>
    <w:p w14:paraId="2F02769D" w14:textId="77777777" w:rsidR="002217B3"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Архитектура ЦСПА</w:t>
      </w:r>
    </w:p>
    <w:p w14:paraId="1F2E0605" w14:textId="447E5580"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Если дальнейшие исследования покажут, что для большого количества контролируемых централизованной АЛАР сечений целесообразно выполнять разделение ЦАЛАР на локальные устройства, хранящие в себе информацию для выполнения задач по принципу ПОСЛЕ, и централизованное</w:t>
      </w:r>
      <w:r w:rsidR="00616C5E">
        <w:rPr>
          <w:rFonts w:ascii="Times New Roman" w:hAnsi="Times New Roman" w:cs="Times New Roman"/>
          <w:sz w:val="28"/>
        </w:rPr>
        <w:t xml:space="preserve"> устройство</w:t>
      </w:r>
      <w:r>
        <w:rPr>
          <w:rFonts w:ascii="Times New Roman" w:hAnsi="Times New Roman" w:cs="Times New Roman"/>
          <w:sz w:val="28"/>
        </w:rPr>
        <w:t>, выполняющее расчеты для локальных АЛАР, то возможно применение иерархической структуры, подобной структуре ЦСПА.</w:t>
      </w:r>
    </w:p>
    <w:p w14:paraId="43A9A33E"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функционирования АПНУ требуется знать местную информацию, получаемую в месте установки. Факт возникновения возмущения выявляется с помощью следующих пусковых органов:</w:t>
      </w:r>
    </w:p>
    <w:p w14:paraId="5DE8488E"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блока;</w:t>
      </w:r>
    </w:p>
    <w:p w14:paraId="333450EB"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линии;</w:t>
      </w:r>
    </w:p>
    <w:p w14:paraId="79111F55"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фиксация отключения системы шин;</w:t>
      </w:r>
    </w:p>
    <w:p w14:paraId="20EC0986" w14:textId="77777777" w:rsidR="002217B3" w:rsidRPr="00E473C0" w:rsidRDefault="002217B3" w:rsidP="002217B3">
      <w:pPr>
        <w:pStyle w:val="a4"/>
        <w:numPr>
          <w:ilvl w:val="0"/>
          <w:numId w:val="44"/>
        </w:numPr>
        <w:spacing w:after="0" w:line="360" w:lineRule="auto"/>
        <w:jc w:val="both"/>
        <w:rPr>
          <w:rFonts w:ascii="Times New Roman" w:hAnsi="Times New Roman" w:cs="Times New Roman"/>
          <w:sz w:val="28"/>
        </w:rPr>
      </w:pPr>
      <w:r w:rsidRPr="00E473C0">
        <w:rPr>
          <w:rFonts w:ascii="Times New Roman" w:hAnsi="Times New Roman" w:cs="Times New Roman"/>
          <w:sz w:val="28"/>
        </w:rPr>
        <w:t>фикс</w:t>
      </w:r>
      <w:r>
        <w:rPr>
          <w:rFonts w:ascii="Times New Roman" w:hAnsi="Times New Roman" w:cs="Times New Roman"/>
          <w:sz w:val="28"/>
        </w:rPr>
        <w:t>ация отключения трансформатора</w:t>
      </w:r>
      <w:r w:rsidRPr="00E473C0">
        <w:rPr>
          <w:rFonts w:ascii="Times New Roman" w:hAnsi="Times New Roman" w:cs="Times New Roman"/>
          <w:sz w:val="28"/>
        </w:rPr>
        <w:t>;</w:t>
      </w:r>
    </w:p>
    <w:p w14:paraId="1A362715" w14:textId="77777777" w:rsidR="002217B3" w:rsidRDefault="002217B3" w:rsidP="002217B3">
      <w:pPr>
        <w:pStyle w:val="a4"/>
        <w:numPr>
          <w:ilvl w:val="0"/>
          <w:numId w:val="44"/>
        </w:numPr>
        <w:spacing w:after="0" w:line="360" w:lineRule="auto"/>
        <w:jc w:val="both"/>
        <w:rPr>
          <w:rFonts w:ascii="Times New Roman" w:hAnsi="Times New Roman" w:cs="Times New Roman"/>
          <w:sz w:val="28"/>
        </w:rPr>
      </w:pPr>
      <w:r w:rsidRPr="002F3FC8">
        <w:rPr>
          <w:rFonts w:ascii="Times New Roman" w:hAnsi="Times New Roman" w:cs="Times New Roman"/>
          <w:sz w:val="28"/>
        </w:rPr>
        <w:lastRenderedPageBreak/>
        <w:t>фиксация тяжести короткого замыкания</w:t>
      </w:r>
      <w:r>
        <w:rPr>
          <w:rFonts w:ascii="Times New Roman" w:hAnsi="Times New Roman" w:cs="Times New Roman"/>
          <w:sz w:val="28"/>
        </w:rPr>
        <w:t>.</w:t>
      </w:r>
    </w:p>
    <w:p w14:paraId="2A861C75"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От пусковых органов информация поступает на устройство</w:t>
      </w:r>
      <w:r w:rsidRPr="00F47F5C">
        <w:rPr>
          <w:rFonts w:ascii="Times New Roman" w:hAnsi="Times New Roman" w:cs="Times New Roman"/>
          <w:sz w:val="28"/>
        </w:rPr>
        <w:t xml:space="preserve"> автоматическ</w:t>
      </w:r>
      <w:r>
        <w:rPr>
          <w:rFonts w:ascii="Times New Roman" w:hAnsi="Times New Roman" w:cs="Times New Roman"/>
          <w:sz w:val="28"/>
        </w:rPr>
        <w:t>ой дозировки воздействия (АДВ).</w:t>
      </w:r>
      <w:r w:rsidRPr="002F3FC8">
        <w:rPr>
          <w:rFonts w:ascii="Times New Roman" w:hAnsi="Times New Roman" w:cs="Times New Roman"/>
          <w:sz w:val="28"/>
        </w:rPr>
        <w:t xml:space="preserve"> </w:t>
      </w:r>
      <w:r>
        <w:rPr>
          <w:rFonts w:ascii="Times New Roman" w:hAnsi="Times New Roman" w:cs="Times New Roman"/>
          <w:sz w:val="28"/>
        </w:rPr>
        <w:t xml:space="preserve">Оно </w:t>
      </w:r>
      <w:r w:rsidRPr="00F47F5C">
        <w:rPr>
          <w:rFonts w:ascii="Times New Roman" w:hAnsi="Times New Roman" w:cs="Times New Roman"/>
          <w:sz w:val="28"/>
        </w:rPr>
        <w:t>формиру</w:t>
      </w:r>
      <w:r>
        <w:rPr>
          <w:rFonts w:ascii="Times New Roman" w:hAnsi="Times New Roman" w:cs="Times New Roman"/>
          <w:sz w:val="28"/>
        </w:rPr>
        <w:t>е</w:t>
      </w:r>
      <w:r w:rsidRPr="00F47F5C">
        <w:rPr>
          <w:rFonts w:ascii="Times New Roman" w:hAnsi="Times New Roman" w:cs="Times New Roman"/>
          <w:sz w:val="28"/>
        </w:rPr>
        <w:t>т сигналы противоаварийного управления</w:t>
      </w:r>
      <w:r>
        <w:rPr>
          <w:rFonts w:ascii="Times New Roman" w:hAnsi="Times New Roman" w:cs="Times New Roman"/>
          <w:sz w:val="28"/>
        </w:rPr>
        <w:t>. Возможно использование нескольких</w:t>
      </w:r>
      <w:r w:rsidRPr="005D6758">
        <w:rPr>
          <w:rFonts w:ascii="Times New Roman" w:hAnsi="Times New Roman" w:cs="Times New Roman"/>
          <w:sz w:val="28"/>
        </w:rPr>
        <w:t xml:space="preserve"> </w:t>
      </w:r>
      <w:r>
        <w:rPr>
          <w:rFonts w:ascii="Times New Roman" w:hAnsi="Times New Roman" w:cs="Times New Roman"/>
          <w:sz w:val="28"/>
        </w:rPr>
        <w:t>принципов</w:t>
      </w:r>
      <w:r w:rsidRPr="005D6758">
        <w:rPr>
          <w:rFonts w:ascii="Times New Roman" w:hAnsi="Times New Roman" w:cs="Times New Roman"/>
          <w:sz w:val="28"/>
        </w:rPr>
        <w:t xml:space="preserve"> АДВ</w:t>
      </w:r>
      <w:r>
        <w:rPr>
          <w:rFonts w:ascii="Times New Roman" w:hAnsi="Times New Roman" w:cs="Times New Roman"/>
          <w:sz w:val="28"/>
        </w:rPr>
        <w:t xml:space="preserve">: ПОСЛЕ,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и </w:t>
      </w:r>
      <w:r>
        <w:rPr>
          <w:rFonts w:ascii="Times New Roman" w:hAnsi="Times New Roman" w:cs="Times New Roman"/>
          <w:sz w:val="28"/>
          <w:lang w:val="en-US"/>
        </w:rPr>
        <w:t>I</w:t>
      </w:r>
      <w:r w:rsidRPr="002F3FC8">
        <w:rPr>
          <w:rFonts w:ascii="Times New Roman" w:hAnsi="Times New Roman" w:cs="Times New Roman"/>
          <w:sz w:val="28"/>
        </w:rPr>
        <w:t>-</w:t>
      </w:r>
      <w:r>
        <w:rPr>
          <w:rFonts w:ascii="Times New Roman" w:hAnsi="Times New Roman" w:cs="Times New Roman"/>
          <w:sz w:val="28"/>
        </w:rPr>
        <w:t xml:space="preserve">ДО. Реализация УВ по принципу ПОСЛЕ требует от вычислительного устройства </w:t>
      </w:r>
      <w:r w:rsidRPr="005D6758">
        <w:rPr>
          <w:rFonts w:ascii="Times New Roman" w:hAnsi="Times New Roman" w:cs="Times New Roman"/>
          <w:sz w:val="28"/>
        </w:rPr>
        <w:t>высоко</w:t>
      </w:r>
      <w:r>
        <w:rPr>
          <w:rFonts w:ascii="Times New Roman" w:hAnsi="Times New Roman" w:cs="Times New Roman"/>
          <w:sz w:val="28"/>
        </w:rPr>
        <w:t>го</w:t>
      </w:r>
      <w:r w:rsidRPr="005D6758">
        <w:rPr>
          <w:rFonts w:ascii="Times New Roman" w:hAnsi="Times New Roman" w:cs="Times New Roman"/>
          <w:sz w:val="28"/>
        </w:rPr>
        <w:t xml:space="preserve"> быстродействи</w:t>
      </w:r>
      <w:r>
        <w:rPr>
          <w:rFonts w:ascii="Times New Roman" w:hAnsi="Times New Roman" w:cs="Times New Roman"/>
          <w:sz w:val="28"/>
        </w:rPr>
        <w:t xml:space="preserve">я, а, следовательно, и больших вычислительных мощностей. Поэтому на сегодняшний день используется принцип ДО: </w:t>
      </w:r>
      <w:r>
        <w:rPr>
          <w:rFonts w:ascii="Times New Roman" w:hAnsi="Times New Roman" w:cs="Times New Roman"/>
          <w:sz w:val="28"/>
          <w:lang w:val="en-US"/>
        </w:rPr>
        <w:t>II</w:t>
      </w:r>
      <w:r w:rsidRPr="002F3FC8">
        <w:rPr>
          <w:rFonts w:ascii="Times New Roman" w:hAnsi="Times New Roman" w:cs="Times New Roman"/>
          <w:sz w:val="28"/>
        </w:rPr>
        <w:t>-</w:t>
      </w:r>
      <w:r>
        <w:rPr>
          <w:rFonts w:ascii="Times New Roman" w:hAnsi="Times New Roman" w:cs="Times New Roman"/>
          <w:sz w:val="28"/>
        </w:rPr>
        <w:t xml:space="preserve">ДО – в ЛАПНУ, </w:t>
      </w:r>
      <w:r>
        <w:rPr>
          <w:rFonts w:ascii="Times New Roman" w:hAnsi="Times New Roman" w:cs="Times New Roman"/>
          <w:sz w:val="28"/>
          <w:lang w:val="en-US"/>
        </w:rPr>
        <w:t>I</w:t>
      </w:r>
      <w:r>
        <w:rPr>
          <w:rFonts w:ascii="Times New Roman" w:hAnsi="Times New Roman" w:cs="Times New Roman"/>
          <w:sz w:val="28"/>
        </w:rPr>
        <w:t>-ДО – на верхнем уровне ЦСПА.</w:t>
      </w:r>
    </w:p>
    <w:p w14:paraId="75FE8772" w14:textId="77777777" w:rsidR="002217B3" w:rsidRPr="002F3FC8"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проектировании архитектуры ЦАЛАР также следует учесть возможности фиксации возмущений и возможные принципы реализации управляющих воздействий.</w:t>
      </w:r>
    </w:p>
    <w:p w14:paraId="409F238A" w14:textId="2D4C6847" w:rsidR="002217B3" w:rsidRPr="00E60121" w:rsidRDefault="002217B3" w:rsidP="002217B3">
      <w:pPr>
        <w:pStyle w:val="2"/>
      </w:pPr>
      <w:bookmarkStart w:id="21" w:name="_Toc63185265"/>
      <w:r w:rsidRPr="002F3FC8">
        <w:t xml:space="preserve">1.2. Анализ </w:t>
      </w:r>
      <w:r w:rsidR="00E60121">
        <w:t xml:space="preserve">системы </w:t>
      </w:r>
      <w:r w:rsidR="00E60121" w:rsidRPr="00E60121">
        <w:t>мониторинга переходных процессов</w:t>
      </w:r>
      <w:bookmarkEnd w:id="21"/>
    </w:p>
    <w:p w14:paraId="1B1FE76B" w14:textId="61D070A1" w:rsidR="008A1E93" w:rsidRDefault="008A1E9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Далее рассмотрим возможность применения данных СВИ для работы алгоритмов ЦАЛАР.</w:t>
      </w:r>
    </w:p>
    <w:p w14:paraId="34233A2D" w14:textId="61F1801E"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мониторинга переходных режимов (СМПР). 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64701742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67BB068"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АЛАР важно быстродействие, поэтому использование СВИ в качестве данных для фиксации возмущения будет полезным в централизованной АЛАР.</w:t>
      </w:r>
    </w:p>
    <w:p w14:paraId="122B5A61" w14:textId="1E5F6A96" w:rsidR="002217B3" w:rsidRPr="0000341F"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Системы </w:t>
      </w:r>
      <w:r>
        <w:rPr>
          <w:rFonts w:ascii="Times New Roman" w:hAnsi="Times New Roman" w:cs="Times New Roman"/>
          <w:sz w:val="28"/>
          <w:lang w:val="en-US"/>
        </w:rPr>
        <w:t>WAMS</w:t>
      </w:r>
      <w:r w:rsidRPr="00977C57">
        <w:rPr>
          <w:rFonts w:ascii="Times New Roman" w:hAnsi="Times New Roman" w:cs="Times New Roman"/>
          <w:sz w:val="28"/>
        </w:rPr>
        <w:t xml:space="preserve">, </w:t>
      </w:r>
      <w:r>
        <w:rPr>
          <w:rFonts w:ascii="Times New Roman" w:hAnsi="Times New Roman" w:cs="Times New Roman"/>
          <w:sz w:val="28"/>
        </w:rPr>
        <w:t>использующих данные СВИ, имеют схожую подсистему сбора данных (рисунок 3).</w:t>
      </w:r>
      <w:r w:rsidRPr="0000341F">
        <w:rPr>
          <w:rFonts w:ascii="Times New Roman" w:hAnsi="Times New Roman" w:cs="Times New Roman"/>
          <w:sz w:val="28"/>
        </w:rPr>
        <w:t xml:space="preserve"> </w:t>
      </w:r>
      <w:r>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электроэнергетики (локальные КСВД), а затем поступают в КСВД более высокого уровня </w:t>
      </w:r>
      <w:sdt>
        <w:sdtPr>
          <w:rPr>
            <w:rFonts w:ascii="Times New Roman" w:hAnsi="Times New Roman" w:cs="Times New Roman"/>
            <w:sz w:val="28"/>
          </w:rPr>
          <w:id w:val="100254495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CITATION СТО1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[5]</w:t>
          </w:r>
          <w:r>
            <w:rPr>
              <w:rFonts w:ascii="Times New Roman" w:hAnsi="Times New Roman" w:cs="Times New Roman"/>
              <w:sz w:val="28"/>
            </w:rPr>
            <w:fldChar w:fldCharType="end"/>
          </w:r>
        </w:sdtContent>
      </w:sdt>
      <w:sdt>
        <w:sdtPr>
          <w:rPr>
            <w:rFonts w:ascii="Times New Roman" w:hAnsi="Times New Roman" w:cs="Times New Roman"/>
            <w:sz w:val="28"/>
          </w:rPr>
          <w:id w:val="212364703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СТО2 \l 1049 </w:instrText>
          </w:r>
          <w:r>
            <w:rPr>
              <w:rFonts w:ascii="Times New Roman" w:hAnsi="Times New Roman" w:cs="Times New Roman"/>
              <w:sz w:val="28"/>
            </w:rPr>
            <w:fldChar w:fldCharType="separate"/>
          </w:r>
          <w:r w:rsidR="008A2B7F">
            <w:rPr>
              <w:rFonts w:ascii="Times New Roman" w:hAnsi="Times New Roman" w:cs="Times New Roman"/>
              <w:noProof/>
              <w:sz w:val="28"/>
            </w:rPr>
            <w:t xml:space="preserve"> </w:t>
          </w:r>
          <w:r w:rsidR="008A2B7F" w:rsidRPr="008A2B7F">
            <w:rPr>
              <w:rFonts w:ascii="Times New Roman" w:hAnsi="Times New Roman" w:cs="Times New Roman"/>
              <w:noProof/>
              <w:sz w:val="28"/>
            </w:rPr>
            <w:t>[6]</w:t>
          </w:r>
          <w:r>
            <w:rPr>
              <w:rFonts w:ascii="Times New Roman" w:hAnsi="Times New Roman" w:cs="Times New Roman"/>
              <w:sz w:val="28"/>
            </w:rPr>
            <w:fldChar w:fldCharType="end"/>
          </w:r>
        </w:sdtContent>
      </w:sdt>
      <w:r>
        <w:rPr>
          <w:rFonts w:ascii="Times New Roman" w:hAnsi="Times New Roman" w:cs="Times New Roman"/>
          <w:sz w:val="28"/>
        </w:rPr>
        <w:t>. После этого данные со всех региональных КСВД собираются в КСВД главного уровня.</w:t>
      </w:r>
    </w:p>
    <w:p w14:paraId="2436F17D" w14:textId="77777777" w:rsidR="002217B3" w:rsidRPr="008911B9" w:rsidRDefault="002217B3" w:rsidP="002217B3">
      <w:pPr>
        <w:spacing w:after="0" w:line="360" w:lineRule="auto"/>
        <w:ind w:firstLine="709"/>
        <w:contextualSpacing/>
        <w:jc w:val="center"/>
        <w:rPr>
          <w:rFonts w:ascii="Times New Roman" w:hAnsi="Times New Roman" w:cs="Times New Roman"/>
          <w:sz w:val="28"/>
          <w:lang w:val="en-US"/>
        </w:rPr>
      </w:pPr>
      <w:r w:rsidRPr="00F82DD1">
        <w:rPr>
          <w:noProof/>
          <w:lang w:eastAsia="ru-RU"/>
        </w:rPr>
        <w:lastRenderedPageBreak/>
        <w:drawing>
          <wp:inline distT="0" distB="0" distL="0" distR="0" wp14:anchorId="3CE18F87" wp14:editId="344C131F">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006" cy="3409317"/>
                    </a:xfrm>
                    <a:prstGeom prst="rect">
                      <a:avLst/>
                    </a:prstGeom>
                  </pic:spPr>
                </pic:pic>
              </a:graphicData>
            </a:graphic>
          </wp:inline>
        </w:drawing>
      </w:r>
    </w:p>
    <w:p w14:paraId="6ADB0F5D" w14:textId="77777777" w:rsidR="002217B3" w:rsidRPr="003202EF"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3 – Система сбора данных </w:t>
      </w:r>
      <w:r>
        <w:rPr>
          <w:rFonts w:ascii="Times New Roman" w:hAnsi="Times New Roman" w:cs="Times New Roman"/>
          <w:sz w:val="28"/>
          <w:lang w:val="en-US"/>
        </w:rPr>
        <w:t>WAMS</w:t>
      </w:r>
    </w:p>
    <w:p w14:paraId="70E96382"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 Предметом контроля ЦАЛАР являются одно или несколько сечений. Следовательно, для работы ЦАЛАР необходим ограниченный объем данных СВИ. Поэтому главный уровень в архитектуре ЦАЛАР будет отсутствовать.</w:t>
      </w:r>
      <w:r>
        <w:t xml:space="preserve"> </w:t>
      </w:r>
      <w:r w:rsidRPr="00E03B7F">
        <w:rPr>
          <w:rFonts w:ascii="Times New Roman" w:hAnsi="Times New Roman" w:cs="Times New Roman"/>
          <w:sz w:val="28"/>
        </w:rPr>
        <w:t>Ц</w:t>
      </w:r>
      <w:r>
        <w:rPr>
          <w:rFonts w:ascii="Times New Roman" w:hAnsi="Times New Roman" w:cs="Times New Roman"/>
          <w:sz w:val="28"/>
        </w:rPr>
        <w:t xml:space="preserve">ентрализованная </w:t>
      </w:r>
      <w:r w:rsidRPr="00E03B7F">
        <w:rPr>
          <w:rFonts w:ascii="Times New Roman" w:hAnsi="Times New Roman" w:cs="Times New Roman"/>
          <w:sz w:val="28"/>
        </w:rPr>
        <w:t>АЛАР</w:t>
      </w:r>
      <w:r>
        <w:rPr>
          <w:rFonts w:ascii="Times New Roman" w:hAnsi="Times New Roman" w:cs="Times New Roman"/>
          <w:sz w:val="28"/>
        </w:rPr>
        <w:t>, расположенная на региональном уровне в иерархической структуре,</w:t>
      </w:r>
      <w:r w:rsidRPr="00E03B7F">
        <w:rPr>
          <w:rFonts w:ascii="Times New Roman" w:hAnsi="Times New Roman" w:cs="Times New Roman"/>
          <w:sz w:val="28"/>
        </w:rPr>
        <w:t xml:space="preserve"> </w:t>
      </w:r>
      <w:r>
        <w:rPr>
          <w:rFonts w:ascii="Times New Roman" w:hAnsi="Times New Roman" w:cs="Times New Roman"/>
          <w:sz w:val="28"/>
        </w:rPr>
        <w:t xml:space="preserve">должна </w:t>
      </w:r>
      <w:r w:rsidRPr="00E03B7F">
        <w:rPr>
          <w:rFonts w:ascii="Times New Roman" w:hAnsi="Times New Roman" w:cs="Times New Roman"/>
          <w:sz w:val="28"/>
        </w:rPr>
        <w:t>осуществлят</w:t>
      </w:r>
      <w:r>
        <w:rPr>
          <w:rFonts w:ascii="Times New Roman" w:hAnsi="Times New Roman" w:cs="Times New Roman"/>
          <w:sz w:val="28"/>
        </w:rPr>
        <w:t>ь</w:t>
      </w:r>
      <w:r w:rsidRPr="00E03B7F">
        <w:rPr>
          <w:rFonts w:ascii="Times New Roman" w:hAnsi="Times New Roman" w:cs="Times New Roman"/>
          <w:sz w:val="28"/>
        </w:rPr>
        <w:t xml:space="preserve"> сбор данных </w:t>
      </w:r>
      <w:r>
        <w:rPr>
          <w:rFonts w:ascii="Times New Roman" w:hAnsi="Times New Roman" w:cs="Times New Roman"/>
          <w:sz w:val="28"/>
        </w:rPr>
        <w:t xml:space="preserve">либо сразу от </w:t>
      </w:r>
      <w:r w:rsidRPr="00E03B7F">
        <w:rPr>
          <w:rFonts w:ascii="Times New Roman" w:hAnsi="Times New Roman" w:cs="Times New Roman"/>
          <w:sz w:val="28"/>
        </w:rPr>
        <w:t xml:space="preserve">УСВИ </w:t>
      </w:r>
      <w:r>
        <w:rPr>
          <w:rFonts w:ascii="Times New Roman" w:hAnsi="Times New Roman" w:cs="Times New Roman"/>
          <w:sz w:val="28"/>
        </w:rPr>
        <w:t>энерго</w:t>
      </w:r>
      <w:r w:rsidRPr="00E03B7F">
        <w:rPr>
          <w:rFonts w:ascii="Times New Roman" w:hAnsi="Times New Roman" w:cs="Times New Roman"/>
          <w:sz w:val="28"/>
        </w:rPr>
        <w:t>объектов</w:t>
      </w:r>
      <w:r>
        <w:rPr>
          <w:rFonts w:ascii="Times New Roman" w:hAnsi="Times New Roman" w:cs="Times New Roman"/>
          <w:sz w:val="28"/>
        </w:rPr>
        <w:t>, либо</w:t>
      </w:r>
      <w:r w:rsidRPr="00E03B7F">
        <w:rPr>
          <w:rFonts w:ascii="Times New Roman" w:hAnsi="Times New Roman" w:cs="Times New Roman"/>
          <w:sz w:val="28"/>
        </w:rPr>
        <w:t xml:space="preserve"> </w:t>
      </w:r>
      <w:r>
        <w:rPr>
          <w:rFonts w:ascii="Times New Roman" w:hAnsi="Times New Roman" w:cs="Times New Roman"/>
          <w:sz w:val="28"/>
        </w:rPr>
        <w:t>от</w:t>
      </w:r>
      <w:r w:rsidRPr="00E03B7F">
        <w:rPr>
          <w:rFonts w:ascii="Times New Roman" w:hAnsi="Times New Roman" w:cs="Times New Roman"/>
          <w:sz w:val="28"/>
        </w:rPr>
        <w:t xml:space="preserve"> КСВД</w:t>
      </w:r>
      <w:r>
        <w:rPr>
          <w:rFonts w:ascii="Times New Roman" w:hAnsi="Times New Roman" w:cs="Times New Roman"/>
          <w:sz w:val="28"/>
        </w:rPr>
        <w:t xml:space="preserve"> объектового уровня, либо от КСВД</w:t>
      </w:r>
      <w:r w:rsidRPr="00E03B7F">
        <w:rPr>
          <w:rFonts w:ascii="Times New Roman" w:hAnsi="Times New Roman" w:cs="Times New Roman"/>
          <w:sz w:val="28"/>
        </w:rPr>
        <w:t xml:space="preserve"> регионального уровня</w:t>
      </w:r>
      <w:r>
        <w:rPr>
          <w:rFonts w:ascii="Times New Roman" w:hAnsi="Times New Roman" w:cs="Times New Roman"/>
          <w:sz w:val="28"/>
        </w:rPr>
        <w:t>.</w:t>
      </w:r>
    </w:p>
    <w:p w14:paraId="449B74D4" w14:textId="6BA28065" w:rsidR="002217B3" w:rsidRDefault="002217B3" w:rsidP="002217B3">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w:t>
      </w:r>
      <w:r>
        <w:rPr>
          <w:rFonts w:ascii="Times New Roman" w:hAnsi="Times New Roman" w:cs="Times New Roman"/>
          <w:sz w:val="28"/>
        </w:rPr>
        <w:t xml:space="preserve"> </w:t>
      </w:r>
      <w:r w:rsidRPr="00F00609">
        <w:rPr>
          <w:rFonts w:ascii="Times New Roman" w:hAnsi="Times New Roman" w:cs="Times New Roman"/>
          <w:sz w:val="28"/>
        </w:rPr>
        <w:t>СИ)</w:t>
      </w:r>
      <w:r>
        <w:rPr>
          <w:rFonts w:ascii="Times New Roman" w:hAnsi="Times New Roman" w:cs="Times New Roman"/>
          <w:sz w:val="28"/>
        </w:rPr>
        <w:t xml:space="preserve"> </w:t>
      </w:r>
      <w:sdt>
        <w:sdtPr>
          <w:rPr>
            <w:rFonts w:ascii="Times New Roman" w:hAnsi="Times New Roman" w:cs="Times New Roman"/>
            <w:sz w:val="28"/>
          </w:rPr>
          <w:id w:val="125478021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[7]</w:t>
          </w:r>
          <w:r>
            <w:rPr>
              <w:rFonts w:ascii="Times New Roman" w:hAnsi="Times New Roman" w:cs="Times New Roman"/>
              <w:sz w:val="28"/>
            </w:rPr>
            <w:fldChar w:fldCharType="end"/>
          </w:r>
        </w:sdtContent>
      </w:sdt>
      <w:r w:rsidRPr="00F00609">
        <w:rPr>
          <w:rFonts w:ascii="Times New Roman" w:hAnsi="Times New Roman" w:cs="Times New Roman"/>
          <w:sz w:val="28"/>
        </w:rPr>
        <w:t>.</w:t>
      </w:r>
      <w:r>
        <w:rPr>
          <w:rFonts w:ascii="Times New Roman" w:hAnsi="Times New Roman" w:cs="Times New Roman"/>
          <w:sz w:val="28"/>
        </w:rPr>
        <w:t xml:space="preserve"> </w:t>
      </w:r>
    </w:p>
    <w:p w14:paraId="1ADDB392" w14:textId="1E59A290" w:rsidR="002217B3" w:rsidRDefault="002217B3" w:rsidP="002217B3">
      <w:pPr>
        <w:spacing w:after="0" w:line="360" w:lineRule="auto"/>
        <w:ind w:firstLine="709"/>
        <w:contextualSpacing/>
        <w:jc w:val="both"/>
        <w:rPr>
          <w:rFonts w:ascii="Times New Roman" w:hAnsi="Times New Roman" w:cs="Times New Roman"/>
          <w:sz w:val="28"/>
        </w:rPr>
      </w:pPr>
      <w:r w:rsidRPr="00C66E11">
        <w:rPr>
          <w:rFonts w:ascii="Times New Roman" w:hAnsi="Times New Roman" w:cs="Times New Roman"/>
          <w:sz w:val="28"/>
        </w:rPr>
        <w:t>ПТК СМПР устанавливается на:</w:t>
      </w:r>
      <w:r>
        <w:rPr>
          <w:rFonts w:ascii="Times New Roman" w:hAnsi="Times New Roman" w:cs="Times New Roman"/>
          <w:sz w:val="28"/>
        </w:rPr>
        <w:t xml:space="preserve"> э</w:t>
      </w:r>
      <w:r w:rsidRPr="00C66E11">
        <w:rPr>
          <w:rFonts w:ascii="Times New Roman" w:hAnsi="Times New Roman" w:cs="Times New Roman"/>
          <w:sz w:val="28"/>
        </w:rPr>
        <w:t xml:space="preserve">лектростанциях с </w:t>
      </w:r>
      <w:r>
        <w:rPr>
          <w:rFonts w:ascii="Times New Roman" w:hAnsi="Times New Roman" w:cs="Times New Roman"/>
          <w:sz w:val="28"/>
        </w:rPr>
        <w:t>установленной активной мощностью более</w:t>
      </w:r>
      <w:r w:rsidRPr="00C66E11">
        <w:rPr>
          <w:rFonts w:ascii="Times New Roman" w:hAnsi="Times New Roman" w:cs="Times New Roman"/>
          <w:sz w:val="28"/>
        </w:rPr>
        <w:t xml:space="preserve"> 500 МВт</w:t>
      </w:r>
      <w:r>
        <w:rPr>
          <w:rFonts w:ascii="Times New Roman" w:hAnsi="Times New Roman" w:cs="Times New Roman"/>
          <w:sz w:val="28"/>
        </w:rPr>
        <w:t xml:space="preserve"> и о</w:t>
      </w:r>
      <w:r w:rsidRPr="00C66E11">
        <w:rPr>
          <w:rFonts w:ascii="Times New Roman" w:hAnsi="Times New Roman" w:cs="Times New Roman"/>
          <w:sz w:val="28"/>
        </w:rPr>
        <w:t xml:space="preserve">бъектах электроэнергетики с </w:t>
      </w:r>
      <w:r>
        <w:rPr>
          <w:rFonts w:ascii="Times New Roman" w:hAnsi="Times New Roman" w:cs="Times New Roman"/>
          <w:sz w:val="28"/>
        </w:rPr>
        <w:t>номинальным напряжением</w:t>
      </w:r>
      <w:r w:rsidRPr="00C66E11">
        <w:rPr>
          <w:rFonts w:ascii="Times New Roman" w:hAnsi="Times New Roman" w:cs="Times New Roman"/>
          <w:sz w:val="28"/>
        </w:rPr>
        <w:t xml:space="preserve"> РУ ВН </w:t>
      </w:r>
      <w:r>
        <w:rPr>
          <w:rFonts w:ascii="Times New Roman" w:hAnsi="Times New Roman" w:cs="Times New Roman"/>
          <w:sz w:val="28"/>
        </w:rPr>
        <w:t>более</w:t>
      </w:r>
      <w:r w:rsidRPr="00C66E11">
        <w:rPr>
          <w:rFonts w:ascii="Times New Roman" w:hAnsi="Times New Roman" w:cs="Times New Roman"/>
          <w:sz w:val="28"/>
        </w:rPr>
        <w:t xml:space="preserve"> 330 кВ</w:t>
      </w:r>
      <w:r>
        <w:rPr>
          <w:rFonts w:ascii="Times New Roman" w:hAnsi="Times New Roman" w:cs="Times New Roman"/>
          <w:sz w:val="28"/>
        </w:rPr>
        <w:t xml:space="preserve"> </w:t>
      </w:r>
      <w:sdt>
        <w:sdtPr>
          <w:rPr>
            <w:rFonts w:ascii="Times New Roman" w:hAnsi="Times New Roman" w:cs="Times New Roman"/>
            <w:sz w:val="28"/>
          </w:rPr>
          <w:id w:val="-148723825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СТО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[8]</w:t>
          </w:r>
          <w:r>
            <w:rPr>
              <w:rFonts w:ascii="Times New Roman" w:hAnsi="Times New Roman" w:cs="Times New Roman"/>
              <w:sz w:val="28"/>
            </w:rPr>
            <w:fldChar w:fldCharType="end"/>
          </w:r>
        </w:sdtContent>
      </w:sdt>
      <w:r w:rsidRPr="00C66E11">
        <w:rPr>
          <w:rFonts w:ascii="Times New Roman" w:hAnsi="Times New Roman" w:cs="Times New Roman"/>
          <w:sz w:val="28"/>
        </w:rPr>
        <w:t>.</w:t>
      </w:r>
      <w:r>
        <w:rPr>
          <w:rFonts w:ascii="Times New Roman" w:hAnsi="Times New Roman" w:cs="Times New Roman"/>
          <w:sz w:val="28"/>
        </w:rPr>
        <w:t xml:space="preserve"> КСВД ПТК СМПР на объектовом уровне собирают данные с УСВИ и отправляют на региональный уровень на сервер буферного сегмента АС СИ СМПР. Из буферного сегмента данные попадают на сервер кластерного сегмента АС СИ СМПР. Эти сервера </w:t>
      </w:r>
      <w:r>
        <w:rPr>
          <w:rFonts w:ascii="Times New Roman" w:hAnsi="Times New Roman" w:cs="Times New Roman"/>
          <w:sz w:val="28"/>
        </w:rPr>
        <w:lastRenderedPageBreak/>
        <w:t>располагаются в филиале АО «СО ЕЭС». В режиме онлайн внутри кластерного сегмента данные СВИ передаются на главный уровень, в узел АС СИ СМПР, находящийся в исполнительном аппарате АО «СО ЕЭС».</w:t>
      </w:r>
    </w:p>
    <w:p w14:paraId="463EB79D"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Если система сбора доаварийной информации и система передачи аварийных команд обеспечивают высокую скорость передачи данных, то сервер ЦАЛАР можно расположить в ДЦ, а данные получать через ПАК АССИ СМПР посредством </w:t>
      </w:r>
      <w:r>
        <w:rPr>
          <w:rFonts w:ascii="Times New Roman" w:hAnsi="Times New Roman" w:cs="Times New Roman"/>
          <w:sz w:val="28"/>
          <w:lang w:val="en-US"/>
        </w:rPr>
        <w:t>API</w:t>
      </w:r>
      <w:r>
        <w:rPr>
          <w:rFonts w:ascii="Times New Roman" w:hAnsi="Times New Roman" w:cs="Times New Roman"/>
          <w:sz w:val="28"/>
        </w:rPr>
        <w:t>. В ином случае</w:t>
      </w:r>
      <w:r w:rsidRPr="00916A5C">
        <w:rPr>
          <w:rFonts w:ascii="Times New Roman" w:hAnsi="Times New Roman" w:cs="Times New Roman"/>
          <w:sz w:val="28"/>
        </w:rPr>
        <w:t xml:space="preserve"> </w:t>
      </w:r>
      <w:r>
        <w:rPr>
          <w:rFonts w:ascii="Times New Roman" w:hAnsi="Times New Roman" w:cs="Times New Roman"/>
          <w:sz w:val="28"/>
        </w:rPr>
        <w:t>сервер ЦАЛАР должен располагаться на объекте электроэнергетики и получать данные напрямую от УСВИ и/или КСВД.</w:t>
      </w:r>
    </w:p>
    <w:p w14:paraId="6F16D820"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 СИ СМПР включает в себя:</w:t>
      </w:r>
    </w:p>
    <w:p w14:paraId="5A6E3883" w14:textId="77777777" w:rsidR="002217B3"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517AE137" w14:textId="77777777" w:rsidR="002217B3" w:rsidRPr="002820C2"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хранилище данных,</w:t>
      </w:r>
    </w:p>
    <w:p w14:paraId="721EDCD6"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Pr="00F00609">
        <w:rPr>
          <w:rFonts w:ascii="Times New Roman" w:hAnsi="Times New Roman" w:cs="Times New Roman"/>
          <w:sz w:val="28"/>
        </w:rPr>
        <w:t>асчетный модуль</w:t>
      </w:r>
      <w:r>
        <w:rPr>
          <w:rFonts w:ascii="Times New Roman" w:hAnsi="Times New Roman" w:cs="Times New Roman"/>
          <w:sz w:val="28"/>
        </w:rPr>
        <w:t>,</w:t>
      </w:r>
    </w:p>
    <w:p w14:paraId="250AE020"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2D44F222"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4909D945"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19E0FA85" w14:textId="77777777" w:rsidR="002217B3" w:rsidRPr="00F00609" w:rsidRDefault="002217B3" w:rsidP="002217B3">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6F77A9C" w14:textId="6E0A6924" w:rsidR="002217B3" w:rsidRPr="000A458C" w:rsidRDefault="002217B3" w:rsidP="002217B3">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913232550"/>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[9]</w:t>
          </w:r>
          <w:r>
            <w:rPr>
              <w:rFonts w:ascii="Times New Roman" w:hAnsi="Times New Roman" w:cs="Times New Roman"/>
              <w:sz w:val="28"/>
            </w:rPr>
            <w:fldChar w:fldCharType="end"/>
          </w:r>
        </w:sdtContent>
      </w:sdt>
      <w:r w:rsidRPr="0027524D">
        <w:rPr>
          <w:rFonts w:ascii="Times New Roman" w:hAnsi="Times New Roman" w:cs="Times New Roman"/>
          <w:sz w:val="28"/>
        </w:rPr>
        <w:t>.</w:t>
      </w:r>
      <w:r>
        <w:rPr>
          <w:rFonts w:ascii="Times New Roman" w:hAnsi="Times New Roman" w:cs="Times New Roman"/>
          <w:sz w:val="28"/>
        </w:rPr>
        <w:t xml:space="preserve"> Взаимодействие АС СИ СМПР с внешними системами представлено на рисунке 4. Взаимодействие обеспечивается рядом протоколов: </w:t>
      </w:r>
    </w:p>
    <w:p w14:paraId="3F2798A6" w14:textId="77777777" w:rsidR="002217B3"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6D17FA4F" w14:textId="77777777" w:rsidR="002217B3"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4BEA9904" w14:textId="77777777" w:rsidR="002217B3" w:rsidRPr="0048739D" w:rsidRDefault="002217B3" w:rsidP="002217B3">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01FD1316" w14:textId="77777777" w:rsidR="002217B3" w:rsidRPr="0048739D"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r>
        <w:rPr>
          <w:rFonts w:ascii="Times New Roman" w:hAnsi="Times New Roman" w:cs="Times New Roman"/>
          <w:sz w:val="28"/>
        </w:rPr>
        <w:t xml:space="preserve"> Этот протокол следует использовать в качестве протокола передачи данных СВИ в централизованной АЛАР.</w:t>
      </w:r>
    </w:p>
    <w:p w14:paraId="64D1E44B" w14:textId="77777777" w:rsidR="002217B3" w:rsidRDefault="002217B3" w:rsidP="002217B3">
      <w:pPr>
        <w:spacing w:after="0" w:line="360" w:lineRule="auto"/>
        <w:ind w:firstLine="709"/>
        <w:contextualSpacing/>
        <w:jc w:val="center"/>
      </w:pPr>
      <w:r>
        <w:object w:dxaOrig="5305" w:dyaOrig="5041" w14:anchorId="5534C571">
          <v:shape id="_x0000_i1027" type="#_x0000_t75" style="width:265.8pt;height:252pt" o:ole="">
            <v:imagedata r:id="rId14" o:title=""/>
          </v:shape>
          <o:OLEObject Type="Embed" ProgID="Visio.Drawing.15" ShapeID="_x0000_i1027" DrawAspect="Content" ObjectID="_1673809250" r:id="rId15"/>
        </w:object>
      </w:r>
    </w:p>
    <w:p w14:paraId="632FFF04" w14:textId="77777777" w:rsidR="002217B3" w:rsidRPr="0027524D" w:rsidRDefault="002217B3" w:rsidP="002217B3">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4 – Взаимодействие АС СИ СМПР с внешними системами</w:t>
      </w:r>
    </w:p>
    <w:p w14:paraId="43573144" w14:textId="77777777" w:rsidR="002217B3" w:rsidRDefault="002217B3" w:rsidP="002217B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сервере централизованной АЛАР нет необходимости во многих компонентах АС СИ, связанных с работой СМПР в режиме офлайн. Следовательно, есть возможность вместо АС СИ использовать отдельный адаптер </w:t>
      </w:r>
      <w:r>
        <w:rPr>
          <w:rFonts w:ascii="Times New Roman" w:hAnsi="Times New Roman" w:cs="Times New Roman"/>
          <w:sz w:val="28"/>
          <w:lang w:val="en-US"/>
        </w:rPr>
        <w:t>C</w:t>
      </w:r>
      <w:r w:rsidRPr="002F3FC8">
        <w:rPr>
          <w:rFonts w:ascii="Times New Roman" w:hAnsi="Times New Roman" w:cs="Times New Roman"/>
          <w:sz w:val="28"/>
        </w:rPr>
        <w:t>37.118</w:t>
      </w:r>
      <w:r>
        <w:rPr>
          <w:rFonts w:ascii="Times New Roman" w:hAnsi="Times New Roman" w:cs="Times New Roman"/>
          <w:sz w:val="28"/>
        </w:rPr>
        <w:t xml:space="preserve">. В литературе нет примеров реализации </w:t>
      </w:r>
      <w:r w:rsidRPr="00A36F57">
        <w:rPr>
          <w:rFonts w:ascii="Times New Roman" w:hAnsi="Times New Roman" w:cs="Times New Roman"/>
          <w:sz w:val="28"/>
        </w:rPr>
        <w:t>централизованной</w:t>
      </w:r>
      <w:r>
        <w:rPr>
          <w:rFonts w:ascii="Times New Roman" w:hAnsi="Times New Roman" w:cs="Times New Roman"/>
          <w:sz w:val="28"/>
        </w:rPr>
        <w:t xml:space="preserve"> автоматики ликвидации асинхронного режима. Таким образом, основополагающей задачей работы является разработка архитектуры ЦАЛАР.</w:t>
      </w:r>
    </w:p>
    <w:p w14:paraId="0309DE5D" w14:textId="77777777" w:rsidR="002217B3" w:rsidRDefault="002217B3" w:rsidP="002217B3">
      <w:pPr>
        <w:pStyle w:val="2"/>
      </w:pPr>
      <w:bookmarkStart w:id="22" w:name="_Toc63185266"/>
      <w:r>
        <w:t>1.3. Характеристики аппаратной части</w:t>
      </w:r>
      <w:bookmarkEnd w:id="22"/>
    </w:p>
    <w:p w14:paraId="54899337" w14:textId="15912493" w:rsidR="002217B3" w:rsidRDefault="00932517" w:rsidP="00932517">
      <w:pPr>
        <w:spacing w:after="0" w:line="360" w:lineRule="auto"/>
        <w:ind w:firstLine="709"/>
        <w:contextualSpacing/>
        <w:jc w:val="both"/>
        <w:rPr>
          <w:rFonts w:ascii="Times New Roman" w:hAnsi="Times New Roman" w:cs="Times New Roman"/>
          <w:sz w:val="28"/>
        </w:rPr>
      </w:pPr>
      <w:r w:rsidRPr="00CC1C32">
        <w:rPr>
          <w:rFonts w:ascii="Times New Roman" w:hAnsi="Times New Roman" w:cs="Times New Roman"/>
          <w:bCs/>
          <w:sz w:val="28"/>
        </w:rPr>
        <w:t>Другим важным вопросом</w:t>
      </w:r>
      <w:r>
        <w:rPr>
          <w:rFonts w:ascii="Times New Roman" w:hAnsi="Times New Roman" w:cs="Times New Roman"/>
          <w:bCs/>
          <w:sz w:val="28"/>
        </w:rPr>
        <w:t xml:space="preserve"> является передача управляющих воздействий на объект управления. В существующей системе противоаварийной автоматики для </w:t>
      </w:r>
      <w:r w:rsidR="002217B3">
        <w:rPr>
          <w:rFonts w:ascii="Times New Roman" w:hAnsi="Times New Roman" w:cs="Times New Roman"/>
          <w:sz w:val="28"/>
        </w:rPr>
        <w:t xml:space="preserve">приема и передачи УВ применяются шкафы УПАСК. </w:t>
      </w:r>
      <w:r>
        <w:rPr>
          <w:rFonts w:ascii="Times New Roman" w:hAnsi="Times New Roman" w:cs="Times New Roman"/>
          <w:sz w:val="28"/>
        </w:rPr>
        <w:t>Наиболее распространённым решением в настоящий момент является формирование дискретного сигнала выходными реле устройства противоаварийной автоматики и последующая передача</w:t>
      </w:r>
      <w:r w:rsidR="0092619B">
        <w:rPr>
          <w:rFonts w:ascii="Times New Roman" w:hAnsi="Times New Roman" w:cs="Times New Roman"/>
          <w:sz w:val="28"/>
        </w:rPr>
        <w:t xml:space="preserve"> его</w:t>
      </w:r>
      <w:r>
        <w:rPr>
          <w:rFonts w:ascii="Times New Roman" w:hAnsi="Times New Roman" w:cs="Times New Roman"/>
          <w:sz w:val="28"/>
        </w:rPr>
        <w:t xml:space="preserve"> по высокочастотному каналу связи, либо по оптоволоконному каналу с использование проприетарных протоколов и форматов передачи данных.</w:t>
      </w:r>
      <w:r w:rsidR="0092619B">
        <w:rPr>
          <w:rFonts w:ascii="Times New Roman" w:hAnsi="Times New Roman" w:cs="Times New Roman"/>
          <w:sz w:val="28"/>
        </w:rPr>
        <w:t xml:space="preserve"> Однако, в связи с активным развитием технологий цифровой подстанции, стандартом</w:t>
      </w:r>
      <w:r w:rsidR="00CC1C32">
        <w:rPr>
          <w:rFonts w:ascii="Times New Roman" w:hAnsi="Times New Roman" w:cs="Times New Roman"/>
          <w:sz w:val="28"/>
        </w:rPr>
        <w:t xml:space="preserve"> </w:t>
      </w:r>
      <w:sdt>
        <w:sdtPr>
          <w:rPr>
            <w:rFonts w:ascii="Times New Roman" w:hAnsi="Times New Roman" w:cs="Times New Roman"/>
            <w:sz w:val="28"/>
          </w:rPr>
          <w:id w:val="484978016"/>
          <w:citation/>
        </w:sdtPr>
        <w:sdtEndPr/>
        <w:sdtContent>
          <w:r w:rsidR="00CC1C32">
            <w:rPr>
              <w:rFonts w:ascii="Times New Roman" w:hAnsi="Times New Roman" w:cs="Times New Roman"/>
              <w:sz w:val="28"/>
            </w:rPr>
            <w:fldChar w:fldCharType="begin"/>
          </w:r>
          <w:r w:rsidR="00CC1C32">
            <w:rPr>
              <w:rFonts w:ascii="Times New Roman" w:hAnsi="Times New Roman" w:cs="Times New Roman"/>
              <w:sz w:val="28"/>
            </w:rPr>
            <w:instrText xml:space="preserve"> CITATION СТО5 \l 1049 </w:instrText>
          </w:r>
          <w:r w:rsidR="00CC1C32">
            <w:rPr>
              <w:rFonts w:ascii="Times New Roman" w:hAnsi="Times New Roman" w:cs="Times New Roman"/>
              <w:sz w:val="28"/>
            </w:rPr>
            <w:fldChar w:fldCharType="separate"/>
          </w:r>
          <w:r w:rsidR="008A2B7F" w:rsidRPr="008A2B7F">
            <w:rPr>
              <w:rFonts w:ascii="Times New Roman" w:hAnsi="Times New Roman" w:cs="Times New Roman"/>
              <w:noProof/>
              <w:sz w:val="28"/>
            </w:rPr>
            <w:t>[10]</w:t>
          </w:r>
          <w:r w:rsidR="00CC1C32">
            <w:rPr>
              <w:rFonts w:ascii="Times New Roman" w:hAnsi="Times New Roman" w:cs="Times New Roman"/>
              <w:sz w:val="28"/>
            </w:rPr>
            <w:fldChar w:fldCharType="end"/>
          </w:r>
        </w:sdtContent>
      </w:sdt>
      <w:r w:rsidR="0092619B" w:rsidRPr="00CC1C32">
        <w:rPr>
          <w:rFonts w:ascii="Times New Roman" w:hAnsi="Times New Roman" w:cs="Times New Roman"/>
          <w:sz w:val="28"/>
        </w:rPr>
        <w:t xml:space="preserve"> </w:t>
      </w:r>
      <w:r w:rsidR="0092619B">
        <w:rPr>
          <w:rFonts w:ascii="Times New Roman" w:hAnsi="Times New Roman" w:cs="Times New Roman"/>
          <w:sz w:val="28"/>
        </w:rPr>
        <w:t xml:space="preserve">в настоящее время предусмотрены реализации УПАСК, использующие интерфейсы </w:t>
      </w:r>
      <w:r w:rsidR="0092619B">
        <w:rPr>
          <w:rFonts w:ascii="Times New Roman" w:hAnsi="Times New Roman" w:cs="Times New Roman"/>
          <w:sz w:val="28"/>
          <w:lang w:val="en-US"/>
        </w:rPr>
        <w:t>Ethernet</w:t>
      </w:r>
      <w:r w:rsidR="0092619B" w:rsidRPr="00CC1C32">
        <w:rPr>
          <w:rFonts w:ascii="Times New Roman" w:hAnsi="Times New Roman" w:cs="Times New Roman"/>
          <w:sz w:val="28"/>
        </w:rPr>
        <w:t xml:space="preserve"> </w:t>
      </w:r>
      <w:r w:rsidR="0092619B">
        <w:rPr>
          <w:rFonts w:ascii="Times New Roman" w:hAnsi="Times New Roman" w:cs="Times New Roman"/>
          <w:sz w:val="28"/>
        </w:rPr>
        <w:t>и</w:t>
      </w:r>
      <w:r w:rsidR="002217B3">
        <w:rPr>
          <w:rFonts w:ascii="Times New Roman" w:hAnsi="Times New Roman" w:cs="Times New Roman"/>
          <w:sz w:val="28"/>
        </w:rPr>
        <w:t xml:space="preserve"> протокол связи – </w:t>
      </w:r>
      <w:r w:rsidR="002217B3" w:rsidRPr="00445FE6">
        <w:rPr>
          <w:rFonts w:ascii="Times New Roman" w:hAnsi="Times New Roman" w:cs="Times New Roman"/>
          <w:sz w:val="28"/>
        </w:rPr>
        <w:t>IEC 61850-8-1 GOOSE</w:t>
      </w:r>
      <w:r w:rsidR="002217B3">
        <w:rPr>
          <w:rFonts w:ascii="Times New Roman" w:hAnsi="Times New Roman" w:cs="Times New Roman"/>
          <w:sz w:val="28"/>
        </w:rPr>
        <w:t xml:space="preserve"> </w:t>
      </w:r>
      <w:sdt>
        <w:sdtPr>
          <w:rPr>
            <w:rFonts w:ascii="Times New Roman" w:hAnsi="Times New Roman" w:cs="Times New Roman"/>
            <w:sz w:val="28"/>
          </w:rPr>
          <w:id w:val="-524637164"/>
          <w:citation/>
        </w:sdtPr>
        <w:sdtEndPr/>
        <w:sdtContent>
          <w:r w:rsidR="002217B3">
            <w:rPr>
              <w:rFonts w:ascii="Times New Roman" w:hAnsi="Times New Roman" w:cs="Times New Roman"/>
              <w:sz w:val="28"/>
            </w:rPr>
            <w:fldChar w:fldCharType="begin"/>
          </w:r>
          <w:r w:rsidR="002217B3">
            <w:rPr>
              <w:rFonts w:ascii="Times New Roman" w:hAnsi="Times New Roman" w:cs="Times New Roman"/>
              <w:sz w:val="28"/>
            </w:rPr>
            <w:instrText xml:space="preserve"> CITATION ЭКР \l 1049 </w:instrText>
          </w:r>
          <w:r w:rsidR="002217B3">
            <w:rPr>
              <w:rFonts w:ascii="Times New Roman" w:hAnsi="Times New Roman" w:cs="Times New Roman"/>
              <w:sz w:val="28"/>
            </w:rPr>
            <w:fldChar w:fldCharType="separate"/>
          </w:r>
          <w:r w:rsidR="008A2B7F" w:rsidRPr="008A2B7F">
            <w:rPr>
              <w:rFonts w:ascii="Times New Roman" w:hAnsi="Times New Roman" w:cs="Times New Roman"/>
              <w:noProof/>
              <w:sz w:val="28"/>
            </w:rPr>
            <w:t>[11]</w:t>
          </w:r>
          <w:r w:rsidR="002217B3">
            <w:rPr>
              <w:rFonts w:ascii="Times New Roman" w:hAnsi="Times New Roman" w:cs="Times New Roman"/>
              <w:sz w:val="28"/>
            </w:rPr>
            <w:fldChar w:fldCharType="end"/>
          </w:r>
        </w:sdtContent>
      </w:sdt>
      <w:r w:rsidR="002217B3">
        <w:rPr>
          <w:rFonts w:ascii="Times New Roman" w:hAnsi="Times New Roman" w:cs="Times New Roman"/>
          <w:sz w:val="28"/>
        </w:rPr>
        <w:t xml:space="preserve">. </w:t>
      </w:r>
      <w:r w:rsidR="0092619B">
        <w:rPr>
          <w:rFonts w:ascii="Times New Roman" w:hAnsi="Times New Roman" w:cs="Times New Roman"/>
          <w:sz w:val="28"/>
        </w:rPr>
        <w:t>При этом в</w:t>
      </w:r>
      <w:r w:rsidR="002217B3" w:rsidRPr="00120759">
        <w:rPr>
          <w:rFonts w:ascii="Times New Roman" w:hAnsi="Times New Roman" w:cs="Times New Roman"/>
          <w:sz w:val="28"/>
        </w:rPr>
        <w:t>иртуальные входы переда</w:t>
      </w:r>
      <w:r w:rsidR="002217B3">
        <w:rPr>
          <w:rFonts w:ascii="Times New Roman" w:hAnsi="Times New Roman" w:cs="Times New Roman"/>
          <w:sz w:val="28"/>
        </w:rPr>
        <w:t xml:space="preserve">тчика УПАСК </w:t>
      </w:r>
      <w:r w:rsidR="002217B3">
        <w:rPr>
          <w:rFonts w:ascii="Times New Roman" w:hAnsi="Times New Roman" w:cs="Times New Roman"/>
          <w:sz w:val="28"/>
        </w:rPr>
        <w:lastRenderedPageBreak/>
        <w:t xml:space="preserve">управляются </w:t>
      </w:r>
      <w:r w:rsidR="002217B3" w:rsidRPr="00120759">
        <w:rPr>
          <w:rFonts w:ascii="Times New Roman" w:hAnsi="Times New Roman" w:cs="Times New Roman"/>
          <w:sz w:val="28"/>
        </w:rPr>
        <w:t>приемом соответствующих им GOOSE</w:t>
      </w:r>
      <w:r w:rsidR="002217B3">
        <w:rPr>
          <w:rFonts w:ascii="Times New Roman" w:hAnsi="Times New Roman" w:cs="Times New Roman"/>
          <w:sz w:val="28"/>
        </w:rPr>
        <w:t xml:space="preserve"> </w:t>
      </w:r>
      <w:r w:rsidR="002217B3" w:rsidRPr="00120759">
        <w:rPr>
          <w:rFonts w:ascii="Times New Roman" w:hAnsi="Times New Roman" w:cs="Times New Roman"/>
          <w:sz w:val="28"/>
        </w:rPr>
        <w:t>сообщений</w:t>
      </w:r>
      <w:r w:rsidR="002217B3">
        <w:rPr>
          <w:rFonts w:ascii="Times New Roman" w:hAnsi="Times New Roman" w:cs="Times New Roman"/>
          <w:sz w:val="28"/>
        </w:rPr>
        <w:t xml:space="preserve">. Таким образом </w:t>
      </w:r>
      <w:r w:rsidR="0092619B">
        <w:rPr>
          <w:rFonts w:ascii="Times New Roman" w:hAnsi="Times New Roman" w:cs="Times New Roman"/>
          <w:sz w:val="28"/>
        </w:rPr>
        <w:t xml:space="preserve">в данной работе в качестве предпочтительного варианта принимается организация </w:t>
      </w:r>
      <w:r w:rsidR="002217B3">
        <w:rPr>
          <w:rFonts w:ascii="Times New Roman" w:hAnsi="Times New Roman" w:cs="Times New Roman"/>
          <w:sz w:val="28"/>
        </w:rPr>
        <w:t xml:space="preserve">взаимодействия ЦАЛАР с УПАСК </w:t>
      </w:r>
      <w:r w:rsidR="00CC1C32">
        <w:rPr>
          <w:rFonts w:ascii="Times New Roman" w:hAnsi="Times New Roman" w:cs="Times New Roman"/>
          <w:sz w:val="28"/>
        </w:rPr>
        <w:t>посредством</w:t>
      </w:r>
      <w:r w:rsidR="00CC1C32" w:rsidRPr="00120759">
        <w:rPr>
          <w:rFonts w:ascii="Times New Roman" w:hAnsi="Times New Roman" w:cs="Times New Roman"/>
          <w:sz w:val="28"/>
        </w:rPr>
        <w:t xml:space="preserve"> </w:t>
      </w:r>
      <w:r w:rsidR="00CC1C32">
        <w:rPr>
          <w:rFonts w:ascii="Times New Roman" w:hAnsi="Times New Roman" w:cs="Times New Roman"/>
          <w:sz w:val="28"/>
        </w:rPr>
        <w:t>передачи</w:t>
      </w:r>
      <w:r w:rsidR="00CC1C32" w:rsidRPr="00120759">
        <w:rPr>
          <w:rFonts w:ascii="Times New Roman" w:hAnsi="Times New Roman" w:cs="Times New Roman"/>
          <w:sz w:val="28"/>
        </w:rPr>
        <w:t xml:space="preserve"> </w:t>
      </w:r>
      <w:r w:rsidR="002217B3">
        <w:rPr>
          <w:rFonts w:ascii="Times New Roman" w:hAnsi="Times New Roman" w:cs="Times New Roman"/>
          <w:sz w:val="28"/>
        </w:rPr>
        <w:t>команд противоаварийного управления</w:t>
      </w:r>
      <w:r w:rsidR="002217B3" w:rsidRPr="00120759">
        <w:rPr>
          <w:rFonts w:ascii="Times New Roman" w:hAnsi="Times New Roman" w:cs="Times New Roman"/>
          <w:sz w:val="28"/>
        </w:rPr>
        <w:t xml:space="preserve"> в цифровом формате стандарта IEC 61850-8-1 GOOSE</w:t>
      </w:r>
      <w:r w:rsidR="002217B3">
        <w:rPr>
          <w:rFonts w:ascii="Times New Roman" w:hAnsi="Times New Roman" w:cs="Times New Roman"/>
          <w:sz w:val="28"/>
        </w:rPr>
        <w:t>. Для осуществления передачи необходимо применять ш</w:t>
      </w:r>
      <w:r w:rsidR="002217B3" w:rsidRPr="00806F3B">
        <w:rPr>
          <w:rFonts w:ascii="Times New Roman" w:hAnsi="Times New Roman" w:cs="Times New Roman"/>
          <w:sz w:val="28"/>
        </w:rPr>
        <w:t>каф выходных</w:t>
      </w:r>
      <w:r w:rsidR="002217B3">
        <w:rPr>
          <w:rFonts w:ascii="Times New Roman" w:hAnsi="Times New Roman" w:cs="Times New Roman"/>
          <w:sz w:val="28"/>
        </w:rPr>
        <w:t xml:space="preserve"> </w:t>
      </w:r>
      <w:r w:rsidR="002217B3" w:rsidRPr="00806F3B">
        <w:rPr>
          <w:rFonts w:ascii="Times New Roman" w:hAnsi="Times New Roman" w:cs="Times New Roman"/>
          <w:sz w:val="28"/>
        </w:rPr>
        <w:t>размножающих</w:t>
      </w:r>
      <w:r w:rsidR="002217B3">
        <w:rPr>
          <w:rFonts w:ascii="Times New Roman" w:hAnsi="Times New Roman" w:cs="Times New Roman"/>
          <w:sz w:val="28"/>
        </w:rPr>
        <w:t xml:space="preserve"> </w:t>
      </w:r>
      <w:r w:rsidR="002217B3" w:rsidRPr="00806F3B">
        <w:rPr>
          <w:rFonts w:ascii="Times New Roman" w:hAnsi="Times New Roman" w:cs="Times New Roman"/>
          <w:sz w:val="28"/>
        </w:rPr>
        <w:t>реле</w:t>
      </w:r>
      <w:r w:rsidR="002217B3">
        <w:rPr>
          <w:rFonts w:ascii="Times New Roman" w:hAnsi="Times New Roman" w:cs="Times New Roman"/>
          <w:sz w:val="28"/>
        </w:rPr>
        <w:t>, который будет осуществлять взаимодействие между шкафом ЦАЛАР и шкафом УПАСК. Так как централизованная АЛАР на данный момент не применяется, то для ЦАЛАР понадобится применение нетипового шкафа противоаварийной автоматики.</w:t>
      </w:r>
    </w:p>
    <w:p w14:paraId="4F83C9D6" w14:textId="36AF365C" w:rsidR="00B12904" w:rsidRDefault="00963A24" w:rsidP="00963A24">
      <w:pPr>
        <w:pStyle w:val="2"/>
      </w:pPr>
      <w:bookmarkStart w:id="23" w:name="_Toc63185267"/>
      <w:r>
        <w:t xml:space="preserve">Выводы по разделу </w:t>
      </w:r>
      <w:r w:rsidR="00750235">
        <w:t>1</w:t>
      </w:r>
      <w:bookmarkEnd w:id="23"/>
    </w:p>
    <w:p w14:paraId="57484962" w14:textId="7452F70C" w:rsidR="005C1A27" w:rsidRDefault="00963A2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Замечено, что для централизованной АЛАР </w:t>
      </w:r>
      <w:r w:rsidR="00EE7397">
        <w:rPr>
          <w:rFonts w:ascii="Times New Roman" w:hAnsi="Times New Roman" w:cs="Times New Roman"/>
          <w:sz w:val="28"/>
        </w:rPr>
        <w:t>достаточно объектового и регионального уровней</w:t>
      </w:r>
      <w:r w:rsidR="000A458C" w:rsidRPr="002F3FC8">
        <w:rPr>
          <w:rFonts w:ascii="Times New Roman" w:hAnsi="Times New Roman" w:cs="Times New Roman"/>
          <w:sz w:val="28"/>
        </w:rPr>
        <w:t>.</w:t>
      </w:r>
      <w:r w:rsidR="00D375E0">
        <w:rPr>
          <w:rFonts w:ascii="Times New Roman" w:hAnsi="Times New Roman" w:cs="Times New Roman"/>
          <w:sz w:val="28"/>
        </w:rPr>
        <w:t xml:space="preserve"> При проектировании следует учитывать необходимость учета местной информации и различных принципов реализации управляющих воздействий.</w:t>
      </w:r>
      <w:r w:rsidR="000A458C" w:rsidRPr="002F3FC8">
        <w:rPr>
          <w:rFonts w:ascii="Times New Roman" w:hAnsi="Times New Roman" w:cs="Times New Roman"/>
          <w:sz w:val="28"/>
        </w:rPr>
        <w:t xml:space="preserve"> </w:t>
      </w:r>
      <w:r w:rsidR="000A458C">
        <w:rPr>
          <w:rFonts w:ascii="Times New Roman" w:hAnsi="Times New Roman" w:cs="Times New Roman"/>
          <w:sz w:val="28"/>
        </w:rPr>
        <w:t>Также отмечено</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 xml:space="preserve">что может потребоваться </w:t>
      </w:r>
      <w:r w:rsidR="00BA2197">
        <w:rPr>
          <w:rFonts w:ascii="Times New Roman" w:hAnsi="Times New Roman" w:cs="Times New Roman"/>
          <w:sz w:val="28"/>
        </w:rPr>
        <w:t xml:space="preserve">размещение </w:t>
      </w:r>
      <w:r w:rsidR="0018490C">
        <w:rPr>
          <w:rFonts w:ascii="Times New Roman" w:hAnsi="Times New Roman" w:cs="Times New Roman"/>
          <w:sz w:val="28"/>
        </w:rPr>
        <w:t>сервера ЦАЛАР вне ДЦ</w:t>
      </w:r>
      <w:r w:rsidR="000A458C">
        <w:rPr>
          <w:rFonts w:ascii="Times New Roman" w:hAnsi="Times New Roman" w:cs="Times New Roman"/>
          <w:sz w:val="28"/>
        </w:rPr>
        <w:t xml:space="preserve"> – на объекте энергетики</w:t>
      </w:r>
      <w:r w:rsidR="0018490C">
        <w:rPr>
          <w:rFonts w:ascii="Times New Roman" w:hAnsi="Times New Roman" w:cs="Times New Roman"/>
          <w:sz w:val="28"/>
        </w:rPr>
        <w:t>.</w:t>
      </w:r>
      <w:r w:rsidR="00003222">
        <w:rPr>
          <w:rFonts w:ascii="Times New Roman" w:hAnsi="Times New Roman" w:cs="Times New Roman"/>
          <w:sz w:val="28"/>
        </w:rPr>
        <w:t xml:space="preserve"> В качетсве протокола передачи данных СВИ решено использовать </w:t>
      </w:r>
      <w:r w:rsidR="00003222">
        <w:rPr>
          <w:rFonts w:ascii="Times New Roman" w:hAnsi="Times New Roman" w:cs="Times New Roman"/>
          <w:sz w:val="28"/>
          <w:lang w:val="en-US"/>
        </w:rPr>
        <w:t>C</w:t>
      </w:r>
      <w:r w:rsidR="00003222" w:rsidRPr="00170999">
        <w:rPr>
          <w:rFonts w:ascii="Times New Roman" w:hAnsi="Times New Roman" w:cs="Times New Roman"/>
          <w:sz w:val="28"/>
        </w:rPr>
        <w:t>37.118.</w:t>
      </w:r>
      <w:r w:rsidR="00D375E0">
        <w:rPr>
          <w:rFonts w:ascii="Times New Roman" w:hAnsi="Times New Roman" w:cs="Times New Roman"/>
          <w:sz w:val="28"/>
        </w:rPr>
        <w:t xml:space="preserve"> </w:t>
      </w:r>
      <w:r w:rsidR="00253A75">
        <w:rPr>
          <w:rFonts w:ascii="Times New Roman" w:hAnsi="Times New Roman" w:cs="Times New Roman"/>
          <w:sz w:val="28"/>
        </w:rPr>
        <w:t>Были рассмотрены аппаратные характеристики терминала защиты</w:t>
      </w:r>
      <w:r w:rsidR="00003222">
        <w:rPr>
          <w:rFonts w:ascii="Times New Roman" w:hAnsi="Times New Roman" w:cs="Times New Roman"/>
          <w:sz w:val="28"/>
        </w:rPr>
        <w:t xml:space="preserve"> шкафа ПА с функцией АЛАР и</w:t>
      </w:r>
      <w:r w:rsidR="00253A75">
        <w:rPr>
          <w:rFonts w:ascii="Times New Roman" w:hAnsi="Times New Roman" w:cs="Times New Roman"/>
          <w:sz w:val="28"/>
        </w:rPr>
        <w:t xml:space="preserve"> </w:t>
      </w:r>
      <w:r w:rsidR="00003222">
        <w:rPr>
          <w:rFonts w:ascii="Times New Roman" w:hAnsi="Times New Roman" w:cs="Times New Roman"/>
          <w:sz w:val="28"/>
        </w:rPr>
        <w:t xml:space="preserve">сервера </w:t>
      </w:r>
      <w:r w:rsidR="00253A75">
        <w:rPr>
          <w:rFonts w:ascii="Times New Roman" w:hAnsi="Times New Roman" w:cs="Times New Roman"/>
          <w:sz w:val="28"/>
        </w:rPr>
        <w:t xml:space="preserve">ПТК ЦСПА. </w:t>
      </w:r>
      <w:r w:rsidR="00003222">
        <w:rPr>
          <w:rFonts w:ascii="Times New Roman" w:hAnsi="Times New Roman" w:cs="Times New Roman"/>
          <w:sz w:val="28"/>
        </w:rPr>
        <w:t>Рассмотрены возможности взаимодействия со шкафом УПАСК. Также в</w:t>
      </w:r>
      <w:r w:rsidR="00BA2197">
        <w:rPr>
          <w:rFonts w:ascii="Times New Roman" w:hAnsi="Times New Roman" w:cs="Times New Roman"/>
          <w:sz w:val="28"/>
        </w:rPr>
        <w:t>ыявлено</w:t>
      </w:r>
      <w:r w:rsidR="0018490C">
        <w:rPr>
          <w:rFonts w:ascii="Times New Roman" w:hAnsi="Times New Roman" w:cs="Times New Roman"/>
          <w:sz w:val="28"/>
        </w:rPr>
        <w:t>,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w:t>
      </w:r>
      <w:r w:rsidR="00003222">
        <w:rPr>
          <w:rFonts w:ascii="Times New Roman" w:hAnsi="Times New Roman" w:cs="Times New Roman"/>
          <w:sz w:val="28"/>
        </w:rPr>
        <w:t xml:space="preserve"> в данной работе</w:t>
      </w:r>
      <w:r w:rsidR="0018490C">
        <w:rPr>
          <w:rFonts w:ascii="Times New Roman" w:hAnsi="Times New Roman" w:cs="Times New Roman"/>
          <w:sz w:val="28"/>
        </w:rPr>
        <w:t xml:space="preserve"> </w:t>
      </w:r>
      <w:r w:rsidR="00003222">
        <w:rPr>
          <w:rFonts w:ascii="Times New Roman" w:hAnsi="Times New Roman" w:cs="Times New Roman"/>
          <w:sz w:val="28"/>
        </w:rPr>
        <w:t xml:space="preserve">для разработки ПО ЦАЛАР следует спроектировать </w:t>
      </w:r>
      <w:r w:rsidR="0018490C" w:rsidRPr="0018490C">
        <w:rPr>
          <w:rFonts w:ascii="Times New Roman" w:hAnsi="Times New Roman" w:cs="Times New Roman"/>
          <w:sz w:val="28"/>
        </w:rPr>
        <w:t>архитектур</w:t>
      </w:r>
      <w:r w:rsidR="00003222">
        <w:rPr>
          <w:rFonts w:ascii="Times New Roman" w:hAnsi="Times New Roman" w:cs="Times New Roman"/>
          <w:sz w:val="28"/>
        </w:rPr>
        <w:t>у системы централизованной</w:t>
      </w:r>
      <w:r w:rsidR="0018490C" w:rsidRPr="0018490C">
        <w:rPr>
          <w:rFonts w:ascii="Times New Roman" w:hAnsi="Times New Roman" w:cs="Times New Roman"/>
          <w:sz w:val="28"/>
        </w:rPr>
        <w:t xml:space="preserve"> АЛАР.</w:t>
      </w:r>
    </w:p>
    <w:p w14:paraId="179ABDC1" w14:textId="77777777" w:rsidR="007A5040" w:rsidRPr="0027524D" w:rsidRDefault="007A5040" w:rsidP="001B1095">
      <w:pPr>
        <w:spacing w:after="0" w:line="360" w:lineRule="auto"/>
        <w:contextualSpacing/>
        <w:jc w:val="both"/>
        <w:rPr>
          <w:rFonts w:ascii="Times New Roman" w:hAnsi="Times New Roman" w:cs="Times New Roman"/>
          <w:sz w:val="28"/>
        </w:rPr>
      </w:pPr>
    </w:p>
    <w:p w14:paraId="0B34285F" w14:textId="77777777" w:rsidR="00656E91" w:rsidRDefault="005D6C6A" w:rsidP="005C1A27">
      <w:pPr>
        <w:pStyle w:val="1"/>
      </w:pPr>
      <w:bookmarkStart w:id="24" w:name="_Toc63185268"/>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24"/>
    </w:p>
    <w:p w14:paraId="1CDCF170" w14:textId="2E1F8336" w:rsidR="0048739D" w:rsidRDefault="0048739D" w:rsidP="0048739D">
      <w:pPr>
        <w:pStyle w:val="2"/>
      </w:pPr>
      <w:bookmarkStart w:id="25" w:name="_Toc63185269"/>
      <w:r>
        <w:t xml:space="preserve">2.1. </w:t>
      </w:r>
      <w:r w:rsidR="00E124B2">
        <w:t>А</w:t>
      </w:r>
      <w:r>
        <w:t>рхитектур</w:t>
      </w:r>
      <w:r w:rsidR="00E124B2">
        <w:t>а программного обеспечения</w:t>
      </w:r>
      <w:r>
        <w:t xml:space="preserve"> </w:t>
      </w:r>
      <w:r w:rsidRPr="00AF035E">
        <w:t>централизованной АЛАР</w:t>
      </w:r>
      <w:bookmarkEnd w:id="25"/>
    </w:p>
    <w:p w14:paraId="632717FF" w14:textId="77777777" w:rsidR="0048739D" w:rsidRPr="00A417E1" w:rsidRDefault="0048739D" w:rsidP="0048739D">
      <w:pPr>
        <w:pStyle w:val="3"/>
      </w:pPr>
      <w:bookmarkStart w:id="26" w:name="_Toc63185270"/>
      <w:r>
        <w:t>2.1.1. Укрупненная структура централизованной АЛАР</w:t>
      </w:r>
      <w:bookmarkEnd w:id="26"/>
    </w:p>
    <w:p w14:paraId="01F8CB3D" w14:textId="247591F8" w:rsidR="00C9084D"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C67B8">
        <w:rPr>
          <w:rFonts w:ascii="Times New Roman" w:hAnsi="Times New Roman" w:cs="Times New Roman"/>
          <w:sz w:val="28"/>
        </w:rPr>
        <w:t xml:space="preserve">5 </w:t>
      </w:r>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w:t>
      </w:r>
      <w:r w:rsidR="00C9084D">
        <w:rPr>
          <w:rFonts w:ascii="Times New Roman" w:hAnsi="Times New Roman" w:cs="Times New Roman"/>
          <w:sz w:val="28"/>
        </w:rPr>
        <w:t>Она состоит из трех основных функциональных блоков:</w:t>
      </w:r>
    </w:p>
    <w:p w14:paraId="7456F73A" w14:textId="4E61AD69" w:rsidR="00C9084D"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 прогнозирования возникновения асинхронного режима (обозначен желтым цветом);</w:t>
      </w:r>
    </w:p>
    <w:p w14:paraId="5DFC71B8" w14:textId="360D7325" w:rsidR="00C9084D"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w:t>
      </w:r>
      <w:r w:rsidRPr="00C9084D">
        <w:rPr>
          <w:rFonts w:ascii="Times New Roman" w:hAnsi="Times New Roman" w:cs="Times New Roman"/>
          <w:sz w:val="28"/>
        </w:rPr>
        <w:t xml:space="preserve"> </w:t>
      </w:r>
      <w:r>
        <w:rPr>
          <w:rFonts w:ascii="Times New Roman" w:hAnsi="Times New Roman" w:cs="Times New Roman"/>
          <w:sz w:val="28"/>
        </w:rPr>
        <w:t>выбора сечения деления системы (обозначен синим цветом);</w:t>
      </w:r>
    </w:p>
    <w:p w14:paraId="3D071308" w14:textId="761DD2AD" w:rsidR="00C9084D" w:rsidRPr="001B1095" w:rsidRDefault="00C9084D" w:rsidP="002F3FC8">
      <w:pPr>
        <w:pStyle w:val="a4"/>
        <w:numPr>
          <w:ilvl w:val="0"/>
          <w:numId w:val="43"/>
        </w:numPr>
        <w:spacing w:after="0" w:line="360" w:lineRule="auto"/>
        <w:jc w:val="both"/>
        <w:rPr>
          <w:rFonts w:ascii="Times New Roman" w:hAnsi="Times New Roman" w:cs="Times New Roman"/>
          <w:sz w:val="28"/>
        </w:rPr>
      </w:pPr>
      <w:r>
        <w:rPr>
          <w:rFonts w:ascii="Times New Roman" w:hAnsi="Times New Roman" w:cs="Times New Roman"/>
          <w:sz w:val="28"/>
        </w:rPr>
        <w:t>Блок выявления возмущения в энергосистеме и определения групп когерентных генераторов (обозначен фиолетовым цветом).</w:t>
      </w:r>
    </w:p>
    <w:p w14:paraId="12A70FEB" w14:textId="3A15CE32" w:rsidR="00855AA8" w:rsidRDefault="004D05F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Согласно</w:t>
      </w:r>
      <w:r w:rsidR="0048739D">
        <w:rPr>
          <w:rFonts w:ascii="Times New Roman" w:hAnsi="Times New Roman" w:cs="Times New Roman"/>
          <w:sz w:val="28"/>
        </w:rPr>
        <w:t xml:space="preserve"> </w:t>
      </w:r>
      <w:sdt>
        <w:sdtPr>
          <w:rPr>
            <w:rFonts w:ascii="Times New Roman" w:hAnsi="Times New Roman" w:cs="Times New Roman"/>
            <w:sz w:val="28"/>
          </w:rPr>
          <w:id w:val="-1185898921"/>
          <w:citation/>
        </w:sdtPr>
        <w:sdtEndPr/>
        <w:sdtContent>
          <w:r w:rsidR="0048739D">
            <w:rPr>
              <w:rFonts w:ascii="Times New Roman" w:hAnsi="Times New Roman" w:cs="Times New Roman"/>
              <w:sz w:val="28"/>
            </w:rPr>
            <w:fldChar w:fldCharType="begin"/>
          </w:r>
          <w:r w:rsidR="0048739D">
            <w:rPr>
              <w:rFonts w:ascii="Times New Roman" w:hAnsi="Times New Roman" w:cs="Times New Roman"/>
              <w:sz w:val="28"/>
            </w:rPr>
            <w:instrText xml:space="preserve"> CITATION МагДис \l 1049 </w:instrText>
          </w:r>
          <w:r w:rsidR="0048739D">
            <w:rPr>
              <w:rFonts w:ascii="Times New Roman" w:hAnsi="Times New Roman" w:cs="Times New Roman"/>
              <w:sz w:val="28"/>
            </w:rPr>
            <w:fldChar w:fldCharType="separate"/>
          </w:r>
          <w:r w:rsidR="008A2B7F" w:rsidRPr="008A2B7F">
            <w:rPr>
              <w:rFonts w:ascii="Times New Roman" w:hAnsi="Times New Roman" w:cs="Times New Roman"/>
              <w:noProof/>
              <w:sz w:val="28"/>
            </w:rPr>
            <w:t>[1]</w:t>
          </w:r>
          <w:r w:rsidR="0048739D">
            <w:rPr>
              <w:rFonts w:ascii="Times New Roman" w:hAnsi="Times New Roman" w:cs="Times New Roman"/>
              <w:sz w:val="28"/>
            </w:rPr>
            <w:fldChar w:fldCharType="end"/>
          </w:r>
        </w:sdtContent>
      </w:sdt>
      <w:r w:rsidR="0048739D">
        <w:rPr>
          <w:rFonts w:ascii="Times New Roman" w:hAnsi="Times New Roman" w:cs="Times New Roman"/>
          <w:sz w:val="28"/>
        </w:rPr>
        <w:t xml:space="preserve"> блок</w:t>
      </w:r>
      <w:r w:rsidR="00C9084D" w:rsidRPr="00C9084D">
        <w:rPr>
          <w:rFonts w:ascii="Times New Roman" w:hAnsi="Times New Roman" w:cs="Times New Roman"/>
          <w:sz w:val="28"/>
        </w:rPr>
        <w:t xml:space="preserve"> </w:t>
      </w:r>
      <w:r w:rsidR="00C9084D">
        <w:rPr>
          <w:rFonts w:ascii="Times New Roman" w:hAnsi="Times New Roman" w:cs="Times New Roman"/>
          <w:sz w:val="28"/>
        </w:rPr>
        <w:t>выявления возмущения в энергосистеме и определения групп когерентных генераторов</w:t>
      </w:r>
      <w:r w:rsidR="0048739D">
        <w:rPr>
          <w:rFonts w:ascii="Times New Roman" w:hAnsi="Times New Roman" w:cs="Times New Roman"/>
          <w:sz w:val="28"/>
        </w:rPr>
        <w:t xml:space="preserve"> относится к </w:t>
      </w:r>
      <w:r w:rsidR="0048739D" w:rsidRPr="009D0F98">
        <w:rPr>
          <w:rFonts w:ascii="Times New Roman" w:hAnsi="Times New Roman" w:cs="Times New Roman"/>
          <w:sz w:val="28"/>
        </w:rPr>
        <w:t>орган</w:t>
      </w:r>
      <w:r w:rsidR="0048739D">
        <w:rPr>
          <w:rFonts w:ascii="Times New Roman" w:hAnsi="Times New Roman" w:cs="Times New Roman"/>
          <w:sz w:val="28"/>
        </w:rPr>
        <w:t>у</w:t>
      </w:r>
      <w:r w:rsidR="0048739D" w:rsidRPr="009D0F98">
        <w:rPr>
          <w:rFonts w:ascii="Times New Roman" w:hAnsi="Times New Roman" w:cs="Times New Roman"/>
          <w:sz w:val="28"/>
        </w:rPr>
        <w:t xml:space="preserve"> централизованного определения сечения деления системы</w:t>
      </w:r>
      <w:r w:rsidR="0048739D">
        <w:rPr>
          <w:rFonts w:ascii="Times New Roman" w:hAnsi="Times New Roman" w:cs="Times New Roman"/>
          <w:sz w:val="28"/>
        </w:rPr>
        <w:t>.</w:t>
      </w:r>
      <w:r w:rsidR="00855AA8">
        <w:rPr>
          <w:rFonts w:ascii="Times New Roman" w:hAnsi="Times New Roman" w:cs="Times New Roman"/>
          <w:sz w:val="28"/>
        </w:rPr>
        <w:t xml:space="preserve"> </w:t>
      </w:r>
      <w:r w:rsidR="0048739D">
        <w:rPr>
          <w:rFonts w:ascii="Times New Roman" w:hAnsi="Times New Roman" w:cs="Times New Roman"/>
          <w:sz w:val="28"/>
        </w:rPr>
        <w:t xml:space="preserve">Но так как от факта выявления им возмущения зависит, будет ли происходить идентификация АР, то данный блок </w:t>
      </w:r>
      <w:r w:rsidR="00855AA8">
        <w:rPr>
          <w:rFonts w:ascii="Times New Roman" w:hAnsi="Times New Roman" w:cs="Times New Roman"/>
          <w:sz w:val="28"/>
        </w:rPr>
        <w:t xml:space="preserve">логически </w:t>
      </w:r>
      <w:r w:rsidR="0048739D">
        <w:rPr>
          <w:rFonts w:ascii="Times New Roman" w:hAnsi="Times New Roman" w:cs="Times New Roman"/>
          <w:sz w:val="28"/>
        </w:rPr>
        <w:t>отдел</w:t>
      </w:r>
      <w:r w:rsidR="00855AA8">
        <w:rPr>
          <w:rFonts w:ascii="Times New Roman" w:hAnsi="Times New Roman" w:cs="Times New Roman"/>
          <w:sz w:val="28"/>
        </w:rPr>
        <w:t>ен</w:t>
      </w:r>
      <w:r w:rsidR="0048739D">
        <w:rPr>
          <w:rFonts w:ascii="Times New Roman" w:hAnsi="Times New Roman" w:cs="Times New Roman"/>
          <w:sz w:val="28"/>
        </w:rPr>
        <w:t>.</w:t>
      </w:r>
      <w:r w:rsidR="00C9084D">
        <w:rPr>
          <w:rFonts w:ascii="Times New Roman" w:hAnsi="Times New Roman" w:cs="Times New Roman"/>
          <w:sz w:val="28"/>
        </w:rPr>
        <w:t xml:space="preserve"> </w:t>
      </w:r>
      <w:r w:rsidR="00855AA8">
        <w:rPr>
          <w:rFonts w:ascii="Times New Roman" w:hAnsi="Times New Roman" w:cs="Times New Roman"/>
          <w:sz w:val="28"/>
        </w:rPr>
        <w:t>Блок</w:t>
      </w:r>
      <w:r w:rsidR="00855AA8" w:rsidRPr="00855AA8">
        <w:rPr>
          <w:rFonts w:ascii="Times New Roman" w:hAnsi="Times New Roman" w:cs="Times New Roman"/>
          <w:sz w:val="28"/>
        </w:rPr>
        <w:t xml:space="preserve"> </w:t>
      </w:r>
      <w:r w:rsidR="00855AA8">
        <w:rPr>
          <w:rFonts w:ascii="Times New Roman" w:hAnsi="Times New Roman" w:cs="Times New Roman"/>
          <w:sz w:val="28"/>
        </w:rPr>
        <w:t xml:space="preserve">выбора сечения ДС является аналогом АДВ в ПТК ЦСПА. </w:t>
      </w:r>
      <w:r w:rsidR="00C9084D">
        <w:rPr>
          <w:rFonts w:ascii="Times New Roman" w:hAnsi="Times New Roman" w:cs="Times New Roman"/>
          <w:sz w:val="28"/>
        </w:rPr>
        <w:t xml:space="preserve">Стрелка от блока прогнозирования АР к блоку выбора сечения ДС на </w:t>
      </w:r>
      <w:r w:rsidR="00102381">
        <w:rPr>
          <w:rFonts w:ascii="Times New Roman" w:hAnsi="Times New Roman" w:cs="Times New Roman"/>
          <w:sz w:val="28"/>
        </w:rPr>
        <w:t>этапе ПОСЛЕ</w:t>
      </w:r>
      <w:r w:rsidR="00C9084D">
        <w:rPr>
          <w:rFonts w:ascii="Times New Roman" w:hAnsi="Times New Roman" w:cs="Times New Roman"/>
          <w:sz w:val="28"/>
        </w:rPr>
        <w:t xml:space="preserve"> означает, что</w:t>
      </w:r>
      <w:r w:rsidR="00102381">
        <w:rPr>
          <w:rFonts w:ascii="Times New Roman" w:hAnsi="Times New Roman" w:cs="Times New Roman"/>
          <w:sz w:val="28"/>
        </w:rPr>
        <w:t xml:space="preserve"> деление системы выполняется только по факту идентификации АР.</w:t>
      </w:r>
      <w:r w:rsidR="00855AA8">
        <w:rPr>
          <w:rFonts w:ascii="Times New Roman" w:hAnsi="Times New Roman" w:cs="Times New Roman"/>
          <w:sz w:val="28"/>
        </w:rPr>
        <w:t xml:space="preserve"> </w:t>
      </w:r>
      <w:r w:rsidR="001B1095">
        <w:rPr>
          <w:rFonts w:ascii="Times New Roman" w:hAnsi="Times New Roman" w:cs="Times New Roman"/>
          <w:sz w:val="28"/>
        </w:rPr>
        <w:t xml:space="preserve">В качестве </w:t>
      </w:r>
      <w:r w:rsidR="005B48FF">
        <w:rPr>
          <w:rFonts w:ascii="Times New Roman" w:hAnsi="Times New Roman" w:cs="Times New Roman"/>
          <w:sz w:val="28"/>
        </w:rPr>
        <w:t xml:space="preserve">условия срабатывания </w:t>
      </w:r>
      <w:r w:rsidR="00855AA8">
        <w:rPr>
          <w:rFonts w:ascii="Times New Roman" w:hAnsi="Times New Roman" w:cs="Times New Roman"/>
          <w:sz w:val="28"/>
        </w:rPr>
        <w:t>пусковых органов в данной системе</w:t>
      </w:r>
      <w:r w:rsidR="001B1095">
        <w:rPr>
          <w:rFonts w:ascii="Times New Roman" w:hAnsi="Times New Roman" w:cs="Times New Roman"/>
          <w:sz w:val="28"/>
        </w:rPr>
        <w:t xml:space="preserve"> </w:t>
      </w:r>
      <w:r w:rsidR="005B48FF">
        <w:rPr>
          <w:rFonts w:ascii="Times New Roman" w:hAnsi="Times New Roman" w:cs="Times New Roman"/>
          <w:sz w:val="28"/>
        </w:rPr>
        <w:t>рассматривается</w:t>
      </w:r>
      <w:r w:rsidR="00C91F15">
        <w:rPr>
          <w:rFonts w:ascii="Times New Roman" w:hAnsi="Times New Roman" w:cs="Times New Roman"/>
          <w:sz w:val="28"/>
        </w:rPr>
        <w:t xml:space="preserve"> </w:t>
      </w:r>
      <w:r w:rsidR="005B48FF">
        <w:rPr>
          <w:rFonts w:ascii="Times New Roman" w:hAnsi="Times New Roman" w:cs="Times New Roman"/>
          <w:sz w:val="28"/>
        </w:rPr>
        <w:t>факт</w:t>
      </w:r>
      <w:r w:rsidR="00C91F15">
        <w:rPr>
          <w:rFonts w:ascii="Times New Roman" w:hAnsi="Times New Roman" w:cs="Times New Roman"/>
          <w:sz w:val="28"/>
        </w:rPr>
        <w:t xml:space="preserve"> превышении</w:t>
      </w:r>
      <w:r w:rsidR="005B48FF">
        <w:rPr>
          <w:rFonts w:ascii="Times New Roman" w:hAnsi="Times New Roman" w:cs="Times New Roman"/>
          <w:sz w:val="28"/>
        </w:rPr>
        <w:t xml:space="preserve"> контролируемыми параметрами,</w:t>
      </w:r>
      <w:r w:rsidR="00C91F15">
        <w:rPr>
          <w:rFonts w:ascii="Times New Roman" w:hAnsi="Times New Roman" w:cs="Times New Roman"/>
          <w:sz w:val="28"/>
        </w:rPr>
        <w:t xml:space="preserve"> </w:t>
      </w:r>
      <w:r w:rsidR="005B48FF">
        <w:rPr>
          <w:rFonts w:ascii="Times New Roman" w:hAnsi="Times New Roman" w:cs="Times New Roman"/>
          <w:sz w:val="28"/>
        </w:rPr>
        <w:t xml:space="preserve">рассчитанных на основе данных СВИ, </w:t>
      </w:r>
      <w:r w:rsidR="00C91F15">
        <w:rPr>
          <w:rFonts w:ascii="Times New Roman" w:hAnsi="Times New Roman" w:cs="Times New Roman"/>
          <w:sz w:val="28"/>
        </w:rPr>
        <w:t>заданных значений</w:t>
      </w:r>
      <w:r w:rsidR="00855AA8">
        <w:rPr>
          <w:rFonts w:ascii="Times New Roman" w:hAnsi="Times New Roman" w:cs="Times New Roman"/>
          <w:sz w:val="28"/>
        </w:rPr>
        <w:t>.</w:t>
      </w:r>
    </w:p>
    <w:p w14:paraId="4BA9857F" w14:textId="5FAA6C75" w:rsidR="002F59C0" w:rsidRDefault="00C9084D" w:rsidP="00855AA8">
      <w:pPr>
        <w:spacing w:after="0" w:line="360" w:lineRule="auto"/>
        <w:ind w:firstLine="426"/>
        <w:contextualSpacing/>
        <w:jc w:val="center"/>
        <w:rPr>
          <w:rFonts w:ascii="Times New Roman" w:hAnsi="Times New Roman" w:cs="Times New Roman"/>
          <w:sz w:val="28"/>
        </w:rPr>
      </w:pPr>
      <w:r w:rsidRPr="00C9084D">
        <w:rPr>
          <w:noProof/>
          <w:lang w:eastAsia="ru-RU"/>
        </w:rPr>
        <w:lastRenderedPageBreak/>
        <w:drawing>
          <wp:inline distT="0" distB="0" distL="0" distR="0" wp14:anchorId="7EEE640A" wp14:editId="2CBC59ED">
            <wp:extent cx="6120130" cy="46031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603115"/>
                    </a:xfrm>
                    <a:prstGeom prst="rect">
                      <a:avLst/>
                    </a:prstGeom>
                  </pic:spPr>
                </pic:pic>
              </a:graphicData>
            </a:graphic>
          </wp:inline>
        </w:drawing>
      </w:r>
    </w:p>
    <w:p w14:paraId="41732723" w14:textId="029E473D"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9C67B8">
        <w:rPr>
          <w:rFonts w:ascii="Times New Roman" w:hAnsi="Times New Roman" w:cs="Times New Roman"/>
          <w:sz w:val="28"/>
        </w:rPr>
        <w:t>5</w:t>
      </w:r>
      <w:r w:rsidR="009C67B8" w:rsidRPr="00CF4958">
        <w:rPr>
          <w:rFonts w:ascii="Times New Roman" w:hAnsi="Times New Roman" w:cs="Times New Roman"/>
          <w:sz w:val="28"/>
        </w:rPr>
        <w:t xml:space="preserve"> </w:t>
      </w:r>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2829AC6F" w:rsidR="00FD4150" w:rsidRDefault="00457995"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Разрабатываемое программное обеспечение централизованной АЛАР реализует</w:t>
      </w:r>
      <w:r w:rsidR="00E124B2" w:rsidRPr="00B83429">
        <w:rPr>
          <w:rFonts w:ascii="Times New Roman" w:hAnsi="Times New Roman" w:cs="Times New Roman"/>
          <w:sz w:val="28"/>
        </w:rPr>
        <w:t xml:space="preserve"> </w:t>
      </w:r>
      <w:r>
        <w:rPr>
          <w:rFonts w:ascii="Times New Roman" w:hAnsi="Times New Roman" w:cs="Times New Roman"/>
          <w:sz w:val="28"/>
        </w:rPr>
        <w:t>три</w:t>
      </w:r>
      <w:r w:rsidRPr="00B83429">
        <w:rPr>
          <w:rFonts w:ascii="Times New Roman" w:hAnsi="Times New Roman" w:cs="Times New Roman"/>
          <w:sz w:val="28"/>
        </w:rPr>
        <w:t xml:space="preserve"> </w:t>
      </w:r>
      <w:r w:rsidR="00FD4150">
        <w:rPr>
          <w:rFonts w:ascii="Times New Roman" w:hAnsi="Times New Roman" w:cs="Times New Roman"/>
          <w:sz w:val="28"/>
        </w:rPr>
        <w:t>принципа</w:t>
      </w:r>
      <w:r>
        <w:rPr>
          <w:rFonts w:ascii="Times New Roman" w:hAnsi="Times New Roman" w:cs="Times New Roman"/>
          <w:sz w:val="28"/>
        </w:rPr>
        <w:t xml:space="preserve"> выполнения алгоритмов во времени</w:t>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6DF4D45F"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w:t>
      </w:r>
      <w:r w:rsidR="000358BD">
        <w:rPr>
          <w:rFonts w:ascii="Times New Roman" w:hAnsi="Times New Roman" w:cs="Times New Roman"/>
          <w:sz w:val="28"/>
        </w:rPr>
        <w:t xml:space="preserve"> Время выполнение с учетом передачи данных должно быть менее </w:t>
      </w:r>
      <w:r w:rsidR="004D05FD">
        <w:rPr>
          <w:rFonts w:ascii="Times New Roman" w:hAnsi="Times New Roman" w:cs="Times New Roman"/>
          <w:sz w:val="28"/>
        </w:rPr>
        <w:t xml:space="preserve">интервала </w:t>
      </w:r>
      <w:r w:rsidR="000358BD">
        <w:rPr>
          <w:rFonts w:ascii="Times New Roman" w:hAnsi="Times New Roman" w:cs="Times New Roman"/>
          <w:sz w:val="28"/>
        </w:rPr>
        <w:t>времени между возникновением возмущения и наступлением АР.</w:t>
      </w:r>
    </w:p>
    <w:p w14:paraId="3F735869" w14:textId="02211602"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w:t>
      </w:r>
      <w:r w:rsidR="00C3337E">
        <w:rPr>
          <w:rFonts w:ascii="Times New Roman" w:hAnsi="Times New Roman" w:cs="Times New Roman"/>
          <w:sz w:val="28"/>
        </w:rPr>
        <w:t>автоматизированный расчет режимов и переходных процессов</w:t>
      </w:r>
      <w:r w:rsidR="00FD4150">
        <w:rPr>
          <w:rFonts w:ascii="Times New Roman" w:hAnsi="Times New Roman" w:cs="Times New Roman"/>
          <w:sz w:val="28"/>
        </w:rPr>
        <w:t xml:space="preserve"> для</w:t>
      </w:r>
      <w:r>
        <w:rPr>
          <w:rFonts w:ascii="Times New Roman" w:hAnsi="Times New Roman" w:cs="Times New Roman"/>
          <w:sz w:val="28"/>
        </w:rPr>
        <w:t xml:space="preserve"> </w:t>
      </w:r>
      <w:r w:rsidR="004D05FD">
        <w:rPr>
          <w:rFonts w:ascii="Times New Roman" w:hAnsi="Times New Roman" w:cs="Times New Roman"/>
          <w:sz w:val="28"/>
        </w:rPr>
        <w:t xml:space="preserve">обучения классификаторов и формирования </w:t>
      </w:r>
      <w:r>
        <w:rPr>
          <w:rFonts w:ascii="Times New Roman" w:hAnsi="Times New Roman" w:cs="Times New Roman"/>
          <w:sz w:val="28"/>
        </w:rPr>
        <w:t>набор</w:t>
      </w:r>
      <w:r w:rsidR="004D05FD">
        <w:rPr>
          <w:rFonts w:ascii="Times New Roman" w:hAnsi="Times New Roman" w:cs="Times New Roman"/>
          <w:sz w:val="28"/>
        </w:rPr>
        <w:t>ов</w:t>
      </w:r>
      <w:r>
        <w:rPr>
          <w:rFonts w:ascii="Times New Roman" w:hAnsi="Times New Roman" w:cs="Times New Roman"/>
          <w:sz w:val="28"/>
        </w:rPr>
        <w:t xml:space="preserve"> </w:t>
      </w:r>
      <w:r w:rsidR="004D05FD">
        <w:rPr>
          <w:rFonts w:ascii="Times New Roman" w:hAnsi="Times New Roman" w:cs="Times New Roman"/>
          <w:sz w:val="28"/>
        </w:rPr>
        <w:t>потенциальных сечений</w:t>
      </w:r>
      <w:r>
        <w:rPr>
          <w:rFonts w:ascii="Times New Roman" w:hAnsi="Times New Roman" w:cs="Times New Roman"/>
          <w:sz w:val="28"/>
        </w:rPr>
        <w:t xml:space="preserve">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45E24DBA"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lastRenderedPageBreak/>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w:t>
      </w:r>
      <w:r w:rsidR="00FD4150">
        <w:rPr>
          <w:rFonts w:ascii="Times New Roman" w:hAnsi="Times New Roman" w:cs="Times New Roman"/>
          <w:sz w:val="28"/>
        </w:rPr>
        <w:t>асинхронному режиму</w:t>
      </w:r>
      <w:r w:rsidR="00C91F15">
        <w:rPr>
          <w:rFonts w:ascii="Times New Roman" w:hAnsi="Times New Roman" w:cs="Times New Roman"/>
          <w:sz w:val="28"/>
        </w:rPr>
        <w:t>.</w:t>
      </w:r>
      <w:r>
        <w:rPr>
          <w:rFonts w:ascii="Times New Roman" w:hAnsi="Times New Roman" w:cs="Times New Roman"/>
          <w:sz w:val="28"/>
        </w:rPr>
        <w:t xml:space="preserve"> Если</w:t>
      </w:r>
      <w:r w:rsidR="00FD4150">
        <w:rPr>
          <w:rFonts w:ascii="Times New Roman" w:hAnsi="Times New Roman" w:cs="Times New Roman"/>
          <w:sz w:val="28"/>
        </w:rPr>
        <w:t xml:space="preserve"> </w:t>
      </w:r>
      <w:r w:rsidR="00C91F15">
        <w:rPr>
          <w:rFonts w:ascii="Times New Roman" w:hAnsi="Times New Roman" w:cs="Times New Roman"/>
          <w:sz w:val="28"/>
        </w:rPr>
        <w:t xml:space="preserve">опасное </w:t>
      </w:r>
      <w:r w:rsidR="00FD4150">
        <w:rPr>
          <w:rFonts w:ascii="Times New Roman" w:hAnsi="Times New Roman" w:cs="Times New Roman"/>
          <w:sz w:val="28"/>
        </w:rPr>
        <w:t>возмущени</w:t>
      </w:r>
      <w:r w:rsidR="00C91F15">
        <w:rPr>
          <w:rFonts w:ascii="Times New Roman" w:hAnsi="Times New Roman" w:cs="Times New Roman"/>
          <w:sz w:val="28"/>
        </w:rPr>
        <w:t>е выявлено</w:t>
      </w:r>
      <w:r>
        <w:rPr>
          <w:rFonts w:ascii="Times New Roman" w:hAnsi="Times New Roman" w:cs="Times New Roman"/>
          <w:sz w:val="28"/>
        </w:rPr>
        <w:t xml:space="preserve">, </w:t>
      </w:r>
      <w:r w:rsidR="00C91F15">
        <w:rPr>
          <w:rFonts w:ascii="Times New Roman" w:hAnsi="Times New Roman" w:cs="Times New Roman"/>
          <w:sz w:val="28"/>
        </w:rPr>
        <w:t>определяются группы когерентных генераторов</w:t>
      </w:r>
      <w:r w:rsidR="00B91879">
        <w:rPr>
          <w:rFonts w:ascii="Times New Roman" w:hAnsi="Times New Roman" w:cs="Times New Roman"/>
          <w:sz w:val="28"/>
        </w:rPr>
        <w:t xml:space="preserve"> и</w:t>
      </w:r>
      <w:r w:rsidR="00C91F15" w:rsidDel="00C91F15">
        <w:rPr>
          <w:rFonts w:ascii="Times New Roman" w:hAnsi="Times New Roman" w:cs="Times New Roman"/>
          <w:sz w:val="28"/>
        </w:rPr>
        <w:t xml:space="preserve"> </w:t>
      </w:r>
      <w:r w:rsidR="00C91F15">
        <w:rPr>
          <w:rFonts w:ascii="Times New Roman" w:hAnsi="Times New Roman" w:cs="Times New Roman"/>
          <w:sz w:val="28"/>
        </w:rPr>
        <w:t xml:space="preserve">запускаются </w:t>
      </w:r>
      <w:r>
        <w:rPr>
          <w:rFonts w:ascii="Times New Roman" w:hAnsi="Times New Roman" w:cs="Times New Roman"/>
          <w:sz w:val="28"/>
        </w:rPr>
        <w:t>процесс</w:t>
      </w:r>
      <w:r w:rsidR="00C91F15">
        <w:rPr>
          <w:rFonts w:ascii="Times New Roman" w:hAnsi="Times New Roman" w:cs="Times New Roman"/>
          <w:sz w:val="28"/>
        </w:rPr>
        <w:t>ы</w:t>
      </w:r>
      <w:r>
        <w:rPr>
          <w:rFonts w:ascii="Times New Roman" w:hAnsi="Times New Roman" w:cs="Times New Roman"/>
          <w:sz w:val="28"/>
        </w:rPr>
        <w:t xml:space="preserve">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r w:rsidR="00C91F15">
        <w:rPr>
          <w:rFonts w:ascii="Times New Roman" w:hAnsi="Times New Roman" w:cs="Times New Roman"/>
          <w:sz w:val="28"/>
        </w:rPr>
        <w:t xml:space="preserve"> При этом идентификация АР выполняется на основе данных СВИ, а процесс выбора сечения ДС – на основе </w:t>
      </w:r>
      <w:r w:rsidR="00B91879">
        <w:rPr>
          <w:rFonts w:ascii="Times New Roman" w:hAnsi="Times New Roman" w:cs="Times New Roman"/>
          <w:sz w:val="28"/>
        </w:rPr>
        <w:t xml:space="preserve">анализа </w:t>
      </w:r>
      <w:r w:rsidR="00C91F15">
        <w:rPr>
          <w:rFonts w:ascii="Times New Roman" w:hAnsi="Times New Roman" w:cs="Times New Roman"/>
          <w:sz w:val="28"/>
        </w:rPr>
        <w:t>групп когерентных генераторов.</w:t>
      </w:r>
    </w:p>
    <w:p w14:paraId="1DE1765F" w14:textId="77777777" w:rsidR="005D6C6A" w:rsidRDefault="005D6C6A" w:rsidP="005C1A27">
      <w:pPr>
        <w:pStyle w:val="3"/>
      </w:pPr>
      <w:bookmarkStart w:id="27" w:name="_Toc63185271"/>
      <w:r>
        <w:t>2.</w:t>
      </w:r>
      <w:r w:rsidR="005C1A27">
        <w:t>1.</w:t>
      </w:r>
      <w:r>
        <w:t>2. Диаграмма компонентов разрабатываемого ПО</w:t>
      </w:r>
      <w:bookmarkEnd w:id="27"/>
    </w:p>
    <w:p w14:paraId="6D86DD1F" w14:textId="5350EA82" w:rsidR="006614C9" w:rsidRPr="006614C9" w:rsidRDefault="004854A2"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основе логической структуры ЦАЛАР построена диаграмма компонентов. Так как при разработке ПО компоненты со схожим функционалом следует объединять, то компонентная структура может отличаться от представленной выше. Так процессы, выполняющиеся по принципу </w:t>
      </w:r>
      <w:r>
        <w:rPr>
          <w:rFonts w:ascii="Times New Roman" w:hAnsi="Times New Roman" w:cs="Times New Roman"/>
          <w:sz w:val="28"/>
          <w:lang w:val="en-US"/>
        </w:rPr>
        <w:t>II</w:t>
      </w:r>
      <w:r>
        <w:rPr>
          <w:rFonts w:ascii="Times New Roman" w:hAnsi="Times New Roman" w:cs="Times New Roman"/>
          <w:sz w:val="28"/>
        </w:rPr>
        <w:t xml:space="preserve">-ДО, представлены подсистемой «Формирования наборов данных», </w:t>
      </w:r>
      <w:r>
        <w:rPr>
          <w:rFonts w:ascii="Times New Roman" w:hAnsi="Times New Roman" w:cs="Times New Roman"/>
          <w:sz w:val="28"/>
          <w:lang w:val="en-US"/>
        </w:rPr>
        <w:t>I</w:t>
      </w:r>
      <w:r w:rsidRPr="00B91879">
        <w:rPr>
          <w:rFonts w:ascii="Times New Roman" w:hAnsi="Times New Roman" w:cs="Times New Roman"/>
          <w:sz w:val="28"/>
        </w:rPr>
        <w:t>-</w:t>
      </w:r>
      <w:r>
        <w:rPr>
          <w:rFonts w:ascii="Times New Roman" w:hAnsi="Times New Roman" w:cs="Times New Roman"/>
          <w:sz w:val="28"/>
        </w:rPr>
        <w:t>ДО – подсистемой «Обработки ТМ из ОИК». Так как процессы, выполняющиеся по принципу ПОСЛЕ, являются более сложными, то они представлены на диаграмме тремя подсистемами: «Обработки данных СВИ», «Идентификации возникновения АР» и «Выбора управляющих воздействий». Д</w:t>
      </w:r>
      <w:r w:rsidR="006614C9" w:rsidRPr="006614C9">
        <w:rPr>
          <w:rFonts w:ascii="Times New Roman" w:hAnsi="Times New Roman" w:cs="Times New Roman"/>
          <w:sz w:val="28"/>
        </w:rPr>
        <w:t xml:space="preserve">иаграмма компонентов </w:t>
      </w:r>
      <w:r w:rsidR="007877D6">
        <w:rPr>
          <w:rFonts w:ascii="Times New Roman" w:hAnsi="Times New Roman" w:cs="Times New Roman"/>
          <w:sz w:val="28"/>
        </w:rPr>
        <w:t>программного обеспечения</w:t>
      </w:r>
      <w:r w:rsidRPr="004854A2">
        <w:rPr>
          <w:rFonts w:ascii="Times New Roman" w:hAnsi="Times New Roman" w:cs="Times New Roman"/>
          <w:sz w:val="28"/>
        </w:rPr>
        <w:t xml:space="preserve"> </w:t>
      </w:r>
      <w:r w:rsidRPr="006614C9">
        <w:rPr>
          <w:rFonts w:ascii="Times New Roman" w:hAnsi="Times New Roman" w:cs="Times New Roman"/>
          <w:sz w:val="28"/>
        </w:rPr>
        <w:t>представлена</w:t>
      </w:r>
      <w:r w:rsidRPr="004854A2">
        <w:rPr>
          <w:rFonts w:ascii="Times New Roman" w:hAnsi="Times New Roman" w:cs="Times New Roman"/>
          <w:sz w:val="28"/>
        </w:rPr>
        <w:t xml:space="preserve"> </w:t>
      </w:r>
      <w:r>
        <w:rPr>
          <w:rFonts w:ascii="Times New Roman" w:hAnsi="Times New Roman" w:cs="Times New Roman"/>
          <w:sz w:val="28"/>
        </w:rPr>
        <w:t>н</w:t>
      </w:r>
      <w:r w:rsidRPr="006614C9">
        <w:rPr>
          <w:rFonts w:ascii="Times New Roman" w:hAnsi="Times New Roman" w:cs="Times New Roman"/>
          <w:sz w:val="28"/>
        </w:rPr>
        <w:t xml:space="preserve">а </w:t>
      </w:r>
      <w:r>
        <w:rPr>
          <w:rFonts w:ascii="Times New Roman" w:hAnsi="Times New Roman" w:cs="Times New Roman"/>
          <w:sz w:val="28"/>
        </w:rPr>
        <w:t>рисунках 6 и 7</w:t>
      </w:r>
      <w:r w:rsidR="006614C9" w:rsidRPr="006614C9">
        <w:rPr>
          <w:rFonts w:ascii="Times New Roman" w:hAnsi="Times New Roman" w:cs="Times New Roman"/>
          <w:sz w:val="28"/>
        </w:rPr>
        <w:t>.</w:t>
      </w:r>
    </w:p>
    <w:p w14:paraId="69DDDA75" w14:textId="688DFFA1"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Формирования набора данных</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43FE594B"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w:t>
      </w:r>
      <w:r w:rsidR="00923447">
        <w:rPr>
          <w:rFonts w:ascii="Times New Roman" w:hAnsi="Times New Roman" w:cs="Times New Roman"/>
          <w:sz w:val="28"/>
        </w:rPr>
        <w:t>«</w:t>
      </w:r>
      <w:r w:rsidRPr="006614C9">
        <w:rPr>
          <w:rFonts w:ascii="Times New Roman" w:hAnsi="Times New Roman" w:cs="Times New Roman"/>
          <w:sz w:val="28"/>
        </w:rPr>
        <w:t>Обработки ТМ из ОИК</w:t>
      </w:r>
      <w:r w:rsidR="00923447">
        <w:rPr>
          <w:rFonts w:ascii="Times New Roman" w:hAnsi="Times New Roman" w:cs="Times New Roman"/>
          <w:sz w:val="28"/>
        </w:rPr>
        <w:t>»</w:t>
      </w:r>
      <w:r w:rsidRPr="006614C9">
        <w:rPr>
          <w:rFonts w:ascii="Times New Roman" w:hAnsi="Times New Roman" w:cs="Times New Roman"/>
          <w:sz w:val="28"/>
        </w:rPr>
        <w:t xml:space="preserve">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186FD4C0"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Подсистемы </w:t>
      </w:r>
      <w:r w:rsidR="00923447">
        <w:rPr>
          <w:rFonts w:ascii="Times New Roman" w:hAnsi="Times New Roman" w:cs="Times New Roman"/>
          <w:sz w:val="28"/>
        </w:rPr>
        <w:t>«</w:t>
      </w:r>
      <w:r w:rsidRPr="006614C9">
        <w:rPr>
          <w:rFonts w:ascii="Times New Roman" w:hAnsi="Times New Roman" w:cs="Times New Roman"/>
          <w:sz w:val="28"/>
        </w:rPr>
        <w:t>Обработки данных СВИ</w:t>
      </w:r>
      <w:r w:rsidR="00923447">
        <w:rPr>
          <w:rFonts w:ascii="Times New Roman" w:hAnsi="Times New Roman" w:cs="Times New Roman"/>
          <w:sz w:val="28"/>
        </w:rPr>
        <w:t>»</w:t>
      </w:r>
      <w:r w:rsidRPr="006614C9">
        <w:rPr>
          <w:rFonts w:ascii="Times New Roman" w:hAnsi="Times New Roman" w:cs="Times New Roman"/>
          <w:sz w:val="28"/>
        </w:rPr>
        <w:t xml:space="preserve">, </w:t>
      </w:r>
      <w:r w:rsidR="00923447">
        <w:rPr>
          <w:rFonts w:ascii="Times New Roman" w:hAnsi="Times New Roman" w:cs="Times New Roman"/>
          <w:sz w:val="28"/>
        </w:rPr>
        <w:t>«</w:t>
      </w:r>
      <w:r w:rsidRPr="006614C9">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Pr="006614C9">
        <w:rPr>
          <w:rFonts w:ascii="Times New Roman" w:hAnsi="Times New Roman" w:cs="Times New Roman"/>
          <w:sz w:val="28"/>
        </w:rPr>
        <w:t xml:space="preserve"> и </w:t>
      </w:r>
      <w:r w:rsidR="00923447">
        <w:rPr>
          <w:rFonts w:ascii="Times New Roman" w:hAnsi="Times New Roman" w:cs="Times New Roman"/>
          <w:sz w:val="28"/>
        </w:rPr>
        <w:t>«</w:t>
      </w:r>
      <w:r w:rsidRPr="006614C9">
        <w:rPr>
          <w:rFonts w:ascii="Times New Roman" w:hAnsi="Times New Roman" w:cs="Times New Roman"/>
          <w:sz w:val="28"/>
        </w:rPr>
        <w:t>Выбора УВ</w:t>
      </w:r>
      <w:r w:rsidR="00923447">
        <w:rPr>
          <w:rFonts w:ascii="Times New Roman" w:hAnsi="Times New Roman" w:cs="Times New Roman"/>
          <w:sz w:val="28"/>
        </w:rPr>
        <w:t>»</w:t>
      </w:r>
      <w:r w:rsidRPr="006614C9">
        <w:rPr>
          <w:rFonts w:ascii="Times New Roman" w:hAnsi="Times New Roman" w:cs="Times New Roman"/>
          <w:sz w:val="28"/>
        </w:rPr>
        <w:t xml:space="preserve"> работают по принципу ПОСЛЕ.</w:t>
      </w:r>
      <w:r w:rsidR="00275C6B">
        <w:rPr>
          <w:rFonts w:ascii="Times New Roman" w:hAnsi="Times New Roman" w:cs="Times New Roman"/>
          <w:sz w:val="28"/>
        </w:rPr>
        <w:t xml:space="preserve"> Подсистема </w:t>
      </w:r>
      <w:r w:rsidR="00923447">
        <w:rPr>
          <w:rFonts w:ascii="Times New Roman" w:hAnsi="Times New Roman" w:cs="Times New Roman"/>
          <w:sz w:val="28"/>
        </w:rPr>
        <w:t>«</w:t>
      </w:r>
      <w:r w:rsidR="00275C6B">
        <w:rPr>
          <w:rFonts w:ascii="Times New Roman" w:hAnsi="Times New Roman" w:cs="Times New Roman"/>
          <w:sz w:val="28"/>
        </w:rPr>
        <w:t>Обработки данных СВИ</w:t>
      </w:r>
      <w:r w:rsidR="00923447">
        <w:rPr>
          <w:rFonts w:ascii="Times New Roman" w:hAnsi="Times New Roman" w:cs="Times New Roman"/>
          <w:sz w:val="28"/>
        </w:rPr>
        <w:t>»</w:t>
      </w:r>
      <w:r w:rsidR="00275C6B">
        <w:rPr>
          <w:rFonts w:ascii="Times New Roman" w:hAnsi="Times New Roman" w:cs="Times New Roman"/>
          <w:sz w:val="28"/>
        </w:rPr>
        <w:t xml:space="preserve"> выявляет </w:t>
      </w:r>
      <w:r w:rsidR="00111CF2">
        <w:rPr>
          <w:rFonts w:ascii="Times New Roman" w:hAnsi="Times New Roman" w:cs="Times New Roman"/>
          <w:sz w:val="28"/>
        </w:rPr>
        <w:t xml:space="preserve">факт возникновения </w:t>
      </w:r>
      <w:r w:rsidR="00275C6B">
        <w:rPr>
          <w:rFonts w:ascii="Times New Roman" w:hAnsi="Times New Roman" w:cs="Times New Roman"/>
          <w:sz w:val="28"/>
        </w:rPr>
        <w:t xml:space="preserve">возмущения и определяет группы когерентных генераторов. Если возмущение возникло, то на подсистемы </w:t>
      </w:r>
      <w:r w:rsidR="00923447">
        <w:rPr>
          <w:rFonts w:ascii="Times New Roman" w:hAnsi="Times New Roman" w:cs="Times New Roman"/>
          <w:sz w:val="28"/>
        </w:rPr>
        <w:lastRenderedPageBreak/>
        <w:t>«</w:t>
      </w:r>
      <w:r w:rsidR="00275C6B">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275C6B">
        <w:rPr>
          <w:rFonts w:ascii="Times New Roman" w:hAnsi="Times New Roman" w:cs="Times New Roman"/>
          <w:sz w:val="28"/>
        </w:rPr>
        <w:t xml:space="preserve"> и </w:t>
      </w:r>
      <w:r w:rsidR="00923447">
        <w:rPr>
          <w:rFonts w:ascii="Times New Roman" w:hAnsi="Times New Roman" w:cs="Times New Roman"/>
          <w:sz w:val="28"/>
        </w:rPr>
        <w:t>«</w:t>
      </w:r>
      <w:r w:rsidR="00275C6B">
        <w:rPr>
          <w:rFonts w:ascii="Times New Roman" w:hAnsi="Times New Roman" w:cs="Times New Roman"/>
          <w:sz w:val="28"/>
        </w:rPr>
        <w:t>Выбора УВ</w:t>
      </w:r>
      <w:r w:rsidR="00923447">
        <w:rPr>
          <w:rFonts w:ascii="Times New Roman" w:hAnsi="Times New Roman" w:cs="Times New Roman"/>
          <w:sz w:val="28"/>
        </w:rPr>
        <w:t>»</w:t>
      </w:r>
      <w:r w:rsidR="00275C6B">
        <w:rPr>
          <w:rFonts w:ascii="Times New Roman" w:hAnsi="Times New Roman" w:cs="Times New Roman"/>
          <w:sz w:val="28"/>
        </w:rPr>
        <w:t xml:space="preserve"> подается сигнал на выполнение расчетов. </w:t>
      </w:r>
      <w:r w:rsidR="00EC48FD">
        <w:rPr>
          <w:rFonts w:ascii="Times New Roman" w:hAnsi="Times New Roman" w:cs="Times New Roman"/>
          <w:sz w:val="28"/>
        </w:rPr>
        <w:t xml:space="preserve">В подсистему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также передается набор данных СВИ</w:t>
      </w:r>
      <w:r w:rsidR="00111CF2">
        <w:rPr>
          <w:rFonts w:ascii="Times New Roman" w:hAnsi="Times New Roman" w:cs="Times New Roman"/>
          <w:sz w:val="28"/>
        </w:rPr>
        <w:t xml:space="preserve">: </w:t>
      </w:r>
      <w:r w:rsidR="00EC48FD">
        <w:rPr>
          <w:rFonts w:ascii="Times New Roman" w:hAnsi="Times New Roman" w:cs="Times New Roman"/>
          <w:sz w:val="28"/>
        </w:rPr>
        <w:t xml:space="preserve">действующее значение напряжения и фаза напряжения узлов электрической сети. А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передается информация о группах когерентных генераторов для выбора правильного сечения ДС. Если в результате работы подсистемы </w:t>
      </w:r>
      <w:r w:rsidR="00923447">
        <w:rPr>
          <w:rFonts w:ascii="Times New Roman" w:hAnsi="Times New Roman" w:cs="Times New Roman"/>
          <w:sz w:val="28"/>
        </w:rPr>
        <w:t>«</w:t>
      </w:r>
      <w:r w:rsidR="00EC48FD">
        <w:rPr>
          <w:rFonts w:ascii="Times New Roman" w:hAnsi="Times New Roman" w:cs="Times New Roman"/>
          <w:sz w:val="28"/>
        </w:rPr>
        <w:t>Идентификации возникновения АР</w:t>
      </w:r>
      <w:r w:rsidR="00923447">
        <w:rPr>
          <w:rFonts w:ascii="Times New Roman" w:hAnsi="Times New Roman" w:cs="Times New Roman"/>
          <w:sz w:val="28"/>
        </w:rPr>
        <w:t>»</w:t>
      </w:r>
      <w:r w:rsidR="00EC48FD">
        <w:rPr>
          <w:rFonts w:ascii="Times New Roman" w:hAnsi="Times New Roman" w:cs="Times New Roman"/>
          <w:sz w:val="28"/>
        </w:rPr>
        <w:t xml:space="preserve">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 xml:space="preserve">управляющих воздействий передается в подсистему </w:t>
      </w:r>
      <w:r w:rsidR="00923447">
        <w:rPr>
          <w:rFonts w:ascii="Times New Roman" w:hAnsi="Times New Roman" w:cs="Times New Roman"/>
          <w:sz w:val="28"/>
        </w:rPr>
        <w:t>«</w:t>
      </w:r>
      <w:r w:rsidR="00EC48FD">
        <w:rPr>
          <w:rFonts w:ascii="Times New Roman" w:hAnsi="Times New Roman" w:cs="Times New Roman"/>
          <w:sz w:val="28"/>
        </w:rPr>
        <w:t>Выбора УВ</w:t>
      </w:r>
      <w:r w:rsidR="00923447">
        <w:rPr>
          <w:rFonts w:ascii="Times New Roman" w:hAnsi="Times New Roman" w:cs="Times New Roman"/>
          <w:sz w:val="28"/>
        </w:rPr>
        <w:t>»</w:t>
      </w:r>
      <w:r w:rsidR="00EC48FD">
        <w:rPr>
          <w:rFonts w:ascii="Times New Roman" w:hAnsi="Times New Roman" w:cs="Times New Roman"/>
          <w:sz w:val="28"/>
        </w:rPr>
        <w:t xml:space="preserve">, которая должна разослать команды на деление системы на </w:t>
      </w:r>
      <w:r w:rsidR="00B91879">
        <w:rPr>
          <w:rFonts w:ascii="Times New Roman" w:hAnsi="Times New Roman" w:cs="Times New Roman"/>
          <w:sz w:val="28"/>
        </w:rPr>
        <w:t xml:space="preserve">исполнительные </w:t>
      </w:r>
      <w:r w:rsidR="00EC48FD">
        <w:rPr>
          <w:rFonts w:ascii="Times New Roman" w:hAnsi="Times New Roman" w:cs="Times New Roman"/>
          <w:sz w:val="28"/>
        </w:rPr>
        <w:t>устройства.</w:t>
      </w:r>
      <w:r w:rsidR="00923447">
        <w:rPr>
          <w:rFonts w:ascii="Times New Roman" w:hAnsi="Times New Roman" w:cs="Times New Roman"/>
          <w:sz w:val="28"/>
        </w:rPr>
        <w:t xml:space="preserve"> Решение о выборе места </w:t>
      </w:r>
      <w:r w:rsidR="00D665A3">
        <w:rPr>
          <w:rFonts w:ascii="Times New Roman" w:hAnsi="Times New Roman" w:cs="Times New Roman"/>
          <w:sz w:val="28"/>
        </w:rPr>
        <w:t>ввода</w:t>
      </w:r>
      <w:r w:rsidR="00923447">
        <w:rPr>
          <w:rFonts w:ascii="Times New Roman" w:hAnsi="Times New Roman" w:cs="Times New Roman"/>
          <w:sz w:val="28"/>
        </w:rPr>
        <w:t xml:space="preserve"> УВ принимается на основани</w:t>
      </w:r>
      <w:r w:rsidR="00C3337E">
        <w:rPr>
          <w:rFonts w:ascii="Times New Roman" w:hAnsi="Times New Roman" w:cs="Times New Roman"/>
          <w:sz w:val="28"/>
        </w:rPr>
        <w:t>и</w:t>
      </w:r>
      <w:r w:rsidR="00D665A3">
        <w:rPr>
          <w:rFonts w:ascii="Times New Roman" w:hAnsi="Times New Roman" w:cs="Times New Roman"/>
          <w:sz w:val="28"/>
        </w:rPr>
        <w:t xml:space="preserve"> анализа</w:t>
      </w:r>
      <w:r w:rsidR="00923447">
        <w:rPr>
          <w:rFonts w:ascii="Times New Roman" w:hAnsi="Times New Roman" w:cs="Times New Roman"/>
          <w:sz w:val="28"/>
        </w:rPr>
        <w:t xml:space="preserve"> групп когерентных генераторов.</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0278" cy="4390975"/>
                    </a:xfrm>
                    <a:prstGeom prst="rect">
                      <a:avLst/>
                    </a:prstGeom>
                  </pic:spPr>
                </pic:pic>
              </a:graphicData>
            </a:graphic>
          </wp:inline>
        </w:drawing>
      </w:r>
    </w:p>
    <w:p w14:paraId="0C396807" w14:textId="33227BCB"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C67B8">
        <w:rPr>
          <w:rFonts w:ascii="Times New Roman" w:hAnsi="Times New Roman" w:cs="Times New Roman"/>
          <w:sz w:val="28"/>
        </w:rPr>
        <w:t>6</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8"/>
                    <a:stretch>
                      <a:fillRect/>
                    </a:stretch>
                  </pic:blipFill>
                  <pic:spPr>
                    <a:xfrm>
                      <a:off x="0" y="0"/>
                      <a:ext cx="4907705" cy="3269263"/>
                    </a:xfrm>
                    <a:prstGeom prst="rect">
                      <a:avLst/>
                    </a:prstGeom>
                  </pic:spPr>
                </pic:pic>
              </a:graphicData>
            </a:graphic>
          </wp:inline>
        </w:drawing>
      </w:r>
    </w:p>
    <w:p w14:paraId="221AFF12" w14:textId="08B04F40"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C67B8">
        <w:rPr>
          <w:rFonts w:ascii="Times New Roman" w:hAnsi="Times New Roman" w:cs="Times New Roman"/>
          <w:sz w:val="28"/>
        </w:rPr>
        <w:t>7</w:t>
      </w:r>
      <w:r w:rsidR="009C67B8" w:rsidRPr="00775658">
        <w:rPr>
          <w:rFonts w:ascii="Times New Roman" w:hAnsi="Times New Roman" w:cs="Times New Roman"/>
          <w:sz w:val="28"/>
        </w:rPr>
        <w:t xml:space="preserve"> </w:t>
      </w:r>
      <w:r w:rsidRPr="00775658">
        <w:rPr>
          <w:rFonts w:ascii="Times New Roman" w:hAnsi="Times New Roman" w:cs="Times New Roman"/>
          <w:sz w:val="28"/>
        </w:rPr>
        <w:t>– Диаграмма компонентов подсистемы Формирования набора данных</w:t>
      </w:r>
    </w:p>
    <w:p w14:paraId="340CF8C6" w14:textId="4A0B7757"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разрабатывается ПО, включающее только подсистемы, выделенные цветами: </w:t>
      </w:r>
      <w:r w:rsidR="007A5040">
        <w:rPr>
          <w:rFonts w:ascii="Times New Roman" w:hAnsi="Times New Roman" w:cs="Times New Roman"/>
          <w:sz w:val="28"/>
        </w:rPr>
        <w:t>«</w:t>
      </w:r>
      <w:r>
        <w:rPr>
          <w:rFonts w:ascii="Times New Roman" w:hAnsi="Times New Roman" w:cs="Times New Roman"/>
          <w:sz w:val="28"/>
        </w:rPr>
        <w:t>Обработки ТМ из ОИК</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Обработки данных СВИ</w:t>
      </w:r>
      <w:r w:rsidR="007A5040">
        <w:rPr>
          <w:rFonts w:ascii="Times New Roman" w:hAnsi="Times New Roman" w:cs="Times New Roman"/>
          <w:sz w:val="28"/>
        </w:rPr>
        <w:t>»</w:t>
      </w:r>
      <w:r>
        <w:rPr>
          <w:rFonts w:ascii="Times New Roman" w:hAnsi="Times New Roman" w:cs="Times New Roman"/>
          <w:sz w:val="28"/>
        </w:rPr>
        <w:t xml:space="preserve">, </w:t>
      </w:r>
      <w:r w:rsidR="007A5040">
        <w:rPr>
          <w:rFonts w:ascii="Times New Roman" w:hAnsi="Times New Roman" w:cs="Times New Roman"/>
          <w:sz w:val="28"/>
        </w:rPr>
        <w:t>«</w:t>
      </w:r>
      <w:r>
        <w:rPr>
          <w:rFonts w:ascii="Times New Roman" w:hAnsi="Times New Roman" w:cs="Times New Roman"/>
          <w:sz w:val="28"/>
        </w:rPr>
        <w:t>Идентификации возникновения АР</w:t>
      </w:r>
      <w:r w:rsidR="007A5040">
        <w:rPr>
          <w:rFonts w:ascii="Times New Roman" w:hAnsi="Times New Roman" w:cs="Times New Roman"/>
          <w:sz w:val="28"/>
        </w:rPr>
        <w:t>»</w:t>
      </w:r>
      <w:r>
        <w:rPr>
          <w:rFonts w:ascii="Times New Roman" w:hAnsi="Times New Roman" w:cs="Times New Roman"/>
          <w:sz w:val="28"/>
        </w:rPr>
        <w:t xml:space="preserve"> и </w:t>
      </w:r>
      <w:r w:rsidR="007A5040">
        <w:rPr>
          <w:rFonts w:ascii="Times New Roman" w:hAnsi="Times New Roman" w:cs="Times New Roman"/>
          <w:sz w:val="28"/>
        </w:rPr>
        <w:t>«</w:t>
      </w:r>
      <w:r>
        <w:rPr>
          <w:rFonts w:ascii="Times New Roman" w:hAnsi="Times New Roman" w:cs="Times New Roman"/>
          <w:sz w:val="28"/>
        </w:rPr>
        <w:t>Выбора УВ</w:t>
      </w:r>
      <w:r w:rsidR="007A5040">
        <w:rPr>
          <w:rFonts w:ascii="Times New Roman" w:hAnsi="Times New Roman" w:cs="Times New Roman"/>
          <w:sz w:val="28"/>
        </w:rPr>
        <w:t>»</w:t>
      </w:r>
      <w:r>
        <w:rPr>
          <w:rFonts w:ascii="Times New Roman" w:hAnsi="Times New Roman" w:cs="Times New Roman"/>
          <w:sz w:val="28"/>
        </w:rPr>
        <w:t>.</w:t>
      </w:r>
    </w:p>
    <w:p w14:paraId="70B09E38" w14:textId="77777777" w:rsidR="005D6C6A" w:rsidRDefault="005D6C6A" w:rsidP="005C1A27">
      <w:pPr>
        <w:pStyle w:val="3"/>
      </w:pPr>
      <w:bookmarkStart w:id="28" w:name="_Toc63185272"/>
      <w:r>
        <w:t>2.</w:t>
      </w:r>
      <w:r w:rsidR="005C1A27">
        <w:t>1.</w:t>
      </w:r>
      <w:r>
        <w:t>3. Диаграмма пакетов</w:t>
      </w:r>
      <w:r w:rsidRPr="005D6C6A">
        <w:t xml:space="preserve"> </w:t>
      </w:r>
      <w:r>
        <w:t>разрабатываемого ПО</w:t>
      </w:r>
      <w:bookmarkEnd w:id="28"/>
    </w:p>
    <w:p w14:paraId="42B2AAF7" w14:textId="37C5D3F4"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9C67B8">
        <w:rPr>
          <w:rFonts w:ascii="Times New Roman" w:hAnsi="Times New Roman" w:cs="Times New Roman"/>
          <w:sz w:val="28"/>
        </w:rPr>
        <w:t>8</w:t>
      </w:r>
      <w:r>
        <w:rPr>
          <w:rFonts w:ascii="Times New Roman" w:hAnsi="Times New Roman" w:cs="Times New Roman"/>
          <w:sz w:val="28"/>
        </w:rPr>
        <w:t>.</w:t>
      </w:r>
    </w:p>
    <w:p w14:paraId="5B559514" w14:textId="49DAF70D"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обученного классификатора и сечений-кандидатов ДС</w:t>
      </w:r>
      <w:r w:rsidR="009A0193">
        <w:rPr>
          <w:rFonts w:ascii="Times New Roman" w:hAnsi="Times New Roman" w:cs="Times New Roman"/>
          <w:sz w:val="28"/>
        </w:rPr>
        <w:t>, которые соответствуют текущему режиму работы энергосистемы</w:t>
      </w:r>
      <w:r w:rsidR="00A6318C">
        <w:rPr>
          <w:rFonts w:ascii="Times New Roman" w:hAnsi="Times New Roman" w:cs="Times New Roman"/>
          <w:sz w:val="28"/>
        </w:rPr>
        <w:t>.</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758" cy="4161626"/>
                    </a:xfrm>
                    <a:prstGeom prst="rect">
                      <a:avLst/>
                    </a:prstGeom>
                  </pic:spPr>
                </pic:pic>
              </a:graphicData>
            </a:graphic>
          </wp:inline>
        </w:drawing>
      </w:r>
    </w:p>
    <w:p w14:paraId="47EB0DCF" w14:textId="3D42AD7E" w:rsidR="007A5040"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C67B8">
        <w:rPr>
          <w:rFonts w:ascii="Times New Roman" w:hAnsi="Times New Roman" w:cs="Times New Roman"/>
          <w:sz w:val="28"/>
        </w:rPr>
        <w:t xml:space="preserve">8 </w:t>
      </w:r>
      <w:r>
        <w:rPr>
          <w:rFonts w:ascii="Times New Roman" w:hAnsi="Times New Roman" w:cs="Times New Roman"/>
          <w:sz w:val="28"/>
        </w:rPr>
        <w:t>– Диаграмма пакетов</w:t>
      </w:r>
    </w:p>
    <w:p w14:paraId="131D8D24" w14:textId="4F548EE4" w:rsidR="00CF4958" w:rsidRDefault="00CF4958" w:rsidP="00981E0D">
      <w:pPr>
        <w:spacing w:after="0" w:line="360" w:lineRule="auto"/>
        <w:ind w:firstLine="709"/>
        <w:contextualSpacing/>
        <w:jc w:val="center"/>
        <w:rPr>
          <w:rFonts w:ascii="Times New Roman" w:hAnsi="Times New Roman" w:cs="Times New Roman"/>
          <w:sz w:val="28"/>
        </w:rPr>
      </w:pPr>
    </w:p>
    <w:p w14:paraId="6FBC6B1A" w14:textId="415B2CED" w:rsidR="00981E0D" w:rsidRDefault="005C1A27" w:rsidP="005C1A27">
      <w:pPr>
        <w:pStyle w:val="2"/>
      </w:pPr>
      <w:bookmarkStart w:id="29" w:name="_Toc63185273"/>
      <w:r w:rsidRPr="005C1A27">
        <w:t>2.2.</w:t>
      </w:r>
      <w:r w:rsidRPr="005C1A27">
        <w:tab/>
      </w:r>
      <w:r w:rsidR="009C4CAE" w:rsidRPr="000F68E3">
        <w:t>В</w:t>
      </w:r>
      <w:r w:rsidRPr="000F68E3">
        <w:t>заимосвяз</w:t>
      </w:r>
      <w:r w:rsidR="009C4CAE" w:rsidRPr="000F68E3">
        <w:t>и</w:t>
      </w:r>
      <w:r w:rsidRPr="000F68E3">
        <w:t xml:space="preserve"> </w:t>
      </w:r>
      <w:r w:rsidR="009C4CAE" w:rsidRPr="000F68E3">
        <w:t xml:space="preserve">ЦАЛАР </w:t>
      </w:r>
      <w:r w:rsidRPr="000F68E3">
        <w:t>со смежными системами</w:t>
      </w:r>
      <w:bookmarkEnd w:id="29"/>
    </w:p>
    <w:p w14:paraId="2A65BA29" w14:textId="07B87FB4"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w:t>
      </w:r>
      <w:r w:rsidR="00B91879">
        <w:rPr>
          <w:rFonts w:ascii="Times New Roman" w:hAnsi="Times New Roman" w:cs="Times New Roman"/>
          <w:color w:val="000000" w:themeColor="text1"/>
          <w:sz w:val="28"/>
        </w:rPr>
        <w:t>о</w:t>
      </w:r>
      <w:r w:rsidRPr="00AF275D">
        <w:rPr>
          <w:rFonts w:ascii="Times New Roman" w:hAnsi="Times New Roman" w:cs="Times New Roman"/>
          <w:color w:val="000000" w:themeColor="text1"/>
          <w:sz w:val="28"/>
        </w:rPr>
        <w:t xml:space="preserve"> </w:t>
      </w:r>
      <w:r w:rsidR="00B91879">
        <w:rPr>
          <w:rFonts w:ascii="Times New Roman" w:hAnsi="Times New Roman" w:cs="Times New Roman"/>
          <w:color w:val="000000" w:themeColor="text1"/>
          <w:sz w:val="28"/>
        </w:rPr>
        <w:t xml:space="preserve">ПО </w:t>
      </w:r>
      <w:r w:rsidR="007A5040">
        <w:rPr>
          <w:rFonts w:ascii="Times New Roman" w:hAnsi="Times New Roman" w:cs="Times New Roman"/>
          <w:color w:val="000000" w:themeColor="text1"/>
          <w:sz w:val="28"/>
        </w:rPr>
        <w:t>ЦАЛАР</w:t>
      </w:r>
      <w:r w:rsidRPr="00AF275D">
        <w:rPr>
          <w:rFonts w:ascii="Times New Roman" w:hAnsi="Times New Roman" w:cs="Times New Roman"/>
          <w:color w:val="000000" w:themeColor="text1"/>
          <w:sz w:val="28"/>
        </w:rPr>
        <w:t>,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lastRenderedPageBreak/>
              <w:t>Оперативно-информационный комплекс</w:t>
            </w:r>
          </w:p>
        </w:tc>
        <w:tc>
          <w:tcPr>
            <w:tcW w:w="3686" w:type="dxa"/>
          </w:tcPr>
          <w:p w14:paraId="6AD549BD" w14:textId="100CA8A3" w:rsidR="00AF275D" w:rsidRPr="00AF275D" w:rsidRDefault="00C73461" w:rsidP="00C935FF">
            <w:pPr>
              <w:spacing w:line="360" w:lineRule="auto"/>
              <w:contextualSpacing/>
              <w:jc w:val="both"/>
              <w:rPr>
                <w:rFonts w:ascii="Times New Roman" w:hAnsi="Times New Roman" w:cs="Times New Roman"/>
                <w:color w:val="000000" w:themeColor="text1"/>
                <w:sz w:val="28"/>
              </w:rPr>
            </w:pPr>
            <w:hyperlink r:id="rId20" w:tgtFrame="_blank" w:history="1">
              <w:r w:rsidR="007C1419" w:rsidRPr="007C1419">
                <w:rPr>
                  <w:rFonts w:ascii="Times New Roman" w:hAnsi="Times New Roman" w:cs="Times New Roman"/>
                  <w:color w:val="000000" w:themeColor="text1"/>
                  <w:sz w:val="28"/>
                </w:rPr>
                <w:t xml:space="preserve">МЭК 60870-5-104 </w:t>
              </w:r>
            </w:hyperlink>
          </w:p>
        </w:tc>
      </w:tr>
      <w:tr w:rsidR="00A43766" w:rsidRPr="00AF275D" w14:paraId="68A80E6D" w14:textId="77777777" w:rsidTr="001F6D71">
        <w:tc>
          <w:tcPr>
            <w:tcW w:w="5098" w:type="dxa"/>
          </w:tcPr>
          <w:p w14:paraId="65EF821F" w14:textId="08540F22" w:rsidR="00A43766" w:rsidRPr="00AF275D" w:rsidRDefault="00A43766"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УСВИ, КСВД</w:t>
            </w:r>
          </w:p>
        </w:tc>
        <w:tc>
          <w:tcPr>
            <w:tcW w:w="3686" w:type="dxa"/>
          </w:tcPr>
          <w:p w14:paraId="305FDCD8" w14:textId="38E8B92C" w:rsidR="00A43766" w:rsidRPr="00AF275D" w:rsidRDefault="00C73461" w:rsidP="00A43766">
            <w:pPr>
              <w:spacing w:line="360" w:lineRule="auto"/>
              <w:contextualSpacing/>
              <w:jc w:val="both"/>
              <w:rPr>
                <w:rFonts w:ascii="Times New Roman" w:hAnsi="Times New Roman" w:cs="Times New Roman"/>
                <w:color w:val="000000" w:themeColor="text1"/>
                <w:sz w:val="28"/>
              </w:rPr>
            </w:pPr>
            <w:hyperlink r:id="rId21" w:tgtFrame="_blank" w:history="1">
              <w:r w:rsidR="00A43766" w:rsidRPr="007C1419">
                <w:rPr>
                  <w:rFonts w:ascii="Times New Roman" w:hAnsi="Times New Roman" w:cs="Times New Roman"/>
                  <w:color w:val="000000" w:themeColor="text1"/>
                  <w:sz w:val="28"/>
                </w:rPr>
                <w:t>C37.118.1</w:t>
              </w:r>
            </w:hyperlink>
          </w:p>
        </w:tc>
      </w:tr>
      <w:tr w:rsidR="00A43766" w:rsidRPr="00AF275D" w14:paraId="66EEA59F" w14:textId="77777777" w:rsidTr="001F6D71">
        <w:tc>
          <w:tcPr>
            <w:tcW w:w="5098" w:type="dxa"/>
          </w:tcPr>
          <w:p w14:paraId="350AF223" w14:textId="52283635" w:rsidR="00A43766" w:rsidRDefault="00AE724F"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УПАСК</w:t>
            </w:r>
          </w:p>
        </w:tc>
        <w:tc>
          <w:tcPr>
            <w:tcW w:w="3686" w:type="dxa"/>
          </w:tcPr>
          <w:p w14:paraId="7FF7F7E9" w14:textId="70A973B8" w:rsidR="00A43766" w:rsidRDefault="00AE724F" w:rsidP="00C935FF">
            <w:pPr>
              <w:spacing w:line="360" w:lineRule="auto"/>
              <w:contextualSpacing/>
              <w:jc w:val="both"/>
              <w:rPr>
                <w:rFonts w:ascii="Times New Roman" w:hAnsi="Times New Roman" w:cs="Times New Roman"/>
                <w:color w:val="000000" w:themeColor="text1"/>
                <w:sz w:val="28"/>
              </w:rPr>
            </w:pPr>
            <w:r w:rsidRPr="00445FE6">
              <w:rPr>
                <w:rFonts w:ascii="Times New Roman" w:hAnsi="Times New Roman" w:cs="Times New Roman"/>
                <w:sz w:val="28"/>
              </w:rPr>
              <w:t>IEC 61850-8-1 GOOSE</w:t>
            </w:r>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42E7B390" w:rsidR="001D4205" w:rsidRPr="00A43766"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C67B8">
        <w:rPr>
          <w:rFonts w:ascii="Times New Roman" w:hAnsi="Times New Roman" w:cs="Times New Roman"/>
          <w:sz w:val="28"/>
        </w:rPr>
        <w:t xml:space="preserve">9 </w:t>
      </w:r>
      <w:r>
        <w:rPr>
          <w:rFonts w:ascii="Times New Roman" w:hAnsi="Times New Roman" w:cs="Times New Roman"/>
          <w:sz w:val="28"/>
        </w:rPr>
        <w:t>представлена схема взаимодействия с внешними системами.</w:t>
      </w:r>
      <w:r w:rsidR="00A43766">
        <w:rPr>
          <w:rFonts w:ascii="Times New Roman" w:hAnsi="Times New Roman" w:cs="Times New Roman"/>
          <w:sz w:val="28"/>
        </w:rPr>
        <w:t xml:space="preserve"> Данные СВИ поступают с энергообъектов по протоколу </w:t>
      </w:r>
      <w:r w:rsidR="00A43766">
        <w:rPr>
          <w:rFonts w:ascii="Times New Roman" w:hAnsi="Times New Roman" w:cs="Times New Roman"/>
          <w:sz w:val="28"/>
          <w:lang w:val="en-US"/>
        </w:rPr>
        <w:t>C</w:t>
      </w:r>
      <w:r w:rsidR="00A43766" w:rsidRPr="00AE724F">
        <w:rPr>
          <w:rFonts w:ascii="Times New Roman" w:hAnsi="Times New Roman" w:cs="Times New Roman"/>
          <w:sz w:val="28"/>
        </w:rPr>
        <w:t xml:space="preserve">37.118 </w:t>
      </w:r>
      <w:r w:rsidR="00A43766">
        <w:rPr>
          <w:rFonts w:ascii="Times New Roman" w:hAnsi="Times New Roman" w:cs="Times New Roman"/>
          <w:sz w:val="28"/>
        </w:rPr>
        <w:t>на сервер ЦАЛАР. Телеметри</w:t>
      </w:r>
      <w:r w:rsidR="000F68E3">
        <w:rPr>
          <w:rFonts w:ascii="Times New Roman" w:hAnsi="Times New Roman" w:cs="Times New Roman"/>
          <w:sz w:val="28"/>
        </w:rPr>
        <w:t>я</w:t>
      </w:r>
      <w:r w:rsidR="00A43766">
        <w:rPr>
          <w:rFonts w:ascii="Times New Roman" w:hAnsi="Times New Roman" w:cs="Times New Roman"/>
          <w:sz w:val="28"/>
        </w:rPr>
        <w:t xml:space="preserve"> на сервер поступает из ОИК по протоколу МЭК-104. На основе полученной информации выполняется выбор управляющих воздействи</w:t>
      </w:r>
      <w:r w:rsidR="000F68E3">
        <w:rPr>
          <w:rFonts w:ascii="Times New Roman" w:hAnsi="Times New Roman" w:cs="Times New Roman"/>
          <w:sz w:val="28"/>
        </w:rPr>
        <w:t>й</w:t>
      </w:r>
      <w:r w:rsidR="00A43766">
        <w:rPr>
          <w:rFonts w:ascii="Times New Roman" w:hAnsi="Times New Roman" w:cs="Times New Roman"/>
          <w:sz w:val="28"/>
        </w:rPr>
        <w:t>, которые по каналам УПАСК направляются на энергообъекты.</w:t>
      </w:r>
    </w:p>
    <w:p w14:paraId="34A7950E" w14:textId="113FCD18" w:rsidR="005C1A27" w:rsidRDefault="00AE724F" w:rsidP="00AE724F">
      <w:pPr>
        <w:spacing w:after="0" w:line="360" w:lineRule="auto"/>
        <w:ind w:firstLine="567"/>
        <w:contextualSpacing/>
        <w:jc w:val="center"/>
      </w:pPr>
      <w:r>
        <w:object w:dxaOrig="11653" w:dyaOrig="2797" w14:anchorId="49D1DB16">
          <v:shape id="_x0000_i1028" type="#_x0000_t75" style="width:462.6pt;height:111pt" o:ole="">
            <v:imagedata r:id="rId22" o:title=""/>
          </v:shape>
          <o:OLEObject Type="Embed" ProgID="Visio.Drawing.15" ShapeID="_x0000_i1028" DrawAspect="Content" ObjectID="_1673809251" r:id="rId23"/>
        </w:object>
      </w:r>
      <w:r w:rsidDel="00AE724F">
        <w:t xml:space="preserve"> </w:t>
      </w:r>
    </w:p>
    <w:p w14:paraId="1C0DF92E" w14:textId="423FB884"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9C67B8">
        <w:rPr>
          <w:rFonts w:ascii="Times New Roman" w:hAnsi="Times New Roman" w:cs="Times New Roman"/>
          <w:sz w:val="28"/>
        </w:rPr>
        <w:t xml:space="preserve">9 </w:t>
      </w:r>
      <w:r>
        <w:rPr>
          <w:rFonts w:ascii="Times New Roman" w:hAnsi="Times New Roman" w:cs="Times New Roman"/>
          <w:sz w:val="28"/>
        </w:rPr>
        <w:t>– Схема взаимодействия с внешними системами</w:t>
      </w:r>
    </w:p>
    <w:p w14:paraId="3915E659" w14:textId="77777777" w:rsidR="009C4CAE" w:rsidRDefault="009C4CAE"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30" w:name="_Toc63185274"/>
      <w:r w:rsidRPr="00A67742">
        <w:t>2.3. Состав функций, реализуемых системой</w:t>
      </w:r>
      <w:bookmarkEnd w:id="30"/>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lastRenderedPageBreak/>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31AB48E2" w14:textId="422668F4"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r w:rsidR="009A0193">
        <w:rPr>
          <w:rFonts w:ascii="Times New Roman" w:hAnsi="Times New Roman" w:cs="Times New Roman"/>
          <w:color w:val="000000" w:themeColor="text1"/>
          <w:sz w:val="28"/>
        </w:rPr>
        <w:t xml:space="preserve"> данных СВИ</w:t>
      </w:r>
      <w:r>
        <w:rPr>
          <w:rFonts w:ascii="Times New Roman" w:hAnsi="Times New Roman" w:cs="Times New Roman"/>
          <w:color w:val="000000" w:themeColor="text1"/>
          <w:sz w:val="28"/>
        </w:rPr>
        <w:t>.</w:t>
      </w:r>
    </w:p>
    <w:p w14:paraId="56953AA5" w14:textId="4B9A949C" w:rsidR="009A0193" w:rsidRPr="00885E83" w:rsidRDefault="009A0193"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Идентификация АР на основе классификации данных.</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13A30FB"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2396065" w14:textId="074D06DE" w:rsidR="009C4CAE" w:rsidRDefault="009C4CAE" w:rsidP="005D5B99">
      <w:pPr>
        <w:spacing w:after="0" w:line="360" w:lineRule="auto"/>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31" w:name="_Toc63185275"/>
      <w:r>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31"/>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r w:rsidRPr="007566E0">
              <w:rPr>
                <w:rFonts w:ascii="Times New Roman" w:hAnsi="Times New Roman" w:cs="Times New Roman"/>
                <w:color w:val="000000" w:themeColor="text1"/>
                <w:sz w:val="28"/>
              </w:rPr>
              <w:t>Требование</w:t>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1EAEED3F" w:rsidR="00243D5D" w:rsidRPr="007566E0" w:rsidRDefault="00243D5D" w:rsidP="005D5B99">
            <w:pPr>
              <w:spacing w:line="360" w:lineRule="auto"/>
              <w:ind w:left="105"/>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Время выполнения задач определения сечения ДС и идентификации </w:t>
            </w:r>
            <w:r w:rsidR="00FD1B6F">
              <w:rPr>
                <w:rFonts w:ascii="Times New Roman" w:hAnsi="Times New Roman" w:cs="Times New Roman"/>
                <w:color w:val="000000" w:themeColor="text1"/>
                <w:sz w:val="28"/>
              </w:rPr>
              <w:t xml:space="preserve">возникновения асинхронного режима </w:t>
            </w:r>
            <w:r>
              <w:rPr>
                <w:rFonts w:ascii="Times New Roman" w:hAnsi="Times New Roman" w:cs="Times New Roman"/>
                <w:color w:val="000000" w:themeColor="text1"/>
                <w:sz w:val="28"/>
              </w:rPr>
              <w:t xml:space="preserve">должно составлять </w:t>
            </w:r>
            <w:r w:rsidR="00FD1B6F">
              <w:rPr>
                <w:rFonts w:ascii="Times New Roman" w:hAnsi="Times New Roman" w:cs="Times New Roman"/>
                <w:color w:val="000000" w:themeColor="text1"/>
                <w:sz w:val="28"/>
              </w:rPr>
              <w:t>не более 580 м</w:t>
            </w:r>
            <w:r>
              <w:rPr>
                <w:rFonts w:ascii="Times New Roman" w:hAnsi="Times New Roman" w:cs="Times New Roman"/>
                <w:color w:val="000000" w:themeColor="text1"/>
                <w:sz w:val="28"/>
              </w:rPr>
              <w:t>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w:t>
            </w:r>
            <w:r w:rsidR="009C7DD0">
              <w:rPr>
                <w:rFonts w:ascii="Times New Roman" w:hAnsi="Times New Roman" w:cs="Times New Roman"/>
                <w:color w:val="000000" w:themeColor="text1"/>
                <w:sz w:val="28"/>
              </w:rPr>
              <w:lastRenderedPageBreak/>
              <w:t>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32" w:name="_Toc63185276"/>
      <w:r>
        <w:t xml:space="preserve">2.5. </w:t>
      </w:r>
      <w:r w:rsidRPr="003208AC">
        <w:t>Методы и средства разработки</w:t>
      </w:r>
      <w:bookmarkEnd w:id="32"/>
    </w:p>
    <w:p w14:paraId="29150007" w14:textId="5FEAAB6C" w:rsidR="00A67742" w:rsidRPr="005530DB" w:rsidRDefault="003208AC" w:rsidP="005530DB">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 xml:space="preserve">Для выполнения кластеризации многомерных временных рядов </w:t>
      </w:r>
      <w:r w:rsidR="005530DB">
        <w:rPr>
          <w:rFonts w:ascii="Times New Roman" w:hAnsi="Times New Roman" w:cs="Times New Roman"/>
          <w:color w:val="000000" w:themeColor="text1"/>
          <w:sz w:val="28"/>
        </w:rPr>
        <w:t>используется пакет</w:t>
      </w:r>
      <w:r w:rsidR="005530DB" w:rsidRPr="005530DB">
        <w:rPr>
          <w:rFonts w:ascii="Times New Roman" w:hAnsi="Times New Roman" w:cs="Times New Roman"/>
          <w:color w:val="000000" w:themeColor="text1"/>
          <w:sz w:val="28"/>
        </w:rPr>
        <w:t xml:space="preserve"> dtwclust</w:t>
      </w:r>
      <w:r w:rsidR="005530DB">
        <w:rPr>
          <w:rFonts w:ascii="Times New Roman" w:hAnsi="Times New Roman" w:cs="Times New Roman"/>
          <w:color w:val="000000" w:themeColor="text1"/>
          <w:sz w:val="28"/>
        </w:rPr>
        <w:t>,</w:t>
      </w:r>
      <w:r w:rsidR="005530DB" w:rsidRPr="005530DB">
        <w:t xml:space="preserve"> </w:t>
      </w:r>
      <w:r w:rsidR="005530DB">
        <w:rPr>
          <w:rFonts w:ascii="Times New Roman" w:hAnsi="Times New Roman" w:cs="Times New Roman"/>
          <w:color w:val="000000" w:themeColor="text1"/>
          <w:sz w:val="28"/>
        </w:rPr>
        <w:t>д</w:t>
      </w:r>
      <w:r w:rsidR="005530DB" w:rsidRPr="005530DB">
        <w:rPr>
          <w:rFonts w:ascii="Times New Roman" w:hAnsi="Times New Roman" w:cs="Times New Roman"/>
          <w:color w:val="000000" w:themeColor="text1"/>
          <w:sz w:val="28"/>
        </w:rPr>
        <w:t xml:space="preserve">ля выполнения классификации </w:t>
      </w:r>
      <w:r w:rsidR="005530DB">
        <w:rPr>
          <w:rFonts w:ascii="Times New Roman" w:hAnsi="Times New Roman" w:cs="Times New Roman"/>
          <w:color w:val="000000" w:themeColor="text1"/>
          <w:sz w:val="28"/>
        </w:rPr>
        <w:t xml:space="preserve">– </w:t>
      </w:r>
      <w:r w:rsidR="005530DB" w:rsidRPr="005530DB">
        <w:rPr>
          <w:rFonts w:ascii="Times New Roman" w:hAnsi="Times New Roman" w:cs="Times New Roman"/>
          <w:color w:val="000000" w:themeColor="text1"/>
          <w:sz w:val="28"/>
        </w:rPr>
        <w:t>пакет e1071</w:t>
      </w:r>
      <w:r w:rsidR="005530DB">
        <w:rPr>
          <w:rFonts w:ascii="Times New Roman" w:hAnsi="Times New Roman" w:cs="Times New Roman"/>
          <w:color w:val="000000" w:themeColor="text1"/>
          <w:sz w:val="28"/>
        </w:rPr>
        <w:t>.</w:t>
      </w:r>
    </w:p>
    <w:p w14:paraId="25AEC7E3" w14:textId="568463DF" w:rsidR="005C1A27" w:rsidRDefault="003D3B00" w:rsidP="003D3B00">
      <w:pPr>
        <w:pStyle w:val="2"/>
      </w:pPr>
      <w:bookmarkStart w:id="33" w:name="_Toc63185277"/>
      <w:r>
        <w:t>2</w:t>
      </w:r>
      <w:r w:rsidRPr="003D3B00">
        <w:t>.</w:t>
      </w:r>
      <w:del w:id="34" w:author="Пользователь Windows" w:date="2021-02-02T22:13:00Z">
        <w:r w:rsidDel="00550E49">
          <w:delText>5</w:delText>
        </w:r>
      </w:del>
      <w:ins w:id="35" w:author="Пользователь Windows" w:date="2021-02-02T22:13:00Z">
        <w:r w:rsidR="00550E49">
          <w:t>6</w:t>
        </w:r>
      </w:ins>
      <w:r w:rsidR="007E0A18">
        <w:t>.</w:t>
      </w:r>
      <w:r w:rsidRPr="003D3B00">
        <w:t xml:space="preserve"> Требования к видам обеспечения</w:t>
      </w:r>
      <w:bookmarkEnd w:id="33"/>
    </w:p>
    <w:p w14:paraId="3D3723E9" w14:textId="1F228863" w:rsidR="003D3B00" w:rsidRPr="003D3B00" w:rsidRDefault="003D3B00" w:rsidP="003D3B00">
      <w:pPr>
        <w:pStyle w:val="3"/>
      </w:pPr>
      <w:bookmarkStart w:id="36" w:name="_Toc63185278"/>
      <w:r>
        <w:t>2</w:t>
      </w:r>
      <w:r w:rsidRPr="003D3B00">
        <w:t>.</w:t>
      </w:r>
      <w:del w:id="37" w:author="Пользователь Windows" w:date="2021-02-02T22:13:00Z">
        <w:r w:rsidDel="00550E49">
          <w:delText>5</w:delText>
        </w:r>
      </w:del>
      <w:ins w:id="38" w:author="Пользователь Windows" w:date="2021-02-02T22:13:00Z">
        <w:r w:rsidR="00550E49">
          <w:t>6</w:t>
        </w:r>
      </w:ins>
      <w:r w:rsidRPr="003D3B00">
        <w:t>.1</w:t>
      </w:r>
      <w:r w:rsidR="007E0A18">
        <w:t>.</w:t>
      </w:r>
      <w:r w:rsidRPr="003D3B00">
        <w:t xml:space="preserve"> Требования к информационному обеспечению</w:t>
      </w:r>
      <w:bookmarkEnd w:id="36"/>
    </w:p>
    <w:p w14:paraId="07697053" w14:textId="442C4F79"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включенное</w:t>
      </w:r>
      <w:r w:rsidR="00D44EC3">
        <w:rPr>
          <w:rFonts w:ascii="Times New Roman" w:hAnsi="Times New Roman" w:cs="Times New Roman"/>
          <w:sz w:val="28"/>
        </w:rPr>
        <w:t>/отключенное</w:t>
      </w:r>
      <w:r w:rsidR="00E60063">
        <w:rPr>
          <w:rFonts w:ascii="Times New Roman" w:hAnsi="Times New Roman" w:cs="Times New Roman"/>
          <w:sz w:val="28"/>
        </w:rPr>
        <w:t xml:space="preserve">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386DDE8"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w:t>
      </w:r>
      <w:r w:rsidR="00F64272">
        <w:rPr>
          <w:rFonts w:ascii="Times New Roman" w:hAnsi="Times New Roman" w:cs="Times New Roman"/>
          <w:sz w:val="28"/>
        </w:rPr>
        <w:t xml:space="preserve">представляются </w:t>
      </w:r>
      <w:r>
        <w:rPr>
          <w:rFonts w:ascii="Times New Roman" w:hAnsi="Times New Roman" w:cs="Times New Roman"/>
          <w:sz w:val="28"/>
        </w:rPr>
        <w:t xml:space="preserve">в формате </w:t>
      </w:r>
      <w:r>
        <w:rPr>
          <w:rFonts w:ascii="Times New Roman" w:hAnsi="Times New Roman" w:cs="Times New Roman"/>
          <w:sz w:val="28"/>
          <w:lang w:val="en-US"/>
        </w:rPr>
        <w:t>CSV</w:t>
      </w:r>
      <w:r w:rsidR="00D44EC3">
        <w:rPr>
          <w:rFonts w:ascii="Times New Roman" w:hAnsi="Times New Roman" w:cs="Times New Roman"/>
          <w:sz w:val="28"/>
        </w:rPr>
        <w:t>. В развитии</w:t>
      </w:r>
      <w:r>
        <w:rPr>
          <w:rFonts w:ascii="Times New Roman" w:hAnsi="Times New Roman" w:cs="Times New Roman"/>
          <w:sz w:val="28"/>
        </w:rPr>
        <w:t xml:space="preserve"> реализации ЦАЛАР </w:t>
      </w:r>
      <w:r w:rsidR="00D44EC3">
        <w:rPr>
          <w:rFonts w:ascii="Times New Roman" w:hAnsi="Times New Roman" w:cs="Times New Roman"/>
          <w:sz w:val="28"/>
        </w:rPr>
        <w:t xml:space="preserve">файлы в формате </w:t>
      </w:r>
      <w:r w:rsidR="00D44EC3">
        <w:rPr>
          <w:rFonts w:ascii="Times New Roman" w:hAnsi="Times New Roman" w:cs="Times New Roman"/>
          <w:sz w:val="28"/>
          <w:lang w:val="en-US"/>
        </w:rPr>
        <w:t>CSV</w:t>
      </w:r>
      <w:r w:rsidR="00D44EC3">
        <w:rPr>
          <w:rFonts w:ascii="Times New Roman" w:hAnsi="Times New Roman" w:cs="Times New Roman"/>
          <w:sz w:val="28"/>
        </w:rPr>
        <w:t xml:space="preserve"> </w:t>
      </w:r>
      <w:r>
        <w:rPr>
          <w:rFonts w:ascii="Times New Roman" w:hAnsi="Times New Roman" w:cs="Times New Roman"/>
          <w:sz w:val="28"/>
        </w:rPr>
        <w:t xml:space="preserve">необходимо </w:t>
      </w:r>
      <w:r w:rsidR="00D44EC3">
        <w:rPr>
          <w:rFonts w:ascii="Times New Roman" w:hAnsi="Times New Roman" w:cs="Times New Roman"/>
          <w:sz w:val="28"/>
        </w:rPr>
        <w:t>заменить на</w:t>
      </w:r>
      <w:r w:rsidR="00F64272">
        <w:rPr>
          <w:rFonts w:ascii="Times New Roman" w:hAnsi="Times New Roman" w:cs="Times New Roman"/>
          <w:sz w:val="28"/>
        </w:rPr>
        <w:t xml:space="preserve"> запись</w:t>
      </w:r>
      <w:r w:rsidR="00D44EC3">
        <w:rPr>
          <w:rFonts w:ascii="Times New Roman" w:hAnsi="Times New Roman" w:cs="Times New Roman"/>
          <w:sz w:val="28"/>
        </w:rPr>
        <w:t xml:space="preserve"> </w:t>
      </w:r>
      <w:r w:rsidR="00F64272">
        <w:rPr>
          <w:rFonts w:ascii="Times New Roman" w:hAnsi="Times New Roman" w:cs="Times New Roman"/>
          <w:sz w:val="28"/>
        </w:rPr>
        <w:t>данных</w:t>
      </w:r>
      <w:r w:rsidR="00D44EC3">
        <w:rPr>
          <w:rFonts w:ascii="Times New Roman" w:hAnsi="Times New Roman" w:cs="Times New Roman"/>
          <w:sz w:val="28"/>
        </w:rPr>
        <w:t xml:space="preserve"> </w:t>
      </w:r>
      <w:r>
        <w:rPr>
          <w:rFonts w:ascii="Times New Roman" w:hAnsi="Times New Roman" w:cs="Times New Roman"/>
          <w:sz w:val="28"/>
        </w:rPr>
        <w:t>в БД.</w:t>
      </w:r>
    </w:p>
    <w:p w14:paraId="0F7ED6D0" w14:textId="7D54B9A1" w:rsidR="007E0A18" w:rsidRPr="007E0A18" w:rsidRDefault="007E0A18" w:rsidP="007E0A18">
      <w:pPr>
        <w:pStyle w:val="3"/>
      </w:pPr>
      <w:bookmarkStart w:id="39" w:name="_Toc63185279"/>
      <w:r>
        <w:t>2.</w:t>
      </w:r>
      <w:del w:id="40" w:author="Пользователь Windows" w:date="2021-02-02T22:13:00Z">
        <w:r w:rsidDel="00550E49">
          <w:delText>5</w:delText>
        </w:r>
      </w:del>
      <w:ins w:id="41" w:author="Пользователь Windows" w:date="2021-02-02T22:13:00Z">
        <w:r w:rsidR="00550E49">
          <w:t>6</w:t>
        </w:r>
      </w:ins>
      <w:r>
        <w:t>.</w:t>
      </w:r>
      <w:r w:rsidRPr="007E0A18">
        <w:t>2</w:t>
      </w:r>
      <w:r>
        <w:t>.</w:t>
      </w:r>
      <w:r w:rsidRPr="007E0A18">
        <w:t xml:space="preserve"> Требования к программному обеспечению</w:t>
      </w:r>
      <w:bookmarkEnd w:id="39"/>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2E04AFC9" w:rsidR="005C1A27" w:rsidRDefault="005B01D4" w:rsidP="005B01D4">
      <w:pPr>
        <w:pStyle w:val="3"/>
      </w:pPr>
      <w:bookmarkStart w:id="42" w:name="_Toc63185280"/>
      <w:r>
        <w:lastRenderedPageBreak/>
        <w:t>2.</w:t>
      </w:r>
      <w:del w:id="43" w:author="Пользователь Windows" w:date="2021-02-02T22:13:00Z">
        <w:r w:rsidDel="00550E49">
          <w:delText>5</w:delText>
        </w:r>
      </w:del>
      <w:ins w:id="44" w:author="Пользователь Windows" w:date="2021-02-02T22:13:00Z">
        <w:r w:rsidR="00550E49">
          <w:t>6</w:t>
        </w:r>
      </w:ins>
      <w:r>
        <w:t xml:space="preserve">.3. </w:t>
      </w:r>
      <w:r w:rsidRPr="005B01D4">
        <w:t>Требования к техническому обеспечению</w:t>
      </w:r>
      <w:bookmarkEnd w:id="42"/>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2C9A4F09"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w:t>
      </w:r>
    </w:p>
    <w:p w14:paraId="1A24208B" w14:textId="4FA3B656"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004018EE">
        <w:rPr>
          <w:rFonts w:ascii="Times New Roman" w:hAnsi="Times New Roman" w:cs="Times New Roman"/>
          <w:sz w:val="28"/>
        </w:rPr>
        <w:t xml:space="preserve"> частотой</w:t>
      </w:r>
      <w:r w:rsidRPr="004A4750">
        <w:rPr>
          <w:rFonts w:ascii="Times New Roman" w:hAnsi="Times New Roman" w:cs="Times New Roman"/>
          <w:sz w:val="28"/>
          <w:lang w:val="en-US"/>
        </w:rPr>
        <w:t xml:space="preserve"> 2.</w:t>
      </w:r>
      <w:r w:rsidR="004018EE">
        <w:rPr>
          <w:rFonts w:ascii="Times New Roman" w:hAnsi="Times New Roman" w:cs="Times New Roman"/>
          <w:sz w:val="28"/>
        </w:rPr>
        <w:t>0 ГГц</w:t>
      </w:r>
      <w:r w:rsidRPr="004A4750">
        <w:rPr>
          <w:rFonts w:ascii="Times New Roman" w:hAnsi="Times New Roman" w:cs="Times New Roman"/>
          <w:sz w:val="28"/>
          <w:lang w:val="en-US"/>
        </w:rPr>
        <w:t>;</w:t>
      </w:r>
    </w:p>
    <w:p w14:paraId="77014617" w14:textId="22FB45C2"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w:t>
      </w:r>
    </w:p>
    <w:p w14:paraId="77A1A2A7" w14:textId="175838C3" w:rsidR="005C1A27" w:rsidRPr="00170999" w:rsidRDefault="005B01D4" w:rsidP="00170999">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w:t>
      </w:r>
      <w:r w:rsidR="004018EE">
        <w:rPr>
          <w:rFonts w:ascii="Times New Roman" w:hAnsi="Times New Roman" w:cs="Times New Roman"/>
          <w:sz w:val="28"/>
        </w:rPr>
        <w:t>1</w:t>
      </w:r>
      <w:r w:rsidRPr="004A4750">
        <w:rPr>
          <w:rFonts w:ascii="Times New Roman" w:hAnsi="Times New Roman" w:cs="Times New Roman"/>
          <w:sz w:val="28"/>
          <w:lang w:val="en-US"/>
        </w:rPr>
        <w:t>GB SSD</w:t>
      </w:r>
      <w:r w:rsidR="004018EE">
        <w:rPr>
          <w:rFonts w:ascii="Times New Roman" w:hAnsi="Times New Roman" w:cs="Times New Roman"/>
          <w:sz w:val="28"/>
        </w:rPr>
        <w:t>.</w:t>
      </w:r>
    </w:p>
    <w:p w14:paraId="0EE9D197" w14:textId="77777777" w:rsidR="005D6C6A" w:rsidRPr="00656E91" w:rsidRDefault="005D6C6A" w:rsidP="003B65A0">
      <w:pPr>
        <w:pStyle w:val="2"/>
      </w:pPr>
      <w:bookmarkStart w:id="45" w:name="_Toc63185281"/>
      <w:r>
        <w:t>Выводы по разделу 2</w:t>
      </w:r>
      <w:bookmarkEnd w:id="45"/>
    </w:p>
    <w:p w14:paraId="3B1A3724" w14:textId="72FB9F85"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данной главе </w:t>
      </w:r>
      <w:r w:rsidR="007877DF">
        <w:rPr>
          <w:rFonts w:ascii="Times New Roman" w:hAnsi="Times New Roman" w:cs="Times New Roman"/>
          <w:sz w:val="28"/>
        </w:rPr>
        <w:t>представлены результаты разработки</w:t>
      </w:r>
      <w:r>
        <w:rPr>
          <w:rFonts w:ascii="Times New Roman" w:hAnsi="Times New Roman" w:cs="Times New Roman"/>
          <w:sz w:val="28"/>
        </w:rPr>
        <w:t xml:space="preserve"> проект</w:t>
      </w:r>
      <w:r w:rsidR="007877DF">
        <w:rPr>
          <w:rFonts w:ascii="Times New Roman" w:hAnsi="Times New Roman" w:cs="Times New Roman"/>
          <w:sz w:val="28"/>
        </w:rPr>
        <w:t>а</w:t>
      </w:r>
      <w:r>
        <w:rPr>
          <w:rFonts w:ascii="Times New Roman" w:hAnsi="Times New Roman" w:cs="Times New Roman"/>
          <w:sz w:val="28"/>
        </w:rPr>
        <w:t xml:space="preserve"> ПО</w:t>
      </w:r>
      <w:r w:rsidR="00E8790D">
        <w:rPr>
          <w:rFonts w:ascii="Times New Roman" w:hAnsi="Times New Roman" w:cs="Times New Roman"/>
          <w:sz w:val="28"/>
        </w:rPr>
        <w:t xml:space="preserve">: предложены решения по архитектуре </w:t>
      </w:r>
      <w:r w:rsidR="00162CB9">
        <w:rPr>
          <w:rFonts w:ascii="Times New Roman" w:hAnsi="Times New Roman" w:cs="Times New Roman"/>
          <w:sz w:val="28"/>
        </w:rPr>
        <w:t xml:space="preserve">ПО ЦАЛАР </w:t>
      </w:r>
      <w:r w:rsidR="00E8790D">
        <w:rPr>
          <w:rFonts w:ascii="Times New Roman" w:hAnsi="Times New Roman" w:cs="Times New Roman"/>
          <w:sz w:val="28"/>
        </w:rPr>
        <w:t xml:space="preserve">и взаимодействию </w:t>
      </w:r>
      <w:r w:rsidR="004018EE">
        <w:rPr>
          <w:rFonts w:ascii="Times New Roman" w:hAnsi="Times New Roman" w:cs="Times New Roman"/>
          <w:sz w:val="28"/>
        </w:rPr>
        <w:t xml:space="preserve">её </w:t>
      </w:r>
      <w:r w:rsidR="00E8790D">
        <w:rPr>
          <w:rFonts w:ascii="Times New Roman" w:hAnsi="Times New Roman" w:cs="Times New Roman"/>
          <w:sz w:val="28"/>
        </w:rPr>
        <w:t xml:space="preserve">подсистем со внешними системами, описаны требования к характеристикам </w:t>
      </w:r>
      <w:r w:rsidR="00162CB9">
        <w:rPr>
          <w:rFonts w:ascii="Times New Roman" w:hAnsi="Times New Roman" w:cs="Times New Roman"/>
          <w:sz w:val="28"/>
        </w:rPr>
        <w:t>ПО</w:t>
      </w:r>
      <w:r w:rsidR="00E8790D">
        <w:rPr>
          <w:rFonts w:ascii="Times New Roman" w:hAnsi="Times New Roman" w:cs="Times New Roman"/>
          <w:sz w:val="28"/>
        </w:rPr>
        <w:t>, к средствам разработки и видам обеспечения разрабатываемой системы</w:t>
      </w:r>
      <w:r w:rsidR="00162CB9">
        <w:rPr>
          <w:rFonts w:ascii="Times New Roman" w:hAnsi="Times New Roman" w:cs="Times New Roman"/>
          <w:sz w:val="28"/>
        </w:rPr>
        <w:t xml:space="preserve"> </w:t>
      </w:r>
      <w:sdt>
        <w:sdtPr>
          <w:rPr>
            <w:rFonts w:ascii="Times New Roman" w:hAnsi="Times New Roman" w:cs="Times New Roman"/>
            <w:sz w:val="28"/>
          </w:rPr>
          <w:id w:val="1807044877"/>
          <w:citation/>
        </w:sdtPr>
        <w:sdtEndPr/>
        <w:sdtContent>
          <w:r w:rsidR="00162CB9">
            <w:rPr>
              <w:rFonts w:ascii="Times New Roman" w:hAnsi="Times New Roman" w:cs="Times New Roman"/>
              <w:sz w:val="28"/>
            </w:rPr>
            <w:fldChar w:fldCharType="begin"/>
          </w:r>
          <w:r w:rsidR="00162CB9">
            <w:rPr>
              <w:rFonts w:ascii="Times New Roman" w:hAnsi="Times New Roman" w:cs="Times New Roman"/>
              <w:sz w:val="28"/>
            </w:rPr>
            <w:instrText xml:space="preserve"> CITATION ГОС9 \l 1049 </w:instrText>
          </w:r>
          <w:r w:rsidR="00162CB9">
            <w:rPr>
              <w:rFonts w:ascii="Times New Roman" w:hAnsi="Times New Roman" w:cs="Times New Roman"/>
              <w:sz w:val="28"/>
            </w:rPr>
            <w:fldChar w:fldCharType="separate"/>
          </w:r>
          <w:r w:rsidR="008A2B7F" w:rsidRPr="008A2B7F">
            <w:rPr>
              <w:rFonts w:ascii="Times New Roman" w:hAnsi="Times New Roman" w:cs="Times New Roman"/>
              <w:noProof/>
              <w:sz w:val="28"/>
            </w:rPr>
            <w:t>[12]</w:t>
          </w:r>
          <w:r w:rsidR="00162CB9">
            <w:rPr>
              <w:rFonts w:ascii="Times New Roman" w:hAnsi="Times New Roman" w:cs="Times New Roman"/>
              <w:sz w:val="28"/>
            </w:rPr>
            <w:fldChar w:fldCharType="end"/>
          </w:r>
        </w:sdtContent>
      </w:sdt>
      <w:r w:rsidR="00E8790D">
        <w:rPr>
          <w:rFonts w:ascii="Times New Roman" w:hAnsi="Times New Roman" w:cs="Times New Roman"/>
          <w:sz w:val="28"/>
        </w:rPr>
        <w:t>.</w:t>
      </w:r>
      <w:r w:rsidR="001E55F2">
        <w:rPr>
          <w:rFonts w:ascii="Times New Roman" w:hAnsi="Times New Roman" w:cs="Times New Roman"/>
          <w:sz w:val="28"/>
        </w:rPr>
        <w:t xml:space="preserve"> Определены компоненты </w:t>
      </w:r>
      <w:r w:rsidR="00162CB9">
        <w:rPr>
          <w:rFonts w:ascii="Times New Roman" w:hAnsi="Times New Roman" w:cs="Times New Roman"/>
          <w:sz w:val="28"/>
        </w:rPr>
        <w:t>ПО ЦАЛАР</w:t>
      </w:r>
      <w:r w:rsidR="00162CB9" w:rsidDel="00162CB9">
        <w:rPr>
          <w:rFonts w:ascii="Times New Roman" w:hAnsi="Times New Roman" w:cs="Times New Roman"/>
          <w:sz w:val="28"/>
        </w:rPr>
        <w:t xml:space="preserve"> </w:t>
      </w:r>
      <w:r w:rsidR="001E55F2">
        <w:rPr>
          <w:rFonts w:ascii="Times New Roman" w:hAnsi="Times New Roman" w:cs="Times New Roman"/>
          <w:sz w:val="28"/>
        </w:rPr>
        <w:t xml:space="preserve">,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3C5BE135" w14:textId="7BE99FC7" w:rsidR="00DE0FB5" w:rsidRDefault="00DE0FB5"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46" w:name="_Toc63185282"/>
      <w:r>
        <w:t>3. Разработка</w:t>
      </w:r>
      <w:r w:rsidRPr="005D6C6A">
        <w:t xml:space="preserve"> </w:t>
      </w:r>
      <w:r w:rsidRPr="00656E91">
        <w:t>программного обеспечения централизованной АЛАР</w:t>
      </w:r>
      <w:bookmarkEnd w:id="46"/>
    </w:p>
    <w:p w14:paraId="153F4EC3" w14:textId="77777777" w:rsidR="001F6D71" w:rsidRDefault="001F6D71" w:rsidP="001F6D71">
      <w:pPr>
        <w:pStyle w:val="2"/>
      </w:pPr>
      <w:bookmarkStart w:id="47" w:name="_Toc63185283"/>
      <w:r>
        <w:t>3.1. Описание используемых алгоритмов</w:t>
      </w:r>
      <w:bookmarkEnd w:id="47"/>
    </w:p>
    <w:p w14:paraId="38BD4DDB" w14:textId="77777777" w:rsidR="001F6D71" w:rsidRDefault="001F6D71" w:rsidP="001F6D71">
      <w:pPr>
        <w:pStyle w:val="3"/>
      </w:pPr>
      <w:bookmarkStart w:id="48" w:name="_Toc63185284"/>
      <w:r>
        <w:t xml:space="preserve">3.1.1. </w:t>
      </w:r>
      <w:commentRangeStart w:id="49"/>
      <w:commentRangeStart w:id="50"/>
      <w:commentRangeStart w:id="51"/>
      <w:r>
        <w:t xml:space="preserve">Теоретическая основа программной реализации подсистемы </w:t>
      </w:r>
      <w:commentRangeEnd w:id="49"/>
      <w:r w:rsidR="0074379B">
        <w:rPr>
          <w:rStyle w:val="ab"/>
          <w:rFonts w:asciiTheme="minorHAnsi" w:eastAsiaTheme="minorHAnsi" w:hAnsiTheme="minorHAnsi" w:cstheme="minorBidi"/>
          <w:b w:val="0"/>
          <w:color w:val="auto"/>
        </w:rPr>
        <w:commentReference w:id="49"/>
      </w:r>
      <w:commentRangeEnd w:id="50"/>
      <w:r w:rsidR="00D34510">
        <w:rPr>
          <w:rStyle w:val="ab"/>
          <w:rFonts w:asciiTheme="minorHAnsi" w:eastAsiaTheme="minorHAnsi" w:hAnsiTheme="minorHAnsi" w:cstheme="minorBidi"/>
          <w:b w:val="0"/>
          <w:color w:val="auto"/>
        </w:rPr>
        <w:commentReference w:id="50"/>
      </w:r>
      <w:commentRangeEnd w:id="51"/>
      <w:r w:rsidR="005B48FF">
        <w:rPr>
          <w:rStyle w:val="ab"/>
          <w:rFonts w:asciiTheme="minorHAnsi" w:eastAsiaTheme="minorHAnsi" w:hAnsiTheme="minorHAnsi" w:cstheme="minorBidi"/>
          <w:b w:val="0"/>
          <w:color w:val="auto"/>
        </w:rPr>
        <w:commentReference w:id="51"/>
      </w:r>
      <w:r>
        <w:t>Обработки данных СВИ</w:t>
      </w:r>
      <w:bookmarkEnd w:id="48"/>
    </w:p>
    <w:p w14:paraId="704C9FA4" w14:textId="23A1DCEF" w:rsidR="001F6D71" w:rsidRDefault="001F6D71" w:rsidP="0017099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w:t>
      </w:r>
      <w:r w:rsidR="00D34510">
        <w:rPr>
          <w:rFonts w:ascii="Times New Roman" w:hAnsi="Times New Roman" w:cs="Times New Roman"/>
          <w:sz w:val="28"/>
        </w:rPr>
        <w:t xml:space="preserve"> выявления возникновения возмущения, которое может привести к АР, и</w:t>
      </w:r>
      <w:r w:rsidRPr="004F397F">
        <w:rPr>
          <w:rFonts w:ascii="Times New Roman" w:hAnsi="Times New Roman" w:cs="Times New Roman"/>
          <w:sz w:val="28"/>
        </w:rPr>
        <w:t xml:space="preserve"> определения когерентных групп генераторов</w:t>
      </w:r>
      <w:r>
        <w:rPr>
          <w:rFonts w:ascii="Times New Roman" w:hAnsi="Times New Roman" w:cs="Times New Roman"/>
          <w:sz w:val="28"/>
        </w:rPr>
        <w:t xml:space="preserve">. </w:t>
      </w:r>
      <w:r w:rsidR="00D34510">
        <w:rPr>
          <w:rFonts w:ascii="Times New Roman" w:hAnsi="Times New Roman" w:cs="Times New Roman"/>
          <w:sz w:val="28"/>
        </w:rPr>
        <w:t>Схема алгоритма представлена в приложении А на рисунке А.1.</w:t>
      </w:r>
    </w:p>
    <w:p w14:paraId="46953C7B" w14:textId="77777777" w:rsidR="001F6D71" w:rsidRPr="001F6D71" w:rsidRDefault="001F6D71" w:rsidP="001F6D71">
      <w:pPr>
        <w:pStyle w:val="3"/>
      </w:pPr>
      <w:bookmarkStart w:id="52" w:name="_Toc63185285"/>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52"/>
    </w:p>
    <w:p w14:paraId="663E15B8" w14:textId="7A0F4EF6"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w:t>
      </w:r>
      <w:r w:rsidR="00027FC4">
        <w:rPr>
          <w:rFonts w:ascii="Times New Roman" w:hAnsi="Times New Roman" w:cs="Times New Roman"/>
          <w:sz w:val="28"/>
        </w:rPr>
        <w:t>а</w:t>
      </w:r>
      <w:r>
        <w:rPr>
          <w:rFonts w:ascii="Times New Roman" w:hAnsi="Times New Roman" w:cs="Times New Roman"/>
          <w:sz w:val="28"/>
        </w:rPr>
        <w:t xml:space="preserve">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возникновения АР</w:t>
      </w:r>
      <w:r w:rsidR="00027FC4">
        <w:rPr>
          <w:rFonts w:ascii="Times New Roman" w:hAnsi="Times New Roman" w:cs="Times New Roman"/>
          <w:sz w:val="28"/>
        </w:rPr>
        <w:t>. Схема алгоритма прогнозирования АР представлена в приложении А на рисунке А.</w:t>
      </w:r>
      <w:r w:rsidR="00D34510">
        <w:rPr>
          <w:rFonts w:ascii="Times New Roman" w:hAnsi="Times New Roman" w:cs="Times New Roman"/>
          <w:sz w:val="28"/>
        </w:rPr>
        <w:t>2</w:t>
      </w:r>
      <w:r w:rsidR="00027FC4">
        <w:rPr>
          <w:rFonts w:ascii="Times New Roman" w:hAnsi="Times New Roman" w:cs="Times New Roman"/>
          <w:sz w:val="28"/>
        </w:rPr>
        <w:t>. Методика</w:t>
      </w:r>
      <w:r>
        <w:rPr>
          <w:rFonts w:ascii="Times New Roman" w:hAnsi="Times New Roman" w:cs="Times New Roman"/>
          <w:sz w:val="28"/>
        </w:rPr>
        <w:t xml:space="preserve">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lastRenderedPageBreak/>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0840C48B"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w:t>
      </w:r>
      <w:r w:rsidR="0074379B">
        <w:rPr>
          <w:rFonts w:ascii="Times New Roman" w:hAnsi="Times New Roman" w:cs="Times New Roman"/>
          <w:sz w:val="28"/>
        </w:rPr>
        <w:t xml:space="preserve">выполняются </w:t>
      </w:r>
      <w:r>
        <w:rPr>
          <w:rFonts w:ascii="Times New Roman" w:hAnsi="Times New Roman" w:cs="Times New Roman"/>
          <w:sz w:val="28"/>
        </w:rPr>
        <w:t xml:space="preserve">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(c-means)</w:t>
      </w:r>
      <w:r>
        <w:rPr>
          <w:rFonts w:ascii="Times New Roman" w:hAnsi="Times New Roman" w:cs="Times New Roman"/>
          <w:sz w:val="28"/>
        </w:rPr>
        <w:t xml:space="preserve">. При обучении </w:t>
      </w:r>
      <w:r w:rsidR="00547921" w:rsidRPr="00A61ADF">
        <w:rPr>
          <w:rFonts w:ascii="Times New Roman" w:hAnsi="Times New Roman" w:cs="Times New Roman"/>
          <w:sz w:val="28"/>
        </w:rPr>
        <w:t>классификатор</w:t>
      </w:r>
      <w:r w:rsidR="00547921">
        <w:rPr>
          <w:rFonts w:ascii="Times New Roman" w:hAnsi="Times New Roman" w:cs="Times New Roman"/>
          <w:sz w:val="28"/>
        </w:rPr>
        <w:t xml:space="preserve">а </w:t>
      </w:r>
      <w:r>
        <w:rPr>
          <w:rFonts w:ascii="Times New Roman" w:hAnsi="Times New Roman" w:cs="Times New Roman"/>
          <w:sz w:val="28"/>
        </w:rPr>
        <w:t>используется</w:t>
      </w:r>
      <w:r w:rsidRPr="00A61ADF">
        <w:rPr>
          <w:rFonts w:ascii="Times New Roman" w:hAnsi="Times New Roman" w:cs="Times New Roman"/>
          <w:sz w:val="28"/>
        </w:rPr>
        <w:t xml:space="preserve"> метод опорных 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sidR="00212B7D">
        <w:rPr>
          <w:rFonts w:ascii="Times New Roman" w:hAnsi="Times New Roman" w:cs="Times New Roman"/>
          <w:sz w:val="28"/>
        </w:rPr>
        <w:t>, полученные в результате кластеризации</w:t>
      </w:r>
      <w:r>
        <w:rPr>
          <w:rFonts w:ascii="Times New Roman" w:hAnsi="Times New Roman" w:cs="Times New Roman"/>
          <w:sz w:val="28"/>
        </w:rPr>
        <w:t>.</w:t>
      </w:r>
    </w:p>
    <w:p w14:paraId="3EC63C02" w14:textId="4CB2B66D"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w:t>
      </w:r>
      <w:r w:rsidR="00212B7D">
        <w:rPr>
          <w:rFonts w:ascii="Times New Roman" w:hAnsi="Times New Roman" w:cs="Times New Roman"/>
          <w:sz w:val="28"/>
        </w:rPr>
        <w:t xml:space="preserve">этапов алгоритма формируются </w:t>
      </w:r>
      <w:r>
        <w:rPr>
          <w:rFonts w:ascii="Times New Roman" w:hAnsi="Times New Roman" w:cs="Times New Roman"/>
          <w:sz w:val="28"/>
        </w:rPr>
        <w:t xml:space="preserve">обученные классификаторы, которые включают в себя кластеры и модель классификации. </w:t>
      </w:r>
      <w:r w:rsidR="00212B7D">
        <w:rPr>
          <w:rFonts w:ascii="Times New Roman" w:hAnsi="Times New Roman" w:cs="Times New Roman"/>
          <w:sz w:val="28"/>
        </w:rPr>
        <w:t>Результаты работы алгоритма</w:t>
      </w:r>
      <w:r>
        <w:rPr>
          <w:rFonts w:ascii="Times New Roman" w:hAnsi="Times New Roman" w:cs="Times New Roman"/>
          <w:sz w:val="28"/>
        </w:rPr>
        <w:t xml:space="preserve"> </w:t>
      </w:r>
      <w:r w:rsidR="00212B7D">
        <w:rPr>
          <w:rFonts w:ascii="Times New Roman" w:hAnsi="Times New Roman" w:cs="Times New Roman"/>
          <w:sz w:val="28"/>
        </w:rPr>
        <w:t xml:space="preserve">сохраняюся </w:t>
      </w:r>
      <w:r>
        <w:rPr>
          <w:rFonts w:ascii="Times New Roman" w:hAnsi="Times New Roman" w:cs="Times New Roman"/>
          <w:sz w:val="28"/>
        </w:rPr>
        <w:t xml:space="preserve">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xml:space="preserve">. </w:t>
      </w:r>
      <w:r w:rsidR="00212B7D">
        <w:rPr>
          <w:rFonts w:ascii="Times New Roman" w:hAnsi="Times New Roman" w:cs="Times New Roman"/>
          <w:sz w:val="28"/>
        </w:rPr>
        <w:t>При дальнейшем развитии</w:t>
      </w:r>
      <w:r>
        <w:rPr>
          <w:rFonts w:ascii="Times New Roman" w:hAnsi="Times New Roman" w:cs="Times New Roman"/>
          <w:sz w:val="28"/>
        </w:rPr>
        <w:t xml:space="preserve"> реализации системы централизованной АЛАР </w:t>
      </w:r>
      <w:r w:rsidR="00212B7D">
        <w:rPr>
          <w:rFonts w:ascii="Times New Roman" w:hAnsi="Times New Roman" w:cs="Times New Roman"/>
          <w:sz w:val="28"/>
        </w:rPr>
        <w:t xml:space="preserve">параметры классификаторов </w:t>
      </w:r>
      <w:r>
        <w:rPr>
          <w:rFonts w:ascii="Times New Roman" w:hAnsi="Times New Roman" w:cs="Times New Roman"/>
          <w:sz w:val="28"/>
        </w:rPr>
        <w:t>должны содержаться в базе данных.</w:t>
      </w:r>
    </w:p>
    <w:p w14:paraId="55F8DC89" w14:textId="77777777" w:rsidR="001F6D71" w:rsidRDefault="001F6D71" w:rsidP="001F6D71">
      <w:pPr>
        <w:pStyle w:val="3"/>
      </w:pPr>
      <w:bookmarkStart w:id="53" w:name="_Toc63185286"/>
      <w:r>
        <w:t>3.1.3</w:t>
      </w:r>
      <w:r w:rsidRPr="001F6D71">
        <w:t xml:space="preserve">. Теоретическая основа программной реализации подсистемы </w:t>
      </w:r>
      <w:r w:rsidR="00E44EC3" w:rsidRPr="00E44EC3">
        <w:t>Обработки телеметрии из ОИК</w:t>
      </w:r>
      <w:bookmarkEnd w:id="53"/>
    </w:p>
    <w:p w14:paraId="47315C5F" w14:textId="5287B6F3"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специальный алгоритм сравнения. Он представлен в виде блок-схемы на рисунке </w:t>
      </w:r>
      <w:r w:rsidR="007F595F">
        <w:rPr>
          <w:rFonts w:ascii="Times New Roman" w:hAnsi="Times New Roman" w:cs="Times New Roman"/>
          <w:sz w:val="28"/>
        </w:rPr>
        <w:t>10</w:t>
      </w:r>
      <w:r>
        <w:rPr>
          <w:rFonts w:ascii="Times New Roman" w:hAnsi="Times New Roman" w:cs="Times New Roman"/>
          <w:sz w:val="28"/>
        </w:rPr>
        <w:t>.</w:t>
      </w:r>
    </w:p>
    <w:p w14:paraId="4BB171DE" w14:textId="0112A3F3"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w:t>
      </w:r>
      <w:commentRangeStart w:id="54"/>
      <w:commentRangeStart w:id="55"/>
      <w:commentRangeStart w:id="56"/>
      <w:commentRangeStart w:id="57"/>
      <w:r>
        <w:rPr>
          <w:rFonts w:ascii="Times New Roman" w:hAnsi="Times New Roman" w:cs="Times New Roman"/>
          <w:sz w:val="28"/>
        </w:rPr>
        <w:t>имеет</w:t>
      </w:r>
      <w:commentRangeEnd w:id="54"/>
      <w:r w:rsidR="00212B7D">
        <w:rPr>
          <w:rStyle w:val="ab"/>
        </w:rPr>
        <w:commentReference w:id="54"/>
      </w:r>
      <w:commentRangeEnd w:id="55"/>
      <w:r w:rsidR="004772DB">
        <w:rPr>
          <w:rStyle w:val="ab"/>
        </w:rPr>
        <w:commentReference w:id="55"/>
      </w:r>
      <w:commentRangeEnd w:id="56"/>
      <w:r w:rsidR="005B48FF">
        <w:rPr>
          <w:rStyle w:val="ab"/>
        </w:rPr>
        <w:commentReference w:id="56"/>
      </w:r>
      <w:commentRangeEnd w:id="57"/>
      <w:r w:rsidR="00170999">
        <w:rPr>
          <w:rStyle w:val="ab"/>
        </w:rPr>
        <w:commentReference w:id="57"/>
      </w:r>
      <w:r>
        <w:rPr>
          <w:rFonts w:ascii="Times New Roman" w:hAnsi="Times New Roman" w:cs="Times New Roman"/>
          <w:sz w:val="28"/>
        </w:rPr>
        <w:t xml:space="preserve">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w:t>
      </w:r>
      <w:r>
        <w:rPr>
          <w:rFonts w:ascii="Times New Roman" w:hAnsi="Times New Roman" w:cs="Times New Roman"/>
          <w:sz w:val="28"/>
        </w:rPr>
        <w:lastRenderedPageBreak/>
        <w:t xml:space="preserve">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43284B2A" w14:textId="77777777" w:rsidR="00D34510" w:rsidRDefault="00D34510" w:rsidP="001F6D71">
      <w:pPr>
        <w:spacing w:after="0" w:line="360" w:lineRule="auto"/>
        <w:ind w:firstLine="709"/>
        <w:contextualSpacing/>
        <w:jc w:val="both"/>
        <w:rPr>
          <w:rFonts w:ascii="Times New Roman" w:hAnsi="Times New Roman" w:cs="Times New Roman"/>
          <w:sz w:val="28"/>
        </w:rPr>
      </w:pP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9" type="#_x0000_t75" style="width:354.6pt;height:727.8pt" o:ole="">
            <v:imagedata r:id="rId26" o:title=""/>
          </v:shape>
          <o:OLEObject Type="Embed" ProgID="Visio.Drawing.15" ShapeID="_x0000_i1029" DrawAspect="Content" ObjectID="_1673809252" r:id="rId27"/>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30" type="#_x0000_t75" style="width:198.6pt;height:343.2pt" o:ole="">
            <v:imagedata r:id="rId28" o:title=""/>
          </v:shape>
          <o:OLEObject Type="Embed" ProgID="Visio.Drawing.15" ShapeID="_x0000_i1030" DrawAspect="Content" ObjectID="_1673809253" r:id="rId29"/>
        </w:object>
      </w:r>
    </w:p>
    <w:p w14:paraId="51142AD3" w14:textId="01CEA8FF"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7F595F">
        <w:rPr>
          <w:rFonts w:ascii="Times New Roman" w:hAnsi="Times New Roman" w:cs="Times New Roman"/>
          <w:sz w:val="28"/>
        </w:rPr>
        <w:t xml:space="preserve">10 </w:t>
      </w:r>
      <w:r>
        <w:rPr>
          <w:rFonts w:ascii="Times New Roman" w:hAnsi="Times New Roman" w:cs="Times New Roman"/>
          <w:sz w:val="28"/>
        </w:rPr>
        <w:t>– Блок-схема алгоритма сравнения режимов</w:t>
      </w:r>
    </w:p>
    <w:p w14:paraId="7A439466" w14:textId="77777777" w:rsidR="007F595F" w:rsidRDefault="007F595F" w:rsidP="007F595F">
      <w:pPr>
        <w:pStyle w:val="2"/>
      </w:pPr>
      <w:bookmarkStart w:id="58" w:name="_Toc63185287"/>
      <w:r>
        <w:t>3.1.4</w:t>
      </w:r>
      <w:r w:rsidRPr="00DE0FB5">
        <w:t xml:space="preserve">. Теоретическая основа программной реализации подсистемы </w:t>
      </w:r>
      <w:r>
        <w:t>Выбора управляющих воздействий</w:t>
      </w:r>
      <w:bookmarkEnd w:id="58"/>
    </w:p>
    <w:p w14:paraId="0DA0FF19" w14:textId="62A5CF6B" w:rsidR="007F595F" w:rsidRDefault="007F595F" w:rsidP="007F595F">
      <w:pPr>
        <w:spacing w:after="0" w:line="360" w:lineRule="auto"/>
        <w:ind w:firstLine="709"/>
        <w:contextualSpacing/>
        <w:jc w:val="both"/>
        <w:rPr>
          <w:rFonts w:ascii="Times New Roman" w:hAnsi="Times New Roman" w:cs="Times New Roman"/>
          <w:sz w:val="28"/>
        </w:rPr>
      </w:pPr>
      <w:r w:rsidRPr="009B6123">
        <w:rPr>
          <w:rFonts w:ascii="Times New Roman" w:hAnsi="Times New Roman" w:cs="Times New Roman"/>
          <w:sz w:val="28"/>
        </w:rPr>
        <w:t>Блок-схема алгоритма выбора сечений деления энергосистемы</w:t>
      </w:r>
      <w:r>
        <w:rPr>
          <w:rFonts w:ascii="Times New Roman" w:hAnsi="Times New Roman" w:cs="Times New Roman"/>
          <w:sz w:val="28"/>
        </w:rPr>
        <w:t xml:space="preserve"> представлена в приложении А на рисунке А.2 </w:t>
      </w:r>
      <w:sdt>
        <w:sdtPr>
          <w:rPr>
            <w:rFonts w:ascii="Times New Roman" w:hAnsi="Times New Roman" w:cs="Times New Roman"/>
            <w:sz w:val="28"/>
          </w:rPr>
          <w:id w:val="365958087"/>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Подсистема «Выбора УВ» выполняет фильтрацию</w:t>
      </w:r>
      <w:r w:rsidRPr="009B6123">
        <w:rPr>
          <w:rFonts w:ascii="Times New Roman" w:hAnsi="Times New Roman" w:cs="Times New Roman"/>
          <w:sz w:val="28"/>
        </w:rPr>
        <w:t xml:space="preserve"> сечений-кандидатов по данным СВИ</w:t>
      </w:r>
      <w:r>
        <w:rPr>
          <w:rFonts w:ascii="Times New Roman" w:hAnsi="Times New Roman" w:cs="Times New Roman"/>
          <w:sz w:val="28"/>
        </w:rPr>
        <w:t xml:space="preserve"> и выдачу УВ </w:t>
      </w:r>
      <w:r w:rsidRPr="009B6123">
        <w:rPr>
          <w:rFonts w:ascii="Times New Roman" w:hAnsi="Times New Roman" w:cs="Times New Roman"/>
          <w:sz w:val="28"/>
        </w:rPr>
        <w:t>по сигналу от подсистемы Идентификации возникновения АР</w:t>
      </w:r>
      <w:r>
        <w:rPr>
          <w:rFonts w:ascii="Times New Roman" w:hAnsi="Times New Roman" w:cs="Times New Roman"/>
          <w:sz w:val="28"/>
        </w:rPr>
        <w:t>.</w:t>
      </w: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BF9BFFD" w:rsidR="002B5FFB" w:rsidRDefault="002B5FFB" w:rsidP="001F6D71">
      <w:pPr>
        <w:spacing w:after="0" w:line="360" w:lineRule="auto"/>
        <w:ind w:firstLine="709"/>
        <w:contextualSpacing/>
        <w:jc w:val="both"/>
        <w:rPr>
          <w:rFonts w:ascii="Times New Roman" w:hAnsi="Times New Roman" w:cs="Times New Roman"/>
          <w:sz w:val="28"/>
        </w:rPr>
      </w:pPr>
    </w:p>
    <w:p w14:paraId="57470EEC" w14:textId="040368D2" w:rsidR="00D34510" w:rsidRDefault="00D34510" w:rsidP="001F6D71">
      <w:pPr>
        <w:spacing w:after="0" w:line="360" w:lineRule="auto"/>
        <w:ind w:firstLine="709"/>
        <w:contextualSpacing/>
        <w:jc w:val="both"/>
        <w:rPr>
          <w:rFonts w:ascii="Times New Roman" w:hAnsi="Times New Roman" w:cs="Times New Roman"/>
          <w:sz w:val="28"/>
        </w:rPr>
      </w:pPr>
    </w:p>
    <w:p w14:paraId="11D8F9E9" w14:textId="5A32FFC9" w:rsidR="00D34510" w:rsidRDefault="00D34510"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59" w:name="_Toc63185288"/>
      <w:r>
        <w:lastRenderedPageBreak/>
        <w:t>3.</w:t>
      </w:r>
      <w:r w:rsidR="00CA056E">
        <w:t>2</w:t>
      </w:r>
      <w:r w:rsidR="005D6C6A">
        <w:t>.</w:t>
      </w:r>
      <w:r>
        <w:t xml:space="preserve"> </w:t>
      </w:r>
      <w:r w:rsidR="00BB735F">
        <w:t>Рабочая документация</w:t>
      </w:r>
      <w:bookmarkEnd w:id="59"/>
    </w:p>
    <w:p w14:paraId="62DBFF8F" w14:textId="77777777" w:rsidR="00F73C2C" w:rsidRDefault="00F73C2C" w:rsidP="00F73C2C">
      <w:pPr>
        <w:pStyle w:val="3"/>
      </w:pPr>
      <w:bookmarkStart w:id="60" w:name="_Toc63185289"/>
      <w:r>
        <w:t>3.2.1. Общие сведения о системе</w:t>
      </w:r>
      <w:bookmarkEnd w:id="60"/>
    </w:p>
    <w:p w14:paraId="2CE7F069" w14:textId="79D05FB9"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w:t>
      </w:r>
      <w:r w:rsidR="009B6123">
        <w:rPr>
          <w:rFonts w:ascii="Times New Roman" w:hAnsi="Times New Roman" w:cs="Times New Roman"/>
          <w:sz w:val="28"/>
        </w:rPr>
        <w:t>ый</w:t>
      </w:r>
      <w:r w:rsidRPr="00F73C2C">
        <w:rPr>
          <w:rFonts w:ascii="Times New Roman" w:hAnsi="Times New Roman" w:cs="Times New Roman"/>
          <w:sz w:val="28"/>
        </w:rPr>
        <w:t xml:space="preserve">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062AEDEE"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r w:rsidR="004772DB">
        <w:rPr>
          <w:rFonts w:ascii="Times New Roman" w:hAnsi="Times New Roman" w:cs="Times New Roman"/>
          <w:sz w:val="28"/>
        </w:rPr>
        <w:t xml:space="preserve"> (далее будет именоваться Системой)</w:t>
      </w:r>
      <w:r w:rsidRPr="00F73C2C">
        <w:rPr>
          <w:rFonts w:ascii="Times New Roman" w:hAnsi="Times New Roman" w:cs="Times New Roman"/>
          <w:sz w:val="28"/>
        </w:rPr>
        <w:t>.</w:t>
      </w:r>
    </w:p>
    <w:p w14:paraId="3D9A0D47" w14:textId="77777777" w:rsidR="00F73C2C" w:rsidRPr="00F73C2C" w:rsidRDefault="008F4C3A" w:rsidP="008F4C3A">
      <w:pPr>
        <w:pStyle w:val="3"/>
      </w:pPr>
      <w:bookmarkStart w:id="61" w:name="_Toc63185290"/>
      <w:r>
        <w:t>3.2.2. Архитектура и принципы функционирования</w:t>
      </w:r>
      <w:bookmarkEnd w:id="61"/>
    </w:p>
    <w:p w14:paraId="59FC20C0" w14:textId="793E2052"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sidR="005B48FF">
        <w:rPr>
          <w:rFonts w:ascii="Times New Roman" w:hAnsi="Times New Roman" w:cs="Times New Roman"/>
          <w:sz w:val="28"/>
        </w:rPr>
        <w:t>и функционирует на основе ТИ, ТС и данных</w:t>
      </w:r>
      <w:r>
        <w:rPr>
          <w:rFonts w:ascii="Times New Roman" w:hAnsi="Times New Roman" w:cs="Times New Roman"/>
          <w:sz w:val="28"/>
        </w:rPr>
        <w:t xml:space="preserve"> </w:t>
      </w:r>
      <w:r w:rsidRPr="00454914">
        <w:rPr>
          <w:rFonts w:ascii="Times New Roman" w:hAnsi="Times New Roman" w:cs="Times New Roman"/>
          <w:sz w:val="28"/>
        </w:rPr>
        <w:t>синхронизированных векторных измерений</w:t>
      </w:r>
      <w:r w:rsidR="005B48FF">
        <w:rPr>
          <w:rFonts w:ascii="Times New Roman" w:hAnsi="Times New Roman" w:cs="Times New Roman"/>
          <w:sz w:val="28"/>
        </w:rPr>
        <w:t>, получаемых с объектов электроэнергетической системы</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3954D2A"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 xml:space="preserve">На рисунке </w:t>
      </w:r>
      <w:r w:rsidR="007F595F">
        <w:rPr>
          <w:rFonts w:ascii="Times New Roman" w:hAnsi="Times New Roman" w:cs="Times New Roman"/>
          <w:sz w:val="28"/>
        </w:rPr>
        <w:t xml:space="preserve">11 </w:t>
      </w:r>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9858" cy="3958263"/>
                    </a:xfrm>
                    <a:prstGeom prst="rect">
                      <a:avLst/>
                    </a:prstGeom>
                  </pic:spPr>
                </pic:pic>
              </a:graphicData>
            </a:graphic>
          </wp:inline>
        </w:drawing>
      </w:r>
    </w:p>
    <w:p w14:paraId="296A039F" w14:textId="63B418ED"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F595F">
        <w:rPr>
          <w:rFonts w:ascii="Times New Roman" w:hAnsi="Times New Roman" w:cs="Times New Roman"/>
          <w:sz w:val="28"/>
        </w:rPr>
        <w:t xml:space="preserve">11 </w:t>
      </w:r>
      <w:r w:rsidR="00395118">
        <w:rPr>
          <w:rFonts w:ascii="Times New Roman" w:hAnsi="Times New Roman" w:cs="Times New Roman"/>
          <w:sz w:val="28"/>
        </w:rPr>
        <w:t>– Диаграмма компонентов</w:t>
      </w:r>
    </w:p>
    <w:p w14:paraId="6319AE32" w14:textId="196AF449"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7F595F">
        <w:rPr>
          <w:rFonts w:ascii="Times New Roman" w:hAnsi="Times New Roman" w:cs="Times New Roman"/>
          <w:sz w:val="28"/>
        </w:rPr>
        <w:t xml:space="preserve">12 </w:t>
      </w:r>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Pr>
          <w:rFonts w:ascii="Times New Roman" w:hAnsi="Times New Roman" w:cs="Times New Roman"/>
          <w:sz w:val="28"/>
          <w:lang w:val="en-US"/>
        </w:rPr>
        <w:t>Sunchronized</w:t>
      </w:r>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82" cy="5272067"/>
                    </a:xfrm>
                    <a:prstGeom prst="rect">
                      <a:avLst/>
                    </a:prstGeom>
                  </pic:spPr>
                </pic:pic>
              </a:graphicData>
            </a:graphic>
          </wp:inline>
        </w:drawing>
      </w:r>
    </w:p>
    <w:p w14:paraId="7E78050D" w14:textId="2C778490"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r w:rsidR="007F595F" w:rsidRPr="002B5FFB">
        <w:rPr>
          <w:rFonts w:ascii="Times New Roman" w:hAnsi="Times New Roman" w:cs="Times New Roman"/>
          <w:sz w:val="28"/>
          <w:lang w:val="en-US"/>
        </w:rPr>
        <w:t>1</w:t>
      </w:r>
      <w:r w:rsidR="007F595F" w:rsidRPr="00170999">
        <w:rPr>
          <w:rFonts w:ascii="Times New Roman" w:hAnsi="Times New Roman" w:cs="Times New Roman"/>
          <w:sz w:val="28"/>
          <w:lang w:val="en-US"/>
        </w:rPr>
        <w:t>2</w:t>
      </w:r>
      <w:r w:rsidR="007F595F" w:rsidRPr="002B5FFB">
        <w:rPr>
          <w:rFonts w:ascii="Times New Roman" w:hAnsi="Times New Roman" w:cs="Times New Roman"/>
          <w:sz w:val="28"/>
          <w:lang w:val="en-US"/>
        </w:rPr>
        <w:t xml:space="preserve"> </w:t>
      </w:r>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F6083DD"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13 </w:t>
      </w:r>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59AD650A"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2"/>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Н</w:t>
      </w:r>
      <w:r w:rsidR="002B5FFB">
        <w:rPr>
          <w:rFonts w:ascii="Times New Roman" w:hAnsi="Times New Roman" w:cs="Times New Roman"/>
          <w:sz w:val="28"/>
        </w:rPr>
        <w:t xml:space="preserve">а рисунках </w:t>
      </w:r>
      <w:r w:rsidR="007F595F">
        <w:rPr>
          <w:rFonts w:ascii="Times New Roman" w:hAnsi="Times New Roman" w:cs="Times New Roman"/>
          <w:sz w:val="28"/>
        </w:rPr>
        <w:t>14</w:t>
      </w:r>
      <w:r w:rsidR="002B5FFB">
        <w:rPr>
          <w:rFonts w:ascii="Times New Roman" w:hAnsi="Times New Roman" w:cs="Times New Roman"/>
          <w:sz w:val="28"/>
        </w:rPr>
        <w:t>-</w:t>
      </w:r>
      <w:r w:rsidR="007F595F">
        <w:rPr>
          <w:rFonts w:ascii="Times New Roman" w:hAnsi="Times New Roman" w:cs="Times New Roman"/>
          <w:sz w:val="28"/>
        </w:rPr>
        <w:t xml:space="preserve">17 </w:t>
      </w:r>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p>
    <w:p w14:paraId="4F7A66ED" w14:textId="3E4024E5" w:rsidR="00B93569" w:rsidRDefault="00B1546A" w:rsidP="00B93569">
      <w:pPr>
        <w:spacing w:after="0" w:line="360" w:lineRule="auto"/>
        <w:contextualSpacing/>
        <w:jc w:val="center"/>
        <w:rPr>
          <w:rFonts w:ascii="Times New Roman" w:hAnsi="Times New Roman" w:cs="Times New Roman"/>
          <w:sz w:val="28"/>
          <w:lang w:val="en-US"/>
        </w:rPr>
      </w:pPr>
      <w:r>
        <w:rPr>
          <w:noProof/>
          <w:lang w:eastAsia="ru-RU"/>
        </w:rPr>
        <w:lastRenderedPageBreak/>
        <w:drawing>
          <wp:inline distT="0" distB="0" distL="0" distR="0" wp14:anchorId="6D207054" wp14:editId="2A5DBDD9">
            <wp:extent cx="9547381" cy="414528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49430" cy="4146170"/>
                    </a:xfrm>
                    <a:prstGeom prst="rect">
                      <a:avLst/>
                    </a:prstGeom>
                  </pic:spPr>
                </pic:pic>
              </a:graphicData>
            </a:graphic>
          </wp:inline>
        </w:drawing>
      </w:r>
    </w:p>
    <w:p w14:paraId="4F447EBC" w14:textId="08B2F3FD" w:rsidR="00B93569" w:rsidRPr="004772DB" w:rsidRDefault="00B93569" w:rsidP="00B93569">
      <w:pPr>
        <w:spacing w:after="0" w:line="360" w:lineRule="auto"/>
        <w:contextualSpacing/>
        <w:jc w:val="center"/>
        <w:rPr>
          <w:rFonts w:ascii="Times New Roman" w:hAnsi="Times New Roman" w:cs="Times New Roman"/>
          <w:sz w:val="28"/>
        </w:rPr>
        <w:sectPr w:rsidR="00B93569" w:rsidRPr="004772DB"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sidR="007F595F">
        <w:rPr>
          <w:rFonts w:ascii="Times New Roman" w:hAnsi="Times New Roman" w:cs="Times New Roman"/>
          <w:sz w:val="28"/>
        </w:rPr>
        <w:t xml:space="preserve">13 </w:t>
      </w:r>
      <w:r>
        <w:rPr>
          <w:rFonts w:ascii="Times New Roman" w:hAnsi="Times New Roman" w:cs="Times New Roman"/>
          <w:sz w:val="28"/>
        </w:rPr>
        <w:t xml:space="preserve">– </w:t>
      </w:r>
      <w:r w:rsidR="00F80663" w:rsidRPr="00F80663">
        <w:rPr>
          <w:rFonts w:ascii="Times New Roman" w:hAnsi="Times New Roman" w:cs="Times New Roman"/>
          <w:sz w:val="28"/>
        </w:rPr>
        <w:t>UML диаграмма классов системы концептуального уровня</w:t>
      </w:r>
      <w:r w:rsidR="00F80663" w:rsidRPr="00F80663" w:rsidDel="00F80663">
        <w:rPr>
          <w:rFonts w:ascii="Times New Roman" w:hAnsi="Times New Roman" w:cs="Times New Roman"/>
          <w:sz w:val="28"/>
        </w:rPr>
        <w:t xml:space="preserve"> </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519420"/>
                    </a:xfrm>
                    <a:prstGeom prst="rect">
                      <a:avLst/>
                    </a:prstGeom>
                  </pic:spPr>
                </pic:pic>
              </a:graphicData>
            </a:graphic>
          </wp:inline>
        </w:drawing>
      </w:r>
    </w:p>
    <w:p w14:paraId="264AC23D" w14:textId="4E3CB45A"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007F595F" w:rsidRPr="005145C9">
        <w:rPr>
          <w:rFonts w:ascii="Times New Roman" w:hAnsi="Times New Roman" w:cs="Times New Roman"/>
          <w:sz w:val="28"/>
          <w:lang w:val="en-US"/>
        </w:rPr>
        <w:t>1</w:t>
      </w:r>
      <w:r w:rsidR="007F595F" w:rsidRPr="00170999">
        <w:rPr>
          <w:rFonts w:ascii="Times New Roman" w:hAnsi="Times New Roman" w:cs="Times New Roman"/>
          <w:sz w:val="28"/>
          <w:lang w:val="en-US"/>
        </w:rPr>
        <w:t>4</w:t>
      </w:r>
      <w:r w:rsidR="007F595F" w:rsidRPr="004772DB">
        <w:rPr>
          <w:rFonts w:ascii="Times New Roman" w:hAnsi="Times New Roman" w:cs="Times New Roman"/>
          <w:sz w:val="28"/>
          <w:lang w:val="en-US"/>
        </w:rPr>
        <w:t xml:space="preserve"> </w:t>
      </w:r>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5880" cy="4026942"/>
                    </a:xfrm>
                    <a:prstGeom prst="rect">
                      <a:avLst/>
                    </a:prstGeom>
                  </pic:spPr>
                </pic:pic>
              </a:graphicData>
            </a:graphic>
          </wp:inline>
        </w:drawing>
      </w:r>
    </w:p>
    <w:p w14:paraId="30ED6040" w14:textId="472B6657"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sidR="007F595F">
        <w:rPr>
          <w:rFonts w:ascii="Times New Roman" w:hAnsi="Times New Roman" w:cs="Times New Roman"/>
          <w:sz w:val="28"/>
        </w:rPr>
        <w:t>15</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85" cy="4412249"/>
                    </a:xfrm>
                    <a:prstGeom prst="rect">
                      <a:avLst/>
                    </a:prstGeom>
                  </pic:spPr>
                </pic:pic>
              </a:graphicData>
            </a:graphic>
          </wp:inline>
        </w:drawing>
      </w:r>
    </w:p>
    <w:p w14:paraId="0D555E09" w14:textId="4452D69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r w:rsidR="007F595F">
        <w:rPr>
          <w:rFonts w:ascii="Times New Roman" w:hAnsi="Times New Roman" w:cs="Times New Roman"/>
          <w:sz w:val="28"/>
        </w:rPr>
        <w:t>16</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45230"/>
                    </a:xfrm>
                    <a:prstGeom prst="rect">
                      <a:avLst/>
                    </a:prstGeom>
                  </pic:spPr>
                </pic:pic>
              </a:graphicData>
            </a:graphic>
          </wp:inline>
        </w:drawing>
      </w:r>
    </w:p>
    <w:p w14:paraId="279AC27D" w14:textId="5A292F96"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17</w:t>
      </w:r>
      <w:r w:rsidR="007F595F" w:rsidRPr="000D7D38">
        <w:rPr>
          <w:rFonts w:ascii="Times New Roman" w:hAnsi="Times New Roman" w:cs="Times New Roman"/>
          <w:sz w:val="28"/>
        </w:rPr>
        <w:t xml:space="preserve"> </w:t>
      </w:r>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62" w:name="_Toc63185291"/>
      <w:r>
        <w:t>3.2.3. Входные и выходные данные</w:t>
      </w:r>
      <w:bookmarkEnd w:id="62"/>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4772DB" w:rsidRDefault="00D34093" w:rsidP="002917C6">
            <w:pPr>
              <w:spacing w:line="360" w:lineRule="auto"/>
              <w:contextualSpacing/>
              <w:rPr>
                <w:rFonts w:ascii="Times New Roman" w:hAnsi="Times New Roman" w:cs="Times New Roman"/>
                <w:sz w:val="28"/>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4772DB">
              <w:rPr>
                <w:rFonts w:ascii="Times New Roman" w:hAnsi="Times New Roman" w:cs="Times New Roman"/>
                <w:sz w:val="28"/>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4772DB">
              <w:rPr>
                <w:rFonts w:ascii="Times New Roman" w:hAnsi="Times New Roman" w:cs="Times New Roman"/>
                <w:sz w:val="28"/>
              </w:rPr>
              <w:t>формат с плавающей запятой)</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3034B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4B17489D" w14:textId="53940D7A"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5EA888CB"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генераторов</w:t>
            </w:r>
          </w:p>
          <w:p w14:paraId="78B59690" w14:textId="35CF8FB1"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w:t>
            </w:r>
            <w:r w:rsidR="009B6123">
              <w:rPr>
                <w:rFonts w:ascii="Times New Roman" w:hAnsi="Times New Roman" w:cs="Times New Roman"/>
                <w:sz w:val="28"/>
              </w:rPr>
              <w:t>/отключенное</w:t>
            </w:r>
            <w:r>
              <w:rPr>
                <w:rFonts w:ascii="Times New Roman" w:hAnsi="Times New Roman" w:cs="Times New Roman"/>
                <w:sz w:val="28"/>
              </w:rPr>
              <w:t xml:space="preserve">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72DEB0C3"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r w:rsidR="007F595F">
        <w:rPr>
          <w:rFonts w:ascii="Times New Roman" w:hAnsi="Times New Roman" w:cs="Times New Roman"/>
          <w:sz w:val="28"/>
        </w:rPr>
        <w:t>18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r w:rsidR="007F595F">
        <w:rPr>
          <w:rFonts w:ascii="Times New Roman" w:hAnsi="Times New Roman" w:cs="Times New Roman"/>
          <w:sz w:val="28"/>
        </w:rPr>
        <w:t>19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6D038C98"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18 </w:t>
      </w:r>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766BCB77" w14:textId="02E967D9" w:rsidR="009A633E" w:rsidRDefault="00B616A0" w:rsidP="00A96DCE">
      <w:pPr>
        <w:jc w:val="center"/>
      </w:pPr>
      <w:r w:rsidRPr="009A633E">
        <w:rPr>
          <w:rFonts w:ascii="Times New Roman" w:hAnsi="Times New Roman" w:cs="Times New Roman"/>
          <w:sz w:val="28"/>
        </w:rPr>
        <w:t xml:space="preserve">Рисунок </w:t>
      </w:r>
      <w:r w:rsidR="007F595F">
        <w:rPr>
          <w:rFonts w:ascii="Times New Roman" w:hAnsi="Times New Roman" w:cs="Times New Roman"/>
          <w:sz w:val="28"/>
        </w:rPr>
        <w:t>19</w:t>
      </w:r>
      <w:r w:rsidR="007F595F" w:rsidRPr="009A633E">
        <w:rPr>
          <w:rFonts w:ascii="Times New Roman" w:hAnsi="Times New Roman" w:cs="Times New Roman"/>
          <w:sz w:val="28"/>
        </w:rPr>
        <w:t xml:space="preserve"> </w:t>
      </w:r>
      <w:r w:rsidRPr="009A633E">
        <w:rPr>
          <w:rFonts w:ascii="Times New Roman" w:hAnsi="Times New Roman" w:cs="Times New Roman"/>
          <w:sz w:val="28"/>
        </w:rPr>
        <w:t>– Выходные данные в случае, когда АР не возни</w:t>
      </w:r>
      <w:r w:rsidR="00FC39AC" w:rsidRPr="00A96DCE">
        <w:rPr>
          <w:rFonts w:ascii="Times New Roman" w:hAnsi="Times New Roman" w:cs="Times New Roman"/>
          <w:sz w:val="28"/>
        </w:rPr>
        <w:t>кает</w:t>
      </w:r>
    </w:p>
    <w:p w14:paraId="066162DA" w14:textId="0FA791D7" w:rsidR="009A633E" w:rsidRDefault="009A633E" w:rsidP="00A96DCE">
      <w:pPr>
        <w:pStyle w:val="2"/>
      </w:pPr>
      <w:bookmarkStart w:id="63" w:name="_Toc63185292"/>
      <w:r>
        <w:t>Выводы по разделу 3</w:t>
      </w:r>
      <w:bookmarkEnd w:id="63"/>
    </w:p>
    <w:p w14:paraId="1F6D34F8" w14:textId="6C412059"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w:t>
      </w:r>
      <w:r>
        <w:rPr>
          <w:rFonts w:ascii="Times New Roman" w:hAnsi="Times New Roman" w:cs="Times New Roman"/>
          <w:sz w:val="28"/>
        </w:rPr>
        <w:t>алгоритмы</w:t>
      </w:r>
      <w:r w:rsidR="001A2A32">
        <w:rPr>
          <w:rFonts w:ascii="Times New Roman" w:hAnsi="Times New Roman" w:cs="Times New Roman"/>
          <w:sz w:val="28"/>
        </w:rPr>
        <w:t>,</w:t>
      </w:r>
      <w:r>
        <w:rPr>
          <w:rFonts w:ascii="Times New Roman" w:hAnsi="Times New Roman" w:cs="Times New Roman"/>
          <w:sz w:val="28"/>
        </w:rPr>
        <w:t xml:space="preserve"> </w:t>
      </w:r>
      <w:r w:rsidR="001A2A32" w:rsidRPr="003B65A0">
        <w:rPr>
          <w:rFonts w:ascii="Times New Roman" w:hAnsi="Times New Roman" w:cs="Times New Roman"/>
          <w:sz w:val="28"/>
        </w:rPr>
        <w:t>используемы</w:t>
      </w:r>
      <w:r w:rsidR="001A2A32">
        <w:rPr>
          <w:rFonts w:ascii="Times New Roman" w:hAnsi="Times New Roman" w:cs="Times New Roman"/>
          <w:sz w:val="28"/>
        </w:rPr>
        <w:t>е</w:t>
      </w:r>
      <w:r w:rsidR="001A2A32" w:rsidRPr="003B65A0">
        <w:rPr>
          <w:rFonts w:ascii="Times New Roman" w:hAnsi="Times New Roman" w:cs="Times New Roman"/>
          <w:sz w:val="28"/>
        </w:rPr>
        <w:t xml:space="preserve"> </w:t>
      </w:r>
      <w:r>
        <w:rPr>
          <w:rFonts w:ascii="Times New Roman" w:hAnsi="Times New Roman" w:cs="Times New Roman"/>
          <w:sz w:val="28"/>
        </w:rPr>
        <w:t xml:space="preserve">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w:t>
      </w:r>
      <w:r w:rsidR="00AC5101">
        <w:rPr>
          <w:rFonts w:ascii="Times New Roman" w:hAnsi="Times New Roman" w:cs="Times New Roman"/>
          <w:sz w:val="28"/>
        </w:rPr>
        <w:t xml:space="preserve">описание архитектуры </w:t>
      </w:r>
      <w:r w:rsidR="00E95C41">
        <w:rPr>
          <w:rFonts w:ascii="Times New Roman" w:hAnsi="Times New Roman" w:cs="Times New Roman"/>
          <w:sz w:val="28"/>
        </w:rPr>
        <w:t xml:space="preserve">и </w:t>
      </w:r>
      <w:r w:rsidR="00AC5101">
        <w:rPr>
          <w:rFonts w:ascii="Times New Roman" w:hAnsi="Times New Roman" w:cs="Times New Roman"/>
          <w:sz w:val="28"/>
        </w:rPr>
        <w:t xml:space="preserve">принципов </w:t>
      </w:r>
      <w:r w:rsidR="00E95C41">
        <w:rPr>
          <w:rFonts w:ascii="Times New Roman" w:hAnsi="Times New Roman" w:cs="Times New Roman"/>
          <w:sz w:val="28"/>
        </w:rPr>
        <w:t xml:space="preserve">функционирования системы, </w:t>
      </w:r>
      <w:r w:rsidR="001A2A32">
        <w:rPr>
          <w:rFonts w:ascii="Times New Roman" w:hAnsi="Times New Roman" w:cs="Times New Roman"/>
          <w:sz w:val="28"/>
        </w:rPr>
        <w:t xml:space="preserve">описание </w:t>
      </w:r>
      <w:r w:rsidR="00E95C41">
        <w:rPr>
          <w:rFonts w:ascii="Times New Roman" w:hAnsi="Times New Roman" w:cs="Times New Roman"/>
          <w:sz w:val="28"/>
        </w:rPr>
        <w:t>входны</w:t>
      </w:r>
      <w:r w:rsidR="001A2A32">
        <w:rPr>
          <w:rFonts w:ascii="Times New Roman" w:hAnsi="Times New Roman" w:cs="Times New Roman"/>
          <w:sz w:val="28"/>
        </w:rPr>
        <w:t>х</w:t>
      </w:r>
      <w:r w:rsidR="00E95C41">
        <w:rPr>
          <w:rFonts w:ascii="Times New Roman" w:hAnsi="Times New Roman" w:cs="Times New Roman"/>
          <w:sz w:val="28"/>
        </w:rPr>
        <w:t xml:space="preserve"> и выходны</w:t>
      </w:r>
      <w:r w:rsidR="001A2A32">
        <w:rPr>
          <w:rFonts w:ascii="Times New Roman" w:hAnsi="Times New Roman" w:cs="Times New Roman"/>
          <w:sz w:val="28"/>
        </w:rPr>
        <w:t>х</w:t>
      </w:r>
      <w:r w:rsidR="00E95C41">
        <w:rPr>
          <w:rFonts w:ascii="Times New Roman" w:hAnsi="Times New Roman" w:cs="Times New Roman"/>
          <w:sz w:val="28"/>
        </w:rPr>
        <w:t xml:space="preserve"> данны</w:t>
      </w:r>
      <w:r w:rsidR="00AC5101">
        <w:rPr>
          <w:rFonts w:ascii="Times New Roman" w:hAnsi="Times New Roman" w:cs="Times New Roman"/>
          <w:sz w:val="28"/>
        </w:rPr>
        <w:t>х</w:t>
      </w:r>
      <w:r w:rsidR="00E95C41">
        <w:rPr>
          <w:rFonts w:ascii="Times New Roman" w:hAnsi="Times New Roman" w:cs="Times New Roman"/>
          <w:sz w:val="28"/>
        </w:rPr>
        <w:t>.</w:t>
      </w:r>
      <w:r w:rsidR="000C23FA">
        <w:rPr>
          <w:rFonts w:ascii="Times New Roman" w:hAnsi="Times New Roman" w:cs="Times New Roman"/>
          <w:sz w:val="28"/>
        </w:rPr>
        <w:t xml:space="preserve"> Пользовательские интерфейс и пользовательская документации в работе не разрабатываются в связи с ограниченным</w:t>
      </w:r>
      <w:r w:rsidR="00AC5101">
        <w:rPr>
          <w:rFonts w:ascii="Times New Roman" w:hAnsi="Times New Roman" w:cs="Times New Roman"/>
          <w:sz w:val="28"/>
        </w:rPr>
        <w:t>и</w:t>
      </w:r>
      <w:r w:rsidR="000C23FA">
        <w:rPr>
          <w:rFonts w:ascii="Times New Roman" w:hAnsi="Times New Roman" w:cs="Times New Roman"/>
          <w:sz w:val="28"/>
        </w:rPr>
        <w:t xml:space="preserve"> времен</w:t>
      </w:r>
      <w:r w:rsidR="00AC5101">
        <w:rPr>
          <w:rFonts w:ascii="Times New Roman" w:hAnsi="Times New Roman" w:cs="Times New Roman"/>
          <w:sz w:val="28"/>
        </w:rPr>
        <w:t>ными ресурсами</w:t>
      </w:r>
      <w:r w:rsidR="000C23FA">
        <w:rPr>
          <w:rFonts w:ascii="Times New Roman" w:hAnsi="Times New Roman" w:cs="Times New Roman"/>
          <w:sz w:val="28"/>
        </w:rPr>
        <w:t>.</w:t>
      </w:r>
      <w:r w:rsidR="00A96DCE">
        <w:rPr>
          <w:rFonts w:ascii="Times New Roman" w:hAnsi="Times New Roman" w:cs="Times New Roman"/>
          <w:sz w:val="28"/>
        </w:rPr>
        <w:t xml:space="preserve"> Следовательно, при тестировании для контроля правильности работы ПО будет использоваться консоль.</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A96DCE">
      <w:pPr>
        <w:spacing w:after="0" w:line="360" w:lineRule="auto"/>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64" w:name="_Toc63185293"/>
      <w:r>
        <w:lastRenderedPageBreak/>
        <w:t>4</w:t>
      </w:r>
      <w:r w:rsidR="00B66A4C">
        <w:t>. Тестирование</w:t>
      </w:r>
      <w:r w:rsidR="00B66A4C" w:rsidRPr="00B66A4C">
        <w:t xml:space="preserve"> программного обеспечения централизованной АЛАР</w:t>
      </w:r>
      <w:bookmarkEnd w:id="64"/>
    </w:p>
    <w:p w14:paraId="09E6CDDB" w14:textId="77777777" w:rsidR="004F6B3F" w:rsidRPr="00952BAB" w:rsidRDefault="009D4381" w:rsidP="009D4381">
      <w:pPr>
        <w:pStyle w:val="2"/>
      </w:pPr>
      <w:bookmarkStart w:id="65" w:name="_Toc63185294"/>
      <w:r>
        <w:t>4</w:t>
      </w:r>
      <w:r w:rsidR="00847D25">
        <w:t>.</w:t>
      </w:r>
      <w:r w:rsidR="00BB735F">
        <w:t>1</w:t>
      </w:r>
      <w:r w:rsidR="00847D25">
        <w:t xml:space="preserve">. </w:t>
      </w:r>
      <w:r w:rsidR="00B66A4C">
        <w:t>Т</w:t>
      </w:r>
      <w:r w:rsidR="00847D25">
        <w:t>естирование подсистемы Обработки данных СВИ</w:t>
      </w:r>
      <w:bookmarkEnd w:id="65"/>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3C24F276" w:rsidR="00952BAB"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Т</w:t>
      </w:r>
      <w:r w:rsidR="007552B4">
        <w:rPr>
          <w:rFonts w:ascii="Times New Roman" w:hAnsi="Times New Roman" w:cs="Times New Roman"/>
          <w:sz w:val="28"/>
        </w:rPr>
        <w:t xml:space="preserve">естируем </w:t>
      </w:r>
      <w:r>
        <w:rPr>
          <w:rFonts w:ascii="Times New Roman" w:hAnsi="Times New Roman" w:cs="Times New Roman"/>
          <w:sz w:val="28"/>
        </w:rPr>
        <w:t>подсистему на выполнение выявления возмущения</w:t>
      </w:r>
      <w:r w:rsidR="007552B4">
        <w:rPr>
          <w:rFonts w:ascii="Times New Roman" w:hAnsi="Times New Roman" w:cs="Times New Roman"/>
          <w:sz w:val="28"/>
        </w:rPr>
        <w:t>.</w:t>
      </w:r>
      <w:r w:rsidRPr="00A96DCE">
        <w:rPr>
          <w:rFonts w:ascii="Times New Roman" w:hAnsi="Times New Roman" w:cs="Times New Roman"/>
          <w:sz w:val="28"/>
        </w:rPr>
        <w:t xml:space="preserve"> </w:t>
      </w:r>
      <w:r w:rsidR="007552B4">
        <w:rPr>
          <w:rFonts w:ascii="Times New Roman" w:hAnsi="Times New Roman" w:cs="Times New Roman"/>
          <w:sz w:val="28"/>
        </w:rPr>
        <w:t xml:space="preserve">На рисунке </w:t>
      </w:r>
      <w:r w:rsidR="007F595F">
        <w:rPr>
          <w:rFonts w:ascii="Times New Roman" w:hAnsi="Times New Roman" w:cs="Times New Roman"/>
          <w:sz w:val="28"/>
        </w:rPr>
        <w:t xml:space="preserve">20 </w:t>
      </w:r>
      <w:r w:rsidR="007552B4">
        <w:rPr>
          <w:rFonts w:ascii="Times New Roman" w:hAnsi="Times New Roman" w:cs="Times New Roman"/>
          <w:sz w:val="28"/>
        </w:rPr>
        <w:t>можно увидеть время получения кадра</w:t>
      </w:r>
      <w:r>
        <w:rPr>
          <w:rFonts w:ascii="Times New Roman" w:hAnsi="Times New Roman" w:cs="Times New Roman"/>
          <w:sz w:val="28"/>
        </w:rPr>
        <w:t xml:space="preserve"> и</w:t>
      </w:r>
      <w:r w:rsidR="007552B4">
        <w:rPr>
          <w:rFonts w:ascii="Times New Roman" w:hAnsi="Times New Roman" w:cs="Times New Roman"/>
          <w:sz w:val="28"/>
        </w:rPr>
        <w:t xml:space="preserve"> факт того, было ли выявлено возмущение</w:t>
      </w:r>
      <w:r>
        <w:rPr>
          <w:rFonts w:ascii="Times New Roman" w:hAnsi="Times New Roman" w:cs="Times New Roman"/>
          <w:sz w:val="28"/>
        </w:rPr>
        <w:t>:</w:t>
      </w:r>
      <w:r w:rsidR="007552B4">
        <w:rPr>
          <w:rFonts w:ascii="Times New Roman" w:hAnsi="Times New Roman" w:cs="Times New Roman"/>
          <w:sz w:val="28"/>
        </w:rPr>
        <w:t xml:space="preserve"> </w:t>
      </w:r>
      <w:commentRangeStart w:id="66"/>
      <w:commentRangeStart w:id="67"/>
      <w:commentRangeStart w:id="68"/>
      <w:commentRangeStart w:id="69"/>
      <w:r w:rsidR="007552B4">
        <w:rPr>
          <w:rFonts w:ascii="Times New Roman" w:hAnsi="Times New Roman" w:cs="Times New Roman"/>
          <w:sz w:val="28"/>
          <w:lang w:val="en-US"/>
        </w:rPr>
        <w:t>false</w:t>
      </w:r>
      <w:r>
        <w:rPr>
          <w:rFonts w:ascii="Times New Roman" w:hAnsi="Times New Roman" w:cs="Times New Roman"/>
          <w:sz w:val="28"/>
        </w:rPr>
        <w:t xml:space="preserve"> означает отсутствие опасного возмущения,</w:t>
      </w:r>
      <w:r w:rsidR="007552B4" w:rsidRPr="007552B4">
        <w:rPr>
          <w:rFonts w:ascii="Times New Roman" w:hAnsi="Times New Roman" w:cs="Times New Roman"/>
          <w:sz w:val="28"/>
        </w:rPr>
        <w:t xml:space="preserve"> </w:t>
      </w:r>
      <w:r w:rsidR="007552B4">
        <w:rPr>
          <w:rFonts w:ascii="Times New Roman" w:hAnsi="Times New Roman" w:cs="Times New Roman"/>
          <w:sz w:val="28"/>
          <w:lang w:val="en-US"/>
        </w:rPr>
        <w:t>true</w:t>
      </w:r>
      <w:r>
        <w:rPr>
          <w:rFonts w:ascii="Times New Roman" w:hAnsi="Times New Roman" w:cs="Times New Roman"/>
          <w:sz w:val="28"/>
        </w:rPr>
        <w:t xml:space="preserve"> – опасное возмущение выявлено. </w:t>
      </w:r>
      <w:commentRangeEnd w:id="66"/>
      <w:r w:rsidR="00832E39">
        <w:rPr>
          <w:rStyle w:val="ab"/>
        </w:rPr>
        <w:commentReference w:id="66"/>
      </w:r>
      <w:commentRangeEnd w:id="67"/>
      <w:r w:rsidR="00A96DCE">
        <w:rPr>
          <w:rStyle w:val="ab"/>
        </w:rPr>
        <w:commentReference w:id="67"/>
      </w:r>
      <w:commentRangeEnd w:id="68"/>
      <w:r w:rsidR="005B48FF">
        <w:rPr>
          <w:rStyle w:val="ab"/>
        </w:rPr>
        <w:commentReference w:id="68"/>
      </w:r>
      <w:commentRangeEnd w:id="69"/>
      <w:r w:rsidR="00D6327A">
        <w:rPr>
          <w:rStyle w:val="ab"/>
        </w:rPr>
        <w:commentReference w:id="69"/>
      </w:r>
      <w:r>
        <w:rPr>
          <w:rFonts w:ascii="Times New Roman" w:hAnsi="Times New Roman" w:cs="Times New Roman"/>
          <w:sz w:val="28"/>
        </w:rPr>
        <w:t>Далее тестируем подсистему на выполнение опреде</w:t>
      </w:r>
      <w:r w:rsidR="001B7A4A">
        <w:rPr>
          <w:rFonts w:ascii="Times New Roman" w:hAnsi="Times New Roman" w:cs="Times New Roman"/>
          <w:sz w:val="28"/>
        </w:rPr>
        <w:t>л</w:t>
      </w:r>
      <w:r>
        <w:rPr>
          <w:rFonts w:ascii="Times New Roman" w:hAnsi="Times New Roman" w:cs="Times New Roman"/>
          <w:sz w:val="28"/>
        </w:rPr>
        <w:t xml:space="preserve">ения групп когерентных генераторов. На рисунке </w:t>
      </w:r>
      <w:r w:rsidR="007F595F">
        <w:rPr>
          <w:rFonts w:ascii="Times New Roman" w:hAnsi="Times New Roman" w:cs="Times New Roman"/>
          <w:sz w:val="28"/>
        </w:rPr>
        <w:t xml:space="preserve">21 </w:t>
      </w:r>
      <w:r>
        <w:rPr>
          <w:rFonts w:ascii="Times New Roman" w:hAnsi="Times New Roman" w:cs="Times New Roman"/>
          <w:sz w:val="28"/>
        </w:rPr>
        <w:t>представлено индексы</w:t>
      </w:r>
      <w:r w:rsidR="007552B4">
        <w:rPr>
          <w:rFonts w:ascii="Times New Roman" w:hAnsi="Times New Roman" w:cs="Times New Roman"/>
          <w:sz w:val="28"/>
        </w:rPr>
        <w:t xml:space="preserve"> генераторов двух групп</w:t>
      </w:r>
      <w:r>
        <w:rPr>
          <w:rFonts w:ascii="Times New Roman" w:hAnsi="Times New Roman" w:cs="Times New Roman"/>
          <w:sz w:val="28"/>
        </w:rPr>
        <w:t>.</w:t>
      </w:r>
      <w:r w:rsidR="007552B4">
        <w:rPr>
          <w:rFonts w:ascii="Times New Roman" w:hAnsi="Times New Roman" w:cs="Times New Roman"/>
          <w:sz w:val="28"/>
        </w:rPr>
        <w:t xml:space="preserve"> </w:t>
      </w:r>
      <w:r>
        <w:rPr>
          <w:rFonts w:ascii="Times New Roman" w:hAnsi="Times New Roman" w:cs="Times New Roman"/>
          <w:sz w:val="28"/>
        </w:rPr>
        <w:t>Индексы</w:t>
      </w:r>
      <w:r w:rsidR="00E75A4A">
        <w:rPr>
          <w:rFonts w:ascii="Times New Roman" w:hAnsi="Times New Roman" w:cs="Times New Roman"/>
          <w:sz w:val="28"/>
        </w:rPr>
        <w:t xml:space="preserve"> генератор</w:t>
      </w:r>
      <w:r>
        <w:rPr>
          <w:rFonts w:ascii="Times New Roman" w:hAnsi="Times New Roman" w:cs="Times New Roman"/>
          <w:sz w:val="28"/>
        </w:rPr>
        <w:t>ов выбирались</w:t>
      </w:r>
      <w:r w:rsidR="00E75A4A">
        <w:rPr>
          <w:rFonts w:ascii="Times New Roman" w:hAnsi="Times New Roman" w:cs="Times New Roman"/>
          <w:sz w:val="28"/>
        </w:rPr>
        <w:t xml:space="preserve"> согласно</w:t>
      </w:r>
      <w:r>
        <w:rPr>
          <w:rFonts w:ascii="Times New Roman" w:hAnsi="Times New Roman" w:cs="Times New Roman"/>
          <w:sz w:val="28"/>
        </w:rPr>
        <w:t xml:space="preserve"> их номерам в</w:t>
      </w:r>
      <w:r w:rsidR="00E75A4A">
        <w:rPr>
          <w:rFonts w:ascii="Times New Roman" w:hAnsi="Times New Roman" w:cs="Times New Roman"/>
          <w:sz w:val="28"/>
        </w:rPr>
        <w:t xml:space="preserve">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3</w:t>
      </w:r>
      <w:r w:rsidR="007552B4">
        <w:rPr>
          <w:rFonts w:ascii="Times New Roman" w:hAnsi="Times New Roman" w:cs="Times New Roman"/>
          <w:sz w:val="28"/>
        </w:rPr>
        <w:t>.</w:t>
      </w:r>
    </w:p>
    <w:p w14:paraId="450F5CA6" w14:textId="401E7CDE" w:rsidR="005F4C72"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w:t>
      </w:r>
      <w:r w:rsidR="00665E23">
        <w:rPr>
          <w:rFonts w:ascii="Times New Roman" w:hAnsi="Times New Roman" w:cs="Times New Roman"/>
          <w:sz w:val="28"/>
        </w:rPr>
        <w:t xml:space="preserve"> в </w:t>
      </w:r>
      <w:del w:id="70" w:author="Пользователь Windows" w:date="2021-02-02T16:31:00Z">
        <w:r w:rsidR="00665E23" w:rsidDel="00CA299F">
          <w:rPr>
            <w:rFonts w:ascii="Times New Roman" w:hAnsi="Times New Roman" w:cs="Times New Roman"/>
            <w:sz w:val="28"/>
          </w:rPr>
          <w:delText>каждом эксперименте</w:delText>
        </w:r>
      </w:del>
      <w:ins w:id="71" w:author="Пользователь Windows" w:date="2021-02-02T16:31:00Z">
        <w:r w:rsidR="00CA299F">
          <w:rPr>
            <w:rFonts w:ascii="Times New Roman" w:hAnsi="Times New Roman" w:cs="Times New Roman"/>
            <w:sz w:val="28"/>
          </w:rPr>
          <w:t>среднем</w:t>
        </w:r>
      </w:ins>
      <w:r>
        <w:rPr>
          <w:rFonts w:ascii="Times New Roman" w:hAnsi="Times New Roman" w:cs="Times New Roman"/>
          <w:sz w:val="28"/>
        </w:rPr>
        <w:t xml:space="preserve"> состав</w:t>
      </w:r>
      <w:ins w:id="72" w:author="Пользователь Windows" w:date="2021-02-02T16:31:00Z">
        <w:r w:rsidR="00CA299F">
          <w:rPr>
            <w:rFonts w:ascii="Times New Roman" w:hAnsi="Times New Roman" w:cs="Times New Roman"/>
            <w:sz w:val="28"/>
          </w:rPr>
          <w:t>ляет</w:t>
        </w:r>
      </w:ins>
      <w:del w:id="73" w:author="Пользователь Windows" w:date="2021-02-02T16:31:00Z">
        <w:r w:rsidR="00665E23" w:rsidDel="00CA299F">
          <w:rPr>
            <w:rFonts w:ascii="Times New Roman" w:hAnsi="Times New Roman" w:cs="Times New Roman"/>
            <w:sz w:val="28"/>
          </w:rPr>
          <w:delText>ило</w:delText>
        </w:r>
      </w:del>
      <w:r>
        <w:rPr>
          <w:rFonts w:ascii="Times New Roman" w:hAnsi="Times New Roman" w:cs="Times New Roman"/>
          <w:sz w:val="28"/>
        </w:rPr>
        <w:t xml:space="preserve"> </w:t>
      </w:r>
      <w:commentRangeStart w:id="74"/>
      <w:commentRangeStart w:id="75"/>
      <w:commentRangeStart w:id="76"/>
      <w:commentRangeStart w:id="77"/>
      <w:r w:rsidR="00665E23">
        <w:rPr>
          <w:rFonts w:ascii="Times New Roman" w:hAnsi="Times New Roman" w:cs="Times New Roman"/>
          <w:sz w:val="28"/>
        </w:rPr>
        <w:t>0</w:t>
      </w:r>
      <w:ins w:id="78" w:author="Пользователь Windows" w:date="2021-02-02T16:31:00Z">
        <w:r w:rsidR="00CA299F">
          <w:rPr>
            <w:rFonts w:ascii="Times New Roman" w:hAnsi="Times New Roman" w:cs="Times New Roman"/>
            <w:sz w:val="28"/>
          </w:rPr>
          <w:t>,4</w:t>
        </w:r>
      </w:ins>
      <w:r>
        <w:rPr>
          <w:rFonts w:ascii="Times New Roman" w:hAnsi="Times New Roman" w:cs="Times New Roman"/>
          <w:sz w:val="28"/>
        </w:rPr>
        <w:t xml:space="preserve"> мс</w:t>
      </w:r>
      <w:commentRangeEnd w:id="74"/>
      <w:r w:rsidR="00832E39">
        <w:rPr>
          <w:rStyle w:val="ab"/>
        </w:rPr>
        <w:commentReference w:id="74"/>
      </w:r>
      <w:commentRangeEnd w:id="75"/>
      <w:r w:rsidR="00A96DCE">
        <w:rPr>
          <w:rStyle w:val="ab"/>
        </w:rPr>
        <w:commentReference w:id="75"/>
      </w:r>
      <w:commentRangeEnd w:id="76"/>
      <w:r w:rsidR="002F3AB0">
        <w:rPr>
          <w:rStyle w:val="ab"/>
        </w:rPr>
        <w:commentReference w:id="76"/>
      </w:r>
      <w:commentRangeEnd w:id="77"/>
      <w:r w:rsidR="00CA299F">
        <w:rPr>
          <w:rStyle w:val="ab"/>
        </w:rPr>
        <w:commentReference w:id="77"/>
      </w:r>
      <w:r>
        <w:rPr>
          <w:rFonts w:ascii="Times New Roman" w:hAnsi="Times New Roman" w:cs="Times New Roman"/>
          <w:sz w:val="28"/>
        </w:rPr>
        <w:t>.</w:t>
      </w:r>
    </w:p>
    <w:p w14:paraId="025D7E2D" w14:textId="219DE943" w:rsidR="0080299B" w:rsidRPr="00A96DCE" w:rsidRDefault="0080299B" w:rsidP="004F6B3F">
      <w:pPr>
        <w:spacing w:after="0" w:line="360" w:lineRule="auto"/>
        <w:ind w:firstLine="709"/>
        <w:contextualSpacing/>
        <w:jc w:val="both"/>
        <w:rPr>
          <w:rFonts w:ascii="Times New Roman" w:hAnsi="Times New Roman" w:cs="Times New Roman"/>
          <w:sz w:val="28"/>
        </w:rPr>
      </w:pPr>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p>
    <w:p w14:paraId="420A6DAE" w14:textId="4D6012EA" w:rsidR="002817B5" w:rsidRPr="002817B5" w:rsidRDefault="002817B5"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20 </w:t>
      </w:r>
      <w:r>
        <w:rPr>
          <w:rFonts w:ascii="Times New Roman" w:hAnsi="Times New Roman" w:cs="Times New Roman"/>
          <w:sz w:val="28"/>
        </w:rPr>
        <w:t>– Выявление опасного возмущения подсистемой Обработки данных СВИ</w:t>
      </w:r>
    </w:p>
    <w:p w14:paraId="7962205F" w14:textId="2CB3B10F" w:rsidR="007552B4" w:rsidRPr="00E97B30" w:rsidRDefault="002817B5"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p>
    <w:p w14:paraId="4480D512" w14:textId="0C47AE30"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21 </w:t>
      </w:r>
      <w:r>
        <w:rPr>
          <w:rFonts w:ascii="Times New Roman" w:hAnsi="Times New Roman" w:cs="Times New Roman"/>
          <w:sz w:val="28"/>
        </w:rPr>
        <w:t xml:space="preserve">– </w:t>
      </w:r>
      <w:r w:rsidR="002817B5">
        <w:rPr>
          <w:rFonts w:ascii="Times New Roman" w:hAnsi="Times New Roman" w:cs="Times New Roman"/>
          <w:sz w:val="28"/>
        </w:rPr>
        <w:t>Определение групп когерентных генераторов</w:t>
      </w:r>
      <w:r>
        <w:rPr>
          <w:rFonts w:ascii="Times New Roman" w:hAnsi="Times New Roman" w:cs="Times New Roman"/>
          <w:sz w:val="28"/>
        </w:rPr>
        <w:t xml:space="preserve"> подсистем</w:t>
      </w:r>
      <w:r w:rsidR="002817B5">
        <w:rPr>
          <w:rFonts w:ascii="Times New Roman" w:hAnsi="Times New Roman" w:cs="Times New Roman"/>
          <w:sz w:val="28"/>
        </w:rPr>
        <w:t>ой</w:t>
      </w:r>
      <w:r>
        <w:rPr>
          <w:rFonts w:ascii="Times New Roman" w:hAnsi="Times New Roman" w:cs="Times New Roman"/>
          <w:sz w:val="28"/>
        </w:rPr>
        <w:t xml:space="preserve"> Обработки данных СВИ</w:t>
      </w:r>
    </w:p>
    <w:p w14:paraId="17998051" w14:textId="73EA7896" w:rsidR="00775658" w:rsidRDefault="00775658" w:rsidP="007552B4">
      <w:pPr>
        <w:spacing w:after="0" w:line="360" w:lineRule="auto"/>
        <w:ind w:firstLine="709"/>
        <w:contextualSpacing/>
        <w:jc w:val="center"/>
        <w:rPr>
          <w:rFonts w:ascii="Times New Roman" w:hAnsi="Times New Roman" w:cs="Times New Roman"/>
          <w:sz w:val="28"/>
        </w:rPr>
      </w:pPr>
    </w:p>
    <w:p w14:paraId="05211339" w14:textId="77777777" w:rsidR="009C67B8" w:rsidRDefault="009C67B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79" w:name="_Toc63185295"/>
      <w:r>
        <w:lastRenderedPageBreak/>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79"/>
    </w:p>
    <w:p w14:paraId="3A1CE418" w14:textId="241EE289" w:rsidR="00AF2964" w:rsidRDefault="00991C64" w:rsidP="00CA299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w:t>
      </w:r>
      <w:r w:rsidR="009C67B8">
        <w:rPr>
          <w:rFonts w:ascii="Times New Roman" w:hAnsi="Times New Roman" w:cs="Times New Roman"/>
          <w:sz w:val="28"/>
        </w:rPr>
        <w:t>одсистема</w:t>
      </w:r>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 п</w:t>
      </w:r>
      <w:r>
        <w:rPr>
          <w:rFonts w:ascii="Times New Roman" w:hAnsi="Times New Roman" w:cs="Times New Roman"/>
          <w:sz w:val="28"/>
        </w:rPr>
        <w:t xml:space="preserve">роцесс идентификации АР, когда </w:t>
      </w:r>
      <w:r w:rsidR="009C67B8">
        <w:rPr>
          <w:rFonts w:ascii="Times New Roman" w:hAnsi="Times New Roman" w:cs="Times New Roman"/>
          <w:sz w:val="28"/>
        </w:rPr>
        <w:t xml:space="preserve">получает от подсистемы </w:t>
      </w:r>
      <w:r w:rsidR="005A0545">
        <w:rPr>
          <w:rFonts w:ascii="Times New Roman" w:hAnsi="Times New Roman" w:cs="Times New Roman"/>
          <w:sz w:val="28"/>
        </w:rPr>
        <w:t xml:space="preserve">Обработки данных СВИ сигнал о выявлении </w:t>
      </w:r>
      <w:r w:rsidR="009C67B8">
        <w:rPr>
          <w:rFonts w:ascii="Times New Roman" w:hAnsi="Times New Roman" w:cs="Times New Roman"/>
          <w:sz w:val="28"/>
        </w:rPr>
        <w:t xml:space="preserve">опасного </w:t>
      </w:r>
      <w:r w:rsidR="005A0545">
        <w:rPr>
          <w:rFonts w:ascii="Times New Roman" w:hAnsi="Times New Roman" w:cs="Times New Roman"/>
          <w:sz w:val="28"/>
        </w:rPr>
        <w:t xml:space="preserve">возмущения в энергосистеме. </w:t>
      </w:r>
      <w:commentRangeStart w:id="80"/>
      <w:commentRangeStart w:id="81"/>
      <w:commentRangeStart w:id="82"/>
      <w:commentRangeStart w:id="83"/>
      <w:r w:rsidR="005A0545">
        <w:rPr>
          <w:rFonts w:ascii="Times New Roman" w:hAnsi="Times New Roman" w:cs="Times New Roman"/>
          <w:sz w:val="28"/>
        </w:rPr>
        <w:t>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r w:rsidR="009C67B8">
        <w:rPr>
          <w:rFonts w:ascii="Times New Roman" w:hAnsi="Times New Roman" w:cs="Times New Roman"/>
          <w:sz w:val="28"/>
        </w:rPr>
        <w:t xml:space="preserve">рисунках </w:t>
      </w:r>
      <w:r w:rsidR="007F595F">
        <w:rPr>
          <w:rFonts w:ascii="Times New Roman" w:hAnsi="Times New Roman" w:cs="Times New Roman"/>
          <w:sz w:val="28"/>
        </w:rPr>
        <w:t xml:space="preserve">18 </w:t>
      </w:r>
      <w:r w:rsidR="009C67B8">
        <w:rPr>
          <w:rFonts w:ascii="Times New Roman" w:hAnsi="Times New Roman" w:cs="Times New Roman"/>
          <w:sz w:val="28"/>
        </w:rPr>
        <w:t xml:space="preserve">и </w:t>
      </w:r>
      <w:r w:rsidR="007F595F">
        <w:rPr>
          <w:rFonts w:ascii="Times New Roman" w:hAnsi="Times New Roman" w:cs="Times New Roman"/>
          <w:sz w:val="28"/>
        </w:rPr>
        <w:t xml:space="preserve">19 </w:t>
      </w:r>
      <w:r w:rsidR="009C67B8">
        <w:rPr>
          <w:rFonts w:ascii="Times New Roman" w:hAnsi="Times New Roman" w:cs="Times New Roman"/>
          <w:sz w:val="28"/>
        </w:rPr>
        <w:t>виден результат идентификации АР.</w:t>
      </w:r>
      <w:r w:rsidR="00E21B5E">
        <w:rPr>
          <w:rFonts w:ascii="Times New Roman" w:hAnsi="Times New Roman" w:cs="Times New Roman"/>
          <w:sz w:val="28"/>
        </w:rPr>
        <w:t xml:space="preserve"> </w:t>
      </w:r>
      <w:commentRangeEnd w:id="80"/>
      <w:r w:rsidR="00832E39">
        <w:rPr>
          <w:rStyle w:val="ab"/>
        </w:rPr>
        <w:commentReference w:id="80"/>
      </w:r>
      <w:commentRangeEnd w:id="81"/>
      <w:r w:rsidR="00A96DCE">
        <w:rPr>
          <w:rStyle w:val="ab"/>
        </w:rPr>
        <w:commentReference w:id="81"/>
      </w:r>
      <w:commentRangeEnd w:id="82"/>
      <w:r w:rsidR="002F3AB0">
        <w:rPr>
          <w:rStyle w:val="ab"/>
        </w:rPr>
        <w:commentReference w:id="82"/>
      </w:r>
      <w:commentRangeEnd w:id="83"/>
      <w:r w:rsidR="00CA299F">
        <w:rPr>
          <w:rStyle w:val="ab"/>
        </w:rPr>
        <w:commentReference w:id="83"/>
      </w:r>
      <w:r w:rsidR="009C67B8">
        <w:rPr>
          <w:rFonts w:ascii="Times New Roman" w:hAnsi="Times New Roman" w:cs="Times New Roman"/>
          <w:sz w:val="28"/>
        </w:rPr>
        <w:t>В п</w:t>
      </w:r>
      <w:r w:rsidR="00E21B5E">
        <w:rPr>
          <w:rFonts w:ascii="Times New Roman" w:hAnsi="Times New Roman" w:cs="Times New Roman"/>
          <w:sz w:val="28"/>
        </w:rPr>
        <w:t>ерв</w:t>
      </w:r>
      <w:r w:rsidR="009C67B8">
        <w:rPr>
          <w:rFonts w:ascii="Times New Roman" w:hAnsi="Times New Roman" w:cs="Times New Roman"/>
          <w:sz w:val="28"/>
        </w:rPr>
        <w:t>ом случае подсистема</w:t>
      </w:r>
      <w:r w:rsidR="00E21B5E">
        <w:rPr>
          <w:rFonts w:ascii="Times New Roman" w:hAnsi="Times New Roman" w:cs="Times New Roman"/>
          <w:sz w:val="28"/>
        </w:rPr>
        <w:t xml:space="preserve"> вернул</w:t>
      </w:r>
      <w:r w:rsidR="009C67B8">
        <w:rPr>
          <w:rFonts w:ascii="Times New Roman" w:hAnsi="Times New Roman" w:cs="Times New Roman"/>
          <w:sz w:val="28"/>
        </w:rPr>
        <w:t>а</w:t>
      </w:r>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r w:rsidR="009C67B8">
        <w:rPr>
          <w:rFonts w:ascii="Times New Roman" w:hAnsi="Times New Roman" w:cs="Times New Roman"/>
          <w:sz w:val="28"/>
        </w:rPr>
        <w:t xml:space="preserve">Во втором случае было получено значение </w:t>
      </w:r>
      <w:r w:rsidR="00E21B5E">
        <w:rPr>
          <w:rFonts w:ascii="Times New Roman" w:hAnsi="Times New Roman" w:cs="Times New Roman"/>
          <w:sz w:val="28"/>
        </w:rPr>
        <w:t>0</w:t>
      </w:r>
      <w:r w:rsidR="009C67B8">
        <w:rPr>
          <w:rFonts w:ascii="Times New Roman" w:hAnsi="Times New Roman" w:cs="Times New Roman"/>
          <w:sz w:val="28"/>
        </w:rPr>
        <w:t>.</w:t>
      </w:r>
      <w:r w:rsidR="00E21B5E">
        <w:rPr>
          <w:rFonts w:ascii="Times New Roman" w:hAnsi="Times New Roman" w:cs="Times New Roman"/>
          <w:sz w:val="28"/>
        </w:rPr>
        <w:t xml:space="preserve"> </w:t>
      </w:r>
      <w:r w:rsidR="009C67B8">
        <w:rPr>
          <w:rFonts w:ascii="Times New Roman" w:hAnsi="Times New Roman" w:cs="Times New Roman"/>
          <w:sz w:val="28"/>
        </w:rPr>
        <w:t xml:space="preserve">Это </w:t>
      </w:r>
      <w:r w:rsidR="00E21B5E">
        <w:rPr>
          <w:rFonts w:ascii="Times New Roman" w:hAnsi="Times New Roman" w:cs="Times New Roman"/>
          <w:sz w:val="28"/>
        </w:rPr>
        <w:t xml:space="preserve">означает, что АР не наступит. </w:t>
      </w:r>
      <w:r w:rsidR="009C67B8">
        <w:rPr>
          <w:rFonts w:ascii="Times New Roman" w:hAnsi="Times New Roman" w:cs="Times New Roman"/>
          <w:sz w:val="28"/>
        </w:rPr>
        <w:t>В</w:t>
      </w:r>
      <w:r w:rsidR="00E21B5E">
        <w:rPr>
          <w:rFonts w:ascii="Times New Roman" w:hAnsi="Times New Roman" w:cs="Times New Roman"/>
          <w:sz w:val="28"/>
        </w:rPr>
        <w:t>ремя классификаци</w:t>
      </w:r>
      <w:r w:rsidR="009C67B8">
        <w:rPr>
          <w:rFonts w:ascii="Times New Roman" w:hAnsi="Times New Roman" w:cs="Times New Roman"/>
          <w:sz w:val="28"/>
        </w:rPr>
        <w:t>и данных</w:t>
      </w:r>
      <w:r w:rsidR="00E21B5E">
        <w:rPr>
          <w:rFonts w:ascii="Times New Roman" w:hAnsi="Times New Roman" w:cs="Times New Roman"/>
          <w:sz w:val="28"/>
        </w:rPr>
        <w:t xml:space="preserve"> </w:t>
      </w:r>
      <w:r w:rsidR="001713FD">
        <w:rPr>
          <w:rFonts w:ascii="Times New Roman" w:hAnsi="Times New Roman" w:cs="Times New Roman"/>
          <w:sz w:val="28"/>
        </w:rPr>
        <w:t>в среднем составляет</w:t>
      </w:r>
      <w:r w:rsidR="00E21B5E">
        <w:rPr>
          <w:rFonts w:ascii="Times New Roman" w:hAnsi="Times New Roman" w:cs="Times New Roman"/>
          <w:sz w:val="28"/>
        </w:rPr>
        <w:t xml:space="preserve"> </w:t>
      </w:r>
      <w:r w:rsidR="001713FD">
        <w:rPr>
          <w:rFonts w:ascii="Times New Roman" w:hAnsi="Times New Roman" w:cs="Times New Roman"/>
          <w:sz w:val="28"/>
        </w:rPr>
        <w:t>2</w:t>
      </w:r>
      <w:r w:rsidR="00E21B5E">
        <w:rPr>
          <w:rFonts w:ascii="Times New Roman" w:hAnsi="Times New Roman" w:cs="Times New Roman"/>
          <w:sz w:val="28"/>
        </w:rPr>
        <w:t>10 мс.</w:t>
      </w:r>
    </w:p>
    <w:p w14:paraId="1402DD7D" w14:textId="77777777" w:rsidR="00F00214" w:rsidRDefault="009D4381" w:rsidP="009D4381">
      <w:pPr>
        <w:pStyle w:val="2"/>
      </w:pPr>
      <w:bookmarkStart w:id="84" w:name="_Toc63185296"/>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84"/>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3E93B977" w14:textId="4784692A"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7F595F">
        <w:rPr>
          <w:rFonts w:ascii="Times New Roman" w:hAnsi="Times New Roman" w:cs="Times New Roman"/>
          <w:sz w:val="28"/>
        </w:rPr>
        <w:t xml:space="preserve">18 </w:t>
      </w:r>
      <w:r w:rsidR="0068190D">
        <w:rPr>
          <w:rFonts w:ascii="Times New Roman" w:hAnsi="Times New Roman" w:cs="Times New Roman"/>
          <w:sz w:val="28"/>
        </w:rPr>
        <w:t xml:space="preserve">представлен результат работы подсистемы. В подсистему </w:t>
      </w:r>
      <w:r w:rsidR="00CE599A">
        <w:rPr>
          <w:rFonts w:ascii="Times New Roman" w:hAnsi="Times New Roman" w:cs="Times New Roman"/>
          <w:sz w:val="28"/>
        </w:rPr>
        <w:t>передается</w:t>
      </w:r>
      <w:r w:rsidR="0068190D">
        <w:rPr>
          <w:rFonts w:ascii="Times New Roman" w:hAnsi="Times New Roman" w:cs="Times New Roman"/>
          <w:sz w:val="28"/>
        </w:rPr>
        <w:t xml:space="preserve"> информация о группа</w:t>
      </w:r>
      <w:r w:rsidR="00832E39">
        <w:rPr>
          <w:rFonts w:ascii="Times New Roman" w:hAnsi="Times New Roman" w:cs="Times New Roman"/>
          <w:sz w:val="28"/>
        </w:rPr>
        <w:t>х</w:t>
      </w:r>
      <w:r w:rsidR="0068190D">
        <w:rPr>
          <w:rFonts w:ascii="Times New Roman" w:hAnsi="Times New Roman" w:cs="Times New Roman"/>
          <w:sz w:val="28"/>
        </w:rPr>
        <w:t xml:space="preserve"> когерентных генераторов</w:t>
      </w:r>
      <w:r w:rsidR="00CE599A">
        <w:rPr>
          <w:rFonts w:ascii="Times New Roman" w:hAnsi="Times New Roman" w:cs="Times New Roman"/>
          <w:sz w:val="28"/>
        </w:rPr>
        <w:t xml:space="preserve"> –</w:t>
      </w:r>
      <w:r w:rsidR="0068190D">
        <w:rPr>
          <w:rFonts w:ascii="Times New Roman" w:hAnsi="Times New Roman" w:cs="Times New Roman"/>
          <w:sz w:val="28"/>
        </w:rPr>
        <w:t xml:space="preserve">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w:t>
      </w:r>
      <w:r w:rsidR="00957473">
        <w:rPr>
          <w:rFonts w:ascii="Times New Roman" w:hAnsi="Times New Roman" w:cs="Times New Roman"/>
          <w:sz w:val="28"/>
        </w:rPr>
        <w:t xml:space="preserve">в среднем 7 </w:t>
      </w:r>
      <w:r>
        <w:rPr>
          <w:rFonts w:ascii="Times New Roman" w:hAnsi="Times New Roman" w:cs="Times New Roman"/>
          <w:sz w:val="28"/>
        </w:rPr>
        <w:t>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025DD502" w14:textId="56E3B9DE"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r w:rsidR="007F595F">
        <w:rPr>
          <w:rFonts w:ascii="Times New Roman" w:hAnsi="Times New Roman" w:cs="Times New Roman"/>
          <w:sz w:val="28"/>
        </w:rPr>
        <w:t xml:space="preserve">18 </w:t>
      </w:r>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r w:rsidR="007F595F">
        <w:rPr>
          <w:rFonts w:ascii="Times New Roman" w:hAnsi="Times New Roman" w:cs="Times New Roman"/>
          <w:sz w:val="28"/>
        </w:rPr>
        <w:t>22</w:t>
      </w:r>
      <w:r>
        <w:rPr>
          <w:rFonts w:ascii="Times New Roman" w:hAnsi="Times New Roman" w:cs="Times New Roman"/>
          <w:sz w:val="28"/>
        </w:rPr>
        <w:t xml:space="preserve">. По </w:t>
      </w:r>
      <w:sdt>
        <w:sdtPr>
          <w:rPr>
            <w:rFonts w:ascii="Times New Roman" w:hAnsi="Times New Roman" w:cs="Times New Roman"/>
            <w:sz w:val="28"/>
          </w:rPr>
          <w:id w:val="794020162"/>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End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8A2B7F" w:rsidRPr="008A2B7F">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E60121" w:rsidRPr="008D022B" w:rsidRDefault="00E60121"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004071" id="_x0000_t202" coordsize="21600,21600" o:spt="202" path="m,l,21600r21600,l21600,xe">
                <v:stroke joinstyle="miter"/>
                <v:path gradientshapeok="t" o:connecttype="rect"/>
              </v:shapetype>
              <v:shape id="Надпись 47" o:spid="_x0000_s1026"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" fillcolor="white [3201]" stroked="f" strokeweight=".5pt">
                <v:textbox>
                  <w:txbxContent>
                    <w:p w14:paraId="5416AB33" w14:textId="15CC9A17" w:rsidR="00E60121" w:rsidRPr="008D022B" w:rsidRDefault="00E60121"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E60121" w:rsidRPr="008D022B" w:rsidRDefault="00E60121">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27"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" fillcolor="white [3201]" stroked="f" strokeweight=".5pt">
                <v:textbox>
                  <w:txbxContent>
                    <w:p w14:paraId="1CD65BA8" w14:textId="63577ABC" w:rsidR="00E60121" w:rsidRPr="008D022B" w:rsidRDefault="00E60121">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pic:spPr>
                </pic:pic>
              </a:graphicData>
            </a:graphic>
          </wp:inline>
        </w:drawing>
      </w:r>
    </w:p>
    <w:p w14:paraId="4D5B11A0" w14:textId="320F8D1E"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r w:rsidR="007F595F">
        <w:rPr>
          <w:rFonts w:ascii="Times New Roman" w:hAnsi="Times New Roman" w:cs="Times New Roman"/>
          <w:sz w:val="28"/>
        </w:rPr>
        <w:t xml:space="preserve">22 </w:t>
      </w:r>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85" w:name="_Toc63185297"/>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85"/>
    </w:p>
    <w:p w14:paraId="1892AFBC" w14:textId="105413CF" w:rsidR="001F1226" w:rsidRPr="00CC0FB9"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7F595F">
        <w:rPr>
          <w:rFonts w:ascii="Times New Roman" w:hAnsi="Times New Roman" w:cs="Times New Roman"/>
          <w:sz w:val="28"/>
        </w:rPr>
        <w:t xml:space="preserve">23 </w:t>
      </w:r>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xml:space="preserve">, содержащих </w:t>
      </w:r>
      <w:commentRangeStart w:id="86"/>
      <w:commentRangeStart w:id="87"/>
      <w:commentRangeStart w:id="88"/>
      <w:commentRangeStart w:id="89"/>
      <w:r w:rsidR="00CC0FB9">
        <w:rPr>
          <w:rFonts w:ascii="Times New Roman" w:hAnsi="Times New Roman" w:cs="Times New Roman"/>
          <w:sz w:val="28"/>
        </w:rPr>
        <w:t>значения телесигналов</w:t>
      </w:r>
      <w:commentRangeEnd w:id="86"/>
      <w:r w:rsidR="00CE599A">
        <w:rPr>
          <w:rStyle w:val="ab"/>
        </w:rPr>
        <w:commentReference w:id="86"/>
      </w:r>
      <w:commentRangeEnd w:id="87"/>
      <w:r w:rsidR="00A96DCE">
        <w:rPr>
          <w:rStyle w:val="ab"/>
        </w:rPr>
        <w:commentReference w:id="87"/>
      </w:r>
      <w:commentRangeEnd w:id="88"/>
      <w:r w:rsidR="002F3AB0">
        <w:rPr>
          <w:rStyle w:val="ab"/>
        </w:rPr>
        <w:commentReference w:id="88"/>
      </w:r>
      <w:commentRangeEnd w:id="89"/>
      <w:r w:rsidR="007569FC">
        <w:rPr>
          <w:rStyle w:val="ab"/>
        </w:rPr>
        <w:commentReference w:id="89"/>
      </w:r>
      <w:r w:rsidR="00CC0FB9">
        <w:rPr>
          <w:rFonts w:ascii="Times New Roman" w:hAnsi="Times New Roman" w:cs="Times New Roman"/>
          <w:sz w:val="28"/>
        </w:rPr>
        <w:t>.</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65E6CF46"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23 </w:t>
      </w:r>
      <w:r>
        <w:rPr>
          <w:rFonts w:ascii="Times New Roman" w:hAnsi="Times New Roman" w:cs="Times New Roman"/>
          <w:sz w:val="28"/>
        </w:rPr>
        <w:t>– Получение данных по протоколу МЭК-104</w:t>
      </w:r>
    </w:p>
    <w:p w14:paraId="4E23E1A5" w14:textId="4BAB8594"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осуществляется сравнение параметров текущего режима с параметрами расчетных режимов, и</w:t>
      </w:r>
      <w:r w:rsidR="00CE599A">
        <w:rPr>
          <w:rFonts w:ascii="Times New Roman" w:hAnsi="Times New Roman" w:cs="Times New Roman"/>
          <w:sz w:val="28"/>
        </w:rPr>
        <w:t>з которых</w:t>
      </w:r>
      <w:r>
        <w:rPr>
          <w:rFonts w:ascii="Times New Roman" w:hAnsi="Times New Roman" w:cs="Times New Roman"/>
          <w:sz w:val="28"/>
        </w:rPr>
        <w:t xml:space="preserve"> выбирается ближайший к текущему. </w:t>
      </w:r>
      <w:r w:rsidR="00A928B4">
        <w:rPr>
          <w:rFonts w:ascii="Times New Roman" w:hAnsi="Times New Roman" w:cs="Times New Roman"/>
          <w:sz w:val="28"/>
        </w:rPr>
        <w:t xml:space="preserve">Было проведено тестирование подсистемы. На рисунке </w:t>
      </w:r>
      <w:r w:rsidR="007F595F">
        <w:rPr>
          <w:rFonts w:ascii="Times New Roman" w:hAnsi="Times New Roman" w:cs="Times New Roman"/>
          <w:sz w:val="28"/>
        </w:rPr>
        <w:t xml:space="preserve">24 </w:t>
      </w:r>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r w:rsidR="00CC0FB9">
        <w:rPr>
          <w:rFonts w:ascii="Times New Roman" w:hAnsi="Times New Roman" w:cs="Times New Roman"/>
          <w:sz w:val="28"/>
        </w:rPr>
        <w:t>В консоль было выведено</w:t>
      </w:r>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770773A2" w:rsidR="00317EF1"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24 </w:t>
      </w:r>
      <w:r>
        <w:rPr>
          <w:rFonts w:ascii="Times New Roman" w:hAnsi="Times New Roman" w:cs="Times New Roman"/>
          <w:sz w:val="28"/>
        </w:rPr>
        <w:t xml:space="preserve">– </w:t>
      </w:r>
      <w:r w:rsidR="00CC0FB9">
        <w:rPr>
          <w:rFonts w:ascii="Times New Roman" w:hAnsi="Times New Roman" w:cs="Times New Roman"/>
          <w:sz w:val="28"/>
        </w:rPr>
        <w:t>Вывод в консоль</w:t>
      </w:r>
      <w:r>
        <w:rPr>
          <w:rFonts w:ascii="Times New Roman" w:hAnsi="Times New Roman" w:cs="Times New Roman"/>
          <w:sz w:val="28"/>
        </w:rPr>
        <w:t xml:space="preserve"> ра</w:t>
      </w:r>
      <w:r w:rsidR="00CC0FB9">
        <w:rPr>
          <w:rFonts w:ascii="Times New Roman" w:hAnsi="Times New Roman" w:cs="Times New Roman"/>
          <w:sz w:val="28"/>
        </w:rPr>
        <w:t>счетного</w:t>
      </w:r>
      <w:r>
        <w:rPr>
          <w:rFonts w:ascii="Times New Roman" w:hAnsi="Times New Roman" w:cs="Times New Roman"/>
          <w:sz w:val="28"/>
        </w:rPr>
        <w:t xml:space="preserve"> режима, соответствующего текущему</w:t>
      </w:r>
      <w:r w:rsidR="00CC0FB9">
        <w:rPr>
          <w:rFonts w:ascii="Times New Roman" w:hAnsi="Times New Roman" w:cs="Times New Roman"/>
          <w:sz w:val="28"/>
        </w:rPr>
        <w:t xml:space="preserve"> режиму работы ЭЭС</w:t>
      </w:r>
    </w:p>
    <w:p w14:paraId="45FC85C7" w14:textId="03C49DB6" w:rsidR="00CC0FB9" w:rsidRPr="00AF71BE" w:rsidRDefault="00AF71BE" w:rsidP="00A96DC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w:t>
      </w:r>
      <w:r w:rsidRPr="00AF71BE">
        <w:rPr>
          <w:rFonts w:ascii="Times New Roman" w:hAnsi="Times New Roman" w:cs="Times New Roman"/>
          <w:sz w:val="28"/>
        </w:rPr>
        <w:t xml:space="preserve"> </w:t>
      </w:r>
      <w:r>
        <w:rPr>
          <w:rFonts w:ascii="Times New Roman" w:hAnsi="Times New Roman" w:cs="Times New Roman"/>
          <w:sz w:val="28"/>
        </w:rPr>
        <w:t>взаимодействия</w:t>
      </w:r>
      <w:r w:rsidRPr="00AF71BE">
        <w:rPr>
          <w:rFonts w:ascii="Times New Roman" w:hAnsi="Times New Roman" w:cs="Times New Roman"/>
          <w:sz w:val="28"/>
        </w:rPr>
        <w:t xml:space="preserve"> </w:t>
      </w:r>
      <w:r>
        <w:rPr>
          <w:rFonts w:ascii="Times New Roman" w:hAnsi="Times New Roman" w:cs="Times New Roman"/>
          <w:sz w:val="28"/>
        </w:rPr>
        <w:t>с</w:t>
      </w:r>
      <w:r w:rsidRPr="00AF71BE">
        <w:rPr>
          <w:rFonts w:ascii="Times New Roman" w:hAnsi="Times New Roman" w:cs="Times New Roman"/>
          <w:sz w:val="28"/>
        </w:rPr>
        <w:t xml:space="preserve"> </w:t>
      </w:r>
      <w:r>
        <w:rPr>
          <w:rFonts w:ascii="Times New Roman" w:hAnsi="Times New Roman" w:cs="Times New Roman"/>
          <w:sz w:val="28"/>
        </w:rPr>
        <w:t>подсистемами</w:t>
      </w:r>
      <w:r w:rsidRPr="00AF71BE">
        <w:rPr>
          <w:rFonts w:ascii="Times New Roman" w:hAnsi="Times New Roman" w:cs="Times New Roman"/>
          <w:sz w:val="28"/>
        </w:rPr>
        <w:t xml:space="preserve"> «</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
        <w:t xml:space="preserve"> </w:t>
      </w:r>
      <w:r w:rsidR="00CC0FB9">
        <w:rPr>
          <w:rFonts w:ascii="Times New Roman" w:hAnsi="Times New Roman" w:cs="Times New Roman"/>
          <w:sz w:val="28"/>
          <w:lang w:val="en-US"/>
        </w:rPr>
        <w:t>Server</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of</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Interaction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with</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Main</w:t>
      </w:r>
      <w:r w:rsidR="00CC0FB9" w:rsidRPr="00A96DCE">
        <w:rPr>
          <w:rFonts w:ascii="Times New Roman" w:hAnsi="Times New Roman" w:cs="Times New Roman"/>
          <w:sz w:val="28"/>
        </w:rPr>
        <w:t xml:space="preserve"> </w:t>
      </w:r>
      <w:r w:rsidR="00CC0FB9">
        <w:rPr>
          <w:rFonts w:ascii="Times New Roman" w:hAnsi="Times New Roman" w:cs="Times New Roman"/>
          <w:sz w:val="28"/>
          <w:lang w:val="en-US"/>
        </w:rPr>
        <w:t>Modules</w:t>
      </w:r>
      <w:r>
        <w:rPr>
          <w:rFonts w:ascii="Times New Roman" w:hAnsi="Times New Roman" w:cs="Times New Roman"/>
          <w:sz w:val="28"/>
        </w:rPr>
        <w:t xml:space="preserve">. Он представляет собой сервер, куда </w:t>
      </w:r>
      <w:r>
        <w:rPr>
          <w:rFonts w:ascii="Times New Roman" w:hAnsi="Times New Roman" w:cs="Times New Roman"/>
          <w:sz w:val="28"/>
          <w:lang w:val="en-US"/>
        </w:rPr>
        <w:t>Master</w:t>
      </w:r>
      <w:r w:rsidRPr="00A96DCE">
        <w:rPr>
          <w:rFonts w:ascii="Times New Roman" w:hAnsi="Times New Roman" w:cs="Times New Roman"/>
          <w:sz w:val="28"/>
        </w:rPr>
        <w:t xml:space="preserve"> </w:t>
      </w:r>
      <w:r>
        <w:rPr>
          <w:rFonts w:ascii="Times New Roman" w:hAnsi="Times New Roman" w:cs="Times New Roman"/>
          <w:sz w:val="28"/>
          <w:lang w:val="en-US"/>
        </w:rPr>
        <w:t>IEC</w:t>
      </w:r>
      <w:r w:rsidRPr="00A96DCE">
        <w:rPr>
          <w:rFonts w:ascii="Times New Roman" w:hAnsi="Times New Roman" w:cs="Times New Roman"/>
          <w:sz w:val="28"/>
        </w:rPr>
        <w:t xml:space="preserve">60870 </w:t>
      </w:r>
      <w:r>
        <w:rPr>
          <w:rFonts w:ascii="Times New Roman" w:hAnsi="Times New Roman" w:cs="Times New Roman"/>
          <w:sz w:val="28"/>
        </w:rPr>
        <w:t xml:space="preserve">передает информацию о номере режима, который наиболее близок к текущему (1 строка рисунка </w:t>
      </w:r>
      <w:r w:rsidR="007F595F">
        <w:rPr>
          <w:rFonts w:ascii="Times New Roman" w:hAnsi="Times New Roman" w:cs="Times New Roman"/>
          <w:sz w:val="28"/>
        </w:rPr>
        <w:t>25</w:t>
      </w:r>
      <w:r>
        <w:rPr>
          <w:rFonts w:ascii="Times New Roman" w:hAnsi="Times New Roman" w:cs="Times New Roman"/>
          <w:sz w:val="28"/>
        </w:rPr>
        <w:t>). Подсистема</w:t>
      </w:r>
      <w:r w:rsidRPr="00D25547">
        <w:rPr>
          <w:rFonts w:ascii="Times New Roman" w:hAnsi="Times New Roman" w:cs="Times New Roman"/>
          <w:sz w:val="28"/>
        </w:rPr>
        <w:t xml:space="preserve"> «</w:t>
      </w:r>
      <w:r>
        <w:rPr>
          <w:rFonts w:ascii="Times New Roman" w:hAnsi="Times New Roman" w:cs="Times New Roman"/>
          <w:sz w:val="28"/>
        </w:rPr>
        <w:t xml:space="preserve">Идентификации возникновения АР» обращается посредством сокетов к данному серверу (2 строка рисунка </w:t>
      </w:r>
      <w:r w:rsidR="007F595F">
        <w:rPr>
          <w:rFonts w:ascii="Times New Roman" w:hAnsi="Times New Roman" w:cs="Times New Roman"/>
          <w:sz w:val="28"/>
        </w:rPr>
        <w:t>25</w:t>
      </w:r>
      <w:r>
        <w:rPr>
          <w:rFonts w:ascii="Times New Roman" w:hAnsi="Times New Roman" w:cs="Times New Roman"/>
          <w:sz w:val="28"/>
        </w:rPr>
        <w:t xml:space="preserve">) и получает путь к файлу обученного классификатора. В будущем планируется, что вместо пути к файлу с классификатором будет передаваться сам обученный классификатор. </w:t>
      </w:r>
      <w:r>
        <w:rPr>
          <w:rFonts w:ascii="Times New Roman" w:hAnsi="Times New Roman" w:cs="Times New Roman"/>
          <w:sz w:val="28"/>
        </w:rPr>
        <w:lastRenderedPageBreak/>
        <w:t xml:space="preserve">Подсистема «Выбора УВ» также обращается к серверу (3 строка рисунка </w:t>
      </w:r>
      <w:r w:rsidR="007F595F">
        <w:rPr>
          <w:rFonts w:ascii="Times New Roman" w:hAnsi="Times New Roman" w:cs="Times New Roman"/>
          <w:sz w:val="28"/>
        </w:rPr>
        <w:t>25</w:t>
      </w:r>
      <w:r>
        <w:rPr>
          <w:rFonts w:ascii="Times New Roman" w:hAnsi="Times New Roman" w:cs="Times New Roman"/>
          <w:sz w:val="28"/>
        </w:rPr>
        <w:t>). В ответ сервер выдает список сечений-кандидатов ДС.</w:t>
      </w:r>
    </w:p>
    <w:p w14:paraId="45D9C206" w14:textId="00DDDA83" w:rsidR="00CC0FB9" w:rsidRDefault="00CC0FB9" w:rsidP="00A928B4">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p>
    <w:p w14:paraId="5A147DEC" w14:textId="32659D05" w:rsidR="00CC0FB9" w:rsidRPr="00A928B4" w:rsidRDefault="00CC0FB9"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25 </w:t>
      </w:r>
      <w:r>
        <w:rPr>
          <w:rFonts w:ascii="Times New Roman" w:hAnsi="Times New Roman" w:cs="Times New Roman"/>
          <w:sz w:val="28"/>
        </w:rPr>
        <w:t>– Получение</w:t>
      </w:r>
    </w:p>
    <w:p w14:paraId="1F962140" w14:textId="7BF5160A" w:rsidR="00AF2964"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подсистемы</w:t>
      </w:r>
      <w:r w:rsidR="002077BD">
        <w:rPr>
          <w:rFonts w:ascii="Times New Roman" w:hAnsi="Times New Roman" w:cs="Times New Roman"/>
          <w:sz w:val="28"/>
        </w:rPr>
        <w:t xml:space="preserve"> в среднем</w:t>
      </w:r>
      <w:r w:rsidR="002077BD" w:rsidRPr="00A96DCE">
        <w:rPr>
          <w:rFonts w:ascii="Times New Roman" w:hAnsi="Times New Roman" w:cs="Times New Roman"/>
          <w:sz w:val="28"/>
        </w:rPr>
        <w:t xml:space="preserve"> </w:t>
      </w:r>
      <w:r>
        <w:rPr>
          <w:rFonts w:ascii="Times New Roman" w:hAnsi="Times New Roman" w:cs="Times New Roman"/>
          <w:sz w:val="28"/>
        </w:rPr>
        <w:t>составляет</w:t>
      </w:r>
      <w:r w:rsidR="002077BD">
        <w:rPr>
          <w:rFonts w:ascii="Times New Roman" w:hAnsi="Times New Roman" w:cs="Times New Roman"/>
          <w:sz w:val="28"/>
        </w:rPr>
        <w:t xml:space="preserve"> 26</w:t>
      </w:r>
      <w:r w:rsidR="00324174">
        <w:rPr>
          <w:rFonts w:ascii="Times New Roman" w:hAnsi="Times New Roman" w:cs="Times New Roman"/>
          <w:sz w:val="28"/>
        </w:rPr>
        <w:t>5 мс</w:t>
      </w:r>
      <w:r>
        <w:rPr>
          <w:rFonts w:ascii="Times New Roman" w:hAnsi="Times New Roman" w:cs="Times New Roman"/>
          <w:sz w:val="28"/>
        </w:rPr>
        <w:t xml:space="preserve">,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5901BBB" w14:textId="77777777" w:rsidR="008B644F" w:rsidRDefault="008B644F" w:rsidP="00226E92">
      <w:pPr>
        <w:pStyle w:val="2"/>
      </w:pPr>
      <w:bookmarkStart w:id="90" w:name="_Toc63185298"/>
      <w:r>
        <w:t>Выводы по разделу 4</w:t>
      </w:r>
      <w:bookmarkEnd w:id="90"/>
    </w:p>
    <w:p w14:paraId="548496A5" w14:textId="06B70401"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w:t>
      </w:r>
      <w:r w:rsidR="00D05F29">
        <w:rPr>
          <w:rFonts w:ascii="Times New Roman" w:hAnsi="Times New Roman" w:cs="Times New Roman"/>
          <w:sz w:val="28"/>
        </w:rPr>
        <w:t xml:space="preserve">выявление </w:t>
      </w:r>
      <w:r>
        <w:rPr>
          <w:rFonts w:ascii="Times New Roman" w:hAnsi="Times New Roman" w:cs="Times New Roman"/>
          <w:sz w:val="28"/>
        </w:rPr>
        <w:t xml:space="preserve">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473C3">
        <w:rPr>
          <w:rFonts w:ascii="Times New Roman" w:hAnsi="Times New Roman" w:cs="Times New Roman"/>
          <w:sz w:val="28"/>
        </w:rPr>
        <w:t xml:space="preserve">На рисунке </w:t>
      </w:r>
      <w:r w:rsidR="007F595F">
        <w:rPr>
          <w:rFonts w:ascii="Times New Roman" w:hAnsi="Times New Roman" w:cs="Times New Roman"/>
          <w:sz w:val="28"/>
        </w:rPr>
        <w:t xml:space="preserve">26 </w:t>
      </w:r>
      <w:r w:rsidR="00A473C3">
        <w:rPr>
          <w:rFonts w:ascii="Times New Roman" w:hAnsi="Times New Roman" w:cs="Times New Roman"/>
          <w:sz w:val="28"/>
        </w:rPr>
        <w:t xml:space="preserve">представлена временная диаграмма работы централизованной 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End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8A2B7F" w:rsidRPr="008A2B7F">
            <w:rPr>
              <w:rFonts w:ascii="Times New Roman" w:hAnsi="Times New Roman" w:cs="Times New Roman"/>
              <w:noProof/>
              <w:sz w:val="28"/>
            </w:rPr>
            <w:t>[1]</w:t>
          </w:r>
          <w:r w:rsidR="00AD3979">
            <w:rPr>
              <w:rFonts w:ascii="Times New Roman" w:hAnsi="Times New Roman" w:cs="Times New Roman"/>
              <w:sz w:val="28"/>
            </w:rPr>
            <w:fldChar w:fldCharType="end"/>
          </w:r>
        </w:sdtContent>
      </w:sdt>
      <w:r w:rsidR="009C409C">
        <w:rPr>
          <w:rFonts w:ascii="Times New Roman" w:hAnsi="Times New Roman" w:cs="Times New Roman"/>
          <w:sz w:val="28"/>
        </w:rPr>
        <w:t xml:space="preserve"> </w:t>
      </w:r>
      <w:r w:rsidR="00AD3979">
        <w:rPr>
          <w:rFonts w:ascii="Times New Roman" w:hAnsi="Times New Roman" w:cs="Times New Roman"/>
          <w:sz w:val="28"/>
        </w:rPr>
        <w:t>самым быстрым временем наступления АР</w:t>
      </w:r>
      <w:r w:rsidR="00A473C3">
        <w:rPr>
          <w:rFonts w:ascii="Times New Roman" w:hAnsi="Times New Roman" w:cs="Times New Roman"/>
          <w:sz w:val="28"/>
        </w:rPr>
        <w:t xml:space="preserve"> от момента возникновения возмущения</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w:t>
      </w:r>
      <w:r w:rsidR="00A473C3">
        <w:rPr>
          <w:rFonts w:ascii="Times New Roman" w:hAnsi="Times New Roman" w:cs="Times New Roman"/>
          <w:sz w:val="28"/>
        </w:rPr>
        <w:t xml:space="preserve"> В </w:t>
      </w:r>
      <w:sdt>
        <w:sdtPr>
          <w:rPr>
            <w:rFonts w:ascii="Times New Roman" w:hAnsi="Times New Roman" w:cs="Times New Roman"/>
            <w:sz w:val="28"/>
          </w:rPr>
          <w:id w:val="-1178960497"/>
          <w:citation/>
        </w:sdtPr>
        <w:sdtEndPr/>
        <w:sdtContent>
          <w:r w:rsidR="00A473C3">
            <w:rPr>
              <w:rFonts w:ascii="Times New Roman" w:hAnsi="Times New Roman" w:cs="Times New Roman"/>
              <w:sz w:val="28"/>
            </w:rPr>
            <w:fldChar w:fldCharType="begin"/>
          </w:r>
          <w:r w:rsidR="00A473C3">
            <w:rPr>
              <w:rFonts w:ascii="Times New Roman" w:hAnsi="Times New Roman" w:cs="Times New Roman"/>
              <w:sz w:val="28"/>
            </w:rPr>
            <w:instrText xml:space="preserve"> CITATION Кон \l 1049 </w:instrText>
          </w:r>
          <w:r w:rsidR="00A473C3">
            <w:rPr>
              <w:rFonts w:ascii="Times New Roman" w:hAnsi="Times New Roman" w:cs="Times New Roman"/>
              <w:sz w:val="28"/>
            </w:rPr>
            <w:fldChar w:fldCharType="separate"/>
          </w:r>
          <w:r w:rsidR="008A2B7F" w:rsidRPr="008A2B7F">
            <w:rPr>
              <w:rFonts w:ascii="Times New Roman" w:hAnsi="Times New Roman" w:cs="Times New Roman"/>
              <w:noProof/>
              <w:sz w:val="28"/>
            </w:rPr>
            <w:t>[13]</w:t>
          </w:r>
          <w:r w:rsidR="00A473C3">
            <w:rPr>
              <w:rFonts w:ascii="Times New Roman" w:hAnsi="Times New Roman" w:cs="Times New Roman"/>
              <w:sz w:val="28"/>
            </w:rPr>
            <w:fldChar w:fldCharType="end"/>
          </w:r>
        </w:sdtContent>
      </w:sdt>
      <w:r w:rsidR="00AD3979">
        <w:rPr>
          <w:rFonts w:ascii="Times New Roman" w:hAnsi="Times New Roman" w:cs="Times New Roman"/>
          <w:sz w:val="28"/>
        </w:rPr>
        <w:t xml:space="preserve"> </w:t>
      </w:r>
      <w:r w:rsidR="00A473C3">
        <w:rPr>
          <w:rFonts w:ascii="Times New Roman" w:hAnsi="Times New Roman" w:cs="Times New Roman"/>
          <w:sz w:val="28"/>
        </w:rPr>
        <w:t xml:space="preserve">говорится, что на 2016 уже </w:t>
      </w:r>
      <w:r w:rsidR="00A473C3" w:rsidRPr="00A473C3">
        <w:rPr>
          <w:rFonts w:ascii="Times New Roman" w:hAnsi="Times New Roman" w:cs="Times New Roman"/>
          <w:sz w:val="28"/>
        </w:rPr>
        <w:t xml:space="preserve">подтверждена техническая возможность доставки СВИ в режиме реального времени с объектов электроэнергетики в </w:t>
      </w:r>
      <w:r w:rsidR="00A473C3">
        <w:rPr>
          <w:rFonts w:ascii="Times New Roman" w:hAnsi="Times New Roman" w:cs="Times New Roman"/>
          <w:sz w:val="28"/>
        </w:rPr>
        <w:t>главный вычислительный комплекс</w:t>
      </w:r>
      <w:r w:rsidR="00A473C3" w:rsidRPr="00A473C3">
        <w:rPr>
          <w:rFonts w:ascii="Times New Roman" w:hAnsi="Times New Roman" w:cs="Times New Roman"/>
          <w:sz w:val="28"/>
        </w:rPr>
        <w:t xml:space="preserve"> СМПР </w:t>
      </w:r>
      <w:r w:rsidR="00A473C3">
        <w:rPr>
          <w:rFonts w:ascii="Times New Roman" w:hAnsi="Times New Roman" w:cs="Times New Roman"/>
          <w:sz w:val="28"/>
        </w:rPr>
        <w:t xml:space="preserve">за время, не превышающее 300 мс. А </w:t>
      </w:r>
      <w:r w:rsidR="00CE599A">
        <w:rPr>
          <w:rFonts w:ascii="Times New Roman" w:hAnsi="Times New Roman" w:cs="Times New Roman"/>
          <w:sz w:val="28"/>
        </w:rPr>
        <w:t>к настоящему моменту</w:t>
      </w:r>
      <w:r w:rsidR="00A473C3">
        <w:rPr>
          <w:rFonts w:ascii="Times New Roman" w:hAnsi="Times New Roman" w:cs="Times New Roman"/>
          <w:sz w:val="28"/>
        </w:rPr>
        <w:t xml:space="preserve"> планировалось </w:t>
      </w:r>
      <w:r w:rsidR="00A473C3" w:rsidRPr="00A473C3">
        <w:rPr>
          <w:rFonts w:ascii="Times New Roman" w:hAnsi="Times New Roman" w:cs="Times New Roman"/>
          <w:sz w:val="28"/>
        </w:rPr>
        <w:t>сокращение времени доставки данных от УСВИ до сервера АС СИ СМПР ГДЦ</w:t>
      </w:r>
      <w:r w:rsidR="00CE599A">
        <w:rPr>
          <w:rFonts w:ascii="Times New Roman" w:hAnsi="Times New Roman" w:cs="Times New Roman"/>
          <w:sz w:val="28"/>
        </w:rPr>
        <w:t xml:space="preserve"> до величины</w:t>
      </w:r>
      <w:r w:rsidR="00A473C3" w:rsidRPr="00A473C3">
        <w:rPr>
          <w:rFonts w:ascii="Times New Roman" w:hAnsi="Times New Roman" w:cs="Times New Roman"/>
          <w:sz w:val="28"/>
        </w:rPr>
        <w:t>, не превышающе</w:t>
      </w:r>
      <w:r w:rsidR="00CE599A">
        <w:rPr>
          <w:rFonts w:ascii="Times New Roman" w:hAnsi="Times New Roman" w:cs="Times New Roman"/>
          <w:sz w:val="28"/>
        </w:rPr>
        <w:t>й</w:t>
      </w:r>
      <w:r w:rsidR="00A473C3" w:rsidRPr="00A473C3">
        <w:rPr>
          <w:rFonts w:ascii="Times New Roman" w:hAnsi="Times New Roman" w:cs="Times New Roman"/>
          <w:sz w:val="28"/>
        </w:rPr>
        <w:t xml:space="preserve"> 180 мс</w:t>
      </w:r>
      <w:r w:rsidR="00A473C3">
        <w:rPr>
          <w:rFonts w:ascii="Times New Roman" w:hAnsi="Times New Roman" w:cs="Times New Roman"/>
          <w:sz w:val="28"/>
        </w:rPr>
        <w:t xml:space="preserve">. </w:t>
      </w:r>
      <w:r w:rsidR="00AD3979">
        <w:rPr>
          <w:rFonts w:ascii="Times New Roman" w:hAnsi="Times New Roman" w:cs="Times New Roman"/>
          <w:sz w:val="28"/>
        </w:rPr>
        <w:t>С учетом</w:t>
      </w:r>
      <w:r w:rsidR="00D05F29">
        <w:rPr>
          <w:rFonts w:ascii="Times New Roman" w:hAnsi="Times New Roman" w:cs="Times New Roman"/>
          <w:sz w:val="28"/>
        </w:rPr>
        <w:t xml:space="preserve"> того</w:t>
      </w:r>
      <w:r w:rsidR="00AD3979">
        <w:rPr>
          <w:rFonts w:ascii="Times New Roman" w:hAnsi="Times New Roman" w:cs="Times New Roman"/>
          <w:sz w:val="28"/>
        </w:rPr>
        <w:t>, что для успешной идентификации АР требуется временной ряд длинной 60 мс</w:t>
      </w:r>
      <w:r w:rsidR="00A473C3">
        <w:rPr>
          <w:rFonts w:ascii="Times New Roman" w:hAnsi="Times New Roman" w:cs="Times New Roman"/>
          <w:sz w:val="28"/>
        </w:rPr>
        <w:t xml:space="preserve"> (3 кадра), то на рисунке</w:t>
      </w:r>
      <w:r w:rsidR="00EF000C">
        <w:rPr>
          <w:rFonts w:ascii="Times New Roman" w:hAnsi="Times New Roman" w:cs="Times New Roman"/>
          <w:sz w:val="28"/>
        </w:rPr>
        <w:t xml:space="preserve"> </w:t>
      </w:r>
      <w:r w:rsidR="007F595F">
        <w:rPr>
          <w:rFonts w:ascii="Times New Roman" w:hAnsi="Times New Roman" w:cs="Times New Roman"/>
          <w:sz w:val="28"/>
        </w:rPr>
        <w:t xml:space="preserve">26 </w:t>
      </w:r>
      <w:r w:rsidR="00A473C3">
        <w:rPr>
          <w:rFonts w:ascii="Times New Roman" w:hAnsi="Times New Roman" w:cs="Times New Roman"/>
          <w:sz w:val="28"/>
        </w:rPr>
        <w:t>в поле сбора данных СВИ добавлено 40 мс для получения еще двух кадров данных.</w:t>
      </w:r>
      <w:r w:rsidR="00EF000C">
        <w:rPr>
          <w:rFonts w:ascii="Times New Roman" w:hAnsi="Times New Roman" w:cs="Times New Roman"/>
          <w:sz w:val="28"/>
        </w:rPr>
        <w:t xml:space="preserve"> С</w:t>
      </w:r>
      <w:r>
        <w:rPr>
          <w:rFonts w:ascii="Times New Roman" w:hAnsi="Times New Roman" w:cs="Times New Roman"/>
          <w:sz w:val="28"/>
        </w:rPr>
        <w:t xml:space="preserve">реднее время </w:t>
      </w:r>
      <w:r w:rsidR="00EF000C">
        <w:rPr>
          <w:rFonts w:ascii="Times New Roman" w:hAnsi="Times New Roman" w:cs="Times New Roman"/>
          <w:sz w:val="28"/>
        </w:rPr>
        <w:t>идентификации АР составило 21</w:t>
      </w:r>
      <w:r>
        <w:rPr>
          <w:rFonts w:ascii="Times New Roman" w:hAnsi="Times New Roman" w:cs="Times New Roman"/>
          <w:sz w:val="28"/>
        </w:rPr>
        <w:t>0 мс</w:t>
      </w:r>
      <w:r w:rsidR="00EF000C">
        <w:rPr>
          <w:rFonts w:ascii="Times New Roman" w:hAnsi="Times New Roman" w:cs="Times New Roman"/>
          <w:sz w:val="28"/>
        </w:rPr>
        <w:t>.</w:t>
      </w:r>
      <w:r w:rsidR="00AD3979">
        <w:rPr>
          <w:rFonts w:ascii="Times New Roman" w:hAnsi="Times New Roman" w:cs="Times New Roman"/>
          <w:sz w:val="28"/>
        </w:rPr>
        <w:t xml:space="preserve"> </w:t>
      </w:r>
      <w:r w:rsidR="00EF000C">
        <w:rPr>
          <w:rFonts w:ascii="Times New Roman" w:hAnsi="Times New Roman" w:cs="Times New Roman"/>
          <w:sz w:val="28"/>
        </w:rPr>
        <w:t>Тогда</w:t>
      </w:r>
      <w:r w:rsidR="00AD3979">
        <w:rPr>
          <w:rFonts w:ascii="Times New Roman" w:hAnsi="Times New Roman" w:cs="Times New Roman"/>
          <w:sz w:val="28"/>
        </w:rPr>
        <w:t xml:space="preserve"> </w:t>
      </w:r>
      <w:r w:rsidR="00EF000C">
        <w:rPr>
          <w:rFonts w:ascii="Times New Roman" w:hAnsi="Times New Roman" w:cs="Times New Roman"/>
          <w:sz w:val="28"/>
        </w:rPr>
        <w:t>на</w:t>
      </w:r>
      <w:r w:rsidR="00AD3979">
        <w:rPr>
          <w:rFonts w:ascii="Times New Roman" w:hAnsi="Times New Roman" w:cs="Times New Roman"/>
          <w:sz w:val="28"/>
        </w:rPr>
        <w:t xml:space="preserve"> время </w:t>
      </w:r>
      <w:r w:rsidR="00EF000C">
        <w:rPr>
          <w:rFonts w:ascii="Times New Roman" w:hAnsi="Times New Roman" w:cs="Times New Roman"/>
          <w:sz w:val="28"/>
        </w:rPr>
        <w:t>для</w:t>
      </w:r>
      <w:r w:rsidR="00AD3979">
        <w:rPr>
          <w:rFonts w:ascii="Times New Roman" w:hAnsi="Times New Roman" w:cs="Times New Roman"/>
          <w:sz w:val="28"/>
        </w:rPr>
        <w:t xml:space="preserve"> передач</w:t>
      </w:r>
      <w:r w:rsidR="00EF000C">
        <w:rPr>
          <w:rFonts w:ascii="Times New Roman" w:hAnsi="Times New Roman" w:cs="Times New Roman"/>
          <w:sz w:val="28"/>
        </w:rPr>
        <w:t>и</w:t>
      </w:r>
      <w:r w:rsidR="00AD3979">
        <w:rPr>
          <w:rFonts w:ascii="Times New Roman" w:hAnsi="Times New Roman" w:cs="Times New Roman"/>
          <w:sz w:val="28"/>
        </w:rPr>
        <w:t xml:space="preserve"> </w:t>
      </w:r>
      <w:r w:rsidR="00EF000C">
        <w:rPr>
          <w:rFonts w:ascii="Times New Roman" w:hAnsi="Times New Roman" w:cs="Times New Roman"/>
          <w:sz w:val="28"/>
        </w:rPr>
        <w:t xml:space="preserve">УВ </w:t>
      </w:r>
      <w:r w:rsidR="00CE599A">
        <w:rPr>
          <w:rFonts w:ascii="Times New Roman" w:hAnsi="Times New Roman" w:cs="Times New Roman"/>
          <w:sz w:val="28"/>
        </w:rPr>
        <w:t>остается</w:t>
      </w:r>
      <w:r w:rsidR="00AD3979">
        <w:rPr>
          <w:rFonts w:ascii="Times New Roman" w:hAnsi="Times New Roman" w:cs="Times New Roman"/>
          <w:sz w:val="28"/>
        </w:rPr>
        <w:t xml:space="preserve"> </w:t>
      </w:r>
      <w:r w:rsidR="00EF000C">
        <w:rPr>
          <w:rFonts w:ascii="Times New Roman" w:hAnsi="Times New Roman" w:cs="Times New Roman"/>
          <w:sz w:val="28"/>
        </w:rPr>
        <w:t>15</w:t>
      </w:r>
      <w:r w:rsidR="00AD3979">
        <w:rPr>
          <w:rFonts w:ascii="Times New Roman" w:hAnsi="Times New Roman" w:cs="Times New Roman"/>
          <w:sz w:val="28"/>
        </w:rPr>
        <w:t>0 мс</w:t>
      </w:r>
      <w:r>
        <w:rPr>
          <w:rFonts w:ascii="Times New Roman" w:hAnsi="Times New Roman" w:cs="Times New Roman"/>
          <w:sz w:val="28"/>
        </w:rPr>
        <w:t>.</w:t>
      </w:r>
      <w:r w:rsidR="00EF000C">
        <w:rPr>
          <w:rFonts w:ascii="Times New Roman" w:hAnsi="Times New Roman" w:cs="Times New Roman"/>
          <w:sz w:val="28"/>
        </w:rPr>
        <w:t xml:space="preserve"> Учитывая, что </w:t>
      </w:r>
      <w:r w:rsidR="00EF000C" w:rsidRPr="00EF000C">
        <w:rPr>
          <w:rFonts w:ascii="Times New Roman" w:hAnsi="Times New Roman" w:cs="Times New Roman"/>
          <w:sz w:val="28"/>
        </w:rPr>
        <w:t>время передачи УВ на одном сегменте</w:t>
      </w:r>
      <w:r w:rsidR="00EF000C">
        <w:rPr>
          <w:rFonts w:ascii="Times New Roman" w:hAnsi="Times New Roman" w:cs="Times New Roman"/>
          <w:sz w:val="28"/>
        </w:rPr>
        <w:t xml:space="preserve"> составляет 50 мс, то возможно применение управляющих воздействий на устройствах, находящихся в трех сегментах от места установки ЦАЛАР. Среднее время наступления АР после возникновения возмущения составляет 1 с. Тогда время на передачу УВ составит </w:t>
      </w:r>
      <w:r w:rsidR="00EF000C">
        <w:rPr>
          <w:rFonts w:ascii="Times New Roman" w:hAnsi="Times New Roman" w:cs="Times New Roman"/>
          <w:sz w:val="28"/>
        </w:rPr>
        <w:lastRenderedPageBreak/>
        <w:t xml:space="preserve">570 мс. Это позволяет </w:t>
      </w:r>
      <w:r w:rsidR="00CE599A">
        <w:rPr>
          <w:rFonts w:ascii="Times New Roman" w:hAnsi="Times New Roman" w:cs="Times New Roman"/>
          <w:sz w:val="28"/>
        </w:rPr>
        <w:t xml:space="preserve">реализовывать УВ, соответствующие </w:t>
      </w:r>
      <w:r w:rsidR="00EF000C">
        <w:rPr>
          <w:rFonts w:ascii="Times New Roman" w:hAnsi="Times New Roman" w:cs="Times New Roman"/>
          <w:sz w:val="28"/>
        </w:rPr>
        <w:t>разнообразны</w:t>
      </w:r>
      <w:r w:rsidR="00CE599A">
        <w:rPr>
          <w:rFonts w:ascii="Times New Roman" w:hAnsi="Times New Roman" w:cs="Times New Roman"/>
          <w:sz w:val="28"/>
        </w:rPr>
        <w:t>м</w:t>
      </w:r>
      <w:r w:rsidR="00EF000C">
        <w:rPr>
          <w:rFonts w:ascii="Times New Roman" w:hAnsi="Times New Roman" w:cs="Times New Roman"/>
          <w:sz w:val="28"/>
        </w:rPr>
        <w:t xml:space="preserve"> сечения</w:t>
      </w:r>
      <w:r w:rsidR="00CE599A">
        <w:rPr>
          <w:rFonts w:ascii="Times New Roman" w:hAnsi="Times New Roman" w:cs="Times New Roman"/>
          <w:sz w:val="28"/>
        </w:rPr>
        <w:t>м</w:t>
      </w:r>
      <w:r w:rsidR="00EF000C">
        <w:rPr>
          <w:rFonts w:ascii="Times New Roman" w:hAnsi="Times New Roman" w:cs="Times New Roman"/>
          <w:sz w:val="28"/>
        </w:rPr>
        <w:t xml:space="preserve"> ДС, в том числе </w:t>
      </w:r>
      <w:r w:rsidR="00CE599A">
        <w:rPr>
          <w:rFonts w:ascii="Times New Roman" w:hAnsi="Times New Roman" w:cs="Times New Roman"/>
          <w:sz w:val="28"/>
        </w:rPr>
        <w:t>удаленным</w:t>
      </w:r>
      <w:r w:rsidR="00EF000C">
        <w:rPr>
          <w:rFonts w:ascii="Times New Roman" w:hAnsi="Times New Roman" w:cs="Times New Roman"/>
          <w:sz w:val="28"/>
        </w:rPr>
        <w:t xml:space="preserve"> от места установки ЦАЛАР.</w:t>
      </w:r>
    </w:p>
    <w:p w14:paraId="0B23E505" w14:textId="57F39539" w:rsidR="00775658" w:rsidRDefault="00537D2E" w:rsidP="00A96DCE">
      <w:pPr>
        <w:spacing w:after="0" w:line="360" w:lineRule="auto"/>
        <w:ind w:firstLine="426"/>
        <w:contextualSpacing/>
        <w:jc w:val="center"/>
        <w:rPr>
          <w:rFonts w:ascii="Times New Roman" w:hAnsi="Times New Roman" w:cs="Times New Roman"/>
          <w:sz w:val="28"/>
        </w:rPr>
      </w:pPr>
      <w:r w:rsidRPr="00537D2E">
        <w:t xml:space="preserve"> </w:t>
      </w:r>
      <w:r>
        <w:object w:dxaOrig="11713" w:dyaOrig="4297" w14:anchorId="512D8A59">
          <v:shape id="_x0000_i1031" type="#_x0000_t75" style="width:481.2pt;height:176.4pt" o:ole="">
            <v:imagedata r:id="rId46" o:title=""/>
          </v:shape>
          <o:OLEObject Type="Embed" ProgID="Visio.Drawing.15" ShapeID="_x0000_i1031" DrawAspect="Content" ObjectID="_1673809254" r:id="rId47"/>
        </w:object>
      </w:r>
    </w:p>
    <w:p w14:paraId="17A2C083" w14:textId="6920EF19" w:rsidR="00775658" w:rsidRDefault="00A473C3" w:rsidP="00D334A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F595F">
        <w:rPr>
          <w:rFonts w:ascii="Times New Roman" w:hAnsi="Times New Roman" w:cs="Times New Roman"/>
          <w:sz w:val="28"/>
        </w:rPr>
        <w:t xml:space="preserve">26 </w:t>
      </w:r>
      <w:r>
        <w:rPr>
          <w:rFonts w:ascii="Times New Roman" w:hAnsi="Times New Roman" w:cs="Times New Roman"/>
          <w:sz w:val="28"/>
        </w:rPr>
        <w:t>– Временная диаграмма работы централизованной АЛАР</w:t>
      </w:r>
    </w:p>
    <w:p w14:paraId="7104BAD8" w14:textId="46341563" w:rsidR="00775658" w:rsidRDefault="00775658" w:rsidP="00226E92">
      <w:pPr>
        <w:spacing w:after="0" w:line="360" w:lineRule="auto"/>
        <w:ind w:firstLine="709"/>
        <w:contextualSpacing/>
        <w:jc w:val="both"/>
        <w:rPr>
          <w:rFonts w:ascii="Times New Roman" w:hAnsi="Times New Roman" w:cs="Times New Roman"/>
          <w:sz w:val="28"/>
        </w:rPr>
      </w:pPr>
    </w:p>
    <w:p w14:paraId="57255F90" w14:textId="7AAC6C9E" w:rsidR="00D550E7" w:rsidRDefault="00D550E7" w:rsidP="00226E92">
      <w:pPr>
        <w:spacing w:after="0" w:line="360" w:lineRule="auto"/>
        <w:ind w:firstLine="709"/>
        <w:contextualSpacing/>
        <w:jc w:val="both"/>
        <w:rPr>
          <w:rFonts w:ascii="Times New Roman" w:hAnsi="Times New Roman" w:cs="Times New Roman"/>
          <w:sz w:val="28"/>
        </w:rPr>
      </w:pPr>
    </w:p>
    <w:p w14:paraId="43CFD898" w14:textId="0262FCD1" w:rsidR="00D550E7" w:rsidRDefault="00D550E7" w:rsidP="00226E92">
      <w:pPr>
        <w:spacing w:after="0" w:line="360" w:lineRule="auto"/>
        <w:ind w:firstLine="709"/>
        <w:contextualSpacing/>
        <w:jc w:val="both"/>
        <w:rPr>
          <w:rFonts w:ascii="Times New Roman" w:hAnsi="Times New Roman" w:cs="Times New Roman"/>
          <w:sz w:val="28"/>
        </w:rPr>
      </w:pPr>
    </w:p>
    <w:p w14:paraId="2A899539" w14:textId="74EF9B79" w:rsidR="00D550E7" w:rsidRDefault="00D550E7" w:rsidP="00226E92">
      <w:pPr>
        <w:spacing w:after="0" w:line="360" w:lineRule="auto"/>
        <w:ind w:firstLine="709"/>
        <w:contextualSpacing/>
        <w:jc w:val="both"/>
        <w:rPr>
          <w:rFonts w:ascii="Times New Roman" w:hAnsi="Times New Roman" w:cs="Times New Roman"/>
          <w:sz w:val="28"/>
        </w:rPr>
      </w:pPr>
    </w:p>
    <w:p w14:paraId="272C6A0B" w14:textId="7089D7EF" w:rsidR="00D550E7" w:rsidRDefault="00D550E7" w:rsidP="00226E92">
      <w:pPr>
        <w:spacing w:after="0" w:line="360" w:lineRule="auto"/>
        <w:ind w:firstLine="709"/>
        <w:contextualSpacing/>
        <w:jc w:val="both"/>
        <w:rPr>
          <w:rFonts w:ascii="Times New Roman" w:hAnsi="Times New Roman" w:cs="Times New Roman"/>
          <w:sz w:val="28"/>
        </w:rPr>
      </w:pPr>
    </w:p>
    <w:p w14:paraId="732DCD74" w14:textId="12E9213C" w:rsidR="00D550E7" w:rsidRDefault="00D550E7" w:rsidP="00226E92">
      <w:pPr>
        <w:spacing w:after="0" w:line="360" w:lineRule="auto"/>
        <w:ind w:firstLine="709"/>
        <w:contextualSpacing/>
        <w:jc w:val="both"/>
        <w:rPr>
          <w:rFonts w:ascii="Times New Roman" w:hAnsi="Times New Roman" w:cs="Times New Roman"/>
          <w:sz w:val="28"/>
        </w:rPr>
      </w:pPr>
    </w:p>
    <w:p w14:paraId="14ACABB1" w14:textId="3FFE35B3" w:rsidR="00D550E7" w:rsidRDefault="00D550E7" w:rsidP="00226E92">
      <w:pPr>
        <w:spacing w:after="0" w:line="360" w:lineRule="auto"/>
        <w:ind w:firstLine="709"/>
        <w:contextualSpacing/>
        <w:jc w:val="both"/>
        <w:rPr>
          <w:rFonts w:ascii="Times New Roman" w:hAnsi="Times New Roman" w:cs="Times New Roman"/>
          <w:sz w:val="28"/>
        </w:rPr>
      </w:pPr>
    </w:p>
    <w:p w14:paraId="165EFA4F" w14:textId="472095FF" w:rsidR="00D550E7" w:rsidRDefault="00D550E7" w:rsidP="00226E92">
      <w:pPr>
        <w:spacing w:after="0" w:line="360" w:lineRule="auto"/>
        <w:ind w:firstLine="709"/>
        <w:contextualSpacing/>
        <w:jc w:val="both"/>
        <w:rPr>
          <w:rFonts w:ascii="Times New Roman" w:hAnsi="Times New Roman" w:cs="Times New Roman"/>
          <w:sz w:val="28"/>
        </w:rPr>
      </w:pPr>
    </w:p>
    <w:p w14:paraId="48273C91" w14:textId="2671F0C1" w:rsidR="00D550E7" w:rsidRDefault="00D550E7" w:rsidP="00226E92">
      <w:pPr>
        <w:spacing w:after="0" w:line="360" w:lineRule="auto"/>
        <w:ind w:firstLine="709"/>
        <w:contextualSpacing/>
        <w:jc w:val="both"/>
        <w:rPr>
          <w:rFonts w:ascii="Times New Roman" w:hAnsi="Times New Roman" w:cs="Times New Roman"/>
          <w:sz w:val="28"/>
        </w:rPr>
      </w:pPr>
    </w:p>
    <w:p w14:paraId="7C2DE444" w14:textId="7CB2CA61" w:rsidR="00D550E7" w:rsidRDefault="00D550E7" w:rsidP="00226E92">
      <w:pPr>
        <w:spacing w:after="0" w:line="360" w:lineRule="auto"/>
        <w:ind w:firstLine="709"/>
        <w:contextualSpacing/>
        <w:jc w:val="both"/>
        <w:rPr>
          <w:rFonts w:ascii="Times New Roman" w:hAnsi="Times New Roman" w:cs="Times New Roman"/>
          <w:sz w:val="28"/>
        </w:rPr>
      </w:pPr>
    </w:p>
    <w:p w14:paraId="720AD75B" w14:textId="0058F837" w:rsidR="00D550E7" w:rsidRDefault="00D550E7" w:rsidP="00226E92">
      <w:pPr>
        <w:spacing w:after="0" w:line="360" w:lineRule="auto"/>
        <w:ind w:firstLine="709"/>
        <w:contextualSpacing/>
        <w:jc w:val="both"/>
        <w:rPr>
          <w:rFonts w:ascii="Times New Roman" w:hAnsi="Times New Roman" w:cs="Times New Roman"/>
          <w:sz w:val="28"/>
        </w:rPr>
      </w:pPr>
    </w:p>
    <w:p w14:paraId="7037066B" w14:textId="2BA21E71" w:rsidR="00D550E7" w:rsidRDefault="00D550E7" w:rsidP="00226E92">
      <w:pPr>
        <w:spacing w:after="0" w:line="360" w:lineRule="auto"/>
        <w:ind w:firstLine="709"/>
        <w:contextualSpacing/>
        <w:jc w:val="both"/>
        <w:rPr>
          <w:rFonts w:ascii="Times New Roman" w:hAnsi="Times New Roman" w:cs="Times New Roman"/>
          <w:sz w:val="28"/>
        </w:rPr>
      </w:pPr>
    </w:p>
    <w:p w14:paraId="2D233BE2" w14:textId="77777777" w:rsidR="00D550E7" w:rsidRDefault="00D550E7" w:rsidP="00226E92">
      <w:pPr>
        <w:spacing w:after="0" w:line="360" w:lineRule="auto"/>
        <w:ind w:firstLine="709"/>
        <w:contextualSpacing/>
        <w:jc w:val="both"/>
        <w:rPr>
          <w:rFonts w:ascii="Times New Roman" w:hAnsi="Times New Roman" w:cs="Times New Roman"/>
          <w:sz w:val="28"/>
        </w:rPr>
      </w:pPr>
    </w:p>
    <w:p w14:paraId="19B3CF36" w14:textId="440335C1" w:rsidR="00775658" w:rsidRPr="00226E92" w:rsidRDefault="00775658" w:rsidP="00537D2E">
      <w:pPr>
        <w:spacing w:after="0" w:line="360" w:lineRule="auto"/>
        <w:contextualSpacing/>
        <w:jc w:val="both"/>
        <w:rPr>
          <w:rFonts w:ascii="Times New Roman" w:hAnsi="Times New Roman" w:cs="Times New Roman"/>
          <w:sz w:val="28"/>
        </w:rPr>
      </w:pPr>
    </w:p>
    <w:p w14:paraId="7D941D3E" w14:textId="5B4D6196" w:rsidR="009D4381" w:rsidRDefault="001F0697" w:rsidP="001F0697">
      <w:pPr>
        <w:pStyle w:val="1"/>
      </w:pPr>
      <w:bookmarkStart w:id="91" w:name="_Toc63185299"/>
      <w:r>
        <w:lastRenderedPageBreak/>
        <w:t xml:space="preserve">5. </w:t>
      </w:r>
      <w:r w:rsidRPr="001F0697">
        <w:t>Финансовый менеджмент, ресурсоэффективность и ресурсосбережение</w:t>
      </w:r>
      <w:bookmarkEnd w:id="91"/>
    </w:p>
    <w:p w14:paraId="6CF59858" w14:textId="3867E86B" w:rsidR="001F0697" w:rsidRPr="001F0697" w:rsidRDefault="001F0697" w:rsidP="001F0697">
      <w:pPr>
        <w:pStyle w:val="2"/>
        <w:rPr>
          <w:rFonts w:eastAsia="Times New Roman"/>
          <w:lang w:eastAsia="ru-RU"/>
        </w:rPr>
      </w:pPr>
      <w:bookmarkStart w:id="92" w:name="_Toc63185300"/>
      <w:r>
        <w:rPr>
          <w:rFonts w:eastAsia="Times New Roman"/>
          <w:lang w:eastAsia="ru-RU"/>
        </w:rPr>
        <w:t>5.</w:t>
      </w:r>
      <w:r w:rsidRPr="001F0697">
        <w:rPr>
          <w:rFonts w:eastAsia="Times New Roman"/>
          <w:lang w:eastAsia="ru-RU"/>
        </w:rPr>
        <w:t>1. Предпроектный анализ</w:t>
      </w:r>
      <w:bookmarkEnd w:id="92"/>
    </w:p>
    <w:p w14:paraId="24E26028" w14:textId="5B8B89E0" w:rsidR="001F0697" w:rsidRPr="001F0697" w:rsidRDefault="001F0697" w:rsidP="001F0697">
      <w:pPr>
        <w:pStyle w:val="3"/>
        <w:rPr>
          <w:rFonts w:eastAsia="Times New Roman"/>
          <w:lang w:eastAsia="ru-RU"/>
        </w:rPr>
      </w:pPr>
      <w:bookmarkStart w:id="93" w:name="_Toc63185301"/>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93"/>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94" w:name="_Toc63185302"/>
      <w:r>
        <w:rPr>
          <w:rFonts w:eastAsia="Times New Roman"/>
          <w:lang w:eastAsia="ru-RU"/>
        </w:rPr>
        <w:t>5.</w:t>
      </w:r>
      <w:r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94"/>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3"/>
        <w:rPr>
          <w:rFonts w:eastAsia="Times New Roman"/>
          <w:lang w:eastAsia="ru-RU"/>
        </w:rPr>
      </w:pPr>
      <w:bookmarkStart w:id="95" w:name="_Toc63185303"/>
      <w:r>
        <w:rPr>
          <w:rFonts w:eastAsia="Times New Roman"/>
          <w:lang w:eastAsia="ru-RU"/>
        </w:rPr>
        <w:lastRenderedPageBreak/>
        <w:t>5.</w:t>
      </w:r>
      <w:r w:rsidRPr="001F0697">
        <w:rPr>
          <w:rFonts w:eastAsia="Times New Roman"/>
          <w:lang w:eastAsia="ru-RU"/>
        </w:rPr>
        <w:t>1.3. SWOT-анализ</w:t>
      </w:r>
      <w:bookmarkEnd w:id="95"/>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96" w:name="_Toc63185304"/>
      <w:r>
        <w:rPr>
          <w:rFonts w:eastAsia="Times New Roman"/>
        </w:rPr>
        <w:lastRenderedPageBreak/>
        <w:t>5.</w:t>
      </w:r>
      <w:r w:rsidRPr="001F0697">
        <w:rPr>
          <w:rFonts w:eastAsia="Times New Roman"/>
        </w:rPr>
        <w:t>1.4. Оценка готовности проекта к коммерциализации</w:t>
      </w:r>
      <w:bookmarkEnd w:id="96"/>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97" w:name="_Toc63185305"/>
      <w:r>
        <w:rPr>
          <w:rFonts w:eastAsia="Calibri"/>
        </w:rPr>
        <w:t>5.</w:t>
      </w:r>
      <w:r w:rsidRPr="001F0697">
        <w:rPr>
          <w:rFonts w:eastAsia="Calibri"/>
        </w:rPr>
        <w:t>1.5. Методы коммерциализации результатов научно-технического исследования</w:t>
      </w:r>
      <w:bookmarkEnd w:id="97"/>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98" w:name="_Toc63185306"/>
      <w:r>
        <w:rPr>
          <w:rFonts w:eastAsia="Calibri"/>
        </w:rPr>
        <w:t>5.</w:t>
      </w:r>
      <w:r w:rsidRPr="001F0697">
        <w:rPr>
          <w:rFonts w:eastAsia="Calibri"/>
        </w:rPr>
        <w:t>2. Инициация проекта</w:t>
      </w:r>
      <w:bookmarkEnd w:id="98"/>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99" w:name="_Toc388971738"/>
      <w:bookmarkStart w:id="100" w:name="_Toc418344466"/>
      <w:bookmarkStart w:id="101" w:name="_Toc418344500"/>
      <w:bookmarkStart w:id="102" w:name="_Toc418344704"/>
      <w:bookmarkStart w:id="103" w:name="_Toc419390700"/>
      <w:bookmarkStart w:id="104" w:name="_Toc421617741"/>
      <w:bookmarkStart w:id="105"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106" w:name="_Toc43125388"/>
      <w:bookmarkStart w:id="107" w:name="_Toc63185307"/>
      <w:r>
        <w:rPr>
          <w:rFonts w:eastAsia="Calibri"/>
        </w:rPr>
        <w:t>5.</w:t>
      </w:r>
      <w:r w:rsidRPr="001F0697">
        <w:rPr>
          <w:rFonts w:eastAsia="Calibri"/>
        </w:rPr>
        <w:t>2.1. Цели и результат проекта</w:t>
      </w:r>
      <w:bookmarkEnd w:id="99"/>
      <w:bookmarkEnd w:id="100"/>
      <w:bookmarkEnd w:id="101"/>
      <w:bookmarkEnd w:id="102"/>
      <w:bookmarkEnd w:id="103"/>
      <w:bookmarkEnd w:id="104"/>
      <w:bookmarkEnd w:id="105"/>
      <w:bookmarkEnd w:id="106"/>
      <w:bookmarkEnd w:id="107"/>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108" w:name="_Toc388971740"/>
      <w:bookmarkStart w:id="109" w:name="_Toc418344468"/>
      <w:bookmarkStart w:id="110" w:name="_Toc418344502"/>
      <w:bookmarkStart w:id="111"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108"/>
      <w:bookmarkEnd w:id="109"/>
      <w:bookmarkEnd w:id="110"/>
      <w:bookmarkEnd w:id="111"/>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112"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113" w:name="_Toc43125389"/>
      <w:bookmarkStart w:id="114" w:name="_Toc63185308"/>
      <w:r>
        <w:rPr>
          <w:rFonts w:eastAsia="Calibri"/>
        </w:rPr>
        <w:t>5.</w:t>
      </w:r>
      <w:r w:rsidRPr="001F0697">
        <w:rPr>
          <w:rFonts w:eastAsia="Calibri"/>
        </w:rPr>
        <w:t>2.2. Организационная структура проекта</w:t>
      </w:r>
      <w:bookmarkEnd w:id="112"/>
      <w:bookmarkEnd w:id="113"/>
      <w:bookmarkEnd w:id="114"/>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115" w:name="_Toc63185309"/>
      <w:r>
        <w:rPr>
          <w:rFonts w:eastAsia="Calibri"/>
        </w:rPr>
        <w:t>5.</w:t>
      </w:r>
      <w:r w:rsidRPr="001F0697">
        <w:rPr>
          <w:rFonts w:eastAsia="Calibri"/>
        </w:rPr>
        <w:t>3. Планирование управления научно-техническим проектом</w:t>
      </w:r>
      <w:bookmarkEnd w:id="115"/>
    </w:p>
    <w:p w14:paraId="2C8A572E" w14:textId="77D93418" w:rsidR="001F0697" w:rsidRPr="001F0697" w:rsidRDefault="001F0697" w:rsidP="001F0697">
      <w:pPr>
        <w:pStyle w:val="3"/>
        <w:rPr>
          <w:rFonts w:eastAsia="Calibri"/>
        </w:rPr>
      </w:pPr>
      <w:bookmarkStart w:id="116" w:name="_Toc63185310"/>
      <w:r>
        <w:rPr>
          <w:rFonts w:eastAsia="Calibri"/>
        </w:rPr>
        <w:t>5.</w:t>
      </w:r>
      <w:r w:rsidRPr="001F0697">
        <w:rPr>
          <w:rFonts w:eastAsia="Calibri"/>
        </w:rPr>
        <w:t>3.1. Иерархическая структура работ</w:t>
      </w:r>
      <w:bookmarkEnd w:id="116"/>
    </w:p>
    <w:p w14:paraId="523F3C7A" w14:textId="489082B8"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7F595F">
        <w:rPr>
          <w:rFonts w:ascii="Times New Roman" w:eastAsia="Calibri" w:hAnsi="Times New Roman" w:cs="Times New Roman"/>
          <w:color w:val="000000"/>
          <w:sz w:val="28"/>
        </w:rPr>
        <w:t>27</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2" type="#_x0000_t75" style="width:482.4pt;height:280.8pt" o:ole="">
            <v:imagedata r:id="rId48" o:title=""/>
          </v:shape>
          <o:OLEObject Type="Embed" ProgID="Visio.Drawing.15" ShapeID="_x0000_i1032" DrawAspect="Content" ObjectID="_1673809255" r:id="rId49"/>
        </w:object>
      </w:r>
    </w:p>
    <w:p w14:paraId="1D297802" w14:textId="2262E484"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7F595F">
        <w:rPr>
          <w:rFonts w:ascii="Times New Roman" w:eastAsia="Calibri" w:hAnsi="Times New Roman" w:cs="Times New Roman"/>
          <w:color w:val="000000"/>
          <w:sz w:val="28"/>
        </w:rPr>
        <w:t>27</w:t>
      </w:r>
      <w:r w:rsidR="007F595F" w:rsidRPr="001F0697">
        <w:rPr>
          <w:rFonts w:ascii="Times New Roman" w:eastAsia="Calibri" w:hAnsi="Times New Roman" w:cs="Times New Roman"/>
          <w:color w:val="000000"/>
          <w:sz w:val="28"/>
        </w:rPr>
        <w:t xml:space="preserve"> </w:t>
      </w:r>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117" w:name="_Toc63185311"/>
      <w:r>
        <w:rPr>
          <w:rFonts w:eastAsia="Calibri"/>
        </w:rPr>
        <w:lastRenderedPageBreak/>
        <w:t>5.</w:t>
      </w:r>
      <w:r w:rsidR="001F0697" w:rsidRPr="001F0697">
        <w:rPr>
          <w:rFonts w:eastAsia="Calibri"/>
        </w:rPr>
        <w:t>3.2. Бюджет научного исследования</w:t>
      </w:r>
      <w:bookmarkEnd w:id="117"/>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C73461"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C7346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C73461"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3" type="#_x0000_t75" style="width:139.8pt;height:23.4pt" o:ole="">
                  <v:imagedata r:id="rId50" o:title=""/>
                </v:shape>
                <o:OLEObject Type="Embed" ProgID="Equation.DSMT4" ShapeID="_x0000_i1033" DrawAspect="Content" ObjectID="_1673809256" r:id="rId51"/>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C73461"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4" type="#_x0000_t75" style="width:139.8pt;height:23.4pt" o:ole="">
                  <v:imagedata r:id="rId52" o:title=""/>
                </v:shape>
                <o:OLEObject Type="Embed" ProgID="Equation.DSMT4" ShapeID="_x0000_i1034" DrawAspect="Content" ObjectID="_1673809257" r:id="rId53"/>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C73461"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118" w:name="_Toc63185312"/>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118"/>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3"/>
        <w:rPr>
          <w:rFonts w:eastAsia="Times New Roman"/>
          <w:lang w:eastAsia="ru-RU"/>
        </w:rPr>
      </w:pPr>
      <w:bookmarkStart w:id="119" w:name="_Toc63185313"/>
      <w:r>
        <w:rPr>
          <w:rFonts w:eastAsia="Times New Roman"/>
          <w:lang w:eastAsia="ru-RU"/>
        </w:rPr>
        <w:t>5.</w:t>
      </w:r>
      <w:r w:rsidR="001F0697" w:rsidRPr="001F0697">
        <w:rPr>
          <w:rFonts w:eastAsia="Times New Roman"/>
          <w:lang w:eastAsia="ru-RU"/>
        </w:rPr>
        <w:t>3.4. План управления коммуникациями проекта</w:t>
      </w:r>
      <w:bookmarkEnd w:id="119"/>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120" w:name="_Toc63185314"/>
      <w:r>
        <w:rPr>
          <w:rFonts w:eastAsia="Times New Roman"/>
          <w:lang w:eastAsia="ru-RU"/>
        </w:rPr>
        <w:t>5.</w:t>
      </w:r>
      <w:r w:rsidR="001F0697" w:rsidRPr="001F0697">
        <w:rPr>
          <w:rFonts w:eastAsia="Times New Roman"/>
          <w:lang w:eastAsia="ru-RU"/>
        </w:rPr>
        <w:t>3.5. Реестр рисков проекта</w:t>
      </w:r>
      <w:bookmarkEnd w:id="120"/>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121" w:name="_Toc63185315"/>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121"/>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Его нахождение связано с определением двух средневзвешенных величин: финансовой эффективности и ресурсоэффективности. Так как определение 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5" type="#_x0000_t75" style="width:73.2pt;height:37.8pt" o:ole="">
            <v:imagedata r:id="rId54" o:title=""/>
          </v:shape>
          <o:OLEObject Type="Embed" ProgID="Equation.DSMT4" ShapeID="_x0000_i1035" DrawAspect="Content" ObjectID="_1673809258" r:id="rId55"/>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ресурсоэффективности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2"/>
        <w:rPr>
          <w:rFonts w:eastAsia="Calibri"/>
        </w:rPr>
      </w:pPr>
      <w:bookmarkStart w:id="122" w:name="_Toc515405197"/>
      <w:bookmarkStart w:id="123" w:name="_Toc43125399"/>
      <w:bookmarkStart w:id="124" w:name="_Toc63185316"/>
      <w:r w:rsidRPr="009C4175">
        <w:rPr>
          <w:rFonts w:eastAsia="Calibri"/>
        </w:rPr>
        <w:lastRenderedPageBreak/>
        <w:t>Выводы по разделу</w:t>
      </w:r>
      <w:bookmarkEnd w:id="122"/>
      <w:r w:rsidRPr="009C4175">
        <w:rPr>
          <w:rFonts w:eastAsia="Calibri"/>
        </w:rPr>
        <w:t xml:space="preserve"> 5</w:t>
      </w:r>
      <w:bookmarkEnd w:id="123"/>
      <w:bookmarkEnd w:id="124"/>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125" w:name="_Toc43125401"/>
      <w:bookmarkStart w:id="126" w:name="_Toc63185317"/>
      <w:r>
        <w:rPr>
          <w:rFonts w:eastAsia="Calibri"/>
        </w:rPr>
        <w:lastRenderedPageBreak/>
        <w:t xml:space="preserve">6. </w:t>
      </w:r>
      <w:bookmarkEnd w:id="125"/>
      <w:r>
        <w:rPr>
          <w:rFonts w:eastAsia="Calibri"/>
        </w:rPr>
        <w:t>Социальная ответственность</w:t>
      </w:r>
      <w:bookmarkEnd w:id="126"/>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127" w:name="_Toc43125402"/>
      <w:bookmarkStart w:id="128" w:name="_Toc63185318"/>
      <w:r>
        <w:rPr>
          <w:rFonts w:eastAsia="Calibri"/>
          <w:snapToGrid w:val="0"/>
        </w:rPr>
        <w:t>6.</w:t>
      </w:r>
      <w:r w:rsidRPr="00872F1F">
        <w:rPr>
          <w:rFonts w:eastAsia="Calibri"/>
          <w:snapToGrid w:val="0"/>
        </w:rPr>
        <w:t>1. Правовые и организационные вопросы обеспечения безопасности</w:t>
      </w:r>
      <w:bookmarkEnd w:id="127"/>
      <w:bookmarkEnd w:id="128"/>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6689BBF9"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End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8A2B7F">
            <w:rPr>
              <w:rFonts w:ascii="Times New Roman" w:eastAsia="Calibri" w:hAnsi="Times New Roman" w:cs="Times New Roman"/>
              <w:noProof/>
              <w:color w:val="000000"/>
              <w:sz w:val="28"/>
              <w:lang w:bidi="en-US"/>
            </w:rPr>
            <w:t xml:space="preserve"> </w:t>
          </w:r>
          <w:r w:rsidR="008A2B7F" w:rsidRPr="008A2B7F">
            <w:rPr>
              <w:rFonts w:ascii="Times New Roman" w:eastAsia="Calibri" w:hAnsi="Times New Roman" w:cs="Times New Roman"/>
              <w:noProof/>
              <w:color w:val="000000"/>
              <w:sz w:val="28"/>
              <w:lang w:bidi="en-US"/>
            </w:rPr>
            <w:t>[14]</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129" w:name="_Toc43125403"/>
      <w:bookmarkStart w:id="130" w:name="_Toc63185319"/>
      <w:r>
        <w:rPr>
          <w:rFonts w:eastAsia="Calibri"/>
        </w:rPr>
        <w:t>6.</w:t>
      </w:r>
      <w:r w:rsidRPr="00872F1F">
        <w:rPr>
          <w:rFonts w:eastAsia="Calibri"/>
        </w:rPr>
        <w:t>2. Производственная безопасность</w:t>
      </w:r>
      <w:bookmarkEnd w:id="129"/>
      <w:bookmarkEnd w:id="130"/>
    </w:p>
    <w:p w14:paraId="2F36992B" w14:textId="4B8279B2" w:rsidR="00872F1F" w:rsidRPr="00872F1F" w:rsidRDefault="00872F1F" w:rsidP="00872F1F">
      <w:pPr>
        <w:pStyle w:val="3"/>
        <w:rPr>
          <w:rFonts w:eastAsia="Calibri"/>
        </w:rPr>
      </w:pPr>
      <w:bookmarkStart w:id="131" w:name="_Toc43125404"/>
      <w:bookmarkStart w:id="132" w:name="_Toc63185320"/>
      <w:r>
        <w:rPr>
          <w:rFonts w:eastAsia="Calibri"/>
        </w:rPr>
        <w:t>6.</w:t>
      </w:r>
      <w:r w:rsidRPr="00872F1F">
        <w:rPr>
          <w:rFonts w:eastAsia="Calibri"/>
        </w:rPr>
        <w:t>2.1. Анализ вредных и опасных производственных факторов</w:t>
      </w:r>
      <w:bookmarkEnd w:id="131"/>
      <w:bookmarkEnd w:id="132"/>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6774D785"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End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[15]</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24CB2D98"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[17]</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[18]</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1358C73D"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8A2B7F">
                  <w:rPr>
                    <w:rFonts w:ascii="Times New Roman" w:eastAsia="Times New Roman" w:hAnsi="Times New Roman" w:cs="Times New Roman"/>
                    <w:noProof/>
                    <w:color w:val="000000"/>
                    <w:sz w:val="28"/>
                    <w:szCs w:val="28"/>
                    <w:lang w:eastAsia="ru-RU"/>
                  </w:rPr>
                  <w:t xml:space="preserve"> </w:t>
                </w:r>
                <w:r w:rsidR="008A2B7F" w:rsidRPr="008A2B7F">
                  <w:rPr>
                    <w:rFonts w:ascii="Times New Roman" w:eastAsia="Times New Roman" w:hAnsi="Times New Roman" w:cs="Times New Roman"/>
                    <w:noProof/>
                    <w:color w:val="000000"/>
                    <w:sz w:val="28"/>
                    <w:szCs w:val="28"/>
                    <w:lang w:eastAsia="ru-RU"/>
                  </w:rPr>
                  <w:t>[19]</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[20]</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40713FC6"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[22]</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68DF23AC"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750273BC"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[24]</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End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[25]</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649BF26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End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8A2B7F" w:rsidRPr="008A2B7F">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133" w:name="_Toc43125405"/>
      <w:bookmarkStart w:id="134" w:name="_Toc63185321"/>
      <w:r>
        <w:rPr>
          <w:rFonts w:eastAsia="Calibri"/>
        </w:rPr>
        <w:t>6.</w:t>
      </w:r>
      <w:r w:rsidRPr="00872F1F">
        <w:rPr>
          <w:rFonts w:eastAsia="Calibri"/>
        </w:rPr>
        <w:t>2.2.1. Повышенный уровень шума</w:t>
      </w:r>
      <w:bookmarkEnd w:id="133"/>
      <w:bookmarkEnd w:id="134"/>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48E945A8"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[15]</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135" w:name="_Toc43125406"/>
      <w:bookmarkStart w:id="136" w:name="_Toc63185322"/>
      <w:r>
        <w:rPr>
          <w:rFonts w:eastAsia="Calibri"/>
        </w:rPr>
        <w:t>6.</w:t>
      </w:r>
      <w:r w:rsidRPr="00872F1F">
        <w:rPr>
          <w:rFonts w:eastAsia="Calibri"/>
        </w:rPr>
        <w:t>2.2.2. Поражение электрическим током</w:t>
      </w:r>
      <w:bookmarkEnd w:id="135"/>
      <w:bookmarkEnd w:id="136"/>
    </w:p>
    <w:p w14:paraId="59D971CA" w14:textId="042B2F45"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[25]</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17B2756A"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137" w:name="_Toc43125407"/>
      <w:bookmarkStart w:id="138" w:name="_Toc63185323"/>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137"/>
      <w:bookmarkEnd w:id="138"/>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632D68D3"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End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[27]</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0DF4691C"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End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8A2B7F" w:rsidRPr="008A2B7F">
            <w:rPr>
              <w:rFonts w:ascii="Times New Roman" w:eastAsia="Calibri" w:hAnsi="Times New Roman" w:cs="Times New Roman"/>
              <w:noProof/>
              <w:color w:val="000000"/>
              <w:sz w:val="28"/>
              <w:szCs w:val="28"/>
            </w:rPr>
            <w:t>[25]</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C73461"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6" type="#_x0000_t75" style="width:64.8pt;height:36.6pt">
            <v:imagedata r:id="rId56"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Т.е. при напряженности 5 кВ/м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139" w:name="_Toc43125408"/>
      <w:bookmarkStart w:id="140" w:name="_Toc63185324"/>
      <w:r>
        <w:rPr>
          <w:rFonts w:eastAsia="Calibri"/>
        </w:rPr>
        <w:t>6.</w:t>
      </w:r>
      <w:r w:rsidRPr="00872F1F">
        <w:rPr>
          <w:rFonts w:eastAsia="Calibri"/>
        </w:rPr>
        <w:t>3. Отклонение показателей микроклимата</w:t>
      </w:r>
      <w:bookmarkEnd w:id="139"/>
      <w:bookmarkEnd w:id="140"/>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43706FA4"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End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008A2B7F" w:rsidRPr="008A2B7F">
            <w:rPr>
              <w:rFonts w:ascii="Times New Roman" w:eastAsia="Calibri" w:hAnsi="Times New Roman" w:cs="Times New Roman"/>
              <w:noProof/>
              <w:color w:val="000000"/>
              <w:sz w:val="28"/>
            </w:rPr>
            <w:t>[14]</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141" w:name="_Toc43125409"/>
      <w:bookmarkStart w:id="142" w:name="_Toc63185325"/>
      <w:r>
        <w:rPr>
          <w:rFonts w:eastAsia="Calibri"/>
          <w:lang w:bidi="en-US"/>
        </w:rPr>
        <w:t>6.</w:t>
      </w:r>
      <w:r w:rsidRPr="00872F1F">
        <w:rPr>
          <w:rFonts w:eastAsia="Calibri"/>
          <w:lang w:bidi="en-US"/>
        </w:rPr>
        <w:t>3.2. Недостаточная освещенность рабочей зоны</w:t>
      </w:r>
      <w:bookmarkEnd w:id="141"/>
      <w:bookmarkEnd w:id="142"/>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743E8FA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End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8A2B7F" w:rsidRPr="008A2B7F">
            <w:rPr>
              <w:rFonts w:ascii="Times New Roman" w:eastAsia="Calibri" w:hAnsi="Times New Roman" w:cs="Times New Roman"/>
              <w:noProof/>
              <w:sz w:val="28"/>
            </w:rPr>
            <w:t>[26]</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C7346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7" type="#_x0000_t75" style="width:91.8pt;height:36pt">
            <v:imagedata r:id="rId57"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0D7D103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End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8A2B7F" w:rsidRPr="008A2B7F">
            <w:rPr>
              <w:rFonts w:ascii="Times New Roman" w:eastAsia="Times New Roman" w:hAnsi="Times New Roman" w:cs="Times New Roman"/>
              <w:noProof/>
              <w:sz w:val="28"/>
              <w:szCs w:val="24"/>
              <w:lang w:bidi="en-US"/>
            </w:rPr>
            <w:t>[24]</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C7346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8" type="#_x0000_t75" style="width:83.4pt;height:40.8pt">
            <v:imagedata r:id="rId58"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C73461"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9" type="#_x0000_t75" style="width:46.8pt;height:40.8pt">
            <v:imagedata r:id="rId59"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143" w:name="_Toc43125410"/>
      <w:bookmarkStart w:id="144" w:name="_Toc63185326"/>
      <w:r>
        <w:rPr>
          <w:rFonts w:eastAsia="Calibri"/>
          <w:lang w:bidi="en-US"/>
        </w:rPr>
        <w:t>6.</w:t>
      </w:r>
      <w:r w:rsidRPr="00872F1F">
        <w:rPr>
          <w:rFonts w:eastAsia="Calibri"/>
          <w:lang w:bidi="en-US"/>
        </w:rPr>
        <w:t>3.3. Психофизические нагрузки</w:t>
      </w:r>
      <w:bookmarkEnd w:id="143"/>
      <w:bookmarkEnd w:id="144"/>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6ED609A2"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End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008A2B7F" w:rsidRPr="008A2B7F">
            <w:rPr>
              <w:rFonts w:ascii="Times New Roman" w:eastAsia="Calibri" w:hAnsi="Times New Roman" w:cs="Times New Roman"/>
              <w:noProof/>
              <w:color w:val="000000"/>
              <w:sz w:val="28"/>
              <w:lang w:bidi="en-US"/>
            </w:rPr>
            <w:t>[15]</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145" w:name="_Toc43125411"/>
      <w:bookmarkStart w:id="146" w:name="_Toc63185327"/>
      <w:r>
        <w:rPr>
          <w:rFonts w:eastAsia="Calibri"/>
          <w:lang w:bidi="en-US"/>
        </w:rPr>
        <w:lastRenderedPageBreak/>
        <w:t>6.</w:t>
      </w:r>
      <w:r w:rsidRPr="00872F1F">
        <w:rPr>
          <w:rFonts w:eastAsia="Calibri"/>
          <w:lang w:bidi="en-US"/>
        </w:rPr>
        <w:t>4. Экологическая безопасность</w:t>
      </w:r>
      <w:bookmarkEnd w:id="145"/>
      <w:bookmarkEnd w:id="146"/>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147" w:name="_Toc43125412"/>
      <w:bookmarkStart w:id="148" w:name="_Toc63185328"/>
      <w:r>
        <w:rPr>
          <w:rFonts w:eastAsia="Calibri"/>
          <w:lang w:bidi="en-US"/>
        </w:rPr>
        <w:lastRenderedPageBreak/>
        <w:t>6.</w:t>
      </w:r>
      <w:r w:rsidRPr="00872F1F">
        <w:rPr>
          <w:rFonts w:eastAsia="Calibri"/>
          <w:lang w:bidi="en-US"/>
        </w:rPr>
        <w:t>5. Безопасность в чрезвычайных ситуациях</w:t>
      </w:r>
      <w:bookmarkEnd w:id="147"/>
      <w:bookmarkEnd w:id="148"/>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149" w:name="_Toc43125413"/>
      <w:bookmarkStart w:id="150" w:name="_Toc63185329"/>
      <w:r w:rsidRPr="00CF7458">
        <w:rPr>
          <w:rFonts w:eastAsia="Times New Roman"/>
          <w:lang w:bidi="en-US"/>
        </w:rPr>
        <w:t>Выводы по разделу 6</w:t>
      </w:r>
      <w:bookmarkEnd w:id="149"/>
      <w:bookmarkEnd w:id="150"/>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151" w:name="_Toc63185330"/>
      <w:r>
        <w:lastRenderedPageBreak/>
        <w:t>Заключение</w:t>
      </w:r>
      <w:bookmarkEnd w:id="151"/>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305C4A1E"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архитектура</w:t>
      </w:r>
      <w:r w:rsidR="00A72F69">
        <w:rPr>
          <w:rFonts w:ascii="Times New Roman" w:hAnsi="Times New Roman" w:cs="Times New Roman"/>
          <w:sz w:val="28"/>
        </w:rPr>
        <w:t xml:space="preserve"> системы</w:t>
      </w:r>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351C78A"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Выполнение </w:t>
      </w:r>
      <w:r w:rsidR="00537D2E">
        <w:rPr>
          <w:rFonts w:ascii="Times New Roman" w:hAnsi="Times New Roman" w:cs="Times New Roman"/>
          <w:sz w:val="28"/>
        </w:rPr>
        <w:t xml:space="preserve">настройки </w:t>
      </w:r>
      <w:r>
        <w:rPr>
          <w:rFonts w:ascii="Times New Roman" w:hAnsi="Times New Roman" w:cs="Times New Roman"/>
          <w:sz w:val="28"/>
        </w:rPr>
        <w:t>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 xml:space="preserve">программного обеспечения не требует вмешательства человека, т.е. </w:t>
      </w:r>
      <w:r w:rsidR="00F33600">
        <w:rPr>
          <w:rFonts w:ascii="Times New Roman" w:hAnsi="Times New Roman" w:cs="Times New Roman"/>
          <w:sz w:val="28"/>
        </w:rPr>
        <w:t xml:space="preserve">происходит </w:t>
      </w:r>
      <w:r w:rsidR="00A41B2A">
        <w:rPr>
          <w:rFonts w:ascii="Times New Roman" w:hAnsi="Times New Roman" w:cs="Times New Roman"/>
          <w:sz w:val="28"/>
        </w:rPr>
        <w:t>автоматически.</w:t>
      </w:r>
    </w:p>
    <w:p w14:paraId="02D99821" w14:textId="23820E2B"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w:t>
      </w:r>
      <w:r w:rsidR="003F0634">
        <w:rPr>
          <w:rFonts w:ascii="Times New Roman" w:hAnsi="Times New Roman" w:cs="Times New Roman"/>
          <w:sz w:val="28"/>
        </w:rPr>
        <w:t>работы ПО</w:t>
      </w:r>
      <w:r>
        <w:rPr>
          <w:rFonts w:ascii="Times New Roman" w:hAnsi="Times New Roman" w:cs="Times New Roman"/>
          <w:sz w:val="28"/>
        </w:rPr>
        <w:t xml:space="preserve"> позволяет </w:t>
      </w:r>
      <w:r w:rsidR="002F3AB0">
        <w:rPr>
          <w:rFonts w:ascii="Times New Roman" w:hAnsi="Times New Roman" w:cs="Times New Roman"/>
          <w:sz w:val="28"/>
        </w:rPr>
        <w:t xml:space="preserve">зарезервировать </w:t>
      </w:r>
      <w:r w:rsidR="003F0634">
        <w:rPr>
          <w:rFonts w:ascii="Times New Roman" w:hAnsi="Times New Roman" w:cs="Times New Roman"/>
          <w:sz w:val="28"/>
        </w:rPr>
        <w:t>более 150 м</w:t>
      </w:r>
      <w:r>
        <w:rPr>
          <w:rFonts w:ascii="Times New Roman" w:hAnsi="Times New Roman" w:cs="Times New Roman"/>
          <w:sz w:val="28"/>
        </w:rPr>
        <w:t xml:space="preserve">с </w:t>
      </w:r>
      <w:r w:rsidR="002F3AB0">
        <w:rPr>
          <w:rFonts w:ascii="Times New Roman" w:hAnsi="Times New Roman" w:cs="Times New Roman"/>
          <w:sz w:val="28"/>
        </w:rPr>
        <w:t>для</w:t>
      </w:r>
      <w:r>
        <w:rPr>
          <w:rFonts w:ascii="Times New Roman" w:hAnsi="Times New Roman" w:cs="Times New Roman"/>
          <w:sz w:val="28"/>
        </w:rPr>
        <w:t xml:space="preserve"> </w:t>
      </w:r>
      <w:del w:id="152" w:author="Пользователь Windows" w:date="2021-02-02T16:51:00Z">
        <w:r w:rsidDel="007569FC">
          <w:rPr>
            <w:rFonts w:ascii="Times New Roman" w:hAnsi="Times New Roman" w:cs="Times New Roman"/>
            <w:sz w:val="28"/>
          </w:rPr>
          <w:delText xml:space="preserve">передачу </w:delText>
        </w:r>
      </w:del>
      <w:ins w:id="153" w:author="Пользователь Windows" w:date="2021-02-02T16:51:00Z">
        <w:r w:rsidR="007569FC">
          <w:rPr>
            <w:rFonts w:ascii="Times New Roman" w:hAnsi="Times New Roman" w:cs="Times New Roman"/>
            <w:sz w:val="28"/>
          </w:rPr>
          <w:t xml:space="preserve">передачи </w:t>
        </w:r>
      </w:ins>
      <w:r w:rsidR="002F3AB0">
        <w:rPr>
          <w:rFonts w:ascii="Times New Roman" w:hAnsi="Times New Roman" w:cs="Times New Roman"/>
          <w:sz w:val="28"/>
        </w:rPr>
        <w:t>на энергообъекты</w:t>
      </w:r>
      <w:r w:rsidR="002F3AB0" w:rsidDel="003F0634">
        <w:rPr>
          <w:rFonts w:ascii="Times New Roman" w:hAnsi="Times New Roman" w:cs="Times New Roman"/>
          <w:sz w:val="28"/>
        </w:rPr>
        <w:t xml:space="preserve"> </w:t>
      </w:r>
      <w:r>
        <w:rPr>
          <w:rFonts w:ascii="Times New Roman" w:hAnsi="Times New Roman" w:cs="Times New Roman"/>
          <w:sz w:val="28"/>
        </w:rPr>
        <w:t>команд де</w:t>
      </w:r>
      <w:r w:rsidR="00630E79">
        <w:rPr>
          <w:rFonts w:ascii="Times New Roman" w:hAnsi="Times New Roman" w:cs="Times New Roman"/>
          <w:sz w:val="28"/>
        </w:rPr>
        <w:t>лени</w:t>
      </w:r>
      <w:r w:rsidR="002F3AB0">
        <w:rPr>
          <w:rFonts w:ascii="Times New Roman" w:hAnsi="Times New Roman" w:cs="Times New Roman"/>
          <w:sz w:val="28"/>
        </w:rPr>
        <w:t>я</w:t>
      </w:r>
      <w:r w:rsidR="00630E79">
        <w:rPr>
          <w:rFonts w:ascii="Times New Roman" w:hAnsi="Times New Roman" w:cs="Times New Roman"/>
          <w:sz w:val="28"/>
        </w:rPr>
        <w:t xml:space="preserve"> системы.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773A2CC"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r w:rsidR="00490358">
        <w:rPr>
          <w:rFonts w:ascii="Times New Roman" w:hAnsi="Times New Roman" w:cs="Times New Roman"/>
          <w:sz w:val="28"/>
        </w:rPr>
        <w:t xml:space="preserve">: </w:t>
      </w:r>
      <w:r w:rsidR="003F0634">
        <w:rPr>
          <w:rFonts w:ascii="Times New Roman" w:hAnsi="Times New Roman" w:cs="Times New Roman"/>
          <w:sz w:val="28"/>
        </w:rPr>
        <w:t>сократить время на выполнение процессов</w:t>
      </w:r>
      <w:r w:rsidR="003F0634" w:rsidRPr="003F0634">
        <w:rPr>
          <w:rFonts w:ascii="Times New Roman" w:hAnsi="Times New Roman" w:cs="Times New Roman"/>
          <w:sz w:val="28"/>
        </w:rPr>
        <w:t xml:space="preserve"> </w:t>
      </w:r>
      <w:r w:rsidR="003F0634">
        <w:rPr>
          <w:rFonts w:ascii="Times New Roman" w:hAnsi="Times New Roman" w:cs="Times New Roman"/>
          <w:sz w:val="28"/>
        </w:rPr>
        <w:t xml:space="preserve">реального времени с 210 до </w:t>
      </w:r>
      <w:r w:rsidR="00490358">
        <w:rPr>
          <w:rFonts w:ascii="Times New Roman" w:hAnsi="Times New Roman" w:cs="Times New Roman"/>
          <w:sz w:val="28"/>
        </w:rPr>
        <w:t>50 мс</w:t>
      </w:r>
      <w:r>
        <w:rPr>
          <w:rFonts w:ascii="Times New Roman" w:hAnsi="Times New Roman" w:cs="Times New Roman"/>
          <w:sz w:val="28"/>
        </w:rPr>
        <w:t>;</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r w:rsidR="00490358">
        <w:rPr>
          <w:rFonts w:ascii="Times New Roman" w:hAnsi="Times New Roman" w:cs="Times New Roman"/>
          <w:sz w:val="28"/>
        </w:rPr>
        <w:t>: подсистема «Формирования наборов данных»</w:t>
      </w:r>
      <w:r>
        <w:rPr>
          <w:rFonts w:ascii="Times New Roman" w:hAnsi="Times New Roman" w:cs="Times New Roman"/>
          <w:sz w:val="28"/>
        </w:rPr>
        <w:t>;</w:t>
      </w:r>
    </w:p>
    <w:p w14:paraId="0D7FE850" w14:textId="7CE3FC2A"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r w:rsidR="00490358">
        <w:rPr>
          <w:rFonts w:ascii="Times New Roman" w:hAnsi="Times New Roman" w:cs="Times New Roman"/>
          <w:sz w:val="28"/>
        </w:rPr>
        <w:t>: точность прогнозирования выше 99,9%</w:t>
      </w:r>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54" w:name="_Toc63185331"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EndPr/>
      <w:sdtContent>
        <w:p w14:paraId="4B8151DA" w14:textId="0D76AA93" w:rsidR="007E4141" w:rsidRDefault="007E4141">
          <w:pPr>
            <w:pStyle w:val="1"/>
          </w:pPr>
          <w:r>
            <w:t>Список литературы</w:t>
          </w:r>
          <w:bookmarkEnd w:id="154"/>
        </w:p>
        <w:sdt>
          <w:sdtPr>
            <w:id w:val="111145805"/>
            <w:bibliography/>
          </w:sdtPr>
          <w:sdtEndPr/>
          <w:sdtContent>
            <w:p w14:paraId="0F83DC52" w14:textId="77777777" w:rsidR="008A2B7F" w:rsidRDefault="007E4141" w:rsidP="008A2B7F">
              <w:pPr>
                <w:pStyle w:val="a5"/>
                <w:rPr>
                  <w:noProof/>
                  <w:vanish/>
                  <w:sz w:val="24"/>
                  <w:szCs w:val="24"/>
                </w:rPr>
              </w:pPr>
              <w:r>
                <w:fldChar w:fldCharType="begin"/>
              </w:r>
              <w:r>
                <w:instrText>BIBLIOGRAPHY</w:instrText>
              </w:r>
              <w:r>
                <w:fldChar w:fldCharType="separate"/>
              </w:r>
              <w:r w:rsidR="008A2B7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8A2B7F" w14:paraId="2D5B4EC3" w14:textId="77777777" w:rsidTr="008A2B7F">
                <w:trPr>
                  <w:tblCellSpacing w:w="15" w:type="dxa"/>
                </w:trPr>
                <w:tc>
                  <w:tcPr>
                    <w:tcW w:w="0" w:type="auto"/>
                    <w:hideMark/>
                  </w:tcPr>
                  <w:p w14:paraId="50A7FE2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w:t>
                    </w:r>
                  </w:p>
                </w:tc>
                <w:tc>
                  <w:tcPr>
                    <w:tcW w:w="0" w:type="auto"/>
                    <w:hideMark/>
                  </w:tcPr>
                  <w:p w14:paraId="57CEA34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8A2B7F" w:rsidRPr="00550E49" w14:paraId="0FC7C3DC" w14:textId="77777777" w:rsidTr="008A2B7F">
                <w:trPr>
                  <w:tblCellSpacing w:w="15" w:type="dxa"/>
                </w:trPr>
                <w:tc>
                  <w:tcPr>
                    <w:tcW w:w="0" w:type="auto"/>
                    <w:hideMark/>
                  </w:tcPr>
                  <w:p w14:paraId="22E9528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w:t>
                    </w:r>
                  </w:p>
                </w:tc>
                <w:tc>
                  <w:tcPr>
                    <w:tcW w:w="0" w:type="auto"/>
                    <w:hideMark/>
                  </w:tcPr>
                  <w:p w14:paraId="6C0ED329" w14:textId="77777777" w:rsidR="008A2B7F" w:rsidRPr="008A2B7F" w:rsidRDefault="008A2B7F" w:rsidP="008A2B7F">
                    <w:pPr>
                      <w:spacing w:after="0" w:line="360" w:lineRule="auto"/>
                      <w:contextualSpacing/>
                      <w:jc w:val="both"/>
                      <w:rPr>
                        <w:rFonts w:ascii="Times New Roman" w:hAnsi="Times New Roman" w:cs="Times New Roman"/>
                        <w:sz w:val="28"/>
                        <w:lang w:val="en-US"/>
                      </w:rPr>
                    </w:pPr>
                    <w:r w:rsidRPr="008A2B7F">
                      <w:rPr>
                        <w:rFonts w:ascii="Times New Roman" w:hAnsi="Times New Roman" w:cs="Times New Roman"/>
                        <w:sz w:val="28"/>
                        <w:lang w:val="en-US"/>
                      </w:rPr>
                      <w:t>A. Johnson, J. Wen et al., "Integrated system architecture and technology roadmap toward WAMPAC", ISGT 2011, 17-19 Jan. 2011.</w:t>
                    </w:r>
                  </w:p>
                </w:tc>
              </w:tr>
              <w:tr w:rsidR="008A2B7F" w14:paraId="249EB3AD" w14:textId="77777777" w:rsidTr="008A2B7F">
                <w:trPr>
                  <w:tblCellSpacing w:w="15" w:type="dxa"/>
                </w:trPr>
                <w:tc>
                  <w:tcPr>
                    <w:tcW w:w="0" w:type="auto"/>
                    <w:hideMark/>
                  </w:tcPr>
                  <w:p w14:paraId="7DB17B0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3.</w:t>
                    </w:r>
                  </w:p>
                </w:tc>
                <w:tc>
                  <w:tcPr>
                    <w:tcW w:w="0" w:type="auto"/>
                    <w:hideMark/>
                  </w:tcPr>
                  <w:p w14:paraId="1CCAA167"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w:t>
                    </w:r>
                  </w:p>
                </w:tc>
              </w:tr>
              <w:tr w:rsidR="008A2B7F" w14:paraId="66A2F8AD" w14:textId="77777777" w:rsidTr="008A2B7F">
                <w:trPr>
                  <w:tblCellSpacing w:w="15" w:type="dxa"/>
                </w:trPr>
                <w:tc>
                  <w:tcPr>
                    <w:tcW w:w="0" w:type="auto"/>
                    <w:hideMark/>
                  </w:tcPr>
                  <w:p w14:paraId="775FC3B8"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4.</w:t>
                    </w:r>
                  </w:p>
                </w:tc>
                <w:tc>
                  <w:tcPr>
                    <w:tcW w:w="0" w:type="auto"/>
                    <w:hideMark/>
                  </w:tcPr>
                  <w:p w14:paraId="2FE45BD0"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8A2B7F" w14:paraId="1FE62E97" w14:textId="77777777" w:rsidTr="008A2B7F">
                <w:trPr>
                  <w:tblCellSpacing w:w="15" w:type="dxa"/>
                </w:trPr>
                <w:tc>
                  <w:tcPr>
                    <w:tcW w:w="0" w:type="auto"/>
                    <w:hideMark/>
                  </w:tcPr>
                  <w:p w14:paraId="152AF4F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5.</w:t>
                    </w:r>
                  </w:p>
                </w:tc>
                <w:tc>
                  <w:tcPr>
                    <w:tcW w:w="0" w:type="auto"/>
                    <w:hideMark/>
                  </w:tcPr>
                  <w:p w14:paraId="2C039133"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59012820.29.020.011-2016 Релейная защита и автоматика. Устройства синхронизированных векторных измерений. Нормы и требования. Москва, 2016.</w:t>
                    </w:r>
                  </w:p>
                </w:tc>
              </w:tr>
              <w:tr w:rsidR="008A2B7F" w14:paraId="7BD8FD27" w14:textId="77777777" w:rsidTr="008A2B7F">
                <w:trPr>
                  <w:tblCellSpacing w:w="15" w:type="dxa"/>
                </w:trPr>
                <w:tc>
                  <w:tcPr>
                    <w:tcW w:w="0" w:type="auto"/>
                    <w:hideMark/>
                  </w:tcPr>
                  <w:p w14:paraId="5C962142"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6.</w:t>
                    </w:r>
                  </w:p>
                </w:tc>
                <w:tc>
                  <w:tcPr>
                    <w:tcW w:w="0" w:type="auto"/>
                    <w:hideMark/>
                  </w:tcPr>
                  <w:p w14:paraId="0686C8F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59012820.29.020.003-2018 Релейная защита и автоматика. Концентраторы синхронизированных векторных данных. Нормы и требования. Москва, 2018.</w:t>
                    </w:r>
                  </w:p>
                </w:tc>
              </w:tr>
              <w:tr w:rsidR="008A2B7F" w14:paraId="68E1AACE" w14:textId="77777777" w:rsidTr="008A2B7F">
                <w:trPr>
                  <w:tblCellSpacing w:w="15" w:type="dxa"/>
                </w:trPr>
                <w:tc>
                  <w:tcPr>
                    <w:tcW w:w="0" w:type="auto"/>
                    <w:hideMark/>
                  </w:tcPr>
                  <w:p w14:paraId="4E74B54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7.</w:t>
                    </w:r>
                  </w:p>
                </w:tc>
                <w:tc>
                  <w:tcPr>
                    <w:tcW w:w="0" w:type="auto"/>
                    <w:hideMark/>
                  </w:tcPr>
                  <w:p w14:paraId="6E5C6027"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8A2B7F" w14:paraId="2C852C8A" w14:textId="77777777" w:rsidTr="008A2B7F">
                <w:trPr>
                  <w:tblCellSpacing w:w="15" w:type="dxa"/>
                </w:trPr>
                <w:tc>
                  <w:tcPr>
                    <w:tcW w:w="0" w:type="auto"/>
                    <w:hideMark/>
                  </w:tcPr>
                  <w:p w14:paraId="34629DB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8.</w:t>
                    </w:r>
                  </w:p>
                </w:tc>
                <w:tc>
                  <w:tcPr>
                    <w:tcW w:w="0" w:type="auto"/>
                    <w:hideMark/>
                  </w:tcPr>
                  <w:p w14:paraId="464A53FF"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59012820.29.020.001-2019. Релейная защита и автоматика. Система мониторинга переходных процессов. Нормы и требования.</w:t>
                    </w:r>
                  </w:p>
                </w:tc>
              </w:tr>
              <w:tr w:rsidR="008A2B7F" w14:paraId="5826E361" w14:textId="77777777" w:rsidTr="008A2B7F">
                <w:trPr>
                  <w:tblCellSpacing w:w="15" w:type="dxa"/>
                </w:trPr>
                <w:tc>
                  <w:tcPr>
                    <w:tcW w:w="0" w:type="auto"/>
                    <w:hideMark/>
                  </w:tcPr>
                  <w:p w14:paraId="0C0A67E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lastRenderedPageBreak/>
                      <w:t>9.</w:t>
                    </w:r>
                  </w:p>
                </w:tc>
                <w:tc>
                  <w:tcPr>
                    <w:tcW w:w="0" w:type="auto"/>
                    <w:hideMark/>
                  </w:tcPr>
                  <w:p w14:paraId="063FC9A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8A2B7F" w14:paraId="1A74FC9D" w14:textId="77777777" w:rsidTr="008A2B7F">
                <w:trPr>
                  <w:tblCellSpacing w:w="15" w:type="dxa"/>
                </w:trPr>
                <w:tc>
                  <w:tcPr>
                    <w:tcW w:w="0" w:type="auto"/>
                    <w:hideMark/>
                  </w:tcPr>
                  <w:p w14:paraId="66EDDB6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10.</w:t>
                    </w:r>
                  </w:p>
                </w:tc>
                <w:tc>
                  <w:tcPr>
                    <w:tcW w:w="0" w:type="auto"/>
                    <w:hideMark/>
                  </w:tcPr>
                  <w:p w14:paraId="4E07C09C"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СТО 34.01-9.2-004-2019 Каналы связи для РЗА. Технические решения для сетей 35-220 кВ. ПАО "Россети", 2019.</w:t>
                    </w:r>
                  </w:p>
                </w:tc>
              </w:tr>
              <w:tr w:rsidR="008A2B7F" w14:paraId="387E3DD6" w14:textId="77777777" w:rsidTr="008A2B7F">
                <w:trPr>
                  <w:tblCellSpacing w:w="15" w:type="dxa"/>
                </w:trPr>
                <w:tc>
                  <w:tcPr>
                    <w:tcW w:w="0" w:type="auto"/>
                    <w:hideMark/>
                  </w:tcPr>
                  <w:p w14:paraId="150BC1A5"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11.</w:t>
                    </w:r>
                  </w:p>
                </w:tc>
                <w:tc>
                  <w:tcPr>
                    <w:tcW w:w="0" w:type="auto"/>
                    <w:hideMark/>
                  </w:tcPr>
                  <w:p w14:paraId="7F1089A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ЭКРА650323.002 РБ Шкафы противоаварийной автоматики серии ШЭЭ 22Х. ЭКРА, 2016.</w:t>
                    </w:r>
                  </w:p>
                </w:tc>
              </w:tr>
              <w:tr w:rsidR="008A2B7F" w14:paraId="4D1DF35D" w14:textId="77777777" w:rsidTr="008A2B7F">
                <w:trPr>
                  <w:tblCellSpacing w:w="15" w:type="dxa"/>
                </w:trPr>
                <w:tc>
                  <w:tcPr>
                    <w:tcW w:w="0" w:type="auto"/>
                    <w:hideMark/>
                  </w:tcPr>
                  <w:p w14:paraId="5E1716F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12.</w:t>
                    </w:r>
                  </w:p>
                </w:tc>
                <w:tc>
                  <w:tcPr>
                    <w:tcW w:w="0" w:type="auto"/>
                    <w:hideMark/>
                  </w:tcPr>
                  <w:p w14:paraId="36D965A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w:t>
                    </w:r>
                  </w:p>
                </w:tc>
              </w:tr>
              <w:tr w:rsidR="008A2B7F" w14:paraId="4AE5CBF4" w14:textId="77777777" w:rsidTr="008A2B7F">
                <w:trPr>
                  <w:tblCellSpacing w:w="15" w:type="dxa"/>
                </w:trPr>
                <w:tc>
                  <w:tcPr>
                    <w:tcW w:w="0" w:type="auto"/>
                    <w:hideMark/>
                  </w:tcPr>
                  <w:p w14:paraId="110E110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13.</w:t>
                    </w:r>
                  </w:p>
                </w:tc>
                <w:tc>
                  <w:tcPr>
                    <w:tcW w:w="0" w:type="auto"/>
                    <w:hideMark/>
                  </w:tcPr>
                  <w:p w14:paraId="63AEFB26"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w:t>
                    </w:r>
                  </w:p>
                </w:tc>
              </w:tr>
              <w:tr w:rsidR="008A2B7F" w14:paraId="525627A9" w14:textId="77777777" w:rsidTr="008A2B7F">
                <w:trPr>
                  <w:tblCellSpacing w:w="15" w:type="dxa"/>
                </w:trPr>
                <w:tc>
                  <w:tcPr>
                    <w:tcW w:w="0" w:type="auto"/>
                    <w:hideMark/>
                  </w:tcPr>
                  <w:p w14:paraId="6CCE1FB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14.</w:t>
                    </w:r>
                  </w:p>
                </w:tc>
                <w:tc>
                  <w:tcPr>
                    <w:tcW w:w="0" w:type="auto"/>
                    <w:hideMark/>
                  </w:tcPr>
                  <w:p w14:paraId="3AA4762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2.2.2/2.4.1340-03 Гигиенические требования к персональным электронно-вычислительным машинам и организации работы.</w:t>
                    </w:r>
                  </w:p>
                </w:tc>
              </w:tr>
              <w:tr w:rsidR="008A2B7F" w14:paraId="275AB60A" w14:textId="77777777" w:rsidTr="008A2B7F">
                <w:trPr>
                  <w:tblCellSpacing w:w="15" w:type="dxa"/>
                </w:trPr>
                <w:tc>
                  <w:tcPr>
                    <w:tcW w:w="0" w:type="auto"/>
                    <w:hideMark/>
                  </w:tcPr>
                  <w:p w14:paraId="4E3C68A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15.</w:t>
                    </w:r>
                  </w:p>
                </w:tc>
                <w:tc>
                  <w:tcPr>
                    <w:tcW w:w="0" w:type="auto"/>
                    <w:hideMark/>
                  </w:tcPr>
                  <w:p w14:paraId="7E874B25"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12.0.003-15 Система стандартов безопасности труда. Опасные и вредные производственные факторы. Классификация.</w:t>
                    </w:r>
                  </w:p>
                </w:tc>
              </w:tr>
              <w:tr w:rsidR="008A2B7F" w14:paraId="4048F110" w14:textId="77777777" w:rsidTr="008A2B7F">
                <w:trPr>
                  <w:tblCellSpacing w:w="15" w:type="dxa"/>
                </w:trPr>
                <w:tc>
                  <w:tcPr>
                    <w:tcW w:w="0" w:type="auto"/>
                    <w:hideMark/>
                  </w:tcPr>
                  <w:p w14:paraId="5E06712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16.</w:t>
                    </w:r>
                  </w:p>
                </w:tc>
                <w:tc>
                  <w:tcPr>
                    <w:tcW w:w="0" w:type="auto"/>
                    <w:hideMark/>
                  </w:tcPr>
                  <w:p w14:paraId="3830B97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12.1.003-2014 Система стандартов безопасности труда. Шум. Общие требования безопасности.</w:t>
                    </w:r>
                  </w:p>
                </w:tc>
              </w:tr>
              <w:tr w:rsidR="008A2B7F" w14:paraId="54C577E2" w14:textId="77777777" w:rsidTr="008A2B7F">
                <w:trPr>
                  <w:tblCellSpacing w:w="15" w:type="dxa"/>
                </w:trPr>
                <w:tc>
                  <w:tcPr>
                    <w:tcW w:w="0" w:type="auto"/>
                    <w:hideMark/>
                  </w:tcPr>
                  <w:p w14:paraId="4954C7E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17.</w:t>
                    </w:r>
                  </w:p>
                </w:tc>
                <w:tc>
                  <w:tcPr>
                    <w:tcW w:w="0" w:type="auto"/>
                    <w:hideMark/>
                  </w:tcPr>
                  <w:p w14:paraId="5486DC7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12.1.029-80 Система стандартов безопасности труда. Средства и методы защиты от шума. Классификация.</w:t>
                    </w:r>
                  </w:p>
                </w:tc>
              </w:tr>
              <w:tr w:rsidR="008A2B7F" w14:paraId="367F9881" w14:textId="77777777" w:rsidTr="008A2B7F">
                <w:trPr>
                  <w:tblCellSpacing w:w="15" w:type="dxa"/>
                </w:trPr>
                <w:tc>
                  <w:tcPr>
                    <w:tcW w:w="0" w:type="auto"/>
                    <w:hideMark/>
                  </w:tcPr>
                  <w:p w14:paraId="3694F617"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18.</w:t>
                    </w:r>
                  </w:p>
                </w:tc>
                <w:tc>
                  <w:tcPr>
                    <w:tcW w:w="0" w:type="auto"/>
                    <w:hideMark/>
                  </w:tcPr>
                  <w:p w14:paraId="0BB193C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СП 51.13330.2011. Защита от шума. Актуализированная редакция СНиП 23-03-2003.</w:t>
                    </w:r>
                  </w:p>
                </w:tc>
              </w:tr>
              <w:tr w:rsidR="008A2B7F" w14:paraId="793ED42F" w14:textId="77777777" w:rsidTr="008A2B7F">
                <w:trPr>
                  <w:tblCellSpacing w:w="15" w:type="dxa"/>
                </w:trPr>
                <w:tc>
                  <w:tcPr>
                    <w:tcW w:w="0" w:type="auto"/>
                    <w:hideMark/>
                  </w:tcPr>
                  <w:p w14:paraId="580A6AD2"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lastRenderedPageBreak/>
                      <w:t>19.</w:t>
                    </w:r>
                  </w:p>
                </w:tc>
                <w:tc>
                  <w:tcPr>
                    <w:tcW w:w="0" w:type="auto"/>
                    <w:hideMark/>
                  </w:tcPr>
                  <w:p w14:paraId="22B0F1F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8A2B7F" w14:paraId="12BC7973" w14:textId="77777777" w:rsidTr="008A2B7F">
                <w:trPr>
                  <w:tblCellSpacing w:w="15" w:type="dxa"/>
                </w:trPr>
                <w:tc>
                  <w:tcPr>
                    <w:tcW w:w="0" w:type="auto"/>
                    <w:hideMark/>
                  </w:tcPr>
                  <w:p w14:paraId="7A5F184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20.</w:t>
                    </w:r>
                  </w:p>
                </w:tc>
                <w:tc>
                  <w:tcPr>
                    <w:tcW w:w="0" w:type="auto"/>
                    <w:hideMark/>
                  </w:tcPr>
                  <w:p w14:paraId="2D32D906"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2.2.4.1191-03 Электромагнитные поля в производственных условиях.</w:t>
                    </w:r>
                  </w:p>
                </w:tc>
              </w:tr>
              <w:tr w:rsidR="008A2B7F" w14:paraId="59B3C214" w14:textId="77777777" w:rsidTr="008A2B7F">
                <w:trPr>
                  <w:tblCellSpacing w:w="15" w:type="dxa"/>
                </w:trPr>
                <w:tc>
                  <w:tcPr>
                    <w:tcW w:w="0" w:type="auto"/>
                    <w:hideMark/>
                  </w:tcPr>
                  <w:p w14:paraId="638BE21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21.</w:t>
                    </w:r>
                  </w:p>
                </w:tc>
                <w:tc>
                  <w:tcPr>
                    <w:tcW w:w="0" w:type="auto"/>
                    <w:hideMark/>
                  </w:tcPr>
                  <w:p w14:paraId="086D070A"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СанПиН2.2.1/2.1.1.1278-03 Гигиенические требования к естественному, искусственному и совмещенному освещению жилых и общественных зданий.</w:t>
                    </w:r>
                  </w:p>
                </w:tc>
              </w:tr>
              <w:tr w:rsidR="008A2B7F" w14:paraId="33166CE5" w14:textId="77777777" w:rsidTr="008A2B7F">
                <w:trPr>
                  <w:tblCellSpacing w:w="15" w:type="dxa"/>
                </w:trPr>
                <w:tc>
                  <w:tcPr>
                    <w:tcW w:w="0" w:type="auto"/>
                    <w:hideMark/>
                  </w:tcPr>
                  <w:p w14:paraId="602962FD"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22.</w:t>
                    </w:r>
                  </w:p>
                </w:tc>
                <w:tc>
                  <w:tcPr>
                    <w:tcW w:w="0" w:type="auto"/>
                    <w:hideMark/>
                  </w:tcPr>
                  <w:p w14:paraId="2EC7691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СП 52.13330.2016 Естественное и искусственное освещение.</w:t>
                    </w:r>
                  </w:p>
                </w:tc>
              </w:tr>
              <w:tr w:rsidR="008A2B7F" w14:paraId="08AF213F" w14:textId="77777777" w:rsidTr="008A2B7F">
                <w:trPr>
                  <w:tblCellSpacing w:w="15" w:type="dxa"/>
                </w:trPr>
                <w:tc>
                  <w:tcPr>
                    <w:tcW w:w="0" w:type="auto"/>
                    <w:hideMark/>
                  </w:tcPr>
                  <w:p w14:paraId="7E5C5E1C"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23.</w:t>
                    </w:r>
                  </w:p>
                </w:tc>
                <w:tc>
                  <w:tcPr>
                    <w:tcW w:w="0" w:type="auto"/>
                    <w:hideMark/>
                  </w:tcPr>
                  <w:p w14:paraId="38935EF8"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2.2.4.548-96 Гигиенические требования к микроклимату производственных помещений.</w:t>
                    </w:r>
                  </w:p>
                </w:tc>
              </w:tr>
              <w:tr w:rsidR="008A2B7F" w14:paraId="1FC46DC0" w14:textId="77777777" w:rsidTr="008A2B7F">
                <w:trPr>
                  <w:tblCellSpacing w:w="15" w:type="dxa"/>
                </w:trPr>
                <w:tc>
                  <w:tcPr>
                    <w:tcW w:w="0" w:type="auto"/>
                    <w:hideMark/>
                  </w:tcPr>
                  <w:p w14:paraId="419B1680"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24.</w:t>
                    </w:r>
                  </w:p>
                </w:tc>
                <w:tc>
                  <w:tcPr>
                    <w:tcW w:w="0" w:type="auto"/>
                    <w:hideMark/>
                  </w:tcPr>
                  <w:p w14:paraId="75BAF135"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12.1.030-81 ССБТ Электробезопасность. Защитное заземление. Зануление.</w:t>
                    </w:r>
                  </w:p>
                </w:tc>
              </w:tr>
              <w:tr w:rsidR="008A2B7F" w14:paraId="4EC43EAB" w14:textId="77777777" w:rsidTr="008A2B7F">
                <w:trPr>
                  <w:tblCellSpacing w:w="15" w:type="dxa"/>
                </w:trPr>
                <w:tc>
                  <w:tcPr>
                    <w:tcW w:w="0" w:type="auto"/>
                    <w:hideMark/>
                  </w:tcPr>
                  <w:p w14:paraId="4DB31D04"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25.</w:t>
                    </w:r>
                  </w:p>
                </w:tc>
                <w:tc>
                  <w:tcPr>
                    <w:tcW w:w="0" w:type="auto"/>
                    <w:hideMark/>
                  </w:tcPr>
                  <w:p w14:paraId="6B6CFA1E"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ГОСТ 12.1.038-82 ССБТ Электробезопасность. Предельно допустимые значения напряжений прикосновения и токов.</w:t>
                    </w:r>
                  </w:p>
                </w:tc>
              </w:tr>
              <w:tr w:rsidR="008A2B7F" w14:paraId="12BE791F" w14:textId="77777777" w:rsidTr="008A2B7F">
                <w:trPr>
                  <w:tblCellSpacing w:w="15" w:type="dxa"/>
                </w:trPr>
                <w:tc>
                  <w:tcPr>
                    <w:tcW w:w="0" w:type="auto"/>
                    <w:hideMark/>
                  </w:tcPr>
                  <w:p w14:paraId="59A50401"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26.</w:t>
                    </w:r>
                  </w:p>
                </w:tc>
                <w:tc>
                  <w:tcPr>
                    <w:tcW w:w="0" w:type="auto"/>
                    <w:hideMark/>
                  </w:tcPr>
                  <w:p w14:paraId="2A978B0F"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Правила устройства электроустановок. – СПб.: Изд-во ДЕАН, 2001. – 928 с.</w:t>
                    </w:r>
                  </w:p>
                </w:tc>
              </w:tr>
              <w:tr w:rsidR="008A2B7F" w14:paraId="3BDBB0B2" w14:textId="77777777" w:rsidTr="008A2B7F">
                <w:trPr>
                  <w:tblCellSpacing w:w="15" w:type="dxa"/>
                </w:trPr>
                <w:tc>
                  <w:tcPr>
                    <w:tcW w:w="0" w:type="auto"/>
                    <w:hideMark/>
                  </w:tcPr>
                  <w:p w14:paraId="3039565B"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27.</w:t>
                    </w:r>
                  </w:p>
                </w:tc>
                <w:tc>
                  <w:tcPr>
                    <w:tcW w:w="0" w:type="auto"/>
                    <w:hideMark/>
                  </w:tcPr>
                  <w:p w14:paraId="22B2AE76" w14:textId="77777777" w:rsidR="008A2B7F" w:rsidRPr="008A2B7F" w:rsidRDefault="008A2B7F" w:rsidP="008A2B7F">
                    <w:pPr>
                      <w:spacing w:after="0" w:line="360" w:lineRule="auto"/>
                      <w:contextualSpacing/>
                      <w:jc w:val="both"/>
                      <w:rPr>
                        <w:rFonts w:ascii="Times New Roman" w:hAnsi="Times New Roman" w:cs="Times New Roman"/>
                        <w:sz w:val="28"/>
                      </w:rPr>
                    </w:pPr>
                    <w:r w:rsidRPr="008A2B7F">
                      <w:rPr>
                        <w:rFonts w:ascii="Times New Roman" w:hAnsi="Times New Roman" w:cs="Times New Roman"/>
                        <w:sz w:val="28"/>
                      </w:rPr>
                      <w:t>СанПиН 2.2.4.1191–03. Электромагнитные поля в производственных условиях.</w:t>
                    </w:r>
                  </w:p>
                </w:tc>
              </w:tr>
            </w:tbl>
            <w:p w14:paraId="76166F9B" w14:textId="77777777" w:rsidR="008A2B7F" w:rsidRDefault="008A2B7F" w:rsidP="008A2B7F">
              <w:pPr>
                <w:pStyle w:val="a5"/>
                <w:rPr>
                  <w:rFonts w:eastAsiaTheme="minorEastAsia"/>
                  <w:noProof/>
                  <w:vanish/>
                </w:rPr>
              </w:pPr>
              <w:r>
                <w:rPr>
                  <w:noProof/>
                  <w:vanish/>
                </w:rPr>
                <w:t>x</w:t>
              </w:r>
            </w:p>
            <w:p w14:paraId="3B2E031E" w14:textId="24AFF5D5" w:rsidR="007E4141" w:rsidRDefault="007E4141" w:rsidP="008A2B7F">
              <w:r>
                <w:rPr>
                  <w:b/>
                  <w:bCs/>
                </w:rPr>
                <w:fldChar w:fldCharType="end"/>
              </w:r>
            </w:p>
          </w:sdtContent>
        </w:sdt>
      </w:sdtContent>
    </w:sdt>
    <w:p w14:paraId="5FB551A8" w14:textId="65B619C6" w:rsidR="00EC207F" w:rsidRDefault="00EC207F" w:rsidP="00537D2E">
      <w:pPr>
        <w:spacing w:line="360" w:lineRule="auto"/>
        <w:ind w:firstLine="709"/>
        <w:jc w:val="both"/>
        <w:rPr>
          <w:rFonts w:ascii="Times New Roman" w:hAnsi="Times New Roman" w:cs="Times New Roman"/>
          <w:sz w:val="28"/>
        </w:rPr>
      </w:pPr>
    </w:p>
    <w:p w14:paraId="1607B91E" w14:textId="1E3E95A7" w:rsidR="00EC207F" w:rsidDel="003B2703" w:rsidRDefault="00EC207F" w:rsidP="00537D2E">
      <w:pPr>
        <w:spacing w:line="360" w:lineRule="auto"/>
        <w:ind w:firstLine="709"/>
        <w:jc w:val="both"/>
        <w:rPr>
          <w:del w:id="155" w:author="Пользователь Windows" w:date="2021-02-02T17:27:00Z"/>
          <w:rFonts w:ascii="Times New Roman" w:hAnsi="Times New Roman" w:cs="Times New Roman"/>
          <w:sz w:val="28"/>
        </w:rPr>
      </w:pPr>
    </w:p>
    <w:p w14:paraId="70786FE8" w14:textId="1CD41497" w:rsidR="00EC207F" w:rsidRDefault="00EC207F" w:rsidP="00537D2E">
      <w:pPr>
        <w:spacing w:line="360" w:lineRule="auto"/>
        <w:ind w:firstLine="709"/>
        <w:jc w:val="both"/>
        <w:rPr>
          <w:rFonts w:ascii="Times New Roman" w:hAnsi="Times New Roman" w:cs="Times New Roman"/>
          <w:sz w:val="28"/>
        </w:rPr>
      </w:pPr>
    </w:p>
    <w:p w14:paraId="0F26B75B" w14:textId="7E052495" w:rsidR="00EC207F" w:rsidDel="003B2703" w:rsidRDefault="00EC207F" w:rsidP="00537D2E">
      <w:pPr>
        <w:spacing w:line="360" w:lineRule="auto"/>
        <w:ind w:firstLine="709"/>
        <w:jc w:val="both"/>
        <w:rPr>
          <w:del w:id="156" w:author="Пользователь Windows" w:date="2021-02-02T17:27:00Z"/>
          <w:rFonts w:ascii="Times New Roman" w:hAnsi="Times New Roman" w:cs="Times New Roman"/>
          <w:sz w:val="28"/>
        </w:rPr>
      </w:pPr>
    </w:p>
    <w:p w14:paraId="6E14B87D" w14:textId="2659675C" w:rsidR="00EC207F" w:rsidDel="003B2703" w:rsidRDefault="00EC207F" w:rsidP="00537D2E">
      <w:pPr>
        <w:spacing w:line="360" w:lineRule="auto"/>
        <w:ind w:firstLine="709"/>
        <w:jc w:val="both"/>
        <w:rPr>
          <w:del w:id="157" w:author="Пользователь Windows" w:date="2021-02-02T17:27:00Z"/>
          <w:rFonts w:ascii="Times New Roman" w:hAnsi="Times New Roman" w:cs="Times New Roman"/>
          <w:sz w:val="28"/>
        </w:rPr>
      </w:pPr>
    </w:p>
    <w:p w14:paraId="4FEBEC66" w14:textId="4EDEF862" w:rsidR="00EC207F" w:rsidDel="003B2703" w:rsidRDefault="00EC207F" w:rsidP="00537D2E">
      <w:pPr>
        <w:spacing w:line="360" w:lineRule="auto"/>
        <w:ind w:firstLine="709"/>
        <w:jc w:val="both"/>
        <w:rPr>
          <w:del w:id="158" w:author="Пользователь Windows" w:date="2021-02-02T17:27:00Z"/>
          <w:rFonts w:ascii="Times New Roman" w:hAnsi="Times New Roman" w:cs="Times New Roman"/>
          <w:sz w:val="28"/>
        </w:rPr>
      </w:pPr>
    </w:p>
    <w:p w14:paraId="4A766487" w14:textId="5AEB97C6" w:rsidR="00AB684C" w:rsidDel="003B2703" w:rsidRDefault="00AB684C" w:rsidP="00537D2E">
      <w:pPr>
        <w:spacing w:line="360" w:lineRule="auto"/>
        <w:ind w:firstLine="709"/>
        <w:jc w:val="both"/>
        <w:rPr>
          <w:del w:id="159" w:author="Пользователь Windows" w:date="2021-02-02T17:27:00Z"/>
          <w:rFonts w:ascii="Times New Roman" w:hAnsi="Times New Roman" w:cs="Times New Roman"/>
          <w:sz w:val="28"/>
        </w:rPr>
      </w:pPr>
    </w:p>
    <w:p w14:paraId="703BA281" w14:textId="77777777" w:rsidR="00EC207F" w:rsidRPr="00537D2E" w:rsidRDefault="00EC207F" w:rsidP="00537D2E">
      <w:pPr>
        <w:spacing w:line="360" w:lineRule="auto"/>
        <w:ind w:firstLine="709"/>
        <w:jc w:val="both"/>
        <w:rPr>
          <w:rFonts w:ascii="Times New Roman" w:hAnsi="Times New Roman" w:cs="Times New Roman"/>
          <w:sz w:val="28"/>
        </w:rPr>
      </w:pPr>
    </w:p>
    <w:p w14:paraId="492ECF82" w14:textId="50BF8DF2" w:rsidR="007E4141" w:rsidRDefault="00027FC4" w:rsidP="00537D2E">
      <w:pPr>
        <w:pStyle w:val="1"/>
      </w:pPr>
      <w:bookmarkStart w:id="160" w:name="_Toc63185332"/>
      <w:r>
        <w:lastRenderedPageBreak/>
        <w:t>Приложение А</w:t>
      </w:r>
      <w:bookmarkEnd w:id="160"/>
    </w:p>
    <w:p w14:paraId="11711A5F" w14:textId="3CAC62F2" w:rsidR="00AB684C" w:rsidRDefault="00AB684C" w:rsidP="00537D2E">
      <w:pPr>
        <w:spacing w:after="0" w:line="360" w:lineRule="auto"/>
        <w:ind w:firstLine="284"/>
        <w:contextualSpacing/>
        <w:jc w:val="center"/>
      </w:pPr>
      <w:r>
        <w:object w:dxaOrig="13681" w:dyaOrig="14917" w14:anchorId="750BD15B">
          <v:shape id="_x0000_i1040" type="#_x0000_t75" style="width:460.2pt;height:501pt" o:ole="">
            <v:imagedata r:id="rId60" o:title=""/>
          </v:shape>
          <o:OLEObject Type="Embed" ProgID="Visio.Drawing.15" ShapeID="_x0000_i1040" DrawAspect="Content" ObjectID="_1673809259" r:id="rId61"/>
        </w:object>
      </w:r>
      <w:r>
        <w:t xml:space="preserve"> </w:t>
      </w:r>
    </w:p>
    <w:p w14:paraId="4EF0D925" w14:textId="5D49906A" w:rsidR="00AB684C" w:rsidRDefault="00AB684C" w:rsidP="007569FC">
      <w:pPr>
        <w:spacing w:after="0" w:line="360" w:lineRule="auto"/>
        <w:ind w:firstLine="709"/>
        <w:contextualSpacing/>
        <w:jc w:val="center"/>
      </w:pPr>
      <w:r w:rsidRPr="007569FC">
        <w:rPr>
          <w:rFonts w:ascii="Times New Roman" w:hAnsi="Times New Roman" w:cs="Times New Roman"/>
          <w:sz w:val="28"/>
        </w:rPr>
        <w:t xml:space="preserve">Рисунок А.1 – Блок-схема алгоритма </w:t>
      </w:r>
      <w:r>
        <w:rPr>
          <w:rFonts w:ascii="Times New Roman" w:hAnsi="Times New Roman" w:cs="Times New Roman"/>
          <w:sz w:val="28"/>
        </w:rPr>
        <w:t>выявления опасного возмущения и определения групп когерентных генераторов</w:t>
      </w:r>
    </w:p>
    <w:p w14:paraId="0CFAA78E" w14:textId="75B8D5D9" w:rsidR="00027FC4" w:rsidRDefault="00027FC4" w:rsidP="00537D2E">
      <w:pPr>
        <w:spacing w:after="0" w:line="360" w:lineRule="auto"/>
        <w:ind w:firstLine="284"/>
        <w:contextualSpacing/>
        <w:jc w:val="center"/>
      </w:pPr>
      <w:r>
        <w:object w:dxaOrig="11856" w:dyaOrig="6972" w14:anchorId="63E8571B">
          <v:shape id="_x0000_i1041" type="#_x0000_t75" style="width:467.4pt;height:274.2pt" o:ole="">
            <v:imagedata r:id="rId62" o:title=""/>
          </v:shape>
          <o:OLEObject Type="Embed" ProgID="Visio.Drawing.15" ShapeID="_x0000_i1041" DrawAspect="Content" ObjectID="_1673809260" r:id="rId63"/>
        </w:object>
      </w:r>
    </w:p>
    <w:p w14:paraId="1A836028" w14:textId="709565D4" w:rsidR="00027FC4" w:rsidRDefault="00027FC4" w:rsidP="00537D2E">
      <w:pPr>
        <w:spacing w:after="0" w:line="360" w:lineRule="auto"/>
        <w:ind w:firstLine="709"/>
        <w:contextualSpacing/>
        <w:jc w:val="center"/>
        <w:rPr>
          <w:rFonts w:ascii="Times New Roman" w:hAnsi="Times New Roman" w:cs="Times New Roman"/>
          <w:sz w:val="28"/>
        </w:rPr>
      </w:pPr>
      <w:r w:rsidRPr="00027FC4">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2</w:t>
      </w:r>
      <w:r w:rsidR="00AB684C" w:rsidRPr="00027FC4">
        <w:rPr>
          <w:rFonts w:ascii="Times New Roman" w:hAnsi="Times New Roman" w:cs="Times New Roman"/>
          <w:sz w:val="28"/>
        </w:rPr>
        <w:t xml:space="preserve"> </w:t>
      </w:r>
      <w:r w:rsidRPr="00027FC4">
        <w:rPr>
          <w:rFonts w:ascii="Times New Roman" w:hAnsi="Times New Roman" w:cs="Times New Roman"/>
          <w:sz w:val="28"/>
        </w:rPr>
        <w:t>– Блок-схема алгоритма прогнозирующего органа АЛАР</w:t>
      </w:r>
    </w:p>
    <w:p w14:paraId="7E287507" w14:textId="47E29D65" w:rsidR="00027FC4" w:rsidRDefault="00DE0FB5" w:rsidP="00537D2E">
      <w:pPr>
        <w:spacing w:after="0" w:line="360" w:lineRule="auto"/>
        <w:ind w:firstLine="426"/>
        <w:contextualSpacing/>
        <w:jc w:val="center"/>
        <w:rPr>
          <w:rFonts w:ascii="Times New Roman" w:hAnsi="Times New Roman" w:cs="Times New Roman"/>
          <w:sz w:val="28"/>
        </w:rPr>
      </w:pPr>
      <w:r>
        <w:object w:dxaOrig="9505" w:dyaOrig="8868" w14:anchorId="1CE34993">
          <v:shape id="_x0000_i1042" type="#_x0000_t75" style="width:444pt;height:413.4pt" o:ole="">
            <v:imagedata r:id="rId64" o:title=""/>
          </v:shape>
          <o:OLEObject Type="Embed" ProgID="Visio.Drawing.15" ShapeID="_x0000_i1042" DrawAspect="Content" ObjectID="_1673809261" r:id="rId65"/>
        </w:object>
      </w:r>
    </w:p>
    <w:p w14:paraId="09A617F0" w14:textId="6CF02054" w:rsidR="00DE0FB5" w:rsidRPr="00414715" w:rsidRDefault="00DE0FB5" w:rsidP="00537D2E">
      <w:pPr>
        <w:spacing w:after="0" w:line="360" w:lineRule="auto"/>
        <w:ind w:firstLine="709"/>
        <w:contextualSpacing/>
        <w:jc w:val="center"/>
        <w:rPr>
          <w:rFonts w:ascii="Times New Roman" w:hAnsi="Times New Roman" w:cs="Times New Roman"/>
          <w:sz w:val="28"/>
        </w:rPr>
      </w:pPr>
      <w:r w:rsidRPr="00DE0FB5">
        <w:rPr>
          <w:rFonts w:ascii="Times New Roman" w:hAnsi="Times New Roman" w:cs="Times New Roman"/>
          <w:sz w:val="28"/>
        </w:rPr>
        <w:t xml:space="preserve">Рисунок </w:t>
      </w:r>
      <w:r>
        <w:rPr>
          <w:rFonts w:ascii="Times New Roman" w:hAnsi="Times New Roman" w:cs="Times New Roman"/>
          <w:sz w:val="28"/>
        </w:rPr>
        <w:t>А.</w:t>
      </w:r>
      <w:r w:rsidR="00AB684C">
        <w:rPr>
          <w:rFonts w:ascii="Times New Roman" w:hAnsi="Times New Roman" w:cs="Times New Roman"/>
          <w:sz w:val="28"/>
        </w:rPr>
        <w:t>3</w:t>
      </w:r>
      <w:r w:rsidR="00AB684C" w:rsidRPr="00DE0FB5">
        <w:rPr>
          <w:rFonts w:ascii="Times New Roman" w:hAnsi="Times New Roman" w:cs="Times New Roman"/>
          <w:sz w:val="28"/>
        </w:rPr>
        <w:t xml:space="preserve"> </w:t>
      </w:r>
      <w:r w:rsidRPr="00DE0FB5">
        <w:rPr>
          <w:rFonts w:ascii="Times New Roman" w:hAnsi="Times New Roman" w:cs="Times New Roman"/>
          <w:sz w:val="28"/>
        </w:rPr>
        <w:t>– Блок-схема алгоритма выбора сечений деления энергосистемы</w:t>
      </w:r>
    </w:p>
    <w:sectPr w:rsidR="00DE0FB5" w:rsidRPr="00414715" w:rsidSect="00AC4E0E">
      <w:footerReference w:type="default" r:id="rId66"/>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nton Prokhorov" w:date="2021-02-01T21:28:00Z" w:initials="AP">
    <w:p w14:paraId="243B302B" w14:textId="61213672" w:rsidR="00E60121" w:rsidRDefault="00E60121">
      <w:pPr>
        <w:pStyle w:val="ac"/>
      </w:pPr>
      <w:r>
        <w:rPr>
          <w:rStyle w:val="ab"/>
        </w:rPr>
        <w:annotationRef/>
      </w:r>
      <w:r>
        <w:rPr>
          <w:noProof/>
        </w:rPr>
        <w:t>зачем Вы приводите эту теоретическую основу? Обясните.</w:t>
      </w:r>
    </w:p>
  </w:comment>
  <w:comment w:id="50" w:author="Пользователь Windows" w:date="2021-02-01T23:51:00Z" w:initials="ПW">
    <w:p w14:paraId="00DB216D" w14:textId="2A8833EA" w:rsidR="00E60121" w:rsidRDefault="00E60121">
      <w:pPr>
        <w:pStyle w:val="ac"/>
      </w:pPr>
      <w:r>
        <w:rPr>
          <w:rStyle w:val="ab"/>
        </w:rPr>
        <w:annotationRef/>
      </w:r>
      <w:r>
        <w:t>Я подумал, это нужно, чтобы лучше понимать, что будет делаться дальше. Лучше убрать раздел?</w:t>
      </w:r>
    </w:p>
  </w:comment>
  <w:comment w:id="51" w:author="Anton Prokhorov" w:date="2021-02-02T19:48:00Z" w:initials="AP">
    <w:p w14:paraId="2BA903BF" w14:textId="7EE5756D" w:rsidR="00E60121" w:rsidRDefault="00E60121">
      <w:pPr>
        <w:pStyle w:val="ac"/>
      </w:pPr>
      <w:r>
        <w:rPr>
          <w:rStyle w:val="ab"/>
        </w:rPr>
        <w:annotationRef/>
      </w:r>
      <w:r>
        <w:t>Оставьте, но как я писал ранее, он лучше подходит для первой главы.</w:t>
      </w:r>
    </w:p>
  </w:comment>
  <w:comment w:id="54" w:author="Anton Prokhorov" w:date="2021-02-01T21:34:00Z" w:initials="AP">
    <w:p w14:paraId="1ED26F92" w14:textId="454C5BCA" w:rsidR="00E60121" w:rsidRDefault="00E60121">
      <w:pPr>
        <w:pStyle w:val="ac"/>
      </w:pPr>
      <w:r>
        <w:rPr>
          <w:rStyle w:val="ab"/>
        </w:rPr>
        <w:annotationRef/>
      </w:r>
      <w:r>
        <w:rPr>
          <w:noProof/>
        </w:rPr>
        <w:t>присваивается весовой коэффициент? По какому принципу?</w:t>
      </w:r>
    </w:p>
  </w:comment>
  <w:comment w:id="55" w:author="Пользователь Windows" w:date="2021-02-01T22:28:00Z" w:initials="ПW">
    <w:p w14:paraId="05D8AD51" w14:textId="5DE3A333" w:rsidR="00E60121" w:rsidRDefault="00E60121">
      <w:pPr>
        <w:pStyle w:val="ac"/>
      </w:pPr>
      <w:r>
        <w:t xml:space="preserve">Пока </w:t>
      </w:r>
      <w:r>
        <w:rPr>
          <w:rStyle w:val="ab"/>
        </w:rPr>
        <w:annotationRef/>
      </w:r>
      <w:r>
        <w:t>вручную в зависимости от близости к контролируемому сечению и от еще кое-каких параметров</w:t>
      </w:r>
    </w:p>
  </w:comment>
  <w:comment w:id="56" w:author="Anton Prokhorov" w:date="2021-02-02T19:50:00Z" w:initials="AP">
    <w:p w14:paraId="4AC094D7" w14:textId="61B7B418" w:rsidR="00E60121" w:rsidRDefault="00E60121">
      <w:pPr>
        <w:pStyle w:val="ac"/>
      </w:pPr>
      <w:r>
        <w:rPr>
          <w:rStyle w:val="ab"/>
        </w:rPr>
        <w:annotationRef/>
      </w:r>
      <w:r>
        <w:t>Не алгоритмизируется подход?</w:t>
      </w:r>
    </w:p>
  </w:comment>
  <w:comment w:id="57" w:author="Пользователь Windows" w:date="2021-02-02T16:08:00Z" w:initials="ПW">
    <w:p w14:paraId="34AB279F" w14:textId="512ADACF" w:rsidR="00E60121" w:rsidRDefault="00E60121">
      <w:pPr>
        <w:pStyle w:val="ac"/>
      </w:pPr>
      <w:r>
        <w:rPr>
          <w:rStyle w:val="ab"/>
        </w:rPr>
        <w:annotationRef/>
      </w:r>
      <w:r>
        <w:t>Может быть со временем. Это ведь уже немного иная задача</w:t>
      </w:r>
    </w:p>
  </w:comment>
  <w:comment w:id="66" w:author="Anton Prokhorov" w:date="2021-02-01T21:47:00Z" w:initials="AP">
    <w:p w14:paraId="4D4E60A5" w14:textId="1C8DB012" w:rsidR="00E60121" w:rsidRDefault="00E60121">
      <w:pPr>
        <w:pStyle w:val="ac"/>
      </w:pPr>
      <w:r>
        <w:rPr>
          <w:rStyle w:val="ab"/>
        </w:rPr>
        <w:annotationRef/>
      </w:r>
      <w:r>
        <w:rPr>
          <w:noProof/>
        </w:rPr>
        <w:t>как-то это не о чем не говорит. Нельзя визуализировать, осциллогармму добавить,например, показать какие точки какому кадру соответствуют</w:t>
      </w:r>
    </w:p>
  </w:comment>
  <w:comment w:id="67" w:author="Пользователь Windows" w:date="2021-02-01T22:40:00Z" w:initials="ПW">
    <w:p w14:paraId="1041C2F7" w14:textId="41BA54B5" w:rsidR="00E60121" w:rsidRDefault="00E60121">
      <w:pPr>
        <w:pStyle w:val="ac"/>
      </w:pPr>
      <w:r>
        <w:rPr>
          <w:rStyle w:val="ab"/>
        </w:rPr>
        <w:annotationRef/>
      </w:r>
      <w:r>
        <w:t>Наверное, можно было. Думаю, что я уже не успею</w:t>
      </w:r>
    </w:p>
  </w:comment>
  <w:comment w:id="68" w:author="Anton Prokhorov" w:date="2021-02-02T19:52:00Z" w:initials="AP">
    <w:p w14:paraId="6FEDABEF" w14:textId="5B7285F6" w:rsidR="00E60121" w:rsidRDefault="00E60121">
      <w:pPr>
        <w:pStyle w:val="ac"/>
      </w:pPr>
      <w:r>
        <w:rPr>
          <w:rStyle w:val="ab"/>
        </w:rPr>
        <w:annotationRef/>
      </w:r>
      <w:r>
        <w:t>В презентацию добавьте!!!</w:t>
      </w:r>
    </w:p>
  </w:comment>
  <w:comment w:id="69" w:author="Пользователь Windows" w:date="2021-02-02T17:25:00Z" w:initials="ПW">
    <w:p w14:paraId="4B4DAB2A" w14:textId="62AD10E9" w:rsidR="00E60121" w:rsidRDefault="00E60121">
      <w:pPr>
        <w:pStyle w:val="ac"/>
      </w:pPr>
      <w:r>
        <w:rPr>
          <w:rStyle w:val="ab"/>
        </w:rPr>
        <w:annotationRef/>
      </w:r>
      <w:r>
        <w:t>ОК</w:t>
      </w:r>
    </w:p>
  </w:comment>
  <w:comment w:id="74" w:author="Anton Prokhorov" w:date="2021-02-01T21:46:00Z" w:initials="AP">
    <w:p w14:paraId="72156A15" w14:textId="27C6F551" w:rsidR="00E60121" w:rsidRDefault="00E60121">
      <w:pPr>
        <w:pStyle w:val="ac"/>
      </w:pPr>
      <w:r>
        <w:rPr>
          <w:rStyle w:val="ab"/>
        </w:rPr>
        <w:annotationRef/>
      </w:r>
      <w:r>
        <w:rPr>
          <w:noProof/>
        </w:rPr>
        <w:t>совсем никакого времени не занимает процесс? так не может быть.</w:t>
      </w:r>
    </w:p>
  </w:comment>
  <w:comment w:id="75" w:author="Пользователь Windows" w:date="2021-02-01T22:41:00Z" w:initials="ПW">
    <w:p w14:paraId="4C28832C" w14:textId="23219AB7" w:rsidR="00E60121" w:rsidRDefault="00E60121">
      <w:pPr>
        <w:pStyle w:val="ac"/>
      </w:pPr>
      <w:r>
        <w:rPr>
          <w:rStyle w:val="ab"/>
        </w:rPr>
        <w:annotationRef/>
      </w:r>
      <w:r>
        <w:t>микросекунды</w:t>
      </w:r>
    </w:p>
  </w:comment>
  <w:comment w:id="76" w:author="Anton Prokhorov" w:date="2021-02-02T19:53:00Z" w:initials="AP">
    <w:p w14:paraId="448A3EE1" w14:textId="6CDAE045" w:rsidR="00E60121" w:rsidRDefault="00E60121">
      <w:pPr>
        <w:pStyle w:val="ac"/>
      </w:pPr>
      <w:r>
        <w:rPr>
          <w:rStyle w:val="ab"/>
        </w:rPr>
        <w:annotationRef/>
      </w:r>
      <w:r>
        <w:t>так напишите</w:t>
      </w:r>
    </w:p>
  </w:comment>
  <w:comment w:id="77" w:author="Пользователь Windows" w:date="2021-02-02T16:31:00Z" w:initials="ПW">
    <w:p w14:paraId="29DF6223" w14:textId="6070338F" w:rsidR="00E60121" w:rsidRDefault="00E60121">
      <w:pPr>
        <w:pStyle w:val="ac"/>
      </w:pPr>
      <w:r>
        <w:rPr>
          <w:rStyle w:val="ab"/>
        </w:rPr>
        <w:annotationRef/>
      </w:r>
      <w:r>
        <w:t>написал</w:t>
      </w:r>
    </w:p>
  </w:comment>
  <w:comment w:id="80" w:author="Anton Prokhorov" w:date="2021-02-01T21:48:00Z" w:initials="AP">
    <w:p w14:paraId="6BA382B9" w14:textId="78EFA3B8" w:rsidR="00E60121" w:rsidRDefault="00E60121">
      <w:pPr>
        <w:pStyle w:val="ac"/>
      </w:pPr>
      <w:r>
        <w:rPr>
          <w:rStyle w:val="ab"/>
        </w:rPr>
        <w:annotationRef/>
      </w:r>
      <w:r>
        <w:rPr>
          <w:noProof/>
        </w:rPr>
        <w:t>а что в консоли не выводятся параметры классификатора? как убедиться, чтио система правильно идентифицировала АР?</w:t>
      </w:r>
    </w:p>
  </w:comment>
  <w:comment w:id="81" w:author="Пользователь Windows" w:date="2021-02-01T22:43:00Z" w:initials="ПW">
    <w:p w14:paraId="63878C63" w14:textId="1364A848" w:rsidR="00E60121" w:rsidRDefault="00E60121">
      <w:pPr>
        <w:pStyle w:val="ac"/>
      </w:pPr>
      <w:r>
        <w:rPr>
          <w:rStyle w:val="ab"/>
        </w:rPr>
        <w:annotationRef/>
      </w:r>
      <w:r>
        <w:t>Какие параметры классификатора?</w:t>
      </w:r>
      <w:r>
        <w:br/>
        <w:t>Заранее зная результат.</w:t>
      </w:r>
    </w:p>
  </w:comment>
  <w:comment w:id="82" w:author="Anton Prokhorov" w:date="2021-02-02T19:54:00Z" w:initials="AP">
    <w:p w14:paraId="264E4BBB" w14:textId="0F36C46C" w:rsidR="00E60121" w:rsidRDefault="00E60121">
      <w:pPr>
        <w:pStyle w:val="ac"/>
      </w:pPr>
      <w:r>
        <w:rPr>
          <w:rStyle w:val="ab"/>
        </w:rPr>
        <w:annotationRef/>
      </w:r>
      <w:r>
        <w:t>Матрицы нечеткого членства. Разве не по ним классификация выполняется?</w:t>
      </w:r>
    </w:p>
  </w:comment>
  <w:comment w:id="83" w:author="Пользователь Windows" w:date="2021-02-02T16:35:00Z" w:initials="ПW">
    <w:p w14:paraId="247A47D2" w14:textId="211DCE4D" w:rsidR="00E60121" w:rsidRPr="00CA299F" w:rsidRDefault="00E60121">
      <w:pPr>
        <w:pStyle w:val="ac"/>
      </w:pPr>
      <w:r>
        <w:rPr>
          <w:rStyle w:val="ab"/>
        </w:rPr>
        <w:annotationRef/>
      </w:r>
      <w:r>
        <w:t xml:space="preserve">Они используются для определения принадлежности к тому или иному кластеру. Не помню, пробовал ли я их выводить в принципе. В </w:t>
      </w:r>
      <w:r>
        <w:rPr>
          <w:lang w:val="en-US"/>
        </w:rPr>
        <w:t>C</w:t>
      </w:r>
      <w:r w:rsidRPr="007569FC">
        <w:t xml:space="preserve"># </w:t>
      </w:r>
      <w:r>
        <w:t xml:space="preserve">точно не пробовал. Для этого нужно логику обмена данными со скриптом на </w:t>
      </w:r>
      <w:r>
        <w:rPr>
          <w:lang w:val="en-US"/>
        </w:rPr>
        <w:t>R</w:t>
      </w:r>
      <w:r>
        <w:t xml:space="preserve"> менять</w:t>
      </w:r>
      <w:r w:rsidRPr="007569FC">
        <w:t>.</w:t>
      </w:r>
      <w:r>
        <w:t xml:space="preserve"> Можно попытаться вывести что-нибудь, но это, кажется, не будет являться матрицами нечеткого членства</w:t>
      </w:r>
    </w:p>
  </w:comment>
  <w:comment w:id="86" w:author="Anton Prokhorov" w:date="2021-02-01T22:08:00Z" w:initials="AP">
    <w:p w14:paraId="16BCE29D" w14:textId="1057A8A5" w:rsidR="00E60121" w:rsidRDefault="00E60121">
      <w:pPr>
        <w:pStyle w:val="ac"/>
      </w:pPr>
      <w:r>
        <w:rPr>
          <w:rStyle w:val="ab"/>
        </w:rPr>
        <w:annotationRef/>
      </w:r>
      <w:r>
        <w:rPr>
          <w:noProof/>
        </w:rPr>
        <w:t>а сами значения не видно? Почему вы не приводите скрин консоли целиком, а только вырезку?</w:t>
      </w:r>
    </w:p>
  </w:comment>
  <w:comment w:id="87" w:author="Пользователь Windows" w:date="2021-02-01T22:45:00Z" w:initials="ПW">
    <w:p w14:paraId="7A71E5F4" w14:textId="0300EE1A" w:rsidR="00E60121" w:rsidRDefault="00E60121">
      <w:pPr>
        <w:pStyle w:val="ac"/>
      </w:pPr>
      <w:r>
        <w:rPr>
          <w:rStyle w:val="ab"/>
        </w:rPr>
        <w:annotationRef/>
      </w:r>
      <w:r>
        <w:t>Их очень много в одном кадре.</w:t>
      </w:r>
      <w:r>
        <w:br/>
        <w:t>Я подумал, что черный экран не нужен.</w:t>
      </w:r>
    </w:p>
  </w:comment>
  <w:comment w:id="88" w:author="Anton Prokhorov" w:date="2021-02-02T19:55:00Z" w:initials="AP">
    <w:p w14:paraId="3B3C429C" w14:textId="0F4A8780" w:rsidR="00E60121" w:rsidRDefault="00E60121">
      <w:pPr>
        <w:pStyle w:val="ac"/>
      </w:pPr>
      <w:r>
        <w:rPr>
          <w:rStyle w:val="ab"/>
        </w:rPr>
        <w:annotationRef/>
      </w:r>
      <w:r>
        <w:t>Обсудим при демонстрации программы. Нужно подумать, что выносить в презентацию.</w:t>
      </w:r>
    </w:p>
  </w:comment>
  <w:comment w:id="89" w:author="Пользователь Windows" w:date="2021-02-02T16:49:00Z" w:initials="ПW">
    <w:p w14:paraId="09737FA8" w14:textId="79DFC111" w:rsidR="00E60121" w:rsidRDefault="00E60121">
      <w:pPr>
        <w:pStyle w:val="ac"/>
      </w:pPr>
      <w:r>
        <w:rPr>
          <w:rStyle w:val="ab"/>
        </w:rPr>
        <w:annotationRef/>
      </w:r>
      <w:r>
        <w:t>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3B302B" w15:done="0"/>
  <w15:commentEx w15:paraId="00DB216D" w15:paraIdParent="243B302B" w15:done="0"/>
  <w15:commentEx w15:paraId="2BA903BF" w15:paraIdParent="243B302B" w15:done="0"/>
  <w15:commentEx w15:paraId="1ED26F92" w15:done="0"/>
  <w15:commentEx w15:paraId="05D8AD51" w15:paraIdParent="1ED26F92" w15:done="0"/>
  <w15:commentEx w15:paraId="4AC094D7" w15:paraIdParent="1ED26F92" w15:done="0"/>
  <w15:commentEx w15:paraId="34AB279F" w15:paraIdParent="1ED26F92" w15:done="0"/>
  <w15:commentEx w15:paraId="4D4E60A5" w15:done="0"/>
  <w15:commentEx w15:paraId="1041C2F7" w15:paraIdParent="4D4E60A5" w15:done="0"/>
  <w15:commentEx w15:paraId="6FEDABEF" w15:paraIdParent="4D4E60A5" w15:done="0"/>
  <w15:commentEx w15:paraId="4B4DAB2A" w15:paraIdParent="4D4E60A5" w15:done="0"/>
  <w15:commentEx w15:paraId="72156A15" w15:done="0"/>
  <w15:commentEx w15:paraId="4C28832C" w15:paraIdParent="72156A15" w15:done="0"/>
  <w15:commentEx w15:paraId="448A3EE1" w15:paraIdParent="72156A15" w15:done="0"/>
  <w15:commentEx w15:paraId="29DF6223" w15:paraIdParent="72156A15" w15:done="0"/>
  <w15:commentEx w15:paraId="6BA382B9" w15:done="0"/>
  <w15:commentEx w15:paraId="63878C63" w15:paraIdParent="6BA382B9" w15:done="0"/>
  <w15:commentEx w15:paraId="264E4BBB" w15:paraIdParent="6BA382B9" w15:done="0"/>
  <w15:commentEx w15:paraId="247A47D2" w15:paraIdParent="6BA382B9" w15:done="0"/>
  <w15:commentEx w15:paraId="16BCE29D" w15:done="0"/>
  <w15:commentEx w15:paraId="7A71E5F4" w15:paraIdParent="16BCE29D" w15:done="0"/>
  <w15:commentEx w15:paraId="3B3C429C" w15:paraIdParent="16BCE29D" w15:done="0"/>
  <w15:commentEx w15:paraId="09737FA8" w15:paraIdParent="16BCE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4254D" w16cex:dateUtc="2021-02-02T12:23:00Z"/>
  <w16cex:commentExtensible w16cex:durableId="23C428F6" w16cex:dateUtc="2021-02-02T12:39:00Z"/>
  <w16cex:commentExtensible w16cex:durableId="23C44599" w16cex:dateUtc="2021-02-02T14:41:00Z"/>
  <w16cex:commentExtensible w16cex:durableId="23C4295A" w16cex:dateUtc="2021-02-02T12:41:00Z"/>
  <w16cex:commentExtensible w16cex:durableId="23C44C79" w16cex:dateUtc="2021-02-02T15:11:00Z"/>
  <w16cex:commentExtensible w16cex:durableId="23C4292D" w16cex:dateUtc="2021-02-02T12:40:00Z"/>
  <w16cex:commentExtensible w16cex:durableId="23C44A58" w16cex:dateUtc="2021-02-02T15:02:00Z"/>
  <w16cex:commentExtensible w16cex:durableId="23C2F0EE" w16cex:dateUtc="2021-02-01T14:28:00Z"/>
  <w16cex:commentExtensible w16cex:durableId="23C42B07" w16cex:dateUtc="2021-02-02T12:48:00Z"/>
  <w16cex:commentExtensible w16cex:durableId="23C2F274" w16cex:dateUtc="2021-02-01T14:34:00Z"/>
  <w16cex:commentExtensible w16cex:durableId="23C42B75" w16cex:dateUtc="2021-02-02T12:50:00Z"/>
  <w16cex:commentExtensible w16cex:durableId="23C2F566" w16cex:dateUtc="2021-02-01T14:47:00Z"/>
  <w16cex:commentExtensible w16cex:durableId="23C42C18" w16cex:dateUtc="2021-02-02T12:52:00Z"/>
  <w16cex:commentExtensible w16cex:durableId="23C2F536" w16cex:dateUtc="2021-02-01T14:46:00Z"/>
  <w16cex:commentExtensible w16cex:durableId="23C42C2B" w16cex:dateUtc="2021-02-02T12:53:00Z"/>
  <w16cex:commentExtensible w16cex:durableId="23C2F5C7" w16cex:dateUtc="2021-02-01T14:48:00Z"/>
  <w16cex:commentExtensible w16cex:durableId="23C42C70" w16cex:dateUtc="2021-02-02T12:54:00Z"/>
  <w16cex:commentExtensible w16cex:durableId="23C2FA6C" w16cex:dateUtc="2021-02-01T15:08:00Z"/>
  <w16cex:commentExtensible w16cex:durableId="23C42CBD" w16cex:dateUtc="2021-02-02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90470E" w16cid:durableId="23C4254D"/>
  <w16cid:commentId w16cid:paraId="2C773B91" w16cid:durableId="23C44498"/>
  <w16cid:commentId w16cid:paraId="0B6BAB6D" w16cid:durableId="23C428F6"/>
  <w16cid:commentId w16cid:paraId="269DBF2A" w16cid:durableId="23C4449A"/>
  <w16cid:commentId w16cid:paraId="232AE82F" w16cid:durableId="23C44599"/>
  <w16cid:commentId w16cid:paraId="6F71825D" w16cid:durableId="23C4295A"/>
  <w16cid:commentId w16cid:paraId="00FF8201" w16cid:durableId="23C4449C"/>
  <w16cid:commentId w16cid:paraId="3942DB30" w16cid:durableId="23C44C79"/>
  <w16cid:commentId w16cid:paraId="660F1525" w16cid:durableId="23C4292D"/>
  <w16cid:commentId w16cid:paraId="78C85FEE" w16cid:durableId="23C4449E"/>
  <w16cid:commentId w16cid:paraId="730D0F17" w16cid:durableId="23C44A58"/>
  <w16cid:commentId w16cid:paraId="243B302B" w16cid:durableId="23C2F0EE"/>
  <w16cid:commentId w16cid:paraId="00DB216D" w16cid:durableId="23C422C1"/>
  <w16cid:commentId w16cid:paraId="2BA903BF" w16cid:durableId="23C42B07"/>
  <w16cid:commentId w16cid:paraId="1ED26F92" w16cid:durableId="23C2F274"/>
  <w16cid:commentId w16cid:paraId="05D8AD51" w16cid:durableId="23C422D0"/>
  <w16cid:commentId w16cid:paraId="4AC094D7" w16cid:durableId="23C42B75"/>
  <w16cid:commentId w16cid:paraId="34AB279F" w16cid:durableId="23C444A5"/>
  <w16cid:commentId w16cid:paraId="4D4E60A5" w16cid:durableId="23C2F566"/>
  <w16cid:commentId w16cid:paraId="1041C2F7" w16cid:durableId="23C422D6"/>
  <w16cid:commentId w16cid:paraId="6FEDABEF" w16cid:durableId="23C42C18"/>
  <w16cid:commentId w16cid:paraId="4B4DAB2A" w16cid:durableId="23C444A9"/>
  <w16cid:commentId w16cid:paraId="72156A15" w16cid:durableId="23C2F536"/>
  <w16cid:commentId w16cid:paraId="4C28832C" w16cid:durableId="23C422D8"/>
  <w16cid:commentId w16cid:paraId="448A3EE1" w16cid:durableId="23C42C2B"/>
  <w16cid:commentId w16cid:paraId="29DF6223" w16cid:durableId="23C444AD"/>
  <w16cid:commentId w16cid:paraId="6BA382B9" w16cid:durableId="23C2F5C7"/>
  <w16cid:commentId w16cid:paraId="63878C63" w16cid:durableId="23C422DA"/>
  <w16cid:commentId w16cid:paraId="264E4BBB" w16cid:durableId="23C42C70"/>
  <w16cid:commentId w16cid:paraId="247A47D2" w16cid:durableId="23C444B1"/>
  <w16cid:commentId w16cid:paraId="16BCE29D" w16cid:durableId="23C2FA6C"/>
  <w16cid:commentId w16cid:paraId="7A71E5F4" w16cid:durableId="23C422DC"/>
  <w16cid:commentId w16cid:paraId="3B3C429C" w16cid:durableId="23C42CBD"/>
  <w16cid:commentId w16cid:paraId="09737FA8" w16cid:durableId="23C444B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456A9F" w14:textId="77777777" w:rsidR="00C73461" w:rsidRDefault="00C73461" w:rsidP="004E02CB">
      <w:pPr>
        <w:spacing w:after="0" w:line="240" w:lineRule="auto"/>
      </w:pPr>
      <w:r>
        <w:separator/>
      </w:r>
    </w:p>
  </w:endnote>
  <w:endnote w:type="continuationSeparator" w:id="0">
    <w:p w14:paraId="211A33C3" w14:textId="77777777" w:rsidR="00C73461" w:rsidRDefault="00C73461"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altName w:val="Arial"/>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110628"/>
      <w:docPartObj>
        <w:docPartGallery w:val="Page Numbers (Bottom of Page)"/>
        <w:docPartUnique/>
      </w:docPartObj>
    </w:sdtPr>
    <w:sdtEndPr/>
    <w:sdtContent>
      <w:p w14:paraId="27B0625C" w14:textId="3E52C930" w:rsidR="00E60121" w:rsidRDefault="00E60121">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28048F">
          <w:rPr>
            <w:rFonts w:ascii="Times New Roman" w:hAnsi="Times New Roman" w:cs="Times New Roman"/>
            <w:noProof/>
            <w:sz w:val="28"/>
          </w:rPr>
          <w:t>2</w:t>
        </w:r>
        <w:r w:rsidRPr="00EB007C">
          <w:rPr>
            <w:rFonts w:ascii="Times New Roman" w:hAnsi="Times New Roman" w:cs="Times New Roman"/>
            <w:noProof/>
            <w:sz w:val="28"/>
          </w:rPr>
          <w:fldChar w:fldCharType="end"/>
        </w:r>
      </w:p>
    </w:sdtContent>
  </w:sdt>
  <w:p w14:paraId="34BA1D7E" w14:textId="77777777" w:rsidR="00E60121" w:rsidRDefault="00E6012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EndPr/>
    <w:sdtContent>
      <w:p w14:paraId="0C8133CB" w14:textId="435EE7CE" w:rsidR="00E60121" w:rsidRDefault="00E60121">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550E49">
          <w:rPr>
            <w:rFonts w:ascii="Times New Roman" w:hAnsi="Times New Roman" w:cs="Times New Roman"/>
            <w:noProof/>
            <w:sz w:val="28"/>
          </w:rPr>
          <w:t>93</w:t>
        </w:r>
        <w:r w:rsidRPr="008D280D">
          <w:rPr>
            <w:rFonts w:ascii="Times New Roman" w:hAnsi="Times New Roman" w:cs="Times New Roman"/>
            <w:sz w:val="28"/>
          </w:rPr>
          <w:fldChar w:fldCharType="end"/>
        </w:r>
      </w:p>
    </w:sdtContent>
  </w:sdt>
  <w:p w14:paraId="53ACB043" w14:textId="77777777" w:rsidR="00E60121" w:rsidRDefault="00E60121">
    <w:pPr>
      <w:pStyle w:val="a8"/>
    </w:pPr>
  </w:p>
  <w:p w14:paraId="052DE81C" w14:textId="77777777" w:rsidR="00E60121" w:rsidRDefault="00E6012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E0FB4" w14:textId="77777777" w:rsidR="00C73461" w:rsidRDefault="00C73461" w:rsidP="004E02CB">
      <w:pPr>
        <w:spacing w:after="0" w:line="240" w:lineRule="auto"/>
      </w:pPr>
      <w:r>
        <w:separator/>
      </w:r>
    </w:p>
  </w:footnote>
  <w:footnote w:type="continuationSeparator" w:id="0">
    <w:p w14:paraId="5E46067E" w14:textId="77777777" w:rsidR="00C73461" w:rsidRDefault="00C73461"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D54780D"/>
    <w:multiLevelType w:val="hybridMultilevel"/>
    <w:tmpl w:val="9DF6729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2E2A32"/>
    <w:multiLevelType w:val="hybridMultilevel"/>
    <w:tmpl w:val="0D98FF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11"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6E85187"/>
    <w:multiLevelType w:val="hybridMultilevel"/>
    <w:tmpl w:val="DD2C7D60"/>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7701D19"/>
    <w:multiLevelType w:val="hybridMultilevel"/>
    <w:tmpl w:val="121880F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85A0F56"/>
    <w:multiLevelType w:val="hybridMultilevel"/>
    <w:tmpl w:val="13CCF2D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B8768B3"/>
    <w:multiLevelType w:val="hybridMultilevel"/>
    <w:tmpl w:val="D542CBB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23"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24"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D1A5B8B"/>
    <w:multiLevelType w:val="hybridMultilevel"/>
    <w:tmpl w:val="6D42066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3"/>
  </w:num>
  <w:num w:numId="2">
    <w:abstractNumId w:val="45"/>
  </w:num>
  <w:num w:numId="3">
    <w:abstractNumId w:val="16"/>
  </w:num>
  <w:num w:numId="4">
    <w:abstractNumId w:val="20"/>
  </w:num>
  <w:num w:numId="5">
    <w:abstractNumId w:val="17"/>
  </w:num>
  <w:num w:numId="6">
    <w:abstractNumId w:val="34"/>
  </w:num>
  <w:num w:numId="7">
    <w:abstractNumId w:val="10"/>
  </w:num>
  <w:num w:numId="8">
    <w:abstractNumId w:val="14"/>
  </w:num>
  <w:num w:numId="9">
    <w:abstractNumId w:val="2"/>
  </w:num>
  <w:num w:numId="10">
    <w:abstractNumId w:val="36"/>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5"/>
  </w:num>
  <w:num w:numId="20">
    <w:abstractNumId w:val="24"/>
  </w:num>
  <w:num w:numId="21">
    <w:abstractNumId w:val="3"/>
  </w:num>
  <w:num w:numId="22">
    <w:abstractNumId w:val="29"/>
  </w:num>
  <w:num w:numId="23">
    <w:abstractNumId w:val="30"/>
  </w:num>
  <w:num w:numId="24">
    <w:abstractNumId w:val="23"/>
  </w:num>
  <w:num w:numId="25">
    <w:abstractNumId w:val="40"/>
  </w:num>
  <w:num w:numId="26">
    <w:abstractNumId w:val="25"/>
  </w:num>
  <w:num w:numId="27">
    <w:abstractNumId w:val="1"/>
  </w:num>
  <w:num w:numId="28">
    <w:abstractNumId w:val="15"/>
  </w:num>
  <w:num w:numId="29">
    <w:abstractNumId w:val="38"/>
  </w:num>
  <w:num w:numId="30">
    <w:abstractNumId w:val="41"/>
  </w:num>
  <w:num w:numId="31">
    <w:abstractNumId w:val="0"/>
  </w:num>
  <w:num w:numId="32">
    <w:abstractNumId w:val="28"/>
  </w:num>
  <w:num w:numId="33">
    <w:abstractNumId w:val="8"/>
  </w:num>
  <w:num w:numId="34">
    <w:abstractNumId w:val="19"/>
  </w:num>
  <w:num w:numId="35">
    <w:abstractNumId w:val="11"/>
  </w:num>
  <w:num w:numId="36">
    <w:abstractNumId w:val="26"/>
  </w:num>
  <w:num w:numId="37">
    <w:abstractNumId w:val="33"/>
  </w:num>
  <w:num w:numId="38">
    <w:abstractNumId w:val="44"/>
  </w:num>
  <w:num w:numId="39">
    <w:abstractNumId w:val="27"/>
  </w:num>
  <w:num w:numId="40">
    <w:abstractNumId w:val="7"/>
  </w:num>
  <w:num w:numId="41">
    <w:abstractNumId w:val="42"/>
  </w:num>
  <w:num w:numId="42">
    <w:abstractNumId w:val="9"/>
  </w:num>
  <w:num w:numId="43">
    <w:abstractNumId w:val="5"/>
  </w:num>
  <w:num w:numId="44">
    <w:abstractNumId w:val="13"/>
  </w:num>
  <w:num w:numId="45">
    <w:abstractNumId w:val="21"/>
  </w:num>
  <w:num w:numId="46">
    <w:abstractNumId w:val="18"/>
  </w:num>
  <w:num w:numId="47">
    <w:abstractNumId w:val="12"/>
  </w:num>
  <w:num w:numId="48">
    <w:abstractNumId w:val="39"/>
  </w:num>
  <w:num w:numId="49">
    <w:abstractNumId w:val="6"/>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Пользователь Windows">
    <w15:presenceInfo w15:providerId="Windows Live" w15:userId="ca21bb2aa54c2dfe"/>
  </w15:person>
  <w15:person w15:author="Anton Prokhorov">
    <w15:presenceInfo w15:providerId="Windows Live" w15:userId="c82e0728a1310e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222"/>
    <w:rsid w:val="0000341F"/>
    <w:rsid w:val="0001367C"/>
    <w:rsid w:val="00027FC4"/>
    <w:rsid w:val="00034F07"/>
    <w:rsid w:val="00034FDB"/>
    <w:rsid w:val="000358BD"/>
    <w:rsid w:val="00047952"/>
    <w:rsid w:val="000919AF"/>
    <w:rsid w:val="00094E09"/>
    <w:rsid w:val="00096377"/>
    <w:rsid w:val="000A458C"/>
    <w:rsid w:val="000B5617"/>
    <w:rsid w:val="000B5799"/>
    <w:rsid w:val="000B75AB"/>
    <w:rsid w:val="000C23FA"/>
    <w:rsid w:val="000C5376"/>
    <w:rsid w:val="000C68C0"/>
    <w:rsid w:val="000C7911"/>
    <w:rsid w:val="000D1C39"/>
    <w:rsid w:val="000D7D38"/>
    <w:rsid w:val="000F68E3"/>
    <w:rsid w:val="00102381"/>
    <w:rsid w:val="00111CF2"/>
    <w:rsid w:val="00115DC3"/>
    <w:rsid w:val="00115F68"/>
    <w:rsid w:val="00122C92"/>
    <w:rsid w:val="00146B3B"/>
    <w:rsid w:val="00147562"/>
    <w:rsid w:val="00155B1A"/>
    <w:rsid w:val="00160D48"/>
    <w:rsid w:val="00162CB9"/>
    <w:rsid w:val="00166CBB"/>
    <w:rsid w:val="00170999"/>
    <w:rsid w:val="00170E51"/>
    <w:rsid w:val="001713FD"/>
    <w:rsid w:val="0018490C"/>
    <w:rsid w:val="00187674"/>
    <w:rsid w:val="001A2A32"/>
    <w:rsid w:val="001B1095"/>
    <w:rsid w:val="001B7A4A"/>
    <w:rsid w:val="001C0B82"/>
    <w:rsid w:val="001C5581"/>
    <w:rsid w:val="001D15F1"/>
    <w:rsid w:val="001D3544"/>
    <w:rsid w:val="001D4205"/>
    <w:rsid w:val="001E55F2"/>
    <w:rsid w:val="001E7D01"/>
    <w:rsid w:val="001F0697"/>
    <w:rsid w:val="001F1226"/>
    <w:rsid w:val="001F134F"/>
    <w:rsid w:val="001F6D71"/>
    <w:rsid w:val="00200E5F"/>
    <w:rsid w:val="002077BD"/>
    <w:rsid w:val="00211927"/>
    <w:rsid w:val="00212B7D"/>
    <w:rsid w:val="002217B3"/>
    <w:rsid w:val="00226E92"/>
    <w:rsid w:val="00243D5D"/>
    <w:rsid w:val="00253A75"/>
    <w:rsid w:val="0026768F"/>
    <w:rsid w:val="0027524D"/>
    <w:rsid w:val="00275C6B"/>
    <w:rsid w:val="0028048F"/>
    <w:rsid w:val="002805A4"/>
    <w:rsid w:val="002817B5"/>
    <w:rsid w:val="002820C2"/>
    <w:rsid w:val="002865BA"/>
    <w:rsid w:val="002917C6"/>
    <w:rsid w:val="0029695E"/>
    <w:rsid w:val="002A0B68"/>
    <w:rsid w:val="002B5FFB"/>
    <w:rsid w:val="002C3E07"/>
    <w:rsid w:val="002E2DF7"/>
    <w:rsid w:val="002E4E13"/>
    <w:rsid w:val="002E579C"/>
    <w:rsid w:val="002F0BAC"/>
    <w:rsid w:val="002F3AB0"/>
    <w:rsid w:val="002F3FC8"/>
    <w:rsid w:val="002F59C0"/>
    <w:rsid w:val="0031222B"/>
    <w:rsid w:val="003131BF"/>
    <w:rsid w:val="00317EF1"/>
    <w:rsid w:val="00320427"/>
    <w:rsid w:val="003208AC"/>
    <w:rsid w:val="00322377"/>
    <w:rsid w:val="003233CD"/>
    <w:rsid w:val="00324174"/>
    <w:rsid w:val="003261C3"/>
    <w:rsid w:val="00331EDD"/>
    <w:rsid w:val="003425E5"/>
    <w:rsid w:val="00350B99"/>
    <w:rsid w:val="00352500"/>
    <w:rsid w:val="00355535"/>
    <w:rsid w:val="0036244E"/>
    <w:rsid w:val="00362E42"/>
    <w:rsid w:val="00372B70"/>
    <w:rsid w:val="0037656D"/>
    <w:rsid w:val="00387B53"/>
    <w:rsid w:val="00395118"/>
    <w:rsid w:val="003A007C"/>
    <w:rsid w:val="003B12ED"/>
    <w:rsid w:val="003B2703"/>
    <w:rsid w:val="003B65A0"/>
    <w:rsid w:val="003C5E2F"/>
    <w:rsid w:val="003D3B00"/>
    <w:rsid w:val="003E7AA1"/>
    <w:rsid w:val="003F0634"/>
    <w:rsid w:val="004018EE"/>
    <w:rsid w:val="00401DFB"/>
    <w:rsid w:val="00402C70"/>
    <w:rsid w:val="004033D6"/>
    <w:rsid w:val="00406004"/>
    <w:rsid w:val="00414715"/>
    <w:rsid w:val="004215EB"/>
    <w:rsid w:val="00422731"/>
    <w:rsid w:val="00424742"/>
    <w:rsid w:val="00431417"/>
    <w:rsid w:val="0043728C"/>
    <w:rsid w:val="00453D10"/>
    <w:rsid w:val="00454914"/>
    <w:rsid w:val="00457995"/>
    <w:rsid w:val="00460A60"/>
    <w:rsid w:val="00460FC9"/>
    <w:rsid w:val="00470B83"/>
    <w:rsid w:val="004715B9"/>
    <w:rsid w:val="004772DB"/>
    <w:rsid w:val="004854A2"/>
    <w:rsid w:val="0048739D"/>
    <w:rsid w:val="00490358"/>
    <w:rsid w:val="004A176A"/>
    <w:rsid w:val="004A4750"/>
    <w:rsid w:val="004D05FD"/>
    <w:rsid w:val="004D6BEC"/>
    <w:rsid w:val="004E02CB"/>
    <w:rsid w:val="004E04F5"/>
    <w:rsid w:val="004F397F"/>
    <w:rsid w:val="004F6B3F"/>
    <w:rsid w:val="005145C9"/>
    <w:rsid w:val="005150D8"/>
    <w:rsid w:val="00515415"/>
    <w:rsid w:val="00517671"/>
    <w:rsid w:val="0052091B"/>
    <w:rsid w:val="00536818"/>
    <w:rsid w:val="00537D2E"/>
    <w:rsid w:val="00547921"/>
    <w:rsid w:val="00550E49"/>
    <w:rsid w:val="005530DB"/>
    <w:rsid w:val="005542F9"/>
    <w:rsid w:val="00554F91"/>
    <w:rsid w:val="00572533"/>
    <w:rsid w:val="00585030"/>
    <w:rsid w:val="0058694C"/>
    <w:rsid w:val="00593373"/>
    <w:rsid w:val="005A0545"/>
    <w:rsid w:val="005A5F6B"/>
    <w:rsid w:val="005B01D4"/>
    <w:rsid w:val="005B3252"/>
    <w:rsid w:val="005B48FF"/>
    <w:rsid w:val="005B517A"/>
    <w:rsid w:val="005C1A27"/>
    <w:rsid w:val="005D5B99"/>
    <w:rsid w:val="005D6758"/>
    <w:rsid w:val="005D6C6A"/>
    <w:rsid w:val="005F116B"/>
    <w:rsid w:val="005F291F"/>
    <w:rsid w:val="005F3AD1"/>
    <w:rsid w:val="005F48A7"/>
    <w:rsid w:val="005F4C72"/>
    <w:rsid w:val="005F7973"/>
    <w:rsid w:val="0060577D"/>
    <w:rsid w:val="00613D80"/>
    <w:rsid w:val="0061427D"/>
    <w:rsid w:val="00616C5E"/>
    <w:rsid w:val="006222FB"/>
    <w:rsid w:val="006223BF"/>
    <w:rsid w:val="00630E79"/>
    <w:rsid w:val="00631176"/>
    <w:rsid w:val="006364FB"/>
    <w:rsid w:val="0064108F"/>
    <w:rsid w:val="00652966"/>
    <w:rsid w:val="00656E91"/>
    <w:rsid w:val="006614C9"/>
    <w:rsid w:val="00665E23"/>
    <w:rsid w:val="00674695"/>
    <w:rsid w:val="0067517E"/>
    <w:rsid w:val="0068190D"/>
    <w:rsid w:val="006878A7"/>
    <w:rsid w:val="00694AD8"/>
    <w:rsid w:val="00696AE0"/>
    <w:rsid w:val="006A68CB"/>
    <w:rsid w:val="006E1FAE"/>
    <w:rsid w:val="00704578"/>
    <w:rsid w:val="00725682"/>
    <w:rsid w:val="00732F2C"/>
    <w:rsid w:val="00742D73"/>
    <w:rsid w:val="0074379B"/>
    <w:rsid w:val="00750235"/>
    <w:rsid w:val="007552B4"/>
    <w:rsid w:val="007569FC"/>
    <w:rsid w:val="0077105B"/>
    <w:rsid w:val="00775658"/>
    <w:rsid w:val="00775898"/>
    <w:rsid w:val="00781D8A"/>
    <w:rsid w:val="007877D6"/>
    <w:rsid w:val="007877DF"/>
    <w:rsid w:val="00792F11"/>
    <w:rsid w:val="0079741F"/>
    <w:rsid w:val="007A5040"/>
    <w:rsid w:val="007B4D35"/>
    <w:rsid w:val="007C1419"/>
    <w:rsid w:val="007C3F8F"/>
    <w:rsid w:val="007C560D"/>
    <w:rsid w:val="007D4D3B"/>
    <w:rsid w:val="007E0A18"/>
    <w:rsid w:val="007E4141"/>
    <w:rsid w:val="007F29EF"/>
    <w:rsid w:val="007F595F"/>
    <w:rsid w:val="007F648A"/>
    <w:rsid w:val="0080299B"/>
    <w:rsid w:val="0081539C"/>
    <w:rsid w:val="00817BAF"/>
    <w:rsid w:val="00827689"/>
    <w:rsid w:val="00827945"/>
    <w:rsid w:val="00832E39"/>
    <w:rsid w:val="00840220"/>
    <w:rsid w:val="00846555"/>
    <w:rsid w:val="00847D25"/>
    <w:rsid w:val="00855AA8"/>
    <w:rsid w:val="0086076A"/>
    <w:rsid w:val="008666DD"/>
    <w:rsid w:val="00870850"/>
    <w:rsid w:val="00872F1F"/>
    <w:rsid w:val="00877B1B"/>
    <w:rsid w:val="0088339D"/>
    <w:rsid w:val="00890E73"/>
    <w:rsid w:val="008911B9"/>
    <w:rsid w:val="00891D93"/>
    <w:rsid w:val="008947BB"/>
    <w:rsid w:val="00897D9A"/>
    <w:rsid w:val="008A1E93"/>
    <w:rsid w:val="008A2B7F"/>
    <w:rsid w:val="008B644F"/>
    <w:rsid w:val="008C3B31"/>
    <w:rsid w:val="008C55BA"/>
    <w:rsid w:val="008D022B"/>
    <w:rsid w:val="008D280D"/>
    <w:rsid w:val="008D3D8E"/>
    <w:rsid w:val="008F4C3A"/>
    <w:rsid w:val="00900EB2"/>
    <w:rsid w:val="009047D4"/>
    <w:rsid w:val="0090693A"/>
    <w:rsid w:val="00907192"/>
    <w:rsid w:val="00914062"/>
    <w:rsid w:val="009221F8"/>
    <w:rsid w:val="00923447"/>
    <w:rsid w:val="0092619B"/>
    <w:rsid w:val="00931545"/>
    <w:rsid w:val="00932517"/>
    <w:rsid w:val="00932DF3"/>
    <w:rsid w:val="00934A07"/>
    <w:rsid w:val="00937FBA"/>
    <w:rsid w:val="009408D3"/>
    <w:rsid w:val="00952BAB"/>
    <w:rsid w:val="00957473"/>
    <w:rsid w:val="00963A24"/>
    <w:rsid w:val="00977C57"/>
    <w:rsid w:val="00981E0D"/>
    <w:rsid w:val="00991C64"/>
    <w:rsid w:val="009A0193"/>
    <w:rsid w:val="009A0E45"/>
    <w:rsid w:val="009A14C8"/>
    <w:rsid w:val="009A633E"/>
    <w:rsid w:val="009B6123"/>
    <w:rsid w:val="009C409C"/>
    <w:rsid w:val="009C4175"/>
    <w:rsid w:val="009C4CAE"/>
    <w:rsid w:val="009C67B8"/>
    <w:rsid w:val="009C7DD0"/>
    <w:rsid w:val="009D0F98"/>
    <w:rsid w:val="009D4381"/>
    <w:rsid w:val="009F0979"/>
    <w:rsid w:val="00A16B16"/>
    <w:rsid w:val="00A36F57"/>
    <w:rsid w:val="00A417E1"/>
    <w:rsid w:val="00A41B2A"/>
    <w:rsid w:val="00A43766"/>
    <w:rsid w:val="00A473C3"/>
    <w:rsid w:val="00A62C9B"/>
    <w:rsid w:val="00A6318C"/>
    <w:rsid w:val="00A647DA"/>
    <w:rsid w:val="00A67742"/>
    <w:rsid w:val="00A72F69"/>
    <w:rsid w:val="00A7393C"/>
    <w:rsid w:val="00A928B4"/>
    <w:rsid w:val="00A96DCE"/>
    <w:rsid w:val="00AA0BDE"/>
    <w:rsid w:val="00AA0E7A"/>
    <w:rsid w:val="00AA4315"/>
    <w:rsid w:val="00AB2E3C"/>
    <w:rsid w:val="00AB684C"/>
    <w:rsid w:val="00AC4E0E"/>
    <w:rsid w:val="00AC5101"/>
    <w:rsid w:val="00AD0B46"/>
    <w:rsid w:val="00AD3979"/>
    <w:rsid w:val="00AD66AB"/>
    <w:rsid w:val="00AE205C"/>
    <w:rsid w:val="00AE724F"/>
    <w:rsid w:val="00AF035E"/>
    <w:rsid w:val="00AF275D"/>
    <w:rsid w:val="00AF2964"/>
    <w:rsid w:val="00AF71BE"/>
    <w:rsid w:val="00B01B3E"/>
    <w:rsid w:val="00B030F8"/>
    <w:rsid w:val="00B10D12"/>
    <w:rsid w:val="00B110BC"/>
    <w:rsid w:val="00B12904"/>
    <w:rsid w:val="00B13025"/>
    <w:rsid w:val="00B1546A"/>
    <w:rsid w:val="00B27342"/>
    <w:rsid w:val="00B32FDE"/>
    <w:rsid w:val="00B44D28"/>
    <w:rsid w:val="00B4660C"/>
    <w:rsid w:val="00B616A0"/>
    <w:rsid w:val="00B66A4C"/>
    <w:rsid w:val="00B816B7"/>
    <w:rsid w:val="00B817E5"/>
    <w:rsid w:val="00B83429"/>
    <w:rsid w:val="00B91879"/>
    <w:rsid w:val="00B93569"/>
    <w:rsid w:val="00BA2197"/>
    <w:rsid w:val="00BB4347"/>
    <w:rsid w:val="00BB6F95"/>
    <w:rsid w:val="00BB735F"/>
    <w:rsid w:val="00BE43F7"/>
    <w:rsid w:val="00C00A0C"/>
    <w:rsid w:val="00C172FF"/>
    <w:rsid w:val="00C17F18"/>
    <w:rsid w:val="00C23DB1"/>
    <w:rsid w:val="00C3337E"/>
    <w:rsid w:val="00C33411"/>
    <w:rsid w:val="00C34E4B"/>
    <w:rsid w:val="00C36DB7"/>
    <w:rsid w:val="00C501D6"/>
    <w:rsid w:val="00C54CE9"/>
    <w:rsid w:val="00C66E11"/>
    <w:rsid w:val="00C67B5F"/>
    <w:rsid w:val="00C711F4"/>
    <w:rsid w:val="00C73461"/>
    <w:rsid w:val="00C8071F"/>
    <w:rsid w:val="00C81D6B"/>
    <w:rsid w:val="00C9084D"/>
    <w:rsid w:val="00C91F15"/>
    <w:rsid w:val="00C935FF"/>
    <w:rsid w:val="00CA056E"/>
    <w:rsid w:val="00CA299F"/>
    <w:rsid w:val="00CA6200"/>
    <w:rsid w:val="00CC0FB9"/>
    <w:rsid w:val="00CC1C32"/>
    <w:rsid w:val="00CC3330"/>
    <w:rsid w:val="00CC5A17"/>
    <w:rsid w:val="00CC5B74"/>
    <w:rsid w:val="00CD3A99"/>
    <w:rsid w:val="00CD489A"/>
    <w:rsid w:val="00CE06A2"/>
    <w:rsid w:val="00CE1D45"/>
    <w:rsid w:val="00CE2207"/>
    <w:rsid w:val="00CE256D"/>
    <w:rsid w:val="00CE599A"/>
    <w:rsid w:val="00CE71F5"/>
    <w:rsid w:val="00CF4958"/>
    <w:rsid w:val="00CF7458"/>
    <w:rsid w:val="00D01204"/>
    <w:rsid w:val="00D05F29"/>
    <w:rsid w:val="00D12064"/>
    <w:rsid w:val="00D16CA9"/>
    <w:rsid w:val="00D21161"/>
    <w:rsid w:val="00D2171D"/>
    <w:rsid w:val="00D31E7F"/>
    <w:rsid w:val="00D334AF"/>
    <w:rsid w:val="00D34093"/>
    <w:rsid w:val="00D34510"/>
    <w:rsid w:val="00D375E0"/>
    <w:rsid w:val="00D401F0"/>
    <w:rsid w:val="00D44EC3"/>
    <w:rsid w:val="00D47834"/>
    <w:rsid w:val="00D550E7"/>
    <w:rsid w:val="00D6327A"/>
    <w:rsid w:val="00D665A3"/>
    <w:rsid w:val="00D73AF1"/>
    <w:rsid w:val="00D8251B"/>
    <w:rsid w:val="00D91A16"/>
    <w:rsid w:val="00D94BC9"/>
    <w:rsid w:val="00DB3EE1"/>
    <w:rsid w:val="00DD0695"/>
    <w:rsid w:val="00DD10B7"/>
    <w:rsid w:val="00DD6B66"/>
    <w:rsid w:val="00DE0755"/>
    <w:rsid w:val="00DE0FB5"/>
    <w:rsid w:val="00DE2637"/>
    <w:rsid w:val="00DE6B9F"/>
    <w:rsid w:val="00DF069F"/>
    <w:rsid w:val="00E0154D"/>
    <w:rsid w:val="00E02B21"/>
    <w:rsid w:val="00E03B7F"/>
    <w:rsid w:val="00E05C8A"/>
    <w:rsid w:val="00E10FB6"/>
    <w:rsid w:val="00E124B2"/>
    <w:rsid w:val="00E14778"/>
    <w:rsid w:val="00E16A9D"/>
    <w:rsid w:val="00E17741"/>
    <w:rsid w:val="00E21B5E"/>
    <w:rsid w:val="00E44EC3"/>
    <w:rsid w:val="00E473C0"/>
    <w:rsid w:val="00E5286F"/>
    <w:rsid w:val="00E54061"/>
    <w:rsid w:val="00E57A12"/>
    <w:rsid w:val="00E60063"/>
    <w:rsid w:val="00E60121"/>
    <w:rsid w:val="00E6126A"/>
    <w:rsid w:val="00E707A9"/>
    <w:rsid w:val="00E75A4A"/>
    <w:rsid w:val="00E820A2"/>
    <w:rsid w:val="00E850E8"/>
    <w:rsid w:val="00E8790D"/>
    <w:rsid w:val="00E95C41"/>
    <w:rsid w:val="00E97B30"/>
    <w:rsid w:val="00EB007C"/>
    <w:rsid w:val="00EB22B7"/>
    <w:rsid w:val="00EB5D74"/>
    <w:rsid w:val="00EC207F"/>
    <w:rsid w:val="00EC48FD"/>
    <w:rsid w:val="00EE7397"/>
    <w:rsid w:val="00EF000C"/>
    <w:rsid w:val="00EF489D"/>
    <w:rsid w:val="00F00214"/>
    <w:rsid w:val="00F00609"/>
    <w:rsid w:val="00F01431"/>
    <w:rsid w:val="00F15BAC"/>
    <w:rsid w:val="00F30A43"/>
    <w:rsid w:val="00F31A5D"/>
    <w:rsid w:val="00F33600"/>
    <w:rsid w:val="00F4113C"/>
    <w:rsid w:val="00F47F5C"/>
    <w:rsid w:val="00F6239C"/>
    <w:rsid w:val="00F628E7"/>
    <w:rsid w:val="00F62BC8"/>
    <w:rsid w:val="00F641AD"/>
    <w:rsid w:val="00F64272"/>
    <w:rsid w:val="00F73C2C"/>
    <w:rsid w:val="00F80663"/>
    <w:rsid w:val="00F82DD1"/>
    <w:rsid w:val="00F96793"/>
    <w:rsid w:val="00FA31F9"/>
    <w:rsid w:val="00FC2E19"/>
    <w:rsid w:val="00FC39AC"/>
    <w:rsid w:val="00FC4C9F"/>
    <w:rsid w:val="00FD1B6F"/>
    <w:rsid w:val="00FD25CA"/>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D21161"/>
    <w:pPr>
      <w:spacing w:after="0" w:line="360" w:lineRule="auto"/>
      <w:jc w:val="both"/>
    </w:pPr>
    <w:rPr>
      <w:rFonts w:ascii="Times New Roman" w:eastAsia="Times New Roman" w:hAnsi="Times New Roman" w:cs="Times New Roman"/>
      <w:sz w:val="28"/>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D01204"/>
    <w:pPr>
      <w:tabs>
        <w:tab w:val="right" w:leader="dot" w:pos="9628"/>
      </w:tabs>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Revision"/>
    <w:hidden/>
    <w:uiPriority w:val="99"/>
    <w:semiHidden/>
    <w:rsid w:val="00B466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57">
      <w:bodyDiv w:val="1"/>
      <w:marLeft w:val="0"/>
      <w:marRight w:val="0"/>
      <w:marTop w:val="0"/>
      <w:marBottom w:val="0"/>
      <w:divBdr>
        <w:top w:val="none" w:sz="0" w:space="0" w:color="auto"/>
        <w:left w:val="none" w:sz="0" w:space="0" w:color="auto"/>
        <w:bottom w:val="none" w:sz="0" w:space="0" w:color="auto"/>
        <w:right w:val="none" w:sz="0" w:space="0" w:color="auto"/>
      </w:divBdr>
    </w:div>
    <w:div w:id="2166642">
      <w:bodyDiv w:val="1"/>
      <w:marLeft w:val="0"/>
      <w:marRight w:val="0"/>
      <w:marTop w:val="0"/>
      <w:marBottom w:val="0"/>
      <w:divBdr>
        <w:top w:val="none" w:sz="0" w:space="0" w:color="auto"/>
        <w:left w:val="none" w:sz="0" w:space="0" w:color="auto"/>
        <w:bottom w:val="none" w:sz="0" w:space="0" w:color="auto"/>
        <w:right w:val="none" w:sz="0" w:space="0" w:color="auto"/>
      </w:divBdr>
    </w:div>
    <w:div w:id="6686506">
      <w:bodyDiv w:val="1"/>
      <w:marLeft w:val="0"/>
      <w:marRight w:val="0"/>
      <w:marTop w:val="0"/>
      <w:marBottom w:val="0"/>
      <w:divBdr>
        <w:top w:val="none" w:sz="0" w:space="0" w:color="auto"/>
        <w:left w:val="none" w:sz="0" w:space="0" w:color="auto"/>
        <w:bottom w:val="none" w:sz="0" w:space="0" w:color="auto"/>
        <w:right w:val="none" w:sz="0" w:space="0" w:color="auto"/>
      </w:divBdr>
    </w:div>
    <w:div w:id="9724700">
      <w:bodyDiv w:val="1"/>
      <w:marLeft w:val="0"/>
      <w:marRight w:val="0"/>
      <w:marTop w:val="0"/>
      <w:marBottom w:val="0"/>
      <w:divBdr>
        <w:top w:val="none" w:sz="0" w:space="0" w:color="auto"/>
        <w:left w:val="none" w:sz="0" w:space="0" w:color="auto"/>
        <w:bottom w:val="none" w:sz="0" w:space="0" w:color="auto"/>
        <w:right w:val="none" w:sz="0" w:space="0" w:color="auto"/>
      </w:divBdr>
    </w:div>
    <w:div w:id="25110093">
      <w:bodyDiv w:val="1"/>
      <w:marLeft w:val="0"/>
      <w:marRight w:val="0"/>
      <w:marTop w:val="0"/>
      <w:marBottom w:val="0"/>
      <w:divBdr>
        <w:top w:val="none" w:sz="0" w:space="0" w:color="auto"/>
        <w:left w:val="none" w:sz="0" w:space="0" w:color="auto"/>
        <w:bottom w:val="none" w:sz="0" w:space="0" w:color="auto"/>
        <w:right w:val="none" w:sz="0" w:space="0" w:color="auto"/>
      </w:divBdr>
    </w:div>
    <w:div w:id="32968280">
      <w:bodyDiv w:val="1"/>
      <w:marLeft w:val="0"/>
      <w:marRight w:val="0"/>
      <w:marTop w:val="0"/>
      <w:marBottom w:val="0"/>
      <w:divBdr>
        <w:top w:val="none" w:sz="0" w:space="0" w:color="auto"/>
        <w:left w:val="none" w:sz="0" w:space="0" w:color="auto"/>
        <w:bottom w:val="none" w:sz="0" w:space="0" w:color="auto"/>
        <w:right w:val="none" w:sz="0" w:space="0" w:color="auto"/>
      </w:divBdr>
    </w:div>
    <w:div w:id="34431922">
      <w:bodyDiv w:val="1"/>
      <w:marLeft w:val="0"/>
      <w:marRight w:val="0"/>
      <w:marTop w:val="0"/>
      <w:marBottom w:val="0"/>
      <w:divBdr>
        <w:top w:val="none" w:sz="0" w:space="0" w:color="auto"/>
        <w:left w:val="none" w:sz="0" w:space="0" w:color="auto"/>
        <w:bottom w:val="none" w:sz="0" w:space="0" w:color="auto"/>
        <w:right w:val="none" w:sz="0" w:space="0" w:color="auto"/>
      </w:divBdr>
    </w:div>
    <w:div w:id="34700050">
      <w:bodyDiv w:val="1"/>
      <w:marLeft w:val="0"/>
      <w:marRight w:val="0"/>
      <w:marTop w:val="0"/>
      <w:marBottom w:val="0"/>
      <w:divBdr>
        <w:top w:val="none" w:sz="0" w:space="0" w:color="auto"/>
        <w:left w:val="none" w:sz="0" w:space="0" w:color="auto"/>
        <w:bottom w:val="none" w:sz="0" w:space="0" w:color="auto"/>
        <w:right w:val="none" w:sz="0" w:space="0" w:color="auto"/>
      </w:divBdr>
    </w:div>
    <w:div w:id="41486060">
      <w:bodyDiv w:val="1"/>
      <w:marLeft w:val="0"/>
      <w:marRight w:val="0"/>
      <w:marTop w:val="0"/>
      <w:marBottom w:val="0"/>
      <w:divBdr>
        <w:top w:val="none" w:sz="0" w:space="0" w:color="auto"/>
        <w:left w:val="none" w:sz="0" w:space="0" w:color="auto"/>
        <w:bottom w:val="none" w:sz="0" w:space="0" w:color="auto"/>
        <w:right w:val="none" w:sz="0" w:space="0" w:color="auto"/>
      </w:divBdr>
    </w:div>
    <w:div w:id="51194119">
      <w:bodyDiv w:val="1"/>
      <w:marLeft w:val="0"/>
      <w:marRight w:val="0"/>
      <w:marTop w:val="0"/>
      <w:marBottom w:val="0"/>
      <w:divBdr>
        <w:top w:val="none" w:sz="0" w:space="0" w:color="auto"/>
        <w:left w:val="none" w:sz="0" w:space="0" w:color="auto"/>
        <w:bottom w:val="none" w:sz="0" w:space="0" w:color="auto"/>
        <w:right w:val="none" w:sz="0" w:space="0" w:color="auto"/>
      </w:divBdr>
    </w:div>
    <w:div w:id="57556516">
      <w:bodyDiv w:val="1"/>
      <w:marLeft w:val="0"/>
      <w:marRight w:val="0"/>
      <w:marTop w:val="0"/>
      <w:marBottom w:val="0"/>
      <w:divBdr>
        <w:top w:val="none" w:sz="0" w:space="0" w:color="auto"/>
        <w:left w:val="none" w:sz="0" w:space="0" w:color="auto"/>
        <w:bottom w:val="none" w:sz="0" w:space="0" w:color="auto"/>
        <w:right w:val="none" w:sz="0" w:space="0" w:color="auto"/>
      </w:divBdr>
    </w:div>
    <w:div w:id="58292914">
      <w:bodyDiv w:val="1"/>
      <w:marLeft w:val="0"/>
      <w:marRight w:val="0"/>
      <w:marTop w:val="0"/>
      <w:marBottom w:val="0"/>
      <w:divBdr>
        <w:top w:val="none" w:sz="0" w:space="0" w:color="auto"/>
        <w:left w:val="none" w:sz="0" w:space="0" w:color="auto"/>
        <w:bottom w:val="none" w:sz="0" w:space="0" w:color="auto"/>
        <w:right w:val="none" w:sz="0" w:space="0" w:color="auto"/>
      </w:divBdr>
    </w:div>
    <w:div w:id="60569235">
      <w:bodyDiv w:val="1"/>
      <w:marLeft w:val="0"/>
      <w:marRight w:val="0"/>
      <w:marTop w:val="0"/>
      <w:marBottom w:val="0"/>
      <w:divBdr>
        <w:top w:val="none" w:sz="0" w:space="0" w:color="auto"/>
        <w:left w:val="none" w:sz="0" w:space="0" w:color="auto"/>
        <w:bottom w:val="none" w:sz="0" w:space="0" w:color="auto"/>
        <w:right w:val="none" w:sz="0" w:space="0" w:color="auto"/>
      </w:divBdr>
    </w:div>
    <w:div w:id="66271503">
      <w:bodyDiv w:val="1"/>
      <w:marLeft w:val="0"/>
      <w:marRight w:val="0"/>
      <w:marTop w:val="0"/>
      <w:marBottom w:val="0"/>
      <w:divBdr>
        <w:top w:val="none" w:sz="0" w:space="0" w:color="auto"/>
        <w:left w:val="none" w:sz="0" w:space="0" w:color="auto"/>
        <w:bottom w:val="none" w:sz="0" w:space="0" w:color="auto"/>
        <w:right w:val="none" w:sz="0" w:space="0" w:color="auto"/>
      </w:divBdr>
    </w:div>
    <w:div w:id="74399776">
      <w:bodyDiv w:val="1"/>
      <w:marLeft w:val="0"/>
      <w:marRight w:val="0"/>
      <w:marTop w:val="0"/>
      <w:marBottom w:val="0"/>
      <w:divBdr>
        <w:top w:val="none" w:sz="0" w:space="0" w:color="auto"/>
        <w:left w:val="none" w:sz="0" w:space="0" w:color="auto"/>
        <w:bottom w:val="none" w:sz="0" w:space="0" w:color="auto"/>
        <w:right w:val="none" w:sz="0" w:space="0" w:color="auto"/>
      </w:divBdr>
    </w:div>
    <w:div w:id="84345311">
      <w:bodyDiv w:val="1"/>
      <w:marLeft w:val="0"/>
      <w:marRight w:val="0"/>
      <w:marTop w:val="0"/>
      <w:marBottom w:val="0"/>
      <w:divBdr>
        <w:top w:val="none" w:sz="0" w:space="0" w:color="auto"/>
        <w:left w:val="none" w:sz="0" w:space="0" w:color="auto"/>
        <w:bottom w:val="none" w:sz="0" w:space="0" w:color="auto"/>
        <w:right w:val="none" w:sz="0" w:space="0" w:color="auto"/>
      </w:divBdr>
    </w:div>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94250317">
      <w:bodyDiv w:val="1"/>
      <w:marLeft w:val="0"/>
      <w:marRight w:val="0"/>
      <w:marTop w:val="0"/>
      <w:marBottom w:val="0"/>
      <w:divBdr>
        <w:top w:val="none" w:sz="0" w:space="0" w:color="auto"/>
        <w:left w:val="none" w:sz="0" w:space="0" w:color="auto"/>
        <w:bottom w:val="none" w:sz="0" w:space="0" w:color="auto"/>
        <w:right w:val="none" w:sz="0" w:space="0" w:color="auto"/>
      </w:divBdr>
    </w:div>
    <w:div w:id="96675761">
      <w:bodyDiv w:val="1"/>
      <w:marLeft w:val="0"/>
      <w:marRight w:val="0"/>
      <w:marTop w:val="0"/>
      <w:marBottom w:val="0"/>
      <w:divBdr>
        <w:top w:val="none" w:sz="0" w:space="0" w:color="auto"/>
        <w:left w:val="none" w:sz="0" w:space="0" w:color="auto"/>
        <w:bottom w:val="none" w:sz="0" w:space="0" w:color="auto"/>
        <w:right w:val="none" w:sz="0" w:space="0" w:color="auto"/>
      </w:divBdr>
    </w:div>
    <w:div w:id="96829037">
      <w:bodyDiv w:val="1"/>
      <w:marLeft w:val="0"/>
      <w:marRight w:val="0"/>
      <w:marTop w:val="0"/>
      <w:marBottom w:val="0"/>
      <w:divBdr>
        <w:top w:val="none" w:sz="0" w:space="0" w:color="auto"/>
        <w:left w:val="none" w:sz="0" w:space="0" w:color="auto"/>
        <w:bottom w:val="none" w:sz="0" w:space="0" w:color="auto"/>
        <w:right w:val="none" w:sz="0" w:space="0" w:color="auto"/>
      </w:divBdr>
    </w:div>
    <w:div w:id="106698064">
      <w:bodyDiv w:val="1"/>
      <w:marLeft w:val="0"/>
      <w:marRight w:val="0"/>
      <w:marTop w:val="0"/>
      <w:marBottom w:val="0"/>
      <w:divBdr>
        <w:top w:val="none" w:sz="0" w:space="0" w:color="auto"/>
        <w:left w:val="none" w:sz="0" w:space="0" w:color="auto"/>
        <w:bottom w:val="none" w:sz="0" w:space="0" w:color="auto"/>
        <w:right w:val="none" w:sz="0" w:space="0" w:color="auto"/>
      </w:divBdr>
    </w:div>
    <w:div w:id="107822323">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12872336">
      <w:bodyDiv w:val="1"/>
      <w:marLeft w:val="0"/>
      <w:marRight w:val="0"/>
      <w:marTop w:val="0"/>
      <w:marBottom w:val="0"/>
      <w:divBdr>
        <w:top w:val="none" w:sz="0" w:space="0" w:color="auto"/>
        <w:left w:val="none" w:sz="0" w:space="0" w:color="auto"/>
        <w:bottom w:val="none" w:sz="0" w:space="0" w:color="auto"/>
        <w:right w:val="none" w:sz="0" w:space="0" w:color="auto"/>
      </w:divBdr>
    </w:div>
    <w:div w:id="119038461">
      <w:bodyDiv w:val="1"/>
      <w:marLeft w:val="0"/>
      <w:marRight w:val="0"/>
      <w:marTop w:val="0"/>
      <w:marBottom w:val="0"/>
      <w:divBdr>
        <w:top w:val="none" w:sz="0" w:space="0" w:color="auto"/>
        <w:left w:val="none" w:sz="0" w:space="0" w:color="auto"/>
        <w:bottom w:val="none" w:sz="0" w:space="0" w:color="auto"/>
        <w:right w:val="none" w:sz="0" w:space="0" w:color="auto"/>
      </w:divBdr>
    </w:div>
    <w:div w:id="119569272">
      <w:bodyDiv w:val="1"/>
      <w:marLeft w:val="0"/>
      <w:marRight w:val="0"/>
      <w:marTop w:val="0"/>
      <w:marBottom w:val="0"/>
      <w:divBdr>
        <w:top w:val="none" w:sz="0" w:space="0" w:color="auto"/>
        <w:left w:val="none" w:sz="0" w:space="0" w:color="auto"/>
        <w:bottom w:val="none" w:sz="0" w:space="0" w:color="auto"/>
        <w:right w:val="none" w:sz="0" w:space="0" w:color="auto"/>
      </w:divBdr>
    </w:div>
    <w:div w:id="127943215">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32330435">
      <w:bodyDiv w:val="1"/>
      <w:marLeft w:val="0"/>
      <w:marRight w:val="0"/>
      <w:marTop w:val="0"/>
      <w:marBottom w:val="0"/>
      <w:divBdr>
        <w:top w:val="none" w:sz="0" w:space="0" w:color="auto"/>
        <w:left w:val="none" w:sz="0" w:space="0" w:color="auto"/>
        <w:bottom w:val="none" w:sz="0" w:space="0" w:color="auto"/>
        <w:right w:val="none" w:sz="0" w:space="0" w:color="auto"/>
      </w:divBdr>
    </w:div>
    <w:div w:id="138302415">
      <w:bodyDiv w:val="1"/>
      <w:marLeft w:val="0"/>
      <w:marRight w:val="0"/>
      <w:marTop w:val="0"/>
      <w:marBottom w:val="0"/>
      <w:divBdr>
        <w:top w:val="none" w:sz="0" w:space="0" w:color="auto"/>
        <w:left w:val="none" w:sz="0" w:space="0" w:color="auto"/>
        <w:bottom w:val="none" w:sz="0" w:space="0" w:color="auto"/>
        <w:right w:val="none" w:sz="0" w:space="0" w:color="auto"/>
      </w:divBdr>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46826221">
      <w:bodyDiv w:val="1"/>
      <w:marLeft w:val="0"/>
      <w:marRight w:val="0"/>
      <w:marTop w:val="0"/>
      <w:marBottom w:val="0"/>
      <w:divBdr>
        <w:top w:val="none" w:sz="0" w:space="0" w:color="auto"/>
        <w:left w:val="none" w:sz="0" w:space="0" w:color="auto"/>
        <w:bottom w:val="none" w:sz="0" w:space="0" w:color="auto"/>
        <w:right w:val="none" w:sz="0" w:space="0" w:color="auto"/>
      </w:divBdr>
    </w:div>
    <w:div w:id="166864929">
      <w:bodyDiv w:val="1"/>
      <w:marLeft w:val="0"/>
      <w:marRight w:val="0"/>
      <w:marTop w:val="0"/>
      <w:marBottom w:val="0"/>
      <w:divBdr>
        <w:top w:val="none" w:sz="0" w:space="0" w:color="auto"/>
        <w:left w:val="none" w:sz="0" w:space="0" w:color="auto"/>
        <w:bottom w:val="none" w:sz="0" w:space="0" w:color="auto"/>
        <w:right w:val="none" w:sz="0" w:space="0" w:color="auto"/>
      </w:divBdr>
    </w:div>
    <w:div w:id="168642683">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182328202">
      <w:bodyDiv w:val="1"/>
      <w:marLeft w:val="0"/>
      <w:marRight w:val="0"/>
      <w:marTop w:val="0"/>
      <w:marBottom w:val="0"/>
      <w:divBdr>
        <w:top w:val="none" w:sz="0" w:space="0" w:color="auto"/>
        <w:left w:val="none" w:sz="0" w:space="0" w:color="auto"/>
        <w:bottom w:val="none" w:sz="0" w:space="0" w:color="auto"/>
        <w:right w:val="none" w:sz="0" w:space="0" w:color="auto"/>
      </w:divBdr>
    </w:div>
    <w:div w:id="198248818">
      <w:bodyDiv w:val="1"/>
      <w:marLeft w:val="0"/>
      <w:marRight w:val="0"/>
      <w:marTop w:val="0"/>
      <w:marBottom w:val="0"/>
      <w:divBdr>
        <w:top w:val="none" w:sz="0" w:space="0" w:color="auto"/>
        <w:left w:val="none" w:sz="0" w:space="0" w:color="auto"/>
        <w:bottom w:val="none" w:sz="0" w:space="0" w:color="auto"/>
        <w:right w:val="none" w:sz="0" w:space="0" w:color="auto"/>
      </w:divBdr>
    </w:div>
    <w:div w:id="199976399">
      <w:bodyDiv w:val="1"/>
      <w:marLeft w:val="0"/>
      <w:marRight w:val="0"/>
      <w:marTop w:val="0"/>
      <w:marBottom w:val="0"/>
      <w:divBdr>
        <w:top w:val="none" w:sz="0" w:space="0" w:color="auto"/>
        <w:left w:val="none" w:sz="0" w:space="0" w:color="auto"/>
        <w:bottom w:val="none" w:sz="0" w:space="0" w:color="auto"/>
        <w:right w:val="none" w:sz="0" w:space="0" w:color="auto"/>
      </w:divBdr>
    </w:div>
    <w:div w:id="202602456">
      <w:bodyDiv w:val="1"/>
      <w:marLeft w:val="0"/>
      <w:marRight w:val="0"/>
      <w:marTop w:val="0"/>
      <w:marBottom w:val="0"/>
      <w:divBdr>
        <w:top w:val="none" w:sz="0" w:space="0" w:color="auto"/>
        <w:left w:val="none" w:sz="0" w:space="0" w:color="auto"/>
        <w:bottom w:val="none" w:sz="0" w:space="0" w:color="auto"/>
        <w:right w:val="none" w:sz="0" w:space="0" w:color="auto"/>
      </w:divBdr>
    </w:div>
    <w:div w:id="202642441">
      <w:bodyDiv w:val="1"/>
      <w:marLeft w:val="0"/>
      <w:marRight w:val="0"/>
      <w:marTop w:val="0"/>
      <w:marBottom w:val="0"/>
      <w:divBdr>
        <w:top w:val="none" w:sz="0" w:space="0" w:color="auto"/>
        <w:left w:val="none" w:sz="0" w:space="0" w:color="auto"/>
        <w:bottom w:val="none" w:sz="0" w:space="0" w:color="auto"/>
        <w:right w:val="none" w:sz="0" w:space="0" w:color="auto"/>
      </w:divBdr>
    </w:div>
    <w:div w:id="205684470">
      <w:bodyDiv w:val="1"/>
      <w:marLeft w:val="0"/>
      <w:marRight w:val="0"/>
      <w:marTop w:val="0"/>
      <w:marBottom w:val="0"/>
      <w:divBdr>
        <w:top w:val="none" w:sz="0" w:space="0" w:color="auto"/>
        <w:left w:val="none" w:sz="0" w:space="0" w:color="auto"/>
        <w:bottom w:val="none" w:sz="0" w:space="0" w:color="auto"/>
        <w:right w:val="none" w:sz="0" w:space="0" w:color="auto"/>
      </w:divBdr>
    </w:div>
    <w:div w:id="207957966">
      <w:bodyDiv w:val="1"/>
      <w:marLeft w:val="0"/>
      <w:marRight w:val="0"/>
      <w:marTop w:val="0"/>
      <w:marBottom w:val="0"/>
      <w:divBdr>
        <w:top w:val="none" w:sz="0" w:space="0" w:color="auto"/>
        <w:left w:val="none" w:sz="0" w:space="0" w:color="auto"/>
        <w:bottom w:val="none" w:sz="0" w:space="0" w:color="auto"/>
        <w:right w:val="none" w:sz="0" w:space="0" w:color="auto"/>
      </w:divBdr>
    </w:div>
    <w:div w:id="21123340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17326969">
      <w:bodyDiv w:val="1"/>
      <w:marLeft w:val="0"/>
      <w:marRight w:val="0"/>
      <w:marTop w:val="0"/>
      <w:marBottom w:val="0"/>
      <w:divBdr>
        <w:top w:val="none" w:sz="0" w:space="0" w:color="auto"/>
        <w:left w:val="none" w:sz="0" w:space="0" w:color="auto"/>
        <w:bottom w:val="none" w:sz="0" w:space="0" w:color="auto"/>
        <w:right w:val="none" w:sz="0" w:space="0" w:color="auto"/>
      </w:divBdr>
    </w:div>
    <w:div w:id="234826263">
      <w:bodyDiv w:val="1"/>
      <w:marLeft w:val="0"/>
      <w:marRight w:val="0"/>
      <w:marTop w:val="0"/>
      <w:marBottom w:val="0"/>
      <w:divBdr>
        <w:top w:val="none" w:sz="0" w:space="0" w:color="auto"/>
        <w:left w:val="none" w:sz="0" w:space="0" w:color="auto"/>
        <w:bottom w:val="none" w:sz="0" w:space="0" w:color="auto"/>
        <w:right w:val="none" w:sz="0" w:space="0" w:color="auto"/>
      </w:divBdr>
    </w:div>
    <w:div w:id="238055261">
      <w:bodyDiv w:val="1"/>
      <w:marLeft w:val="0"/>
      <w:marRight w:val="0"/>
      <w:marTop w:val="0"/>
      <w:marBottom w:val="0"/>
      <w:divBdr>
        <w:top w:val="none" w:sz="0" w:space="0" w:color="auto"/>
        <w:left w:val="none" w:sz="0" w:space="0" w:color="auto"/>
        <w:bottom w:val="none" w:sz="0" w:space="0" w:color="auto"/>
        <w:right w:val="none" w:sz="0" w:space="0" w:color="auto"/>
      </w:divBdr>
    </w:div>
    <w:div w:id="247542368">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3534176">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82469567">
      <w:bodyDiv w:val="1"/>
      <w:marLeft w:val="0"/>
      <w:marRight w:val="0"/>
      <w:marTop w:val="0"/>
      <w:marBottom w:val="0"/>
      <w:divBdr>
        <w:top w:val="none" w:sz="0" w:space="0" w:color="auto"/>
        <w:left w:val="none" w:sz="0" w:space="0" w:color="auto"/>
        <w:bottom w:val="none" w:sz="0" w:space="0" w:color="auto"/>
        <w:right w:val="none" w:sz="0" w:space="0" w:color="auto"/>
      </w:divBdr>
    </w:div>
    <w:div w:id="285933627">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00119282">
      <w:bodyDiv w:val="1"/>
      <w:marLeft w:val="0"/>
      <w:marRight w:val="0"/>
      <w:marTop w:val="0"/>
      <w:marBottom w:val="0"/>
      <w:divBdr>
        <w:top w:val="none" w:sz="0" w:space="0" w:color="auto"/>
        <w:left w:val="none" w:sz="0" w:space="0" w:color="auto"/>
        <w:bottom w:val="none" w:sz="0" w:space="0" w:color="auto"/>
        <w:right w:val="none" w:sz="0" w:space="0" w:color="auto"/>
      </w:divBdr>
    </w:div>
    <w:div w:id="304163552">
      <w:bodyDiv w:val="1"/>
      <w:marLeft w:val="0"/>
      <w:marRight w:val="0"/>
      <w:marTop w:val="0"/>
      <w:marBottom w:val="0"/>
      <w:divBdr>
        <w:top w:val="none" w:sz="0" w:space="0" w:color="auto"/>
        <w:left w:val="none" w:sz="0" w:space="0" w:color="auto"/>
        <w:bottom w:val="none" w:sz="0" w:space="0" w:color="auto"/>
        <w:right w:val="none" w:sz="0" w:space="0" w:color="auto"/>
      </w:divBdr>
    </w:div>
    <w:div w:id="307174639">
      <w:bodyDiv w:val="1"/>
      <w:marLeft w:val="0"/>
      <w:marRight w:val="0"/>
      <w:marTop w:val="0"/>
      <w:marBottom w:val="0"/>
      <w:divBdr>
        <w:top w:val="none" w:sz="0" w:space="0" w:color="auto"/>
        <w:left w:val="none" w:sz="0" w:space="0" w:color="auto"/>
        <w:bottom w:val="none" w:sz="0" w:space="0" w:color="auto"/>
        <w:right w:val="none" w:sz="0" w:space="0" w:color="auto"/>
      </w:divBdr>
    </w:div>
    <w:div w:id="311370341">
      <w:bodyDiv w:val="1"/>
      <w:marLeft w:val="0"/>
      <w:marRight w:val="0"/>
      <w:marTop w:val="0"/>
      <w:marBottom w:val="0"/>
      <w:divBdr>
        <w:top w:val="none" w:sz="0" w:space="0" w:color="auto"/>
        <w:left w:val="none" w:sz="0" w:space="0" w:color="auto"/>
        <w:bottom w:val="none" w:sz="0" w:space="0" w:color="auto"/>
        <w:right w:val="none" w:sz="0" w:space="0" w:color="auto"/>
      </w:divBdr>
    </w:div>
    <w:div w:id="327563027">
      <w:bodyDiv w:val="1"/>
      <w:marLeft w:val="0"/>
      <w:marRight w:val="0"/>
      <w:marTop w:val="0"/>
      <w:marBottom w:val="0"/>
      <w:divBdr>
        <w:top w:val="none" w:sz="0" w:space="0" w:color="auto"/>
        <w:left w:val="none" w:sz="0" w:space="0" w:color="auto"/>
        <w:bottom w:val="none" w:sz="0" w:space="0" w:color="auto"/>
        <w:right w:val="none" w:sz="0" w:space="0" w:color="auto"/>
      </w:divBdr>
    </w:div>
    <w:div w:id="353699939">
      <w:bodyDiv w:val="1"/>
      <w:marLeft w:val="0"/>
      <w:marRight w:val="0"/>
      <w:marTop w:val="0"/>
      <w:marBottom w:val="0"/>
      <w:divBdr>
        <w:top w:val="none" w:sz="0" w:space="0" w:color="auto"/>
        <w:left w:val="none" w:sz="0" w:space="0" w:color="auto"/>
        <w:bottom w:val="none" w:sz="0" w:space="0" w:color="auto"/>
        <w:right w:val="none" w:sz="0" w:space="0" w:color="auto"/>
      </w:divBdr>
    </w:div>
    <w:div w:id="354697750">
      <w:bodyDiv w:val="1"/>
      <w:marLeft w:val="0"/>
      <w:marRight w:val="0"/>
      <w:marTop w:val="0"/>
      <w:marBottom w:val="0"/>
      <w:divBdr>
        <w:top w:val="none" w:sz="0" w:space="0" w:color="auto"/>
        <w:left w:val="none" w:sz="0" w:space="0" w:color="auto"/>
        <w:bottom w:val="none" w:sz="0" w:space="0" w:color="auto"/>
        <w:right w:val="none" w:sz="0" w:space="0" w:color="auto"/>
      </w:divBdr>
    </w:div>
    <w:div w:id="359863234">
      <w:bodyDiv w:val="1"/>
      <w:marLeft w:val="0"/>
      <w:marRight w:val="0"/>
      <w:marTop w:val="0"/>
      <w:marBottom w:val="0"/>
      <w:divBdr>
        <w:top w:val="none" w:sz="0" w:space="0" w:color="auto"/>
        <w:left w:val="none" w:sz="0" w:space="0" w:color="auto"/>
        <w:bottom w:val="none" w:sz="0" w:space="0" w:color="auto"/>
        <w:right w:val="none" w:sz="0" w:space="0" w:color="auto"/>
      </w:divBdr>
    </w:div>
    <w:div w:id="374277244">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77366227">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392698517">
      <w:bodyDiv w:val="1"/>
      <w:marLeft w:val="0"/>
      <w:marRight w:val="0"/>
      <w:marTop w:val="0"/>
      <w:marBottom w:val="0"/>
      <w:divBdr>
        <w:top w:val="none" w:sz="0" w:space="0" w:color="auto"/>
        <w:left w:val="none" w:sz="0" w:space="0" w:color="auto"/>
        <w:bottom w:val="none" w:sz="0" w:space="0" w:color="auto"/>
        <w:right w:val="none" w:sz="0" w:space="0" w:color="auto"/>
      </w:divBdr>
    </w:div>
    <w:div w:id="395083103">
      <w:bodyDiv w:val="1"/>
      <w:marLeft w:val="0"/>
      <w:marRight w:val="0"/>
      <w:marTop w:val="0"/>
      <w:marBottom w:val="0"/>
      <w:divBdr>
        <w:top w:val="none" w:sz="0" w:space="0" w:color="auto"/>
        <w:left w:val="none" w:sz="0" w:space="0" w:color="auto"/>
        <w:bottom w:val="none" w:sz="0" w:space="0" w:color="auto"/>
        <w:right w:val="none" w:sz="0" w:space="0" w:color="auto"/>
      </w:divBdr>
    </w:div>
    <w:div w:id="396362735">
      <w:bodyDiv w:val="1"/>
      <w:marLeft w:val="0"/>
      <w:marRight w:val="0"/>
      <w:marTop w:val="0"/>
      <w:marBottom w:val="0"/>
      <w:divBdr>
        <w:top w:val="none" w:sz="0" w:space="0" w:color="auto"/>
        <w:left w:val="none" w:sz="0" w:space="0" w:color="auto"/>
        <w:bottom w:val="none" w:sz="0" w:space="0" w:color="auto"/>
        <w:right w:val="none" w:sz="0" w:space="0" w:color="auto"/>
      </w:divBdr>
    </w:div>
    <w:div w:id="398019138">
      <w:bodyDiv w:val="1"/>
      <w:marLeft w:val="0"/>
      <w:marRight w:val="0"/>
      <w:marTop w:val="0"/>
      <w:marBottom w:val="0"/>
      <w:divBdr>
        <w:top w:val="none" w:sz="0" w:space="0" w:color="auto"/>
        <w:left w:val="none" w:sz="0" w:space="0" w:color="auto"/>
        <w:bottom w:val="none" w:sz="0" w:space="0" w:color="auto"/>
        <w:right w:val="none" w:sz="0" w:space="0" w:color="auto"/>
      </w:divBdr>
    </w:div>
    <w:div w:id="398216194">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11663356">
      <w:bodyDiv w:val="1"/>
      <w:marLeft w:val="0"/>
      <w:marRight w:val="0"/>
      <w:marTop w:val="0"/>
      <w:marBottom w:val="0"/>
      <w:divBdr>
        <w:top w:val="none" w:sz="0" w:space="0" w:color="auto"/>
        <w:left w:val="none" w:sz="0" w:space="0" w:color="auto"/>
        <w:bottom w:val="none" w:sz="0" w:space="0" w:color="auto"/>
        <w:right w:val="none" w:sz="0" w:space="0" w:color="auto"/>
      </w:divBdr>
    </w:div>
    <w:div w:id="412050527">
      <w:bodyDiv w:val="1"/>
      <w:marLeft w:val="0"/>
      <w:marRight w:val="0"/>
      <w:marTop w:val="0"/>
      <w:marBottom w:val="0"/>
      <w:divBdr>
        <w:top w:val="none" w:sz="0" w:space="0" w:color="auto"/>
        <w:left w:val="none" w:sz="0" w:space="0" w:color="auto"/>
        <w:bottom w:val="none" w:sz="0" w:space="0" w:color="auto"/>
        <w:right w:val="none" w:sz="0" w:space="0" w:color="auto"/>
      </w:divBdr>
    </w:div>
    <w:div w:id="427888726">
      <w:bodyDiv w:val="1"/>
      <w:marLeft w:val="0"/>
      <w:marRight w:val="0"/>
      <w:marTop w:val="0"/>
      <w:marBottom w:val="0"/>
      <w:divBdr>
        <w:top w:val="none" w:sz="0" w:space="0" w:color="auto"/>
        <w:left w:val="none" w:sz="0" w:space="0" w:color="auto"/>
        <w:bottom w:val="none" w:sz="0" w:space="0" w:color="auto"/>
        <w:right w:val="none" w:sz="0" w:space="0" w:color="auto"/>
      </w:divBdr>
    </w:div>
    <w:div w:id="430316172">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0879">
      <w:bodyDiv w:val="1"/>
      <w:marLeft w:val="0"/>
      <w:marRight w:val="0"/>
      <w:marTop w:val="0"/>
      <w:marBottom w:val="0"/>
      <w:divBdr>
        <w:top w:val="none" w:sz="0" w:space="0" w:color="auto"/>
        <w:left w:val="none" w:sz="0" w:space="0" w:color="auto"/>
        <w:bottom w:val="none" w:sz="0" w:space="0" w:color="auto"/>
        <w:right w:val="none" w:sz="0" w:space="0" w:color="auto"/>
      </w:divBdr>
    </w:div>
    <w:div w:id="436489194">
      <w:bodyDiv w:val="1"/>
      <w:marLeft w:val="0"/>
      <w:marRight w:val="0"/>
      <w:marTop w:val="0"/>
      <w:marBottom w:val="0"/>
      <w:divBdr>
        <w:top w:val="none" w:sz="0" w:space="0" w:color="auto"/>
        <w:left w:val="none" w:sz="0" w:space="0" w:color="auto"/>
        <w:bottom w:val="none" w:sz="0" w:space="0" w:color="auto"/>
        <w:right w:val="none" w:sz="0" w:space="0" w:color="auto"/>
      </w:divBdr>
    </w:div>
    <w:div w:id="436683176">
      <w:bodyDiv w:val="1"/>
      <w:marLeft w:val="0"/>
      <w:marRight w:val="0"/>
      <w:marTop w:val="0"/>
      <w:marBottom w:val="0"/>
      <w:divBdr>
        <w:top w:val="none" w:sz="0" w:space="0" w:color="auto"/>
        <w:left w:val="none" w:sz="0" w:space="0" w:color="auto"/>
        <w:bottom w:val="none" w:sz="0" w:space="0" w:color="auto"/>
        <w:right w:val="none" w:sz="0" w:space="0" w:color="auto"/>
      </w:divBdr>
    </w:div>
    <w:div w:id="439571991">
      <w:bodyDiv w:val="1"/>
      <w:marLeft w:val="0"/>
      <w:marRight w:val="0"/>
      <w:marTop w:val="0"/>
      <w:marBottom w:val="0"/>
      <w:divBdr>
        <w:top w:val="none" w:sz="0" w:space="0" w:color="auto"/>
        <w:left w:val="none" w:sz="0" w:space="0" w:color="auto"/>
        <w:bottom w:val="none" w:sz="0" w:space="0" w:color="auto"/>
        <w:right w:val="none" w:sz="0" w:space="0" w:color="auto"/>
      </w:divBdr>
    </w:div>
    <w:div w:id="439685672">
      <w:bodyDiv w:val="1"/>
      <w:marLeft w:val="0"/>
      <w:marRight w:val="0"/>
      <w:marTop w:val="0"/>
      <w:marBottom w:val="0"/>
      <w:divBdr>
        <w:top w:val="none" w:sz="0" w:space="0" w:color="auto"/>
        <w:left w:val="none" w:sz="0" w:space="0" w:color="auto"/>
        <w:bottom w:val="none" w:sz="0" w:space="0" w:color="auto"/>
        <w:right w:val="none" w:sz="0" w:space="0" w:color="auto"/>
      </w:divBdr>
    </w:div>
    <w:div w:id="448277980">
      <w:bodyDiv w:val="1"/>
      <w:marLeft w:val="0"/>
      <w:marRight w:val="0"/>
      <w:marTop w:val="0"/>
      <w:marBottom w:val="0"/>
      <w:divBdr>
        <w:top w:val="none" w:sz="0" w:space="0" w:color="auto"/>
        <w:left w:val="none" w:sz="0" w:space="0" w:color="auto"/>
        <w:bottom w:val="none" w:sz="0" w:space="0" w:color="auto"/>
        <w:right w:val="none" w:sz="0" w:space="0" w:color="auto"/>
      </w:divBdr>
    </w:div>
    <w:div w:id="458182934">
      <w:bodyDiv w:val="1"/>
      <w:marLeft w:val="0"/>
      <w:marRight w:val="0"/>
      <w:marTop w:val="0"/>
      <w:marBottom w:val="0"/>
      <w:divBdr>
        <w:top w:val="none" w:sz="0" w:space="0" w:color="auto"/>
        <w:left w:val="none" w:sz="0" w:space="0" w:color="auto"/>
        <w:bottom w:val="none" w:sz="0" w:space="0" w:color="auto"/>
        <w:right w:val="none" w:sz="0" w:space="0" w:color="auto"/>
      </w:divBdr>
    </w:div>
    <w:div w:id="463474322">
      <w:bodyDiv w:val="1"/>
      <w:marLeft w:val="0"/>
      <w:marRight w:val="0"/>
      <w:marTop w:val="0"/>
      <w:marBottom w:val="0"/>
      <w:divBdr>
        <w:top w:val="none" w:sz="0" w:space="0" w:color="auto"/>
        <w:left w:val="none" w:sz="0" w:space="0" w:color="auto"/>
        <w:bottom w:val="none" w:sz="0" w:space="0" w:color="auto"/>
        <w:right w:val="none" w:sz="0" w:space="0" w:color="auto"/>
      </w:divBdr>
    </w:div>
    <w:div w:id="466628401">
      <w:bodyDiv w:val="1"/>
      <w:marLeft w:val="0"/>
      <w:marRight w:val="0"/>
      <w:marTop w:val="0"/>
      <w:marBottom w:val="0"/>
      <w:divBdr>
        <w:top w:val="none" w:sz="0" w:space="0" w:color="auto"/>
        <w:left w:val="none" w:sz="0" w:space="0" w:color="auto"/>
        <w:bottom w:val="none" w:sz="0" w:space="0" w:color="auto"/>
        <w:right w:val="none" w:sz="0" w:space="0" w:color="auto"/>
      </w:divBdr>
    </w:div>
    <w:div w:id="466751473">
      <w:bodyDiv w:val="1"/>
      <w:marLeft w:val="0"/>
      <w:marRight w:val="0"/>
      <w:marTop w:val="0"/>
      <w:marBottom w:val="0"/>
      <w:divBdr>
        <w:top w:val="none" w:sz="0" w:space="0" w:color="auto"/>
        <w:left w:val="none" w:sz="0" w:space="0" w:color="auto"/>
        <w:bottom w:val="none" w:sz="0" w:space="0" w:color="auto"/>
        <w:right w:val="none" w:sz="0" w:space="0" w:color="auto"/>
      </w:divBdr>
    </w:div>
    <w:div w:id="466895081">
      <w:bodyDiv w:val="1"/>
      <w:marLeft w:val="0"/>
      <w:marRight w:val="0"/>
      <w:marTop w:val="0"/>
      <w:marBottom w:val="0"/>
      <w:divBdr>
        <w:top w:val="none" w:sz="0" w:space="0" w:color="auto"/>
        <w:left w:val="none" w:sz="0" w:space="0" w:color="auto"/>
        <w:bottom w:val="none" w:sz="0" w:space="0" w:color="auto"/>
        <w:right w:val="none" w:sz="0" w:space="0" w:color="auto"/>
      </w:divBdr>
    </w:div>
    <w:div w:id="473525853">
      <w:bodyDiv w:val="1"/>
      <w:marLeft w:val="0"/>
      <w:marRight w:val="0"/>
      <w:marTop w:val="0"/>
      <w:marBottom w:val="0"/>
      <w:divBdr>
        <w:top w:val="none" w:sz="0" w:space="0" w:color="auto"/>
        <w:left w:val="none" w:sz="0" w:space="0" w:color="auto"/>
        <w:bottom w:val="none" w:sz="0" w:space="0" w:color="auto"/>
        <w:right w:val="none" w:sz="0" w:space="0" w:color="auto"/>
      </w:divBdr>
    </w:div>
    <w:div w:id="478814444">
      <w:bodyDiv w:val="1"/>
      <w:marLeft w:val="0"/>
      <w:marRight w:val="0"/>
      <w:marTop w:val="0"/>
      <w:marBottom w:val="0"/>
      <w:divBdr>
        <w:top w:val="none" w:sz="0" w:space="0" w:color="auto"/>
        <w:left w:val="none" w:sz="0" w:space="0" w:color="auto"/>
        <w:bottom w:val="none" w:sz="0" w:space="0" w:color="auto"/>
        <w:right w:val="none" w:sz="0" w:space="0" w:color="auto"/>
      </w:divBdr>
    </w:div>
    <w:div w:id="481578655">
      <w:bodyDiv w:val="1"/>
      <w:marLeft w:val="0"/>
      <w:marRight w:val="0"/>
      <w:marTop w:val="0"/>
      <w:marBottom w:val="0"/>
      <w:divBdr>
        <w:top w:val="none" w:sz="0" w:space="0" w:color="auto"/>
        <w:left w:val="none" w:sz="0" w:space="0" w:color="auto"/>
        <w:bottom w:val="none" w:sz="0" w:space="0" w:color="auto"/>
        <w:right w:val="none" w:sz="0" w:space="0" w:color="auto"/>
      </w:divBdr>
    </w:div>
    <w:div w:id="482936346">
      <w:bodyDiv w:val="1"/>
      <w:marLeft w:val="0"/>
      <w:marRight w:val="0"/>
      <w:marTop w:val="0"/>
      <w:marBottom w:val="0"/>
      <w:divBdr>
        <w:top w:val="none" w:sz="0" w:space="0" w:color="auto"/>
        <w:left w:val="none" w:sz="0" w:space="0" w:color="auto"/>
        <w:bottom w:val="none" w:sz="0" w:space="0" w:color="auto"/>
        <w:right w:val="none" w:sz="0" w:space="0" w:color="auto"/>
      </w:divBdr>
    </w:div>
    <w:div w:id="483593443">
      <w:bodyDiv w:val="1"/>
      <w:marLeft w:val="0"/>
      <w:marRight w:val="0"/>
      <w:marTop w:val="0"/>
      <w:marBottom w:val="0"/>
      <w:divBdr>
        <w:top w:val="none" w:sz="0" w:space="0" w:color="auto"/>
        <w:left w:val="none" w:sz="0" w:space="0" w:color="auto"/>
        <w:bottom w:val="none" w:sz="0" w:space="0" w:color="auto"/>
        <w:right w:val="none" w:sz="0" w:space="0" w:color="auto"/>
      </w:divBdr>
    </w:div>
    <w:div w:id="487744763">
      <w:bodyDiv w:val="1"/>
      <w:marLeft w:val="0"/>
      <w:marRight w:val="0"/>
      <w:marTop w:val="0"/>
      <w:marBottom w:val="0"/>
      <w:divBdr>
        <w:top w:val="none" w:sz="0" w:space="0" w:color="auto"/>
        <w:left w:val="none" w:sz="0" w:space="0" w:color="auto"/>
        <w:bottom w:val="none" w:sz="0" w:space="0" w:color="auto"/>
        <w:right w:val="none" w:sz="0" w:space="0" w:color="auto"/>
      </w:divBdr>
    </w:div>
    <w:div w:id="498270381">
      <w:bodyDiv w:val="1"/>
      <w:marLeft w:val="0"/>
      <w:marRight w:val="0"/>
      <w:marTop w:val="0"/>
      <w:marBottom w:val="0"/>
      <w:divBdr>
        <w:top w:val="none" w:sz="0" w:space="0" w:color="auto"/>
        <w:left w:val="none" w:sz="0" w:space="0" w:color="auto"/>
        <w:bottom w:val="none" w:sz="0" w:space="0" w:color="auto"/>
        <w:right w:val="none" w:sz="0" w:space="0" w:color="auto"/>
      </w:divBdr>
    </w:div>
    <w:div w:id="509179162">
      <w:bodyDiv w:val="1"/>
      <w:marLeft w:val="0"/>
      <w:marRight w:val="0"/>
      <w:marTop w:val="0"/>
      <w:marBottom w:val="0"/>
      <w:divBdr>
        <w:top w:val="none" w:sz="0" w:space="0" w:color="auto"/>
        <w:left w:val="none" w:sz="0" w:space="0" w:color="auto"/>
        <w:bottom w:val="none" w:sz="0" w:space="0" w:color="auto"/>
        <w:right w:val="none" w:sz="0" w:space="0" w:color="auto"/>
      </w:divBdr>
    </w:div>
    <w:div w:id="510678907">
      <w:bodyDiv w:val="1"/>
      <w:marLeft w:val="0"/>
      <w:marRight w:val="0"/>
      <w:marTop w:val="0"/>
      <w:marBottom w:val="0"/>
      <w:divBdr>
        <w:top w:val="none" w:sz="0" w:space="0" w:color="auto"/>
        <w:left w:val="none" w:sz="0" w:space="0" w:color="auto"/>
        <w:bottom w:val="none" w:sz="0" w:space="0" w:color="auto"/>
        <w:right w:val="none" w:sz="0" w:space="0" w:color="auto"/>
      </w:divBdr>
    </w:div>
    <w:div w:id="510804085">
      <w:bodyDiv w:val="1"/>
      <w:marLeft w:val="0"/>
      <w:marRight w:val="0"/>
      <w:marTop w:val="0"/>
      <w:marBottom w:val="0"/>
      <w:divBdr>
        <w:top w:val="none" w:sz="0" w:space="0" w:color="auto"/>
        <w:left w:val="none" w:sz="0" w:space="0" w:color="auto"/>
        <w:bottom w:val="none" w:sz="0" w:space="0" w:color="auto"/>
        <w:right w:val="none" w:sz="0" w:space="0" w:color="auto"/>
      </w:divBdr>
    </w:div>
    <w:div w:id="511725818">
      <w:bodyDiv w:val="1"/>
      <w:marLeft w:val="0"/>
      <w:marRight w:val="0"/>
      <w:marTop w:val="0"/>
      <w:marBottom w:val="0"/>
      <w:divBdr>
        <w:top w:val="none" w:sz="0" w:space="0" w:color="auto"/>
        <w:left w:val="none" w:sz="0" w:space="0" w:color="auto"/>
        <w:bottom w:val="none" w:sz="0" w:space="0" w:color="auto"/>
        <w:right w:val="none" w:sz="0" w:space="0" w:color="auto"/>
      </w:divBdr>
    </w:div>
    <w:div w:id="512115149">
      <w:bodyDiv w:val="1"/>
      <w:marLeft w:val="0"/>
      <w:marRight w:val="0"/>
      <w:marTop w:val="0"/>
      <w:marBottom w:val="0"/>
      <w:divBdr>
        <w:top w:val="none" w:sz="0" w:space="0" w:color="auto"/>
        <w:left w:val="none" w:sz="0" w:space="0" w:color="auto"/>
        <w:bottom w:val="none" w:sz="0" w:space="0" w:color="auto"/>
        <w:right w:val="none" w:sz="0" w:space="0" w:color="auto"/>
      </w:divBdr>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2504695">
      <w:bodyDiv w:val="1"/>
      <w:marLeft w:val="0"/>
      <w:marRight w:val="0"/>
      <w:marTop w:val="0"/>
      <w:marBottom w:val="0"/>
      <w:divBdr>
        <w:top w:val="none" w:sz="0" w:space="0" w:color="auto"/>
        <w:left w:val="none" w:sz="0" w:space="0" w:color="auto"/>
        <w:bottom w:val="none" w:sz="0" w:space="0" w:color="auto"/>
        <w:right w:val="none" w:sz="0" w:space="0" w:color="auto"/>
      </w:divBdr>
    </w:div>
    <w:div w:id="534317053">
      <w:bodyDiv w:val="1"/>
      <w:marLeft w:val="0"/>
      <w:marRight w:val="0"/>
      <w:marTop w:val="0"/>
      <w:marBottom w:val="0"/>
      <w:divBdr>
        <w:top w:val="none" w:sz="0" w:space="0" w:color="auto"/>
        <w:left w:val="none" w:sz="0" w:space="0" w:color="auto"/>
        <w:bottom w:val="none" w:sz="0" w:space="0" w:color="auto"/>
        <w:right w:val="none" w:sz="0" w:space="0" w:color="auto"/>
      </w:divBdr>
    </w:div>
    <w:div w:id="535776216">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0094499">
      <w:bodyDiv w:val="1"/>
      <w:marLeft w:val="0"/>
      <w:marRight w:val="0"/>
      <w:marTop w:val="0"/>
      <w:marBottom w:val="0"/>
      <w:divBdr>
        <w:top w:val="none" w:sz="0" w:space="0" w:color="auto"/>
        <w:left w:val="none" w:sz="0" w:space="0" w:color="auto"/>
        <w:bottom w:val="none" w:sz="0" w:space="0" w:color="auto"/>
        <w:right w:val="none" w:sz="0" w:space="0" w:color="auto"/>
      </w:divBdr>
    </w:div>
    <w:div w:id="543372946">
      <w:bodyDiv w:val="1"/>
      <w:marLeft w:val="0"/>
      <w:marRight w:val="0"/>
      <w:marTop w:val="0"/>
      <w:marBottom w:val="0"/>
      <w:divBdr>
        <w:top w:val="none" w:sz="0" w:space="0" w:color="auto"/>
        <w:left w:val="none" w:sz="0" w:space="0" w:color="auto"/>
        <w:bottom w:val="none" w:sz="0" w:space="0" w:color="auto"/>
        <w:right w:val="none" w:sz="0" w:space="0" w:color="auto"/>
      </w:divBdr>
    </w:div>
    <w:div w:id="544024681">
      <w:bodyDiv w:val="1"/>
      <w:marLeft w:val="0"/>
      <w:marRight w:val="0"/>
      <w:marTop w:val="0"/>
      <w:marBottom w:val="0"/>
      <w:divBdr>
        <w:top w:val="none" w:sz="0" w:space="0" w:color="auto"/>
        <w:left w:val="none" w:sz="0" w:space="0" w:color="auto"/>
        <w:bottom w:val="none" w:sz="0" w:space="0" w:color="auto"/>
        <w:right w:val="none" w:sz="0" w:space="0" w:color="auto"/>
      </w:divBdr>
    </w:div>
    <w:div w:id="544752974">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556474040">
      <w:bodyDiv w:val="1"/>
      <w:marLeft w:val="0"/>
      <w:marRight w:val="0"/>
      <w:marTop w:val="0"/>
      <w:marBottom w:val="0"/>
      <w:divBdr>
        <w:top w:val="none" w:sz="0" w:space="0" w:color="auto"/>
        <w:left w:val="none" w:sz="0" w:space="0" w:color="auto"/>
        <w:bottom w:val="none" w:sz="0" w:space="0" w:color="auto"/>
        <w:right w:val="none" w:sz="0" w:space="0" w:color="auto"/>
      </w:divBdr>
    </w:div>
    <w:div w:id="556934648">
      <w:bodyDiv w:val="1"/>
      <w:marLeft w:val="0"/>
      <w:marRight w:val="0"/>
      <w:marTop w:val="0"/>
      <w:marBottom w:val="0"/>
      <w:divBdr>
        <w:top w:val="none" w:sz="0" w:space="0" w:color="auto"/>
        <w:left w:val="none" w:sz="0" w:space="0" w:color="auto"/>
        <w:bottom w:val="none" w:sz="0" w:space="0" w:color="auto"/>
        <w:right w:val="none" w:sz="0" w:space="0" w:color="auto"/>
      </w:divBdr>
    </w:div>
    <w:div w:id="557474344">
      <w:bodyDiv w:val="1"/>
      <w:marLeft w:val="0"/>
      <w:marRight w:val="0"/>
      <w:marTop w:val="0"/>
      <w:marBottom w:val="0"/>
      <w:divBdr>
        <w:top w:val="none" w:sz="0" w:space="0" w:color="auto"/>
        <w:left w:val="none" w:sz="0" w:space="0" w:color="auto"/>
        <w:bottom w:val="none" w:sz="0" w:space="0" w:color="auto"/>
        <w:right w:val="none" w:sz="0" w:space="0" w:color="auto"/>
      </w:divBdr>
    </w:div>
    <w:div w:id="566771928">
      <w:bodyDiv w:val="1"/>
      <w:marLeft w:val="0"/>
      <w:marRight w:val="0"/>
      <w:marTop w:val="0"/>
      <w:marBottom w:val="0"/>
      <w:divBdr>
        <w:top w:val="none" w:sz="0" w:space="0" w:color="auto"/>
        <w:left w:val="none" w:sz="0" w:space="0" w:color="auto"/>
        <w:bottom w:val="none" w:sz="0" w:space="0" w:color="auto"/>
        <w:right w:val="none" w:sz="0" w:space="0" w:color="auto"/>
      </w:divBdr>
    </w:div>
    <w:div w:id="567107531">
      <w:bodyDiv w:val="1"/>
      <w:marLeft w:val="0"/>
      <w:marRight w:val="0"/>
      <w:marTop w:val="0"/>
      <w:marBottom w:val="0"/>
      <w:divBdr>
        <w:top w:val="none" w:sz="0" w:space="0" w:color="auto"/>
        <w:left w:val="none" w:sz="0" w:space="0" w:color="auto"/>
        <w:bottom w:val="none" w:sz="0" w:space="0" w:color="auto"/>
        <w:right w:val="none" w:sz="0" w:space="0" w:color="auto"/>
      </w:divBdr>
    </w:div>
    <w:div w:id="567804854">
      <w:bodyDiv w:val="1"/>
      <w:marLeft w:val="0"/>
      <w:marRight w:val="0"/>
      <w:marTop w:val="0"/>
      <w:marBottom w:val="0"/>
      <w:divBdr>
        <w:top w:val="none" w:sz="0" w:space="0" w:color="auto"/>
        <w:left w:val="none" w:sz="0" w:space="0" w:color="auto"/>
        <w:bottom w:val="none" w:sz="0" w:space="0" w:color="auto"/>
        <w:right w:val="none" w:sz="0" w:space="0" w:color="auto"/>
      </w:divBdr>
    </w:div>
    <w:div w:id="574630464">
      <w:bodyDiv w:val="1"/>
      <w:marLeft w:val="0"/>
      <w:marRight w:val="0"/>
      <w:marTop w:val="0"/>
      <w:marBottom w:val="0"/>
      <w:divBdr>
        <w:top w:val="none" w:sz="0" w:space="0" w:color="auto"/>
        <w:left w:val="none" w:sz="0" w:space="0" w:color="auto"/>
        <w:bottom w:val="none" w:sz="0" w:space="0" w:color="auto"/>
        <w:right w:val="none" w:sz="0" w:space="0" w:color="auto"/>
      </w:divBdr>
    </w:div>
    <w:div w:id="576207316">
      <w:bodyDiv w:val="1"/>
      <w:marLeft w:val="0"/>
      <w:marRight w:val="0"/>
      <w:marTop w:val="0"/>
      <w:marBottom w:val="0"/>
      <w:divBdr>
        <w:top w:val="none" w:sz="0" w:space="0" w:color="auto"/>
        <w:left w:val="none" w:sz="0" w:space="0" w:color="auto"/>
        <w:bottom w:val="none" w:sz="0" w:space="0" w:color="auto"/>
        <w:right w:val="none" w:sz="0" w:space="0" w:color="auto"/>
      </w:divBdr>
    </w:div>
    <w:div w:id="590430343">
      <w:bodyDiv w:val="1"/>
      <w:marLeft w:val="0"/>
      <w:marRight w:val="0"/>
      <w:marTop w:val="0"/>
      <w:marBottom w:val="0"/>
      <w:divBdr>
        <w:top w:val="none" w:sz="0" w:space="0" w:color="auto"/>
        <w:left w:val="none" w:sz="0" w:space="0" w:color="auto"/>
        <w:bottom w:val="none" w:sz="0" w:space="0" w:color="auto"/>
        <w:right w:val="none" w:sz="0" w:space="0" w:color="auto"/>
      </w:divBdr>
    </w:div>
    <w:div w:id="591550475">
      <w:bodyDiv w:val="1"/>
      <w:marLeft w:val="0"/>
      <w:marRight w:val="0"/>
      <w:marTop w:val="0"/>
      <w:marBottom w:val="0"/>
      <w:divBdr>
        <w:top w:val="none" w:sz="0" w:space="0" w:color="auto"/>
        <w:left w:val="none" w:sz="0" w:space="0" w:color="auto"/>
        <w:bottom w:val="none" w:sz="0" w:space="0" w:color="auto"/>
        <w:right w:val="none" w:sz="0" w:space="0" w:color="auto"/>
      </w:divBdr>
    </w:div>
    <w:div w:id="592707740">
      <w:bodyDiv w:val="1"/>
      <w:marLeft w:val="0"/>
      <w:marRight w:val="0"/>
      <w:marTop w:val="0"/>
      <w:marBottom w:val="0"/>
      <w:divBdr>
        <w:top w:val="none" w:sz="0" w:space="0" w:color="auto"/>
        <w:left w:val="none" w:sz="0" w:space="0" w:color="auto"/>
        <w:bottom w:val="none" w:sz="0" w:space="0" w:color="auto"/>
        <w:right w:val="none" w:sz="0" w:space="0" w:color="auto"/>
      </w:divBdr>
    </w:div>
    <w:div w:id="608440499">
      <w:bodyDiv w:val="1"/>
      <w:marLeft w:val="0"/>
      <w:marRight w:val="0"/>
      <w:marTop w:val="0"/>
      <w:marBottom w:val="0"/>
      <w:divBdr>
        <w:top w:val="none" w:sz="0" w:space="0" w:color="auto"/>
        <w:left w:val="none" w:sz="0" w:space="0" w:color="auto"/>
        <w:bottom w:val="none" w:sz="0" w:space="0" w:color="auto"/>
        <w:right w:val="none" w:sz="0" w:space="0" w:color="auto"/>
      </w:divBdr>
    </w:div>
    <w:div w:id="613824486">
      <w:bodyDiv w:val="1"/>
      <w:marLeft w:val="0"/>
      <w:marRight w:val="0"/>
      <w:marTop w:val="0"/>
      <w:marBottom w:val="0"/>
      <w:divBdr>
        <w:top w:val="none" w:sz="0" w:space="0" w:color="auto"/>
        <w:left w:val="none" w:sz="0" w:space="0" w:color="auto"/>
        <w:bottom w:val="none" w:sz="0" w:space="0" w:color="auto"/>
        <w:right w:val="none" w:sz="0" w:space="0" w:color="auto"/>
      </w:divBdr>
    </w:div>
    <w:div w:id="613830479">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17953897">
      <w:bodyDiv w:val="1"/>
      <w:marLeft w:val="0"/>
      <w:marRight w:val="0"/>
      <w:marTop w:val="0"/>
      <w:marBottom w:val="0"/>
      <w:divBdr>
        <w:top w:val="none" w:sz="0" w:space="0" w:color="auto"/>
        <w:left w:val="none" w:sz="0" w:space="0" w:color="auto"/>
        <w:bottom w:val="none" w:sz="0" w:space="0" w:color="auto"/>
        <w:right w:val="none" w:sz="0" w:space="0" w:color="auto"/>
      </w:divBdr>
    </w:div>
    <w:div w:id="620041885">
      <w:bodyDiv w:val="1"/>
      <w:marLeft w:val="0"/>
      <w:marRight w:val="0"/>
      <w:marTop w:val="0"/>
      <w:marBottom w:val="0"/>
      <w:divBdr>
        <w:top w:val="none" w:sz="0" w:space="0" w:color="auto"/>
        <w:left w:val="none" w:sz="0" w:space="0" w:color="auto"/>
        <w:bottom w:val="none" w:sz="0" w:space="0" w:color="auto"/>
        <w:right w:val="none" w:sz="0" w:space="0" w:color="auto"/>
      </w:divBdr>
    </w:div>
    <w:div w:id="621568993">
      <w:bodyDiv w:val="1"/>
      <w:marLeft w:val="0"/>
      <w:marRight w:val="0"/>
      <w:marTop w:val="0"/>
      <w:marBottom w:val="0"/>
      <w:divBdr>
        <w:top w:val="none" w:sz="0" w:space="0" w:color="auto"/>
        <w:left w:val="none" w:sz="0" w:space="0" w:color="auto"/>
        <w:bottom w:val="none" w:sz="0" w:space="0" w:color="auto"/>
        <w:right w:val="none" w:sz="0" w:space="0" w:color="auto"/>
      </w:divBdr>
    </w:div>
    <w:div w:id="632448272">
      <w:bodyDiv w:val="1"/>
      <w:marLeft w:val="0"/>
      <w:marRight w:val="0"/>
      <w:marTop w:val="0"/>
      <w:marBottom w:val="0"/>
      <w:divBdr>
        <w:top w:val="none" w:sz="0" w:space="0" w:color="auto"/>
        <w:left w:val="none" w:sz="0" w:space="0" w:color="auto"/>
        <w:bottom w:val="none" w:sz="0" w:space="0" w:color="auto"/>
        <w:right w:val="none" w:sz="0" w:space="0" w:color="auto"/>
      </w:divBdr>
    </w:div>
    <w:div w:id="633175525">
      <w:bodyDiv w:val="1"/>
      <w:marLeft w:val="0"/>
      <w:marRight w:val="0"/>
      <w:marTop w:val="0"/>
      <w:marBottom w:val="0"/>
      <w:divBdr>
        <w:top w:val="none" w:sz="0" w:space="0" w:color="auto"/>
        <w:left w:val="none" w:sz="0" w:space="0" w:color="auto"/>
        <w:bottom w:val="none" w:sz="0" w:space="0" w:color="auto"/>
        <w:right w:val="none" w:sz="0" w:space="0" w:color="auto"/>
      </w:divBdr>
    </w:div>
    <w:div w:id="641614599">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54457977">
      <w:bodyDiv w:val="1"/>
      <w:marLeft w:val="0"/>
      <w:marRight w:val="0"/>
      <w:marTop w:val="0"/>
      <w:marBottom w:val="0"/>
      <w:divBdr>
        <w:top w:val="none" w:sz="0" w:space="0" w:color="auto"/>
        <w:left w:val="none" w:sz="0" w:space="0" w:color="auto"/>
        <w:bottom w:val="none" w:sz="0" w:space="0" w:color="auto"/>
        <w:right w:val="none" w:sz="0" w:space="0" w:color="auto"/>
      </w:divBdr>
    </w:div>
    <w:div w:id="659576080">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78629442">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86444412">
      <w:bodyDiv w:val="1"/>
      <w:marLeft w:val="0"/>
      <w:marRight w:val="0"/>
      <w:marTop w:val="0"/>
      <w:marBottom w:val="0"/>
      <w:divBdr>
        <w:top w:val="none" w:sz="0" w:space="0" w:color="auto"/>
        <w:left w:val="none" w:sz="0" w:space="0" w:color="auto"/>
        <w:bottom w:val="none" w:sz="0" w:space="0" w:color="auto"/>
        <w:right w:val="none" w:sz="0" w:space="0" w:color="auto"/>
      </w:divBdr>
    </w:div>
    <w:div w:id="688023272">
      <w:bodyDiv w:val="1"/>
      <w:marLeft w:val="0"/>
      <w:marRight w:val="0"/>
      <w:marTop w:val="0"/>
      <w:marBottom w:val="0"/>
      <w:divBdr>
        <w:top w:val="none" w:sz="0" w:space="0" w:color="auto"/>
        <w:left w:val="none" w:sz="0" w:space="0" w:color="auto"/>
        <w:bottom w:val="none" w:sz="0" w:space="0" w:color="auto"/>
        <w:right w:val="none" w:sz="0" w:space="0" w:color="auto"/>
      </w:divBdr>
    </w:div>
    <w:div w:id="691951646">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699673603">
      <w:bodyDiv w:val="1"/>
      <w:marLeft w:val="0"/>
      <w:marRight w:val="0"/>
      <w:marTop w:val="0"/>
      <w:marBottom w:val="0"/>
      <w:divBdr>
        <w:top w:val="none" w:sz="0" w:space="0" w:color="auto"/>
        <w:left w:val="none" w:sz="0" w:space="0" w:color="auto"/>
        <w:bottom w:val="none" w:sz="0" w:space="0" w:color="auto"/>
        <w:right w:val="none" w:sz="0" w:space="0" w:color="auto"/>
      </w:divBdr>
    </w:div>
    <w:div w:id="701243567">
      <w:bodyDiv w:val="1"/>
      <w:marLeft w:val="0"/>
      <w:marRight w:val="0"/>
      <w:marTop w:val="0"/>
      <w:marBottom w:val="0"/>
      <w:divBdr>
        <w:top w:val="none" w:sz="0" w:space="0" w:color="auto"/>
        <w:left w:val="none" w:sz="0" w:space="0" w:color="auto"/>
        <w:bottom w:val="none" w:sz="0" w:space="0" w:color="auto"/>
        <w:right w:val="none" w:sz="0" w:space="0" w:color="auto"/>
      </w:divBdr>
    </w:div>
    <w:div w:id="701396519">
      <w:bodyDiv w:val="1"/>
      <w:marLeft w:val="0"/>
      <w:marRight w:val="0"/>
      <w:marTop w:val="0"/>
      <w:marBottom w:val="0"/>
      <w:divBdr>
        <w:top w:val="none" w:sz="0" w:space="0" w:color="auto"/>
        <w:left w:val="none" w:sz="0" w:space="0" w:color="auto"/>
        <w:bottom w:val="none" w:sz="0" w:space="0" w:color="auto"/>
        <w:right w:val="none" w:sz="0" w:space="0" w:color="auto"/>
      </w:divBdr>
    </w:div>
    <w:div w:id="706413464">
      <w:bodyDiv w:val="1"/>
      <w:marLeft w:val="0"/>
      <w:marRight w:val="0"/>
      <w:marTop w:val="0"/>
      <w:marBottom w:val="0"/>
      <w:divBdr>
        <w:top w:val="none" w:sz="0" w:space="0" w:color="auto"/>
        <w:left w:val="none" w:sz="0" w:space="0" w:color="auto"/>
        <w:bottom w:val="none" w:sz="0" w:space="0" w:color="auto"/>
        <w:right w:val="none" w:sz="0" w:space="0" w:color="auto"/>
      </w:divBdr>
      <w:divsChild>
        <w:div w:id="1915166296">
          <w:marLeft w:val="432"/>
          <w:marRight w:val="0"/>
          <w:marTop w:val="96"/>
          <w:marBottom w:val="0"/>
          <w:divBdr>
            <w:top w:val="none" w:sz="0" w:space="0" w:color="auto"/>
            <w:left w:val="none" w:sz="0" w:space="0" w:color="auto"/>
            <w:bottom w:val="none" w:sz="0" w:space="0" w:color="auto"/>
            <w:right w:val="none" w:sz="0" w:space="0" w:color="auto"/>
          </w:divBdr>
        </w:div>
        <w:div w:id="1705983845">
          <w:marLeft w:val="432"/>
          <w:marRight w:val="0"/>
          <w:marTop w:val="96"/>
          <w:marBottom w:val="0"/>
          <w:divBdr>
            <w:top w:val="none" w:sz="0" w:space="0" w:color="auto"/>
            <w:left w:val="none" w:sz="0" w:space="0" w:color="auto"/>
            <w:bottom w:val="none" w:sz="0" w:space="0" w:color="auto"/>
            <w:right w:val="none" w:sz="0" w:space="0" w:color="auto"/>
          </w:divBdr>
        </w:div>
      </w:divsChild>
    </w:div>
    <w:div w:id="707414009">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2577674">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717045591">
      <w:bodyDiv w:val="1"/>
      <w:marLeft w:val="0"/>
      <w:marRight w:val="0"/>
      <w:marTop w:val="0"/>
      <w:marBottom w:val="0"/>
      <w:divBdr>
        <w:top w:val="none" w:sz="0" w:space="0" w:color="auto"/>
        <w:left w:val="none" w:sz="0" w:space="0" w:color="auto"/>
        <w:bottom w:val="none" w:sz="0" w:space="0" w:color="auto"/>
        <w:right w:val="none" w:sz="0" w:space="0" w:color="auto"/>
      </w:divBdr>
    </w:div>
    <w:div w:id="717320944">
      <w:bodyDiv w:val="1"/>
      <w:marLeft w:val="0"/>
      <w:marRight w:val="0"/>
      <w:marTop w:val="0"/>
      <w:marBottom w:val="0"/>
      <w:divBdr>
        <w:top w:val="none" w:sz="0" w:space="0" w:color="auto"/>
        <w:left w:val="none" w:sz="0" w:space="0" w:color="auto"/>
        <w:bottom w:val="none" w:sz="0" w:space="0" w:color="auto"/>
        <w:right w:val="none" w:sz="0" w:space="0" w:color="auto"/>
      </w:divBdr>
    </w:div>
    <w:div w:id="723912419">
      <w:bodyDiv w:val="1"/>
      <w:marLeft w:val="0"/>
      <w:marRight w:val="0"/>
      <w:marTop w:val="0"/>
      <w:marBottom w:val="0"/>
      <w:divBdr>
        <w:top w:val="none" w:sz="0" w:space="0" w:color="auto"/>
        <w:left w:val="none" w:sz="0" w:space="0" w:color="auto"/>
        <w:bottom w:val="none" w:sz="0" w:space="0" w:color="auto"/>
        <w:right w:val="none" w:sz="0" w:space="0" w:color="auto"/>
      </w:divBdr>
    </w:div>
    <w:div w:id="724909181">
      <w:bodyDiv w:val="1"/>
      <w:marLeft w:val="0"/>
      <w:marRight w:val="0"/>
      <w:marTop w:val="0"/>
      <w:marBottom w:val="0"/>
      <w:divBdr>
        <w:top w:val="none" w:sz="0" w:space="0" w:color="auto"/>
        <w:left w:val="none" w:sz="0" w:space="0" w:color="auto"/>
        <w:bottom w:val="none" w:sz="0" w:space="0" w:color="auto"/>
        <w:right w:val="none" w:sz="0" w:space="0" w:color="auto"/>
      </w:divBdr>
    </w:div>
    <w:div w:id="737749788">
      <w:bodyDiv w:val="1"/>
      <w:marLeft w:val="0"/>
      <w:marRight w:val="0"/>
      <w:marTop w:val="0"/>
      <w:marBottom w:val="0"/>
      <w:divBdr>
        <w:top w:val="none" w:sz="0" w:space="0" w:color="auto"/>
        <w:left w:val="none" w:sz="0" w:space="0" w:color="auto"/>
        <w:bottom w:val="none" w:sz="0" w:space="0" w:color="auto"/>
        <w:right w:val="none" w:sz="0" w:space="0" w:color="auto"/>
      </w:divBdr>
    </w:div>
    <w:div w:id="741294613">
      <w:bodyDiv w:val="1"/>
      <w:marLeft w:val="0"/>
      <w:marRight w:val="0"/>
      <w:marTop w:val="0"/>
      <w:marBottom w:val="0"/>
      <w:divBdr>
        <w:top w:val="none" w:sz="0" w:space="0" w:color="auto"/>
        <w:left w:val="none" w:sz="0" w:space="0" w:color="auto"/>
        <w:bottom w:val="none" w:sz="0" w:space="0" w:color="auto"/>
        <w:right w:val="none" w:sz="0" w:space="0" w:color="auto"/>
      </w:divBdr>
    </w:div>
    <w:div w:id="752240319">
      <w:bodyDiv w:val="1"/>
      <w:marLeft w:val="0"/>
      <w:marRight w:val="0"/>
      <w:marTop w:val="0"/>
      <w:marBottom w:val="0"/>
      <w:divBdr>
        <w:top w:val="none" w:sz="0" w:space="0" w:color="auto"/>
        <w:left w:val="none" w:sz="0" w:space="0" w:color="auto"/>
        <w:bottom w:val="none" w:sz="0" w:space="0" w:color="auto"/>
        <w:right w:val="none" w:sz="0" w:space="0" w:color="auto"/>
      </w:divBdr>
    </w:div>
    <w:div w:id="766190904">
      <w:bodyDiv w:val="1"/>
      <w:marLeft w:val="0"/>
      <w:marRight w:val="0"/>
      <w:marTop w:val="0"/>
      <w:marBottom w:val="0"/>
      <w:divBdr>
        <w:top w:val="none" w:sz="0" w:space="0" w:color="auto"/>
        <w:left w:val="none" w:sz="0" w:space="0" w:color="auto"/>
        <w:bottom w:val="none" w:sz="0" w:space="0" w:color="auto"/>
        <w:right w:val="none" w:sz="0" w:space="0" w:color="auto"/>
      </w:divBdr>
    </w:div>
    <w:div w:id="791826064">
      <w:bodyDiv w:val="1"/>
      <w:marLeft w:val="0"/>
      <w:marRight w:val="0"/>
      <w:marTop w:val="0"/>
      <w:marBottom w:val="0"/>
      <w:divBdr>
        <w:top w:val="none" w:sz="0" w:space="0" w:color="auto"/>
        <w:left w:val="none" w:sz="0" w:space="0" w:color="auto"/>
        <w:bottom w:val="none" w:sz="0" w:space="0" w:color="auto"/>
        <w:right w:val="none" w:sz="0" w:space="0" w:color="auto"/>
      </w:divBdr>
    </w:div>
    <w:div w:id="799418482">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5659076">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20736809">
      <w:bodyDiv w:val="1"/>
      <w:marLeft w:val="0"/>
      <w:marRight w:val="0"/>
      <w:marTop w:val="0"/>
      <w:marBottom w:val="0"/>
      <w:divBdr>
        <w:top w:val="none" w:sz="0" w:space="0" w:color="auto"/>
        <w:left w:val="none" w:sz="0" w:space="0" w:color="auto"/>
        <w:bottom w:val="none" w:sz="0" w:space="0" w:color="auto"/>
        <w:right w:val="none" w:sz="0" w:space="0" w:color="auto"/>
      </w:divBdr>
    </w:div>
    <w:div w:id="820846748">
      <w:bodyDiv w:val="1"/>
      <w:marLeft w:val="0"/>
      <w:marRight w:val="0"/>
      <w:marTop w:val="0"/>
      <w:marBottom w:val="0"/>
      <w:divBdr>
        <w:top w:val="none" w:sz="0" w:space="0" w:color="auto"/>
        <w:left w:val="none" w:sz="0" w:space="0" w:color="auto"/>
        <w:bottom w:val="none" w:sz="0" w:space="0" w:color="auto"/>
        <w:right w:val="none" w:sz="0" w:space="0" w:color="auto"/>
      </w:divBdr>
    </w:div>
    <w:div w:id="824276965">
      <w:bodyDiv w:val="1"/>
      <w:marLeft w:val="0"/>
      <w:marRight w:val="0"/>
      <w:marTop w:val="0"/>
      <w:marBottom w:val="0"/>
      <w:divBdr>
        <w:top w:val="none" w:sz="0" w:space="0" w:color="auto"/>
        <w:left w:val="none" w:sz="0" w:space="0" w:color="auto"/>
        <w:bottom w:val="none" w:sz="0" w:space="0" w:color="auto"/>
        <w:right w:val="none" w:sz="0" w:space="0" w:color="auto"/>
      </w:divBdr>
    </w:div>
    <w:div w:id="842663468">
      <w:bodyDiv w:val="1"/>
      <w:marLeft w:val="0"/>
      <w:marRight w:val="0"/>
      <w:marTop w:val="0"/>
      <w:marBottom w:val="0"/>
      <w:divBdr>
        <w:top w:val="none" w:sz="0" w:space="0" w:color="auto"/>
        <w:left w:val="none" w:sz="0" w:space="0" w:color="auto"/>
        <w:bottom w:val="none" w:sz="0" w:space="0" w:color="auto"/>
        <w:right w:val="none" w:sz="0" w:space="0" w:color="auto"/>
      </w:divBdr>
    </w:div>
    <w:div w:id="842817728">
      <w:bodyDiv w:val="1"/>
      <w:marLeft w:val="0"/>
      <w:marRight w:val="0"/>
      <w:marTop w:val="0"/>
      <w:marBottom w:val="0"/>
      <w:divBdr>
        <w:top w:val="none" w:sz="0" w:space="0" w:color="auto"/>
        <w:left w:val="none" w:sz="0" w:space="0" w:color="auto"/>
        <w:bottom w:val="none" w:sz="0" w:space="0" w:color="auto"/>
        <w:right w:val="none" w:sz="0" w:space="0" w:color="auto"/>
      </w:divBdr>
    </w:div>
    <w:div w:id="843596963">
      <w:bodyDiv w:val="1"/>
      <w:marLeft w:val="0"/>
      <w:marRight w:val="0"/>
      <w:marTop w:val="0"/>
      <w:marBottom w:val="0"/>
      <w:divBdr>
        <w:top w:val="none" w:sz="0" w:space="0" w:color="auto"/>
        <w:left w:val="none" w:sz="0" w:space="0" w:color="auto"/>
        <w:bottom w:val="none" w:sz="0" w:space="0" w:color="auto"/>
        <w:right w:val="none" w:sz="0" w:space="0" w:color="auto"/>
      </w:divBdr>
    </w:div>
    <w:div w:id="869418727">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889612866">
      <w:bodyDiv w:val="1"/>
      <w:marLeft w:val="0"/>
      <w:marRight w:val="0"/>
      <w:marTop w:val="0"/>
      <w:marBottom w:val="0"/>
      <w:divBdr>
        <w:top w:val="none" w:sz="0" w:space="0" w:color="auto"/>
        <w:left w:val="none" w:sz="0" w:space="0" w:color="auto"/>
        <w:bottom w:val="none" w:sz="0" w:space="0" w:color="auto"/>
        <w:right w:val="none" w:sz="0" w:space="0" w:color="auto"/>
      </w:divBdr>
    </w:div>
    <w:div w:id="903446131">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7573216">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12084694">
      <w:bodyDiv w:val="1"/>
      <w:marLeft w:val="0"/>
      <w:marRight w:val="0"/>
      <w:marTop w:val="0"/>
      <w:marBottom w:val="0"/>
      <w:divBdr>
        <w:top w:val="none" w:sz="0" w:space="0" w:color="auto"/>
        <w:left w:val="none" w:sz="0" w:space="0" w:color="auto"/>
        <w:bottom w:val="none" w:sz="0" w:space="0" w:color="auto"/>
        <w:right w:val="none" w:sz="0" w:space="0" w:color="auto"/>
      </w:divBdr>
    </w:div>
    <w:div w:id="913466615">
      <w:bodyDiv w:val="1"/>
      <w:marLeft w:val="0"/>
      <w:marRight w:val="0"/>
      <w:marTop w:val="0"/>
      <w:marBottom w:val="0"/>
      <w:divBdr>
        <w:top w:val="none" w:sz="0" w:space="0" w:color="auto"/>
        <w:left w:val="none" w:sz="0" w:space="0" w:color="auto"/>
        <w:bottom w:val="none" w:sz="0" w:space="0" w:color="auto"/>
        <w:right w:val="none" w:sz="0" w:space="0" w:color="auto"/>
      </w:divBdr>
    </w:div>
    <w:div w:id="916549446">
      <w:bodyDiv w:val="1"/>
      <w:marLeft w:val="0"/>
      <w:marRight w:val="0"/>
      <w:marTop w:val="0"/>
      <w:marBottom w:val="0"/>
      <w:divBdr>
        <w:top w:val="none" w:sz="0" w:space="0" w:color="auto"/>
        <w:left w:val="none" w:sz="0" w:space="0" w:color="auto"/>
        <w:bottom w:val="none" w:sz="0" w:space="0" w:color="auto"/>
        <w:right w:val="none" w:sz="0" w:space="0" w:color="auto"/>
      </w:divBdr>
    </w:div>
    <w:div w:id="929700039">
      <w:bodyDiv w:val="1"/>
      <w:marLeft w:val="0"/>
      <w:marRight w:val="0"/>
      <w:marTop w:val="0"/>
      <w:marBottom w:val="0"/>
      <w:divBdr>
        <w:top w:val="none" w:sz="0" w:space="0" w:color="auto"/>
        <w:left w:val="none" w:sz="0" w:space="0" w:color="auto"/>
        <w:bottom w:val="none" w:sz="0" w:space="0" w:color="auto"/>
        <w:right w:val="none" w:sz="0" w:space="0" w:color="auto"/>
      </w:divBdr>
    </w:div>
    <w:div w:id="933828272">
      <w:bodyDiv w:val="1"/>
      <w:marLeft w:val="0"/>
      <w:marRight w:val="0"/>
      <w:marTop w:val="0"/>
      <w:marBottom w:val="0"/>
      <w:divBdr>
        <w:top w:val="none" w:sz="0" w:space="0" w:color="auto"/>
        <w:left w:val="none" w:sz="0" w:space="0" w:color="auto"/>
        <w:bottom w:val="none" w:sz="0" w:space="0" w:color="auto"/>
        <w:right w:val="none" w:sz="0" w:space="0" w:color="auto"/>
      </w:divBdr>
    </w:div>
    <w:div w:id="951596940">
      <w:bodyDiv w:val="1"/>
      <w:marLeft w:val="0"/>
      <w:marRight w:val="0"/>
      <w:marTop w:val="0"/>
      <w:marBottom w:val="0"/>
      <w:divBdr>
        <w:top w:val="none" w:sz="0" w:space="0" w:color="auto"/>
        <w:left w:val="none" w:sz="0" w:space="0" w:color="auto"/>
        <w:bottom w:val="none" w:sz="0" w:space="0" w:color="auto"/>
        <w:right w:val="none" w:sz="0" w:space="0" w:color="auto"/>
      </w:divBdr>
    </w:div>
    <w:div w:id="960308524">
      <w:bodyDiv w:val="1"/>
      <w:marLeft w:val="0"/>
      <w:marRight w:val="0"/>
      <w:marTop w:val="0"/>
      <w:marBottom w:val="0"/>
      <w:divBdr>
        <w:top w:val="none" w:sz="0" w:space="0" w:color="auto"/>
        <w:left w:val="none" w:sz="0" w:space="0" w:color="auto"/>
        <w:bottom w:val="none" w:sz="0" w:space="0" w:color="auto"/>
        <w:right w:val="none" w:sz="0" w:space="0" w:color="auto"/>
      </w:divBdr>
    </w:div>
    <w:div w:id="963779781">
      <w:bodyDiv w:val="1"/>
      <w:marLeft w:val="0"/>
      <w:marRight w:val="0"/>
      <w:marTop w:val="0"/>
      <w:marBottom w:val="0"/>
      <w:divBdr>
        <w:top w:val="none" w:sz="0" w:space="0" w:color="auto"/>
        <w:left w:val="none" w:sz="0" w:space="0" w:color="auto"/>
        <w:bottom w:val="none" w:sz="0" w:space="0" w:color="auto"/>
        <w:right w:val="none" w:sz="0" w:space="0" w:color="auto"/>
      </w:divBdr>
      <w:divsChild>
        <w:div w:id="1617639607">
          <w:marLeft w:val="720"/>
          <w:marRight w:val="0"/>
          <w:marTop w:val="0"/>
          <w:marBottom w:val="0"/>
          <w:divBdr>
            <w:top w:val="none" w:sz="0" w:space="0" w:color="auto"/>
            <w:left w:val="none" w:sz="0" w:space="0" w:color="auto"/>
            <w:bottom w:val="none" w:sz="0" w:space="0" w:color="auto"/>
            <w:right w:val="none" w:sz="0" w:space="0" w:color="auto"/>
          </w:divBdr>
        </w:div>
        <w:div w:id="1201626572">
          <w:marLeft w:val="720"/>
          <w:marRight w:val="0"/>
          <w:marTop w:val="0"/>
          <w:marBottom w:val="0"/>
          <w:divBdr>
            <w:top w:val="none" w:sz="0" w:space="0" w:color="auto"/>
            <w:left w:val="none" w:sz="0" w:space="0" w:color="auto"/>
            <w:bottom w:val="none" w:sz="0" w:space="0" w:color="auto"/>
            <w:right w:val="none" w:sz="0" w:space="0" w:color="auto"/>
          </w:divBdr>
        </w:div>
        <w:div w:id="1054085830">
          <w:marLeft w:val="720"/>
          <w:marRight w:val="0"/>
          <w:marTop w:val="0"/>
          <w:marBottom w:val="0"/>
          <w:divBdr>
            <w:top w:val="none" w:sz="0" w:space="0" w:color="auto"/>
            <w:left w:val="none" w:sz="0" w:space="0" w:color="auto"/>
            <w:bottom w:val="none" w:sz="0" w:space="0" w:color="auto"/>
            <w:right w:val="none" w:sz="0" w:space="0" w:color="auto"/>
          </w:divBdr>
        </w:div>
        <w:div w:id="199632123">
          <w:marLeft w:val="720"/>
          <w:marRight w:val="0"/>
          <w:marTop w:val="0"/>
          <w:marBottom w:val="0"/>
          <w:divBdr>
            <w:top w:val="none" w:sz="0" w:space="0" w:color="auto"/>
            <w:left w:val="none" w:sz="0" w:space="0" w:color="auto"/>
            <w:bottom w:val="none" w:sz="0" w:space="0" w:color="auto"/>
            <w:right w:val="none" w:sz="0" w:space="0" w:color="auto"/>
          </w:divBdr>
        </w:div>
        <w:div w:id="50689501">
          <w:marLeft w:val="720"/>
          <w:marRight w:val="0"/>
          <w:marTop w:val="0"/>
          <w:marBottom w:val="0"/>
          <w:divBdr>
            <w:top w:val="none" w:sz="0" w:space="0" w:color="auto"/>
            <w:left w:val="none" w:sz="0" w:space="0" w:color="auto"/>
            <w:bottom w:val="none" w:sz="0" w:space="0" w:color="auto"/>
            <w:right w:val="none" w:sz="0" w:space="0" w:color="auto"/>
          </w:divBdr>
        </w:div>
        <w:div w:id="1536649236">
          <w:marLeft w:val="720"/>
          <w:marRight w:val="0"/>
          <w:marTop w:val="0"/>
          <w:marBottom w:val="0"/>
          <w:divBdr>
            <w:top w:val="none" w:sz="0" w:space="0" w:color="auto"/>
            <w:left w:val="none" w:sz="0" w:space="0" w:color="auto"/>
            <w:bottom w:val="none" w:sz="0" w:space="0" w:color="auto"/>
            <w:right w:val="none" w:sz="0" w:space="0" w:color="auto"/>
          </w:divBdr>
        </w:div>
        <w:div w:id="251790489">
          <w:marLeft w:val="720"/>
          <w:marRight w:val="0"/>
          <w:marTop w:val="0"/>
          <w:marBottom w:val="0"/>
          <w:divBdr>
            <w:top w:val="none" w:sz="0" w:space="0" w:color="auto"/>
            <w:left w:val="none" w:sz="0" w:space="0" w:color="auto"/>
            <w:bottom w:val="none" w:sz="0" w:space="0" w:color="auto"/>
            <w:right w:val="none" w:sz="0" w:space="0" w:color="auto"/>
          </w:divBdr>
        </w:div>
        <w:div w:id="56169640">
          <w:marLeft w:val="720"/>
          <w:marRight w:val="0"/>
          <w:marTop w:val="0"/>
          <w:marBottom w:val="0"/>
          <w:divBdr>
            <w:top w:val="none" w:sz="0" w:space="0" w:color="auto"/>
            <w:left w:val="none" w:sz="0" w:space="0" w:color="auto"/>
            <w:bottom w:val="none" w:sz="0" w:space="0" w:color="auto"/>
            <w:right w:val="none" w:sz="0" w:space="0" w:color="auto"/>
          </w:divBdr>
        </w:div>
        <w:div w:id="1794520499">
          <w:marLeft w:val="720"/>
          <w:marRight w:val="0"/>
          <w:marTop w:val="0"/>
          <w:marBottom w:val="0"/>
          <w:divBdr>
            <w:top w:val="none" w:sz="0" w:space="0" w:color="auto"/>
            <w:left w:val="none" w:sz="0" w:space="0" w:color="auto"/>
            <w:bottom w:val="none" w:sz="0" w:space="0" w:color="auto"/>
            <w:right w:val="none" w:sz="0" w:space="0" w:color="auto"/>
          </w:divBdr>
        </w:div>
      </w:divsChild>
    </w:div>
    <w:div w:id="964585700">
      <w:bodyDiv w:val="1"/>
      <w:marLeft w:val="0"/>
      <w:marRight w:val="0"/>
      <w:marTop w:val="0"/>
      <w:marBottom w:val="0"/>
      <w:divBdr>
        <w:top w:val="none" w:sz="0" w:space="0" w:color="auto"/>
        <w:left w:val="none" w:sz="0" w:space="0" w:color="auto"/>
        <w:bottom w:val="none" w:sz="0" w:space="0" w:color="auto"/>
        <w:right w:val="none" w:sz="0" w:space="0" w:color="auto"/>
      </w:divBdr>
    </w:div>
    <w:div w:id="974992244">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87396912">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09285160">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12873458">
      <w:bodyDiv w:val="1"/>
      <w:marLeft w:val="0"/>
      <w:marRight w:val="0"/>
      <w:marTop w:val="0"/>
      <w:marBottom w:val="0"/>
      <w:divBdr>
        <w:top w:val="none" w:sz="0" w:space="0" w:color="auto"/>
        <w:left w:val="none" w:sz="0" w:space="0" w:color="auto"/>
        <w:bottom w:val="none" w:sz="0" w:space="0" w:color="auto"/>
        <w:right w:val="none" w:sz="0" w:space="0" w:color="auto"/>
      </w:divBdr>
    </w:div>
    <w:div w:id="1019695398">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1956524">
      <w:bodyDiv w:val="1"/>
      <w:marLeft w:val="0"/>
      <w:marRight w:val="0"/>
      <w:marTop w:val="0"/>
      <w:marBottom w:val="0"/>
      <w:divBdr>
        <w:top w:val="none" w:sz="0" w:space="0" w:color="auto"/>
        <w:left w:val="none" w:sz="0" w:space="0" w:color="auto"/>
        <w:bottom w:val="none" w:sz="0" w:space="0" w:color="auto"/>
        <w:right w:val="none" w:sz="0" w:space="0" w:color="auto"/>
      </w:divBdr>
    </w:div>
    <w:div w:id="1034623102">
      <w:bodyDiv w:val="1"/>
      <w:marLeft w:val="0"/>
      <w:marRight w:val="0"/>
      <w:marTop w:val="0"/>
      <w:marBottom w:val="0"/>
      <w:divBdr>
        <w:top w:val="none" w:sz="0" w:space="0" w:color="auto"/>
        <w:left w:val="none" w:sz="0" w:space="0" w:color="auto"/>
        <w:bottom w:val="none" w:sz="0" w:space="0" w:color="auto"/>
        <w:right w:val="none" w:sz="0" w:space="0" w:color="auto"/>
      </w:divBdr>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41441685">
      <w:bodyDiv w:val="1"/>
      <w:marLeft w:val="0"/>
      <w:marRight w:val="0"/>
      <w:marTop w:val="0"/>
      <w:marBottom w:val="0"/>
      <w:divBdr>
        <w:top w:val="none" w:sz="0" w:space="0" w:color="auto"/>
        <w:left w:val="none" w:sz="0" w:space="0" w:color="auto"/>
        <w:bottom w:val="none" w:sz="0" w:space="0" w:color="auto"/>
        <w:right w:val="none" w:sz="0" w:space="0" w:color="auto"/>
      </w:divBdr>
    </w:div>
    <w:div w:id="1043793770">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57433618">
      <w:bodyDiv w:val="1"/>
      <w:marLeft w:val="0"/>
      <w:marRight w:val="0"/>
      <w:marTop w:val="0"/>
      <w:marBottom w:val="0"/>
      <w:divBdr>
        <w:top w:val="none" w:sz="0" w:space="0" w:color="auto"/>
        <w:left w:val="none" w:sz="0" w:space="0" w:color="auto"/>
        <w:bottom w:val="none" w:sz="0" w:space="0" w:color="auto"/>
        <w:right w:val="none" w:sz="0" w:space="0" w:color="auto"/>
      </w:divBdr>
    </w:div>
    <w:div w:id="1059130503">
      <w:bodyDiv w:val="1"/>
      <w:marLeft w:val="0"/>
      <w:marRight w:val="0"/>
      <w:marTop w:val="0"/>
      <w:marBottom w:val="0"/>
      <w:divBdr>
        <w:top w:val="none" w:sz="0" w:space="0" w:color="auto"/>
        <w:left w:val="none" w:sz="0" w:space="0" w:color="auto"/>
        <w:bottom w:val="none" w:sz="0" w:space="0" w:color="auto"/>
        <w:right w:val="none" w:sz="0" w:space="0" w:color="auto"/>
      </w:divBdr>
    </w:div>
    <w:div w:id="1061640556">
      <w:bodyDiv w:val="1"/>
      <w:marLeft w:val="0"/>
      <w:marRight w:val="0"/>
      <w:marTop w:val="0"/>
      <w:marBottom w:val="0"/>
      <w:divBdr>
        <w:top w:val="none" w:sz="0" w:space="0" w:color="auto"/>
        <w:left w:val="none" w:sz="0" w:space="0" w:color="auto"/>
        <w:bottom w:val="none" w:sz="0" w:space="0" w:color="auto"/>
        <w:right w:val="none" w:sz="0" w:space="0" w:color="auto"/>
      </w:divBdr>
    </w:div>
    <w:div w:id="1063257432">
      <w:bodyDiv w:val="1"/>
      <w:marLeft w:val="0"/>
      <w:marRight w:val="0"/>
      <w:marTop w:val="0"/>
      <w:marBottom w:val="0"/>
      <w:divBdr>
        <w:top w:val="none" w:sz="0" w:space="0" w:color="auto"/>
        <w:left w:val="none" w:sz="0" w:space="0" w:color="auto"/>
        <w:bottom w:val="none" w:sz="0" w:space="0" w:color="auto"/>
        <w:right w:val="none" w:sz="0" w:space="0" w:color="auto"/>
      </w:divBdr>
    </w:div>
    <w:div w:id="1068529888">
      <w:bodyDiv w:val="1"/>
      <w:marLeft w:val="0"/>
      <w:marRight w:val="0"/>
      <w:marTop w:val="0"/>
      <w:marBottom w:val="0"/>
      <w:divBdr>
        <w:top w:val="none" w:sz="0" w:space="0" w:color="auto"/>
        <w:left w:val="none" w:sz="0" w:space="0" w:color="auto"/>
        <w:bottom w:val="none" w:sz="0" w:space="0" w:color="auto"/>
        <w:right w:val="none" w:sz="0" w:space="0" w:color="auto"/>
      </w:divBdr>
    </w:div>
    <w:div w:id="1069423822">
      <w:bodyDiv w:val="1"/>
      <w:marLeft w:val="0"/>
      <w:marRight w:val="0"/>
      <w:marTop w:val="0"/>
      <w:marBottom w:val="0"/>
      <w:divBdr>
        <w:top w:val="none" w:sz="0" w:space="0" w:color="auto"/>
        <w:left w:val="none" w:sz="0" w:space="0" w:color="auto"/>
        <w:bottom w:val="none" w:sz="0" w:space="0" w:color="auto"/>
        <w:right w:val="none" w:sz="0" w:space="0" w:color="auto"/>
      </w:divBdr>
    </w:div>
    <w:div w:id="1073116073">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76980655">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090930999">
      <w:bodyDiv w:val="1"/>
      <w:marLeft w:val="0"/>
      <w:marRight w:val="0"/>
      <w:marTop w:val="0"/>
      <w:marBottom w:val="0"/>
      <w:divBdr>
        <w:top w:val="none" w:sz="0" w:space="0" w:color="auto"/>
        <w:left w:val="none" w:sz="0" w:space="0" w:color="auto"/>
        <w:bottom w:val="none" w:sz="0" w:space="0" w:color="auto"/>
        <w:right w:val="none" w:sz="0" w:space="0" w:color="auto"/>
      </w:divBdr>
    </w:div>
    <w:div w:id="1098019376">
      <w:bodyDiv w:val="1"/>
      <w:marLeft w:val="0"/>
      <w:marRight w:val="0"/>
      <w:marTop w:val="0"/>
      <w:marBottom w:val="0"/>
      <w:divBdr>
        <w:top w:val="none" w:sz="0" w:space="0" w:color="auto"/>
        <w:left w:val="none" w:sz="0" w:space="0" w:color="auto"/>
        <w:bottom w:val="none" w:sz="0" w:space="0" w:color="auto"/>
        <w:right w:val="none" w:sz="0" w:space="0" w:color="auto"/>
      </w:divBdr>
    </w:div>
    <w:div w:id="1106776501">
      <w:bodyDiv w:val="1"/>
      <w:marLeft w:val="0"/>
      <w:marRight w:val="0"/>
      <w:marTop w:val="0"/>
      <w:marBottom w:val="0"/>
      <w:divBdr>
        <w:top w:val="none" w:sz="0" w:space="0" w:color="auto"/>
        <w:left w:val="none" w:sz="0" w:space="0" w:color="auto"/>
        <w:bottom w:val="none" w:sz="0" w:space="0" w:color="auto"/>
        <w:right w:val="none" w:sz="0" w:space="0" w:color="auto"/>
      </w:divBdr>
    </w:div>
    <w:div w:id="1107507284">
      <w:bodyDiv w:val="1"/>
      <w:marLeft w:val="0"/>
      <w:marRight w:val="0"/>
      <w:marTop w:val="0"/>
      <w:marBottom w:val="0"/>
      <w:divBdr>
        <w:top w:val="none" w:sz="0" w:space="0" w:color="auto"/>
        <w:left w:val="none" w:sz="0" w:space="0" w:color="auto"/>
        <w:bottom w:val="none" w:sz="0" w:space="0" w:color="auto"/>
        <w:right w:val="none" w:sz="0" w:space="0" w:color="auto"/>
      </w:divBdr>
    </w:div>
    <w:div w:id="1110736517">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12743865">
      <w:bodyDiv w:val="1"/>
      <w:marLeft w:val="0"/>
      <w:marRight w:val="0"/>
      <w:marTop w:val="0"/>
      <w:marBottom w:val="0"/>
      <w:divBdr>
        <w:top w:val="none" w:sz="0" w:space="0" w:color="auto"/>
        <w:left w:val="none" w:sz="0" w:space="0" w:color="auto"/>
        <w:bottom w:val="none" w:sz="0" w:space="0" w:color="auto"/>
        <w:right w:val="none" w:sz="0" w:space="0" w:color="auto"/>
      </w:divBdr>
    </w:div>
    <w:div w:id="1117870009">
      <w:bodyDiv w:val="1"/>
      <w:marLeft w:val="0"/>
      <w:marRight w:val="0"/>
      <w:marTop w:val="0"/>
      <w:marBottom w:val="0"/>
      <w:divBdr>
        <w:top w:val="none" w:sz="0" w:space="0" w:color="auto"/>
        <w:left w:val="none" w:sz="0" w:space="0" w:color="auto"/>
        <w:bottom w:val="none" w:sz="0" w:space="0" w:color="auto"/>
        <w:right w:val="none" w:sz="0" w:space="0" w:color="auto"/>
      </w:divBdr>
    </w:div>
    <w:div w:id="1119378813">
      <w:bodyDiv w:val="1"/>
      <w:marLeft w:val="0"/>
      <w:marRight w:val="0"/>
      <w:marTop w:val="0"/>
      <w:marBottom w:val="0"/>
      <w:divBdr>
        <w:top w:val="none" w:sz="0" w:space="0" w:color="auto"/>
        <w:left w:val="none" w:sz="0" w:space="0" w:color="auto"/>
        <w:bottom w:val="none" w:sz="0" w:space="0" w:color="auto"/>
        <w:right w:val="none" w:sz="0" w:space="0" w:color="auto"/>
      </w:divBdr>
    </w:div>
    <w:div w:id="1121731513">
      <w:bodyDiv w:val="1"/>
      <w:marLeft w:val="0"/>
      <w:marRight w:val="0"/>
      <w:marTop w:val="0"/>
      <w:marBottom w:val="0"/>
      <w:divBdr>
        <w:top w:val="none" w:sz="0" w:space="0" w:color="auto"/>
        <w:left w:val="none" w:sz="0" w:space="0" w:color="auto"/>
        <w:bottom w:val="none" w:sz="0" w:space="0" w:color="auto"/>
        <w:right w:val="none" w:sz="0" w:space="0" w:color="auto"/>
      </w:divBdr>
    </w:div>
    <w:div w:id="1122116781">
      <w:bodyDiv w:val="1"/>
      <w:marLeft w:val="0"/>
      <w:marRight w:val="0"/>
      <w:marTop w:val="0"/>
      <w:marBottom w:val="0"/>
      <w:divBdr>
        <w:top w:val="none" w:sz="0" w:space="0" w:color="auto"/>
        <w:left w:val="none" w:sz="0" w:space="0" w:color="auto"/>
        <w:bottom w:val="none" w:sz="0" w:space="0" w:color="auto"/>
        <w:right w:val="none" w:sz="0" w:space="0" w:color="auto"/>
      </w:divBdr>
    </w:div>
    <w:div w:id="1131902934">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35685613">
      <w:bodyDiv w:val="1"/>
      <w:marLeft w:val="0"/>
      <w:marRight w:val="0"/>
      <w:marTop w:val="0"/>
      <w:marBottom w:val="0"/>
      <w:divBdr>
        <w:top w:val="none" w:sz="0" w:space="0" w:color="auto"/>
        <w:left w:val="none" w:sz="0" w:space="0" w:color="auto"/>
        <w:bottom w:val="none" w:sz="0" w:space="0" w:color="auto"/>
        <w:right w:val="none" w:sz="0" w:space="0" w:color="auto"/>
      </w:divBdr>
    </w:div>
    <w:div w:id="1141730342">
      <w:bodyDiv w:val="1"/>
      <w:marLeft w:val="0"/>
      <w:marRight w:val="0"/>
      <w:marTop w:val="0"/>
      <w:marBottom w:val="0"/>
      <w:divBdr>
        <w:top w:val="none" w:sz="0" w:space="0" w:color="auto"/>
        <w:left w:val="none" w:sz="0" w:space="0" w:color="auto"/>
        <w:bottom w:val="none" w:sz="0" w:space="0" w:color="auto"/>
        <w:right w:val="none" w:sz="0" w:space="0" w:color="auto"/>
      </w:divBdr>
    </w:div>
    <w:div w:id="1142963535">
      <w:bodyDiv w:val="1"/>
      <w:marLeft w:val="0"/>
      <w:marRight w:val="0"/>
      <w:marTop w:val="0"/>
      <w:marBottom w:val="0"/>
      <w:divBdr>
        <w:top w:val="none" w:sz="0" w:space="0" w:color="auto"/>
        <w:left w:val="none" w:sz="0" w:space="0" w:color="auto"/>
        <w:bottom w:val="none" w:sz="0" w:space="0" w:color="auto"/>
        <w:right w:val="none" w:sz="0" w:space="0" w:color="auto"/>
      </w:divBdr>
    </w:div>
    <w:div w:id="1161506947">
      <w:bodyDiv w:val="1"/>
      <w:marLeft w:val="0"/>
      <w:marRight w:val="0"/>
      <w:marTop w:val="0"/>
      <w:marBottom w:val="0"/>
      <w:divBdr>
        <w:top w:val="none" w:sz="0" w:space="0" w:color="auto"/>
        <w:left w:val="none" w:sz="0" w:space="0" w:color="auto"/>
        <w:bottom w:val="none" w:sz="0" w:space="0" w:color="auto"/>
        <w:right w:val="none" w:sz="0" w:space="0" w:color="auto"/>
      </w:divBdr>
    </w:div>
    <w:div w:id="1164472521">
      <w:bodyDiv w:val="1"/>
      <w:marLeft w:val="0"/>
      <w:marRight w:val="0"/>
      <w:marTop w:val="0"/>
      <w:marBottom w:val="0"/>
      <w:divBdr>
        <w:top w:val="none" w:sz="0" w:space="0" w:color="auto"/>
        <w:left w:val="none" w:sz="0" w:space="0" w:color="auto"/>
        <w:bottom w:val="none" w:sz="0" w:space="0" w:color="auto"/>
        <w:right w:val="none" w:sz="0" w:space="0" w:color="auto"/>
      </w:divBdr>
    </w:div>
    <w:div w:id="1168211285">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68793440">
      <w:bodyDiv w:val="1"/>
      <w:marLeft w:val="0"/>
      <w:marRight w:val="0"/>
      <w:marTop w:val="0"/>
      <w:marBottom w:val="0"/>
      <w:divBdr>
        <w:top w:val="none" w:sz="0" w:space="0" w:color="auto"/>
        <w:left w:val="none" w:sz="0" w:space="0" w:color="auto"/>
        <w:bottom w:val="none" w:sz="0" w:space="0" w:color="auto"/>
        <w:right w:val="none" w:sz="0" w:space="0" w:color="auto"/>
      </w:divBdr>
    </w:div>
    <w:div w:id="1171457496">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7384577">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80121158">
      <w:bodyDiv w:val="1"/>
      <w:marLeft w:val="0"/>
      <w:marRight w:val="0"/>
      <w:marTop w:val="0"/>
      <w:marBottom w:val="0"/>
      <w:divBdr>
        <w:top w:val="none" w:sz="0" w:space="0" w:color="auto"/>
        <w:left w:val="none" w:sz="0" w:space="0" w:color="auto"/>
        <w:bottom w:val="none" w:sz="0" w:space="0" w:color="auto"/>
        <w:right w:val="none" w:sz="0" w:space="0" w:color="auto"/>
      </w:divBdr>
    </w:div>
    <w:div w:id="1185751894">
      <w:bodyDiv w:val="1"/>
      <w:marLeft w:val="0"/>
      <w:marRight w:val="0"/>
      <w:marTop w:val="0"/>
      <w:marBottom w:val="0"/>
      <w:divBdr>
        <w:top w:val="none" w:sz="0" w:space="0" w:color="auto"/>
        <w:left w:val="none" w:sz="0" w:space="0" w:color="auto"/>
        <w:bottom w:val="none" w:sz="0" w:space="0" w:color="auto"/>
        <w:right w:val="none" w:sz="0" w:space="0" w:color="auto"/>
      </w:divBdr>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199200635">
      <w:bodyDiv w:val="1"/>
      <w:marLeft w:val="0"/>
      <w:marRight w:val="0"/>
      <w:marTop w:val="0"/>
      <w:marBottom w:val="0"/>
      <w:divBdr>
        <w:top w:val="none" w:sz="0" w:space="0" w:color="auto"/>
        <w:left w:val="none" w:sz="0" w:space="0" w:color="auto"/>
        <w:bottom w:val="none" w:sz="0" w:space="0" w:color="auto"/>
        <w:right w:val="none" w:sz="0" w:space="0" w:color="auto"/>
      </w:divBdr>
    </w:div>
    <w:div w:id="1205752320">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212696023">
      <w:bodyDiv w:val="1"/>
      <w:marLeft w:val="0"/>
      <w:marRight w:val="0"/>
      <w:marTop w:val="0"/>
      <w:marBottom w:val="0"/>
      <w:divBdr>
        <w:top w:val="none" w:sz="0" w:space="0" w:color="auto"/>
        <w:left w:val="none" w:sz="0" w:space="0" w:color="auto"/>
        <w:bottom w:val="none" w:sz="0" w:space="0" w:color="auto"/>
        <w:right w:val="none" w:sz="0" w:space="0" w:color="auto"/>
      </w:divBdr>
    </w:div>
    <w:div w:id="1222791117">
      <w:bodyDiv w:val="1"/>
      <w:marLeft w:val="0"/>
      <w:marRight w:val="0"/>
      <w:marTop w:val="0"/>
      <w:marBottom w:val="0"/>
      <w:divBdr>
        <w:top w:val="none" w:sz="0" w:space="0" w:color="auto"/>
        <w:left w:val="none" w:sz="0" w:space="0" w:color="auto"/>
        <w:bottom w:val="none" w:sz="0" w:space="0" w:color="auto"/>
        <w:right w:val="none" w:sz="0" w:space="0" w:color="auto"/>
      </w:divBdr>
    </w:div>
    <w:div w:id="1228801727">
      <w:bodyDiv w:val="1"/>
      <w:marLeft w:val="0"/>
      <w:marRight w:val="0"/>
      <w:marTop w:val="0"/>
      <w:marBottom w:val="0"/>
      <w:divBdr>
        <w:top w:val="none" w:sz="0" w:space="0" w:color="auto"/>
        <w:left w:val="none" w:sz="0" w:space="0" w:color="auto"/>
        <w:bottom w:val="none" w:sz="0" w:space="0" w:color="auto"/>
        <w:right w:val="none" w:sz="0" w:space="0" w:color="auto"/>
      </w:divBdr>
    </w:div>
    <w:div w:id="1231572737">
      <w:bodyDiv w:val="1"/>
      <w:marLeft w:val="0"/>
      <w:marRight w:val="0"/>
      <w:marTop w:val="0"/>
      <w:marBottom w:val="0"/>
      <w:divBdr>
        <w:top w:val="none" w:sz="0" w:space="0" w:color="auto"/>
        <w:left w:val="none" w:sz="0" w:space="0" w:color="auto"/>
        <w:bottom w:val="none" w:sz="0" w:space="0" w:color="auto"/>
        <w:right w:val="none" w:sz="0" w:space="0" w:color="auto"/>
      </w:divBdr>
    </w:div>
    <w:div w:id="1234313234">
      <w:bodyDiv w:val="1"/>
      <w:marLeft w:val="0"/>
      <w:marRight w:val="0"/>
      <w:marTop w:val="0"/>
      <w:marBottom w:val="0"/>
      <w:divBdr>
        <w:top w:val="none" w:sz="0" w:space="0" w:color="auto"/>
        <w:left w:val="none" w:sz="0" w:space="0" w:color="auto"/>
        <w:bottom w:val="none" w:sz="0" w:space="0" w:color="auto"/>
        <w:right w:val="none" w:sz="0" w:space="0" w:color="auto"/>
      </w:divBdr>
    </w:div>
    <w:div w:id="1237743697">
      <w:bodyDiv w:val="1"/>
      <w:marLeft w:val="0"/>
      <w:marRight w:val="0"/>
      <w:marTop w:val="0"/>
      <w:marBottom w:val="0"/>
      <w:divBdr>
        <w:top w:val="none" w:sz="0" w:space="0" w:color="auto"/>
        <w:left w:val="none" w:sz="0" w:space="0" w:color="auto"/>
        <w:bottom w:val="none" w:sz="0" w:space="0" w:color="auto"/>
        <w:right w:val="none" w:sz="0" w:space="0" w:color="auto"/>
      </w:divBdr>
    </w:div>
    <w:div w:id="1242527981">
      <w:bodyDiv w:val="1"/>
      <w:marLeft w:val="0"/>
      <w:marRight w:val="0"/>
      <w:marTop w:val="0"/>
      <w:marBottom w:val="0"/>
      <w:divBdr>
        <w:top w:val="none" w:sz="0" w:space="0" w:color="auto"/>
        <w:left w:val="none" w:sz="0" w:space="0" w:color="auto"/>
        <w:bottom w:val="none" w:sz="0" w:space="0" w:color="auto"/>
        <w:right w:val="none" w:sz="0" w:space="0" w:color="auto"/>
      </w:divBdr>
    </w:div>
    <w:div w:id="1243222421">
      <w:bodyDiv w:val="1"/>
      <w:marLeft w:val="0"/>
      <w:marRight w:val="0"/>
      <w:marTop w:val="0"/>
      <w:marBottom w:val="0"/>
      <w:divBdr>
        <w:top w:val="none" w:sz="0" w:space="0" w:color="auto"/>
        <w:left w:val="none" w:sz="0" w:space="0" w:color="auto"/>
        <w:bottom w:val="none" w:sz="0" w:space="0" w:color="auto"/>
        <w:right w:val="none" w:sz="0" w:space="0" w:color="auto"/>
      </w:divBdr>
    </w:div>
    <w:div w:id="1243489989">
      <w:bodyDiv w:val="1"/>
      <w:marLeft w:val="0"/>
      <w:marRight w:val="0"/>
      <w:marTop w:val="0"/>
      <w:marBottom w:val="0"/>
      <w:divBdr>
        <w:top w:val="none" w:sz="0" w:space="0" w:color="auto"/>
        <w:left w:val="none" w:sz="0" w:space="0" w:color="auto"/>
        <w:bottom w:val="none" w:sz="0" w:space="0" w:color="auto"/>
        <w:right w:val="none" w:sz="0" w:space="0" w:color="auto"/>
      </w:divBdr>
    </w:div>
    <w:div w:id="1244532682">
      <w:bodyDiv w:val="1"/>
      <w:marLeft w:val="0"/>
      <w:marRight w:val="0"/>
      <w:marTop w:val="0"/>
      <w:marBottom w:val="0"/>
      <w:divBdr>
        <w:top w:val="none" w:sz="0" w:space="0" w:color="auto"/>
        <w:left w:val="none" w:sz="0" w:space="0" w:color="auto"/>
        <w:bottom w:val="none" w:sz="0" w:space="0" w:color="auto"/>
        <w:right w:val="none" w:sz="0" w:space="0" w:color="auto"/>
      </w:divBdr>
    </w:div>
    <w:div w:id="1246915463">
      <w:bodyDiv w:val="1"/>
      <w:marLeft w:val="0"/>
      <w:marRight w:val="0"/>
      <w:marTop w:val="0"/>
      <w:marBottom w:val="0"/>
      <w:divBdr>
        <w:top w:val="none" w:sz="0" w:space="0" w:color="auto"/>
        <w:left w:val="none" w:sz="0" w:space="0" w:color="auto"/>
        <w:bottom w:val="none" w:sz="0" w:space="0" w:color="auto"/>
        <w:right w:val="none" w:sz="0" w:space="0" w:color="auto"/>
      </w:divBdr>
    </w:div>
    <w:div w:id="1248344775">
      <w:bodyDiv w:val="1"/>
      <w:marLeft w:val="0"/>
      <w:marRight w:val="0"/>
      <w:marTop w:val="0"/>
      <w:marBottom w:val="0"/>
      <w:divBdr>
        <w:top w:val="none" w:sz="0" w:space="0" w:color="auto"/>
        <w:left w:val="none" w:sz="0" w:space="0" w:color="auto"/>
        <w:bottom w:val="none" w:sz="0" w:space="0" w:color="auto"/>
        <w:right w:val="none" w:sz="0" w:space="0" w:color="auto"/>
      </w:divBdr>
    </w:div>
    <w:div w:id="1262647540">
      <w:bodyDiv w:val="1"/>
      <w:marLeft w:val="0"/>
      <w:marRight w:val="0"/>
      <w:marTop w:val="0"/>
      <w:marBottom w:val="0"/>
      <w:divBdr>
        <w:top w:val="none" w:sz="0" w:space="0" w:color="auto"/>
        <w:left w:val="none" w:sz="0" w:space="0" w:color="auto"/>
        <w:bottom w:val="none" w:sz="0" w:space="0" w:color="auto"/>
        <w:right w:val="none" w:sz="0" w:space="0" w:color="auto"/>
      </w:divBdr>
    </w:div>
    <w:div w:id="1269388691">
      <w:bodyDiv w:val="1"/>
      <w:marLeft w:val="0"/>
      <w:marRight w:val="0"/>
      <w:marTop w:val="0"/>
      <w:marBottom w:val="0"/>
      <w:divBdr>
        <w:top w:val="none" w:sz="0" w:space="0" w:color="auto"/>
        <w:left w:val="none" w:sz="0" w:space="0" w:color="auto"/>
        <w:bottom w:val="none" w:sz="0" w:space="0" w:color="auto"/>
        <w:right w:val="none" w:sz="0" w:space="0" w:color="auto"/>
      </w:divBdr>
    </w:div>
    <w:div w:id="1269658982">
      <w:bodyDiv w:val="1"/>
      <w:marLeft w:val="0"/>
      <w:marRight w:val="0"/>
      <w:marTop w:val="0"/>
      <w:marBottom w:val="0"/>
      <w:divBdr>
        <w:top w:val="none" w:sz="0" w:space="0" w:color="auto"/>
        <w:left w:val="none" w:sz="0" w:space="0" w:color="auto"/>
        <w:bottom w:val="none" w:sz="0" w:space="0" w:color="auto"/>
        <w:right w:val="none" w:sz="0" w:space="0" w:color="auto"/>
      </w:divBdr>
    </w:div>
    <w:div w:id="1277177628">
      <w:bodyDiv w:val="1"/>
      <w:marLeft w:val="0"/>
      <w:marRight w:val="0"/>
      <w:marTop w:val="0"/>
      <w:marBottom w:val="0"/>
      <w:divBdr>
        <w:top w:val="none" w:sz="0" w:space="0" w:color="auto"/>
        <w:left w:val="none" w:sz="0" w:space="0" w:color="auto"/>
        <w:bottom w:val="none" w:sz="0" w:space="0" w:color="auto"/>
        <w:right w:val="none" w:sz="0" w:space="0" w:color="auto"/>
      </w:divBdr>
    </w:div>
    <w:div w:id="1280409279">
      <w:bodyDiv w:val="1"/>
      <w:marLeft w:val="0"/>
      <w:marRight w:val="0"/>
      <w:marTop w:val="0"/>
      <w:marBottom w:val="0"/>
      <w:divBdr>
        <w:top w:val="none" w:sz="0" w:space="0" w:color="auto"/>
        <w:left w:val="none" w:sz="0" w:space="0" w:color="auto"/>
        <w:bottom w:val="none" w:sz="0" w:space="0" w:color="auto"/>
        <w:right w:val="none" w:sz="0" w:space="0" w:color="auto"/>
      </w:divBdr>
    </w:div>
    <w:div w:id="1285700092">
      <w:bodyDiv w:val="1"/>
      <w:marLeft w:val="0"/>
      <w:marRight w:val="0"/>
      <w:marTop w:val="0"/>
      <w:marBottom w:val="0"/>
      <w:divBdr>
        <w:top w:val="none" w:sz="0" w:space="0" w:color="auto"/>
        <w:left w:val="none" w:sz="0" w:space="0" w:color="auto"/>
        <w:bottom w:val="none" w:sz="0" w:space="0" w:color="auto"/>
        <w:right w:val="none" w:sz="0" w:space="0" w:color="auto"/>
      </w:divBdr>
    </w:div>
    <w:div w:id="1294750866">
      <w:bodyDiv w:val="1"/>
      <w:marLeft w:val="0"/>
      <w:marRight w:val="0"/>
      <w:marTop w:val="0"/>
      <w:marBottom w:val="0"/>
      <w:divBdr>
        <w:top w:val="none" w:sz="0" w:space="0" w:color="auto"/>
        <w:left w:val="none" w:sz="0" w:space="0" w:color="auto"/>
        <w:bottom w:val="none" w:sz="0" w:space="0" w:color="auto"/>
        <w:right w:val="none" w:sz="0" w:space="0" w:color="auto"/>
      </w:divBdr>
    </w:div>
    <w:div w:id="1296253060">
      <w:bodyDiv w:val="1"/>
      <w:marLeft w:val="0"/>
      <w:marRight w:val="0"/>
      <w:marTop w:val="0"/>
      <w:marBottom w:val="0"/>
      <w:divBdr>
        <w:top w:val="none" w:sz="0" w:space="0" w:color="auto"/>
        <w:left w:val="none" w:sz="0" w:space="0" w:color="auto"/>
        <w:bottom w:val="none" w:sz="0" w:space="0" w:color="auto"/>
        <w:right w:val="none" w:sz="0" w:space="0" w:color="auto"/>
      </w:divBdr>
    </w:div>
    <w:div w:id="1300185397">
      <w:bodyDiv w:val="1"/>
      <w:marLeft w:val="0"/>
      <w:marRight w:val="0"/>
      <w:marTop w:val="0"/>
      <w:marBottom w:val="0"/>
      <w:divBdr>
        <w:top w:val="none" w:sz="0" w:space="0" w:color="auto"/>
        <w:left w:val="none" w:sz="0" w:space="0" w:color="auto"/>
        <w:bottom w:val="none" w:sz="0" w:space="0" w:color="auto"/>
        <w:right w:val="none" w:sz="0" w:space="0" w:color="auto"/>
      </w:divBdr>
    </w:div>
    <w:div w:id="1300187676">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3555450">
      <w:bodyDiv w:val="1"/>
      <w:marLeft w:val="0"/>
      <w:marRight w:val="0"/>
      <w:marTop w:val="0"/>
      <w:marBottom w:val="0"/>
      <w:divBdr>
        <w:top w:val="none" w:sz="0" w:space="0" w:color="auto"/>
        <w:left w:val="none" w:sz="0" w:space="0" w:color="auto"/>
        <w:bottom w:val="none" w:sz="0" w:space="0" w:color="auto"/>
        <w:right w:val="none" w:sz="0" w:space="0" w:color="auto"/>
      </w:divBdr>
    </w:div>
    <w:div w:id="1347832766">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52226071">
      <w:bodyDiv w:val="1"/>
      <w:marLeft w:val="0"/>
      <w:marRight w:val="0"/>
      <w:marTop w:val="0"/>
      <w:marBottom w:val="0"/>
      <w:divBdr>
        <w:top w:val="none" w:sz="0" w:space="0" w:color="auto"/>
        <w:left w:val="none" w:sz="0" w:space="0" w:color="auto"/>
        <w:bottom w:val="none" w:sz="0" w:space="0" w:color="auto"/>
        <w:right w:val="none" w:sz="0" w:space="0" w:color="auto"/>
      </w:divBdr>
    </w:div>
    <w:div w:id="1363246339">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391733404">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404059716">
      <w:bodyDiv w:val="1"/>
      <w:marLeft w:val="0"/>
      <w:marRight w:val="0"/>
      <w:marTop w:val="0"/>
      <w:marBottom w:val="0"/>
      <w:divBdr>
        <w:top w:val="none" w:sz="0" w:space="0" w:color="auto"/>
        <w:left w:val="none" w:sz="0" w:space="0" w:color="auto"/>
        <w:bottom w:val="none" w:sz="0" w:space="0" w:color="auto"/>
        <w:right w:val="none" w:sz="0" w:space="0" w:color="auto"/>
      </w:divBdr>
    </w:div>
    <w:div w:id="1404646210">
      <w:bodyDiv w:val="1"/>
      <w:marLeft w:val="0"/>
      <w:marRight w:val="0"/>
      <w:marTop w:val="0"/>
      <w:marBottom w:val="0"/>
      <w:divBdr>
        <w:top w:val="none" w:sz="0" w:space="0" w:color="auto"/>
        <w:left w:val="none" w:sz="0" w:space="0" w:color="auto"/>
        <w:bottom w:val="none" w:sz="0" w:space="0" w:color="auto"/>
        <w:right w:val="none" w:sz="0" w:space="0" w:color="auto"/>
      </w:divBdr>
    </w:div>
    <w:div w:id="1408577130">
      <w:bodyDiv w:val="1"/>
      <w:marLeft w:val="0"/>
      <w:marRight w:val="0"/>
      <w:marTop w:val="0"/>
      <w:marBottom w:val="0"/>
      <w:divBdr>
        <w:top w:val="none" w:sz="0" w:space="0" w:color="auto"/>
        <w:left w:val="none" w:sz="0" w:space="0" w:color="auto"/>
        <w:bottom w:val="none" w:sz="0" w:space="0" w:color="auto"/>
        <w:right w:val="none" w:sz="0" w:space="0" w:color="auto"/>
      </w:divBdr>
    </w:div>
    <w:div w:id="1413697529">
      <w:bodyDiv w:val="1"/>
      <w:marLeft w:val="0"/>
      <w:marRight w:val="0"/>
      <w:marTop w:val="0"/>
      <w:marBottom w:val="0"/>
      <w:divBdr>
        <w:top w:val="none" w:sz="0" w:space="0" w:color="auto"/>
        <w:left w:val="none" w:sz="0" w:space="0" w:color="auto"/>
        <w:bottom w:val="none" w:sz="0" w:space="0" w:color="auto"/>
        <w:right w:val="none" w:sz="0" w:space="0" w:color="auto"/>
      </w:divBdr>
    </w:div>
    <w:div w:id="1415325251">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19407526">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31927542">
      <w:bodyDiv w:val="1"/>
      <w:marLeft w:val="0"/>
      <w:marRight w:val="0"/>
      <w:marTop w:val="0"/>
      <w:marBottom w:val="0"/>
      <w:divBdr>
        <w:top w:val="none" w:sz="0" w:space="0" w:color="auto"/>
        <w:left w:val="none" w:sz="0" w:space="0" w:color="auto"/>
        <w:bottom w:val="none" w:sz="0" w:space="0" w:color="auto"/>
        <w:right w:val="none" w:sz="0" w:space="0" w:color="auto"/>
      </w:divBdr>
    </w:div>
    <w:div w:id="1433739556">
      <w:bodyDiv w:val="1"/>
      <w:marLeft w:val="0"/>
      <w:marRight w:val="0"/>
      <w:marTop w:val="0"/>
      <w:marBottom w:val="0"/>
      <w:divBdr>
        <w:top w:val="none" w:sz="0" w:space="0" w:color="auto"/>
        <w:left w:val="none" w:sz="0" w:space="0" w:color="auto"/>
        <w:bottom w:val="none" w:sz="0" w:space="0" w:color="auto"/>
        <w:right w:val="none" w:sz="0" w:space="0" w:color="auto"/>
      </w:divBdr>
    </w:div>
    <w:div w:id="1434518484">
      <w:bodyDiv w:val="1"/>
      <w:marLeft w:val="0"/>
      <w:marRight w:val="0"/>
      <w:marTop w:val="0"/>
      <w:marBottom w:val="0"/>
      <w:divBdr>
        <w:top w:val="none" w:sz="0" w:space="0" w:color="auto"/>
        <w:left w:val="none" w:sz="0" w:space="0" w:color="auto"/>
        <w:bottom w:val="none" w:sz="0" w:space="0" w:color="auto"/>
        <w:right w:val="none" w:sz="0" w:space="0" w:color="auto"/>
      </w:divBdr>
    </w:div>
    <w:div w:id="1435440905">
      <w:bodyDiv w:val="1"/>
      <w:marLeft w:val="0"/>
      <w:marRight w:val="0"/>
      <w:marTop w:val="0"/>
      <w:marBottom w:val="0"/>
      <w:divBdr>
        <w:top w:val="none" w:sz="0" w:space="0" w:color="auto"/>
        <w:left w:val="none" w:sz="0" w:space="0" w:color="auto"/>
        <w:bottom w:val="none" w:sz="0" w:space="0" w:color="auto"/>
        <w:right w:val="none" w:sz="0" w:space="0" w:color="auto"/>
      </w:divBdr>
    </w:div>
    <w:div w:id="1435445304">
      <w:bodyDiv w:val="1"/>
      <w:marLeft w:val="0"/>
      <w:marRight w:val="0"/>
      <w:marTop w:val="0"/>
      <w:marBottom w:val="0"/>
      <w:divBdr>
        <w:top w:val="none" w:sz="0" w:space="0" w:color="auto"/>
        <w:left w:val="none" w:sz="0" w:space="0" w:color="auto"/>
        <w:bottom w:val="none" w:sz="0" w:space="0" w:color="auto"/>
        <w:right w:val="none" w:sz="0" w:space="0" w:color="auto"/>
      </w:divBdr>
    </w:div>
    <w:div w:id="1437483173">
      <w:bodyDiv w:val="1"/>
      <w:marLeft w:val="0"/>
      <w:marRight w:val="0"/>
      <w:marTop w:val="0"/>
      <w:marBottom w:val="0"/>
      <w:divBdr>
        <w:top w:val="none" w:sz="0" w:space="0" w:color="auto"/>
        <w:left w:val="none" w:sz="0" w:space="0" w:color="auto"/>
        <w:bottom w:val="none" w:sz="0" w:space="0" w:color="auto"/>
        <w:right w:val="none" w:sz="0" w:space="0" w:color="auto"/>
      </w:divBdr>
    </w:div>
    <w:div w:id="1438674571">
      <w:bodyDiv w:val="1"/>
      <w:marLeft w:val="0"/>
      <w:marRight w:val="0"/>
      <w:marTop w:val="0"/>
      <w:marBottom w:val="0"/>
      <w:divBdr>
        <w:top w:val="none" w:sz="0" w:space="0" w:color="auto"/>
        <w:left w:val="none" w:sz="0" w:space="0" w:color="auto"/>
        <w:bottom w:val="none" w:sz="0" w:space="0" w:color="auto"/>
        <w:right w:val="none" w:sz="0" w:space="0" w:color="auto"/>
      </w:divBdr>
    </w:div>
    <w:div w:id="1448353241">
      <w:bodyDiv w:val="1"/>
      <w:marLeft w:val="0"/>
      <w:marRight w:val="0"/>
      <w:marTop w:val="0"/>
      <w:marBottom w:val="0"/>
      <w:divBdr>
        <w:top w:val="none" w:sz="0" w:space="0" w:color="auto"/>
        <w:left w:val="none" w:sz="0" w:space="0" w:color="auto"/>
        <w:bottom w:val="none" w:sz="0" w:space="0" w:color="auto"/>
        <w:right w:val="none" w:sz="0" w:space="0" w:color="auto"/>
      </w:divBdr>
    </w:div>
    <w:div w:id="1455949639">
      <w:bodyDiv w:val="1"/>
      <w:marLeft w:val="0"/>
      <w:marRight w:val="0"/>
      <w:marTop w:val="0"/>
      <w:marBottom w:val="0"/>
      <w:divBdr>
        <w:top w:val="none" w:sz="0" w:space="0" w:color="auto"/>
        <w:left w:val="none" w:sz="0" w:space="0" w:color="auto"/>
        <w:bottom w:val="none" w:sz="0" w:space="0" w:color="auto"/>
        <w:right w:val="none" w:sz="0" w:space="0" w:color="auto"/>
      </w:divBdr>
    </w:div>
    <w:div w:id="1457523332">
      <w:bodyDiv w:val="1"/>
      <w:marLeft w:val="0"/>
      <w:marRight w:val="0"/>
      <w:marTop w:val="0"/>
      <w:marBottom w:val="0"/>
      <w:divBdr>
        <w:top w:val="none" w:sz="0" w:space="0" w:color="auto"/>
        <w:left w:val="none" w:sz="0" w:space="0" w:color="auto"/>
        <w:bottom w:val="none" w:sz="0" w:space="0" w:color="auto"/>
        <w:right w:val="none" w:sz="0" w:space="0" w:color="auto"/>
      </w:divBdr>
    </w:div>
    <w:div w:id="1470242746">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473984849">
      <w:bodyDiv w:val="1"/>
      <w:marLeft w:val="0"/>
      <w:marRight w:val="0"/>
      <w:marTop w:val="0"/>
      <w:marBottom w:val="0"/>
      <w:divBdr>
        <w:top w:val="none" w:sz="0" w:space="0" w:color="auto"/>
        <w:left w:val="none" w:sz="0" w:space="0" w:color="auto"/>
        <w:bottom w:val="none" w:sz="0" w:space="0" w:color="auto"/>
        <w:right w:val="none" w:sz="0" w:space="0" w:color="auto"/>
      </w:divBdr>
    </w:div>
    <w:div w:id="1498418634">
      <w:bodyDiv w:val="1"/>
      <w:marLeft w:val="0"/>
      <w:marRight w:val="0"/>
      <w:marTop w:val="0"/>
      <w:marBottom w:val="0"/>
      <w:divBdr>
        <w:top w:val="none" w:sz="0" w:space="0" w:color="auto"/>
        <w:left w:val="none" w:sz="0" w:space="0" w:color="auto"/>
        <w:bottom w:val="none" w:sz="0" w:space="0" w:color="auto"/>
        <w:right w:val="none" w:sz="0" w:space="0" w:color="auto"/>
      </w:divBdr>
    </w:div>
    <w:div w:id="1502357087">
      <w:bodyDiv w:val="1"/>
      <w:marLeft w:val="0"/>
      <w:marRight w:val="0"/>
      <w:marTop w:val="0"/>
      <w:marBottom w:val="0"/>
      <w:divBdr>
        <w:top w:val="none" w:sz="0" w:space="0" w:color="auto"/>
        <w:left w:val="none" w:sz="0" w:space="0" w:color="auto"/>
        <w:bottom w:val="none" w:sz="0" w:space="0" w:color="auto"/>
        <w:right w:val="none" w:sz="0" w:space="0" w:color="auto"/>
      </w:divBdr>
    </w:div>
    <w:div w:id="1515263199">
      <w:bodyDiv w:val="1"/>
      <w:marLeft w:val="0"/>
      <w:marRight w:val="0"/>
      <w:marTop w:val="0"/>
      <w:marBottom w:val="0"/>
      <w:divBdr>
        <w:top w:val="none" w:sz="0" w:space="0" w:color="auto"/>
        <w:left w:val="none" w:sz="0" w:space="0" w:color="auto"/>
        <w:bottom w:val="none" w:sz="0" w:space="0" w:color="auto"/>
        <w:right w:val="none" w:sz="0" w:space="0" w:color="auto"/>
      </w:divBdr>
    </w:div>
    <w:div w:id="1518084126">
      <w:bodyDiv w:val="1"/>
      <w:marLeft w:val="0"/>
      <w:marRight w:val="0"/>
      <w:marTop w:val="0"/>
      <w:marBottom w:val="0"/>
      <w:divBdr>
        <w:top w:val="none" w:sz="0" w:space="0" w:color="auto"/>
        <w:left w:val="none" w:sz="0" w:space="0" w:color="auto"/>
        <w:bottom w:val="none" w:sz="0" w:space="0" w:color="auto"/>
        <w:right w:val="none" w:sz="0" w:space="0" w:color="auto"/>
      </w:divBdr>
    </w:div>
    <w:div w:id="1520004557">
      <w:bodyDiv w:val="1"/>
      <w:marLeft w:val="0"/>
      <w:marRight w:val="0"/>
      <w:marTop w:val="0"/>
      <w:marBottom w:val="0"/>
      <w:divBdr>
        <w:top w:val="none" w:sz="0" w:space="0" w:color="auto"/>
        <w:left w:val="none" w:sz="0" w:space="0" w:color="auto"/>
        <w:bottom w:val="none" w:sz="0" w:space="0" w:color="auto"/>
        <w:right w:val="none" w:sz="0" w:space="0" w:color="auto"/>
      </w:divBdr>
    </w:div>
    <w:div w:id="1525631458">
      <w:bodyDiv w:val="1"/>
      <w:marLeft w:val="0"/>
      <w:marRight w:val="0"/>
      <w:marTop w:val="0"/>
      <w:marBottom w:val="0"/>
      <w:divBdr>
        <w:top w:val="none" w:sz="0" w:space="0" w:color="auto"/>
        <w:left w:val="none" w:sz="0" w:space="0" w:color="auto"/>
        <w:bottom w:val="none" w:sz="0" w:space="0" w:color="auto"/>
        <w:right w:val="none" w:sz="0" w:space="0" w:color="auto"/>
      </w:divBdr>
    </w:div>
    <w:div w:id="15269385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27449106">
      <w:bodyDiv w:val="1"/>
      <w:marLeft w:val="0"/>
      <w:marRight w:val="0"/>
      <w:marTop w:val="0"/>
      <w:marBottom w:val="0"/>
      <w:divBdr>
        <w:top w:val="none" w:sz="0" w:space="0" w:color="auto"/>
        <w:left w:val="none" w:sz="0" w:space="0" w:color="auto"/>
        <w:bottom w:val="none" w:sz="0" w:space="0" w:color="auto"/>
        <w:right w:val="none" w:sz="0" w:space="0" w:color="auto"/>
      </w:divBdr>
    </w:div>
    <w:div w:id="1533230491">
      <w:bodyDiv w:val="1"/>
      <w:marLeft w:val="0"/>
      <w:marRight w:val="0"/>
      <w:marTop w:val="0"/>
      <w:marBottom w:val="0"/>
      <w:divBdr>
        <w:top w:val="none" w:sz="0" w:space="0" w:color="auto"/>
        <w:left w:val="none" w:sz="0" w:space="0" w:color="auto"/>
        <w:bottom w:val="none" w:sz="0" w:space="0" w:color="auto"/>
        <w:right w:val="none" w:sz="0" w:space="0" w:color="auto"/>
      </w:divBdr>
    </w:div>
    <w:div w:id="1534268806">
      <w:bodyDiv w:val="1"/>
      <w:marLeft w:val="0"/>
      <w:marRight w:val="0"/>
      <w:marTop w:val="0"/>
      <w:marBottom w:val="0"/>
      <w:divBdr>
        <w:top w:val="none" w:sz="0" w:space="0" w:color="auto"/>
        <w:left w:val="none" w:sz="0" w:space="0" w:color="auto"/>
        <w:bottom w:val="none" w:sz="0" w:space="0" w:color="auto"/>
        <w:right w:val="none" w:sz="0" w:space="0" w:color="auto"/>
      </w:divBdr>
    </w:div>
    <w:div w:id="1549102102">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56356942">
      <w:bodyDiv w:val="1"/>
      <w:marLeft w:val="0"/>
      <w:marRight w:val="0"/>
      <w:marTop w:val="0"/>
      <w:marBottom w:val="0"/>
      <w:divBdr>
        <w:top w:val="none" w:sz="0" w:space="0" w:color="auto"/>
        <w:left w:val="none" w:sz="0" w:space="0" w:color="auto"/>
        <w:bottom w:val="none" w:sz="0" w:space="0" w:color="auto"/>
        <w:right w:val="none" w:sz="0" w:space="0" w:color="auto"/>
      </w:divBdr>
    </w:div>
    <w:div w:id="1560752038">
      <w:bodyDiv w:val="1"/>
      <w:marLeft w:val="0"/>
      <w:marRight w:val="0"/>
      <w:marTop w:val="0"/>
      <w:marBottom w:val="0"/>
      <w:divBdr>
        <w:top w:val="none" w:sz="0" w:space="0" w:color="auto"/>
        <w:left w:val="none" w:sz="0" w:space="0" w:color="auto"/>
        <w:bottom w:val="none" w:sz="0" w:space="0" w:color="auto"/>
        <w:right w:val="none" w:sz="0" w:space="0" w:color="auto"/>
      </w:divBdr>
    </w:div>
    <w:div w:id="1566911488">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589996793">
      <w:bodyDiv w:val="1"/>
      <w:marLeft w:val="0"/>
      <w:marRight w:val="0"/>
      <w:marTop w:val="0"/>
      <w:marBottom w:val="0"/>
      <w:divBdr>
        <w:top w:val="none" w:sz="0" w:space="0" w:color="auto"/>
        <w:left w:val="none" w:sz="0" w:space="0" w:color="auto"/>
        <w:bottom w:val="none" w:sz="0" w:space="0" w:color="auto"/>
        <w:right w:val="none" w:sz="0" w:space="0" w:color="auto"/>
      </w:divBdr>
    </w:div>
    <w:div w:id="1601528791">
      <w:bodyDiv w:val="1"/>
      <w:marLeft w:val="0"/>
      <w:marRight w:val="0"/>
      <w:marTop w:val="0"/>
      <w:marBottom w:val="0"/>
      <w:divBdr>
        <w:top w:val="none" w:sz="0" w:space="0" w:color="auto"/>
        <w:left w:val="none" w:sz="0" w:space="0" w:color="auto"/>
        <w:bottom w:val="none" w:sz="0" w:space="0" w:color="auto"/>
        <w:right w:val="none" w:sz="0" w:space="0" w:color="auto"/>
      </w:divBdr>
    </w:div>
    <w:div w:id="1603688059">
      <w:bodyDiv w:val="1"/>
      <w:marLeft w:val="0"/>
      <w:marRight w:val="0"/>
      <w:marTop w:val="0"/>
      <w:marBottom w:val="0"/>
      <w:divBdr>
        <w:top w:val="none" w:sz="0" w:space="0" w:color="auto"/>
        <w:left w:val="none" w:sz="0" w:space="0" w:color="auto"/>
        <w:bottom w:val="none" w:sz="0" w:space="0" w:color="auto"/>
        <w:right w:val="none" w:sz="0" w:space="0" w:color="auto"/>
      </w:divBdr>
    </w:div>
    <w:div w:id="1607538062">
      <w:bodyDiv w:val="1"/>
      <w:marLeft w:val="0"/>
      <w:marRight w:val="0"/>
      <w:marTop w:val="0"/>
      <w:marBottom w:val="0"/>
      <w:divBdr>
        <w:top w:val="none" w:sz="0" w:space="0" w:color="auto"/>
        <w:left w:val="none" w:sz="0" w:space="0" w:color="auto"/>
        <w:bottom w:val="none" w:sz="0" w:space="0" w:color="auto"/>
        <w:right w:val="none" w:sz="0" w:space="0" w:color="auto"/>
      </w:divBdr>
    </w:div>
    <w:div w:id="1626619488">
      <w:bodyDiv w:val="1"/>
      <w:marLeft w:val="0"/>
      <w:marRight w:val="0"/>
      <w:marTop w:val="0"/>
      <w:marBottom w:val="0"/>
      <w:divBdr>
        <w:top w:val="none" w:sz="0" w:space="0" w:color="auto"/>
        <w:left w:val="none" w:sz="0" w:space="0" w:color="auto"/>
        <w:bottom w:val="none" w:sz="0" w:space="0" w:color="auto"/>
        <w:right w:val="none" w:sz="0" w:space="0" w:color="auto"/>
      </w:divBdr>
    </w:div>
    <w:div w:id="1635401184">
      <w:bodyDiv w:val="1"/>
      <w:marLeft w:val="0"/>
      <w:marRight w:val="0"/>
      <w:marTop w:val="0"/>
      <w:marBottom w:val="0"/>
      <w:divBdr>
        <w:top w:val="none" w:sz="0" w:space="0" w:color="auto"/>
        <w:left w:val="none" w:sz="0" w:space="0" w:color="auto"/>
        <w:bottom w:val="none" w:sz="0" w:space="0" w:color="auto"/>
        <w:right w:val="none" w:sz="0" w:space="0" w:color="auto"/>
      </w:divBdr>
    </w:div>
    <w:div w:id="1647928196">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2902886">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675568915">
      <w:bodyDiv w:val="1"/>
      <w:marLeft w:val="0"/>
      <w:marRight w:val="0"/>
      <w:marTop w:val="0"/>
      <w:marBottom w:val="0"/>
      <w:divBdr>
        <w:top w:val="none" w:sz="0" w:space="0" w:color="auto"/>
        <w:left w:val="none" w:sz="0" w:space="0" w:color="auto"/>
        <w:bottom w:val="none" w:sz="0" w:space="0" w:color="auto"/>
        <w:right w:val="none" w:sz="0" w:space="0" w:color="auto"/>
      </w:divBdr>
    </w:div>
    <w:div w:id="1675761960">
      <w:bodyDiv w:val="1"/>
      <w:marLeft w:val="0"/>
      <w:marRight w:val="0"/>
      <w:marTop w:val="0"/>
      <w:marBottom w:val="0"/>
      <w:divBdr>
        <w:top w:val="none" w:sz="0" w:space="0" w:color="auto"/>
        <w:left w:val="none" w:sz="0" w:space="0" w:color="auto"/>
        <w:bottom w:val="none" w:sz="0" w:space="0" w:color="auto"/>
        <w:right w:val="none" w:sz="0" w:space="0" w:color="auto"/>
      </w:divBdr>
    </w:div>
    <w:div w:id="1686639272">
      <w:bodyDiv w:val="1"/>
      <w:marLeft w:val="0"/>
      <w:marRight w:val="0"/>
      <w:marTop w:val="0"/>
      <w:marBottom w:val="0"/>
      <w:divBdr>
        <w:top w:val="none" w:sz="0" w:space="0" w:color="auto"/>
        <w:left w:val="none" w:sz="0" w:space="0" w:color="auto"/>
        <w:bottom w:val="none" w:sz="0" w:space="0" w:color="auto"/>
        <w:right w:val="none" w:sz="0" w:space="0" w:color="auto"/>
      </w:divBdr>
    </w:div>
    <w:div w:id="1693729307">
      <w:bodyDiv w:val="1"/>
      <w:marLeft w:val="0"/>
      <w:marRight w:val="0"/>
      <w:marTop w:val="0"/>
      <w:marBottom w:val="0"/>
      <w:divBdr>
        <w:top w:val="none" w:sz="0" w:space="0" w:color="auto"/>
        <w:left w:val="none" w:sz="0" w:space="0" w:color="auto"/>
        <w:bottom w:val="none" w:sz="0" w:space="0" w:color="auto"/>
        <w:right w:val="none" w:sz="0" w:space="0" w:color="auto"/>
      </w:divBdr>
    </w:div>
    <w:div w:id="1695376612">
      <w:bodyDiv w:val="1"/>
      <w:marLeft w:val="0"/>
      <w:marRight w:val="0"/>
      <w:marTop w:val="0"/>
      <w:marBottom w:val="0"/>
      <w:divBdr>
        <w:top w:val="none" w:sz="0" w:space="0" w:color="auto"/>
        <w:left w:val="none" w:sz="0" w:space="0" w:color="auto"/>
        <w:bottom w:val="none" w:sz="0" w:space="0" w:color="auto"/>
        <w:right w:val="none" w:sz="0" w:space="0" w:color="auto"/>
      </w:divBdr>
    </w:div>
    <w:div w:id="1695838966">
      <w:bodyDiv w:val="1"/>
      <w:marLeft w:val="0"/>
      <w:marRight w:val="0"/>
      <w:marTop w:val="0"/>
      <w:marBottom w:val="0"/>
      <w:divBdr>
        <w:top w:val="none" w:sz="0" w:space="0" w:color="auto"/>
        <w:left w:val="none" w:sz="0" w:space="0" w:color="auto"/>
        <w:bottom w:val="none" w:sz="0" w:space="0" w:color="auto"/>
        <w:right w:val="none" w:sz="0" w:space="0" w:color="auto"/>
      </w:divBdr>
    </w:div>
    <w:div w:id="1699159280">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04136789">
      <w:bodyDiv w:val="1"/>
      <w:marLeft w:val="0"/>
      <w:marRight w:val="0"/>
      <w:marTop w:val="0"/>
      <w:marBottom w:val="0"/>
      <w:divBdr>
        <w:top w:val="none" w:sz="0" w:space="0" w:color="auto"/>
        <w:left w:val="none" w:sz="0" w:space="0" w:color="auto"/>
        <w:bottom w:val="none" w:sz="0" w:space="0" w:color="auto"/>
        <w:right w:val="none" w:sz="0" w:space="0" w:color="auto"/>
      </w:divBdr>
    </w:div>
    <w:div w:id="1716808214">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34156183">
      <w:bodyDiv w:val="1"/>
      <w:marLeft w:val="0"/>
      <w:marRight w:val="0"/>
      <w:marTop w:val="0"/>
      <w:marBottom w:val="0"/>
      <w:divBdr>
        <w:top w:val="none" w:sz="0" w:space="0" w:color="auto"/>
        <w:left w:val="none" w:sz="0" w:space="0" w:color="auto"/>
        <w:bottom w:val="none" w:sz="0" w:space="0" w:color="auto"/>
        <w:right w:val="none" w:sz="0" w:space="0" w:color="auto"/>
      </w:divBdr>
    </w:div>
    <w:div w:id="1736315385">
      <w:bodyDiv w:val="1"/>
      <w:marLeft w:val="0"/>
      <w:marRight w:val="0"/>
      <w:marTop w:val="0"/>
      <w:marBottom w:val="0"/>
      <w:divBdr>
        <w:top w:val="none" w:sz="0" w:space="0" w:color="auto"/>
        <w:left w:val="none" w:sz="0" w:space="0" w:color="auto"/>
        <w:bottom w:val="none" w:sz="0" w:space="0" w:color="auto"/>
        <w:right w:val="none" w:sz="0" w:space="0" w:color="auto"/>
      </w:divBdr>
    </w:div>
    <w:div w:id="1743527460">
      <w:bodyDiv w:val="1"/>
      <w:marLeft w:val="0"/>
      <w:marRight w:val="0"/>
      <w:marTop w:val="0"/>
      <w:marBottom w:val="0"/>
      <w:divBdr>
        <w:top w:val="none" w:sz="0" w:space="0" w:color="auto"/>
        <w:left w:val="none" w:sz="0" w:space="0" w:color="auto"/>
        <w:bottom w:val="none" w:sz="0" w:space="0" w:color="auto"/>
        <w:right w:val="none" w:sz="0" w:space="0" w:color="auto"/>
      </w:divBdr>
    </w:div>
    <w:div w:id="1746956311">
      <w:bodyDiv w:val="1"/>
      <w:marLeft w:val="0"/>
      <w:marRight w:val="0"/>
      <w:marTop w:val="0"/>
      <w:marBottom w:val="0"/>
      <w:divBdr>
        <w:top w:val="none" w:sz="0" w:space="0" w:color="auto"/>
        <w:left w:val="none" w:sz="0" w:space="0" w:color="auto"/>
        <w:bottom w:val="none" w:sz="0" w:space="0" w:color="auto"/>
        <w:right w:val="none" w:sz="0" w:space="0" w:color="auto"/>
      </w:divBdr>
    </w:div>
    <w:div w:id="1753307960">
      <w:bodyDiv w:val="1"/>
      <w:marLeft w:val="0"/>
      <w:marRight w:val="0"/>
      <w:marTop w:val="0"/>
      <w:marBottom w:val="0"/>
      <w:divBdr>
        <w:top w:val="none" w:sz="0" w:space="0" w:color="auto"/>
        <w:left w:val="none" w:sz="0" w:space="0" w:color="auto"/>
        <w:bottom w:val="none" w:sz="0" w:space="0" w:color="auto"/>
        <w:right w:val="none" w:sz="0" w:space="0" w:color="auto"/>
      </w:divBdr>
    </w:div>
    <w:div w:id="1757483021">
      <w:bodyDiv w:val="1"/>
      <w:marLeft w:val="0"/>
      <w:marRight w:val="0"/>
      <w:marTop w:val="0"/>
      <w:marBottom w:val="0"/>
      <w:divBdr>
        <w:top w:val="none" w:sz="0" w:space="0" w:color="auto"/>
        <w:left w:val="none" w:sz="0" w:space="0" w:color="auto"/>
        <w:bottom w:val="none" w:sz="0" w:space="0" w:color="auto"/>
        <w:right w:val="none" w:sz="0" w:space="0" w:color="auto"/>
      </w:divBdr>
    </w:div>
    <w:div w:id="1765611344">
      <w:bodyDiv w:val="1"/>
      <w:marLeft w:val="0"/>
      <w:marRight w:val="0"/>
      <w:marTop w:val="0"/>
      <w:marBottom w:val="0"/>
      <w:divBdr>
        <w:top w:val="none" w:sz="0" w:space="0" w:color="auto"/>
        <w:left w:val="none" w:sz="0" w:space="0" w:color="auto"/>
        <w:bottom w:val="none" w:sz="0" w:space="0" w:color="auto"/>
        <w:right w:val="none" w:sz="0" w:space="0" w:color="auto"/>
      </w:divBdr>
    </w:div>
    <w:div w:id="1772312876">
      <w:bodyDiv w:val="1"/>
      <w:marLeft w:val="0"/>
      <w:marRight w:val="0"/>
      <w:marTop w:val="0"/>
      <w:marBottom w:val="0"/>
      <w:divBdr>
        <w:top w:val="none" w:sz="0" w:space="0" w:color="auto"/>
        <w:left w:val="none" w:sz="0" w:space="0" w:color="auto"/>
        <w:bottom w:val="none" w:sz="0" w:space="0" w:color="auto"/>
        <w:right w:val="none" w:sz="0" w:space="0" w:color="auto"/>
      </w:divBdr>
    </w:div>
    <w:div w:id="1772430139">
      <w:bodyDiv w:val="1"/>
      <w:marLeft w:val="0"/>
      <w:marRight w:val="0"/>
      <w:marTop w:val="0"/>
      <w:marBottom w:val="0"/>
      <w:divBdr>
        <w:top w:val="none" w:sz="0" w:space="0" w:color="auto"/>
        <w:left w:val="none" w:sz="0" w:space="0" w:color="auto"/>
        <w:bottom w:val="none" w:sz="0" w:space="0" w:color="auto"/>
        <w:right w:val="none" w:sz="0" w:space="0" w:color="auto"/>
      </w:divBdr>
    </w:div>
    <w:div w:id="1775980001">
      <w:bodyDiv w:val="1"/>
      <w:marLeft w:val="0"/>
      <w:marRight w:val="0"/>
      <w:marTop w:val="0"/>
      <w:marBottom w:val="0"/>
      <w:divBdr>
        <w:top w:val="none" w:sz="0" w:space="0" w:color="auto"/>
        <w:left w:val="none" w:sz="0" w:space="0" w:color="auto"/>
        <w:bottom w:val="none" w:sz="0" w:space="0" w:color="auto"/>
        <w:right w:val="none" w:sz="0" w:space="0" w:color="auto"/>
      </w:divBdr>
    </w:div>
    <w:div w:id="1778791664">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83262447">
      <w:bodyDiv w:val="1"/>
      <w:marLeft w:val="0"/>
      <w:marRight w:val="0"/>
      <w:marTop w:val="0"/>
      <w:marBottom w:val="0"/>
      <w:divBdr>
        <w:top w:val="none" w:sz="0" w:space="0" w:color="auto"/>
        <w:left w:val="none" w:sz="0" w:space="0" w:color="auto"/>
        <w:bottom w:val="none" w:sz="0" w:space="0" w:color="auto"/>
        <w:right w:val="none" w:sz="0" w:space="0" w:color="auto"/>
      </w:divBdr>
    </w:div>
    <w:div w:id="1791704640">
      <w:bodyDiv w:val="1"/>
      <w:marLeft w:val="0"/>
      <w:marRight w:val="0"/>
      <w:marTop w:val="0"/>
      <w:marBottom w:val="0"/>
      <w:divBdr>
        <w:top w:val="none" w:sz="0" w:space="0" w:color="auto"/>
        <w:left w:val="none" w:sz="0" w:space="0" w:color="auto"/>
        <w:bottom w:val="none" w:sz="0" w:space="0" w:color="auto"/>
        <w:right w:val="none" w:sz="0" w:space="0" w:color="auto"/>
      </w:divBdr>
    </w:div>
    <w:div w:id="1792044008">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19421570">
      <w:bodyDiv w:val="1"/>
      <w:marLeft w:val="0"/>
      <w:marRight w:val="0"/>
      <w:marTop w:val="0"/>
      <w:marBottom w:val="0"/>
      <w:divBdr>
        <w:top w:val="none" w:sz="0" w:space="0" w:color="auto"/>
        <w:left w:val="none" w:sz="0" w:space="0" w:color="auto"/>
        <w:bottom w:val="none" w:sz="0" w:space="0" w:color="auto"/>
        <w:right w:val="none" w:sz="0" w:space="0" w:color="auto"/>
      </w:divBdr>
    </w:div>
    <w:div w:id="1821770822">
      <w:bodyDiv w:val="1"/>
      <w:marLeft w:val="0"/>
      <w:marRight w:val="0"/>
      <w:marTop w:val="0"/>
      <w:marBottom w:val="0"/>
      <w:divBdr>
        <w:top w:val="none" w:sz="0" w:space="0" w:color="auto"/>
        <w:left w:val="none" w:sz="0" w:space="0" w:color="auto"/>
        <w:bottom w:val="none" w:sz="0" w:space="0" w:color="auto"/>
        <w:right w:val="none" w:sz="0" w:space="0" w:color="auto"/>
      </w:divBdr>
    </w:div>
    <w:div w:id="1821996080">
      <w:bodyDiv w:val="1"/>
      <w:marLeft w:val="0"/>
      <w:marRight w:val="0"/>
      <w:marTop w:val="0"/>
      <w:marBottom w:val="0"/>
      <w:divBdr>
        <w:top w:val="none" w:sz="0" w:space="0" w:color="auto"/>
        <w:left w:val="none" w:sz="0" w:space="0" w:color="auto"/>
        <w:bottom w:val="none" w:sz="0" w:space="0" w:color="auto"/>
        <w:right w:val="none" w:sz="0" w:space="0" w:color="auto"/>
      </w:divBdr>
    </w:div>
    <w:div w:id="1823539532">
      <w:bodyDiv w:val="1"/>
      <w:marLeft w:val="0"/>
      <w:marRight w:val="0"/>
      <w:marTop w:val="0"/>
      <w:marBottom w:val="0"/>
      <w:divBdr>
        <w:top w:val="none" w:sz="0" w:space="0" w:color="auto"/>
        <w:left w:val="none" w:sz="0" w:space="0" w:color="auto"/>
        <w:bottom w:val="none" w:sz="0" w:space="0" w:color="auto"/>
        <w:right w:val="none" w:sz="0" w:space="0" w:color="auto"/>
      </w:divBdr>
    </w:div>
    <w:div w:id="1826048566">
      <w:bodyDiv w:val="1"/>
      <w:marLeft w:val="0"/>
      <w:marRight w:val="0"/>
      <w:marTop w:val="0"/>
      <w:marBottom w:val="0"/>
      <w:divBdr>
        <w:top w:val="none" w:sz="0" w:space="0" w:color="auto"/>
        <w:left w:val="none" w:sz="0" w:space="0" w:color="auto"/>
        <w:bottom w:val="none" w:sz="0" w:space="0" w:color="auto"/>
        <w:right w:val="none" w:sz="0" w:space="0" w:color="auto"/>
      </w:divBdr>
    </w:div>
    <w:div w:id="1831173006">
      <w:bodyDiv w:val="1"/>
      <w:marLeft w:val="0"/>
      <w:marRight w:val="0"/>
      <w:marTop w:val="0"/>
      <w:marBottom w:val="0"/>
      <w:divBdr>
        <w:top w:val="none" w:sz="0" w:space="0" w:color="auto"/>
        <w:left w:val="none" w:sz="0" w:space="0" w:color="auto"/>
        <w:bottom w:val="none" w:sz="0" w:space="0" w:color="auto"/>
        <w:right w:val="none" w:sz="0" w:space="0" w:color="auto"/>
      </w:divBdr>
    </w:div>
    <w:div w:id="1832214633">
      <w:bodyDiv w:val="1"/>
      <w:marLeft w:val="0"/>
      <w:marRight w:val="0"/>
      <w:marTop w:val="0"/>
      <w:marBottom w:val="0"/>
      <w:divBdr>
        <w:top w:val="none" w:sz="0" w:space="0" w:color="auto"/>
        <w:left w:val="none" w:sz="0" w:space="0" w:color="auto"/>
        <w:bottom w:val="none" w:sz="0" w:space="0" w:color="auto"/>
        <w:right w:val="none" w:sz="0" w:space="0" w:color="auto"/>
      </w:divBdr>
    </w:div>
    <w:div w:id="1834711309">
      <w:bodyDiv w:val="1"/>
      <w:marLeft w:val="0"/>
      <w:marRight w:val="0"/>
      <w:marTop w:val="0"/>
      <w:marBottom w:val="0"/>
      <w:divBdr>
        <w:top w:val="none" w:sz="0" w:space="0" w:color="auto"/>
        <w:left w:val="none" w:sz="0" w:space="0" w:color="auto"/>
        <w:bottom w:val="none" w:sz="0" w:space="0" w:color="auto"/>
        <w:right w:val="none" w:sz="0" w:space="0" w:color="auto"/>
      </w:divBdr>
    </w:div>
    <w:div w:id="1839496967">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283499">
      <w:bodyDiv w:val="1"/>
      <w:marLeft w:val="0"/>
      <w:marRight w:val="0"/>
      <w:marTop w:val="0"/>
      <w:marBottom w:val="0"/>
      <w:divBdr>
        <w:top w:val="none" w:sz="0" w:space="0" w:color="auto"/>
        <w:left w:val="none" w:sz="0" w:space="0" w:color="auto"/>
        <w:bottom w:val="none" w:sz="0" w:space="0" w:color="auto"/>
        <w:right w:val="none" w:sz="0" w:space="0" w:color="auto"/>
      </w:divBdr>
    </w:div>
    <w:div w:id="1847623635">
      <w:bodyDiv w:val="1"/>
      <w:marLeft w:val="0"/>
      <w:marRight w:val="0"/>
      <w:marTop w:val="0"/>
      <w:marBottom w:val="0"/>
      <w:divBdr>
        <w:top w:val="none" w:sz="0" w:space="0" w:color="auto"/>
        <w:left w:val="none" w:sz="0" w:space="0" w:color="auto"/>
        <w:bottom w:val="none" w:sz="0" w:space="0" w:color="auto"/>
        <w:right w:val="none" w:sz="0" w:space="0" w:color="auto"/>
      </w:divBdr>
      <w:divsChild>
        <w:div w:id="976763074">
          <w:marLeft w:val="446"/>
          <w:marRight w:val="0"/>
          <w:marTop w:val="0"/>
          <w:marBottom w:val="0"/>
          <w:divBdr>
            <w:top w:val="none" w:sz="0" w:space="0" w:color="auto"/>
            <w:left w:val="none" w:sz="0" w:space="0" w:color="auto"/>
            <w:bottom w:val="none" w:sz="0" w:space="0" w:color="auto"/>
            <w:right w:val="none" w:sz="0" w:space="0" w:color="auto"/>
          </w:divBdr>
        </w:div>
        <w:div w:id="1773747924">
          <w:marLeft w:val="446"/>
          <w:marRight w:val="0"/>
          <w:marTop w:val="0"/>
          <w:marBottom w:val="0"/>
          <w:divBdr>
            <w:top w:val="none" w:sz="0" w:space="0" w:color="auto"/>
            <w:left w:val="none" w:sz="0" w:space="0" w:color="auto"/>
            <w:bottom w:val="none" w:sz="0" w:space="0" w:color="auto"/>
            <w:right w:val="none" w:sz="0" w:space="0" w:color="auto"/>
          </w:divBdr>
        </w:div>
        <w:div w:id="46420654">
          <w:marLeft w:val="446"/>
          <w:marRight w:val="0"/>
          <w:marTop w:val="0"/>
          <w:marBottom w:val="0"/>
          <w:divBdr>
            <w:top w:val="none" w:sz="0" w:space="0" w:color="auto"/>
            <w:left w:val="none" w:sz="0" w:space="0" w:color="auto"/>
            <w:bottom w:val="none" w:sz="0" w:space="0" w:color="auto"/>
            <w:right w:val="none" w:sz="0" w:space="0" w:color="auto"/>
          </w:divBdr>
        </w:div>
      </w:divsChild>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59849261">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70214940">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1230839">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14313558">
      <w:bodyDiv w:val="1"/>
      <w:marLeft w:val="0"/>
      <w:marRight w:val="0"/>
      <w:marTop w:val="0"/>
      <w:marBottom w:val="0"/>
      <w:divBdr>
        <w:top w:val="none" w:sz="0" w:space="0" w:color="auto"/>
        <w:left w:val="none" w:sz="0" w:space="0" w:color="auto"/>
        <w:bottom w:val="none" w:sz="0" w:space="0" w:color="auto"/>
        <w:right w:val="none" w:sz="0" w:space="0" w:color="auto"/>
      </w:divBdr>
    </w:div>
    <w:div w:id="1915120402">
      <w:bodyDiv w:val="1"/>
      <w:marLeft w:val="0"/>
      <w:marRight w:val="0"/>
      <w:marTop w:val="0"/>
      <w:marBottom w:val="0"/>
      <w:divBdr>
        <w:top w:val="none" w:sz="0" w:space="0" w:color="auto"/>
        <w:left w:val="none" w:sz="0" w:space="0" w:color="auto"/>
        <w:bottom w:val="none" w:sz="0" w:space="0" w:color="auto"/>
        <w:right w:val="none" w:sz="0" w:space="0" w:color="auto"/>
      </w:divBdr>
    </w:div>
    <w:div w:id="1927377031">
      <w:bodyDiv w:val="1"/>
      <w:marLeft w:val="0"/>
      <w:marRight w:val="0"/>
      <w:marTop w:val="0"/>
      <w:marBottom w:val="0"/>
      <w:divBdr>
        <w:top w:val="none" w:sz="0" w:space="0" w:color="auto"/>
        <w:left w:val="none" w:sz="0" w:space="0" w:color="auto"/>
        <w:bottom w:val="none" w:sz="0" w:space="0" w:color="auto"/>
        <w:right w:val="none" w:sz="0" w:space="0" w:color="auto"/>
      </w:divBdr>
    </w:div>
    <w:div w:id="1937471640">
      <w:bodyDiv w:val="1"/>
      <w:marLeft w:val="0"/>
      <w:marRight w:val="0"/>
      <w:marTop w:val="0"/>
      <w:marBottom w:val="0"/>
      <w:divBdr>
        <w:top w:val="none" w:sz="0" w:space="0" w:color="auto"/>
        <w:left w:val="none" w:sz="0" w:space="0" w:color="auto"/>
        <w:bottom w:val="none" w:sz="0" w:space="0" w:color="auto"/>
        <w:right w:val="none" w:sz="0" w:space="0" w:color="auto"/>
      </w:divBdr>
    </w:div>
    <w:div w:id="1944335002">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434641">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68117410">
      <w:bodyDiv w:val="1"/>
      <w:marLeft w:val="0"/>
      <w:marRight w:val="0"/>
      <w:marTop w:val="0"/>
      <w:marBottom w:val="0"/>
      <w:divBdr>
        <w:top w:val="none" w:sz="0" w:space="0" w:color="auto"/>
        <w:left w:val="none" w:sz="0" w:space="0" w:color="auto"/>
        <w:bottom w:val="none" w:sz="0" w:space="0" w:color="auto"/>
        <w:right w:val="none" w:sz="0" w:space="0" w:color="auto"/>
      </w:divBdr>
    </w:div>
    <w:div w:id="1973826304">
      <w:bodyDiv w:val="1"/>
      <w:marLeft w:val="0"/>
      <w:marRight w:val="0"/>
      <w:marTop w:val="0"/>
      <w:marBottom w:val="0"/>
      <w:divBdr>
        <w:top w:val="none" w:sz="0" w:space="0" w:color="auto"/>
        <w:left w:val="none" w:sz="0" w:space="0" w:color="auto"/>
        <w:bottom w:val="none" w:sz="0" w:space="0" w:color="auto"/>
        <w:right w:val="none" w:sz="0" w:space="0" w:color="auto"/>
      </w:divBdr>
    </w:div>
    <w:div w:id="1982616150">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1860463">
      <w:bodyDiv w:val="1"/>
      <w:marLeft w:val="0"/>
      <w:marRight w:val="0"/>
      <w:marTop w:val="0"/>
      <w:marBottom w:val="0"/>
      <w:divBdr>
        <w:top w:val="none" w:sz="0" w:space="0" w:color="auto"/>
        <w:left w:val="none" w:sz="0" w:space="0" w:color="auto"/>
        <w:bottom w:val="none" w:sz="0" w:space="0" w:color="auto"/>
        <w:right w:val="none" w:sz="0" w:space="0" w:color="auto"/>
      </w:divBdr>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07241567">
      <w:bodyDiv w:val="1"/>
      <w:marLeft w:val="0"/>
      <w:marRight w:val="0"/>
      <w:marTop w:val="0"/>
      <w:marBottom w:val="0"/>
      <w:divBdr>
        <w:top w:val="none" w:sz="0" w:space="0" w:color="auto"/>
        <w:left w:val="none" w:sz="0" w:space="0" w:color="auto"/>
        <w:bottom w:val="none" w:sz="0" w:space="0" w:color="auto"/>
        <w:right w:val="none" w:sz="0" w:space="0" w:color="auto"/>
      </w:divBdr>
    </w:div>
    <w:div w:id="2015185018">
      <w:bodyDiv w:val="1"/>
      <w:marLeft w:val="0"/>
      <w:marRight w:val="0"/>
      <w:marTop w:val="0"/>
      <w:marBottom w:val="0"/>
      <w:divBdr>
        <w:top w:val="none" w:sz="0" w:space="0" w:color="auto"/>
        <w:left w:val="none" w:sz="0" w:space="0" w:color="auto"/>
        <w:bottom w:val="none" w:sz="0" w:space="0" w:color="auto"/>
        <w:right w:val="none" w:sz="0" w:space="0" w:color="auto"/>
      </w:divBdr>
    </w:div>
    <w:div w:id="2018925308">
      <w:bodyDiv w:val="1"/>
      <w:marLeft w:val="0"/>
      <w:marRight w:val="0"/>
      <w:marTop w:val="0"/>
      <w:marBottom w:val="0"/>
      <w:divBdr>
        <w:top w:val="none" w:sz="0" w:space="0" w:color="auto"/>
        <w:left w:val="none" w:sz="0" w:space="0" w:color="auto"/>
        <w:bottom w:val="none" w:sz="0" w:space="0" w:color="auto"/>
        <w:right w:val="none" w:sz="0" w:space="0" w:color="auto"/>
      </w:divBdr>
    </w:div>
    <w:div w:id="2021932874">
      <w:bodyDiv w:val="1"/>
      <w:marLeft w:val="0"/>
      <w:marRight w:val="0"/>
      <w:marTop w:val="0"/>
      <w:marBottom w:val="0"/>
      <w:divBdr>
        <w:top w:val="none" w:sz="0" w:space="0" w:color="auto"/>
        <w:left w:val="none" w:sz="0" w:space="0" w:color="auto"/>
        <w:bottom w:val="none" w:sz="0" w:space="0" w:color="auto"/>
        <w:right w:val="none" w:sz="0" w:space="0" w:color="auto"/>
      </w:divBdr>
    </w:div>
    <w:div w:id="2026056551">
      <w:bodyDiv w:val="1"/>
      <w:marLeft w:val="0"/>
      <w:marRight w:val="0"/>
      <w:marTop w:val="0"/>
      <w:marBottom w:val="0"/>
      <w:divBdr>
        <w:top w:val="none" w:sz="0" w:space="0" w:color="auto"/>
        <w:left w:val="none" w:sz="0" w:space="0" w:color="auto"/>
        <w:bottom w:val="none" w:sz="0" w:space="0" w:color="auto"/>
        <w:right w:val="none" w:sz="0" w:space="0" w:color="auto"/>
      </w:divBdr>
    </w:div>
    <w:div w:id="2028939643">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34454552">
      <w:bodyDiv w:val="1"/>
      <w:marLeft w:val="0"/>
      <w:marRight w:val="0"/>
      <w:marTop w:val="0"/>
      <w:marBottom w:val="0"/>
      <w:divBdr>
        <w:top w:val="none" w:sz="0" w:space="0" w:color="auto"/>
        <w:left w:val="none" w:sz="0" w:space="0" w:color="auto"/>
        <w:bottom w:val="none" w:sz="0" w:space="0" w:color="auto"/>
        <w:right w:val="none" w:sz="0" w:space="0" w:color="auto"/>
      </w:divBdr>
    </w:div>
    <w:div w:id="2034720577">
      <w:bodyDiv w:val="1"/>
      <w:marLeft w:val="0"/>
      <w:marRight w:val="0"/>
      <w:marTop w:val="0"/>
      <w:marBottom w:val="0"/>
      <w:divBdr>
        <w:top w:val="none" w:sz="0" w:space="0" w:color="auto"/>
        <w:left w:val="none" w:sz="0" w:space="0" w:color="auto"/>
        <w:bottom w:val="none" w:sz="0" w:space="0" w:color="auto"/>
        <w:right w:val="none" w:sz="0" w:space="0" w:color="auto"/>
      </w:divBdr>
    </w:div>
    <w:div w:id="2034916148">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48021115">
      <w:bodyDiv w:val="1"/>
      <w:marLeft w:val="0"/>
      <w:marRight w:val="0"/>
      <w:marTop w:val="0"/>
      <w:marBottom w:val="0"/>
      <w:divBdr>
        <w:top w:val="none" w:sz="0" w:space="0" w:color="auto"/>
        <w:left w:val="none" w:sz="0" w:space="0" w:color="auto"/>
        <w:bottom w:val="none" w:sz="0" w:space="0" w:color="auto"/>
        <w:right w:val="none" w:sz="0" w:space="0" w:color="auto"/>
      </w:divBdr>
    </w:div>
    <w:div w:id="2048408631">
      <w:bodyDiv w:val="1"/>
      <w:marLeft w:val="0"/>
      <w:marRight w:val="0"/>
      <w:marTop w:val="0"/>
      <w:marBottom w:val="0"/>
      <w:divBdr>
        <w:top w:val="none" w:sz="0" w:space="0" w:color="auto"/>
        <w:left w:val="none" w:sz="0" w:space="0" w:color="auto"/>
        <w:bottom w:val="none" w:sz="0" w:space="0" w:color="auto"/>
        <w:right w:val="none" w:sz="0" w:space="0" w:color="auto"/>
      </w:divBdr>
    </w:div>
    <w:div w:id="2051371537">
      <w:bodyDiv w:val="1"/>
      <w:marLeft w:val="0"/>
      <w:marRight w:val="0"/>
      <w:marTop w:val="0"/>
      <w:marBottom w:val="0"/>
      <w:divBdr>
        <w:top w:val="none" w:sz="0" w:space="0" w:color="auto"/>
        <w:left w:val="none" w:sz="0" w:space="0" w:color="auto"/>
        <w:bottom w:val="none" w:sz="0" w:space="0" w:color="auto"/>
        <w:right w:val="none" w:sz="0" w:space="0" w:color="auto"/>
      </w:divBdr>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57122625">
      <w:bodyDiv w:val="1"/>
      <w:marLeft w:val="0"/>
      <w:marRight w:val="0"/>
      <w:marTop w:val="0"/>
      <w:marBottom w:val="0"/>
      <w:divBdr>
        <w:top w:val="none" w:sz="0" w:space="0" w:color="auto"/>
        <w:left w:val="none" w:sz="0" w:space="0" w:color="auto"/>
        <w:bottom w:val="none" w:sz="0" w:space="0" w:color="auto"/>
        <w:right w:val="none" w:sz="0" w:space="0" w:color="auto"/>
      </w:divBdr>
    </w:div>
    <w:div w:id="2057972184">
      <w:bodyDiv w:val="1"/>
      <w:marLeft w:val="0"/>
      <w:marRight w:val="0"/>
      <w:marTop w:val="0"/>
      <w:marBottom w:val="0"/>
      <w:divBdr>
        <w:top w:val="none" w:sz="0" w:space="0" w:color="auto"/>
        <w:left w:val="none" w:sz="0" w:space="0" w:color="auto"/>
        <w:bottom w:val="none" w:sz="0" w:space="0" w:color="auto"/>
        <w:right w:val="none" w:sz="0" w:space="0" w:color="auto"/>
      </w:divBdr>
    </w:div>
    <w:div w:id="206020019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71416364">
      <w:bodyDiv w:val="1"/>
      <w:marLeft w:val="0"/>
      <w:marRight w:val="0"/>
      <w:marTop w:val="0"/>
      <w:marBottom w:val="0"/>
      <w:divBdr>
        <w:top w:val="none" w:sz="0" w:space="0" w:color="auto"/>
        <w:left w:val="none" w:sz="0" w:space="0" w:color="auto"/>
        <w:bottom w:val="none" w:sz="0" w:space="0" w:color="auto"/>
        <w:right w:val="none" w:sz="0" w:space="0" w:color="auto"/>
      </w:divBdr>
    </w:div>
    <w:div w:id="2073890903">
      <w:bodyDiv w:val="1"/>
      <w:marLeft w:val="0"/>
      <w:marRight w:val="0"/>
      <w:marTop w:val="0"/>
      <w:marBottom w:val="0"/>
      <w:divBdr>
        <w:top w:val="none" w:sz="0" w:space="0" w:color="auto"/>
        <w:left w:val="none" w:sz="0" w:space="0" w:color="auto"/>
        <w:bottom w:val="none" w:sz="0" w:space="0" w:color="auto"/>
        <w:right w:val="none" w:sz="0" w:space="0" w:color="auto"/>
      </w:divBdr>
    </w:div>
    <w:div w:id="2080712148">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083017249">
      <w:bodyDiv w:val="1"/>
      <w:marLeft w:val="0"/>
      <w:marRight w:val="0"/>
      <w:marTop w:val="0"/>
      <w:marBottom w:val="0"/>
      <w:divBdr>
        <w:top w:val="none" w:sz="0" w:space="0" w:color="auto"/>
        <w:left w:val="none" w:sz="0" w:space="0" w:color="auto"/>
        <w:bottom w:val="none" w:sz="0" w:space="0" w:color="auto"/>
        <w:right w:val="none" w:sz="0" w:space="0" w:color="auto"/>
      </w:divBdr>
    </w:div>
    <w:div w:id="2085370593">
      <w:bodyDiv w:val="1"/>
      <w:marLeft w:val="0"/>
      <w:marRight w:val="0"/>
      <w:marTop w:val="0"/>
      <w:marBottom w:val="0"/>
      <w:divBdr>
        <w:top w:val="none" w:sz="0" w:space="0" w:color="auto"/>
        <w:left w:val="none" w:sz="0" w:space="0" w:color="auto"/>
        <w:bottom w:val="none" w:sz="0" w:space="0" w:color="auto"/>
        <w:right w:val="none" w:sz="0" w:space="0" w:color="auto"/>
      </w:divBdr>
    </w:div>
    <w:div w:id="2086758765">
      <w:bodyDiv w:val="1"/>
      <w:marLeft w:val="0"/>
      <w:marRight w:val="0"/>
      <w:marTop w:val="0"/>
      <w:marBottom w:val="0"/>
      <w:divBdr>
        <w:top w:val="none" w:sz="0" w:space="0" w:color="auto"/>
        <w:left w:val="none" w:sz="0" w:space="0" w:color="auto"/>
        <w:bottom w:val="none" w:sz="0" w:space="0" w:color="auto"/>
        <w:right w:val="none" w:sz="0" w:space="0" w:color="auto"/>
      </w:divBdr>
    </w:div>
    <w:div w:id="2087337212">
      <w:bodyDiv w:val="1"/>
      <w:marLeft w:val="0"/>
      <w:marRight w:val="0"/>
      <w:marTop w:val="0"/>
      <w:marBottom w:val="0"/>
      <w:divBdr>
        <w:top w:val="none" w:sz="0" w:space="0" w:color="auto"/>
        <w:left w:val="none" w:sz="0" w:space="0" w:color="auto"/>
        <w:bottom w:val="none" w:sz="0" w:space="0" w:color="auto"/>
        <w:right w:val="none" w:sz="0" w:space="0" w:color="auto"/>
      </w:divBdr>
    </w:div>
    <w:div w:id="2087998668">
      <w:bodyDiv w:val="1"/>
      <w:marLeft w:val="0"/>
      <w:marRight w:val="0"/>
      <w:marTop w:val="0"/>
      <w:marBottom w:val="0"/>
      <w:divBdr>
        <w:top w:val="none" w:sz="0" w:space="0" w:color="auto"/>
        <w:left w:val="none" w:sz="0" w:space="0" w:color="auto"/>
        <w:bottom w:val="none" w:sz="0" w:space="0" w:color="auto"/>
        <w:right w:val="none" w:sz="0" w:space="0" w:color="auto"/>
      </w:divBdr>
    </w:div>
    <w:div w:id="2092696725">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 w:id="2113016829">
      <w:bodyDiv w:val="1"/>
      <w:marLeft w:val="0"/>
      <w:marRight w:val="0"/>
      <w:marTop w:val="0"/>
      <w:marBottom w:val="0"/>
      <w:divBdr>
        <w:top w:val="none" w:sz="0" w:space="0" w:color="auto"/>
        <w:left w:val="none" w:sz="0" w:space="0" w:color="auto"/>
        <w:bottom w:val="none" w:sz="0" w:space="0" w:color="auto"/>
        <w:right w:val="none" w:sz="0" w:space="0" w:color="auto"/>
      </w:divBdr>
    </w:div>
    <w:div w:id="21229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hyperlink" Target="https://smartgridcenter.tamu.edu/resume/pdf/1/C37.118.1-2011.pdf" TargetMode="External"/><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package" Target="embeddings/_________Microsoft_Visio6.vsdx"/><Relationship Id="rId50" Type="http://schemas.openxmlformats.org/officeDocument/2006/relationships/image" Target="media/image30.wmf"/><Relationship Id="rId55" Type="http://schemas.openxmlformats.org/officeDocument/2006/relationships/oleObject" Target="embeddings/oleObject3.bin"/><Relationship Id="rId63" Type="http://schemas.openxmlformats.org/officeDocument/2006/relationships/package" Target="embeddings/_________Microsoft_Visio9.vsdx"/><Relationship Id="rId68" Type="http://schemas.microsoft.com/office/2011/relationships/people" Target="people.xml"/><Relationship Id="rId7" Type="http://schemas.openxmlformats.org/officeDocument/2006/relationships/endnotes" Target="endnotes.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_________Microsoft_Visio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comments" Target="comments.xml"/><Relationship Id="rId32" Type="http://schemas.openxmlformats.org/officeDocument/2006/relationships/footer" Target="footer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oleObject" Target="embeddings/oleObject2.bin"/><Relationship Id="rId58" Type="http://schemas.openxmlformats.org/officeDocument/2006/relationships/image" Target="media/image35.wmf"/><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_________Microsoft_Visio2.vsdx"/><Relationship Id="rId23" Type="http://schemas.openxmlformats.org/officeDocument/2006/relationships/package" Target="embeddings/_________Microsoft_Visio3.vsdx"/><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package" Target="embeddings/_________Microsoft_Visio7.vsdx"/><Relationship Id="rId57" Type="http://schemas.openxmlformats.org/officeDocument/2006/relationships/image" Target="media/image34.wmf"/><Relationship Id="rId61" Type="http://schemas.openxmlformats.org/officeDocument/2006/relationships/package" Target="embeddings/_________Microsoft_Visio8.vsdx"/><Relationship Id="rId10" Type="http://schemas.openxmlformats.org/officeDocument/2006/relationships/package" Target="embeddings/_________Microsoft_Visio.vsdx"/><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1.wmf"/><Relationship Id="rId60" Type="http://schemas.openxmlformats.org/officeDocument/2006/relationships/image" Target="media/image37.emf"/><Relationship Id="rId65" Type="http://schemas.openxmlformats.org/officeDocument/2006/relationships/package" Target="embeddings/_________Microsoft_Visio10.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package" Target="embeddings/_________Microsoft_Visio4.vsdx"/><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3.wmf"/><Relationship Id="rId64" Type="http://schemas.openxmlformats.org/officeDocument/2006/relationships/image" Target="media/image39.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7.png"/><Relationship Id="rId25" Type="http://schemas.microsoft.com/office/2011/relationships/commentsExtended" Target="commentsExtended.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emf"/><Relationship Id="rId59" Type="http://schemas.openxmlformats.org/officeDocument/2006/relationships/image" Target="media/image36.wmf"/><Relationship Id="rId67" Type="http://schemas.openxmlformats.org/officeDocument/2006/relationships/fontTable" Target="fontTable.xml"/><Relationship Id="rId20" Type="http://schemas.openxmlformats.org/officeDocument/2006/relationships/hyperlink" Target="http://docs.cntd.ru/document/gost-r-mek-60870-5-104-2004" TargetMode="External"/><Relationship Id="rId41" Type="http://schemas.openxmlformats.org/officeDocument/2006/relationships/image" Target="media/image23.png"/><Relationship Id="rId54" Type="http://schemas.openxmlformats.org/officeDocument/2006/relationships/image" Target="media/image32.wmf"/><Relationship Id="rId62" Type="http://schemas.openxmlformats.org/officeDocument/2006/relationships/image" Target="media/image38.emf"/><Relationship Id="rId70"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4</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7</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9</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15</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16</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17</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18</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19</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14</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20</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21</b:RefOrder>
  </b:Source>
  <b:Source>
    <b:Tag>СП51</b:Tag>
    <b:SourceType>BookSection</b:SourceType>
    <b:Guid>{47F4EBF8-D6AF-42CC-BD38-9E5C51E75A78}</b:Guid>
    <b:Author>
      <b:Author>
        <b:Corporate>СП 52.13330.2016 Естественное и искусственное освещение.</b:Corporate>
      </b:Author>
    </b:Author>
    <b:RefOrder>22</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23</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24</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25</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26</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27</b:RefOrder>
  </b:Source>
  <b:Source>
    <b:Tag>СТО</b:Tag>
    <b:SourceType>BookSection</b:SourceType>
    <b:Guid>{338F311D-D8B7-4CB6-9276-3636F0B08DA3}</b:Guid>
    <b:Author>
      <b:Author>
        <b:Corporate>СТО 59012820.29.020.001-2019. Релейная защита и автоматика. Система мониторинга переходных процессов. Нормы и требования</b:Corporate>
      </b:Author>
    </b:Author>
    <b:RefOrder>8</b:RefOrder>
  </b:Source>
  <b:Source>
    <b:Tag>Кон</b:Tag>
    <b:SourceType>BookSection</b:SourceType>
    <b:Guid>{ED2A6763-6B39-452C-AD1A-5C3D9B0988C7}</b:Guid>
    <b:Author>
      <b:Author>
        <b:Corporate>Концепция развития и применения технологии синхронизированных векторных измерений для повышения качества и надежности управления электроэнергетическим режимом ЕЭС России на период до 2020 года. Москва, 2016.</b:Corporate>
      </b:Author>
    </b:Author>
    <b:RefOrder>13</b:RefOrder>
  </b:Source>
  <b:Source>
    <b:Tag>СТО2</b:Tag>
    <b:SourceType>BookSection</b:SourceType>
    <b:Guid>{8434F274-CE1C-4311-969A-E6E191460119}</b:Guid>
    <b:Author>
      <b:Author>
        <b:Corporate>СТО 59012820.29.020.003-2018 Релейная защита и автоматика. Концентраторы синхронизированных векторных данных. Нормы и требования. Москва, 2018.</b:Corporate>
      </b:Author>
    </b:Author>
    <b:RefOrder>6</b:RefOrder>
  </b:Source>
  <b:Source>
    <b:Tag>СТО1</b:Tag>
    <b:SourceType>BookSection</b:SourceType>
    <b:Guid>{E085E449-3C82-47E6-BD0F-20D2F2B3C1EC}</b:Guid>
    <b:Author>
      <b:Author>
        <b:Corporate>СТО 59012820.29.020.011-2016 Релейная защита и автоматика. Устройства синхронизированных векторных измерений. Нормы и требования. Москва, 2016.</b:Corporate>
      </b:Author>
    </b:Author>
    <b:RefOrder>5</b:RefOrder>
  </b:Source>
  <b:Source>
    <b:Tag>ГОС9</b:Tag>
    <b:SourceType>BookSection</b:SourceType>
    <b:Guid>{D1451B4A-1993-4CE4-B377-1A6A82B41543}</b:Guid>
    <b:Author>
      <b:Author>
        <b:Corporate>ГОСТ 34.602-89 Информационная технология (ИТ). Комплекс стандартов на автоматизированные системы. Техническое задание на создание автоматизированной системы. 2009</b:Corporate>
      </b:Author>
    </b:Author>
    <b:RefOrder>12</b:RefOrder>
  </b:Source>
  <b:Source>
    <b:Tag>ЭКР</b:Tag>
    <b:SourceType>BookSection</b:SourceType>
    <b:Guid>{1947632D-2701-44FD-83A0-801946E37C14}</b:Guid>
    <b:Author>
      <b:Author>
        <b:Corporate>ЭКРА650323.002 РБ Шкафы противоаварийной автоматики серии ШЭЭ 22Х. ЭКРА, 2016.</b:Corporate>
      </b:Author>
    </b:Author>
    <b:RefOrder>11</b:RefOrder>
  </b:Source>
  <b:Source>
    <b:Tag>СТО4</b:Tag>
    <b:SourceType>BookSection</b:SourceType>
    <b:Guid>{FBBBC5F4-A815-456B-B3E7-97B5081170ED}</b:Guid>
    <b:Author>
      <b:Author>
        <b:Corporate>СТО 59012820.29.020.001-2020 Релейная защита и автоматика. Автоматическое противоаварийное управление режимами энергосистем. Устройства локальной автоматики предотвращения нарушения устойчивости. Нормы и требования. Москва, 2020.</b:Corporate>
      </b:Author>
    </b:Author>
    <b:RefOrder>3</b:RefOrder>
  </b:Source>
  <b:Source>
    <b:Tag>СТО5</b:Tag>
    <b:SourceType>BookSection</b:SourceType>
    <b:Guid>{F05D9DDA-6A46-4B9E-B56F-92B95CC0EBC0}</b:Guid>
    <b:Author>
      <b:Author>
        <b:Corporate>СТО 34.01-9.2-004-2019 Каналы связи для РЗА. Технические решения для сетей 35-220 кВ. ПАО "Россети", 2019.</b:Corporate>
      </b:Author>
    </b:Author>
    <b:RefOrder>10</b:RefOrder>
  </b:Source>
</b:Sources>
</file>

<file path=customXml/itemProps1.xml><?xml version="1.0" encoding="utf-8"?>
<ds:datastoreItem xmlns:ds="http://schemas.openxmlformats.org/officeDocument/2006/customXml" ds:itemID="{7E604EA2-6345-4BB0-A4AE-0DD5183F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3585</TotalTime>
  <Pages>98</Pages>
  <Words>18791</Words>
  <Characters>107113</Characters>
  <Application>Microsoft Office Word</Application>
  <DocSecurity>0</DocSecurity>
  <Lines>892</Lines>
  <Paragraphs>251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151</cp:revision>
  <dcterms:created xsi:type="dcterms:W3CDTF">2021-01-16T14:10:00Z</dcterms:created>
  <dcterms:modified xsi:type="dcterms:W3CDTF">2021-02-02T19:14:00Z</dcterms:modified>
</cp:coreProperties>
</file>